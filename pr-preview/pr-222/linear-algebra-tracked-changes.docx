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2026-10-09 12:13:11 (PDT)</w:delText>
        </w:r>
      </w:del>
    </w:p>
    <w:p>
      <w:pPr>
        <w:pStyle w:val="Date"/>
      </w:pPr>
      <w:ins w:id="2" w:author="PR Preview" w:date="2026-01-01T00:00:00Z">
        <w:r>
          <w:t xml:space="preserve">Last modified: 2026-10-09 12:43:11 (PDT)</w:t>
        </w:r>
      </w:ins>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4"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del w:id="3" w:author="PR Preview" w:date="2026-01-01T00:00:00Z">
        <w:r>
          <w:delText xml:space="preserve">for some vector</w:delText>
        </w:r>
      </w:del>
      <w:del w:id="4" w:author="PR Preview" w:date="2026-01-01T00:00:00Z">
        <w:r>
          <w:delText xml:space="preserve"> </w:delText>
        </w:r>
      </w:del>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del w:id="5" w:author="PR Preview" w:date="2026-01-01T00:00:00Z">
        <w:r>
          <w:delText xml:space="preserve"> </w:delText>
        </w:r>
      </w:del>
      <w:del w:id="6" w:author="PR Preview" w:date="2026-01-01T00:00:00Z">
        <w:r>
          <w:delText xml:space="preserve">and number</w:delText>
        </w:r>
      </w:del>
      <w:del w:id="7" w:author="PR Preview" w:date="2026-01-01T00:00:00Z">
        <w:r>
          <w:delText xml:space="preserve"> </w:delText>
        </w:r>
      </w:del>
      <m:oMath>
        <m:r>
          <m:t>b</m:t>
        </m:r>
        <m:r>
          <m:rPr>
            <m:sty m:val="p"/>
          </m:rPr>
          <m:t>∈</m:t>
        </m:r>
        <m:r>
          <m:rPr>
            <m:scr m:val="double-struck"/>
            <m:sty m:val="p"/>
          </m:rPr>
          <m:t>R</m:t>
        </m:r>
      </m:oMath>
      <w:del w:id="8" w:author="PR Preview" w:date="2026-01-01T00:00:00Z">
        <w:r>
          <w:delText xml:space="preserve">.</w:delText>
        </w:r>
      </w:del>
      <w:del w:id="9" w:author="PR Preview" w:date="2026-01-01T00:00:00Z">
        <w:r>
          <w:delText xml:space="preserve"> </w:delText>
        </w:r>
      </w:del>
      <w:del w:id="10" w:author="PR Preview" w:date="2026-01-01T00:00:00Z">
        <w:r>
          <w:delText xml:space="preserve">The vector</w:delText>
        </w:r>
      </w:del>
      <w:del w:id="11" w:author="PR Preview" w:date="2026-01-01T00:00:00Z">
        <w:r>
          <w:delText xml:space="preserve"> </w:delText>
        </w:r>
      </w:del>
      <m:oMath>
        <m:acc>
          <m:accPr>
            <m:chr m:val="̃"/>
          </m:accPr>
          <m:e>
            <m:r>
              <m:t>w</m:t>
            </m:r>
          </m:e>
        </m:acc>
      </m:oMath>
      <w:del w:id="12" w:author="PR Preview" w:date="2026-01-01T00:00:00Z">
        <w:r>
          <w:delText xml:space="preserve"> </w:delText>
        </w:r>
      </w:del>
      <w:del w:id="13" w:author="PR Preview" w:date="2026-01-01T00:00:00Z">
        <w:r>
          <w:delText xml:space="preserve">is a</w:delText>
        </w:r>
      </w:del>
      <w:del w:id="14" w:author="PR Preview" w:date="2026-01-01T00:00:00Z">
        <w:r>
          <w:delText xml:space="preserve"> </w:delText>
        </w:r>
      </w:del>
      <w:del w:id="15" w:author="PR Preview" w:date="2026-01-01T00:00:00Z">
        <w:r>
          <w:rPr>
            <w:b/>
            <w:bCs/>
          </w:rPr>
          <w:delText xml:space="preserve">normal vector</w:delText>
        </w:r>
      </w:del>
      <w:del w:id="16" w:author="PR Preview" w:date="2026-01-01T00:00:00Z">
        <w:r>
          <w:delText xml:space="preserve"> </w:delText>
        </w:r>
      </w:del>
      <w:del w:id="17" w:author="PR Preview" w:date="2026-01-01T00:00:00Z">
        <w:r>
          <w:delText xml:space="preserve">of the hyperplane, and</w:delText>
        </w:r>
      </w:del>
      <w:del w:id="18" w:author="PR Preview" w:date="2026-01-01T00:00:00Z">
        <w:r>
          <w:delText xml:space="preserve"> </w:delText>
        </w:r>
      </w:del>
      <m:oMath>
        <m:r>
          <m:t>b</m:t>
        </m:r>
      </m:oMath>
      <w:del w:id="19" w:author="PR Preview" w:date="2026-01-01T00:00:00Z">
        <w:r>
          <w:delText xml:space="preserve"> </w:delText>
        </w:r>
      </w:del>
      <w:del w:id="20" w:author="PR Preview" w:date="2026-01-01T00:00:00Z">
        <w:r>
          <w:delText xml:space="preserve">is its offset.</w:delText>
        </w:r>
      </w:del>
      <w:del w:id="21" w:author="PR Preview" w:date="2026-01-01T00:00:00Z">
        <w:r>
          <w:delText xml:space="preserve"> </w:delText>
        </w:r>
      </w:del>
      <w:del w:id="22" w:author="PR Preview" w:date="2026-01-01T00:00:00Z">
        <w:r>
          <w:delText xml:space="preserve">When</w:delText>
        </w:r>
      </w:del>
      <w:del w:id="23" w:author="PR Preview" w:date="2026-01-01T00:00:00Z">
        <w:r>
          <w:delText xml:space="preserve"> </w:delText>
        </w:r>
      </w:del>
      <m:oMath>
        <m:r>
          <m:t>b</m:t>
        </m:r>
        <m:r>
          <m:rPr>
            <m:sty m:val="p"/>
          </m:rPr>
          <m:t>=</m:t>
        </m:r>
        <m:r>
          <m:t>0</m:t>
        </m:r>
      </m:oMath>
      <w:del w:id="24" w:author="PR Preview" w:date="2026-01-01T00:00:00Z">
        <w:r>
          <w:delText xml:space="preserve">, the hyperplane contains the origin</w:delText>
        </w:r>
      </w:del>
      <w:del w:id="25" w:author="PR Preview" w:date="2026-01-01T00:00:00Z">
        <w:r>
          <w:delText xml:space="preserve"> </w:delText>
        </w:r>
      </w:del>
      <m:oMath>
        <m:acc>
          <m:accPr>
            <m:chr m:val="̃"/>
          </m:accPr>
          <m:e>
            <m:r>
              <m:t>0</m:t>
            </m:r>
          </m:e>
        </m:acc>
      </m:oMath>
      <w:del w:id="26" w:author="PR Preview" w:date="2026-01-01T00:00:00Z">
        <w:r>
          <w:delText xml:space="preserve">, since</w:delText>
        </w:r>
      </w:del>
      <w:del w:id="27" w:author="PR Preview" w:date="2026-01-01T00:00:00Z">
        <w:r>
          <w:delText xml:space="preserve"> </w:delText>
        </w:r>
      </w:del>
      <m:oMath>
        <m:acc>
          <m:accPr>
            <m:chr m:val="̃"/>
          </m:accPr>
          <m:e>
            <m:r>
              <m:t>w</m:t>
            </m:r>
          </m:e>
        </m:acc>
        <m:r>
          <m:rPr>
            <m:sty m:val="p"/>
          </m:rPr>
          <m:t>⋅</m:t>
        </m:r>
        <m:acc>
          <m:accPr>
            <m:chr m:val="̃"/>
          </m:accPr>
          <m:e>
            <m:r>
              <m:t>0</m:t>
            </m:r>
          </m:e>
        </m:acc>
        <m:r>
          <m:rPr>
            <m:sty m:val="p"/>
          </m:rPr>
          <m:t>=</m:t>
        </m:r>
        <m:r>
          <m:t>0</m:t>
        </m:r>
      </m:oMath>
      <w:del w:id="28" w:author="PR Preview" w:date="2026-01-01T00:00:00Z">
        <w:r>
          <w:delText xml:space="preserve">.</w:delText>
        </w:r>
      </w:del>
    </w:p>
    <w:p>
      <w:pPr>
        <w:pStyle w:val="BodyText"/>
      </w:pPr>
      <w:del w:id="29" w:author="PR Preview" w:date="2026-01-01T00:00:00Z">
        <w:r>
          <w:delText xml:space="preserve">Geometrically:</w:delText>
        </w:r>
      </w:del>
    </w:p>
    <w:p>
      <w:pPr>
        <w:pStyle w:val="Compact"/>
        <w:numPr>
          <w:ilvl w:val="0"/>
          <w:numId w:val="1014"/>
        </w:numPr>
      </w:pPr>
      <w:del w:id="30" w:author="PR Preview" w:date="2026-01-01T00:00:00Z">
        <w:r>
          <w:delText xml:space="preserve">In</w:delText>
        </w:r>
      </w:del>
      <w:del w:id="31" w:author="PR Preview" w:date="2026-01-01T00:00:00Z">
        <w:r>
          <w:delText xml:space="preserve"> </w:delText>
        </w:r>
      </w:del>
      <m:oMath>
        <m:sSup>
          <m:e>
            <m:r>
              <m:rPr>
                <m:scr m:val="double-struck"/>
                <m:sty m:val="p"/>
              </m:rPr>
              <m:t>R</m:t>
            </m:r>
          </m:e>
          <m:sup>
            <m:r>
              <m:t>2</m:t>
            </m:r>
          </m:sup>
        </m:sSup>
      </m:oMath>
      <w:del w:id="32" w:author="PR Preview" w:date="2026-01-01T00:00:00Z">
        <w:r>
          <w:delText xml:space="preserve"> </w:delText>
        </w:r>
      </w:del>
      <w:del w:id="33" w:author="PR Preview" w:date="2026-01-01T00:00:00Z">
        <w:r>
          <w:delText xml:space="preserve">(</w:delText>
        </w:r>
      </w:del>
      <m:oMath>
        <m:r>
          <m:t>p</m:t>
        </m:r>
        <m:r>
          <m:rPr>
            <m:sty m:val="p"/>
          </m:rPr>
          <m:t>=</m:t>
        </m:r>
        <m:r>
          <m:t>2</m:t>
        </m:r>
      </m:oMath>
      <w:del w:id="34" w:author="PR Preview" w:date="2026-01-01T00:00:00Z">
        <w:r>
          <w:delText xml:space="preserve">), a hyperplane is a line:</w:delText>
        </w:r>
      </w:del>
      <w:del w:id="35" w:author="PR Preview" w:date="2026-01-01T00:00:00Z">
        <w:r>
          <w:delText xml:space="preserve"> </w:delText>
        </w:r>
      </w:del>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del w:id="36" w:author="PR Preview" w:date="2026-01-01T00:00:00Z">
        <w:r>
          <w:delText xml:space="preserve">.</w:delText>
        </w:r>
      </w:del>
    </w:p>
    <w:p>
      <w:pPr>
        <w:pStyle w:val="Compact"/>
        <w:numPr>
          <w:ilvl w:val="0"/>
          <w:numId w:val="1014"/>
        </w:numPr>
      </w:pPr>
      <w:del w:id="37" w:author="PR Preview" w:date="2026-01-01T00:00:00Z">
        <w:r>
          <w:delText xml:space="preserve">In</w:delText>
        </w:r>
      </w:del>
      <w:del w:id="38" w:author="PR Preview" w:date="2026-01-01T00:00:00Z">
        <w:r>
          <w:delText xml:space="preserve"> </w:delText>
        </w:r>
      </w:del>
      <m:oMath>
        <m:sSup>
          <m:e>
            <m:r>
              <m:rPr>
                <m:scr m:val="double-struck"/>
                <m:sty m:val="p"/>
              </m:rPr>
              <m:t>R</m:t>
            </m:r>
          </m:e>
          <m:sup>
            <m:r>
              <m:t>3</m:t>
            </m:r>
          </m:sup>
        </m:sSup>
      </m:oMath>
      <w:del w:id="39" w:author="PR Preview" w:date="2026-01-01T00:00:00Z">
        <w:r>
          <w:delText xml:space="preserve"> </w:delText>
        </w:r>
      </w:del>
      <w:del w:id="40" w:author="PR Preview" w:date="2026-01-01T00:00:00Z">
        <w:r>
          <w:delText xml:space="preserve">(</w:delText>
        </w:r>
      </w:del>
      <m:oMath>
        <m:r>
          <m:t>p</m:t>
        </m:r>
        <m:r>
          <m:rPr>
            <m:sty m:val="p"/>
          </m:rPr>
          <m:t>=</m:t>
        </m:r>
        <m:r>
          <m:t>3</m:t>
        </m:r>
      </m:oMath>
      <w:del w:id="41" w:author="PR Preview" w:date="2026-01-01T00:00:00Z">
        <w:r>
          <w:delText xml:space="preserve">), a hyperplane is a plane.</w:delText>
        </w:r>
      </w:del>
    </w:p>
    <w:p>
      <w:pPr>
        <w:pStyle w:val="Compact"/>
        <w:numPr>
          <w:ilvl w:val="0"/>
          <w:numId w:val="1014"/>
        </w:numPr>
      </w:pPr>
      <w:del w:id="42" w:author="PR Preview" w:date="2026-01-01T00:00:00Z">
        <w:r>
          <w:delText xml:space="preserve">A hyperplane divides the space</w:delText>
        </w:r>
      </w:del>
      <w:del w:id="43" w:author="PR Preview" w:date="2026-01-01T00:00:00Z">
        <w:r>
          <w:delText xml:space="preserve"> </w:delText>
        </w:r>
      </w:del>
      <m:oMath>
        <m:sSup>
          <m:e>
            <m:r>
              <m:rPr>
                <m:scr m:val="double-struck"/>
                <m:sty m:val="p"/>
              </m:rPr>
              <m:t>R</m:t>
            </m:r>
          </m:e>
          <m:sup>
            <m:r>
              <m:t>p</m:t>
            </m:r>
          </m:sup>
        </m:sSup>
      </m:oMath>
      <w:del w:id="44" w:author="PR Preview" w:date="2026-01-01T00:00:00Z">
        <w:r>
          <w:delText xml:space="preserve"> </w:delText>
        </w:r>
      </w:del>
      <w:del w:id="45" w:author="PR Preview" w:date="2026-01-01T00:00:00Z">
        <w:r>
          <w:delText xml:space="preserve">into two half-spaces, one on each side of it (</w:delText>
        </w:r>
      </w:del>
      <w:hyperlink w:anchor="def-half-space">
        <w:del w:id="46" w:author="PR Preview" w:date="2026-01-01T00:00:00Z">
          <w:r>
            <w:rPr>
              <w:rStyle w:val="Hyperlink"/>
            </w:rPr>
            <w:delText xml:space="preserve">Definition 50</w:delText>
          </w:r>
        </w:del>
      </w:hyperlink>
      <w:del w:id="47" w:author="PR Preview" w:date="2026-01-01T00:00:00Z">
        <w:r>
          <w:delText xml:space="preserve">).</w:delText>
        </w:r>
      </w:del>
    </w:p>
    <w:p>
      <w:pPr>
        <w:pStyle w:val="FirstParagraph"/>
      </w:pPr>
      <w:ins w:id="48" w:author="PR Preview" w:date="2026-01-01T00:00:00Z">
        <w:r>
          <w:t xml:space="preserve">for some vector</w:t>
        </w:r>
      </w:ins>
      <w:ins w:id="49" w:author="PR Preview" w:date="2026-01-01T00:00:00Z">
        <w:r>
          <w:t xml:space="preserve"> </w:t>
        </w:r>
      </w:ins>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ins w:id="50" w:author="PR Preview" w:date="2026-01-01T00:00:00Z">
        <w:r>
          <w:t xml:space="preserve"> </w:t>
        </w:r>
      </w:ins>
      <w:ins w:id="51" w:author="PR Preview" w:date="2026-01-01T00:00:00Z">
        <w:r>
          <w:t xml:space="preserve">and number</w:t>
        </w:r>
      </w:ins>
      <w:ins w:id="52" w:author="PR Preview" w:date="2026-01-01T00:00:00Z">
        <w:r>
          <w:t xml:space="preserve"> </w:t>
        </w:r>
      </w:ins>
      <m:oMath>
        <m:r>
          <m:t>b</m:t>
        </m:r>
        <m:r>
          <m:rPr>
            <m:sty m:val="p"/>
          </m:rPr>
          <m:t>∈</m:t>
        </m:r>
        <m:r>
          <m:rPr>
            <m:scr m:val="double-struck"/>
            <m:sty m:val="p"/>
          </m:rPr>
          <m:t>R</m:t>
        </m:r>
      </m:oMath>
      <w:ins w:id="53" w:author="PR Preview" w:date="2026-01-01T00:00:00Z">
        <w:r>
          <w:t xml:space="preserve">.</w:t>
        </w:r>
      </w:ins>
      <w:ins w:id="54" w:author="PR Preview" w:date="2026-01-01T00:00:00Z">
        <w:r>
          <w:t xml:space="preserve"> </w:t>
        </w:r>
      </w:ins>
      <w:ins w:id="55" w:author="PR Preview" w:date="2026-01-01T00:00:00Z">
        <w:r>
          <w:t xml:space="preserve">The vector</w:t>
        </w:r>
      </w:ins>
      <w:ins w:id="56" w:author="PR Preview" w:date="2026-01-01T00:00:00Z">
        <w:r>
          <w:t xml:space="preserve"> </w:t>
        </w:r>
      </w:ins>
      <m:oMath>
        <m:acc>
          <m:accPr>
            <m:chr m:val="̃"/>
          </m:accPr>
          <m:e>
            <m:r>
              <m:t>w</m:t>
            </m:r>
          </m:e>
        </m:acc>
      </m:oMath>
      <w:ins w:id="57" w:author="PR Preview" w:date="2026-01-01T00:00:00Z">
        <w:r>
          <w:t xml:space="preserve"> </w:t>
        </w:r>
      </w:ins>
      <w:ins w:id="58" w:author="PR Preview" w:date="2026-01-01T00:00:00Z">
        <w:r>
          <w:t xml:space="preserve">is a</w:t>
        </w:r>
      </w:ins>
      <w:ins w:id="59" w:author="PR Preview" w:date="2026-01-01T00:00:00Z">
        <w:r>
          <w:t xml:space="preserve"> </w:t>
        </w:r>
      </w:ins>
      <w:ins w:id="60" w:author="PR Preview" w:date="2026-01-01T00:00:00Z">
        <w:r>
          <w:rPr>
            <w:b/>
            <w:bCs/>
          </w:rPr>
          <w:t xml:space="preserve">normal vector</w:t>
        </w:r>
      </w:ins>
      <w:ins w:id="61" w:author="PR Preview" w:date="2026-01-01T00:00:00Z">
        <w:r>
          <w:t xml:space="preserve"> </w:t>
        </w:r>
      </w:ins>
      <w:ins w:id="62" w:author="PR Preview" w:date="2026-01-01T00:00:00Z">
        <w:r>
          <w:t xml:space="preserve">of the hyperplane, and</w:t>
        </w:r>
      </w:ins>
      <w:ins w:id="63" w:author="PR Preview" w:date="2026-01-01T00:00:00Z">
        <w:r>
          <w:t xml:space="preserve"> </w:t>
        </w:r>
      </w:ins>
      <m:oMath>
        <m:r>
          <m:t>b</m:t>
        </m:r>
      </m:oMath>
      <w:ins w:id="64" w:author="PR Preview" w:date="2026-01-01T00:00:00Z">
        <w:r>
          <w:t xml:space="preserve"> </w:t>
        </w:r>
      </w:ins>
      <w:ins w:id="65" w:author="PR Preview" w:date="2026-01-01T00:00:00Z">
        <w:r>
          <w:t xml:space="preserve">is its offset.</w:t>
        </w:r>
      </w:ins>
    </w:p>
    <w:bookmarkEnd w:id="162"/>
    <w:bookmarkStart w:id="163" w:name="exm-hyperplane"/>
    <w:p>
      <w:pPr>
        <w:pStyle w:val="BodyText"/>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4"/>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5"/>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5"/>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5"/>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5"/>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6"/>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6"/>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6"/>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6"/>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6"/>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7"/>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8"/>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2"/>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3"/>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2"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6"/>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6"/>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7"/>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7"/>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7"/>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5" w:name="thm-hyperplane-origin"/>
    <w:p>
      <w:pPr>
        <w:pStyle w:val="FirstParagraph"/>
      </w:pPr>
      <w:ins w:id="66" w:author="PR Preview" w:date="2026-01-01T00:00:00Z">
        <w:r>
          <w:rPr>
            <w:b/>
            <w:bCs/>
          </w:rPr>
          <w:t xml:space="preserve">Theorem 40 (Where a hyperplane passes, and its shape in</w:t>
        </w:r>
      </w:ins>
      <w:ins w:id="67" w:author="PR Preview" w:date="2026-01-01T00:00:00Z">
        <w:r>
          <w:rPr>
            <w:b/>
            <w:bCs/>
          </w:rPr>
          <w:t xml:space="preserve"> </w:t>
        </w:r>
      </w:ins>
      <m:oMath>
        <m:sSup>
          <m:e>
            <m:r>
              <m:rPr>
                <m:scr m:val="double-struck"/>
                <m:sty m:val="p"/>
              </m:rPr>
              <m:t>R</m:t>
            </m:r>
          </m:e>
          <m:sup>
            <m:r>
              <m:t>2</m:t>
            </m:r>
          </m:sup>
        </m:sSup>
      </m:oMath>
      <w:ins w:id="68" w:author="PR Preview" w:date="2026-01-01T00:00:00Z">
        <w:r>
          <w:rPr>
            <w:b/>
            <w:bCs/>
          </w:rPr>
          <w:t xml:space="preserve"> </w:t>
        </w:r>
      </w:ins>
      <w:ins w:id="69" w:author="PR Preview" w:date="2026-01-01T00:00:00Z">
        <w:r>
          <w:rPr>
            <w:b/>
            <w:bCs/>
          </w:rPr>
          <w:t xml:space="preserve">and</w:t>
        </w:r>
      </w:ins>
      <w:ins w:id="70" w:author="PR Preview" w:date="2026-01-01T00:00:00Z">
        <w:r>
          <w:rPr>
            <w:b/>
            <w:bCs/>
          </w:rPr>
          <w:t xml:space="preserve"> </w:t>
        </w:r>
      </w:ins>
      <m:oMath>
        <m:sSup>
          <m:e>
            <m:r>
              <m:rPr>
                <m:scr m:val="double-struck"/>
                <m:sty m:val="p"/>
              </m:rPr>
              <m:t>R</m:t>
            </m:r>
          </m:e>
          <m:sup>
            <m:r>
              <m:t>3</m:t>
            </m:r>
          </m:sup>
        </m:sSup>
      </m:oMath>
      <w:ins w:id="71" w:author="PR Preview" w:date="2026-01-01T00:00:00Z">
        <w:r>
          <w:rPr>
            <w:b/>
            <w:bCs/>
          </w:rPr>
          <w:t xml:space="preserve">)</w:t>
        </w:r>
      </w:ins>
      <w:ins w:id="72" w:author="PR Preview" w:date="2026-01-01T00:00:00Z">
        <w:r>
          <w:t xml:space="preserve"> </w:t>
        </w:r>
      </w:ins>
      <w:ins w:id="73" w:author="PR Preview" w:date="2026-01-01T00:00:00Z">
        <w:r>
          <w:t xml:space="preserve">Let</w:t>
        </w:r>
      </w:ins>
      <w:ins w:id="74"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ins w:id="75" w:author="PR Preview" w:date="2026-01-01T00:00:00Z">
        <w:r>
          <w:t xml:space="preserve"> </w:t>
        </w:r>
      </w:ins>
      <w:ins w:id="76" w:author="PR Preview" w:date="2026-01-01T00:00:00Z">
        <w:r>
          <w:t xml:space="preserve">be a hyperplane (</w:t>
        </w:r>
      </w:ins>
      <w:hyperlink w:anchor="def-hyperplane">
        <w:ins w:id="77" w:author="PR Preview" w:date="2026-01-01T00:00:00Z">
          <w:r>
            <w:rPr>
              <w:rStyle w:val="Hyperlink"/>
            </w:rPr>
            <w:t xml:space="preserve">Definition 36</w:t>
          </w:r>
        </w:ins>
      </w:hyperlink>
      <w:ins w:id="78" w:author="PR Preview" w:date="2026-01-01T00:00:00Z">
        <w:r>
          <w:t xml:space="preserve">).</w:t>
        </w:r>
      </w:ins>
    </w:p>
    <w:p>
      <w:pPr>
        <w:pStyle w:val="Compact"/>
        <w:numPr>
          <w:ilvl w:val="0"/>
          <w:numId w:val="1028"/>
        </w:numPr>
      </w:pPr>
      <m:oMath>
        <m:r>
          <m:rPr>
            <m:scr m:val="script"/>
            <m:sty m:val="p"/>
          </m:rPr>
          <m:t>H</m:t>
        </m:r>
      </m:oMath>
      <w:ins w:id="79" w:author="PR Preview" w:date="2026-01-01T00:00:00Z">
        <w:r>
          <w:t xml:space="preserve"> </w:t>
        </w:r>
      </w:ins>
      <w:ins w:id="80" w:author="PR Preview" w:date="2026-01-01T00:00:00Z">
        <w:r>
          <w:t xml:space="preserve">contains the origin</w:t>
        </w:r>
      </w:ins>
      <w:ins w:id="81" w:author="PR Preview" w:date="2026-01-01T00:00:00Z">
        <w:r>
          <w:t xml:space="preserve"> </w:t>
        </w:r>
      </w:ins>
      <m:oMath>
        <m:acc>
          <m:accPr>
            <m:chr m:val="̃"/>
          </m:accPr>
          <m:e>
            <m:r>
              <m:t>0</m:t>
            </m:r>
          </m:e>
        </m:acc>
      </m:oMath>
      <w:ins w:id="82" w:author="PR Preview" w:date="2026-01-01T00:00:00Z">
        <w:r>
          <w:t xml:space="preserve"> </w:t>
        </w:r>
      </w:ins>
      <w:ins w:id="83" w:author="PR Preview" w:date="2026-01-01T00:00:00Z">
        <w:r>
          <w:t xml:space="preserve">exactly when</w:t>
        </w:r>
      </w:ins>
      <w:ins w:id="84" w:author="PR Preview" w:date="2026-01-01T00:00:00Z">
        <w:r>
          <w:t xml:space="preserve"> </w:t>
        </w:r>
      </w:ins>
      <m:oMath>
        <m:r>
          <m:t>b</m:t>
        </m:r>
        <m:r>
          <m:rPr>
            <m:sty m:val="p"/>
          </m:rPr>
          <m:t>=</m:t>
        </m:r>
        <m:r>
          <m:t>0</m:t>
        </m:r>
      </m:oMath>
      <w:ins w:id="85" w:author="PR Preview" w:date="2026-01-01T00:00:00Z">
        <w:r>
          <w:t xml:space="preserve">.</w:t>
        </w:r>
      </w:ins>
    </w:p>
    <w:p>
      <w:pPr>
        <w:pStyle w:val="Compact"/>
        <w:numPr>
          <w:ilvl w:val="0"/>
          <w:numId w:val="1028"/>
        </w:numPr>
      </w:pPr>
      <w:ins w:id="86" w:author="PR Preview" w:date="2026-01-01T00:00:00Z">
        <w:r>
          <w:t xml:space="preserve">If</w:t>
        </w:r>
      </w:ins>
      <w:ins w:id="87" w:author="PR Preview" w:date="2026-01-01T00:00:00Z">
        <w:r>
          <w:t xml:space="preserve"> </w:t>
        </w:r>
      </w:ins>
      <m:oMath>
        <m:r>
          <m:t>p</m:t>
        </m:r>
        <m:r>
          <m:rPr>
            <m:sty m:val="p"/>
          </m:rPr>
          <m:t>=</m:t>
        </m:r>
        <m:r>
          <m:t>2</m:t>
        </m:r>
      </m:oMath>
      <w:ins w:id="88" w:author="PR Preview" w:date="2026-01-01T00:00:00Z">
        <w:r>
          <w:t xml:space="preserve">, then</w:t>
        </w:r>
      </w:ins>
      <w:ins w:id="89" w:author="PR Preview" w:date="2026-01-01T00:00:00Z">
        <w:r>
          <w:t xml:space="preserve"> </w:t>
        </w:r>
      </w:ins>
      <m:oMath>
        <m:r>
          <m:rPr>
            <m:scr m:val="script"/>
            <m:sty m:val="p"/>
          </m:rPr>
          <m:t>H</m:t>
        </m:r>
      </m:oMath>
      <w:ins w:id="90" w:author="PR Preview" w:date="2026-01-01T00:00:00Z">
        <w:r>
          <w:t xml:space="preserve"> </w:t>
        </w:r>
      </w:ins>
      <w:ins w:id="91" w:author="PR Preview" w:date="2026-01-01T00:00:00Z">
        <w:r>
          <w:t xml:space="preserve">is a line:</w:t>
        </w:r>
      </w:ins>
      <w:ins w:id="92" w:author="PR Preview" w:date="2026-01-01T00:00:00Z">
        <w:r>
          <w:t xml:space="preserve"> </w:t>
        </w:r>
      </w:ins>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t</m:t>
            </m:r>
            <m:r>
              <m:t> </m:t>
            </m:r>
            <m:acc>
              <m:accPr>
                <m:chr m:val="̃"/>
              </m:accPr>
              <m:e>
                <m:r>
                  <m:t>v</m:t>
                </m:r>
              </m:e>
            </m:acc>
            <m:r>
              <m:rPr>
                <m:sty m:val="p"/>
              </m:rPr>
              <m:t>:</m:t>
            </m:r>
            <m:r>
              <m:t>t</m:t>
            </m:r>
            <m:r>
              <m:rPr>
                <m:sty m:val="p"/>
              </m:rPr>
              <m:t>∈</m:t>
            </m:r>
            <m:r>
              <m:rPr>
                <m:scr m:val="double-struck"/>
                <m:sty m:val="p"/>
              </m:rPr>
              <m:t>R</m:t>
            </m:r>
          </m:e>
        </m:d>
        <m:r>
          <m:t>​</m:t>
        </m:r>
      </m:oMath>
      <w:ins w:id="93" w:author="PR Preview" w:date="2026-01-01T00:00:00Z">
        <w:r>
          <w:t xml:space="preserve"> </w:t>
        </w:r>
      </w:ins>
      <w:ins w:id="94" w:author="PR Preview" w:date="2026-01-01T00:00:00Z">
        <w:r>
          <w:t xml:space="preserve">for some</w:t>
        </w:r>
      </w:ins>
      <w:ins w:id="95" w:author="PR Preview" w:date="2026-01-01T00:00:00Z">
        <w:r>
          <w:t xml:space="preserve"> </w:t>
        </w:r>
      </w:ins>
      <m:oMath>
        <m:sSub>
          <m:e>
            <m:acc>
              <m:accPr>
                <m:chr m:val="̃"/>
              </m:accPr>
              <m:e>
                <m:r>
                  <m:t>x</m:t>
                </m:r>
              </m:e>
            </m:acc>
          </m:e>
          <m:sub>
            <m:r>
              <m:t>0</m:t>
            </m:r>
          </m:sub>
        </m:sSub>
        <m:r>
          <m:rPr>
            <m:sty m:val="p"/>
          </m:rPr>
          <m:t>∈</m:t>
        </m:r>
        <m:sSup>
          <m:e>
            <m:r>
              <m:rPr>
                <m:scr m:val="double-struck"/>
                <m:sty m:val="p"/>
              </m:rPr>
              <m:t>R</m:t>
            </m:r>
          </m:e>
          <m:sup>
            <m:r>
              <m:t>2</m:t>
            </m:r>
          </m:sup>
        </m:sSup>
      </m:oMath>
      <w:ins w:id="96" w:author="PR Preview" w:date="2026-01-01T00:00:00Z">
        <w:r>
          <w:t xml:space="preserve"> </w:t>
        </w:r>
      </w:ins>
      <w:ins w:id="97" w:author="PR Preview" w:date="2026-01-01T00:00:00Z">
        <w:r>
          <w:t xml:space="preserve">and some nonzero</w:t>
        </w:r>
      </w:ins>
      <w:ins w:id="98" w:author="PR Preview" w:date="2026-01-01T00:00:00Z">
        <w:r>
          <w:t xml:space="preserve"> </w:t>
        </w:r>
      </w:ins>
      <m:oMath>
        <m:acc>
          <m:accPr>
            <m:chr m:val="̃"/>
          </m:accPr>
          <m:e>
            <m:r>
              <m:t>v</m:t>
            </m:r>
          </m:e>
        </m:acc>
        <m:r>
          <m:rPr>
            <m:sty m:val="p"/>
          </m:rPr>
          <m:t>∈</m:t>
        </m:r>
        <m:sSup>
          <m:e>
            <m:r>
              <m:rPr>
                <m:scr m:val="double-struck"/>
                <m:sty m:val="p"/>
              </m:rPr>
              <m:t>R</m:t>
            </m:r>
          </m:e>
          <m:sup>
            <m:r>
              <m:t>2</m:t>
            </m:r>
          </m:sup>
        </m:sSup>
      </m:oMath>
      <w:ins w:id="99" w:author="PR Preview" w:date="2026-01-01T00:00:00Z">
        <w:r>
          <w:t xml:space="preserve">.</w:t>
        </w:r>
      </w:ins>
    </w:p>
    <w:p>
      <w:pPr>
        <w:pStyle w:val="Compact"/>
        <w:numPr>
          <w:ilvl w:val="0"/>
          <w:numId w:val="1028"/>
        </w:numPr>
      </w:pPr>
      <w:ins w:id="100" w:author="PR Preview" w:date="2026-01-01T00:00:00Z">
        <w:r>
          <w:t xml:space="preserve">If</w:t>
        </w:r>
      </w:ins>
      <w:ins w:id="101" w:author="PR Preview" w:date="2026-01-01T00:00:00Z">
        <w:r>
          <w:t xml:space="preserve"> </w:t>
        </w:r>
      </w:ins>
      <m:oMath>
        <m:r>
          <m:t>p</m:t>
        </m:r>
        <m:r>
          <m:rPr>
            <m:sty m:val="p"/>
          </m:rPr>
          <m:t>=</m:t>
        </m:r>
        <m:r>
          <m:t>3</m:t>
        </m:r>
      </m:oMath>
      <w:ins w:id="102" w:author="PR Preview" w:date="2026-01-01T00:00:00Z">
        <w:r>
          <w:t xml:space="preserve">, then</w:t>
        </w:r>
      </w:ins>
      <w:ins w:id="103" w:author="PR Preview" w:date="2026-01-01T00:00:00Z">
        <w:r>
          <w:t xml:space="preserve"> </w:t>
        </w:r>
      </w:ins>
      <m:oMath>
        <m:r>
          <m:rPr>
            <m:scr m:val="script"/>
            <m:sty m:val="p"/>
          </m:rPr>
          <m:t>H</m:t>
        </m:r>
      </m:oMath>
      <w:ins w:id="104" w:author="PR Preview" w:date="2026-01-01T00:00:00Z">
        <w:r>
          <w:t xml:space="preserve"> </w:t>
        </w:r>
      </w:ins>
      <w:ins w:id="105" w:author="PR Preview" w:date="2026-01-01T00:00:00Z">
        <w:r>
          <w:t xml:space="preserve">is a plane:</w:t>
        </w:r>
      </w:ins>
      <w:ins w:id="106" w:author="PR Preview" w:date="2026-01-01T00:00:00Z">
        <w:r>
          <w:t xml:space="preserve"> </w:t>
        </w:r>
      </w:ins>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ins w:id="107" w:author="PR Preview" w:date="2026-01-01T00:00:00Z">
        <w:r>
          <w:t xml:space="preserve"> </w:t>
        </w:r>
      </w:ins>
      <w:ins w:id="108" w:author="PR Preview" w:date="2026-01-01T00:00:00Z">
        <w:r>
          <w:t xml:space="preserve">for some</w:t>
        </w:r>
      </w:ins>
      <w:ins w:id="109" w:author="PR Preview" w:date="2026-01-01T00:00:00Z">
        <w:r>
          <w:t xml:space="preserve"> </w:t>
        </w:r>
      </w:ins>
      <m:oMath>
        <m:sSub>
          <m:e>
            <m:acc>
              <m:accPr>
                <m:chr m:val="̃"/>
              </m:accPr>
              <m:e>
                <m:r>
                  <m:t>x</m:t>
                </m:r>
              </m:e>
            </m:acc>
          </m:e>
          <m:sub>
            <m:r>
              <m:t>0</m:t>
            </m:r>
          </m:sub>
        </m:sSub>
        <m:r>
          <m:rPr>
            <m:sty m:val="p"/>
          </m:rPr>
          <m:t>∈</m:t>
        </m:r>
        <m:sSup>
          <m:e>
            <m:r>
              <m:rPr>
                <m:scr m:val="double-struck"/>
                <m:sty m:val="p"/>
              </m:rPr>
              <m:t>R</m:t>
            </m:r>
          </m:e>
          <m:sup>
            <m:r>
              <m:t>3</m:t>
            </m:r>
          </m:sup>
        </m:sSup>
      </m:oMath>
      <w:ins w:id="110" w:author="PR Preview" w:date="2026-01-01T00:00:00Z">
        <w:r>
          <w:t xml:space="preserve"> </w:t>
        </w:r>
      </w:ins>
      <w:ins w:id="111" w:author="PR Preview" w:date="2026-01-01T00:00:00Z">
        <w:r>
          <w:t xml:space="preserve">and some linearly independent</w:t>
        </w:r>
      </w:ins>
      <w:ins w:id="112" w:author="PR Preview" w:date="2026-01-01T00:00:00Z">
        <w:r>
          <w:t xml:space="preserve"> </w:t>
        </w:r>
      </w:ins>
      <m:oMath>
        <m:sSub>
          <m:e>
            <m:acc>
              <m:accPr>
                <m:chr m:val="̃"/>
              </m:accPr>
              <m:e>
                <m:r>
                  <m:t>v</m:t>
                </m:r>
              </m:e>
            </m:acc>
          </m:e>
          <m:sub>
            <m:r>
              <m:t>1</m:t>
            </m:r>
          </m:sub>
        </m:sSub>
        <m:r>
          <m:rPr>
            <m:sty m:val="p"/>
          </m:rPr>
          <m:t>,</m:t>
        </m:r>
        <m:sSub>
          <m:e>
            <m:acc>
              <m:accPr>
                <m:chr m:val="̃"/>
              </m:accPr>
              <m:e>
                <m:r>
                  <m:t>v</m:t>
                </m:r>
              </m:e>
            </m:acc>
          </m:e>
          <m:sub>
            <m:r>
              <m:t>2</m:t>
            </m:r>
          </m:sub>
        </m:sSub>
        <m:r>
          <m:rPr>
            <m:sty m:val="p"/>
          </m:rPr>
          <m:t>∈</m:t>
        </m:r>
        <m:sSup>
          <m:e>
            <m:r>
              <m:rPr>
                <m:scr m:val="double-struck"/>
                <m:sty m:val="p"/>
              </m:rPr>
              <m:t>R</m:t>
            </m:r>
          </m:e>
          <m:sup>
            <m:r>
              <m:t>3</m:t>
            </m:r>
          </m:sup>
        </m:sSup>
      </m:oMath>
      <w:ins w:id="113" w:author="PR Preview" w:date="2026-01-01T00:00:00Z">
        <w:r>
          <w:t xml:space="preserve">.</w:t>
        </w:r>
      </w:ins>
    </w:p>
    <w:bookmarkEnd w:id="255"/>
    <w:p>
      <w:pPr>
        <w:pStyle w:val="FirstParagraph"/>
      </w:pPr>
      <w:ins w:id="114" w:author="PR Preview" w:date="2026-01-01T00:00:00Z">
        <w:r>
          <w:rPr>
            <w:i/>
            <w:iCs/>
          </w:rPr>
          <w:t xml:space="preserve">Proof</w:t>
        </w:r>
      </w:ins>
      <w:ins w:id="115" w:author="PR Preview" w:date="2026-01-01T00:00:00Z">
        <w:r>
          <w:t xml:space="preserve">. </w:t>
        </w:r>
      </w:ins>
      <w:ins w:id="116" w:author="PR Preview" w:date="2026-01-01T00:00:00Z">
        <w:r>
          <w:rPr>
            <w:b/>
            <w:bCs/>
          </w:rPr>
          <w:t xml:space="preserve">Part 1.</w:t>
        </w:r>
      </w:ins>
      <w:ins w:id="117" w:author="PR Preview" w:date="2026-01-01T00:00:00Z">
        <w:r>
          <w:t xml:space="preserve"> </w:t>
        </w:r>
      </w:ins>
      <w:ins w:id="118" w:author="PR Preview" w:date="2026-01-01T00:00:00Z">
        <w:r>
          <w:t xml:space="preserve">Since</w:t>
        </w:r>
      </w:ins>
      <w:ins w:id="119" w:author="PR Preview" w:date="2026-01-01T00:00:00Z">
        <w:r>
          <w:t xml:space="preserve"> </w:t>
        </w:r>
      </w:ins>
      <m:oMath>
        <m:acc>
          <m:accPr>
            <m:chr m:val="̃"/>
          </m:accPr>
          <m:e>
            <m:r>
              <m:t>w</m:t>
            </m:r>
          </m:e>
        </m:acc>
        <m:r>
          <m:rPr>
            <m:sty m:val="p"/>
          </m:rPr>
          <m:t>⋅</m:t>
        </m:r>
        <m:acc>
          <m:accPr>
            <m:chr m:val="̃"/>
          </m:accPr>
          <m:e>
            <m:r>
              <m:t>0</m:t>
            </m:r>
          </m:e>
        </m:acc>
        <m:r>
          <m:rPr>
            <m:sty m:val="p"/>
          </m:rPr>
          <m:t>=</m:t>
        </m:r>
        <m:r>
          <m:t>0</m:t>
        </m:r>
      </m:oMath>
      <w:ins w:id="120" w:author="PR Preview" w:date="2026-01-01T00:00:00Z">
        <w:r>
          <w:t xml:space="preserve">,</w:t>
        </w:r>
      </w:ins>
    </w:p>
    <w:p>
      <w:pPr>
        <w:pStyle w:val="BodyText"/>
      </w:pPr>
      <m:oMathPara>
        <m:oMathParaPr>
          <m:jc m:val="center"/>
        </m:oMathParaPr>
        <m:oMath>
          <m:eqArr>
            <m:e>
              <m:acc>
                <m:accPr>
                  <m:chr m:val="̃"/>
                </m:accPr>
                <m:e>
                  <m:r>
                    <m:t>w</m:t>
                  </m:r>
                </m:e>
              </m:acc>
              <m:r>
                <m:rPr>
                  <m:sty m:val="p"/>
                </m:rPr>
                <m:t>⋅</m:t>
              </m:r>
              <m:acc>
                <m:accPr>
                  <m:chr m:val="̃"/>
                </m:accPr>
                <m:e>
                  <m:r>
                    <m:t>0</m:t>
                  </m:r>
                </m:e>
              </m:acc>
              <m:r>
                <m:rPr>
                  <m:sty m:val="p"/>
                </m:rPr>
                <m:t>+</m:t>
              </m:r>
              <m:r>
                <m:t>b</m:t>
              </m:r>
              <m:r>
                <m:t>&amp;</m:t>
              </m:r>
              <m:r>
                <m:rPr>
                  <m:sty m:val="p"/>
                </m:rPr>
                <m:t>=</m:t>
              </m:r>
              <m:r>
                <m:t>0</m:t>
              </m:r>
              <m:r>
                <m:rPr>
                  <m:sty m:val="p"/>
                </m:rPr>
                <m:t>+</m:t>
              </m:r>
              <m:r>
                <m:t>b</m:t>
              </m:r>
              <m:r>
                <m:t>&amp;</m:t>
              </m:r>
              <m:r>
                <m:t>&amp;</m:t>
              </m:r>
              <m:r>
                <m:rPr>
                  <m:nor/>
                  <m:sty m:val="p"/>
                </m:rPr>
                <m:t>(the dot product with </m:t>
              </m:r>
              <m:acc>
                <m:accPr>
                  <m:chr m:val="̃"/>
                </m:accPr>
                <m:e>
                  <m:r>
                    <m:t>0</m:t>
                  </m:r>
                </m:e>
              </m:acc>
              <m:r>
                <m:rPr>
                  <m:nor/>
                  <m:sty m:val="p"/>
                </m:rPr>
                <m:t> is </m:t>
              </m:r>
              <m:r>
                <m:t>0</m:t>
              </m:r>
              <m:r>
                <m:rPr>
                  <m:nor/>
                  <m:sty m:val="p"/>
                </m:rPr>
                <m:t>)</m:t>
              </m:r>
            </m:e>
            <m:e>
              <m:r>
                <m:t>&amp;</m:t>
              </m:r>
              <m:r>
                <m:rPr>
                  <m:sty m:val="p"/>
                </m:rPr>
                <m:t>=</m:t>
              </m:r>
              <m:r>
                <m:t>b</m:t>
              </m:r>
              <m:r>
                <m:rPr>
                  <m:sty m:val="p"/>
                </m:rPr>
                <m:t>,</m:t>
              </m:r>
              <m:r>
                <m:t>&amp;</m:t>
              </m:r>
              <m:r>
                <m:t>&amp;</m:t>
              </m:r>
              <m:r>
                <m:rPr>
                  <m:nor/>
                  <m:sty m:val="p"/>
                </m:rPr>
                <m:t>(@thm-add-ident)</m:t>
              </m:r>
            </m:e>
          </m:eqArr>
        </m:oMath>
      </m:oMathPara>
    </w:p>
    <w:p>
      <w:pPr>
        <w:pStyle w:val="FirstParagraph"/>
      </w:pPr>
      <w:ins w:id="121" w:author="PR Preview" w:date="2026-01-01T00:00:00Z">
        <w:r>
          <w:t xml:space="preserve">so</w:t>
        </w:r>
      </w:ins>
      <w:ins w:id="122" w:author="PR Preview" w:date="2026-01-01T00:00:00Z">
        <w:r>
          <w:t xml:space="preserve"> </w:t>
        </w:r>
      </w:ins>
      <m:oMath>
        <m:acc>
          <m:accPr>
            <m:chr m:val="̃"/>
          </m:accPr>
          <m:e>
            <m:r>
              <m:t>0</m:t>
            </m:r>
          </m:e>
        </m:acc>
        <m:r>
          <m:rPr>
            <m:sty m:val="p"/>
          </m:rPr>
          <m:t>∈</m:t>
        </m:r>
        <m:r>
          <m:rPr>
            <m:scr m:val="script"/>
            <m:sty m:val="p"/>
          </m:rPr>
          <m:t>H</m:t>
        </m:r>
      </m:oMath>
      <w:ins w:id="123" w:author="PR Preview" w:date="2026-01-01T00:00:00Z">
        <w:r>
          <w:t xml:space="preserve"> </w:t>
        </w:r>
      </w:ins>
      <w:ins w:id="124" w:author="PR Preview" w:date="2026-01-01T00:00:00Z">
        <w:r>
          <w:t xml:space="preserve">exactly when</w:t>
        </w:r>
      </w:ins>
      <w:ins w:id="125" w:author="PR Preview" w:date="2026-01-01T00:00:00Z">
        <w:r>
          <w:t xml:space="preserve"> </w:t>
        </w:r>
      </w:ins>
      <m:oMath>
        <m:r>
          <m:t>b</m:t>
        </m:r>
        <m:r>
          <m:rPr>
            <m:sty m:val="p"/>
          </m:rPr>
          <m:t>=</m:t>
        </m:r>
        <m:r>
          <m:t>0</m:t>
        </m:r>
      </m:oMath>
      <w:ins w:id="126" w:author="PR Preview" w:date="2026-01-01T00:00:00Z">
        <w:r>
          <w:t xml:space="preserve">.</w:t>
        </w:r>
      </w:ins>
    </w:p>
    <w:p>
      <w:pPr>
        <w:pStyle w:val="BodyText"/>
      </w:pPr>
      <w:ins w:id="127" w:author="PR Preview" w:date="2026-01-01T00:00:00Z">
        <w:r>
          <w:rPr>
            <w:b/>
            <w:bCs/>
          </w:rPr>
          <w:t xml:space="preserve">Parts 2 and 3.</w:t>
        </w:r>
      </w:ins>
      <w:ins w:id="128" w:author="PR Preview" w:date="2026-01-01T00:00:00Z">
        <w:r>
          <w:t xml:space="preserve"> </w:t>
        </w:r>
      </w:ins>
      <w:ins w:id="129" w:author="PR Preview" w:date="2026-01-01T00:00:00Z">
        <w:r>
          <w:t xml:space="preserve">By</w:t>
        </w:r>
      </w:ins>
      <w:ins w:id="130" w:author="PR Preview" w:date="2026-01-01T00:00:00Z">
        <w:r>
          <w:t xml:space="preserve"> </w:t>
        </w:r>
      </w:ins>
      <w:hyperlink w:anchor="thm-hyperplane-subspace">
        <w:ins w:id="131" w:author="PR Preview" w:date="2026-01-01T00:00:00Z">
          <w:r>
            <w:rPr>
              <w:rStyle w:val="Hyperlink"/>
            </w:rPr>
            <w:t xml:space="preserve">Theorem 39</w:t>
          </w:r>
        </w:ins>
      </w:hyperlink>
      <w:ins w:id="132" w:author="PR Preview" w:date="2026-01-01T00:00:00Z">
        <w:r>
          <w:t xml:space="preserve">,</w:t>
        </w:r>
      </w:ins>
      <w:ins w:id="133" w:author="PR Preview" w:date="2026-01-01T00:00:00Z">
        <w:r>
          <w:t xml:space="preserve"> </w:t>
        </w:r>
      </w:ins>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ins w:id="134" w:author="PR Preview" w:date="2026-01-01T00:00:00Z">
        <w:r>
          <w:t xml:space="preserve"> </w:t>
        </w:r>
      </w:ins>
      <w:ins w:id="135" w:author="PR Preview" w:date="2026-01-01T00:00:00Z">
        <w:r>
          <w:t xml:space="preserve">for any</w:t>
        </w:r>
      </w:ins>
      <w:ins w:id="136" w:author="PR Preview" w:date="2026-01-01T00:00:00Z">
        <w:r>
          <w:t xml:space="preserve"> </w:t>
        </w:r>
      </w:ins>
      <m:oMath>
        <m:sSub>
          <m:e>
            <m:acc>
              <m:accPr>
                <m:chr m:val="̃"/>
              </m:accPr>
              <m:e>
                <m:r>
                  <m:t>x</m:t>
                </m:r>
              </m:e>
            </m:acc>
          </m:e>
          <m:sub>
            <m:r>
              <m:t>0</m:t>
            </m:r>
          </m:sub>
        </m:sSub>
        <m:r>
          <m:rPr>
            <m:sty m:val="p"/>
          </m:rPr>
          <m:t>∈</m:t>
        </m:r>
        <m:r>
          <m:rPr>
            <m:scr m:val="script"/>
            <m:sty m:val="p"/>
          </m:rPr>
          <m:t>H</m:t>
        </m:r>
      </m:oMath>
      <w:ins w:id="137" w:author="PR Preview" w:date="2026-01-01T00:00:00Z">
        <w:r>
          <w:t xml:space="preserve">,</w:t>
        </w:r>
      </w:ins>
      <w:ins w:id="138" w:author="PR Preview" w:date="2026-01-01T00:00:00Z">
        <w:r>
          <w:t xml:space="preserve"> </w:t>
        </w:r>
      </w:ins>
      <w:ins w:id="139" w:author="PR Preview" w:date="2026-01-01T00:00:00Z">
        <w:r>
          <w:t xml:space="preserve">where</w:t>
        </w:r>
      </w:ins>
      <w:ins w:id="140" w:author="PR Preview" w:date="2026-01-01T00:00:00Z">
        <w:r>
          <w:t xml:space="preserve"> </w:t>
        </w:r>
      </w:ins>
      <m:oMath>
        <m:sSub>
          <m:e>
            <m:r>
              <m:rPr>
                <m:scr m:val="script"/>
                <m:sty m:val="p"/>
              </m:rPr>
              <m:t>H</m:t>
            </m:r>
          </m:e>
          <m:sub>
            <m:r>
              <m:t>0</m:t>
            </m:r>
          </m:sub>
        </m:sSub>
      </m:oMath>
      <w:ins w:id="141" w:author="PR Preview" w:date="2026-01-01T00:00:00Z">
        <w:r>
          <w:t xml:space="preserve"> </w:t>
        </w:r>
      </w:ins>
      <w:ins w:id="142" w:author="PR Preview" w:date="2026-01-01T00:00:00Z">
        <w:r>
          <w:t xml:space="preserve">is a subspace of</w:t>
        </w:r>
      </w:ins>
      <w:ins w:id="143" w:author="PR Preview" w:date="2026-01-01T00:00:00Z">
        <w:r>
          <w:t xml:space="preserve"> </w:t>
        </w:r>
      </w:ins>
      <m:oMath>
        <m:sSup>
          <m:e>
            <m:r>
              <m:rPr>
                <m:scr m:val="double-struck"/>
                <m:sty m:val="p"/>
              </m:rPr>
              <m:t>R</m:t>
            </m:r>
          </m:e>
          <m:sup>
            <m:r>
              <m:t>p</m:t>
            </m:r>
          </m:sup>
        </m:sSup>
      </m:oMath>
      <w:ins w:id="144" w:author="PR Preview" w:date="2026-01-01T00:00:00Z">
        <w:r>
          <w:t xml:space="preserve"> </w:t>
        </w:r>
      </w:ins>
      <w:ins w:id="145" w:author="PR Preview" w:date="2026-01-01T00:00:00Z">
        <w:r>
          <w:t xml:space="preserve">of dimension</w:t>
        </w:r>
      </w:ins>
      <w:ins w:id="146" w:author="PR Preview" w:date="2026-01-01T00:00:00Z">
        <w:r>
          <w:t xml:space="preserve"> </w:t>
        </w:r>
      </w:ins>
      <m:oMath>
        <m:r>
          <m:t>p</m:t>
        </m:r>
        <m:r>
          <m:rPr>
            <m:sty m:val="p"/>
          </m:rPr>
          <m:t>−</m:t>
        </m:r>
        <m:r>
          <m:t>1</m:t>
        </m:r>
      </m:oMath>
      <w:ins w:id="147" w:author="PR Preview" w:date="2026-01-01T00:00:00Z">
        <w:r>
          <w:t xml:space="preserve">.</w:t>
        </w:r>
      </w:ins>
    </w:p>
    <w:p>
      <w:pPr>
        <w:pStyle w:val="BodyText"/>
      </w:pPr>
      <w:ins w:id="148" w:author="PR Preview" w:date="2026-01-01T00:00:00Z">
        <w:r>
          <w:t xml:space="preserve">For</w:t>
        </w:r>
      </w:ins>
      <w:ins w:id="149" w:author="PR Preview" w:date="2026-01-01T00:00:00Z">
        <w:r>
          <w:t xml:space="preserve"> </w:t>
        </w:r>
      </w:ins>
      <m:oMath>
        <m:r>
          <m:t>p</m:t>
        </m:r>
        <m:r>
          <m:rPr>
            <m:sty m:val="p"/>
          </m:rPr>
          <m:t>=</m:t>
        </m:r>
        <m:r>
          <m:t>2</m:t>
        </m:r>
      </m:oMath>
      <w:ins w:id="150" w:author="PR Preview" w:date="2026-01-01T00:00:00Z">
        <w:r>
          <w:t xml:space="preserve">,</w:t>
        </w:r>
      </w:ins>
      <w:ins w:id="151" w:author="PR Preview" w:date="2026-01-01T00:00:00Z">
        <w:r>
          <w:t xml:space="preserve"> </w:t>
        </w:r>
      </w:ins>
      <m:oMath>
        <m:sSub>
          <m:e>
            <m:r>
              <m:rPr>
                <m:scr m:val="script"/>
                <m:sty m:val="p"/>
              </m:rPr>
              <m:t>H</m:t>
            </m:r>
          </m:e>
          <m:sub>
            <m:r>
              <m:t>0</m:t>
            </m:r>
          </m:sub>
        </m:sSub>
      </m:oMath>
      <w:ins w:id="152" w:author="PR Preview" w:date="2026-01-01T00:00:00Z">
        <w:r>
          <w:t xml:space="preserve"> </w:t>
        </w:r>
      </w:ins>
      <w:ins w:id="153" w:author="PR Preview" w:date="2026-01-01T00:00:00Z">
        <w:r>
          <w:t xml:space="preserve">has dimension</w:t>
        </w:r>
      </w:ins>
      <w:ins w:id="154" w:author="PR Preview" w:date="2026-01-01T00:00:00Z">
        <w:r>
          <w:t xml:space="preserve"> </w:t>
        </w:r>
      </w:ins>
      <m:oMath>
        <m:r>
          <m:t>1</m:t>
        </m:r>
      </m:oMath>
      <w:ins w:id="155" w:author="PR Preview" w:date="2026-01-01T00:00:00Z">
        <w:r>
          <w:t xml:space="preserve">, so it has a basis (</w:t>
        </w:r>
      </w:ins>
      <w:hyperlink w:anchor="def-basis">
        <w:ins w:id="156" w:author="PR Preview" w:date="2026-01-01T00:00:00Z">
          <w:r>
            <w:rPr>
              <w:rStyle w:val="Hyperlink"/>
            </w:rPr>
            <w:t xml:space="preserve">Definition 42</w:t>
          </w:r>
        </w:ins>
      </w:hyperlink>
      <w:ins w:id="157" w:author="PR Preview" w:date="2026-01-01T00:00:00Z">
        <w:r>
          <w:t xml:space="preserve">) with one vector</w:t>
        </w:r>
      </w:ins>
      <w:ins w:id="158" w:author="PR Preview" w:date="2026-01-01T00:00:00Z">
        <w:r>
          <w:t xml:space="preserve"> </w:t>
        </w:r>
      </w:ins>
      <m:oMath>
        <m:acc>
          <m:accPr>
            <m:chr m:val="̃"/>
          </m:accPr>
          <m:e>
            <m:r>
              <m:t>v</m:t>
            </m:r>
          </m:e>
        </m:acc>
      </m:oMath>
      <w:ins w:id="159" w:author="PR Preview" w:date="2026-01-01T00:00:00Z">
        <w:r>
          <w:t xml:space="preserve">.</w:t>
        </w:r>
      </w:ins>
      <w:ins w:id="160" w:author="PR Preview" w:date="2026-01-01T00:00:00Z">
        <w:r>
          <w:t xml:space="preserve"> </w:t>
        </w:r>
      </w:ins>
      <w:ins w:id="161" w:author="PR Preview" w:date="2026-01-01T00:00:00Z">
        <w:r>
          <w:t xml:space="preserve">That vector is nonzero, and</w:t>
        </w:r>
      </w:ins>
      <w:ins w:id="162" w:author="PR Preview" w:date="2026-01-01T00:00:00Z">
        <w:r>
          <w:t xml:space="preserve"> </w:t>
        </w:r>
      </w:ins>
      <m:oMath>
        <m:sSub>
          <m:e>
            <m:r>
              <m:rPr>
                <m:scr m:val="script"/>
                <m:sty m:val="p"/>
              </m:rPr>
              <m:t>H</m:t>
            </m:r>
          </m:e>
          <m:sub>
            <m:r>
              <m:t>0</m:t>
            </m:r>
          </m:sub>
        </m:sSub>
        <m:r>
          <m:rPr>
            <m:sty m:val="p"/>
          </m:rPr>
          <m:t>=</m:t>
        </m:r>
        <m:r>
          <m:t>​</m:t>
        </m:r>
        <m:d>
          <m:dPr>
            <m:begChr m:val="{"/>
            <m:sepChr m:val=""/>
            <m:endChr m:val="}"/>
            <m:grow/>
          </m:dPr>
          <m:e>
            <m:r>
              <m:t>t</m:t>
            </m:r>
            <m:r>
              <m:t> </m:t>
            </m:r>
            <m:acc>
              <m:accPr>
                <m:chr m:val="̃"/>
              </m:accPr>
              <m:e>
                <m:r>
                  <m:t>v</m:t>
                </m:r>
              </m:e>
            </m:acc>
            <m:r>
              <m:rPr>
                <m:sty m:val="p"/>
              </m:rPr>
              <m:t>:</m:t>
            </m:r>
            <m:r>
              <m:t>t</m:t>
            </m:r>
            <m:r>
              <m:rPr>
                <m:sty m:val="p"/>
              </m:rPr>
              <m:t>∈</m:t>
            </m:r>
            <m:r>
              <m:rPr>
                <m:scr m:val="double-struck"/>
                <m:sty m:val="p"/>
              </m:rPr>
              <m:t>R</m:t>
            </m:r>
          </m:e>
        </m:d>
        <m:r>
          <m:t>​</m:t>
        </m:r>
      </m:oMath>
      <w:ins w:id="163" w:author="PR Preview" w:date="2026-01-01T00:00:00Z">
        <w:r>
          <w:t xml:space="preserve">.</w:t>
        </w:r>
      </w:ins>
    </w:p>
    <w:p>
      <w:pPr>
        <w:pStyle w:val="BodyText"/>
      </w:pPr>
      <w:ins w:id="164" w:author="PR Preview" w:date="2026-01-01T00:00:00Z">
        <w:r>
          <w:t xml:space="preserve">For</w:t>
        </w:r>
      </w:ins>
      <w:ins w:id="165" w:author="PR Preview" w:date="2026-01-01T00:00:00Z">
        <w:r>
          <w:t xml:space="preserve"> </w:t>
        </w:r>
      </w:ins>
      <m:oMath>
        <m:r>
          <m:t>p</m:t>
        </m:r>
        <m:r>
          <m:rPr>
            <m:sty m:val="p"/>
          </m:rPr>
          <m:t>=</m:t>
        </m:r>
        <m:r>
          <m:t>3</m:t>
        </m:r>
      </m:oMath>
      <w:ins w:id="166" w:author="PR Preview" w:date="2026-01-01T00:00:00Z">
        <w:r>
          <w:t xml:space="preserve">,</w:t>
        </w:r>
      </w:ins>
      <w:ins w:id="167" w:author="PR Preview" w:date="2026-01-01T00:00:00Z">
        <w:r>
          <w:t xml:space="preserve"> </w:t>
        </w:r>
      </w:ins>
      <m:oMath>
        <m:sSub>
          <m:e>
            <m:r>
              <m:rPr>
                <m:scr m:val="script"/>
                <m:sty m:val="p"/>
              </m:rPr>
              <m:t>H</m:t>
            </m:r>
          </m:e>
          <m:sub>
            <m:r>
              <m:t>0</m:t>
            </m:r>
          </m:sub>
        </m:sSub>
      </m:oMath>
      <w:ins w:id="168" w:author="PR Preview" w:date="2026-01-01T00:00:00Z">
        <w:r>
          <w:t xml:space="preserve"> </w:t>
        </w:r>
      </w:ins>
      <w:ins w:id="169" w:author="PR Preview" w:date="2026-01-01T00:00:00Z">
        <w:r>
          <w:t xml:space="preserve">has dimension</w:t>
        </w:r>
      </w:ins>
      <w:ins w:id="170" w:author="PR Preview" w:date="2026-01-01T00:00:00Z">
        <w:r>
          <w:t xml:space="preserve"> </w:t>
        </w:r>
      </w:ins>
      <m:oMath>
        <m:r>
          <m:t>2</m:t>
        </m:r>
      </m:oMath>
      <w:ins w:id="171" w:author="PR Preview" w:date="2026-01-01T00:00:00Z">
        <w:r>
          <w:t xml:space="preserve">, so it has a basis with two vectors</w:t>
        </w:r>
      </w:ins>
      <w:ins w:id="172" w:author="PR Preview" w:date="2026-01-01T00:00:00Z">
        <w:r>
          <w:t xml:space="preserve"> </w:t>
        </w:r>
      </w:ins>
      <m:oMath>
        <m:sSub>
          <m:e>
            <m:acc>
              <m:accPr>
                <m:chr m:val="̃"/>
              </m:accPr>
              <m:e>
                <m:r>
                  <m:t>v</m:t>
                </m:r>
              </m:e>
            </m:acc>
          </m:e>
          <m:sub>
            <m:r>
              <m:t>1</m:t>
            </m:r>
          </m:sub>
        </m:sSub>
      </m:oMath>
      <w:ins w:id="173" w:author="PR Preview" w:date="2026-01-01T00:00:00Z">
        <w:r>
          <w:t xml:space="preserve"> </w:t>
        </w:r>
      </w:ins>
      <w:ins w:id="174" w:author="PR Preview" w:date="2026-01-01T00:00:00Z">
        <w:r>
          <w:t xml:space="preserve">and</w:t>
        </w:r>
      </w:ins>
      <w:ins w:id="175" w:author="PR Preview" w:date="2026-01-01T00:00:00Z">
        <w:r>
          <w:t xml:space="preserve"> </w:t>
        </w:r>
      </w:ins>
      <m:oMath>
        <m:sSub>
          <m:e>
            <m:acc>
              <m:accPr>
                <m:chr m:val="̃"/>
              </m:accPr>
              <m:e>
                <m:r>
                  <m:t>v</m:t>
                </m:r>
              </m:e>
            </m:acc>
          </m:e>
          <m:sub>
            <m:r>
              <m:t>2</m:t>
            </m:r>
          </m:sub>
        </m:sSub>
      </m:oMath>
      <w:ins w:id="176" w:author="PR Preview" w:date="2026-01-01T00:00:00Z">
        <w:r>
          <w:t xml:space="preserve">.</w:t>
        </w:r>
      </w:ins>
      <w:ins w:id="177" w:author="PR Preview" w:date="2026-01-01T00:00:00Z">
        <w:r>
          <w:t xml:space="preserve"> </w:t>
        </w:r>
      </w:ins>
      <w:ins w:id="178" w:author="PR Preview" w:date="2026-01-01T00:00:00Z">
        <w:r>
          <w:t xml:space="preserve">They are linearly independent, and</w:t>
        </w:r>
      </w:ins>
      <w:ins w:id="179" w:author="PR Preview" w:date="2026-01-01T00:00:00Z">
        <w:r>
          <w:t xml:space="preserve"> </w:t>
        </w:r>
      </w:ins>
      <m:oMath>
        <m:sSub>
          <m:e>
            <m:r>
              <m:rPr>
                <m:scr m:val="script"/>
                <m:sty m:val="p"/>
              </m:rPr>
              <m:t>H</m:t>
            </m:r>
          </m:e>
          <m:sub>
            <m:r>
              <m:t>0</m:t>
            </m:r>
          </m:sub>
        </m:sSub>
        <m:r>
          <m:rPr>
            <m:sty m:val="p"/>
          </m:rPr>
          <m:t>=</m:t>
        </m:r>
        <m:r>
          <m:t>​</m:t>
        </m:r>
        <m:d>
          <m:dPr>
            <m:begChr m:val="{"/>
            <m:sepChr m:val=""/>
            <m:endChr m:val="}"/>
            <m:grow/>
          </m:dPr>
          <m:e>
            <m:r>
              <m:t>s</m:t>
            </m:r>
            <m:r>
              <m:t> </m:t>
            </m:r>
            <m:sSub>
              <m:e>
                <m:acc>
                  <m:accPr>
                    <m:chr m:val="̃"/>
                  </m:accPr>
                  <m:e>
                    <m:r>
                      <m:t>v</m:t>
                    </m:r>
                  </m:e>
                </m:acc>
              </m:e>
              <m:sub>
                <m:r>
                  <m:t>1</m:t>
                </m:r>
              </m:sub>
            </m:sSub>
            <m:r>
              <m:rPr>
                <m:sty m:val="p"/>
              </m:rPr>
              <m:t>+</m:t>
            </m:r>
            <m:r>
              <m:t>t</m:t>
            </m:r>
            <m:r>
              <m:t> </m:t>
            </m:r>
            <m:sSub>
              <m:e>
                <m:acc>
                  <m:accPr>
                    <m:chr m:val="̃"/>
                  </m:accPr>
                  <m:e>
                    <m:r>
                      <m:t>v</m:t>
                    </m:r>
                  </m:e>
                </m:acc>
              </m:e>
              <m:sub>
                <m:r>
                  <m:t>2</m:t>
                </m:r>
              </m:sub>
            </m:sSub>
            <m:r>
              <m:rPr>
                <m:sty m:val="p"/>
              </m:rPr>
              <m:t>:</m:t>
            </m:r>
            <m:r>
              <m:t>s</m:t>
            </m:r>
            <m:r>
              <m:rPr>
                <m:sty m:val="p"/>
              </m:rPr>
              <m:t>,</m:t>
            </m:r>
            <m:r>
              <m:t>t</m:t>
            </m:r>
            <m:r>
              <m:rPr>
                <m:sty m:val="p"/>
              </m:rPr>
              <m:t>∈</m:t>
            </m:r>
            <m:r>
              <m:rPr>
                <m:scr m:val="double-struck"/>
                <m:sty m:val="p"/>
              </m:rPr>
              <m:t>R</m:t>
            </m:r>
          </m:e>
        </m:d>
        <m:r>
          <m:t>​</m:t>
        </m:r>
      </m:oMath>
      <w:ins w:id="180" w:author="PR Preview" w:date="2026-01-01T00:00:00Z">
        <w:r>
          <w:t xml:space="preserve">.</w:t>
        </w:r>
      </w:ins>
    </w:p>
    <w:bookmarkStart w:id="256" w:name="exm-hyperplane-origin"/>
    <w:p>
      <w:pPr>
        <w:pStyle w:val="BodyText"/>
      </w:pPr>
      <w:ins w:id="181" w:author="PR Preview" w:date="2026-01-01T00:00:00Z">
        <w:r>
          <w:rPr>
            <w:b/>
            <w:bCs/>
          </w:rPr>
          <w:t xml:space="preserve">Example 68 (A line in</w:t>
        </w:r>
      </w:ins>
      <w:ins w:id="182" w:author="PR Preview" w:date="2026-01-01T00:00:00Z">
        <w:r>
          <w:rPr>
            <w:b/>
            <w:bCs/>
          </w:rPr>
          <w:t xml:space="preserve"> </w:t>
        </w:r>
      </w:ins>
      <m:oMath>
        <m:sSup>
          <m:e>
            <m:r>
              <m:rPr>
                <m:scr m:val="double-struck"/>
                <m:sty m:val="p"/>
              </m:rPr>
              <m:t>R</m:t>
            </m:r>
          </m:e>
          <m:sup>
            <m:r>
              <m:t>2</m:t>
            </m:r>
          </m:sup>
        </m:sSup>
      </m:oMath>
      <w:ins w:id="183" w:author="PR Preview" w:date="2026-01-01T00:00:00Z">
        <w:r>
          <w:rPr>
            <w:b/>
            <w:bCs/>
          </w:rPr>
          <w:t xml:space="preserve"> </w:t>
        </w:r>
      </w:ins>
      <w:ins w:id="184" w:author="PR Preview" w:date="2026-01-01T00:00:00Z">
        <w:r>
          <w:rPr>
            <w:b/>
            <w:bCs/>
          </w:rPr>
          <w:t xml:space="preserve">and a plane in</w:t>
        </w:r>
      </w:ins>
      <w:ins w:id="185" w:author="PR Preview" w:date="2026-01-01T00:00:00Z">
        <w:r>
          <w:rPr>
            <w:b/>
            <w:bCs/>
          </w:rPr>
          <w:t xml:space="preserve"> </w:t>
        </w:r>
      </w:ins>
      <m:oMath>
        <m:sSup>
          <m:e>
            <m:r>
              <m:rPr>
                <m:scr m:val="double-struck"/>
                <m:sty m:val="p"/>
              </m:rPr>
              <m:t>R</m:t>
            </m:r>
          </m:e>
          <m:sup>
            <m:r>
              <m:t>3</m:t>
            </m:r>
          </m:sup>
        </m:sSup>
      </m:oMath>
      <w:ins w:id="186" w:author="PR Preview" w:date="2026-01-01T00:00:00Z">
        <w:r>
          <w:rPr>
            <w:b/>
            <w:bCs/>
          </w:rPr>
          <w:t xml:space="preserve">, checked on a grid of points)</w:t>
        </w:r>
      </w:ins>
      <w:ins w:id="187" w:author="PR Preview" w:date="2026-01-01T00:00:00Z">
        <w:r>
          <w:t xml:space="preserve"> </w:t>
        </w:r>
      </w:ins>
      <w:ins w:id="188" w:author="PR Preview" w:date="2026-01-01T00:00:00Z">
        <w:r>
          <w:t xml:space="preserve">In</w:t>
        </w:r>
      </w:ins>
      <w:ins w:id="189" w:author="PR Preview" w:date="2026-01-01T00:00:00Z">
        <w:r>
          <w:t xml:space="preserve"> </w:t>
        </w:r>
      </w:ins>
      <m:oMath>
        <m:sSup>
          <m:e>
            <m:r>
              <m:rPr>
                <m:scr m:val="double-struck"/>
                <m:sty m:val="p"/>
              </m:rPr>
              <m:t>R</m:t>
            </m:r>
          </m:e>
          <m:sup>
            <m:r>
              <m:t>2</m:t>
            </m:r>
          </m:sup>
        </m:sSup>
      </m:oMath>
      <w:ins w:id="190" w:author="PR Preview" w:date="2026-01-01T00:00:00Z">
        <w:r>
          <w:t xml:space="preserve">, take</w:t>
        </w:r>
      </w:ins>
      <w:ins w:id="191"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oMath>
      <w:ins w:id="192" w:author="PR Preview" w:date="2026-01-01T00:00:00Z">
        <w:r>
          <w:t xml:space="preserve"> </w:t>
        </w:r>
      </w:ins>
      <w:ins w:id="193" w:author="PR Preview" w:date="2026-01-01T00:00:00Z">
        <w:r>
          <w:t xml:space="preserve">and</w:t>
        </w:r>
      </w:ins>
      <w:ins w:id="194" w:author="PR Preview" w:date="2026-01-01T00:00:00Z">
        <w:r>
          <w:t xml:space="preserve"> </w:t>
        </w:r>
      </w:ins>
      <m:oMath>
        <m:r>
          <m:t>b</m:t>
        </m:r>
        <m:r>
          <m:rPr>
            <m:sty m:val="p"/>
          </m:rPr>
          <m:t>=</m:t>
        </m:r>
        <m:r>
          <m:rPr>
            <m:sty m:val="p"/>
          </m:rPr>
          <m:t>−</m:t>
        </m:r>
        <m:r>
          <m:t>1</m:t>
        </m:r>
      </m:oMath>
      <w:ins w:id="195" w:author="PR Preview" w:date="2026-01-01T00:00:00Z">
        <w:r>
          <w:t xml:space="preserve">, the line of</w:t>
        </w:r>
      </w:ins>
      <w:ins w:id="196" w:author="PR Preview" w:date="2026-01-01T00:00:00Z">
        <w:r>
          <w:t xml:space="preserve"> </w:t>
        </w:r>
      </w:ins>
      <w:hyperlink w:anchor="exm-hyperplane">
        <w:ins w:id="197" w:author="PR Preview" w:date="2026-01-01T00:00:00Z">
          <w:r>
            <w:rPr>
              <w:rStyle w:val="Hyperlink"/>
            </w:rPr>
            <w:t xml:space="preserve">Example 31</w:t>
          </w:r>
        </w:ins>
      </w:hyperlink>
      <w:ins w:id="198" w:author="PR Preview" w:date="2026-01-01T00:00:00Z">
        <w:r>
          <w:t xml:space="preserve">.</w:t>
        </w:r>
      </w:ins>
      <w:ins w:id="199" w:author="PR Preview" w:date="2026-01-01T00:00:00Z">
        <w:r>
          <w:t xml:space="preserve"> </w:t>
        </w:r>
      </w:ins>
      <w:ins w:id="200" w:author="PR Preview" w:date="2026-01-01T00:00:00Z">
        <w:r>
          <w:t xml:space="preserve">The point</w:t>
        </w:r>
      </w:ins>
      <w:ins w:id="201" w:author="PR Preview" w:date="2026-01-01T00:00:00Z">
        <w:r>
          <w:t xml:space="preserve"> </w:t>
        </w:r>
      </w:ins>
      <m:oMath>
        <m:sSub>
          <m:e>
            <m:acc>
              <m:accPr>
                <m:chr m:val="̃"/>
              </m:accPr>
              <m:e>
                <m:r>
                  <m:t>x</m:t>
                </m:r>
              </m:e>
            </m:acc>
          </m:e>
          <m:sub>
            <m:r>
              <m:t>0</m:t>
            </m:r>
          </m:sub>
        </m:sSub>
        <m:r>
          <m:rPr>
            <m:sty m:val="p"/>
          </m:rPr>
          <m:t>=</m:t>
        </m:r>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ins w:id="202" w:author="PR Preview" w:date="2026-01-01T00:00:00Z">
        <w:r>
          <w:t xml:space="preserve"> </w:t>
        </w:r>
      </w:ins>
      <w:ins w:id="203" w:author="PR Preview" w:date="2026-01-01T00:00:00Z">
        <w:r>
          <w:t xml:space="preserve">is on it,</w:t>
        </w:r>
      </w:ins>
      <w:ins w:id="204" w:author="PR Preview" w:date="2026-01-01T00:00:00Z">
        <w:r>
          <w:t xml:space="preserve"> </w:t>
        </w:r>
      </w:ins>
      <w:ins w:id="205" w:author="PR Preview" w:date="2026-01-01T00:00:00Z">
        <w:r>
          <w:t xml:space="preserve">and the vector</w:t>
        </w:r>
      </w:ins>
      <w:ins w:id="206" w:author="PR Preview" w:date="2026-01-01T00:00:00Z">
        <w:r>
          <w:t xml:space="preserve"> </w:t>
        </w:r>
      </w:ins>
      <m:oMath>
        <m:acc>
          <m:accPr>
            <m:chr m:val="̃"/>
          </m:accPr>
          <m:e>
            <m:r>
              <m:t>v</m:t>
            </m:r>
          </m:e>
        </m:acc>
        <m:r>
          <m:rPr>
            <m:sty m:val="p"/>
          </m:rPr>
          <m:t>=</m:t>
        </m:r>
        <m:r>
          <m:rPr>
            <m:sty m:val="p"/>
          </m:rPr>
          <m:t>(</m:t>
        </m:r>
        <m:r>
          <m:rPr>
            <m:sty m:val="p"/>
          </m:rPr>
          <m:t>−</m:t>
        </m:r>
        <m:sSub>
          <m:e>
            <m:r>
              <m:t>w</m:t>
            </m:r>
          </m:e>
          <m:sub>
            <m:r>
              <m:t>2</m:t>
            </m:r>
          </m:sub>
        </m:sSub>
        <m:r>
          <m:rPr>
            <m:sty m:val="p"/>
          </m:rPr>
          <m:t>,</m:t>
        </m:r>
        <m:sSub>
          <m:e>
            <m:r>
              <m:t>w</m:t>
            </m:r>
          </m:e>
          <m:sub>
            <m:r>
              <m:t>1</m:t>
            </m:r>
          </m:sub>
        </m:sSub>
        <m:r>
          <m:rPr>
            <m:sty m:val="p"/>
          </m:rPr>
          <m:t>)</m:t>
        </m:r>
      </m:oMath>
      <w:ins w:id="207" w:author="PR Preview" w:date="2026-01-01T00:00:00Z">
        <w:r>
          <w:t xml:space="preserve"> </w:t>
        </w:r>
      </w:ins>
      <w:ins w:id="208" w:author="PR Preview" w:date="2026-01-01T00:00:00Z">
        <w:r>
          <w:t xml:space="preserve">is nonzero with</w:t>
        </w:r>
      </w:ins>
      <w:ins w:id="209" w:author="PR Preview" w:date="2026-01-01T00:00:00Z">
        <w:r>
          <w:t xml:space="preserve"> </w:t>
        </w:r>
      </w:ins>
      <m:oMath>
        <m:acc>
          <m:accPr>
            <m:chr m:val="̃"/>
          </m:accPr>
          <m:e>
            <m:r>
              <m:t>w</m:t>
            </m:r>
          </m:e>
        </m:acc>
        <m:r>
          <m:rPr>
            <m:sty m:val="p"/>
          </m:rPr>
          <m:t>⋅</m:t>
        </m:r>
        <m:acc>
          <m:accPr>
            <m:chr m:val="̃"/>
          </m:accPr>
          <m:e>
            <m:r>
              <m:t>v</m:t>
            </m:r>
          </m:e>
        </m:acc>
        <m:r>
          <m:rPr>
            <m:sty m:val="p"/>
          </m:rPr>
          <m:t>=</m:t>
        </m:r>
        <m:r>
          <m:t>0</m:t>
        </m:r>
      </m:oMath>
      <w:ins w:id="210" w:author="PR Preview" w:date="2026-01-01T00:00:00Z">
        <w:r>
          <w:t xml:space="preserve">,</w:t>
        </w:r>
      </w:ins>
      <w:ins w:id="211" w:author="PR Preview" w:date="2026-01-01T00:00:00Z">
        <w:r>
          <w:t xml:space="preserve"> </w:t>
        </w:r>
      </w:ins>
      <w:ins w:id="212" w:author="PR Preview" w:date="2026-01-01T00:00:00Z">
        <w:r>
          <w:t xml:space="preserve">so it spans the subspace</w:t>
        </w:r>
      </w:ins>
      <w:ins w:id="213" w:author="PR Preview" w:date="2026-01-01T00:00:00Z">
        <w:r>
          <w:t xml:space="preserve"> </w:t>
        </w:r>
      </w:ins>
      <m:oMath>
        <m:sSub>
          <m:e>
            <m:r>
              <m:rPr>
                <m:scr m:val="script"/>
                <m:sty m:val="p"/>
              </m:rPr>
              <m:t>H</m:t>
            </m:r>
          </m:e>
          <m:sub>
            <m:r>
              <m:t>0</m:t>
            </m:r>
          </m:sub>
        </m:sSub>
      </m:oMath>
      <w:ins w:id="214" w:author="PR Preview" w:date="2026-01-01T00:00:00Z">
        <w:r>
          <w:t xml:space="preserve"> </w:t>
        </w:r>
      </w:ins>
      <w:ins w:id="215" w:author="PR Preview" w:date="2026-01-01T00:00:00Z">
        <w:r>
          <w:t xml:space="preserve">of</w:t>
        </w:r>
      </w:ins>
      <w:ins w:id="216" w:author="PR Preview" w:date="2026-01-01T00:00:00Z">
        <w:r>
          <w:t xml:space="preserve"> </w:t>
        </w:r>
      </w:ins>
      <w:hyperlink w:anchor="thm-hyperplane-subspace">
        <w:ins w:id="217" w:author="PR Preview" w:date="2026-01-01T00:00:00Z">
          <w:r>
            <w:rPr>
              <w:rStyle w:val="Hyperlink"/>
            </w:rPr>
            <w:t xml:space="preserve">Theorem 39</w:t>
          </w:r>
        </w:ins>
      </w:hyperlink>
      <w:ins w:id="218" w:author="PR Preview" w:date="2026-01-01T00:00:00Z">
        <w:r>
          <w:t xml:space="preserve">.</w:t>
        </w:r>
      </w:ins>
      <w:ins w:id="219" w:author="PR Preview" w:date="2026-01-01T00:00:00Z">
        <w:r>
          <w:t xml:space="preserve"> </w:t>
        </w:r>
      </w:ins>
      <w:ins w:id="220" w:author="PR Preview" w:date="2026-01-01T00:00:00Z">
        <w:r>
          <w:t xml:space="preserve">In</w:t>
        </w:r>
      </w:ins>
      <w:ins w:id="221" w:author="PR Preview" w:date="2026-01-01T00:00:00Z">
        <w:r>
          <w:t xml:space="preserve"> </w:t>
        </w:r>
      </w:ins>
      <m:oMath>
        <m:sSup>
          <m:e>
            <m:r>
              <m:rPr>
                <m:scr m:val="double-struck"/>
                <m:sty m:val="p"/>
              </m:rPr>
              <m:t>R</m:t>
            </m:r>
          </m:e>
          <m:sup>
            <m:r>
              <m:t>3</m:t>
            </m:r>
          </m:sup>
        </m:sSup>
      </m:oMath>
      <w:ins w:id="222" w:author="PR Preview" w:date="2026-01-01T00:00:00Z">
        <w:r>
          <w:t xml:space="preserve">, take</w:t>
        </w:r>
      </w:ins>
      <w:ins w:id="223" w:author="PR Preview" w:date="2026-01-01T00:00:00Z">
        <w:r>
          <w:t xml:space="preserve"> </w:t>
        </w:r>
      </w:ins>
      <m:oMath>
        <m:acc>
          <m:accPr>
            <m:chr m:val="̃"/>
          </m:accPr>
          <m:e>
            <m:r>
              <m:t>w</m:t>
            </m:r>
          </m:e>
        </m:acc>
        <m:r>
          <m:rPr>
            <m:sty m:val="p"/>
          </m:rPr>
          <m:t>=</m:t>
        </m:r>
        <m:r>
          <m:rPr>
            <m:sty m:val="p"/>
          </m:rPr>
          <m:t>(</m:t>
        </m:r>
        <m:r>
          <m:t>1</m:t>
        </m:r>
        <m:r>
          <m:rPr>
            <m:sty m:val="p"/>
          </m:rPr>
          <m:t>,</m:t>
        </m:r>
        <m:r>
          <m:t>1</m:t>
        </m:r>
        <m:r>
          <m:rPr>
            <m:sty m:val="p"/>
          </m:rPr>
          <m:t>,</m:t>
        </m:r>
        <m:r>
          <m:t>1</m:t>
        </m:r>
        <m:r>
          <m:rPr>
            <m:sty m:val="p"/>
          </m:rPr>
          <m:t>)</m:t>
        </m:r>
      </m:oMath>
      <w:ins w:id="224" w:author="PR Preview" w:date="2026-01-01T00:00:00Z">
        <w:r>
          <w:t xml:space="preserve"> </w:t>
        </w:r>
      </w:ins>
      <w:ins w:id="225" w:author="PR Preview" w:date="2026-01-01T00:00:00Z">
        <w:r>
          <w:t xml:space="preserve">and</w:t>
        </w:r>
      </w:ins>
      <w:ins w:id="226" w:author="PR Preview" w:date="2026-01-01T00:00:00Z">
        <w:r>
          <w:t xml:space="preserve"> </w:t>
        </w:r>
      </w:ins>
      <m:oMath>
        <m:r>
          <m:t>b</m:t>
        </m:r>
        <m:r>
          <m:rPr>
            <m:sty m:val="p"/>
          </m:rPr>
          <m:t>=</m:t>
        </m:r>
        <m:r>
          <m:rPr>
            <m:sty m:val="p"/>
          </m:rPr>
          <m:t>−</m:t>
        </m:r>
        <m:r>
          <m:t>1</m:t>
        </m:r>
      </m:oMath>
      <w:ins w:id="227" w:author="PR Preview" w:date="2026-01-01T00:00:00Z">
        <w:r>
          <w:t xml:space="preserve">, the plane of</w:t>
        </w:r>
      </w:ins>
      <w:ins w:id="228" w:author="PR Preview" w:date="2026-01-01T00:00:00Z">
        <w:r>
          <w:t xml:space="preserve"> </w:t>
        </w:r>
      </w:ins>
      <w:hyperlink w:anchor="exm-hyperplane-subspace">
        <w:ins w:id="229" w:author="PR Preview" w:date="2026-01-01T00:00:00Z">
          <w:r>
            <w:rPr>
              <w:rStyle w:val="Hyperlink"/>
            </w:rPr>
            <w:t xml:space="preserve">Example 67</w:t>
          </w:r>
        </w:ins>
      </w:hyperlink>
      <w:ins w:id="230" w:author="PR Preview" w:date="2026-01-01T00:00:00Z">
        <w:r>
          <w:t xml:space="preserve">,</w:t>
        </w:r>
      </w:ins>
      <w:ins w:id="231" w:author="PR Preview" w:date="2026-01-01T00:00:00Z">
        <w:r>
          <w:t xml:space="preserve"> </w:t>
        </w:r>
      </w:ins>
      <w:ins w:id="232" w:author="PR Preview" w:date="2026-01-01T00:00:00Z">
        <w:r>
          <w:t xml:space="preserve">with the independent vectors</w:t>
        </w:r>
      </w:ins>
      <w:ins w:id="233" w:author="PR Preview" w:date="2026-01-01T00:00:00Z">
        <w:r>
          <w:t xml:space="preserve"> </w:t>
        </w:r>
      </w:ins>
      <m:oMath>
        <m:sSub>
          <m:e>
            <m:acc>
              <m:accPr>
                <m:chr m:val="̃"/>
              </m:accPr>
              <m:e>
                <m:r>
                  <m:t>v</m:t>
                </m:r>
              </m:e>
            </m:acc>
          </m:e>
          <m:sub>
            <m:r>
              <m:t>1</m:t>
            </m:r>
          </m:sub>
        </m:sSub>
        <m:r>
          <m:rPr>
            <m:sty m:val="p"/>
          </m:rPr>
          <m:t>=</m:t>
        </m:r>
        <m:r>
          <m:rPr>
            <m:sty m:val="p"/>
          </m:rPr>
          <m:t>(</m:t>
        </m:r>
        <m:r>
          <m:t>1</m:t>
        </m:r>
        <m:r>
          <m:rPr>
            <m:sty m:val="p"/>
          </m:rPr>
          <m:t>,</m:t>
        </m:r>
        <m:r>
          <m:rPr>
            <m:sty m:val="p"/>
          </m:rPr>
          <m:t>−</m:t>
        </m:r>
        <m:r>
          <m:t>1</m:t>
        </m:r>
        <m:r>
          <m:rPr>
            <m:sty m:val="p"/>
          </m:rPr>
          <m:t>,</m:t>
        </m:r>
        <m:r>
          <m:t>0</m:t>
        </m:r>
        <m:r>
          <m:rPr>
            <m:sty m:val="p"/>
          </m:rPr>
          <m:t>)</m:t>
        </m:r>
      </m:oMath>
      <w:ins w:id="234" w:author="PR Preview" w:date="2026-01-01T00:00:00Z">
        <w:r>
          <w:t xml:space="preserve"> </w:t>
        </w:r>
      </w:ins>
      <w:ins w:id="235" w:author="PR Preview" w:date="2026-01-01T00:00:00Z">
        <w:r>
          <w:t xml:space="preserve">and</w:t>
        </w:r>
      </w:ins>
      <w:ins w:id="236" w:author="PR Preview" w:date="2026-01-01T00:00:00Z">
        <w:r>
          <w:t xml:space="preserve"> </w:t>
        </w:r>
      </w:ins>
      <m:oMath>
        <m:sSub>
          <m:e>
            <m:acc>
              <m:accPr>
                <m:chr m:val="̃"/>
              </m:accPr>
              <m:e>
                <m:r>
                  <m:t>v</m:t>
                </m:r>
              </m:e>
            </m:acc>
          </m:e>
          <m:sub>
            <m:r>
              <m:t>2</m:t>
            </m:r>
          </m:sub>
        </m:sSub>
        <m:r>
          <m:rPr>
            <m:sty m:val="p"/>
          </m:rPr>
          <m:t>=</m:t>
        </m:r>
        <m:r>
          <m:rPr>
            <m:sty m:val="p"/>
          </m:rPr>
          <m:t>(</m:t>
        </m:r>
        <m:r>
          <m:t>0</m:t>
        </m:r>
        <m:r>
          <m:rPr>
            <m:sty m:val="p"/>
          </m:rPr>
          <m:t>,</m:t>
        </m:r>
        <m:r>
          <m:t>1</m:t>
        </m:r>
        <m:r>
          <m:rPr>
            <m:sty m:val="p"/>
          </m:rPr>
          <m:t>,</m:t>
        </m:r>
        <m:r>
          <m:rPr>
            <m:sty m:val="p"/>
          </m:rPr>
          <m:t>−</m:t>
        </m:r>
        <m:r>
          <m:t>1</m:t>
        </m:r>
        <m:r>
          <m:rPr>
            <m:sty m:val="p"/>
          </m:rPr>
          <m:t>)</m:t>
        </m:r>
      </m:oMath>
      <w:ins w:id="237" w:author="PR Preview" w:date="2026-01-01T00:00:00Z">
        <w:r>
          <w:t xml:space="preserve"> </w:t>
        </w:r>
      </w:ins>
      <w:ins w:id="238" w:author="PR Preview" w:date="2026-01-01T00:00:00Z">
        <w:r>
          <w:t xml:space="preserve">in</w:t>
        </w:r>
      </w:ins>
      <w:ins w:id="239" w:author="PR Preview" w:date="2026-01-01T00:00:00Z">
        <w:r>
          <w:t xml:space="preserve"> </w:t>
        </w:r>
      </w:ins>
      <m:oMath>
        <m:sSub>
          <m:e>
            <m:r>
              <m:rPr>
                <m:scr m:val="script"/>
                <m:sty m:val="p"/>
              </m:rPr>
              <m:t>H</m:t>
            </m:r>
          </m:e>
          <m:sub>
            <m:r>
              <m:t>0</m:t>
            </m:r>
          </m:sub>
        </m:sSub>
      </m:oMath>
      <w:ins w:id="240" w:author="PR Preview" w:date="2026-01-01T00:00:00Z">
        <w:r>
          <w:t xml:space="preserve">.</w:t>
        </w:r>
      </w:ins>
      <w:ins w:id="241" w:author="PR Preview" w:date="2026-01-01T00:00:00Z">
        <w:r>
          <w:t xml:space="preserve"> </w:t>
        </w:r>
      </w:ins>
      <w:ins w:id="242" w:author="PR Preview" w:date="2026-01-01T00:00:00Z">
        <w:r>
          <w:t xml:space="preserve">The code evaluates</w:t>
        </w:r>
      </w:ins>
      <w:ins w:id="243" w:author="PR Preview" w:date="2026-01-01T00:00:00Z">
        <w:r>
          <w:t xml:space="preserve"> </w:t>
        </w:r>
      </w:ins>
      <m:oMath>
        <m:acc>
          <m:accPr>
            <m:chr m:val="̃"/>
          </m:accPr>
          <m:e>
            <m:r>
              <m:t>w</m:t>
            </m:r>
          </m:e>
        </m:acc>
        <m:r>
          <m:rPr>
            <m:sty m:val="p"/>
          </m:rPr>
          <m:t>⋅</m:t>
        </m:r>
        <m:acc>
          <m:accPr>
            <m:chr m:val="̃"/>
          </m:accPr>
          <m:e>
            <m:r>
              <m:t>x</m:t>
            </m:r>
          </m:e>
        </m:acc>
        <m:r>
          <m:rPr>
            <m:sty m:val="p"/>
          </m:rPr>
          <m:t>+</m:t>
        </m:r>
        <m:r>
          <m:t>b</m:t>
        </m:r>
      </m:oMath>
      <w:ins w:id="244" w:author="PR Preview" w:date="2026-01-01T00:00:00Z">
        <w:r>
          <w:t xml:space="preserve"> </w:t>
        </w:r>
      </w:ins>
      <w:ins w:id="245" w:author="PR Preview" w:date="2026-01-01T00:00:00Z">
        <w:r>
          <w:t xml:space="preserve">at the origin</w:t>
        </w:r>
      </w:ins>
      <w:ins w:id="246" w:author="PR Preview" w:date="2026-01-01T00:00:00Z">
        <w:r>
          <w:t xml:space="preserve"> </w:t>
        </w:r>
      </w:ins>
      <w:ins w:id="247" w:author="PR Preview" w:date="2026-01-01T00:00:00Z">
        <w:r>
          <w:t xml:space="preserve">and at points</w:t>
        </w:r>
      </w:ins>
      <w:ins w:id="248" w:author="PR Preview" w:date="2026-01-01T00:00:00Z">
        <w:r>
          <w:t xml:space="preserve"> </w:t>
        </w:r>
      </w:ins>
      <m:oMath>
        <m:sSub>
          <m:e>
            <m:acc>
              <m:accPr>
                <m:chr m:val="̃"/>
              </m:accPr>
              <m:e>
                <m:r>
                  <m:t>x</m:t>
                </m:r>
              </m:e>
            </m:acc>
          </m:e>
          <m:sub>
            <m:r>
              <m:t>0</m:t>
            </m:r>
          </m:sub>
        </m:sSub>
        <m:r>
          <m:rPr>
            <m:sty m:val="p"/>
          </m:rPr>
          <m:t>+</m:t>
        </m:r>
        <m:r>
          <m:t>t</m:t>
        </m:r>
        <m:r>
          <m:t> </m:t>
        </m:r>
        <m:acc>
          <m:accPr>
            <m:chr m:val="̃"/>
          </m:accPr>
          <m:e>
            <m:r>
              <m:t>v</m:t>
            </m:r>
          </m:e>
        </m:acc>
      </m:oMath>
      <w:ins w:id="249" w:author="PR Preview" w:date="2026-01-01T00:00:00Z">
        <w:r>
          <w:t xml:space="preserve"> </w:t>
        </w:r>
      </w:ins>
      <w:ins w:id="250" w:author="PR Preview" w:date="2026-01-01T00:00:00Z">
        <w:r>
          <w:t xml:space="preserve">and</w:t>
        </w:r>
      </w:ins>
      <w:ins w:id="251" w:author="PR Preview" w:date="2026-01-01T00:00:00Z">
        <w:r>
          <w:t xml:space="preserve"> </w:t>
        </w:r>
      </w:ins>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ins w:id="252" w:author="PR Preview" w:date="2026-01-01T00:00:00Z">
        <w:r>
          <w:t xml:space="preserve">.</w:t>
        </w:r>
      </w:ins>
    </w:p>
    <w:p>
      <w:pPr>
        <w:pStyle w:val="SourceCode"/>
      </w:pPr>
      <w:ins w:id="253" w:author="PR Preview" w:date="2026-01-01T00:00:00Z">
        <w:r>
          <w:rPr>
            <w:rStyle w:val="NormalTok"/>
          </w:rPr>
          <w:t xml:space="preserve">level </w:t>
        </w:r>
      </w:ins>
      <w:ins w:id="254" w:author="PR Preview" w:date="2026-01-01T00:00:00Z">
        <w:r>
          <w:rPr>
            <w:rStyle w:val="OtherTok"/>
          </w:rPr>
          <w:t xml:space="preserve">&lt;-</w:t>
        </w:r>
      </w:ins>
      <w:ins w:id="255" w:author="PR Preview" w:date="2026-01-01T00:00:00Z">
        <w:r>
          <w:rPr>
            <w:rStyle w:val="NormalTok"/>
          </w:rPr>
          <w:t xml:space="preserve"> </w:t>
        </w:r>
      </w:ins>
      <w:ins w:id="256" w:author="PR Preview" w:date="2026-01-01T00:00:00Z">
        <w:r>
          <w:rPr>
            <w:rStyle w:val="ControlFlowTok"/>
          </w:rPr>
          <w:t xml:space="preserve">function</w:t>
        </w:r>
      </w:ins>
      <w:ins w:id="257" w:author="PR Preview" w:date="2026-01-01T00:00:00Z">
        <w:r>
          <w:rPr>
            <w:rStyle w:val="NormalTok"/>
          </w:rPr>
          <w:t xml:space="preserve">(w, b, x) </w:t>
        </w:r>
      </w:ins>
      <w:ins w:id="258" w:author="PR Preview" w:date="2026-01-01T00:00:00Z">
        <w:r>
          <w:rPr>
            <w:rStyle w:val="FunctionTok"/>
          </w:rPr>
          <w:t xml:space="preserve">sum</w:t>
        </w:r>
      </w:ins>
      <w:ins w:id="259" w:author="PR Preview" w:date="2026-01-01T00:00:00Z">
        <w:r>
          <w:rPr>
            <w:rStyle w:val="NormalTok"/>
          </w:rPr>
          <w:t xml:space="preserve">(w </w:t>
        </w:r>
      </w:ins>
      <w:ins w:id="260" w:author="PR Preview" w:date="2026-01-01T00:00:00Z">
        <w:r>
          <w:rPr>
            <w:rStyle w:val="SpecialCharTok"/>
          </w:rPr>
          <w:t xml:space="preserve">*</w:t>
        </w:r>
      </w:ins>
      <w:ins w:id="261" w:author="PR Preview" w:date="2026-01-01T00:00:00Z">
        <w:r>
          <w:rPr>
            <w:rStyle w:val="NormalTok"/>
          </w:rPr>
          <w:t xml:space="preserve"> x) </w:t>
        </w:r>
      </w:ins>
      <w:ins w:id="262" w:author="PR Preview" w:date="2026-01-01T00:00:00Z">
        <w:r>
          <w:rPr>
            <w:rStyle w:val="SpecialCharTok"/>
          </w:rPr>
          <w:t xml:space="preserve">+</w:t>
        </w:r>
      </w:ins>
      <w:ins w:id="263" w:author="PR Preview" w:date="2026-01-01T00:00:00Z">
        <w:r>
          <w:rPr>
            <w:rStyle w:val="NormalTok"/>
          </w:rPr>
          <w:t xml:space="preserve"> b</w:t>
        </w:r>
      </w:ins>
      <w:ins w:id="264" w:author="PR Preview" w:date="2026-01-01T00:00:00Z">
        <w:r>
          <w:br/>
        </w:r>
      </w:ins>
      <w:ins w:id="265" w:author="PR Preview" w:date="2026-01-01T00:00:00Z">
        <w:r>
          <w:br/>
        </w:r>
      </w:ins>
      <w:ins w:id="266" w:author="PR Preview" w:date="2026-01-01T00:00:00Z">
        <w:r>
          <w:rPr>
            <w:rStyle w:val="NormalTok"/>
          </w:rPr>
          <w:t xml:space="preserve">w2 </w:t>
        </w:r>
      </w:ins>
      <w:ins w:id="267" w:author="PR Preview" w:date="2026-01-01T00:00:00Z">
        <w:r>
          <w:rPr>
            <w:rStyle w:val="OtherTok"/>
          </w:rPr>
          <w:t xml:space="preserve">&lt;-</w:t>
        </w:r>
      </w:ins>
      <w:ins w:id="268" w:author="PR Preview" w:date="2026-01-01T00:00:00Z">
        <w:r>
          <w:rPr>
            <w:rStyle w:val="NormalTok"/>
          </w:rPr>
          <w:t xml:space="preserve"> </w:t>
        </w:r>
      </w:ins>
      <w:ins w:id="269" w:author="PR Preview" w:date="2026-01-01T00:00:00Z">
        <w:r>
          <w:rPr>
            <w:rStyle w:val="FunctionTok"/>
          </w:rPr>
          <w:t xml:space="preserve">c</w:t>
        </w:r>
      </w:ins>
      <w:ins w:id="270" w:author="PR Preview" w:date="2026-01-01T00:00:00Z">
        <w:r>
          <w:rPr>
            <w:rStyle w:val="NormalTok"/>
          </w:rPr>
          <w:t xml:space="preserve">(</w:t>
        </w:r>
      </w:ins>
      <w:ins w:id="271" w:author="PR Preview" w:date="2026-01-01T00:00:00Z">
        <w:r>
          <w:rPr>
            <w:rStyle w:val="DecValTok"/>
          </w:rPr>
          <w:t xml:space="preserve">1</w:t>
        </w:r>
      </w:ins>
      <w:ins w:id="272" w:author="PR Preview" w:date="2026-01-01T00:00:00Z">
        <w:r>
          <w:rPr>
            <w:rStyle w:val="NormalTok"/>
          </w:rPr>
          <w:t xml:space="preserve">, </w:t>
        </w:r>
      </w:ins>
      <w:ins w:id="273" w:author="PR Preview" w:date="2026-01-01T00:00:00Z">
        <w:r>
          <w:rPr>
            <w:rStyle w:val="DecValTok"/>
          </w:rPr>
          <w:t xml:space="preserve">1</w:t>
        </w:r>
      </w:ins>
      <w:ins w:id="274" w:author="PR Preview" w:date="2026-01-01T00:00:00Z">
        <w:r>
          <w:rPr>
            <w:rStyle w:val="NormalTok"/>
          </w:rPr>
          <w:t xml:space="preserve">)</w:t>
        </w:r>
      </w:ins>
      <w:ins w:id="275" w:author="PR Preview" w:date="2026-01-01T00:00:00Z">
        <w:r>
          <w:br/>
        </w:r>
      </w:ins>
      <w:ins w:id="276" w:author="PR Preview" w:date="2026-01-01T00:00:00Z">
        <w:r>
          <w:rPr>
            <w:rStyle w:val="NormalTok"/>
          </w:rPr>
          <w:t xml:space="preserve">b2 </w:t>
        </w:r>
      </w:ins>
      <w:ins w:id="277" w:author="PR Preview" w:date="2026-01-01T00:00:00Z">
        <w:r>
          <w:rPr>
            <w:rStyle w:val="OtherTok"/>
          </w:rPr>
          <w:t xml:space="preserve">&lt;-</w:t>
        </w:r>
      </w:ins>
      <w:ins w:id="278" w:author="PR Preview" w:date="2026-01-01T00:00:00Z">
        <w:r>
          <w:rPr>
            <w:rStyle w:val="NormalTok"/>
          </w:rPr>
          <w:t xml:space="preserve"> </w:t>
        </w:r>
      </w:ins>
      <w:ins w:id="279" w:author="PR Preview" w:date="2026-01-01T00:00:00Z">
        <w:r>
          <w:rPr>
            <w:rStyle w:val="SpecialCharTok"/>
          </w:rPr>
          <w:t xml:space="preserve">-</w:t>
        </w:r>
      </w:ins>
      <w:ins w:id="280" w:author="PR Preview" w:date="2026-01-01T00:00:00Z">
        <w:r>
          <w:rPr>
            <w:rStyle w:val="DecValTok"/>
          </w:rPr>
          <w:t xml:space="preserve">1</w:t>
        </w:r>
      </w:ins>
      <w:ins w:id="281" w:author="PR Preview" w:date="2026-01-01T00:00:00Z">
        <w:r>
          <w:br/>
        </w:r>
      </w:ins>
      <w:ins w:id="282" w:author="PR Preview" w:date="2026-01-01T00:00:00Z">
        <w:r>
          <w:rPr>
            <w:rStyle w:val="NormalTok"/>
          </w:rPr>
          <w:t xml:space="preserve">point_line </w:t>
        </w:r>
      </w:ins>
      <w:ins w:id="283" w:author="PR Preview" w:date="2026-01-01T00:00:00Z">
        <w:r>
          <w:rPr>
            <w:rStyle w:val="OtherTok"/>
          </w:rPr>
          <w:t xml:space="preserve">&lt;-</w:t>
        </w:r>
      </w:ins>
      <w:ins w:id="284" w:author="PR Preview" w:date="2026-01-01T00:00:00Z">
        <w:r>
          <w:rPr>
            <w:rStyle w:val="NormalTok"/>
          </w:rPr>
          <w:t xml:space="preserve"> </w:t>
        </w:r>
      </w:ins>
      <w:ins w:id="285" w:author="PR Preview" w:date="2026-01-01T00:00:00Z">
        <w:r>
          <w:rPr>
            <w:rStyle w:val="SpecialCharTok"/>
          </w:rPr>
          <w:t xml:space="preserve">-</w:t>
        </w:r>
      </w:ins>
      <w:ins w:id="286" w:author="PR Preview" w:date="2026-01-01T00:00:00Z">
        <w:r>
          <w:rPr>
            <w:rStyle w:val="NormalTok"/>
          </w:rPr>
          <w:t xml:space="preserve">b2 </w:t>
        </w:r>
      </w:ins>
      <w:ins w:id="287" w:author="PR Preview" w:date="2026-01-01T00:00:00Z">
        <w:r>
          <w:rPr>
            <w:rStyle w:val="SpecialCharTok"/>
          </w:rPr>
          <w:t xml:space="preserve">/</w:t>
        </w:r>
      </w:ins>
      <w:ins w:id="288" w:author="PR Preview" w:date="2026-01-01T00:00:00Z">
        <w:r>
          <w:rPr>
            <w:rStyle w:val="NormalTok"/>
          </w:rPr>
          <w:t xml:space="preserve"> </w:t>
        </w:r>
      </w:ins>
      <w:ins w:id="289" w:author="PR Preview" w:date="2026-01-01T00:00:00Z">
        <w:r>
          <w:rPr>
            <w:rStyle w:val="FunctionTok"/>
          </w:rPr>
          <w:t xml:space="preserve">sum</w:t>
        </w:r>
      </w:ins>
      <w:ins w:id="290" w:author="PR Preview" w:date="2026-01-01T00:00:00Z">
        <w:r>
          <w:rPr>
            <w:rStyle w:val="NormalTok"/>
          </w:rPr>
          <w:t xml:space="preserve">(w2 </w:t>
        </w:r>
      </w:ins>
      <w:ins w:id="291" w:author="PR Preview" w:date="2026-01-01T00:00:00Z">
        <w:r>
          <w:rPr>
            <w:rStyle w:val="SpecialCharTok"/>
          </w:rPr>
          <w:t xml:space="preserve">*</w:t>
        </w:r>
      </w:ins>
      <w:ins w:id="292" w:author="PR Preview" w:date="2026-01-01T00:00:00Z">
        <w:r>
          <w:rPr>
            <w:rStyle w:val="NormalTok"/>
          </w:rPr>
          <w:t xml:space="preserve"> w2) </w:t>
        </w:r>
      </w:ins>
      <w:ins w:id="293" w:author="PR Preview" w:date="2026-01-01T00:00:00Z">
        <w:r>
          <w:rPr>
            <w:rStyle w:val="SpecialCharTok"/>
          </w:rPr>
          <w:t xml:space="preserve">*</w:t>
        </w:r>
      </w:ins>
      <w:ins w:id="294" w:author="PR Preview" w:date="2026-01-01T00:00:00Z">
        <w:r>
          <w:rPr>
            <w:rStyle w:val="NormalTok"/>
          </w:rPr>
          <w:t xml:space="preserve"> w2</w:t>
        </w:r>
      </w:ins>
      <w:ins w:id="295" w:author="PR Preview" w:date="2026-01-01T00:00:00Z">
        <w:r>
          <w:br/>
        </w:r>
      </w:ins>
      <w:ins w:id="296" w:author="PR Preview" w:date="2026-01-01T00:00:00Z">
        <w:r>
          <w:rPr>
            <w:rStyle w:val="NormalTok"/>
          </w:rPr>
          <w:t xml:space="preserve">v </w:t>
        </w:r>
      </w:ins>
      <w:ins w:id="297" w:author="PR Preview" w:date="2026-01-01T00:00:00Z">
        <w:r>
          <w:rPr>
            <w:rStyle w:val="OtherTok"/>
          </w:rPr>
          <w:t xml:space="preserve">&lt;-</w:t>
        </w:r>
      </w:ins>
      <w:ins w:id="298" w:author="PR Preview" w:date="2026-01-01T00:00:00Z">
        <w:r>
          <w:rPr>
            <w:rStyle w:val="NormalTok"/>
          </w:rPr>
          <w:t xml:space="preserve"> </w:t>
        </w:r>
      </w:ins>
      <w:ins w:id="299" w:author="PR Preview" w:date="2026-01-01T00:00:00Z">
        <w:r>
          <w:rPr>
            <w:rStyle w:val="FunctionTok"/>
          </w:rPr>
          <w:t xml:space="preserve">c</w:t>
        </w:r>
      </w:ins>
      <w:ins w:id="300" w:author="PR Preview" w:date="2026-01-01T00:00:00Z">
        <w:r>
          <w:rPr>
            <w:rStyle w:val="NormalTok"/>
          </w:rPr>
          <w:t xml:space="preserve">(</w:t>
        </w:r>
      </w:ins>
      <w:ins w:id="301" w:author="PR Preview" w:date="2026-01-01T00:00:00Z">
        <w:r>
          <w:rPr>
            <w:rStyle w:val="SpecialCharTok"/>
          </w:rPr>
          <w:t xml:space="preserve">-</w:t>
        </w:r>
      </w:ins>
      <w:ins w:id="302" w:author="PR Preview" w:date="2026-01-01T00:00:00Z">
        <w:r>
          <w:rPr>
            <w:rStyle w:val="NormalTok"/>
          </w:rPr>
          <w:t xml:space="preserve">w2[</w:t>
        </w:r>
      </w:ins>
      <w:ins w:id="303" w:author="PR Preview" w:date="2026-01-01T00:00:00Z">
        <w:r>
          <w:rPr>
            <w:rStyle w:val="DecValTok"/>
          </w:rPr>
          <w:t xml:space="preserve">2</w:t>
        </w:r>
      </w:ins>
      <w:ins w:id="304" w:author="PR Preview" w:date="2026-01-01T00:00:00Z">
        <w:r>
          <w:rPr>
            <w:rStyle w:val="NormalTok"/>
          </w:rPr>
          <w:t xml:space="preserve">], w2[</w:t>
        </w:r>
      </w:ins>
      <w:ins w:id="305" w:author="PR Preview" w:date="2026-01-01T00:00:00Z">
        <w:r>
          <w:rPr>
            <w:rStyle w:val="DecValTok"/>
          </w:rPr>
          <w:t xml:space="preserve">1</w:t>
        </w:r>
      </w:ins>
      <w:ins w:id="306" w:author="PR Preview" w:date="2026-01-01T00:00:00Z">
        <w:r>
          <w:rPr>
            <w:rStyle w:val="NormalTok"/>
          </w:rPr>
          <w:t xml:space="preserve">])</w:t>
        </w:r>
      </w:ins>
      <w:ins w:id="307" w:author="PR Preview" w:date="2026-01-01T00:00:00Z">
        <w:r>
          <w:br/>
        </w:r>
      </w:ins>
      <w:ins w:id="308" w:author="PR Preview" w:date="2026-01-01T00:00:00Z">
        <w:r>
          <w:rPr>
            <w:rStyle w:val="NormalTok"/>
          </w:rPr>
          <w:t xml:space="preserve">line_levels </w:t>
        </w:r>
      </w:ins>
      <w:ins w:id="309" w:author="PR Preview" w:date="2026-01-01T00:00:00Z">
        <w:r>
          <w:rPr>
            <w:rStyle w:val="OtherTok"/>
          </w:rPr>
          <w:t xml:space="preserve">&lt;-</w:t>
        </w:r>
      </w:ins>
      <w:ins w:id="310" w:author="PR Preview" w:date="2026-01-01T00:00:00Z">
        <w:r>
          <w:rPr>
            <w:rStyle w:val="NormalTok"/>
          </w:rPr>
          <w:t xml:space="preserve"> </w:t>
        </w:r>
      </w:ins>
      <w:ins w:id="311" w:author="PR Preview" w:date="2026-01-01T00:00:00Z">
        <w:r>
          <w:rPr>
            <w:rStyle w:val="FunctionTok"/>
          </w:rPr>
          <w:t xml:space="preserve">sapply</w:t>
        </w:r>
      </w:ins>
      <w:ins w:id="312" w:author="PR Preview" w:date="2026-01-01T00:00:00Z">
        <w:r>
          <w:rPr>
            <w:rStyle w:val="NormalTok"/>
          </w:rPr>
          <w:t xml:space="preserve">(</w:t>
        </w:r>
      </w:ins>
      <w:ins w:id="313" w:author="PR Preview" w:date="2026-01-01T00:00:00Z">
        <w:r>
          <w:rPr>
            <w:rStyle w:val="SpecialCharTok"/>
          </w:rPr>
          <w:t xml:space="preserve">-</w:t>
        </w:r>
      </w:ins>
      <w:ins w:id="314" w:author="PR Preview" w:date="2026-01-01T00:00:00Z">
        <w:r>
          <w:rPr>
            <w:rStyle w:val="DecValTok"/>
          </w:rPr>
          <w:t xml:space="preserve">2</w:t>
        </w:r>
      </w:ins>
      <w:ins w:id="315" w:author="PR Preview" w:date="2026-01-01T00:00:00Z">
        <w:r>
          <w:rPr>
            <w:rStyle w:val="SpecialCharTok"/>
          </w:rPr>
          <w:t xml:space="preserve">:</w:t>
        </w:r>
      </w:ins>
      <w:ins w:id="316" w:author="PR Preview" w:date="2026-01-01T00:00:00Z">
        <w:r>
          <w:rPr>
            <w:rStyle w:val="DecValTok"/>
          </w:rPr>
          <w:t xml:space="preserve">2</w:t>
        </w:r>
      </w:ins>
      <w:ins w:id="317" w:author="PR Preview" w:date="2026-01-01T00:00:00Z">
        <w:r>
          <w:rPr>
            <w:rStyle w:val="NormalTok"/>
          </w:rPr>
          <w:t xml:space="preserve">, </w:t>
        </w:r>
      </w:ins>
      <w:ins w:id="318" w:author="PR Preview" w:date="2026-01-01T00:00:00Z">
        <w:r>
          <w:rPr>
            <w:rStyle w:val="ControlFlowTok"/>
          </w:rPr>
          <w:t xml:space="preserve">function</w:t>
        </w:r>
      </w:ins>
      <w:ins w:id="319" w:author="PR Preview" w:date="2026-01-01T00:00:00Z">
        <w:r>
          <w:rPr>
            <w:rStyle w:val="NormalTok"/>
          </w:rPr>
          <w:t xml:space="preserve">(t) </w:t>
        </w:r>
      </w:ins>
      <w:ins w:id="320" w:author="PR Preview" w:date="2026-01-01T00:00:00Z">
        <w:r>
          <w:rPr>
            <w:rStyle w:val="FunctionTok"/>
          </w:rPr>
          <w:t xml:space="preserve">level</w:t>
        </w:r>
      </w:ins>
      <w:ins w:id="321" w:author="PR Preview" w:date="2026-01-01T00:00:00Z">
        <w:r>
          <w:rPr>
            <w:rStyle w:val="NormalTok"/>
          </w:rPr>
          <w:t xml:space="preserve">(w2, b2, point_line </w:t>
        </w:r>
      </w:ins>
      <w:ins w:id="322" w:author="PR Preview" w:date="2026-01-01T00:00:00Z">
        <w:r>
          <w:rPr>
            <w:rStyle w:val="SpecialCharTok"/>
          </w:rPr>
          <w:t xml:space="preserve">+</w:t>
        </w:r>
      </w:ins>
      <w:ins w:id="323" w:author="PR Preview" w:date="2026-01-01T00:00:00Z">
        <w:r>
          <w:rPr>
            <w:rStyle w:val="NormalTok"/>
          </w:rPr>
          <w:t xml:space="preserve"> t </w:t>
        </w:r>
      </w:ins>
      <w:ins w:id="324" w:author="PR Preview" w:date="2026-01-01T00:00:00Z">
        <w:r>
          <w:rPr>
            <w:rStyle w:val="SpecialCharTok"/>
          </w:rPr>
          <w:t xml:space="preserve">*</w:t>
        </w:r>
      </w:ins>
      <w:ins w:id="325" w:author="PR Preview" w:date="2026-01-01T00:00:00Z">
        <w:r>
          <w:rPr>
            <w:rStyle w:val="NormalTok"/>
          </w:rPr>
          <w:t xml:space="preserve"> v))</w:t>
        </w:r>
      </w:ins>
      <w:ins w:id="326" w:author="PR Preview" w:date="2026-01-01T00:00:00Z">
        <w:r>
          <w:br/>
        </w:r>
      </w:ins>
      <w:ins w:id="327" w:author="PR Preview" w:date="2026-01-01T00:00:00Z">
        <w:r>
          <w:br/>
        </w:r>
      </w:ins>
      <w:ins w:id="328" w:author="PR Preview" w:date="2026-01-01T00:00:00Z">
        <w:r>
          <w:rPr>
            <w:rStyle w:val="NormalTok"/>
          </w:rPr>
          <w:t xml:space="preserve">w3 </w:t>
        </w:r>
      </w:ins>
      <w:ins w:id="329" w:author="PR Preview" w:date="2026-01-01T00:00:00Z">
        <w:r>
          <w:rPr>
            <w:rStyle w:val="OtherTok"/>
          </w:rPr>
          <w:t xml:space="preserve">&lt;-</w:t>
        </w:r>
      </w:ins>
      <w:ins w:id="330" w:author="PR Preview" w:date="2026-01-01T00:00:00Z">
        <w:r>
          <w:rPr>
            <w:rStyle w:val="NormalTok"/>
          </w:rPr>
          <w:t xml:space="preserve"> </w:t>
        </w:r>
      </w:ins>
      <w:ins w:id="331" w:author="PR Preview" w:date="2026-01-01T00:00:00Z">
        <w:r>
          <w:rPr>
            <w:rStyle w:val="FunctionTok"/>
          </w:rPr>
          <w:t xml:space="preserve">c</w:t>
        </w:r>
      </w:ins>
      <w:ins w:id="332" w:author="PR Preview" w:date="2026-01-01T00:00:00Z">
        <w:r>
          <w:rPr>
            <w:rStyle w:val="NormalTok"/>
          </w:rPr>
          <w:t xml:space="preserve">(</w:t>
        </w:r>
      </w:ins>
      <w:ins w:id="333" w:author="PR Preview" w:date="2026-01-01T00:00:00Z">
        <w:r>
          <w:rPr>
            <w:rStyle w:val="DecValTok"/>
          </w:rPr>
          <w:t xml:space="preserve">1</w:t>
        </w:r>
      </w:ins>
      <w:ins w:id="334" w:author="PR Preview" w:date="2026-01-01T00:00:00Z">
        <w:r>
          <w:rPr>
            <w:rStyle w:val="NormalTok"/>
          </w:rPr>
          <w:t xml:space="preserve">, </w:t>
        </w:r>
      </w:ins>
      <w:ins w:id="335" w:author="PR Preview" w:date="2026-01-01T00:00:00Z">
        <w:r>
          <w:rPr>
            <w:rStyle w:val="DecValTok"/>
          </w:rPr>
          <w:t xml:space="preserve">1</w:t>
        </w:r>
      </w:ins>
      <w:ins w:id="336" w:author="PR Preview" w:date="2026-01-01T00:00:00Z">
        <w:r>
          <w:rPr>
            <w:rStyle w:val="NormalTok"/>
          </w:rPr>
          <w:t xml:space="preserve">, </w:t>
        </w:r>
      </w:ins>
      <w:ins w:id="337" w:author="PR Preview" w:date="2026-01-01T00:00:00Z">
        <w:r>
          <w:rPr>
            <w:rStyle w:val="DecValTok"/>
          </w:rPr>
          <w:t xml:space="preserve">1</w:t>
        </w:r>
      </w:ins>
      <w:ins w:id="338" w:author="PR Preview" w:date="2026-01-01T00:00:00Z">
        <w:r>
          <w:rPr>
            <w:rStyle w:val="NormalTok"/>
          </w:rPr>
          <w:t xml:space="preserve">)</w:t>
        </w:r>
      </w:ins>
      <w:ins w:id="339" w:author="PR Preview" w:date="2026-01-01T00:00:00Z">
        <w:r>
          <w:br/>
        </w:r>
      </w:ins>
      <w:ins w:id="340" w:author="PR Preview" w:date="2026-01-01T00:00:00Z">
        <w:r>
          <w:rPr>
            <w:rStyle w:val="NormalTok"/>
          </w:rPr>
          <w:t xml:space="preserve">b3 </w:t>
        </w:r>
      </w:ins>
      <w:ins w:id="341" w:author="PR Preview" w:date="2026-01-01T00:00:00Z">
        <w:r>
          <w:rPr>
            <w:rStyle w:val="OtherTok"/>
          </w:rPr>
          <w:t xml:space="preserve">&lt;-</w:t>
        </w:r>
      </w:ins>
      <w:ins w:id="342" w:author="PR Preview" w:date="2026-01-01T00:00:00Z">
        <w:r>
          <w:rPr>
            <w:rStyle w:val="NormalTok"/>
          </w:rPr>
          <w:t xml:space="preserve"> </w:t>
        </w:r>
      </w:ins>
      <w:ins w:id="343" w:author="PR Preview" w:date="2026-01-01T00:00:00Z">
        <w:r>
          <w:rPr>
            <w:rStyle w:val="SpecialCharTok"/>
          </w:rPr>
          <w:t xml:space="preserve">-</w:t>
        </w:r>
      </w:ins>
      <w:ins w:id="344" w:author="PR Preview" w:date="2026-01-01T00:00:00Z">
        <w:r>
          <w:rPr>
            <w:rStyle w:val="DecValTok"/>
          </w:rPr>
          <w:t xml:space="preserve">1</w:t>
        </w:r>
      </w:ins>
      <w:ins w:id="345" w:author="PR Preview" w:date="2026-01-01T00:00:00Z">
        <w:r>
          <w:br/>
        </w:r>
      </w:ins>
      <w:ins w:id="346" w:author="PR Preview" w:date="2026-01-01T00:00:00Z">
        <w:r>
          <w:rPr>
            <w:rStyle w:val="NormalTok"/>
          </w:rPr>
          <w:t xml:space="preserve">point_plane </w:t>
        </w:r>
      </w:ins>
      <w:ins w:id="347" w:author="PR Preview" w:date="2026-01-01T00:00:00Z">
        <w:r>
          <w:rPr>
            <w:rStyle w:val="OtherTok"/>
          </w:rPr>
          <w:t xml:space="preserve">&lt;-</w:t>
        </w:r>
      </w:ins>
      <w:ins w:id="348" w:author="PR Preview" w:date="2026-01-01T00:00:00Z">
        <w:r>
          <w:rPr>
            <w:rStyle w:val="NormalTok"/>
          </w:rPr>
          <w:t xml:space="preserve"> </w:t>
        </w:r>
      </w:ins>
      <w:ins w:id="349" w:author="PR Preview" w:date="2026-01-01T00:00:00Z">
        <w:r>
          <w:rPr>
            <w:rStyle w:val="SpecialCharTok"/>
          </w:rPr>
          <w:t xml:space="preserve">-</w:t>
        </w:r>
      </w:ins>
      <w:ins w:id="350" w:author="PR Preview" w:date="2026-01-01T00:00:00Z">
        <w:r>
          <w:rPr>
            <w:rStyle w:val="NormalTok"/>
          </w:rPr>
          <w:t xml:space="preserve">b3 </w:t>
        </w:r>
      </w:ins>
      <w:ins w:id="351" w:author="PR Preview" w:date="2026-01-01T00:00:00Z">
        <w:r>
          <w:rPr>
            <w:rStyle w:val="SpecialCharTok"/>
          </w:rPr>
          <w:t xml:space="preserve">/</w:t>
        </w:r>
      </w:ins>
      <w:ins w:id="352" w:author="PR Preview" w:date="2026-01-01T00:00:00Z">
        <w:r>
          <w:rPr>
            <w:rStyle w:val="NormalTok"/>
          </w:rPr>
          <w:t xml:space="preserve"> </w:t>
        </w:r>
      </w:ins>
      <w:ins w:id="353" w:author="PR Preview" w:date="2026-01-01T00:00:00Z">
        <w:r>
          <w:rPr>
            <w:rStyle w:val="FunctionTok"/>
          </w:rPr>
          <w:t xml:space="preserve">sum</w:t>
        </w:r>
      </w:ins>
      <w:ins w:id="354" w:author="PR Preview" w:date="2026-01-01T00:00:00Z">
        <w:r>
          <w:rPr>
            <w:rStyle w:val="NormalTok"/>
          </w:rPr>
          <w:t xml:space="preserve">(w3 </w:t>
        </w:r>
      </w:ins>
      <w:ins w:id="355" w:author="PR Preview" w:date="2026-01-01T00:00:00Z">
        <w:r>
          <w:rPr>
            <w:rStyle w:val="SpecialCharTok"/>
          </w:rPr>
          <w:t xml:space="preserve">*</w:t>
        </w:r>
      </w:ins>
      <w:ins w:id="356" w:author="PR Preview" w:date="2026-01-01T00:00:00Z">
        <w:r>
          <w:rPr>
            <w:rStyle w:val="NormalTok"/>
          </w:rPr>
          <w:t xml:space="preserve"> w3) </w:t>
        </w:r>
      </w:ins>
      <w:ins w:id="357" w:author="PR Preview" w:date="2026-01-01T00:00:00Z">
        <w:r>
          <w:rPr>
            <w:rStyle w:val="SpecialCharTok"/>
          </w:rPr>
          <w:t xml:space="preserve">*</w:t>
        </w:r>
      </w:ins>
      <w:ins w:id="358" w:author="PR Preview" w:date="2026-01-01T00:00:00Z">
        <w:r>
          <w:rPr>
            <w:rStyle w:val="NormalTok"/>
          </w:rPr>
          <w:t xml:space="preserve"> w3</w:t>
        </w:r>
      </w:ins>
      <w:ins w:id="359" w:author="PR Preview" w:date="2026-01-01T00:00:00Z">
        <w:r>
          <w:br/>
        </w:r>
      </w:ins>
      <w:ins w:id="360" w:author="PR Preview" w:date="2026-01-01T00:00:00Z">
        <w:r>
          <w:rPr>
            <w:rStyle w:val="NormalTok"/>
          </w:rPr>
          <w:t xml:space="preserve">v1 </w:t>
        </w:r>
      </w:ins>
      <w:ins w:id="361" w:author="PR Preview" w:date="2026-01-01T00:00:00Z">
        <w:r>
          <w:rPr>
            <w:rStyle w:val="OtherTok"/>
          </w:rPr>
          <w:t xml:space="preserve">&lt;-</w:t>
        </w:r>
      </w:ins>
      <w:ins w:id="362" w:author="PR Preview" w:date="2026-01-01T00:00:00Z">
        <w:r>
          <w:rPr>
            <w:rStyle w:val="NormalTok"/>
          </w:rPr>
          <w:t xml:space="preserve"> </w:t>
        </w:r>
      </w:ins>
      <w:ins w:id="363" w:author="PR Preview" w:date="2026-01-01T00:00:00Z">
        <w:r>
          <w:rPr>
            <w:rStyle w:val="FunctionTok"/>
          </w:rPr>
          <w:t xml:space="preserve">c</w:t>
        </w:r>
      </w:ins>
      <w:ins w:id="364" w:author="PR Preview" w:date="2026-01-01T00:00:00Z">
        <w:r>
          <w:rPr>
            <w:rStyle w:val="NormalTok"/>
          </w:rPr>
          <w:t xml:space="preserve">(</w:t>
        </w:r>
      </w:ins>
      <w:ins w:id="365" w:author="PR Preview" w:date="2026-01-01T00:00:00Z">
        <w:r>
          <w:rPr>
            <w:rStyle w:val="DecValTok"/>
          </w:rPr>
          <w:t xml:space="preserve">1</w:t>
        </w:r>
      </w:ins>
      <w:ins w:id="366" w:author="PR Preview" w:date="2026-01-01T00:00:00Z">
        <w:r>
          <w:rPr>
            <w:rStyle w:val="NormalTok"/>
          </w:rPr>
          <w:t xml:space="preserve">, </w:t>
        </w:r>
      </w:ins>
      <w:ins w:id="367" w:author="PR Preview" w:date="2026-01-01T00:00:00Z">
        <w:r>
          <w:rPr>
            <w:rStyle w:val="SpecialCharTok"/>
          </w:rPr>
          <w:t xml:space="preserve">-</w:t>
        </w:r>
      </w:ins>
      <w:ins w:id="368" w:author="PR Preview" w:date="2026-01-01T00:00:00Z">
        <w:r>
          <w:rPr>
            <w:rStyle w:val="DecValTok"/>
          </w:rPr>
          <w:t xml:space="preserve">1</w:t>
        </w:r>
      </w:ins>
      <w:ins w:id="369" w:author="PR Preview" w:date="2026-01-01T00:00:00Z">
        <w:r>
          <w:rPr>
            <w:rStyle w:val="NormalTok"/>
          </w:rPr>
          <w:t xml:space="preserve">, </w:t>
        </w:r>
      </w:ins>
      <w:ins w:id="370" w:author="PR Preview" w:date="2026-01-01T00:00:00Z">
        <w:r>
          <w:rPr>
            <w:rStyle w:val="DecValTok"/>
          </w:rPr>
          <w:t xml:space="preserve">0</w:t>
        </w:r>
      </w:ins>
      <w:ins w:id="371" w:author="PR Preview" w:date="2026-01-01T00:00:00Z">
        <w:r>
          <w:rPr>
            <w:rStyle w:val="NormalTok"/>
          </w:rPr>
          <w:t xml:space="preserve">)</w:t>
        </w:r>
      </w:ins>
      <w:ins w:id="372" w:author="PR Preview" w:date="2026-01-01T00:00:00Z">
        <w:r>
          <w:br/>
        </w:r>
      </w:ins>
      <w:ins w:id="373" w:author="PR Preview" w:date="2026-01-01T00:00:00Z">
        <w:r>
          <w:rPr>
            <w:rStyle w:val="NormalTok"/>
          </w:rPr>
          <w:t xml:space="preserve">v2 </w:t>
        </w:r>
      </w:ins>
      <w:ins w:id="374" w:author="PR Preview" w:date="2026-01-01T00:00:00Z">
        <w:r>
          <w:rPr>
            <w:rStyle w:val="OtherTok"/>
          </w:rPr>
          <w:t xml:space="preserve">&lt;-</w:t>
        </w:r>
      </w:ins>
      <w:ins w:id="375" w:author="PR Preview" w:date="2026-01-01T00:00:00Z">
        <w:r>
          <w:rPr>
            <w:rStyle w:val="NormalTok"/>
          </w:rPr>
          <w:t xml:space="preserve"> </w:t>
        </w:r>
      </w:ins>
      <w:ins w:id="376" w:author="PR Preview" w:date="2026-01-01T00:00:00Z">
        <w:r>
          <w:rPr>
            <w:rStyle w:val="FunctionTok"/>
          </w:rPr>
          <w:t xml:space="preserve">c</w:t>
        </w:r>
      </w:ins>
      <w:ins w:id="377" w:author="PR Preview" w:date="2026-01-01T00:00:00Z">
        <w:r>
          <w:rPr>
            <w:rStyle w:val="NormalTok"/>
          </w:rPr>
          <w:t xml:space="preserve">(</w:t>
        </w:r>
      </w:ins>
      <w:ins w:id="378" w:author="PR Preview" w:date="2026-01-01T00:00:00Z">
        <w:r>
          <w:rPr>
            <w:rStyle w:val="DecValTok"/>
          </w:rPr>
          <w:t xml:space="preserve">0</w:t>
        </w:r>
      </w:ins>
      <w:ins w:id="379" w:author="PR Preview" w:date="2026-01-01T00:00:00Z">
        <w:r>
          <w:rPr>
            <w:rStyle w:val="NormalTok"/>
          </w:rPr>
          <w:t xml:space="preserve">, </w:t>
        </w:r>
      </w:ins>
      <w:ins w:id="380" w:author="PR Preview" w:date="2026-01-01T00:00:00Z">
        <w:r>
          <w:rPr>
            <w:rStyle w:val="DecValTok"/>
          </w:rPr>
          <w:t xml:space="preserve">1</w:t>
        </w:r>
      </w:ins>
      <w:ins w:id="381" w:author="PR Preview" w:date="2026-01-01T00:00:00Z">
        <w:r>
          <w:rPr>
            <w:rStyle w:val="NormalTok"/>
          </w:rPr>
          <w:t xml:space="preserve">, </w:t>
        </w:r>
      </w:ins>
      <w:ins w:id="382" w:author="PR Preview" w:date="2026-01-01T00:00:00Z">
        <w:r>
          <w:rPr>
            <w:rStyle w:val="SpecialCharTok"/>
          </w:rPr>
          <w:t xml:space="preserve">-</w:t>
        </w:r>
      </w:ins>
      <w:ins w:id="383" w:author="PR Preview" w:date="2026-01-01T00:00:00Z">
        <w:r>
          <w:rPr>
            <w:rStyle w:val="DecValTok"/>
          </w:rPr>
          <w:t xml:space="preserve">1</w:t>
        </w:r>
      </w:ins>
      <w:ins w:id="384" w:author="PR Preview" w:date="2026-01-01T00:00:00Z">
        <w:r>
          <w:rPr>
            <w:rStyle w:val="NormalTok"/>
          </w:rPr>
          <w:t xml:space="preserve">)</w:t>
        </w:r>
      </w:ins>
      <w:ins w:id="385" w:author="PR Preview" w:date="2026-01-01T00:00:00Z">
        <w:r>
          <w:br/>
        </w:r>
      </w:ins>
      <w:ins w:id="386" w:author="PR Preview" w:date="2026-01-01T00:00:00Z">
        <w:r>
          <w:rPr>
            <w:rStyle w:val="NormalTok"/>
          </w:rPr>
          <w:t xml:space="preserve">grid </w:t>
        </w:r>
      </w:ins>
      <w:ins w:id="387" w:author="PR Preview" w:date="2026-01-01T00:00:00Z">
        <w:r>
          <w:rPr>
            <w:rStyle w:val="OtherTok"/>
          </w:rPr>
          <w:t xml:space="preserve">&lt;-</w:t>
        </w:r>
      </w:ins>
      <w:ins w:id="388" w:author="PR Preview" w:date="2026-01-01T00:00:00Z">
        <w:r>
          <w:rPr>
            <w:rStyle w:val="NormalTok"/>
          </w:rPr>
          <w:t xml:space="preserve"> </w:t>
        </w:r>
      </w:ins>
      <w:ins w:id="389" w:author="PR Preview" w:date="2026-01-01T00:00:00Z">
        <w:r>
          <w:rPr>
            <w:rStyle w:val="FunctionTok"/>
          </w:rPr>
          <w:t xml:space="preserve">expand.grid</w:t>
        </w:r>
      </w:ins>
      <w:ins w:id="390" w:author="PR Preview" w:date="2026-01-01T00:00:00Z">
        <w:r>
          <w:rPr>
            <w:rStyle w:val="NormalTok"/>
          </w:rPr>
          <w:t xml:space="preserve">(</w:t>
        </w:r>
      </w:ins>
      <w:ins w:id="391" w:author="PR Preview" w:date="2026-01-01T00:00:00Z">
        <w:r>
          <w:rPr>
            <w:rStyle w:val="AttributeTok"/>
          </w:rPr>
          <w:t xml:space="preserve">s =</w:t>
        </w:r>
      </w:ins>
      <w:ins w:id="392" w:author="PR Preview" w:date="2026-01-01T00:00:00Z">
        <w:r>
          <w:rPr>
            <w:rStyle w:val="NormalTok"/>
          </w:rPr>
          <w:t xml:space="preserve"> </w:t>
        </w:r>
      </w:ins>
      <w:ins w:id="393" w:author="PR Preview" w:date="2026-01-01T00:00:00Z">
        <w:r>
          <w:rPr>
            <w:rStyle w:val="SpecialCharTok"/>
          </w:rPr>
          <w:t xml:space="preserve">-</w:t>
        </w:r>
      </w:ins>
      <w:ins w:id="394" w:author="PR Preview" w:date="2026-01-01T00:00:00Z">
        <w:r>
          <w:rPr>
            <w:rStyle w:val="DecValTok"/>
          </w:rPr>
          <w:t xml:space="preserve">2</w:t>
        </w:r>
      </w:ins>
      <w:ins w:id="395" w:author="PR Preview" w:date="2026-01-01T00:00:00Z">
        <w:r>
          <w:rPr>
            <w:rStyle w:val="SpecialCharTok"/>
          </w:rPr>
          <w:t xml:space="preserve">:</w:t>
        </w:r>
      </w:ins>
      <w:ins w:id="396" w:author="PR Preview" w:date="2026-01-01T00:00:00Z">
        <w:r>
          <w:rPr>
            <w:rStyle w:val="DecValTok"/>
          </w:rPr>
          <w:t xml:space="preserve">2</w:t>
        </w:r>
      </w:ins>
      <w:ins w:id="397" w:author="PR Preview" w:date="2026-01-01T00:00:00Z">
        <w:r>
          <w:rPr>
            <w:rStyle w:val="NormalTok"/>
          </w:rPr>
          <w:t xml:space="preserve">, </w:t>
        </w:r>
      </w:ins>
      <w:ins w:id="398" w:author="PR Preview" w:date="2026-01-01T00:00:00Z">
        <w:r>
          <w:rPr>
            <w:rStyle w:val="AttributeTok"/>
          </w:rPr>
          <w:t xml:space="preserve">t =</w:t>
        </w:r>
      </w:ins>
      <w:ins w:id="399" w:author="PR Preview" w:date="2026-01-01T00:00:00Z">
        <w:r>
          <w:rPr>
            <w:rStyle w:val="NormalTok"/>
          </w:rPr>
          <w:t xml:space="preserve"> </w:t>
        </w:r>
      </w:ins>
      <w:ins w:id="400" w:author="PR Preview" w:date="2026-01-01T00:00:00Z">
        <w:r>
          <w:rPr>
            <w:rStyle w:val="SpecialCharTok"/>
          </w:rPr>
          <w:t xml:space="preserve">-</w:t>
        </w:r>
      </w:ins>
      <w:ins w:id="401" w:author="PR Preview" w:date="2026-01-01T00:00:00Z">
        <w:r>
          <w:rPr>
            <w:rStyle w:val="DecValTok"/>
          </w:rPr>
          <w:t xml:space="preserve">2</w:t>
        </w:r>
      </w:ins>
      <w:ins w:id="402" w:author="PR Preview" w:date="2026-01-01T00:00:00Z">
        <w:r>
          <w:rPr>
            <w:rStyle w:val="SpecialCharTok"/>
          </w:rPr>
          <w:t xml:space="preserve">:</w:t>
        </w:r>
      </w:ins>
      <w:ins w:id="403" w:author="PR Preview" w:date="2026-01-01T00:00:00Z">
        <w:r>
          <w:rPr>
            <w:rStyle w:val="DecValTok"/>
          </w:rPr>
          <w:t xml:space="preserve">2</w:t>
        </w:r>
      </w:ins>
      <w:ins w:id="404" w:author="PR Preview" w:date="2026-01-01T00:00:00Z">
        <w:r>
          <w:rPr>
            <w:rStyle w:val="NormalTok"/>
          </w:rPr>
          <w:t xml:space="preserve">)</w:t>
        </w:r>
      </w:ins>
      <w:ins w:id="405" w:author="PR Preview" w:date="2026-01-01T00:00:00Z">
        <w:r>
          <w:br/>
        </w:r>
      </w:ins>
      <w:ins w:id="406" w:author="PR Preview" w:date="2026-01-01T00:00:00Z">
        <w:r>
          <w:rPr>
            <w:rStyle w:val="NormalTok"/>
          </w:rPr>
          <w:t xml:space="preserve">plane_levels </w:t>
        </w:r>
      </w:ins>
      <w:ins w:id="407" w:author="PR Preview" w:date="2026-01-01T00:00:00Z">
        <w:r>
          <w:rPr>
            <w:rStyle w:val="OtherTok"/>
          </w:rPr>
          <w:t xml:space="preserve">&lt;-</w:t>
        </w:r>
      </w:ins>
      <w:ins w:id="408" w:author="PR Preview" w:date="2026-01-01T00:00:00Z">
        <w:r>
          <w:rPr>
            <w:rStyle w:val="NormalTok"/>
          </w:rPr>
          <w:t xml:space="preserve"> </w:t>
        </w:r>
      </w:ins>
      <w:ins w:id="409" w:author="PR Preview" w:date="2026-01-01T00:00:00Z">
        <w:r>
          <w:rPr>
            <w:rStyle w:val="FunctionTok"/>
          </w:rPr>
          <w:t xml:space="preserve">mapply</w:t>
        </w:r>
      </w:ins>
      <w:ins w:id="410" w:author="PR Preview" w:date="2026-01-01T00:00:00Z">
        <w:r>
          <w:rPr>
            <w:rStyle w:val="NormalTok"/>
          </w:rPr>
          <w:t xml:space="preserve">(</w:t>
        </w:r>
      </w:ins>
      <w:ins w:id="411" w:author="PR Preview" w:date="2026-01-01T00:00:00Z">
        <w:r>
          <w:br/>
        </w:r>
      </w:ins>
      <w:ins w:id="412" w:author="PR Preview" w:date="2026-01-01T00:00:00Z">
        <w:r>
          <w:rPr>
            <w:rStyle w:val="NormalTok"/>
          </w:rPr>
          <w:t xml:space="preserve">  </w:t>
        </w:r>
      </w:ins>
      <w:ins w:id="413" w:author="PR Preview" w:date="2026-01-01T00:00:00Z">
        <w:r>
          <w:rPr>
            <w:rStyle w:val="ControlFlowTok"/>
          </w:rPr>
          <w:t xml:space="preserve">function</w:t>
        </w:r>
      </w:ins>
      <w:ins w:id="414" w:author="PR Preview" w:date="2026-01-01T00:00:00Z">
        <w:r>
          <w:rPr>
            <w:rStyle w:val="NormalTok"/>
          </w:rPr>
          <w:t xml:space="preserve">(s, t) </w:t>
        </w:r>
      </w:ins>
      <w:ins w:id="415" w:author="PR Preview" w:date="2026-01-01T00:00:00Z">
        <w:r>
          <w:rPr>
            <w:rStyle w:val="FunctionTok"/>
          </w:rPr>
          <w:t xml:space="preserve">level</w:t>
        </w:r>
      </w:ins>
      <w:ins w:id="416" w:author="PR Preview" w:date="2026-01-01T00:00:00Z">
        <w:r>
          <w:rPr>
            <w:rStyle w:val="NormalTok"/>
          </w:rPr>
          <w:t xml:space="preserve">(w3, b3, point_plane </w:t>
        </w:r>
      </w:ins>
      <w:ins w:id="417" w:author="PR Preview" w:date="2026-01-01T00:00:00Z">
        <w:r>
          <w:rPr>
            <w:rStyle w:val="SpecialCharTok"/>
          </w:rPr>
          <w:t xml:space="preserve">+</w:t>
        </w:r>
      </w:ins>
      <w:ins w:id="418" w:author="PR Preview" w:date="2026-01-01T00:00:00Z">
        <w:r>
          <w:rPr>
            <w:rStyle w:val="NormalTok"/>
          </w:rPr>
          <w:t xml:space="preserve"> s </w:t>
        </w:r>
      </w:ins>
      <w:ins w:id="419" w:author="PR Preview" w:date="2026-01-01T00:00:00Z">
        <w:r>
          <w:rPr>
            <w:rStyle w:val="SpecialCharTok"/>
          </w:rPr>
          <w:t xml:space="preserve">*</w:t>
        </w:r>
      </w:ins>
      <w:ins w:id="420" w:author="PR Preview" w:date="2026-01-01T00:00:00Z">
        <w:r>
          <w:rPr>
            <w:rStyle w:val="NormalTok"/>
          </w:rPr>
          <w:t xml:space="preserve"> v1 </w:t>
        </w:r>
      </w:ins>
      <w:ins w:id="421" w:author="PR Preview" w:date="2026-01-01T00:00:00Z">
        <w:r>
          <w:rPr>
            <w:rStyle w:val="SpecialCharTok"/>
          </w:rPr>
          <w:t xml:space="preserve">+</w:t>
        </w:r>
      </w:ins>
      <w:ins w:id="422" w:author="PR Preview" w:date="2026-01-01T00:00:00Z">
        <w:r>
          <w:rPr>
            <w:rStyle w:val="NormalTok"/>
          </w:rPr>
          <w:t xml:space="preserve"> t </w:t>
        </w:r>
      </w:ins>
      <w:ins w:id="423" w:author="PR Preview" w:date="2026-01-01T00:00:00Z">
        <w:r>
          <w:rPr>
            <w:rStyle w:val="SpecialCharTok"/>
          </w:rPr>
          <w:t xml:space="preserve">*</w:t>
        </w:r>
      </w:ins>
      <w:ins w:id="424" w:author="PR Preview" w:date="2026-01-01T00:00:00Z">
        <w:r>
          <w:rPr>
            <w:rStyle w:val="NormalTok"/>
          </w:rPr>
          <w:t xml:space="preserve"> v2),</w:t>
        </w:r>
      </w:ins>
      <w:ins w:id="425" w:author="PR Preview" w:date="2026-01-01T00:00:00Z">
        <w:r>
          <w:br/>
        </w:r>
      </w:ins>
      <w:ins w:id="426" w:author="PR Preview" w:date="2026-01-01T00:00:00Z">
        <w:r>
          <w:rPr>
            <w:rStyle w:val="NormalTok"/>
          </w:rPr>
          <w:t xml:space="preserve">  grid</w:t>
        </w:r>
      </w:ins>
      <w:ins w:id="427" w:author="PR Preview" w:date="2026-01-01T00:00:00Z">
        <w:r>
          <w:rPr>
            <w:rStyle w:val="SpecialCharTok"/>
          </w:rPr>
          <w:t xml:space="preserve">$</w:t>
        </w:r>
      </w:ins>
      <w:ins w:id="428" w:author="PR Preview" w:date="2026-01-01T00:00:00Z">
        <w:r>
          <w:rPr>
            <w:rStyle w:val="NormalTok"/>
          </w:rPr>
          <w:t xml:space="preserve">s, grid</w:t>
        </w:r>
      </w:ins>
      <w:ins w:id="429" w:author="PR Preview" w:date="2026-01-01T00:00:00Z">
        <w:r>
          <w:rPr>
            <w:rStyle w:val="SpecialCharTok"/>
          </w:rPr>
          <w:t xml:space="preserve">$</w:t>
        </w:r>
      </w:ins>
      <w:ins w:id="430" w:author="PR Preview" w:date="2026-01-01T00:00:00Z">
        <w:r>
          <w:rPr>
            <w:rStyle w:val="NormalTok"/>
          </w:rPr>
          <w:t xml:space="preserve">t</w:t>
        </w:r>
      </w:ins>
      <w:ins w:id="431" w:author="PR Preview" w:date="2026-01-01T00:00:00Z">
        <w:r>
          <w:br/>
        </w:r>
      </w:ins>
      <w:ins w:id="432" w:author="PR Preview" w:date="2026-01-01T00:00:00Z">
        <w:r>
          <w:rPr>
            <w:rStyle w:val="NormalTok"/>
          </w:rPr>
          <w:t xml:space="preserve">)</w:t>
        </w:r>
      </w:ins>
      <w:ins w:id="433" w:author="PR Preview" w:date="2026-01-01T00:00:00Z">
        <w:r>
          <w:br/>
        </w:r>
      </w:ins>
      <w:ins w:id="434" w:author="PR Preview" w:date="2026-01-01T00:00:00Z">
        <w:r>
          <w:br/>
        </w:r>
      </w:ins>
      <w:ins w:id="435" w:author="PR Preview" w:date="2026-01-01T00:00:00Z">
        <w:r>
          <w:rPr>
            <w:rStyle w:val="FunctionTok"/>
          </w:rPr>
          <w:t xml:space="preserve">c</w:t>
        </w:r>
      </w:ins>
      <w:ins w:id="436" w:author="PR Preview" w:date="2026-01-01T00:00:00Z">
        <w:r>
          <w:rPr>
            <w:rStyle w:val="NormalTok"/>
          </w:rPr>
          <w:t xml:space="preserve">(</w:t>
        </w:r>
      </w:ins>
      <w:ins w:id="437" w:author="PR Preview" w:date="2026-01-01T00:00:00Z">
        <w:r>
          <w:br/>
        </w:r>
      </w:ins>
      <w:ins w:id="438" w:author="PR Preview" w:date="2026-01-01T00:00:00Z">
        <w:r>
          <w:rPr>
            <w:rStyle w:val="NormalTok"/>
          </w:rPr>
          <w:t xml:space="preserve">  </w:t>
        </w:r>
      </w:ins>
      <w:ins w:id="439" w:author="PR Preview" w:date="2026-01-01T00:00:00Z">
        <w:r>
          <w:rPr>
            <w:rStyle w:val="AttributeTok"/>
          </w:rPr>
          <w:t xml:space="preserve">origin_in_R2 =</w:t>
        </w:r>
      </w:ins>
      <w:ins w:id="440" w:author="PR Preview" w:date="2026-01-01T00:00:00Z">
        <w:r>
          <w:rPr>
            <w:rStyle w:val="NormalTok"/>
          </w:rPr>
          <w:t xml:space="preserve"> </w:t>
        </w:r>
      </w:ins>
      <w:ins w:id="441" w:author="PR Preview" w:date="2026-01-01T00:00:00Z">
        <w:r>
          <w:rPr>
            <w:rStyle w:val="FunctionTok"/>
          </w:rPr>
          <w:t xml:space="preserve">level</w:t>
        </w:r>
      </w:ins>
      <w:ins w:id="442" w:author="PR Preview" w:date="2026-01-01T00:00:00Z">
        <w:r>
          <w:rPr>
            <w:rStyle w:val="NormalTok"/>
          </w:rPr>
          <w:t xml:space="preserve">(w2, b2, </w:t>
        </w:r>
      </w:ins>
      <w:ins w:id="443" w:author="PR Preview" w:date="2026-01-01T00:00:00Z">
        <w:r>
          <w:rPr>
            <w:rStyle w:val="FunctionTok"/>
          </w:rPr>
          <w:t xml:space="preserve">c</w:t>
        </w:r>
      </w:ins>
      <w:ins w:id="444" w:author="PR Preview" w:date="2026-01-01T00:00:00Z">
        <w:r>
          <w:rPr>
            <w:rStyle w:val="NormalTok"/>
          </w:rPr>
          <w:t xml:space="preserve">(</w:t>
        </w:r>
      </w:ins>
      <w:ins w:id="445" w:author="PR Preview" w:date="2026-01-01T00:00:00Z">
        <w:r>
          <w:rPr>
            <w:rStyle w:val="DecValTok"/>
          </w:rPr>
          <w:t xml:space="preserve">0</w:t>
        </w:r>
      </w:ins>
      <w:ins w:id="446" w:author="PR Preview" w:date="2026-01-01T00:00:00Z">
        <w:r>
          <w:rPr>
            <w:rStyle w:val="NormalTok"/>
          </w:rPr>
          <w:t xml:space="preserve">, </w:t>
        </w:r>
      </w:ins>
      <w:ins w:id="447" w:author="PR Preview" w:date="2026-01-01T00:00:00Z">
        <w:r>
          <w:rPr>
            <w:rStyle w:val="DecValTok"/>
          </w:rPr>
          <w:t xml:space="preserve">0</w:t>
        </w:r>
      </w:ins>
      <w:ins w:id="448" w:author="PR Preview" w:date="2026-01-01T00:00:00Z">
        <w:r>
          <w:rPr>
            <w:rStyle w:val="NormalTok"/>
          </w:rPr>
          <w:t xml:space="preserve">)),</w:t>
        </w:r>
      </w:ins>
      <w:ins w:id="449" w:author="PR Preview" w:date="2026-01-01T00:00:00Z">
        <w:r>
          <w:br/>
        </w:r>
      </w:ins>
      <w:ins w:id="450" w:author="PR Preview" w:date="2026-01-01T00:00:00Z">
        <w:r>
          <w:rPr>
            <w:rStyle w:val="NormalTok"/>
          </w:rPr>
          <w:t xml:space="preserve">  </w:t>
        </w:r>
      </w:ins>
      <w:ins w:id="451" w:author="PR Preview" w:date="2026-01-01T00:00:00Z">
        <w:r>
          <w:rPr>
            <w:rStyle w:val="AttributeTok"/>
          </w:rPr>
          <w:t xml:space="preserve">origin_in_R3 =</w:t>
        </w:r>
      </w:ins>
      <w:ins w:id="452" w:author="PR Preview" w:date="2026-01-01T00:00:00Z">
        <w:r>
          <w:rPr>
            <w:rStyle w:val="NormalTok"/>
          </w:rPr>
          <w:t xml:space="preserve"> </w:t>
        </w:r>
      </w:ins>
      <w:ins w:id="453" w:author="PR Preview" w:date="2026-01-01T00:00:00Z">
        <w:r>
          <w:rPr>
            <w:rStyle w:val="FunctionTok"/>
          </w:rPr>
          <w:t xml:space="preserve">level</w:t>
        </w:r>
      </w:ins>
      <w:ins w:id="454" w:author="PR Preview" w:date="2026-01-01T00:00:00Z">
        <w:r>
          <w:rPr>
            <w:rStyle w:val="NormalTok"/>
          </w:rPr>
          <w:t xml:space="preserve">(w3, b3, </w:t>
        </w:r>
      </w:ins>
      <w:ins w:id="455" w:author="PR Preview" w:date="2026-01-01T00:00:00Z">
        <w:r>
          <w:rPr>
            <w:rStyle w:val="FunctionTok"/>
          </w:rPr>
          <w:t xml:space="preserve">c</w:t>
        </w:r>
      </w:ins>
      <w:ins w:id="456" w:author="PR Preview" w:date="2026-01-01T00:00:00Z">
        <w:r>
          <w:rPr>
            <w:rStyle w:val="NormalTok"/>
          </w:rPr>
          <w:t xml:space="preserve">(</w:t>
        </w:r>
      </w:ins>
      <w:ins w:id="457" w:author="PR Preview" w:date="2026-01-01T00:00:00Z">
        <w:r>
          <w:rPr>
            <w:rStyle w:val="DecValTok"/>
          </w:rPr>
          <w:t xml:space="preserve">0</w:t>
        </w:r>
      </w:ins>
      <w:ins w:id="458" w:author="PR Preview" w:date="2026-01-01T00:00:00Z">
        <w:r>
          <w:rPr>
            <w:rStyle w:val="NormalTok"/>
          </w:rPr>
          <w:t xml:space="preserve">, </w:t>
        </w:r>
      </w:ins>
      <w:ins w:id="459" w:author="PR Preview" w:date="2026-01-01T00:00:00Z">
        <w:r>
          <w:rPr>
            <w:rStyle w:val="DecValTok"/>
          </w:rPr>
          <w:t xml:space="preserve">0</w:t>
        </w:r>
      </w:ins>
      <w:ins w:id="460" w:author="PR Preview" w:date="2026-01-01T00:00:00Z">
        <w:r>
          <w:rPr>
            <w:rStyle w:val="NormalTok"/>
          </w:rPr>
          <w:t xml:space="preserve">, </w:t>
        </w:r>
      </w:ins>
      <w:ins w:id="461" w:author="PR Preview" w:date="2026-01-01T00:00:00Z">
        <w:r>
          <w:rPr>
            <w:rStyle w:val="DecValTok"/>
          </w:rPr>
          <w:t xml:space="preserve">0</w:t>
        </w:r>
      </w:ins>
      <w:ins w:id="462" w:author="PR Preview" w:date="2026-01-01T00:00:00Z">
        <w:r>
          <w:rPr>
            <w:rStyle w:val="NormalTok"/>
          </w:rPr>
          <w:t xml:space="preserve">)),</w:t>
        </w:r>
      </w:ins>
      <w:ins w:id="463" w:author="PR Preview" w:date="2026-01-01T00:00:00Z">
        <w:r>
          <w:br/>
        </w:r>
      </w:ins>
      <w:ins w:id="464" w:author="PR Preview" w:date="2026-01-01T00:00:00Z">
        <w:r>
          <w:rPr>
            <w:rStyle w:val="NormalTok"/>
          </w:rPr>
          <w:t xml:space="preserve">  </w:t>
        </w:r>
      </w:ins>
      <w:ins w:id="465" w:author="PR Preview" w:date="2026-01-01T00:00:00Z">
        <w:r>
          <w:rPr>
            <w:rStyle w:val="AttributeTok"/>
          </w:rPr>
          <w:t xml:space="preserve">origin_with_b0 =</w:t>
        </w:r>
      </w:ins>
      <w:ins w:id="466" w:author="PR Preview" w:date="2026-01-01T00:00:00Z">
        <w:r>
          <w:rPr>
            <w:rStyle w:val="NormalTok"/>
          </w:rPr>
          <w:t xml:space="preserve"> </w:t>
        </w:r>
      </w:ins>
      <w:ins w:id="467" w:author="PR Preview" w:date="2026-01-01T00:00:00Z">
        <w:r>
          <w:rPr>
            <w:rStyle w:val="FunctionTok"/>
          </w:rPr>
          <w:t xml:space="preserve">level</w:t>
        </w:r>
      </w:ins>
      <w:ins w:id="468" w:author="PR Preview" w:date="2026-01-01T00:00:00Z">
        <w:r>
          <w:rPr>
            <w:rStyle w:val="NormalTok"/>
          </w:rPr>
          <w:t xml:space="preserve">(w3, </w:t>
        </w:r>
      </w:ins>
      <w:ins w:id="469" w:author="PR Preview" w:date="2026-01-01T00:00:00Z">
        <w:r>
          <w:rPr>
            <w:rStyle w:val="DecValTok"/>
          </w:rPr>
          <w:t xml:space="preserve">0</w:t>
        </w:r>
      </w:ins>
      <w:ins w:id="470" w:author="PR Preview" w:date="2026-01-01T00:00:00Z">
        <w:r>
          <w:rPr>
            <w:rStyle w:val="NormalTok"/>
          </w:rPr>
          <w:t xml:space="preserve">, </w:t>
        </w:r>
      </w:ins>
      <w:ins w:id="471" w:author="PR Preview" w:date="2026-01-01T00:00:00Z">
        <w:r>
          <w:rPr>
            <w:rStyle w:val="FunctionTok"/>
          </w:rPr>
          <w:t xml:space="preserve">c</w:t>
        </w:r>
      </w:ins>
      <w:ins w:id="472" w:author="PR Preview" w:date="2026-01-01T00:00:00Z">
        <w:r>
          <w:rPr>
            <w:rStyle w:val="NormalTok"/>
          </w:rPr>
          <w:t xml:space="preserve">(</w:t>
        </w:r>
      </w:ins>
      <w:ins w:id="473" w:author="PR Preview" w:date="2026-01-01T00:00:00Z">
        <w:r>
          <w:rPr>
            <w:rStyle w:val="DecValTok"/>
          </w:rPr>
          <w:t xml:space="preserve">0</w:t>
        </w:r>
      </w:ins>
      <w:ins w:id="474" w:author="PR Preview" w:date="2026-01-01T00:00:00Z">
        <w:r>
          <w:rPr>
            <w:rStyle w:val="NormalTok"/>
          </w:rPr>
          <w:t xml:space="preserve">, </w:t>
        </w:r>
      </w:ins>
      <w:ins w:id="475" w:author="PR Preview" w:date="2026-01-01T00:00:00Z">
        <w:r>
          <w:rPr>
            <w:rStyle w:val="DecValTok"/>
          </w:rPr>
          <w:t xml:space="preserve">0</w:t>
        </w:r>
      </w:ins>
      <w:ins w:id="476" w:author="PR Preview" w:date="2026-01-01T00:00:00Z">
        <w:r>
          <w:rPr>
            <w:rStyle w:val="NormalTok"/>
          </w:rPr>
          <w:t xml:space="preserve">, </w:t>
        </w:r>
      </w:ins>
      <w:ins w:id="477" w:author="PR Preview" w:date="2026-01-01T00:00:00Z">
        <w:r>
          <w:rPr>
            <w:rStyle w:val="DecValTok"/>
          </w:rPr>
          <w:t xml:space="preserve">0</w:t>
        </w:r>
      </w:ins>
      <w:ins w:id="478" w:author="PR Preview" w:date="2026-01-01T00:00:00Z">
        <w:r>
          <w:rPr>
            <w:rStyle w:val="NormalTok"/>
          </w:rPr>
          <w:t xml:space="preserve">))</w:t>
        </w:r>
      </w:ins>
      <w:ins w:id="479" w:author="PR Preview" w:date="2026-01-01T00:00:00Z">
        <w:r>
          <w:br/>
        </w:r>
      </w:ins>
      <w:ins w:id="480" w:author="PR Preview" w:date="2026-01-01T00:00:00Z">
        <w:r>
          <w:rPr>
            <w:rStyle w:val="NormalTok"/>
          </w:rPr>
          <w:t xml:space="preserve">)</w:t>
        </w:r>
      </w:ins>
      <w:ins w:id="481" w:author="PR Preview" w:date="2026-01-01T00:00:00Z">
        <w:r>
          <w:br/>
        </w:r>
      </w:ins>
      <w:ins w:id="482" w:author="PR Preview" w:date="2026-01-01T00:00:00Z">
        <w:r>
          <w:rPr>
            <w:rStyle w:val="CommentTok"/>
          </w:rPr>
          <w:t xml:space="preserve">#&gt;   origin_in_R2   origin_in_R3 origin_with_b0 </w:t>
        </w:r>
      </w:ins>
      <w:ins w:id="483" w:author="PR Preview" w:date="2026-01-01T00:00:00Z">
        <w:r>
          <w:br/>
        </w:r>
      </w:ins>
      <w:ins w:id="484" w:author="PR Preview" w:date="2026-01-01T00:00:00Z">
        <w:r>
          <w:rPr>
            <w:rStyle w:val="CommentTok"/>
          </w:rPr>
          <w:t xml:space="preserve">#&gt;             -1             -1              0</w:t>
        </w:r>
      </w:ins>
    </w:p>
    <w:p>
      <w:pPr>
        <w:pStyle w:val="FirstParagraph"/>
      </w:pPr>
      <w:ins w:id="485" w:author="PR Preview" w:date="2026-01-01T00:00:00Z">
        <w:r>
          <w:t xml:space="preserve">At the origin the left side equals the offset,</w:t>
        </w:r>
      </w:ins>
      <w:ins w:id="486" w:author="PR Preview" w:date="2026-01-01T00:00:00Z">
        <w:r>
          <w:t xml:space="preserve"> </w:t>
        </w:r>
      </w:ins>
      <w:ins w:id="487" w:author="PR Preview" w:date="2026-01-01T00:00:00Z">
        <w:r>
          <w:t xml:space="preserve">so the origin is on the line only if</w:t>
        </w:r>
      </w:ins>
      <w:ins w:id="488" w:author="PR Preview" w:date="2026-01-01T00:00:00Z">
        <w:r>
          <w:t xml:space="preserve"> </w:t>
        </w:r>
      </w:ins>
      <m:oMath>
        <m:r>
          <m:t>b</m:t>
        </m:r>
      </m:oMath>
      <w:ins w:id="489" w:author="PR Preview" w:date="2026-01-01T00:00:00Z">
        <w:r>
          <w:t xml:space="preserve"> </w:t>
        </w:r>
      </w:ins>
      <w:ins w:id="490" w:author="PR Preview" w:date="2026-01-01T00:00:00Z">
        <w:r>
          <w:t xml:space="preserve">is</w:t>
        </w:r>
      </w:ins>
      <w:ins w:id="491" w:author="PR Preview" w:date="2026-01-01T00:00:00Z">
        <w:r>
          <w:t xml:space="preserve"> </w:t>
        </w:r>
      </w:ins>
      <m:oMath>
        <m:r>
          <m:t>0</m:t>
        </m:r>
      </m:oMath>
      <w:ins w:id="492" w:author="PR Preview" w:date="2026-01-01T00:00:00Z">
        <w:r>
          <w:t xml:space="preserve">:</w:t>
        </w:r>
      </w:ins>
      <w:ins w:id="493" w:author="PR Preview" w:date="2026-01-01T00:00:00Z">
        <w:r>
          <w:t xml:space="preserve"> </w:t>
        </w:r>
      </w:ins>
      <w:ins w:id="494" w:author="PR Preview" w:date="2026-01-01T00:00:00Z">
        <w:r>
          <w:t xml:space="preserve">it gives -1 for the line and -1 for the plane,</w:t>
        </w:r>
      </w:ins>
      <w:ins w:id="495" w:author="PR Preview" w:date="2026-01-01T00:00:00Z">
        <w:r>
          <w:t xml:space="preserve"> </w:t>
        </w:r>
      </w:ins>
      <w:ins w:id="496" w:author="PR Preview" w:date="2026-01-01T00:00:00Z">
        <w:r>
          <w:t xml:space="preserve">and 0 once the offset is changed to</w:t>
        </w:r>
      </w:ins>
      <w:ins w:id="497" w:author="PR Preview" w:date="2026-01-01T00:00:00Z">
        <w:r>
          <w:t xml:space="preserve"> </w:t>
        </w:r>
      </w:ins>
      <m:oMath>
        <m:r>
          <m:t>0</m:t>
        </m:r>
      </m:oMath>
      <w:ins w:id="498" w:author="PR Preview" w:date="2026-01-01T00:00:00Z">
        <w:r>
          <w:t xml:space="preserve">.</w:t>
        </w:r>
      </w:ins>
      <w:ins w:id="499" w:author="PR Preview" w:date="2026-01-01T00:00:00Z">
        <w:r>
          <w:t xml:space="preserve"> </w:t>
        </w:r>
      </w:ins>
      <w:ins w:id="500" w:author="PR Preview" w:date="2026-01-01T00:00:00Z">
        <w:r>
          <w:t xml:space="preserve">All 5 points</w:t>
        </w:r>
      </w:ins>
      <w:ins w:id="501" w:author="PR Preview" w:date="2026-01-01T00:00:00Z">
        <w:r>
          <w:t xml:space="preserve"> </w:t>
        </w:r>
      </w:ins>
      <m:oMath>
        <m:sSub>
          <m:e>
            <m:acc>
              <m:accPr>
                <m:chr m:val="̃"/>
              </m:accPr>
              <m:e>
                <m:r>
                  <m:t>x</m:t>
                </m:r>
              </m:e>
            </m:acc>
          </m:e>
          <m:sub>
            <m:r>
              <m:t>0</m:t>
            </m:r>
          </m:sub>
        </m:sSub>
        <m:r>
          <m:rPr>
            <m:sty m:val="p"/>
          </m:rPr>
          <m:t>+</m:t>
        </m:r>
        <m:r>
          <m:t>t</m:t>
        </m:r>
        <m:r>
          <m:t> </m:t>
        </m:r>
        <m:acc>
          <m:accPr>
            <m:chr m:val="̃"/>
          </m:accPr>
          <m:e>
            <m:r>
              <m:t>v</m:t>
            </m:r>
          </m:e>
        </m:acc>
      </m:oMath>
      <w:ins w:id="502" w:author="PR Preview" w:date="2026-01-01T00:00:00Z">
        <w:r>
          <w:t xml:space="preserve"> </w:t>
        </w:r>
      </w:ins>
      <w:ins w:id="503" w:author="PR Preview" w:date="2026-01-01T00:00:00Z">
        <w:r>
          <w:t xml:space="preserve">on the line</w:t>
        </w:r>
      </w:ins>
      <w:ins w:id="504" w:author="PR Preview" w:date="2026-01-01T00:00:00Z">
        <w:r>
          <w:t xml:space="preserve"> </w:t>
        </w:r>
      </w:ins>
      <w:ins w:id="505" w:author="PR Preview" w:date="2026-01-01T00:00:00Z">
        <w:r>
          <w:t xml:space="preserve">and all 25 points</w:t>
        </w:r>
      </w:ins>
      <w:ins w:id="506" w:author="PR Preview" w:date="2026-01-01T00:00:00Z">
        <w:r>
          <w:t xml:space="preserve"> </w:t>
        </w:r>
      </w:ins>
      <m:oMath>
        <m:sSub>
          <m:e>
            <m:acc>
              <m:accPr>
                <m:chr m:val="̃"/>
              </m:accPr>
              <m:e>
                <m:r>
                  <m:t>x</m:t>
                </m:r>
              </m:e>
            </m:acc>
          </m:e>
          <m:sub>
            <m:r>
              <m:t>0</m:t>
            </m:r>
          </m:sub>
        </m:sSub>
        <m:r>
          <m:rPr>
            <m:sty m:val="p"/>
          </m:rPr>
          <m:t>+</m:t>
        </m:r>
        <m:r>
          <m:t>s</m:t>
        </m:r>
        <m:r>
          <m:t> </m:t>
        </m:r>
        <m:sSub>
          <m:e>
            <m:acc>
              <m:accPr>
                <m:chr m:val="̃"/>
              </m:accPr>
              <m:e>
                <m:r>
                  <m:t>v</m:t>
                </m:r>
              </m:e>
            </m:acc>
          </m:e>
          <m:sub>
            <m:r>
              <m:t>1</m:t>
            </m:r>
          </m:sub>
        </m:sSub>
        <m:r>
          <m:rPr>
            <m:sty m:val="p"/>
          </m:rPr>
          <m:t>+</m:t>
        </m:r>
        <m:r>
          <m:t>t</m:t>
        </m:r>
        <m:r>
          <m:t> </m:t>
        </m:r>
        <m:sSub>
          <m:e>
            <m:acc>
              <m:accPr>
                <m:chr m:val="̃"/>
              </m:accPr>
              <m:e>
                <m:r>
                  <m:t>v</m:t>
                </m:r>
              </m:e>
            </m:acc>
          </m:e>
          <m:sub>
            <m:r>
              <m:t>2</m:t>
            </m:r>
          </m:sub>
        </m:sSub>
      </m:oMath>
      <w:ins w:id="507" w:author="PR Preview" w:date="2026-01-01T00:00:00Z">
        <w:r>
          <w:t xml:space="preserve"> </w:t>
        </w:r>
      </w:ins>
      <w:ins w:id="508" w:author="PR Preview" w:date="2026-01-01T00:00:00Z">
        <w:r>
          <w:t xml:space="preserve">on the plane</w:t>
        </w:r>
      </w:ins>
      <w:ins w:id="509" w:author="PR Preview" w:date="2026-01-01T00:00:00Z">
        <w:r>
          <w:t xml:space="preserve"> </w:t>
        </w:r>
      </w:ins>
      <w:ins w:id="510" w:author="PR Preview" w:date="2026-01-01T00:00:00Z">
        <w:r>
          <w:t xml:space="preserve">satisfy the equation up to rounding error:</w:t>
        </w:r>
      </w:ins>
      <w:ins w:id="511" w:author="PR Preview" w:date="2026-01-01T00:00:00Z">
        <w:r>
          <w:t xml:space="preserve"> </w:t>
        </w:r>
      </w:ins>
      <w:ins w:id="512" w:author="PR Preview" w:date="2026-01-01T00:00:00Z">
        <w:r>
          <w:t xml:space="preserve">30 of the</w:t>
        </w:r>
      </w:ins>
      <w:ins w:id="513" w:author="PR Preview" w:date="2026-01-01T00:00:00Z">
        <w:r>
          <w:t xml:space="preserve"> </w:t>
        </w:r>
      </w:ins>
      <w:ins w:id="514" w:author="PR Preview" w:date="2026-01-01T00:00:00Z">
        <w:r>
          <w:t xml:space="preserve">30 points have</w:t>
        </w:r>
      </w:ins>
      <w:ins w:id="515" w:author="PR Preview" w:date="2026-01-01T00:00:00Z">
        <w:r>
          <w:t xml:space="preserve"> </w:t>
        </w:r>
      </w:ins>
      <m:oMath>
        <m:r>
          <m:t>​</m:t>
        </m:r>
        <m:d>
          <m:dPr>
            <m:begChr m:val="|"/>
            <m:sepChr m:val=""/>
            <m:endChr m:val="|"/>
            <m:grow/>
          </m:dPr>
          <m:e>
            <m:acc>
              <m:accPr>
                <m:chr m:val="̃"/>
              </m:accPr>
              <m:e>
                <m:r>
                  <m:t>w</m:t>
                </m:r>
              </m:e>
            </m:acc>
            <m:r>
              <m:rPr>
                <m:sty m:val="p"/>
              </m:rPr>
              <m:t>⋅</m:t>
            </m:r>
            <m:acc>
              <m:accPr>
                <m:chr m:val="̃"/>
              </m:accPr>
              <m:e>
                <m:r>
                  <m:t>x</m:t>
                </m:r>
              </m:e>
            </m:acc>
            <m:r>
              <m:rPr>
                <m:sty m:val="p"/>
              </m:rPr>
              <m:t>+</m:t>
            </m:r>
            <m:r>
              <m:t>b</m:t>
            </m:r>
          </m:e>
        </m:d>
        <m:r>
          <m:t>​</m:t>
        </m:r>
        <m:r>
          <m:rPr>
            <m:sty m:val="p"/>
          </m:rPr>
          <m:t>&lt;</m:t>
        </m:r>
        <m:sSup>
          <m:e>
            <m:r>
              <m:t>10</m:t>
            </m:r>
          </m:e>
          <m:sup>
            <m:r>
              <m:rPr>
                <m:sty m:val="p"/>
              </m:rPr>
              <m:t>−</m:t>
            </m:r>
            <m:r>
              <m:t>10</m:t>
            </m:r>
          </m:sup>
        </m:sSup>
      </m:oMath>
      <w:ins w:id="516" w:author="PR Preview" w:date="2026-01-01T00:00:00Z">
        <w:r>
          <w:t xml:space="preserve">.</w:t>
        </w:r>
      </w:ins>
    </w:p>
    <w:bookmarkEnd w:id="256"/>
    <w:bookmarkStart w:id="258" w:name="def-half-space"/>
    <w:p>
      <w:pPr>
        <w:pStyle w:val="BodyText"/>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7"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7"/>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8"/>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9" w:name="exm-half-space-plane"/>
    <w:p>
      <w:pPr>
        <w:pStyle w:val="BodyText"/>
      </w:pPr>
      <w:del w:id="517" w:author="PR Preview" w:date="2026-01-01T00:00:00Z">
        <w:r>
          <w:rPr>
            <w:b/>
            <w:bCs/>
          </w:rPr>
          <w:delText xml:space="preserve">Example 68 (Half-spaces of a line in the plane)</w:delText>
        </w:r>
      </w:del>
      <w:del w:id="518" w:author="PR Preview" w:date="2026-01-01T00:00:00Z">
        <w:r>
          <w:delText xml:space="preserve"> </w:delText>
        </w:r>
      </w:del>
      <w:del w:id="519" w:author="PR Preview" w:date="2026-01-01T00:00:00Z">
        <w:r>
          <w:delText xml:space="preserve">Let</w:delText>
        </w:r>
      </w:del>
      <w:del w:id="520" w:author="PR Preview" w:date="2026-01-01T00:00:00Z">
        <w:r>
          <w:delText xml:space="preserve"> </w:delText>
        </w:r>
      </w:del>
      <m:oMath>
        <m:r>
          <m:rPr>
            <m:scr m:val="script"/>
            <m:sty m:val="p"/>
          </m:rPr>
          <m:t>H</m:t>
        </m:r>
      </m:oMath>
      <w:del w:id="521" w:author="PR Preview" w:date="2026-01-01T00:00:00Z">
        <w:r>
          <w:delText xml:space="preserve"> </w:delText>
        </w:r>
      </w:del>
      <w:del w:id="522" w:author="PR Preview" w:date="2026-01-01T00:00:00Z">
        <w:r>
          <w:delText xml:space="preserve">be the line in</w:delText>
        </w:r>
      </w:del>
      <w:del w:id="523" w:author="PR Preview" w:date="2026-01-01T00:00:00Z">
        <w:r>
          <w:delText xml:space="preserve"> </w:delText>
        </w:r>
      </w:del>
      <m:oMath>
        <m:sSup>
          <m:e>
            <m:r>
              <m:rPr>
                <m:scr m:val="double-struck"/>
                <m:sty m:val="p"/>
              </m:rPr>
              <m:t>R</m:t>
            </m:r>
          </m:e>
          <m:sup>
            <m:r>
              <m:t>2</m:t>
            </m:r>
          </m:sup>
        </m:sSup>
      </m:oMath>
      <w:del w:id="524" w:author="PR Preview" w:date="2026-01-01T00:00:00Z">
        <w:r>
          <w:delText xml:space="preserve"> </w:delText>
        </w:r>
      </w:del>
      <w:del w:id="525" w:author="PR Preview" w:date="2026-01-01T00:00:00Z">
        <w:r>
          <w:delText xml:space="preserve">with</w:delText>
        </w:r>
      </w:del>
      <w:del w:id="526" w:author="PR Preview" w:date="2026-01-01T00:00:00Z">
        <w:r>
          <w:delText xml:space="preserve"> </w:delText>
        </w:r>
      </w:del>
      <m:oMath>
        <m:acc>
          <m:accPr>
            <m:chr m:val="̃"/>
          </m:accPr>
          <m:e>
            <m:r>
              <m:t>w</m:t>
            </m:r>
          </m:e>
        </m:acc>
        <m:r>
          <m:rPr>
            <m:sty m:val="p"/>
          </m:rPr>
          <m:t>=</m:t>
        </m:r>
        <m:r>
          <m:rPr>
            <m:sty m:val="p"/>
          </m:rPr>
          <m:t>(</m:t>
        </m:r>
        <m:r>
          <m:t>1</m:t>
        </m:r>
        <m:r>
          <m:rPr>
            <m:sty m:val="p"/>
          </m:rPr>
          <m:t>,</m:t>
        </m:r>
        <m:r>
          <m:t>2</m:t>
        </m:r>
        <m:r>
          <m:rPr>
            <m:sty m:val="p"/>
          </m:rPr>
          <m:t>)</m:t>
        </m:r>
      </m:oMath>
      <w:del w:id="527" w:author="PR Preview" w:date="2026-01-01T00:00:00Z">
        <w:r>
          <w:delText xml:space="preserve"> </w:delText>
        </w:r>
      </w:del>
      <w:del w:id="528" w:author="PR Preview" w:date="2026-01-01T00:00:00Z">
        <w:r>
          <w:delText xml:space="preserve">and</w:delText>
        </w:r>
      </w:del>
      <w:del w:id="529" w:author="PR Preview" w:date="2026-01-01T00:00:00Z">
        <w:r>
          <w:delText xml:space="preserve"> </w:delText>
        </w:r>
      </w:del>
      <m:oMath>
        <m:r>
          <m:t>b</m:t>
        </m:r>
        <m:r>
          <m:rPr>
            <m:sty m:val="p"/>
          </m:rPr>
          <m:t>=</m:t>
        </m:r>
        <m:r>
          <m:rPr>
            <m:sty m:val="p"/>
          </m:rPr>
          <m:t>−</m:t>
        </m:r>
        <m:r>
          <m:t>2</m:t>
        </m:r>
      </m:oMath>
      <w:del w:id="530" w:author="PR Preview" w:date="2026-01-01T00:00:00Z">
        <w:r>
          <w:delText xml:space="preserve"> </w:delText>
        </w:r>
      </w:del>
      <w:del w:id="531" w:author="PR Preview" w:date="2026-01-01T00:00:00Z">
        <w:r>
          <w:delText xml:space="preserve">(</w:delText>
        </w:r>
      </w:del>
      <w:hyperlink w:anchor="def-hyperplane">
        <w:del w:id="532" w:author="PR Preview" w:date="2026-01-01T00:00:00Z">
          <w:r>
            <w:rPr>
              <w:rStyle w:val="Hyperlink"/>
            </w:rPr>
            <w:delText xml:space="preserve">Definition 36</w:delText>
          </w:r>
        </w:del>
      </w:hyperlink>
      <w:del w:id="533" w:author="PR Preview" w:date="2026-01-01T00:00:00Z">
        <w:r>
          <w:delText xml:space="preserve">),</w:delText>
        </w:r>
      </w:del>
      <w:del w:id="534" w:author="PR Preview" w:date="2026-01-01T00:00:00Z">
        <w:r>
          <w:delText xml:space="preserve"> </w:delText>
        </w:r>
      </w:del>
      <w:del w:id="535" w:author="PR Preview" w:date="2026-01-01T00:00:00Z">
        <w:r>
          <w:delText xml:space="preserve">so</w:delText>
        </w:r>
      </w:del>
      <w:del w:id="536" w:author="PR Preview" w:date="2026-01-01T00:00:00Z">
        <w:r>
          <w:delText xml:space="preserve"> </w:delText>
        </w:r>
      </w:del>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del w:id="537" w:author="PR Preview" w:date="2026-01-01T00:00:00Z">
        <w:r>
          <w:delText xml:space="preserve">.</w:delText>
        </w:r>
      </w:del>
      <w:del w:id="538" w:author="PR Preview" w:date="2026-01-01T00:00:00Z">
        <w:r>
          <w:delText xml:space="preserve"> </w:delText>
        </w:r>
      </w:del>
      <w:del w:id="539" w:author="PR Preview" w:date="2026-01-01T00:00:00Z">
        <w:r>
          <w:delText xml:space="preserve">Evaluate</w:delText>
        </w:r>
      </w:del>
      <w:del w:id="540" w:author="PR Preview" w:date="2026-01-01T00:00:00Z">
        <w:r>
          <w:delText xml:space="preserve"> </w:delText>
        </w:r>
      </w:del>
      <m:oMath>
        <m:acc>
          <m:accPr>
            <m:chr m:val="̃"/>
          </m:accPr>
          <m:e>
            <m:r>
              <m:t>w</m:t>
            </m:r>
          </m:e>
        </m:acc>
        <m:r>
          <m:rPr>
            <m:sty m:val="p"/>
          </m:rPr>
          <m:t>⋅</m:t>
        </m:r>
        <m:acc>
          <m:accPr>
            <m:chr m:val="̃"/>
          </m:accPr>
          <m:e>
            <m:r>
              <m:t>x</m:t>
            </m:r>
          </m:e>
        </m:acc>
        <m:r>
          <m:rPr>
            <m:sty m:val="p"/>
          </m:rPr>
          <m:t>+</m:t>
        </m:r>
        <m:r>
          <m:t>b</m:t>
        </m:r>
      </m:oMath>
      <w:del w:id="541" w:author="PR Preview" w:date="2026-01-01T00:00:00Z">
        <w:r>
          <w:delText xml:space="preserve"> </w:delText>
        </w:r>
      </w:del>
      <w:del w:id="542" w:author="PR Preview" w:date="2026-01-01T00:00:00Z">
        <w:r>
          <w:delText xml:space="preserve">at three points (</w:delText>
        </w:r>
      </w:del>
      <w:hyperlink w:anchor="def-half-space">
        <w:del w:id="543" w:author="PR Preview" w:date="2026-01-01T00:00:00Z">
          <w:r>
            <w:rPr>
              <w:rStyle w:val="Hyperlink"/>
            </w:rPr>
            <w:delText xml:space="preserve">Definition 50</w:delText>
          </w:r>
        </w:del>
      </w:hyperlink>
      <w:del w:id="544" w:author="PR Preview" w:date="2026-01-01T00:00:00Z">
        <w:r>
          <w:delText xml:space="preserve">):</w:delText>
        </w:r>
      </w:del>
    </w:p>
    <w:p>
      <w:pPr>
        <w:pStyle w:val="BodyText"/>
      </w:pPr>
      <w:ins w:id="545" w:author="PR Preview" w:date="2026-01-01T00:00:00Z">
        <w:r>
          <w:rPr>
            <w:b/>
            <w:bCs/>
          </w:rPr>
          <w:t xml:space="preserve">Example 69 (Half-spaces of a line in the plane)</w:t>
        </w:r>
      </w:ins>
      <w:ins w:id="546" w:author="PR Preview" w:date="2026-01-01T00:00:00Z">
        <w:r>
          <w:t xml:space="preserve"> </w:t>
        </w:r>
      </w:ins>
      <w:ins w:id="547" w:author="PR Preview" w:date="2026-01-01T00:00:00Z">
        <w:r>
          <w:t xml:space="preserve">Let</w:t>
        </w:r>
      </w:ins>
      <w:ins w:id="548" w:author="PR Preview" w:date="2026-01-01T00:00:00Z">
        <w:r>
          <w:t xml:space="preserve"> </w:t>
        </w:r>
      </w:ins>
      <m:oMath>
        <m:r>
          <m:rPr>
            <m:scr m:val="script"/>
            <m:sty m:val="p"/>
          </m:rPr>
          <m:t>H</m:t>
        </m:r>
      </m:oMath>
      <w:ins w:id="549" w:author="PR Preview" w:date="2026-01-01T00:00:00Z">
        <w:r>
          <w:t xml:space="preserve"> </w:t>
        </w:r>
      </w:ins>
      <w:ins w:id="550" w:author="PR Preview" w:date="2026-01-01T00:00:00Z">
        <w:r>
          <w:t xml:space="preserve">be the line in</w:t>
        </w:r>
      </w:ins>
      <w:ins w:id="551" w:author="PR Preview" w:date="2026-01-01T00:00:00Z">
        <w:r>
          <w:t xml:space="preserve"> </w:t>
        </w:r>
      </w:ins>
      <m:oMath>
        <m:sSup>
          <m:e>
            <m:r>
              <m:rPr>
                <m:scr m:val="double-struck"/>
                <m:sty m:val="p"/>
              </m:rPr>
              <m:t>R</m:t>
            </m:r>
          </m:e>
          <m:sup>
            <m:r>
              <m:t>2</m:t>
            </m:r>
          </m:sup>
        </m:sSup>
      </m:oMath>
      <w:ins w:id="552" w:author="PR Preview" w:date="2026-01-01T00:00:00Z">
        <w:r>
          <w:t xml:space="preserve"> </w:t>
        </w:r>
      </w:ins>
      <w:ins w:id="553" w:author="PR Preview" w:date="2026-01-01T00:00:00Z">
        <w:r>
          <w:t xml:space="preserve">with</w:t>
        </w:r>
      </w:ins>
      <w:ins w:id="554" w:author="PR Preview" w:date="2026-01-01T00:00:00Z">
        <w:r>
          <w:t xml:space="preserve"> </w:t>
        </w:r>
      </w:ins>
      <m:oMath>
        <m:acc>
          <m:accPr>
            <m:chr m:val="̃"/>
          </m:accPr>
          <m:e>
            <m:r>
              <m:t>w</m:t>
            </m:r>
          </m:e>
        </m:acc>
        <m:r>
          <m:rPr>
            <m:sty m:val="p"/>
          </m:rPr>
          <m:t>=</m:t>
        </m:r>
        <m:r>
          <m:rPr>
            <m:sty m:val="p"/>
          </m:rPr>
          <m:t>(</m:t>
        </m:r>
        <m:r>
          <m:t>1</m:t>
        </m:r>
        <m:r>
          <m:rPr>
            <m:sty m:val="p"/>
          </m:rPr>
          <m:t>,</m:t>
        </m:r>
        <m:r>
          <m:t>2</m:t>
        </m:r>
        <m:r>
          <m:rPr>
            <m:sty m:val="p"/>
          </m:rPr>
          <m:t>)</m:t>
        </m:r>
      </m:oMath>
      <w:ins w:id="555" w:author="PR Preview" w:date="2026-01-01T00:00:00Z">
        <w:r>
          <w:t xml:space="preserve"> </w:t>
        </w:r>
      </w:ins>
      <w:ins w:id="556" w:author="PR Preview" w:date="2026-01-01T00:00:00Z">
        <w:r>
          <w:t xml:space="preserve">and</w:t>
        </w:r>
      </w:ins>
      <w:ins w:id="557" w:author="PR Preview" w:date="2026-01-01T00:00:00Z">
        <w:r>
          <w:t xml:space="preserve"> </w:t>
        </w:r>
      </w:ins>
      <m:oMath>
        <m:r>
          <m:t>b</m:t>
        </m:r>
        <m:r>
          <m:rPr>
            <m:sty m:val="p"/>
          </m:rPr>
          <m:t>=</m:t>
        </m:r>
        <m:r>
          <m:rPr>
            <m:sty m:val="p"/>
          </m:rPr>
          <m:t>−</m:t>
        </m:r>
        <m:r>
          <m:t>2</m:t>
        </m:r>
      </m:oMath>
      <w:ins w:id="558" w:author="PR Preview" w:date="2026-01-01T00:00:00Z">
        <w:r>
          <w:t xml:space="preserve"> </w:t>
        </w:r>
      </w:ins>
      <w:ins w:id="559" w:author="PR Preview" w:date="2026-01-01T00:00:00Z">
        <w:r>
          <w:t xml:space="preserve">(</w:t>
        </w:r>
      </w:ins>
      <w:hyperlink w:anchor="def-hyperplane">
        <w:ins w:id="560" w:author="PR Preview" w:date="2026-01-01T00:00:00Z">
          <w:r>
            <w:rPr>
              <w:rStyle w:val="Hyperlink"/>
            </w:rPr>
            <w:t xml:space="preserve">Definition 36</w:t>
          </w:r>
        </w:ins>
      </w:hyperlink>
      <w:ins w:id="561" w:author="PR Preview" w:date="2026-01-01T00:00:00Z">
        <w:r>
          <w:t xml:space="preserve">),</w:t>
        </w:r>
      </w:ins>
      <w:ins w:id="562" w:author="PR Preview" w:date="2026-01-01T00:00:00Z">
        <w:r>
          <w:t xml:space="preserve"> </w:t>
        </w:r>
      </w:ins>
      <w:ins w:id="563" w:author="PR Preview" w:date="2026-01-01T00:00:00Z">
        <w:r>
          <w:t xml:space="preserve">so</w:t>
        </w:r>
      </w:ins>
      <w:ins w:id="564" w:author="PR Preview" w:date="2026-01-01T00:00:00Z">
        <w:r>
          <w:t xml:space="preserve"> </w:t>
        </w:r>
      </w:ins>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ins w:id="565" w:author="PR Preview" w:date="2026-01-01T00:00:00Z">
        <w:r>
          <w:t xml:space="preserve">.</w:t>
        </w:r>
      </w:ins>
      <w:ins w:id="566" w:author="PR Preview" w:date="2026-01-01T00:00:00Z">
        <w:r>
          <w:t xml:space="preserve"> </w:t>
        </w:r>
      </w:ins>
      <w:ins w:id="567" w:author="PR Preview" w:date="2026-01-01T00:00:00Z">
        <w:r>
          <w:t xml:space="preserve">Evaluate</w:t>
        </w:r>
      </w:ins>
      <w:ins w:id="568" w:author="PR Preview" w:date="2026-01-01T00:00:00Z">
        <w:r>
          <w:t xml:space="preserve"> </w:t>
        </w:r>
      </w:ins>
      <m:oMath>
        <m:acc>
          <m:accPr>
            <m:chr m:val="̃"/>
          </m:accPr>
          <m:e>
            <m:r>
              <m:t>w</m:t>
            </m:r>
          </m:e>
        </m:acc>
        <m:r>
          <m:rPr>
            <m:sty m:val="p"/>
          </m:rPr>
          <m:t>⋅</m:t>
        </m:r>
        <m:acc>
          <m:accPr>
            <m:chr m:val="̃"/>
          </m:accPr>
          <m:e>
            <m:r>
              <m:t>x</m:t>
            </m:r>
          </m:e>
        </m:acc>
        <m:r>
          <m:rPr>
            <m:sty m:val="p"/>
          </m:rPr>
          <m:t>+</m:t>
        </m:r>
        <m:r>
          <m:t>b</m:t>
        </m:r>
      </m:oMath>
      <w:ins w:id="569" w:author="PR Preview" w:date="2026-01-01T00:00:00Z">
        <w:r>
          <w:t xml:space="preserve"> </w:t>
        </w:r>
      </w:ins>
      <w:ins w:id="570" w:author="PR Preview" w:date="2026-01-01T00:00:00Z">
        <w:r>
          <w:t xml:space="preserve">at three points (</w:t>
        </w:r>
      </w:ins>
      <w:hyperlink w:anchor="def-half-space">
        <w:ins w:id="571" w:author="PR Preview" w:date="2026-01-01T00:00:00Z">
          <w:r>
            <w:rPr>
              <w:rStyle w:val="Hyperlink"/>
            </w:rPr>
            <w:t xml:space="preserve">Definition 50</w:t>
          </w:r>
        </w:ins>
      </w:hyperlink>
      <w:ins w:id="572" w:author="PR Preview" w:date="2026-01-01T00:00:00Z">
        <w:r>
          <w:t xml:space="preserve">):</w:t>
        </w:r>
      </w:ins>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9"/>
    <w:bookmarkStart w:id="260" w:name="thm-half-space-dimension"/>
    <w:p>
      <w:pPr>
        <w:pStyle w:val="BodyText"/>
      </w:pPr>
      <w:del w:id="573" w:author="PR Preview" w:date="2026-01-01T00:00:00Z">
        <w:r>
          <w:rPr>
            <w:b/>
            <w:bCs/>
          </w:rPr>
          <w:delText xml:space="preserve">Theorem 40 (Differences of points in a hyperplane and in a half-space)</w:delText>
        </w:r>
      </w:del>
      <w:del w:id="574" w:author="PR Preview" w:date="2026-01-01T00:00:00Z">
        <w:r>
          <w:delText xml:space="preserve"> </w:delText>
        </w:r>
      </w:del>
      <w:del w:id="575" w:author="PR Preview" w:date="2026-01-01T00:00:00Z">
        <w:r>
          <w:delText xml:space="preserve">Let</w:delText>
        </w:r>
      </w:del>
      <w:del w:id="576" w:author="PR Preview" w:date="2026-01-01T00:00:00Z">
        <w:r>
          <w:delText xml:space="preserve"> </w:delText>
        </w:r>
      </w:del>
      <m:oMath>
        <m:acc>
          <m:accPr>
            <m:chr m:val="̃"/>
          </m:accPr>
          <m:e>
            <m:r>
              <m:t>w</m:t>
            </m:r>
          </m:e>
        </m:acc>
        <m:r>
          <m:rPr>
            <m:sty m:val="p"/>
          </m:rPr>
          <m:t>∈</m:t>
        </m:r>
        <m:sSup>
          <m:e>
            <m:r>
              <m:rPr>
                <m:scr m:val="double-struck"/>
                <m:sty m:val="p"/>
              </m:rPr>
              <m:t>R</m:t>
            </m:r>
          </m:e>
          <m:sup>
            <m:r>
              <m:t>p</m:t>
            </m:r>
          </m:sup>
        </m:sSup>
      </m:oMath>
      <w:del w:id="577" w:author="PR Preview" w:date="2026-01-01T00:00:00Z">
        <w:r>
          <w:delText xml:space="preserve"> </w:delText>
        </w:r>
      </w:del>
      <w:del w:id="578" w:author="PR Preview" w:date="2026-01-01T00:00:00Z">
        <w:r>
          <w:delText xml:space="preserve">be nonzero, let</w:delText>
        </w:r>
      </w:del>
      <w:del w:id="579" w:author="PR Preview" w:date="2026-01-01T00:00:00Z">
        <w:r>
          <w:delText xml:space="preserve"> </w:delText>
        </w:r>
      </w:del>
      <m:oMath>
        <m:r>
          <m:t>b</m:t>
        </m:r>
        <m:r>
          <m:rPr>
            <m:sty m:val="p"/>
          </m:rPr>
          <m:t>∈</m:t>
        </m:r>
        <m:r>
          <m:rPr>
            <m:scr m:val="double-struck"/>
            <m:sty m:val="p"/>
          </m:rPr>
          <m:t>R</m:t>
        </m:r>
      </m:oMath>
      <w:del w:id="580" w:author="PR Preview" w:date="2026-01-01T00:00:00Z">
        <w:r>
          <w:delText xml:space="preserve">,</w:delText>
        </w:r>
      </w:del>
      <w:del w:id="581" w:author="PR Preview" w:date="2026-01-01T00:00:00Z">
        <w:r>
          <w:delText xml:space="preserve"> </w:delText>
        </w:r>
      </w:del>
      <w:del w:id="582" w:author="PR Preview" w:date="2026-01-01T00:00:00Z">
        <w:r>
          <w:delText xml:space="preserve">and let</w:delText>
        </w:r>
      </w:del>
      <w:del w:id="583" w:author="PR Preview" w:date="2026-01-01T00:00:00Z">
        <w:r>
          <w:delText xml:space="preserve"> </w:delText>
        </w:r>
      </w:del>
      <m:oMath>
        <m:r>
          <m:rPr>
            <m:scr m:val="script"/>
            <m:sty m:val="p"/>
          </m:rPr>
          <m:t>H</m:t>
        </m:r>
      </m:oMath>
      <w:del w:id="584" w:author="PR Preview" w:date="2026-01-01T00:00:00Z">
        <w:r>
          <w:delText xml:space="preserve">,</w:delText>
        </w:r>
      </w:del>
      <w:del w:id="585" w:author="PR Preview" w:date="2026-01-01T00:00:00Z">
        <w:r>
          <w:delText xml:space="preserve"> </w:delText>
        </w:r>
      </w:del>
      <m:oMath>
        <m:sSup>
          <m:e>
            <m:r>
              <m:rPr>
                <m:scr m:val="script"/>
                <m:sty m:val="p"/>
              </m:rPr>
              <m:t>H</m:t>
            </m:r>
          </m:e>
          <m:sup>
            <m:r>
              <m:rPr>
                <m:sty m:val="p"/>
              </m:rPr>
              <m:t>+</m:t>
            </m:r>
          </m:sup>
        </m:sSup>
      </m:oMath>
      <w:del w:id="586" w:author="PR Preview" w:date="2026-01-01T00:00:00Z">
        <w:r>
          <w:delText xml:space="preserve"> </w:delText>
        </w:r>
      </w:del>
      <w:del w:id="587" w:author="PR Preview" w:date="2026-01-01T00:00:00Z">
        <w:r>
          <w:delText xml:space="preserve">be the hyperplane and open half-space of</w:delText>
        </w:r>
      </w:del>
      <w:del w:id="588" w:author="PR Preview" w:date="2026-01-01T00:00:00Z">
        <w:r>
          <w:delText xml:space="preserve"> </w:delText>
        </w:r>
      </w:del>
      <w:hyperlink w:anchor="def-half-space">
        <w:del w:id="589" w:author="PR Preview" w:date="2026-01-01T00:00:00Z">
          <w:r>
            <w:rPr>
              <w:rStyle w:val="Hyperlink"/>
            </w:rPr>
            <w:delText xml:space="preserve">Definition 50</w:delText>
          </w:r>
        </w:del>
      </w:hyperlink>
      <w:del w:id="590" w:author="PR Preview" w:date="2026-01-01T00:00:00Z">
        <w:r>
          <w:delText xml:space="preserve">.</w:delText>
        </w:r>
      </w:del>
      <w:del w:id="591" w:author="PR Preview" w:date="2026-01-01T00:00:00Z">
        <w:r>
          <w:delText xml:space="preserve"> </w:delText>
        </w:r>
      </w:del>
      <w:del w:id="592" w:author="PR Preview" w:date="2026-01-01T00:00:00Z">
        <w:r>
          <w:delText xml:space="preserve">For a set</w:delText>
        </w:r>
      </w:del>
      <w:del w:id="593" w:author="PR Preview" w:date="2026-01-01T00:00:00Z">
        <w:r>
          <w:delText xml:space="preserve"> </w:delText>
        </w:r>
      </w:del>
      <m:oMath>
        <m:r>
          <m:t>S</m:t>
        </m:r>
        <m:r>
          <m:rPr>
            <m:sty m:val="p"/>
          </m:rPr>
          <m:t>⊆</m:t>
        </m:r>
        <m:sSup>
          <m:e>
            <m:r>
              <m:rPr>
                <m:scr m:val="double-struck"/>
                <m:sty m:val="p"/>
              </m:rPr>
              <m:t>R</m:t>
            </m:r>
          </m:e>
          <m:sup>
            <m:r>
              <m:t>p</m:t>
            </m:r>
          </m:sup>
        </m:sSup>
      </m:oMath>
      <w:del w:id="594" w:author="PR Preview" w:date="2026-01-01T00:00:00Z">
        <w:r>
          <w:delText xml:space="preserve">, let</w:delText>
        </w:r>
      </w:del>
      <w:del w:id="595" w:author="PR Preview" w:date="2026-01-01T00:00:00Z">
        <w:r>
          <w:delText xml:space="preserve"> </w:delText>
        </w:r>
      </w:del>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del w:id="596" w:author="PR Preview" w:date="2026-01-01T00:00:00Z">
        <w:r>
          <w:delText xml:space="preserve"> </w:delText>
        </w:r>
      </w:del>
      <w:del w:id="597" w:author="PR Preview" w:date="2026-01-01T00:00:00Z">
        <w:r>
          <w:delText xml:space="preserve">be the set of differences of its points.</w:delText>
        </w:r>
      </w:del>
    </w:p>
    <w:p>
      <w:pPr>
        <w:pStyle w:val="BodyText"/>
      </w:pPr>
      <w:ins w:id="598" w:author="PR Preview" w:date="2026-01-01T00:00:00Z">
        <w:r>
          <w:rPr>
            <w:b/>
            <w:bCs/>
          </w:rPr>
          <w:t xml:space="preserve">Theorem 41 (Differences of points in a hyperplane and in a half-space)</w:t>
        </w:r>
      </w:ins>
      <w:ins w:id="599" w:author="PR Preview" w:date="2026-01-01T00:00:00Z">
        <w:r>
          <w:t xml:space="preserve"> </w:t>
        </w:r>
      </w:ins>
      <w:ins w:id="600" w:author="PR Preview" w:date="2026-01-01T00:00:00Z">
        <w:r>
          <w:t xml:space="preserve">Let</w:t>
        </w:r>
      </w:ins>
      <w:ins w:id="601" w:author="PR Preview" w:date="2026-01-01T00:00:00Z">
        <w:r>
          <w:t xml:space="preserve"> </w:t>
        </w:r>
      </w:ins>
      <m:oMath>
        <m:acc>
          <m:accPr>
            <m:chr m:val="̃"/>
          </m:accPr>
          <m:e>
            <m:r>
              <m:t>w</m:t>
            </m:r>
          </m:e>
        </m:acc>
        <m:r>
          <m:rPr>
            <m:sty m:val="p"/>
          </m:rPr>
          <m:t>∈</m:t>
        </m:r>
        <m:sSup>
          <m:e>
            <m:r>
              <m:rPr>
                <m:scr m:val="double-struck"/>
                <m:sty m:val="p"/>
              </m:rPr>
              <m:t>R</m:t>
            </m:r>
          </m:e>
          <m:sup>
            <m:r>
              <m:t>p</m:t>
            </m:r>
          </m:sup>
        </m:sSup>
      </m:oMath>
      <w:ins w:id="602" w:author="PR Preview" w:date="2026-01-01T00:00:00Z">
        <w:r>
          <w:t xml:space="preserve"> </w:t>
        </w:r>
      </w:ins>
      <w:ins w:id="603" w:author="PR Preview" w:date="2026-01-01T00:00:00Z">
        <w:r>
          <w:t xml:space="preserve">be nonzero, let</w:t>
        </w:r>
      </w:ins>
      <w:ins w:id="604" w:author="PR Preview" w:date="2026-01-01T00:00:00Z">
        <w:r>
          <w:t xml:space="preserve"> </w:t>
        </w:r>
      </w:ins>
      <m:oMath>
        <m:r>
          <m:t>b</m:t>
        </m:r>
        <m:r>
          <m:rPr>
            <m:sty m:val="p"/>
          </m:rPr>
          <m:t>∈</m:t>
        </m:r>
        <m:r>
          <m:rPr>
            <m:scr m:val="double-struck"/>
            <m:sty m:val="p"/>
          </m:rPr>
          <m:t>R</m:t>
        </m:r>
      </m:oMath>
      <w:ins w:id="605" w:author="PR Preview" w:date="2026-01-01T00:00:00Z">
        <w:r>
          <w:t xml:space="preserve">,</w:t>
        </w:r>
      </w:ins>
      <w:ins w:id="606" w:author="PR Preview" w:date="2026-01-01T00:00:00Z">
        <w:r>
          <w:t xml:space="preserve"> </w:t>
        </w:r>
      </w:ins>
      <w:ins w:id="607" w:author="PR Preview" w:date="2026-01-01T00:00:00Z">
        <w:r>
          <w:t xml:space="preserve">and let</w:t>
        </w:r>
      </w:ins>
      <w:ins w:id="608" w:author="PR Preview" w:date="2026-01-01T00:00:00Z">
        <w:r>
          <w:t xml:space="preserve"> </w:t>
        </w:r>
      </w:ins>
      <m:oMath>
        <m:r>
          <m:rPr>
            <m:scr m:val="script"/>
            <m:sty m:val="p"/>
          </m:rPr>
          <m:t>H</m:t>
        </m:r>
      </m:oMath>
      <w:ins w:id="609" w:author="PR Preview" w:date="2026-01-01T00:00:00Z">
        <w:r>
          <w:t xml:space="preserve">,</w:t>
        </w:r>
      </w:ins>
      <w:ins w:id="610" w:author="PR Preview" w:date="2026-01-01T00:00:00Z">
        <w:r>
          <w:t xml:space="preserve"> </w:t>
        </w:r>
      </w:ins>
      <m:oMath>
        <m:sSup>
          <m:e>
            <m:r>
              <m:rPr>
                <m:scr m:val="script"/>
                <m:sty m:val="p"/>
              </m:rPr>
              <m:t>H</m:t>
            </m:r>
          </m:e>
          <m:sup>
            <m:r>
              <m:rPr>
                <m:sty m:val="p"/>
              </m:rPr>
              <m:t>+</m:t>
            </m:r>
          </m:sup>
        </m:sSup>
      </m:oMath>
      <w:ins w:id="611" w:author="PR Preview" w:date="2026-01-01T00:00:00Z">
        <w:r>
          <w:t xml:space="preserve"> </w:t>
        </w:r>
      </w:ins>
      <w:ins w:id="612" w:author="PR Preview" w:date="2026-01-01T00:00:00Z">
        <w:r>
          <w:t xml:space="preserve">be the hyperplane and open half-space of</w:t>
        </w:r>
      </w:ins>
      <w:ins w:id="613" w:author="PR Preview" w:date="2026-01-01T00:00:00Z">
        <w:r>
          <w:t xml:space="preserve"> </w:t>
        </w:r>
      </w:ins>
      <w:hyperlink w:anchor="def-half-space">
        <w:ins w:id="614" w:author="PR Preview" w:date="2026-01-01T00:00:00Z">
          <w:r>
            <w:rPr>
              <w:rStyle w:val="Hyperlink"/>
            </w:rPr>
            <w:t xml:space="preserve">Definition 50</w:t>
          </w:r>
        </w:ins>
      </w:hyperlink>
      <w:ins w:id="615" w:author="PR Preview" w:date="2026-01-01T00:00:00Z">
        <w:r>
          <w:t xml:space="preserve">.</w:t>
        </w:r>
      </w:ins>
      <w:ins w:id="616" w:author="PR Preview" w:date="2026-01-01T00:00:00Z">
        <w:r>
          <w:t xml:space="preserve"> </w:t>
        </w:r>
      </w:ins>
      <w:ins w:id="617" w:author="PR Preview" w:date="2026-01-01T00:00:00Z">
        <w:r>
          <w:t xml:space="preserve">For a set</w:t>
        </w:r>
      </w:ins>
      <w:ins w:id="618" w:author="PR Preview" w:date="2026-01-01T00:00:00Z">
        <w:r>
          <w:t xml:space="preserve"> </w:t>
        </w:r>
      </w:ins>
      <m:oMath>
        <m:r>
          <m:t>S</m:t>
        </m:r>
        <m:r>
          <m:rPr>
            <m:sty m:val="p"/>
          </m:rPr>
          <m:t>⊆</m:t>
        </m:r>
        <m:sSup>
          <m:e>
            <m:r>
              <m:rPr>
                <m:scr m:val="double-struck"/>
                <m:sty m:val="p"/>
              </m:rPr>
              <m:t>R</m:t>
            </m:r>
          </m:e>
          <m:sup>
            <m:r>
              <m:t>p</m:t>
            </m:r>
          </m:sup>
        </m:sSup>
      </m:oMath>
      <w:ins w:id="619" w:author="PR Preview" w:date="2026-01-01T00:00:00Z">
        <w:r>
          <w:t xml:space="preserve">, let</w:t>
        </w:r>
      </w:ins>
      <w:ins w:id="620" w:author="PR Preview" w:date="2026-01-01T00:00:00Z">
        <w:r>
          <w:t xml:space="preserve"> </w:t>
        </w:r>
      </w:ins>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ins w:id="621" w:author="PR Preview" w:date="2026-01-01T00:00:00Z">
        <w:r>
          <w:t xml:space="preserve"> </w:t>
        </w:r>
      </w:ins>
      <w:ins w:id="622" w:author="PR Preview" w:date="2026-01-01T00:00:00Z">
        <w:r>
          <w:t xml:space="preserve">be the set of differences of its points.</w:t>
        </w:r>
      </w:ins>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60"/>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5" w:name="exm-half-space-iris"/>
    <w:p>
      <w:pPr>
        <w:pStyle w:val="BodyText"/>
      </w:pPr>
      <w:del w:id="623" w:author="PR Preview" w:date="2026-01-01T00:00:00Z">
        <w:r>
          <w:rPr>
            <w:b/>
            <w:bCs/>
          </w:rPr>
          <w:delText xml:space="preserve">Example 69 (Two iris species on either side of a line)</w:delText>
        </w:r>
      </w:del>
      <w:del w:id="624" w:author="PR Preview" w:date="2026-01-01T00:00:00Z">
        <w:r>
          <w:delText xml:space="preserve"> </w:delText>
        </w:r>
      </w:del>
      <w:del w:id="625" w:author="PR Preview" w:date="2026-01-01T00:00:00Z">
        <w:r>
          <w:delText xml:space="preserve">The</w:delText>
        </w:r>
      </w:del>
      <w:del w:id="626" w:author="PR Preview" w:date="2026-01-01T00:00:00Z">
        <w:r>
          <w:delText xml:space="preserve"> </w:delText>
        </w:r>
      </w:del>
      <w:del w:id="627" w:author="PR Preview" w:date="2026-01-01T00:00:00Z">
        <w:r>
          <w:rPr>
            <w:rStyle w:val="VerbatimChar"/>
          </w:rPr>
          <w:delText xml:space="preserve">iris</w:delText>
        </w:r>
      </w:del>
      <w:del w:id="628" w:author="PR Preview" w:date="2026-01-01T00:00:00Z">
        <w:r>
          <w:delText xml:space="preserve"> </w:delText>
        </w:r>
      </w:del>
      <w:del w:id="629" w:author="PR Preview" w:date="2026-01-01T00:00:00Z">
        <w:r>
          <w:delText xml:space="preserve">data set in R has the petal length and petal width, in centimeters, of 150 irises.</w:delText>
        </w:r>
      </w:del>
      <w:del w:id="630" w:author="PR Preview" w:date="2026-01-01T00:00:00Z">
        <w:r>
          <w:delText xml:space="preserve"> </w:delText>
        </w:r>
      </w:del>
      <w:del w:id="631" w:author="PR Preview" w:date="2026-01-01T00:00:00Z">
        <w:r>
          <w:delText xml:space="preserve">Take the 100 flowers of the species versicolor and virginica,</w:delText>
        </w:r>
      </w:del>
      <w:del w:id="632" w:author="PR Preview" w:date="2026-01-01T00:00:00Z">
        <w:r>
          <w:delText xml:space="preserve"> </w:delText>
        </w:r>
      </w:del>
      <w:del w:id="633" w:author="PR Preview" w:date="2026-01-01T00:00:00Z">
        <w:r>
          <w:delText xml:space="preserve">and let</w:delText>
        </w:r>
      </w:del>
      <w:del w:id="634"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635" w:author="PR Preview" w:date="2026-01-01T00:00:00Z">
        <w:r>
          <w:delText xml:space="preserve"> </w:delText>
        </w:r>
      </w:del>
      <w:del w:id="636" w:author="PR Preview" w:date="2026-01-01T00:00:00Z">
        <w:r>
          <w:delText xml:space="preserve">be the petal length and petal width of one flower.</w:delText>
        </w:r>
      </w:del>
      <w:del w:id="637" w:author="PR Preview" w:date="2026-01-01T00:00:00Z">
        <w:r>
          <w:delText xml:space="preserve"> </w:delText>
        </w:r>
      </w:del>
      <w:del w:id="638" w:author="PR Preview" w:date="2026-01-01T00:00:00Z">
        <w:r>
          <w:delText xml:space="preserve">A logistic regression of the species on</w:delText>
        </w:r>
      </w:del>
      <w:del w:id="639" w:author="PR Preview" w:date="2026-01-01T00:00:00Z">
        <w:r>
          <w:delText xml:space="preserve"> </w:delText>
        </w:r>
      </w:del>
      <m:oMath>
        <m:acc>
          <m:accPr>
            <m:chr m:val="̃"/>
          </m:accPr>
          <m:e>
            <m:r>
              <m:t>x</m:t>
            </m:r>
          </m:e>
        </m:acc>
      </m:oMath>
      <w:del w:id="640" w:author="PR Preview" w:date="2026-01-01T00:00:00Z">
        <w:r>
          <w:delText xml:space="preserve"> </w:delText>
        </w:r>
      </w:del>
      <w:del w:id="641" w:author="PR Preview" w:date="2026-01-01T00:00:00Z">
        <w:r>
          <w:delText xml:space="preserve">gives a coefficient vector</w:delText>
        </w:r>
      </w:del>
      <w:del w:id="642" w:author="PR Preview" w:date="2026-01-01T00:00:00Z">
        <w:r>
          <w:delText xml:space="preserve"> </w:delText>
        </w:r>
      </w:del>
      <m:oMath>
        <m:acc>
          <m:accPr>
            <m:chr m:val="̃"/>
          </m:accPr>
          <m:e>
            <m:r>
              <m:t>w</m:t>
            </m:r>
          </m:e>
        </m:acc>
      </m:oMath>
      <w:del w:id="643" w:author="PR Preview" w:date="2026-01-01T00:00:00Z">
        <w:r>
          <w:delText xml:space="preserve"> </w:delText>
        </w:r>
      </w:del>
      <w:del w:id="644" w:author="PR Preview" w:date="2026-01-01T00:00:00Z">
        <w:r>
          <w:delText xml:space="preserve">and an intercept</w:delText>
        </w:r>
      </w:del>
      <w:del w:id="645" w:author="PR Preview" w:date="2026-01-01T00:00:00Z">
        <w:r>
          <w:delText xml:space="preserve"> </w:delText>
        </w:r>
      </w:del>
      <m:oMath>
        <m:r>
          <m:t>b</m:t>
        </m:r>
      </m:oMath>
      <w:del w:id="646" w:author="PR Preview" w:date="2026-01-01T00:00:00Z">
        <w:r>
          <w:delText xml:space="preserve">.</w:delText>
        </w:r>
      </w:del>
      <w:del w:id="647" w:author="PR Preview" w:date="2026-01-01T00:00:00Z">
        <w:r>
          <w:delText xml:space="preserve"> </w:delText>
        </w:r>
      </w:del>
      <w:del w:id="648" w:author="PR Preview" w:date="2026-01-01T00:00:00Z">
        <w:r>
          <w:delText xml:space="preserve">The line</w:delText>
        </w:r>
      </w:del>
      <w:del w:id="649" w:author="PR Preview" w:date="2026-01-01T00:00:00Z">
        <w:r>
          <w:delText xml:space="preserve"> </w:delText>
        </w:r>
      </w:del>
      <m:oMath>
        <m:acc>
          <m:accPr>
            <m:chr m:val="̃"/>
          </m:accPr>
          <m:e>
            <m:r>
              <m:t>w</m:t>
            </m:r>
          </m:e>
        </m:acc>
        <m:r>
          <m:rPr>
            <m:sty m:val="p"/>
          </m:rPr>
          <m:t>⋅</m:t>
        </m:r>
        <m:acc>
          <m:accPr>
            <m:chr m:val="̃"/>
          </m:accPr>
          <m:e>
            <m:r>
              <m:t>x</m:t>
            </m:r>
          </m:e>
        </m:acc>
        <m:r>
          <m:rPr>
            <m:sty m:val="p"/>
          </m:rPr>
          <m:t>+</m:t>
        </m:r>
        <m:r>
          <m:t>b</m:t>
        </m:r>
        <m:r>
          <m:rPr>
            <m:sty m:val="p"/>
          </m:rPr>
          <m:t>=</m:t>
        </m:r>
        <m:r>
          <m:t>0</m:t>
        </m:r>
      </m:oMath>
      <w:del w:id="650" w:author="PR Preview" w:date="2026-01-01T00:00:00Z">
        <w:r>
          <w:delText xml:space="preserve"> </w:delText>
        </w:r>
      </w:del>
      <w:del w:id="651" w:author="PR Preview" w:date="2026-01-01T00:00:00Z">
        <w:r>
          <w:delText xml:space="preserve">is a hyperplane in</w:delText>
        </w:r>
      </w:del>
      <w:del w:id="652" w:author="PR Preview" w:date="2026-01-01T00:00:00Z">
        <w:r>
          <w:delText xml:space="preserve"> </w:delText>
        </w:r>
      </w:del>
      <m:oMath>
        <m:sSup>
          <m:e>
            <m:r>
              <m:rPr>
                <m:scr m:val="double-struck"/>
                <m:sty m:val="p"/>
              </m:rPr>
              <m:t>R</m:t>
            </m:r>
          </m:e>
          <m:sup>
            <m:r>
              <m:t>2</m:t>
            </m:r>
          </m:sup>
        </m:sSup>
      </m:oMath>
      <w:del w:id="653" w:author="PR Preview" w:date="2026-01-01T00:00:00Z">
        <w:r>
          <w:delText xml:space="preserve"> </w:delText>
        </w:r>
      </w:del>
      <w:del w:id="654" w:author="PR Preview" w:date="2026-01-01T00:00:00Z">
        <w:r>
          <w:delText xml:space="preserve">(</w:delText>
        </w:r>
      </w:del>
      <w:hyperlink w:anchor="def-hyperplane">
        <w:del w:id="655" w:author="PR Preview" w:date="2026-01-01T00:00:00Z">
          <w:r>
            <w:rPr>
              <w:rStyle w:val="Hyperlink"/>
            </w:rPr>
            <w:delText xml:space="preserve">Definition 36</w:delText>
          </w:r>
        </w:del>
      </w:hyperlink>
      <w:del w:id="656" w:author="PR Preview" w:date="2026-01-01T00:00:00Z">
        <w:r>
          <w:delText xml:space="preserve">),</w:delText>
        </w:r>
      </w:del>
      <w:del w:id="657" w:author="PR Preview" w:date="2026-01-01T00:00:00Z">
        <w:r>
          <w:delText xml:space="preserve"> </w:delText>
        </w:r>
      </w:del>
      <w:del w:id="658" w:author="PR Preview" w:date="2026-01-01T00:00:00Z">
        <w:r>
          <w:delText xml:space="preserve">and the two species mostly fall in its two open half-spaces (</w:delText>
        </w:r>
      </w:del>
      <w:hyperlink w:anchor="def-half-space">
        <w:del w:id="659" w:author="PR Preview" w:date="2026-01-01T00:00:00Z">
          <w:r>
            <w:rPr>
              <w:rStyle w:val="Hyperlink"/>
            </w:rPr>
            <w:delText xml:space="preserve">Definition 50</w:delText>
          </w:r>
        </w:del>
      </w:hyperlink>
      <w:del w:id="660" w:author="PR Preview" w:date="2026-01-01T00:00:00Z">
        <w:r>
          <w:delText xml:space="preserve">).</w:delText>
        </w:r>
      </w:del>
      <w:del w:id="661" w:author="PR Preview" w:date="2026-01-01T00:00:00Z">
        <w:r>
          <w:delText xml:space="preserve"> </w:delText>
        </w:r>
      </w:del>
      <w:hyperlink w:anchor="fig-half-space-iris">
        <w:del w:id="662" w:author="PR Preview" w:date="2026-01-01T00:00:00Z">
          <w:r>
            <w:rPr>
              <w:rStyle w:val="Hyperlink"/>
            </w:rPr>
            <w:delText xml:space="preserve">Figure 1</w:delText>
          </w:r>
        </w:del>
      </w:hyperlink>
      <w:del w:id="663" w:author="PR Preview" w:date="2026-01-01T00:00:00Z">
        <w:r>
          <w:delText xml:space="preserve"> </w:delText>
        </w:r>
      </w:del>
      <w:del w:id="664" w:author="PR Preview" w:date="2026-01-01T00:00:00Z">
        <w:r>
          <w:delText xml:space="preserve">shows the line and the flowers.</w:delText>
        </w:r>
      </w:del>
    </w:p>
    <w:p>
      <w:pPr>
        <w:pStyle w:val="SourceCode"/>
      </w:pPr>
      <w:del w:id="665" w:author="PR Preview" w:date="2026-01-01T00:00:00Z">
        <w:r>
          <w:rPr>
            <w:rStyle w:val="NormalTok"/>
          </w:rPr>
          <w:delText xml:space="preserve">two_species </w:delText>
        </w:r>
      </w:del>
      <w:del w:id="666" w:author="PR Preview" w:date="2026-01-01T00:00:00Z">
        <w:r>
          <w:rPr>
            <w:rStyle w:val="OtherTok"/>
          </w:rPr>
          <w:delText xml:space="preserve">&lt;-</w:delText>
        </w:r>
      </w:del>
      <w:del w:id="667" w:author="PR Preview" w:date="2026-01-01T00:00:00Z">
        <w:r>
          <w:rPr>
            <w:rStyle w:val="NormalTok"/>
          </w:rPr>
          <w:delText xml:space="preserve"> </w:delText>
        </w:r>
      </w:del>
      <w:del w:id="668" w:author="PR Preview" w:date="2026-01-01T00:00:00Z">
        <w:r>
          <w:rPr>
            <w:rStyle w:val="FunctionTok"/>
          </w:rPr>
          <w:delText xml:space="preserve">droplevels</w:delText>
        </w:r>
      </w:del>
      <w:del w:id="669" w:author="PR Preview" w:date="2026-01-01T00:00:00Z">
        <w:r>
          <w:rPr>
            <w:rStyle w:val="NormalTok"/>
          </w:rPr>
          <w:delText xml:space="preserve">(</w:delText>
        </w:r>
      </w:del>
      <w:del w:id="670" w:author="PR Preview" w:date="2026-01-01T00:00:00Z">
        <w:r>
          <w:rPr>
            <w:rStyle w:val="FunctionTok"/>
          </w:rPr>
          <w:delText xml:space="preserve">subset</w:delText>
        </w:r>
      </w:del>
      <w:del w:id="671" w:author="PR Preview" w:date="2026-01-01T00:00:00Z">
        <w:r>
          <w:rPr>
            <w:rStyle w:val="NormalTok"/>
          </w:rPr>
          <w:delText xml:space="preserve">(iris, Species </w:delText>
        </w:r>
      </w:del>
      <w:del w:id="672" w:author="PR Preview" w:date="2026-01-01T00:00:00Z">
        <w:r>
          <w:rPr>
            <w:rStyle w:val="SpecialCharTok"/>
          </w:rPr>
          <w:delText xml:space="preserve">!=</w:delText>
        </w:r>
      </w:del>
      <w:del w:id="673" w:author="PR Preview" w:date="2026-01-01T00:00:00Z">
        <w:r>
          <w:rPr>
            <w:rStyle w:val="NormalTok"/>
          </w:rPr>
          <w:delText xml:space="preserve"> </w:delText>
        </w:r>
      </w:del>
      <w:del w:id="674" w:author="PR Preview" w:date="2026-01-01T00:00:00Z">
        <w:r>
          <w:rPr>
            <w:rStyle w:val="StringTok"/>
          </w:rPr>
          <w:delText xml:space="preserve">"setosa"</w:delText>
        </w:r>
      </w:del>
      <w:del w:id="675" w:author="PR Preview" w:date="2026-01-01T00:00:00Z">
        <w:r>
          <w:rPr>
            <w:rStyle w:val="NormalTok"/>
          </w:rPr>
          <w:delText xml:space="preserve">))</w:delText>
        </w:r>
      </w:del>
      <w:del w:id="676" w:author="PR Preview" w:date="2026-01-01T00:00:00Z">
        <w:r>
          <w:br/>
        </w:r>
      </w:del>
      <w:del w:id="677" w:author="PR Preview" w:date="2026-01-01T00:00:00Z">
        <w:r>
          <w:rPr>
            <w:rStyle w:val="NormalTok"/>
          </w:rPr>
          <w:delText xml:space="preserve">fit </w:delText>
        </w:r>
      </w:del>
      <w:del w:id="678" w:author="PR Preview" w:date="2026-01-01T00:00:00Z">
        <w:r>
          <w:rPr>
            <w:rStyle w:val="OtherTok"/>
          </w:rPr>
          <w:delText xml:space="preserve">&lt;-</w:delText>
        </w:r>
      </w:del>
      <w:del w:id="679" w:author="PR Preview" w:date="2026-01-01T00:00:00Z">
        <w:r>
          <w:rPr>
            <w:rStyle w:val="NormalTok"/>
          </w:rPr>
          <w:delText xml:space="preserve"> </w:delText>
        </w:r>
      </w:del>
      <w:del w:id="680" w:author="PR Preview" w:date="2026-01-01T00:00:00Z">
        <w:r>
          <w:rPr>
            <w:rStyle w:val="FunctionTok"/>
          </w:rPr>
          <w:delText xml:space="preserve">glm</w:delText>
        </w:r>
      </w:del>
      <w:del w:id="681" w:author="PR Preview" w:date="2026-01-01T00:00:00Z">
        <w:r>
          <w:rPr>
            <w:rStyle w:val="NormalTok"/>
          </w:rPr>
          <w:delText xml:space="preserve">(</w:delText>
        </w:r>
      </w:del>
      <w:del w:id="682" w:author="PR Preview" w:date="2026-01-01T00:00:00Z">
        <w:r>
          <w:br/>
        </w:r>
      </w:del>
      <w:del w:id="683" w:author="PR Preview" w:date="2026-01-01T00:00:00Z">
        <w:r>
          <w:rPr>
            <w:rStyle w:val="NormalTok"/>
          </w:rPr>
          <w:delText xml:space="preserve">  Species </w:delText>
        </w:r>
      </w:del>
      <w:del w:id="684" w:author="PR Preview" w:date="2026-01-01T00:00:00Z">
        <w:r>
          <w:rPr>
            <w:rStyle w:val="SpecialCharTok"/>
          </w:rPr>
          <w:delText xml:space="preserve">~</w:delText>
        </w:r>
      </w:del>
      <w:del w:id="685" w:author="PR Preview" w:date="2026-01-01T00:00:00Z">
        <w:r>
          <w:rPr>
            <w:rStyle w:val="NormalTok"/>
          </w:rPr>
          <w:delText xml:space="preserve"> Petal.Length </w:delText>
        </w:r>
      </w:del>
      <w:del w:id="686" w:author="PR Preview" w:date="2026-01-01T00:00:00Z">
        <w:r>
          <w:rPr>
            <w:rStyle w:val="SpecialCharTok"/>
          </w:rPr>
          <w:delText xml:space="preserve">+</w:delText>
        </w:r>
      </w:del>
      <w:del w:id="687" w:author="PR Preview" w:date="2026-01-01T00:00:00Z">
        <w:r>
          <w:rPr>
            <w:rStyle w:val="NormalTok"/>
          </w:rPr>
          <w:delText xml:space="preserve"> Petal.Width,</w:delText>
        </w:r>
      </w:del>
      <w:del w:id="688" w:author="PR Preview" w:date="2026-01-01T00:00:00Z">
        <w:r>
          <w:br/>
        </w:r>
      </w:del>
      <w:del w:id="689" w:author="PR Preview" w:date="2026-01-01T00:00:00Z">
        <w:r>
          <w:rPr>
            <w:rStyle w:val="NormalTok"/>
          </w:rPr>
          <w:delText xml:space="preserve">  </w:delText>
        </w:r>
      </w:del>
      <w:del w:id="690" w:author="PR Preview" w:date="2026-01-01T00:00:00Z">
        <w:r>
          <w:rPr>
            <w:rStyle w:val="AttributeTok"/>
          </w:rPr>
          <w:delText xml:space="preserve">family =</w:delText>
        </w:r>
      </w:del>
      <w:del w:id="691" w:author="PR Preview" w:date="2026-01-01T00:00:00Z">
        <w:r>
          <w:rPr>
            <w:rStyle w:val="NormalTok"/>
          </w:rPr>
          <w:delText xml:space="preserve"> binomial,</w:delText>
        </w:r>
      </w:del>
      <w:del w:id="692" w:author="PR Preview" w:date="2026-01-01T00:00:00Z">
        <w:r>
          <w:br/>
        </w:r>
      </w:del>
      <w:del w:id="693" w:author="PR Preview" w:date="2026-01-01T00:00:00Z">
        <w:r>
          <w:rPr>
            <w:rStyle w:val="NormalTok"/>
          </w:rPr>
          <w:delText xml:space="preserve">  </w:delText>
        </w:r>
      </w:del>
      <w:del w:id="694" w:author="PR Preview" w:date="2026-01-01T00:00:00Z">
        <w:r>
          <w:rPr>
            <w:rStyle w:val="AttributeTok"/>
          </w:rPr>
          <w:delText xml:space="preserve">data =</w:delText>
        </w:r>
      </w:del>
      <w:del w:id="695" w:author="PR Preview" w:date="2026-01-01T00:00:00Z">
        <w:r>
          <w:rPr>
            <w:rStyle w:val="NormalTok"/>
          </w:rPr>
          <w:delText xml:space="preserve"> two_species</w:delText>
        </w:r>
      </w:del>
      <w:del w:id="696" w:author="PR Preview" w:date="2026-01-01T00:00:00Z">
        <w:r>
          <w:br/>
        </w:r>
      </w:del>
      <w:del w:id="697" w:author="PR Preview" w:date="2026-01-01T00:00:00Z">
        <w:r>
          <w:rPr>
            <w:rStyle w:val="NormalTok"/>
          </w:rPr>
          <w:delText xml:space="preserve">)</w:delText>
        </w:r>
      </w:del>
      <w:del w:id="698" w:author="PR Preview" w:date="2026-01-01T00:00:00Z">
        <w:r>
          <w:br/>
        </w:r>
      </w:del>
      <w:del w:id="699" w:author="PR Preview" w:date="2026-01-01T00:00:00Z">
        <w:r>
          <w:rPr>
            <w:rStyle w:val="NormalTok"/>
          </w:rPr>
          <w:delText xml:space="preserve">w </w:delText>
        </w:r>
      </w:del>
      <w:del w:id="700" w:author="PR Preview" w:date="2026-01-01T00:00:00Z">
        <w:r>
          <w:rPr>
            <w:rStyle w:val="OtherTok"/>
          </w:rPr>
          <w:delText xml:space="preserve">&lt;-</w:delText>
        </w:r>
      </w:del>
      <w:del w:id="701" w:author="PR Preview" w:date="2026-01-01T00:00:00Z">
        <w:r>
          <w:rPr>
            <w:rStyle w:val="NormalTok"/>
          </w:rPr>
          <w:delText xml:space="preserve"> </w:delText>
        </w:r>
      </w:del>
      <w:del w:id="702" w:author="PR Preview" w:date="2026-01-01T00:00:00Z">
        <w:r>
          <w:rPr>
            <w:rStyle w:val="FunctionTok"/>
          </w:rPr>
          <w:delText xml:space="preserve">coef</w:delText>
        </w:r>
      </w:del>
      <w:del w:id="703" w:author="PR Preview" w:date="2026-01-01T00:00:00Z">
        <w:r>
          <w:rPr>
            <w:rStyle w:val="NormalTok"/>
          </w:rPr>
          <w:delText xml:space="preserve">(fit)[</w:delText>
        </w:r>
      </w:del>
      <w:del w:id="704" w:author="PR Preview" w:date="2026-01-01T00:00:00Z">
        <w:r>
          <w:rPr>
            <w:rStyle w:val="FunctionTok"/>
          </w:rPr>
          <w:delText xml:space="preserve">c</w:delText>
        </w:r>
      </w:del>
      <w:del w:id="705" w:author="PR Preview" w:date="2026-01-01T00:00:00Z">
        <w:r>
          <w:rPr>
            <w:rStyle w:val="NormalTok"/>
          </w:rPr>
          <w:delText xml:space="preserve">(</w:delText>
        </w:r>
      </w:del>
      <w:del w:id="706" w:author="PR Preview" w:date="2026-01-01T00:00:00Z">
        <w:r>
          <w:rPr>
            <w:rStyle w:val="StringTok"/>
          </w:rPr>
          <w:delText xml:space="preserve">"Petal.Length"</w:delText>
        </w:r>
      </w:del>
      <w:del w:id="707" w:author="PR Preview" w:date="2026-01-01T00:00:00Z">
        <w:r>
          <w:rPr>
            <w:rStyle w:val="NormalTok"/>
          </w:rPr>
          <w:delText xml:space="preserve">, </w:delText>
        </w:r>
      </w:del>
      <w:del w:id="708" w:author="PR Preview" w:date="2026-01-01T00:00:00Z">
        <w:r>
          <w:rPr>
            <w:rStyle w:val="StringTok"/>
          </w:rPr>
          <w:delText xml:space="preserve">"Petal.Width"</w:delText>
        </w:r>
      </w:del>
      <w:del w:id="709" w:author="PR Preview" w:date="2026-01-01T00:00:00Z">
        <w:r>
          <w:rPr>
            <w:rStyle w:val="NormalTok"/>
          </w:rPr>
          <w:delText xml:space="preserve">)]</w:delText>
        </w:r>
      </w:del>
      <w:del w:id="710" w:author="PR Preview" w:date="2026-01-01T00:00:00Z">
        <w:r>
          <w:br/>
        </w:r>
      </w:del>
      <w:del w:id="711" w:author="PR Preview" w:date="2026-01-01T00:00:00Z">
        <w:r>
          <w:rPr>
            <w:rStyle w:val="NormalTok"/>
          </w:rPr>
          <w:delText xml:space="preserve">b </w:delText>
        </w:r>
      </w:del>
      <w:del w:id="712" w:author="PR Preview" w:date="2026-01-01T00:00:00Z">
        <w:r>
          <w:rPr>
            <w:rStyle w:val="OtherTok"/>
          </w:rPr>
          <w:delText xml:space="preserve">&lt;-</w:delText>
        </w:r>
      </w:del>
      <w:del w:id="713" w:author="PR Preview" w:date="2026-01-01T00:00:00Z">
        <w:r>
          <w:rPr>
            <w:rStyle w:val="NormalTok"/>
          </w:rPr>
          <w:delText xml:space="preserve"> </w:delText>
        </w:r>
      </w:del>
      <w:del w:id="714" w:author="PR Preview" w:date="2026-01-01T00:00:00Z">
        <w:r>
          <w:rPr>
            <w:rStyle w:val="FunctionTok"/>
          </w:rPr>
          <w:delText xml:space="preserve">coef</w:delText>
        </w:r>
      </w:del>
      <w:del w:id="715" w:author="PR Preview" w:date="2026-01-01T00:00:00Z">
        <w:r>
          <w:rPr>
            <w:rStyle w:val="NormalTok"/>
          </w:rPr>
          <w:delText xml:space="preserve">(fit)[[</w:delText>
        </w:r>
      </w:del>
      <w:del w:id="716" w:author="PR Preview" w:date="2026-01-01T00:00:00Z">
        <w:r>
          <w:rPr>
            <w:rStyle w:val="StringTok"/>
          </w:rPr>
          <w:delText xml:space="preserve">"(Intercept)"</w:delText>
        </w:r>
      </w:del>
      <w:del w:id="717" w:author="PR Preview" w:date="2026-01-01T00:00:00Z">
        <w:r>
          <w:rPr>
            <w:rStyle w:val="NormalTok"/>
          </w:rPr>
          <w:delText xml:space="preserve">]]</w:delText>
        </w:r>
      </w:del>
      <w:del w:id="718" w:author="PR Preview" w:date="2026-01-01T00:00:00Z">
        <w:r>
          <w:br/>
        </w:r>
      </w:del>
      <w:del w:id="719" w:author="PR Preview" w:date="2026-01-01T00:00:00Z">
        <w:r>
          <w:rPr>
            <w:rStyle w:val="NormalTok"/>
          </w:rPr>
          <w:delText xml:space="preserve">two_species</w:delText>
        </w:r>
      </w:del>
      <w:del w:id="720" w:author="PR Preview" w:date="2026-01-01T00:00:00Z">
        <w:r>
          <w:rPr>
            <w:rStyle w:val="SpecialCharTok"/>
          </w:rPr>
          <w:delText xml:space="preserve">$</w:delText>
        </w:r>
      </w:del>
      <w:del w:id="721" w:author="PR Preview" w:date="2026-01-01T00:00:00Z">
        <w:r>
          <w:rPr>
            <w:rStyle w:val="NormalTok"/>
          </w:rPr>
          <w:delText xml:space="preserve">score </w:delText>
        </w:r>
      </w:del>
      <w:del w:id="722" w:author="PR Preview" w:date="2026-01-01T00:00:00Z">
        <w:r>
          <w:rPr>
            <w:rStyle w:val="OtherTok"/>
          </w:rPr>
          <w:delText xml:space="preserve">&lt;-</w:delText>
        </w:r>
      </w:del>
      <w:del w:id="723" w:author="PR Preview" w:date="2026-01-01T00:00:00Z">
        <w:r>
          <w:rPr>
            <w:rStyle w:val="NormalTok"/>
          </w:rPr>
          <w:delText xml:space="preserve"> </w:delText>
        </w:r>
      </w:del>
      <w:del w:id="724" w:author="PR Preview" w:date="2026-01-01T00:00:00Z">
        <w:r>
          <w:rPr>
            <w:rStyle w:val="FunctionTok"/>
          </w:rPr>
          <w:delText xml:space="preserve">as.vector</w:delText>
        </w:r>
      </w:del>
      <w:del w:id="725" w:author="PR Preview" w:date="2026-01-01T00:00:00Z">
        <w:r>
          <w:rPr>
            <w:rStyle w:val="NormalTok"/>
          </w:rPr>
          <w:delText xml:space="preserve">(</w:delText>
        </w:r>
      </w:del>
      <w:del w:id="726" w:author="PR Preview" w:date="2026-01-01T00:00:00Z">
        <w:r>
          <w:br/>
        </w:r>
      </w:del>
      <w:del w:id="727" w:author="PR Preview" w:date="2026-01-01T00:00:00Z">
        <w:r>
          <w:rPr>
            <w:rStyle w:val="NormalTok"/>
          </w:rPr>
          <w:delText xml:space="preserve">  </w:delText>
        </w:r>
      </w:del>
      <w:del w:id="728" w:author="PR Preview" w:date="2026-01-01T00:00:00Z">
        <w:r>
          <w:rPr>
            <w:rStyle w:val="FunctionTok"/>
          </w:rPr>
          <w:delText xml:space="preserve">as.matrix</w:delText>
        </w:r>
      </w:del>
      <w:del w:id="729" w:author="PR Preview" w:date="2026-01-01T00:00:00Z">
        <w:r>
          <w:rPr>
            <w:rStyle w:val="NormalTok"/>
          </w:rPr>
          <w:delText xml:space="preserve">(two_species[</w:delText>
        </w:r>
      </w:del>
      <w:del w:id="730" w:author="PR Preview" w:date="2026-01-01T00:00:00Z">
        <w:r>
          <w:rPr>
            <w:rStyle w:val="FunctionTok"/>
          </w:rPr>
          <w:delText xml:space="preserve">c</w:delText>
        </w:r>
      </w:del>
      <w:del w:id="731" w:author="PR Preview" w:date="2026-01-01T00:00:00Z">
        <w:r>
          <w:rPr>
            <w:rStyle w:val="NormalTok"/>
          </w:rPr>
          <w:delText xml:space="preserve">(</w:delText>
        </w:r>
      </w:del>
      <w:del w:id="732" w:author="PR Preview" w:date="2026-01-01T00:00:00Z">
        <w:r>
          <w:rPr>
            <w:rStyle w:val="StringTok"/>
          </w:rPr>
          <w:delText xml:space="preserve">"Petal.Length"</w:delText>
        </w:r>
      </w:del>
      <w:del w:id="733" w:author="PR Preview" w:date="2026-01-01T00:00:00Z">
        <w:r>
          <w:rPr>
            <w:rStyle w:val="NormalTok"/>
          </w:rPr>
          <w:delText xml:space="preserve">, </w:delText>
        </w:r>
      </w:del>
      <w:del w:id="734" w:author="PR Preview" w:date="2026-01-01T00:00:00Z">
        <w:r>
          <w:rPr>
            <w:rStyle w:val="StringTok"/>
          </w:rPr>
          <w:delText xml:space="preserve">"Petal.Width"</w:delText>
        </w:r>
      </w:del>
      <w:del w:id="735" w:author="PR Preview" w:date="2026-01-01T00:00:00Z">
        <w:r>
          <w:rPr>
            <w:rStyle w:val="NormalTok"/>
          </w:rPr>
          <w:delText xml:space="preserve">)]) </w:delText>
        </w:r>
      </w:del>
      <w:del w:id="736" w:author="PR Preview" w:date="2026-01-01T00:00:00Z">
        <w:r>
          <w:rPr>
            <w:rStyle w:val="SpecialCharTok"/>
          </w:rPr>
          <w:delText xml:space="preserve">%*%</w:delText>
        </w:r>
      </w:del>
      <w:del w:id="737" w:author="PR Preview" w:date="2026-01-01T00:00:00Z">
        <w:r>
          <w:rPr>
            <w:rStyle w:val="NormalTok"/>
          </w:rPr>
          <w:delText xml:space="preserve"> w </w:delText>
        </w:r>
      </w:del>
      <w:del w:id="738" w:author="PR Preview" w:date="2026-01-01T00:00:00Z">
        <w:r>
          <w:rPr>
            <w:rStyle w:val="SpecialCharTok"/>
          </w:rPr>
          <w:delText xml:space="preserve">+</w:delText>
        </w:r>
      </w:del>
      <w:del w:id="739" w:author="PR Preview" w:date="2026-01-01T00:00:00Z">
        <w:r>
          <w:rPr>
            <w:rStyle w:val="NormalTok"/>
          </w:rPr>
          <w:delText xml:space="preserve"> b</w:delText>
        </w:r>
      </w:del>
      <w:del w:id="740" w:author="PR Preview" w:date="2026-01-01T00:00:00Z">
        <w:r>
          <w:br/>
        </w:r>
      </w:del>
      <w:del w:id="741" w:author="PR Preview" w:date="2026-01-01T00:00:00Z">
        <w:r>
          <w:rPr>
            <w:rStyle w:val="NormalTok"/>
          </w:rPr>
          <w:delText xml:space="preserve">)</w:delText>
        </w:r>
      </w:del>
      <w:del w:id="742" w:author="PR Preview" w:date="2026-01-01T00:00:00Z">
        <w:r>
          <w:br/>
        </w:r>
      </w:del>
      <w:del w:id="743" w:author="PR Preview" w:date="2026-01-01T00:00:00Z">
        <w:r>
          <w:rPr>
            <w:rStyle w:val="NormalTok"/>
          </w:rPr>
          <w:delText xml:space="preserve">two_species</w:delText>
        </w:r>
      </w:del>
      <w:del w:id="744" w:author="PR Preview" w:date="2026-01-01T00:00:00Z">
        <w:r>
          <w:rPr>
            <w:rStyle w:val="SpecialCharTok"/>
          </w:rPr>
          <w:delText xml:space="preserve">$</w:delText>
        </w:r>
      </w:del>
      <w:del w:id="745" w:author="PR Preview" w:date="2026-01-01T00:00:00Z">
        <w:r>
          <w:rPr>
            <w:rStyle w:val="NormalTok"/>
          </w:rPr>
          <w:delText xml:space="preserve">side </w:delText>
        </w:r>
      </w:del>
      <w:del w:id="746" w:author="PR Preview" w:date="2026-01-01T00:00:00Z">
        <w:r>
          <w:rPr>
            <w:rStyle w:val="OtherTok"/>
          </w:rPr>
          <w:delText xml:space="preserve">&lt;-</w:delText>
        </w:r>
      </w:del>
      <w:del w:id="747" w:author="PR Preview" w:date="2026-01-01T00:00:00Z">
        <w:r>
          <w:rPr>
            <w:rStyle w:val="NormalTok"/>
          </w:rPr>
          <w:delText xml:space="preserve"> </w:delText>
        </w:r>
      </w:del>
      <w:del w:id="748" w:author="PR Preview" w:date="2026-01-01T00:00:00Z">
        <w:r>
          <w:rPr>
            <w:rStyle w:val="FunctionTok"/>
          </w:rPr>
          <w:delText xml:space="preserve">ifelse</w:delText>
        </w:r>
      </w:del>
      <w:del w:id="749" w:author="PR Preview" w:date="2026-01-01T00:00:00Z">
        <w:r>
          <w:rPr>
            <w:rStyle w:val="NormalTok"/>
          </w:rPr>
          <w:delText xml:space="preserve">(two_species</w:delText>
        </w:r>
      </w:del>
      <w:del w:id="750" w:author="PR Preview" w:date="2026-01-01T00:00:00Z">
        <w:r>
          <w:rPr>
            <w:rStyle w:val="SpecialCharTok"/>
          </w:rPr>
          <w:delText xml:space="preserve">$</w:delText>
        </w:r>
      </w:del>
      <w:del w:id="751" w:author="PR Preview" w:date="2026-01-01T00:00:00Z">
        <w:r>
          <w:rPr>
            <w:rStyle w:val="NormalTok"/>
          </w:rPr>
          <w:delText xml:space="preserve">score </w:delText>
        </w:r>
      </w:del>
      <w:del w:id="752" w:author="PR Preview" w:date="2026-01-01T00:00:00Z">
        <w:r>
          <w:rPr>
            <w:rStyle w:val="SpecialCharTok"/>
          </w:rPr>
          <w:delText xml:space="preserve">&gt;</w:delText>
        </w:r>
      </w:del>
      <w:del w:id="753" w:author="PR Preview" w:date="2026-01-01T00:00:00Z">
        <w:r>
          <w:rPr>
            <w:rStyle w:val="NormalTok"/>
          </w:rPr>
          <w:delText xml:space="preserve"> </w:delText>
        </w:r>
      </w:del>
      <w:del w:id="754" w:author="PR Preview" w:date="2026-01-01T00:00:00Z">
        <w:r>
          <w:rPr>
            <w:rStyle w:val="DecValTok"/>
          </w:rPr>
          <w:delText xml:space="preserve">0</w:delText>
        </w:r>
      </w:del>
      <w:del w:id="755" w:author="PR Preview" w:date="2026-01-01T00:00:00Z">
        <w:r>
          <w:rPr>
            <w:rStyle w:val="NormalTok"/>
          </w:rPr>
          <w:delText xml:space="preserve">, </w:delText>
        </w:r>
      </w:del>
      <w:del w:id="756" w:author="PR Preview" w:date="2026-01-01T00:00:00Z">
        <w:r>
          <w:rPr>
            <w:rStyle w:val="StringTok"/>
          </w:rPr>
          <w:delText xml:space="preserve">"positive"</w:delText>
        </w:r>
      </w:del>
      <w:del w:id="757" w:author="PR Preview" w:date="2026-01-01T00:00:00Z">
        <w:r>
          <w:rPr>
            <w:rStyle w:val="NormalTok"/>
          </w:rPr>
          <w:delText xml:space="preserve">, </w:delText>
        </w:r>
      </w:del>
      <w:del w:id="758" w:author="PR Preview" w:date="2026-01-01T00:00:00Z">
        <w:r>
          <w:rPr>
            <w:rStyle w:val="StringTok"/>
          </w:rPr>
          <w:delText xml:space="preserve">"negative"</w:delText>
        </w:r>
      </w:del>
      <w:del w:id="759" w:author="PR Preview" w:date="2026-01-01T00:00:00Z">
        <w:r>
          <w:rPr>
            <w:rStyle w:val="NormalTok"/>
          </w:rPr>
          <w:delText xml:space="preserve">)</w:delText>
        </w:r>
      </w:del>
      <w:del w:id="760" w:author="PR Preview" w:date="2026-01-01T00:00:00Z">
        <w:r>
          <w:br/>
        </w:r>
      </w:del>
      <w:del w:id="761" w:author="PR Preview" w:date="2026-01-01T00:00:00Z">
        <w:r>
          <w:rPr>
            <w:rStyle w:val="NormalTok"/>
          </w:rPr>
          <w:delText xml:space="preserve">ggplot2</w:delText>
        </w:r>
      </w:del>
      <w:del w:id="762" w:author="PR Preview" w:date="2026-01-01T00:00:00Z">
        <w:r>
          <w:rPr>
            <w:rStyle w:val="SpecialCharTok"/>
          </w:rPr>
          <w:delText xml:space="preserve">::</w:delText>
        </w:r>
      </w:del>
      <w:del w:id="763" w:author="PR Preview" w:date="2026-01-01T00:00:00Z">
        <w:r>
          <w:rPr>
            <w:rStyle w:val="FunctionTok"/>
          </w:rPr>
          <w:delText xml:space="preserve">ggplot</w:delText>
        </w:r>
      </w:del>
      <w:del w:id="764" w:author="PR Preview" w:date="2026-01-01T00:00:00Z">
        <w:r>
          <w:rPr>
            <w:rStyle w:val="NormalTok"/>
          </w:rPr>
          <w:delText xml:space="preserve">(two_species) </w:delText>
        </w:r>
      </w:del>
      <w:del w:id="765" w:author="PR Preview" w:date="2026-01-01T00:00:00Z">
        <w:r>
          <w:rPr>
            <w:rStyle w:val="SpecialCharTok"/>
          </w:rPr>
          <w:delText xml:space="preserve">+</w:delText>
        </w:r>
      </w:del>
      <w:del w:id="766" w:author="PR Preview" w:date="2026-01-01T00:00:00Z">
        <w:r>
          <w:br/>
        </w:r>
      </w:del>
      <w:del w:id="767" w:author="PR Preview" w:date="2026-01-01T00:00:00Z">
        <w:r>
          <w:rPr>
            <w:rStyle w:val="NormalTok"/>
          </w:rPr>
          <w:delText xml:space="preserve">  ggplot2</w:delText>
        </w:r>
      </w:del>
      <w:del w:id="768" w:author="PR Preview" w:date="2026-01-01T00:00:00Z">
        <w:r>
          <w:rPr>
            <w:rStyle w:val="SpecialCharTok"/>
          </w:rPr>
          <w:delText xml:space="preserve">::</w:delText>
        </w:r>
      </w:del>
      <w:del w:id="769" w:author="PR Preview" w:date="2026-01-01T00:00:00Z">
        <w:r>
          <w:rPr>
            <w:rStyle w:val="FunctionTok"/>
          </w:rPr>
          <w:delText xml:space="preserve">aes</w:delText>
        </w:r>
      </w:del>
      <w:del w:id="770" w:author="PR Preview" w:date="2026-01-01T00:00:00Z">
        <w:r>
          <w:rPr>
            <w:rStyle w:val="NormalTok"/>
          </w:rPr>
          <w:delText xml:space="preserve">(</w:delText>
        </w:r>
      </w:del>
      <w:del w:id="771" w:author="PR Preview" w:date="2026-01-01T00:00:00Z">
        <w:r>
          <w:rPr>
            <w:rStyle w:val="AttributeTok"/>
          </w:rPr>
          <w:delText xml:space="preserve">x =</w:delText>
        </w:r>
      </w:del>
      <w:del w:id="772" w:author="PR Preview" w:date="2026-01-01T00:00:00Z">
        <w:r>
          <w:rPr>
            <w:rStyle w:val="NormalTok"/>
          </w:rPr>
          <w:delText xml:space="preserve"> Petal.Length, </w:delText>
        </w:r>
      </w:del>
      <w:del w:id="773" w:author="PR Preview" w:date="2026-01-01T00:00:00Z">
        <w:r>
          <w:rPr>
            <w:rStyle w:val="AttributeTok"/>
          </w:rPr>
          <w:delText xml:space="preserve">y =</w:delText>
        </w:r>
      </w:del>
      <w:del w:id="774" w:author="PR Preview" w:date="2026-01-01T00:00:00Z">
        <w:r>
          <w:rPr>
            <w:rStyle w:val="NormalTok"/>
          </w:rPr>
          <w:delText xml:space="preserve"> Petal.Width, </w:delText>
        </w:r>
      </w:del>
      <w:del w:id="775" w:author="PR Preview" w:date="2026-01-01T00:00:00Z">
        <w:r>
          <w:rPr>
            <w:rStyle w:val="AttributeTok"/>
          </w:rPr>
          <w:delText xml:space="preserve">colour =</w:delText>
        </w:r>
      </w:del>
      <w:del w:id="776" w:author="PR Preview" w:date="2026-01-01T00:00:00Z">
        <w:r>
          <w:rPr>
            <w:rStyle w:val="NormalTok"/>
          </w:rPr>
          <w:delText xml:space="preserve"> Species) </w:delText>
        </w:r>
      </w:del>
      <w:del w:id="777" w:author="PR Preview" w:date="2026-01-01T00:00:00Z">
        <w:r>
          <w:rPr>
            <w:rStyle w:val="SpecialCharTok"/>
          </w:rPr>
          <w:delText xml:space="preserve">+</w:delText>
        </w:r>
      </w:del>
      <w:del w:id="778" w:author="PR Preview" w:date="2026-01-01T00:00:00Z">
        <w:r>
          <w:br/>
        </w:r>
      </w:del>
      <w:del w:id="779" w:author="PR Preview" w:date="2026-01-01T00:00:00Z">
        <w:r>
          <w:rPr>
            <w:rStyle w:val="NormalTok"/>
          </w:rPr>
          <w:delText xml:space="preserve">  ggplot2</w:delText>
        </w:r>
      </w:del>
      <w:del w:id="780" w:author="PR Preview" w:date="2026-01-01T00:00:00Z">
        <w:r>
          <w:rPr>
            <w:rStyle w:val="SpecialCharTok"/>
          </w:rPr>
          <w:delText xml:space="preserve">::</w:delText>
        </w:r>
      </w:del>
      <w:del w:id="781" w:author="PR Preview" w:date="2026-01-01T00:00:00Z">
        <w:r>
          <w:rPr>
            <w:rStyle w:val="FunctionTok"/>
          </w:rPr>
          <w:delText xml:space="preserve">geom_point</w:delText>
        </w:r>
      </w:del>
      <w:del w:id="782" w:author="PR Preview" w:date="2026-01-01T00:00:00Z">
        <w:r>
          <w:rPr>
            <w:rStyle w:val="NormalTok"/>
          </w:rPr>
          <w:delText xml:space="preserve">() </w:delText>
        </w:r>
      </w:del>
      <w:del w:id="783" w:author="PR Preview" w:date="2026-01-01T00:00:00Z">
        <w:r>
          <w:rPr>
            <w:rStyle w:val="SpecialCharTok"/>
          </w:rPr>
          <w:delText xml:space="preserve">+</w:delText>
        </w:r>
      </w:del>
      <w:del w:id="784" w:author="PR Preview" w:date="2026-01-01T00:00:00Z">
        <w:r>
          <w:br/>
        </w:r>
      </w:del>
      <w:del w:id="785" w:author="PR Preview" w:date="2026-01-01T00:00:00Z">
        <w:r>
          <w:rPr>
            <w:rStyle w:val="NormalTok"/>
          </w:rPr>
          <w:delText xml:space="preserve">  ggplot2</w:delText>
        </w:r>
      </w:del>
      <w:del w:id="786" w:author="PR Preview" w:date="2026-01-01T00:00:00Z">
        <w:r>
          <w:rPr>
            <w:rStyle w:val="SpecialCharTok"/>
          </w:rPr>
          <w:delText xml:space="preserve">::</w:delText>
        </w:r>
      </w:del>
      <w:del w:id="787" w:author="PR Preview" w:date="2026-01-01T00:00:00Z">
        <w:r>
          <w:rPr>
            <w:rStyle w:val="FunctionTok"/>
          </w:rPr>
          <w:delText xml:space="preserve">geom_abline</w:delText>
        </w:r>
      </w:del>
      <w:del w:id="788" w:author="PR Preview" w:date="2026-01-01T00:00:00Z">
        <w:r>
          <w:rPr>
            <w:rStyle w:val="NormalTok"/>
          </w:rPr>
          <w:delText xml:space="preserve">(</w:delText>
        </w:r>
      </w:del>
      <w:del w:id="789" w:author="PR Preview" w:date="2026-01-01T00:00:00Z">
        <w:r>
          <w:rPr>
            <w:rStyle w:val="AttributeTok"/>
          </w:rPr>
          <w:delText xml:space="preserve">intercept =</w:delText>
        </w:r>
      </w:del>
      <w:del w:id="790" w:author="PR Preview" w:date="2026-01-01T00:00:00Z">
        <w:r>
          <w:rPr>
            <w:rStyle w:val="NormalTok"/>
          </w:rPr>
          <w:delText xml:space="preserve"> </w:delText>
        </w:r>
      </w:del>
      <w:del w:id="791" w:author="PR Preview" w:date="2026-01-01T00:00:00Z">
        <w:r>
          <w:rPr>
            <w:rStyle w:val="SpecialCharTok"/>
          </w:rPr>
          <w:delText xml:space="preserve">-</w:delText>
        </w:r>
      </w:del>
      <w:del w:id="792" w:author="PR Preview" w:date="2026-01-01T00:00:00Z">
        <w:r>
          <w:rPr>
            <w:rStyle w:val="NormalTok"/>
          </w:rPr>
          <w:delText xml:space="preserve">b </w:delText>
        </w:r>
      </w:del>
      <w:del w:id="793" w:author="PR Preview" w:date="2026-01-01T00:00:00Z">
        <w:r>
          <w:rPr>
            <w:rStyle w:val="SpecialCharTok"/>
          </w:rPr>
          <w:delText xml:space="preserve">/</w:delText>
        </w:r>
      </w:del>
      <w:del w:id="794" w:author="PR Preview" w:date="2026-01-01T00:00:00Z">
        <w:r>
          <w:rPr>
            <w:rStyle w:val="NormalTok"/>
          </w:rPr>
          <w:delText xml:space="preserve"> w[[</w:delText>
        </w:r>
      </w:del>
      <w:del w:id="795" w:author="PR Preview" w:date="2026-01-01T00:00:00Z">
        <w:r>
          <w:rPr>
            <w:rStyle w:val="DecValTok"/>
          </w:rPr>
          <w:delText xml:space="preserve">2</w:delText>
        </w:r>
      </w:del>
      <w:del w:id="796" w:author="PR Preview" w:date="2026-01-01T00:00:00Z">
        <w:r>
          <w:rPr>
            <w:rStyle w:val="NormalTok"/>
          </w:rPr>
          <w:delText xml:space="preserve">]], </w:delText>
        </w:r>
      </w:del>
      <w:del w:id="797" w:author="PR Preview" w:date="2026-01-01T00:00:00Z">
        <w:r>
          <w:rPr>
            <w:rStyle w:val="AttributeTok"/>
          </w:rPr>
          <w:delText xml:space="preserve">slope =</w:delText>
        </w:r>
      </w:del>
      <w:del w:id="798" w:author="PR Preview" w:date="2026-01-01T00:00:00Z">
        <w:r>
          <w:rPr>
            <w:rStyle w:val="NormalTok"/>
          </w:rPr>
          <w:delText xml:space="preserve"> </w:delText>
        </w:r>
      </w:del>
      <w:del w:id="799" w:author="PR Preview" w:date="2026-01-01T00:00:00Z">
        <w:r>
          <w:rPr>
            <w:rStyle w:val="SpecialCharTok"/>
          </w:rPr>
          <w:delText xml:space="preserve">-</w:delText>
        </w:r>
      </w:del>
      <w:del w:id="800" w:author="PR Preview" w:date="2026-01-01T00:00:00Z">
        <w:r>
          <w:rPr>
            <w:rStyle w:val="NormalTok"/>
          </w:rPr>
          <w:delText xml:space="preserve">w[[</w:delText>
        </w:r>
      </w:del>
      <w:del w:id="801" w:author="PR Preview" w:date="2026-01-01T00:00:00Z">
        <w:r>
          <w:rPr>
            <w:rStyle w:val="DecValTok"/>
          </w:rPr>
          <w:delText xml:space="preserve">1</w:delText>
        </w:r>
      </w:del>
      <w:del w:id="802" w:author="PR Preview" w:date="2026-01-01T00:00:00Z">
        <w:r>
          <w:rPr>
            <w:rStyle w:val="NormalTok"/>
          </w:rPr>
          <w:delText xml:space="preserve">]] </w:delText>
        </w:r>
      </w:del>
      <w:del w:id="803" w:author="PR Preview" w:date="2026-01-01T00:00:00Z">
        <w:r>
          <w:rPr>
            <w:rStyle w:val="SpecialCharTok"/>
          </w:rPr>
          <w:delText xml:space="preserve">/</w:delText>
        </w:r>
      </w:del>
      <w:del w:id="804" w:author="PR Preview" w:date="2026-01-01T00:00:00Z">
        <w:r>
          <w:rPr>
            <w:rStyle w:val="NormalTok"/>
          </w:rPr>
          <w:delText xml:space="preserve"> w[[</w:delText>
        </w:r>
      </w:del>
      <w:del w:id="805" w:author="PR Preview" w:date="2026-01-01T00:00:00Z">
        <w:r>
          <w:rPr>
            <w:rStyle w:val="DecValTok"/>
          </w:rPr>
          <w:delText xml:space="preserve">2</w:delText>
        </w:r>
      </w:del>
      <w:del w:id="806" w:author="PR Preview" w:date="2026-01-01T00:00:00Z">
        <w:r>
          <w:rPr>
            <w:rStyle w:val="NormalTok"/>
          </w:rPr>
          <w:delText xml:space="preserve">]]) </w:delText>
        </w:r>
      </w:del>
      <w:del w:id="807" w:author="PR Preview" w:date="2026-01-01T00:00:00Z">
        <w:r>
          <w:rPr>
            <w:rStyle w:val="SpecialCharTok"/>
          </w:rPr>
          <w:delText xml:space="preserve">+</w:delText>
        </w:r>
      </w:del>
      <w:del w:id="808" w:author="PR Preview" w:date="2026-01-01T00:00:00Z">
        <w:r>
          <w:br/>
        </w:r>
      </w:del>
      <w:del w:id="809" w:author="PR Preview" w:date="2026-01-01T00:00:00Z">
        <w:r>
          <w:rPr>
            <w:rStyle w:val="NormalTok"/>
          </w:rPr>
          <w:delText xml:space="preserve">  ggplot2</w:delText>
        </w:r>
      </w:del>
      <w:del w:id="810" w:author="PR Preview" w:date="2026-01-01T00:00:00Z">
        <w:r>
          <w:rPr>
            <w:rStyle w:val="SpecialCharTok"/>
          </w:rPr>
          <w:delText xml:space="preserve">::</w:delText>
        </w:r>
      </w:del>
      <w:del w:id="811" w:author="PR Preview" w:date="2026-01-01T00:00:00Z">
        <w:r>
          <w:rPr>
            <w:rStyle w:val="FunctionTok"/>
          </w:rPr>
          <w:delText xml:space="preserve">labs</w:delText>
        </w:r>
      </w:del>
      <w:del w:id="812" w:author="PR Preview" w:date="2026-01-01T00:00:00Z">
        <w:r>
          <w:rPr>
            <w:rStyle w:val="NormalTok"/>
          </w:rPr>
          <w:delText xml:space="preserve">(</w:delText>
        </w:r>
      </w:del>
      <w:del w:id="813" w:author="PR Preview" w:date="2026-01-01T00:00:00Z">
        <w:r>
          <w:rPr>
            <w:rStyle w:val="AttributeTok"/>
          </w:rPr>
          <w:delText xml:space="preserve">x =</w:delText>
        </w:r>
      </w:del>
      <w:del w:id="814" w:author="PR Preview" w:date="2026-01-01T00:00:00Z">
        <w:r>
          <w:rPr>
            <w:rStyle w:val="NormalTok"/>
          </w:rPr>
          <w:delText xml:space="preserve"> </w:delText>
        </w:r>
      </w:del>
      <w:del w:id="815" w:author="PR Preview" w:date="2026-01-01T00:00:00Z">
        <w:r>
          <w:rPr>
            <w:rStyle w:val="StringTok"/>
          </w:rPr>
          <w:delText xml:space="preserve">"Petal length (cm)"</w:delText>
        </w:r>
      </w:del>
      <w:del w:id="816" w:author="PR Preview" w:date="2026-01-01T00:00:00Z">
        <w:r>
          <w:rPr>
            <w:rStyle w:val="NormalTok"/>
          </w:rPr>
          <w:delText xml:space="preserve">, </w:delText>
        </w:r>
      </w:del>
      <w:del w:id="817" w:author="PR Preview" w:date="2026-01-01T00:00:00Z">
        <w:r>
          <w:rPr>
            <w:rStyle w:val="AttributeTok"/>
          </w:rPr>
          <w:delText xml:space="preserve">y =</w:delText>
        </w:r>
      </w:del>
      <w:del w:id="818" w:author="PR Preview" w:date="2026-01-01T00:00:00Z">
        <w:r>
          <w:rPr>
            <w:rStyle w:val="NormalTok"/>
          </w:rPr>
          <w:delText xml:space="preserve"> </w:delText>
        </w:r>
      </w:del>
      <w:del w:id="819" w:author="PR Preview" w:date="2026-01-01T00:00:00Z">
        <w:r>
          <w:rPr>
            <w:rStyle w:val="StringTok"/>
          </w:rPr>
          <w:delText xml:space="preserve">"Petal width (cm)"</w:delText>
        </w:r>
      </w:del>
      <w:del w:id="820" w:author="PR Preview" w:date="2026-01-01T00:00:00Z">
        <w:r>
          <w:rPr>
            <w:rStyle w:val="NormalTok"/>
          </w:rPr>
          <w:delText xml:space="preserve">)</w:delText>
        </w:r>
      </w:del>
    </w:p>
    <w:p>
      <w:pPr>
        <w:pStyle w:val="BodyText"/>
      </w:pPr>
      <w:ins w:id="821" w:author="PR Preview" w:date="2026-01-01T00:00:00Z">
        <w:r>
          <w:rPr>
            <w:b/>
            <w:bCs/>
          </w:rPr>
          <w:t xml:space="preserve">Example 70 (Two iris species on either side of a line)</w:t>
        </w:r>
      </w:ins>
      <w:ins w:id="822" w:author="PR Preview" w:date="2026-01-01T00:00:00Z">
        <w:r>
          <w:t xml:space="preserve"> </w:t>
        </w:r>
      </w:ins>
      <w:ins w:id="823" w:author="PR Preview" w:date="2026-01-01T00:00:00Z">
        <w:r>
          <w:t xml:space="preserve">The</w:t>
        </w:r>
      </w:ins>
      <w:ins w:id="824" w:author="PR Preview" w:date="2026-01-01T00:00:00Z">
        <w:r>
          <w:t xml:space="preserve"> </w:t>
        </w:r>
      </w:ins>
      <w:ins w:id="825" w:author="PR Preview" w:date="2026-01-01T00:00:00Z">
        <w:r>
          <w:rPr>
            <w:rStyle w:val="VerbatimChar"/>
          </w:rPr>
          <w:t xml:space="preserve">iris</w:t>
        </w:r>
      </w:ins>
      <w:ins w:id="826" w:author="PR Preview" w:date="2026-01-01T00:00:00Z">
        <w:r>
          <w:t xml:space="preserve"> </w:t>
        </w:r>
      </w:ins>
      <w:ins w:id="827" w:author="PR Preview" w:date="2026-01-01T00:00:00Z">
        <w:r>
          <w:t xml:space="preserve">data set in R has the petal length and petal width, in centimeters, of 150 irises.</w:t>
        </w:r>
      </w:ins>
      <w:ins w:id="828" w:author="PR Preview" w:date="2026-01-01T00:00:00Z">
        <w:r>
          <w:t xml:space="preserve"> </w:t>
        </w:r>
      </w:ins>
      <w:ins w:id="829" w:author="PR Preview" w:date="2026-01-01T00:00:00Z">
        <w:r>
          <w:t xml:space="preserve">Take the 100 flowers of the species versicolor and virginica,</w:t>
        </w:r>
      </w:ins>
      <w:ins w:id="830" w:author="PR Preview" w:date="2026-01-01T00:00:00Z">
        <w:r>
          <w:t xml:space="preserve"> </w:t>
        </w:r>
      </w:ins>
      <w:ins w:id="831" w:author="PR Preview" w:date="2026-01-01T00:00:00Z">
        <w:r>
          <w:t xml:space="preserve">and let</w:t>
        </w:r>
      </w:ins>
      <w:ins w:id="832"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833" w:author="PR Preview" w:date="2026-01-01T00:00:00Z">
        <w:r>
          <w:t xml:space="preserve"> </w:t>
        </w:r>
      </w:ins>
      <w:ins w:id="834" w:author="PR Preview" w:date="2026-01-01T00:00:00Z">
        <w:r>
          <w:t xml:space="preserve">be the petal length and petal width of one flower.</w:t>
        </w:r>
      </w:ins>
      <w:ins w:id="835" w:author="PR Preview" w:date="2026-01-01T00:00:00Z">
        <w:r>
          <w:t xml:space="preserve"> </w:t>
        </w:r>
      </w:ins>
      <w:ins w:id="836" w:author="PR Preview" w:date="2026-01-01T00:00:00Z">
        <w:r>
          <w:t xml:space="preserve">A logistic regression of the species on</w:t>
        </w:r>
      </w:ins>
      <w:ins w:id="837" w:author="PR Preview" w:date="2026-01-01T00:00:00Z">
        <w:r>
          <w:t xml:space="preserve"> </w:t>
        </w:r>
      </w:ins>
      <m:oMath>
        <m:acc>
          <m:accPr>
            <m:chr m:val="̃"/>
          </m:accPr>
          <m:e>
            <m:r>
              <m:t>x</m:t>
            </m:r>
          </m:e>
        </m:acc>
      </m:oMath>
      <w:ins w:id="838" w:author="PR Preview" w:date="2026-01-01T00:00:00Z">
        <w:r>
          <w:t xml:space="preserve"> </w:t>
        </w:r>
      </w:ins>
      <w:ins w:id="839" w:author="PR Preview" w:date="2026-01-01T00:00:00Z">
        <w:r>
          <w:t xml:space="preserve">gives a coefficient vector</w:t>
        </w:r>
      </w:ins>
      <w:ins w:id="840" w:author="PR Preview" w:date="2026-01-01T00:00:00Z">
        <w:r>
          <w:t xml:space="preserve"> </w:t>
        </w:r>
      </w:ins>
      <m:oMath>
        <m:acc>
          <m:accPr>
            <m:chr m:val="̃"/>
          </m:accPr>
          <m:e>
            <m:r>
              <m:t>w</m:t>
            </m:r>
          </m:e>
        </m:acc>
      </m:oMath>
      <w:ins w:id="841" w:author="PR Preview" w:date="2026-01-01T00:00:00Z">
        <w:r>
          <w:t xml:space="preserve"> </w:t>
        </w:r>
      </w:ins>
      <w:ins w:id="842" w:author="PR Preview" w:date="2026-01-01T00:00:00Z">
        <w:r>
          <w:t xml:space="preserve">and an intercept</w:t>
        </w:r>
      </w:ins>
      <w:ins w:id="843" w:author="PR Preview" w:date="2026-01-01T00:00:00Z">
        <w:r>
          <w:t xml:space="preserve"> </w:t>
        </w:r>
      </w:ins>
      <m:oMath>
        <m:r>
          <m:t>b</m:t>
        </m:r>
      </m:oMath>
      <w:ins w:id="844" w:author="PR Preview" w:date="2026-01-01T00:00:00Z">
        <w:r>
          <w:t xml:space="preserve">.</w:t>
        </w:r>
      </w:ins>
      <w:ins w:id="845" w:author="PR Preview" w:date="2026-01-01T00:00:00Z">
        <w:r>
          <w:t xml:space="preserve"> </w:t>
        </w:r>
      </w:ins>
      <w:ins w:id="846" w:author="PR Preview" w:date="2026-01-01T00:00:00Z">
        <w:r>
          <w:t xml:space="preserve">The line</w:t>
        </w:r>
      </w:ins>
      <w:ins w:id="847" w:author="PR Preview" w:date="2026-01-01T00:00:00Z">
        <w:r>
          <w:t xml:space="preserve"> </w:t>
        </w:r>
      </w:ins>
      <m:oMath>
        <m:acc>
          <m:accPr>
            <m:chr m:val="̃"/>
          </m:accPr>
          <m:e>
            <m:r>
              <m:t>w</m:t>
            </m:r>
          </m:e>
        </m:acc>
        <m:r>
          <m:rPr>
            <m:sty m:val="p"/>
          </m:rPr>
          <m:t>⋅</m:t>
        </m:r>
        <m:acc>
          <m:accPr>
            <m:chr m:val="̃"/>
          </m:accPr>
          <m:e>
            <m:r>
              <m:t>x</m:t>
            </m:r>
          </m:e>
        </m:acc>
        <m:r>
          <m:rPr>
            <m:sty m:val="p"/>
          </m:rPr>
          <m:t>+</m:t>
        </m:r>
        <m:r>
          <m:t>b</m:t>
        </m:r>
        <m:r>
          <m:rPr>
            <m:sty m:val="p"/>
          </m:rPr>
          <m:t>=</m:t>
        </m:r>
        <m:r>
          <m:t>0</m:t>
        </m:r>
      </m:oMath>
      <w:ins w:id="848" w:author="PR Preview" w:date="2026-01-01T00:00:00Z">
        <w:r>
          <w:t xml:space="preserve"> </w:t>
        </w:r>
      </w:ins>
      <w:ins w:id="849" w:author="PR Preview" w:date="2026-01-01T00:00:00Z">
        <w:r>
          <w:t xml:space="preserve">is a hyperplane in</w:t>
        </w:r>
      </w:ins>
      <w:ins w:id="850" w:author="PR Preview" w:date="2026-01-01T00:00:00Z">
        <w:r>
          <w:t xml:space="preserve"> </w:t>
        </w:r>
      </w:ins>
      <m:oMath>
        <m:sSup>
          <m:e>
            <m:r>
              <m:rPr>
                <m:scr m:val="double-struck"/>
                <m:sty m:val="p"/>
              </m:rPr>
              <m:t>R</m:t>
            </m:r>
          </m:e>
          <m:sup>
            <m:r>
              <m:t>2</m:t>
            </m:r>
          </m:sup>
        </m:sSup>
      </m:oMath>
      <w:ins w:id="851" w:author="PR Preview" w:date="2026-01-01T00:00:00Z">
        <w:r>
          <w:t xml:space="preserve"> </w:t>
        </w:r>
      </w:ins>
      <w:ins w:id="852" w:author="PR Preview" w:date="2026-01-01T00:00:00Z">
        <w:r>
          <w:t xml:space="preserve">(</w:t>
        </w:r>
      </w:ins>
      <w:hyperlink w:anchor="def-hyperplane">
        <w:ins w:id="853" w:author="PR Preview" w:date="2026-01-01T00:00:00Z">
          <w:r>
            <w:rPr>
              <w:rStyle w:val="Hyperlink"/>
            </w:rPr>
            <w:t xml:space="preserve">Definition 36</w:t>
          </w:r>
        </w:ins>
      </w:hyperlink>
      <w:ins w:id="854" w:author="PR Preview" w:date="2026-01-01T00:00:00Z">
        <w:r>
          <w:t xml:space="preserve">),</w:t>
        </w:r>
      </w:ins>
      <w:ins w:id="855" w:author="PR Preview" w:date="2026-01-01T00:00:00Z">
        <w:r>
          <w:t xml:space="preserve"> </w:t>
        </w:r>
      </w:ins>
      <w:ins w:id="856" w:author="PR Preview" w:date="2026-01-01T00:00:00Z">
        <w:r>
          <w:t xml:space="preserve">and the two species mostly fall in its two open half-spaces (</w:t>
        </w:r>
      </w:ins>
      <w:hyperlink w:anchor="def-half-space">
        <w:ins w:id="857" w:author="PR Preview" w:date="2026-01-01T00:00:00Z">
          <w:r>
            <w:rPr>
              <w:rStyle w:val="Hyperlink"/>
            </w:rPr>
            <w:t xml:space="preserve">Definition 50</w:t>
          </w:r>
        </w:ins>
      </w:hyperlink>
      <w:ins w:id="858" w:author="PR Preview" w:date="2026-01-01T00:00:00Z">
        <w:r>
          <w:t xml:space="preserve">).</w:t>
        </w:r>
      </w:ins>
      <w:ins w:id="859" w:author="PR Preview" w:date="2026-01-01T00:00:00Z">
        <w:r>
          <w:t xml:space="preserve"> </w:t>
        </w:r>
      </w:ins>
      <w:hyperlink w:anchor="fig-half-space-iris">
        <w:ins w:id="860" w:author="PR Preview" w:date="2026-01-01T00:00:00Z">
          <w:r>
            <w:rPr>
              <w:rStyle w:val="Hyperlink"/>
            </w:rPr>
            <w:t xml:space="preserve">Figure 1</w:t>
          </w:r>
        </w:ins>
      </w:hyperlink>
      <w:ins w:id="861" w:author="PR Preview" w:date="2026-01-01T00:00:00Z">
        <w:r>
          <w:t xml:space="preserve"> </w:t>
        </w:r>
      </w:ins>
      <w:ins w:id="862" w:author="PR Preview" w:date="2026-01-01T00:00:00Z">
        <w:r>
          <w:t xml:space="preserve">shows the line and the flowers.</w:t>
        </w:r>
      </w:ins>
    </w:p>
    <w:p>
      <w:pPr>
        <w:pStyle w:val="SourceCode"/>
      </w:pPr>
      <w:ins w:id="863" w:author="PR Preview" w:date="2026-01-01T00:00:00Z">
        <w:r>
          <w:rPr>
            <w:rStyle w:val="NormalTok"/>
          </w:rPr>
          <w:t xml:space="preserve">two_species </w:t>
        </w:r>
      </w:ins>
      <w:ins w:id="864" w:author="PR Preview" w:date="2026-01-01T00:00:00Z">
        <w:r>
          <w:rPr>
            <w:rStyle w:val="OtherTok"/>
          </w:rPr>
          <w:t xml:space="preserve">&lt;-</w:t>
        </w:r>
      </w:ins>
      <w:ins w:id="865" w:author="PR Preview" w:date="2026-01-01T00:00:00Z">
        <w:r>
          <w:rPr>
            <w:rStyle w:val="NormalTok"/>
          </w:rPr>
          <w:t xml:space="preserve"> dplyr</w:t>
        </w:r>
      </w:ins>
      <w:ins w:id="866" w:author="PR Preview" w:date="2026-01-01T00:00:00Z">
        <w:r>
          <w:rPr>
            <w:rStyle w:val="SpecialCharTok"/>
          </w:rPr>
          <w:t xml:space="preserve">::</w:t>
        </w:r>
      </w:ins>
      <w:ins w:id="867" w:author="PR Preview" w:date="2026-01-01T00:00:00Z">
        <w:r>
          <w:rPr>
            <w:rStyle w:val="FunctionTok"/>
          </w:rPr>
          <w:t xml:space="preserve">filter</w:t>
        </w:r>
      </w:ins>
      <w:ins w:id="868" w:author="PR Preview" w:date="2026-01-01T00:00:00Z">
        <w:r>
          <w:rPr>
            <w:rStyle w:val="NormalTok"/>
          </w:rPr>
          <w:t xml:space="preserve">(iris, Species </w:t>
        </w:r>
      </w:ins>
      <w:ins w:id="869" w:author="PR Preview" w:date="2026-01-01T00:00:00Z">
        <w:r>
          <w:rPr>
            <w:rStyle w:val="SpecialCharTok"/>
          </w:rPr>
          <w:t xml:space="preserve">!=</w:t>
        </w:r>
      </w:ins>
      <w:ins w:id="870" w:author="PR Preview" w:date="2026-01-01T00:00:00Z">
        <w:r>
          <w:rPr>
            <w:rStyle w:val="NormalTok"/>
          </w:rPr>
          <w:t xml:space="preserve"> </w:t>
        </w:r>
      </w:ins>
      <w:ins w:id="871" w:author="PR Preview" w:date="2026-01-01T00:00:00Z">
        <w:r>
          <w:rPr>
            <w:rStyle w:val="StringTok"/>
          </w:rPr>
          <w:t xml:space="preserve">"setosa"</w:t>
        </w:r>
      </w:ins>
      <w:ins w:id="872" w:author="PR Preview" w:date="2026-01-01T00:00:00Z">
        <w:r>
          <w:rPr>
            <w:rStyle w:val="NormalTok"/>
          </w:rPr>
          <w:t xml:space="preserve">) </w:t>
        </w:r>
      </w:ins>
      <w:ins w:id="873" w:author="PR Preview" w:date="2026-01-01T00:00:00Z">
        <w:r>
          <w:rPr>
            <w:rStyle w:val="SpecialCharTok"/>
          </w:rPr>
          <w:t xml:space="preserve">|&gt;</w:t>
        </w:r>
      </w:ins>
      <w:ins w:id="874" w:author="PR Preview" w:date="2026-01-01T00:00:00Z">
        <w:r>
          <w:rPr>
            <w:rStyle w:val="NormalTok"/>
          </w:rPr>
          <w:t xml:space="preserve"> </w:t>
        </w:r>
      </w:ins>
      <w:ins w:id="875" w:author="PR Preview" w:date="2026-01-01T00:00:00Z">
        <w:r>
          <w:rPr>
            <w:rStyle w:val="FunctionTok"/>
          </w:rPr>
          <w:t xml:space="preserve">droplevels</w:t>
        </w:r>
      </w:ins>
      <w:ins w:id="876" w:author="PR Preview" w:date="2026-01-01T00:00:00Z">
        <w:r>
          <w:rPr>
            <w:rStyle w:val="NormalTok"/>
          </w:rPr>
          <w:t xml:space="preserve">()</w:t>
        </w:r>
      </w:ins>
      <w:ins w:id="877" w:author="PR Preview" w:date="2026-01-01T00:00:00Z">
        <w:r>
          <w:br/>
        </w:r>
      </w:ins>
      <w:ins w:id="878" w:author="PR Preview" w:date="2026-01-01T00:00:00Z">
        <w:r>
          <w:rPr>
            <w:rStyle w:val="NormalTok"/>
          </w:rPr>
          <w:t xml:space="preserve">fit </w:t>
        </w:r>
      </w:ins>
      <w:ins w:id="879" w:author="PR Preview" w:date="2026-01-01T00:00:00Z">
        <w:r>
          <w:rPr>
            <w:rStyle w:val="OtherTok"/>
          </w:rPr>
          <w:t xml:space="preserve">&lt;-</w:t>
        </w:r>
      </w:ins>
      <w:ins w:id="880" w:author="PR Preview" w:date="2026-01-01T00:00:00Z">
        <w:r>
          <w:rPr>
            <w:rStyle w:val="NormalTok"/>
          </w:rPr>
          <w:t xml:space="preserve"> </w:t>
        </w:r>
      </w:ins>
      <w:ins w:id="881" w:author="PR Preview" w:date="2026-01-01T00:00:00Z">
        <w:r>
          <w:rPr>
            <w:rStyle w:val="FunctionTok"/>
          </w:rPr>
          <w:t xml:space="preserve">glm</w:t>
        </w:r>
      </w:ins>
      <w:ins w:id="882" w:author="PR Preview" w:date="2026-01-01T00:00:00Z">
        <w:r>
          <w:rPr>
            <w:rStyle w:val="NormalTok"/>
          </w:rPr>
          <w:t xml:space="preserve">(</w:t>
        </w:r>
      </w:ins>
      <w:ins w:id="883" w:author="PR Preview" w:date="2026-01-01T00:00:00Z">
        <w:r>
          <w:br/>
        </w:r>
      </w:ins>
      <w:ins w:id="884" w:author="PR Preview" w:date="2026-01-01T00:00:00Z">
        <w:r>
          <w:rPr>
            <w:rStyle w:val="NormalTok"/>
          </w:rPr>
          <w:t xml:space="preserve">  Species </w:t>
        </w:r>
      </w:ins>
      <w:ins w:id="885" w:author="PR Preview" w:date="2026-01-01T00:00:00Z">
        <w:r>
          <w:rPr>
            <w:rStyle w:val="SpecialCharTok"/>
          </w:rPr>
          <w:t xml:space="preserve">~</w:t>
        </w:r>
      </w:ins>
      <w:ins w:id="886" w:author="PR Preview" w:date="2026-01-01T00:00:00Z">
        <w:r>
          <w:rPr>
            <w:rStyle w:val="NormalTok"/>
          </w:rPr>
          <w:t xml:space="preserve"> Petal.Length </w:t>
        </w:r>
      </w:ins>
      <w:ins w:id="887" w:author="PR Preview" w:date="2026-01-01T00:00:00Z">
        <w:r>
          <w:rPr>
            <w:rStyle w:val="SpecialCharTok"/>
          </w:rPr>
          <w:t xml:space="preserve">+</w:t>
        </w:r>
      </w:ins>
      <w:ins w:id="888" w:author="PR Preview" w:date="2026-01-01T00:00:00Z">
        <w:r>
          <w:rPr>
            <w:rStyle w:val="NormalTok"/>
          </w:rPr>
          <w:t xml:space="preserve"> Petal.Width,</w:t>
        </w:r>
      </w:ins>
      <w:ins w:id="889" w:author="PR Preview" w:date="2026-01-01T00:00:00Z">
        <w:r>
          <w:br/>
        </w:r>
      </w:ins>
      <w:ins w:id="890" w:author="PR Preview" w:date="2026-01-01T00:00:00Z">
        <w:r>
          <w:rPr>
            <w:rStyle w:val="NormalTok"/>
          </w:rPr>
          <w:t xml:space="preserve">  </w:t>
        </w:r>
      </w:ins>
      <w:ins w:id="891" w:author="PR Preview" w:date="2026-01-01T00:00:00Z">
        <w:r>
          <w:rPr>
            <w:rStyle w:val="AttributeTok"/>
          </w:rPr>
          <w:t xml:space="preserve">family =</w:t>
        </w:r>
      </w:ins>
      <w:ins w:id="892" w:author="PR Preview" w:date="2026-01-01T00:00:00Z">
        <w:r>
          <w:rPr>
            <w:rStyle w:val="NormalTok"/>
          </w:rPr>
          <w:t xml:space="preserve"> binomial,</w:t>
        </w:r>
      </w:ins>
      <w:ins w:id="893" w:author="PR Preview" w:date="2026-01-01T00:00:00Z">
        <w:r>
          <w:br/>
        </w:r>
      </w:ins>
      <w:ins w:id="894" w:author="PR Preview" w:date="2026-01-01T00:00:00Z">
        <w:r>
          <w:rPr>
            <w:rStyle w:val="NormalTok"/>
          </w:rPr>
          <w:t xml:space="preserve">  </w:t>
        </w:r>
      </w:ins>
      <w:ins w:id="895" w:author="PR Preview" w:date="2026-01-01T00:00:00Z">
        <w:r>
          <w:rPr>
            <w:rStyle w:val="AttributeTok"/>
          </w:rPr>
          <w:t xml:space="preserve">data =</w:t>
        </w:r>
      </w:ins>
      <w:ins w:id="896" w:author="PR Preview" w:date="2026-01-01T00:00:00Z">
        <w:r>
          <w:rPr>
            <w:rStyle w:val="NormalTok"/>
          </w:rPr>
          <w:t xml:space="preserve"> two_species</w:t>
        </w:r>
      </w:ins>
      <w:ins w:id="897" w:author="PR Preview" w:date="2026-01-01T00:00:00Z">
        <w:r>
          <w:br/>
        </w:r>
      </w:ins>
      <w:ins w:id="898" w:author="PR Preview" w:date="2026-01-01T00:00:00Z">
        <w:r>
          <w:rPr>
            <w:rStyle w:val="NormalTok"/>
          </w:rPr>
          <w:t xml:space="preserve">)</w:t>
        </w:r>
      </w:ins>
      <w:ins w:id="899" w:author="PR Preview" w:date="2026-01-01T00:00:00Z">
        <w:r>
          <w:br/>
        </w:r>
      </w:ins>
      <w:ins w:id="900" w:author="PR Preview" w:date="2026-01-01T00:00:00Z">
        <w:r>
          <w:rPr>
            <w:rStyle w:val="NormalTok"/>
          </w:rPr>
          <w:t xml:space="preserve">w </w:t>
        </w:r>
      </w:ins>
      <w:ins w:id="901" w:author="PR Preview" w:date="2026-01-01T00:00:00Z">
        <w:r>
          <w:rPr>
            <w:rStyle w:val="OtherTok"/>
          </w:rPr>
          <w:t xml:space="preserve">&lt;-</w:t>
        </w:r>
      </w:ins>
      <w:ins w:id="902" w:author="PR Preview" w:date="2026-01-01T00:00:00Z">
        <w:r>
          <w:rPr>
            <w:rStyle w:val="NormalTok"/>
          </w:rPr>
          <w:t xml:space="preserve"> </w:t>
        </w:r>
      </w:ins>
      <w:ins w:id="903" w:author="PR Preview" w:date="2026-01-01T00:00:00Z">
        <w:r>
          <w:rPr>
            <w:rStyle w:val="FunctionTok"/>
          </w:rPr>
          <w:t xml:space="preserve">coef</w:t>
        </w:r>
      </w:ins>
      <w:ins w:id="904" w:author="PR Preview" w:date="2026-01-01T00:00:00Z">
        <w:r>
          <w:rPr>
            <w:rStyle w:val="NormalTok"/>
          </w:rPr>
          <w:t xml:space="preserve">(fit)[</w:t>
        </w:r>
      </w:ins>
      <w:ins w:id="905" w:author="PR Preview" w:date="2026-01-01T00:00:00Z">
        <w:r>
          <w:rPr>
            <w:rStyle w:val="FunctionTok"/>
          </w:rPr>
          <w:t xml:space="preserve">c</w:t>
        </w:r>
      </w:ins>
      <w:ins w:id="906" w:author="PR Preview" w:date="2026-01-01T00:00:00Z">
        <w:r>
          <w:rPr>
            <w:rStyle w:val="NormalTok"/>
          </w:rPr>
          <w:t xml:space="preserve">(</w:t>
        </w:r>
      </w:ins>
      <w:ins w:id="907" w:author="PR Preview" w:date="2026-01-01T00:00:00Z">
        <w:r>
          <w:rPr>
            <w:rStyle w:val="StringTok"/>
          </w:rPr>
          <w:t xml:space="preserve">"Petal.Length"</w:t>
        </w:r>
      </w:ins>
      <w:ins w:id="908" w:author="PR Preview" w:date="2026-01-01T00:00:00Z">
        <w:r>
          <w:rPr>
            <w:rStyle w:val="NormalTok"/>
          </w:rPr>
          <w:t xml:space="preserve">, </w:t>
        </w:r>
      </w:ins>
      <w:ins w:id="909" w:author="PR Preview" w:date="2026-01-01T00:00:00Z">
        <w:r>
          <w:rPr>
            <w:rStyle w:val="StringTok"/>
          </w:rPr>
          <w:t xml:space="preserve">"Petal.Width"</w:t>
        </w:r>
      </w:ins>
      <w:ins w:id="910" w:author="PR Preview" w:date="2026-01-01T00:00:00Z">
        <w:r>
          <w:rPr>
            <w:rStyle w:val="NormalTok"/>
          </w:rPr>
          <w:t xml:space="preserve">)]</w:t>
        </w:r>
      </w:ins>
      <w:ins w:id="911" w:author="PR Preview" w:date="2026-01-01T00:00:00Z">
        <w:r>
          <w:br/>
        </w:r>
      </w:ins>
      <w:ins w:id="912" w:author="PR Preview" w:date="2026-01-01T00:00:00Z">
        <w:r>
          <w:rPr>
            <w:rStyle w:val="NormalTok"/>
          </w:rPr>
          <w:t xml:space="preserve">b </w:t>
        </w:r>
      </w:ins>
      <w:ins w:id="913" w:author="PR Preview" w:date="2026-01-01T00:00:00Z">
        <w:r>
          <w:rPr>
            <w:rStyle w:val="OtherTok"/>
          </w:rPr>
          <w:t xml:space="preserve">&lt;-</w:t>
        </w:r>
      </w:ins>
      <w:ins w:id="914" w:author="PR Preview" w:date="2026-01-01T00:00:00Z">
        <w:r>
          <w:rPr>
            <w:rStyle w:val="NormalTok"/>
          </w:rPr>
          <w:t xml:space="preserve"> </w:t>
        </w:r>
      </w:ins>
      <w:ins w:id="915" w:author="PR Preview" w:date="2026-01-01T00:00:00Z">
        <w:r>
          <w:rPr>
            <w:rStyle w:val="FunctionTok"/>
          </w:rPr>
          <w:t xml:space="preserve">coef</w:t>
        </w:r>
      </w:ins>
      <w:ins w:id="916" w:author="PR Preview" w:date="2026-01-01T00:00:00Z">
        <w:r>
          <w:rPr>
            <w:rStyle w:val="NormalTok"/>
          </w:rPr>
          <w:t xml:space="preserve">(fit)[[</w:t>
        </w:r>
      </w:ins>
      <w:ins w:id="917" w:author="PR Preview" w:date="2026-01-01T00:00:00Z">
        <w:r>
          <w:rPr>
            <w:rStyle w:val="StringTok"/>
          </w:rPr>
          <w:t xml:space="preserve">"(Intercept)"</w:t>
        </w:r>
      </w:ins>
      <w:ins w:id="918" w:author="PR Preview" w:date="2026-01-01T00:00:00Z">
        <w:r>
          <w:rPr>
            <w:rStyle w:val="NormalTok"/>
          </w:rPr>
          <w:t xml:space="preserve">]]</w:t>
        </w:r>
      </w:ins>
      <w:ins w:id="919" w:author="PR Preview" w:date="2026-01-01T00:00:00Z">
        <w:r>
          <w:br/>
        </w:r>
      </w:ins>
      <w:ins w:id="920" w:author="PR Preview" w:date="2026-01-01T00:00:00Z">
        <w:r>
          <w:rPr>
            <w:rStyle w:val="NormalTok"/>
          </w:rPr>
          <w:t xml:space="preserve">two_species</w:t>
        </w:r>
      </w:ins>
      <w:ins w:id="921" w:author="PR Preview" w:date="2026-01-01T00:00:00Z">
        <w:r>
          <w:rPr>
            <w:rStyle w:val="SpecialCharTok"/>
          </w:rPr>
          <w:t xml:space="preserve">$</w:t>
        </w:r>
      </w:ins>
      <w:ins w:id="922" w:author="PR Preview" w:date="2026-01-01T00:00:00Z">
        <w:r>
          <w:rPr>
            <w:rStyle w:val="NormalTok"/>
          </w:rPr>
          <w:t xml:space="preserve">score </w:t>
        </w:r>
      </w:ins>
      <w:ins w:id="923" w:author="PR Preview" w:date="2026-01-01T00:00:00Z">
        <w:r>
          <w:rPr>
            <w:rStyle w:val="OtherTok"/>
          </w:rPr>
          <w:t xml:space="preserve">&lt;-</w:t>
        </w:r>
      </w:ins>
      <w:ins w:id="924" w:author="PR Preview" w:date="2026-01-01T00:00:00Z">
        <w:r>
          <w:rPr>
            <w:rStyle w:val="NormalTok"/>
          </w:rPr>
          <w:t xml:space="preserve"> </w:t>
        </w:r>
      </w:ins>
      <w:ins w:id="925" w:author="PR Preview" w:date="2026-01-01T00:00:00Z">
        <w:r>
          <w:rPr>
            <w:rStyle w:val="FunctionTok"/>
          </w:rPr>
          <w:t xml:space="preserve">as.vector</w:t>
        </w:r>
      </w:ins>
      <w:ins w:id="926" w:author="PR Preview" w:date="2026-01-01T00:00:00Z">
        <w:r>
          <w:rPr>
            <w:rStyle w:val="NormalTok"/>
          </w:rPr>
          <w:t xml:space="preserve">(</w:t>
        </w:r>
      </w:ins>
      <w:ins w:id="927" w:author="PR Preview" w:date="2026-01-01T00:00:00Z">
        <w:r>
          <w:br/>
        </w:r>
      </w:ins>
      <w:ins w:id="928" w:author="PR Preview" w:date="2026-01-01T00:00:00Z">
        <w:r>
          <w:rPr>
            <w:rStyle w:val="NormalTok"/>
          </w:rPr>
          <w:t xml:space="preserve">  </w:t>
        </w:r>
      </w:ins>
      <w:ins w:id="929" w:author="PR Preview" w:date="2026-01-01T00:00:00Z">
        <w:r>
          <w:rPr>
            <w:rStyle w:val="FunctionTok"/>
          </w:rPr>
          <w:t xml:space="preserve">as.matrix</w:t>
        </w:r>
      </w:ins>
      <w:ins w:id="930" w:author="PR Preview" w:date="2026-01-01T00:00:00Z">
        <w:r>
          <w:rPr>
            <w:rStyle w:val="NormalTok"/>
          </w:rPr>
          <w:t xml:space="preserve">(two_species[</w:t>
        </w:r>
      </w:ins>
      <w:ins w:id="931" w:author="PR Preview" w:date="2026-01-01T00:00:00Z">
        <w:r>
          <w:rPr>
            <w:rStyle w:val="FunctionTok"/>
          </w:rPr>
          <w:t xml:space="preserve">c</w:t>
        </w:r>
      </w:ins>
      <w:ins w:id="932" w:author="PR Preview" w:date="2026-01-01T00:00:00Z">
        <w:r>
          <w:rPr>
            <w:rStyle w:val="NormalTok"/>
          </w:rPr>
          <w:t xml:space="preserve">(</w:t>
        </w:r>
      </w:ins>
      <w:ins w:id="933" w:author="PR Preview" w:date="2026-01-01T00:00:00Z">
        <w:r>
          <w:rPr>
            <w:rStyle w:val="StringTok"/>
          </w:rPr>
          <w:t xml:space="preserve">"Petal.Length"</w:t>
        </w:r>
      </w:ins>
      <w:ins w:id="934" w:author="PR Preview" w:date="2026-01-01T00:00:00Z">
        <w:r>
          <w:rPr>
            <w:rStyle w:val="NormalTok"/>
          </w:rPr>
          <w:t xml:space="preserve">, </w:t>
        </w:r>
      </w:ins>
      <w:ins w:id="935" w:author="PR Preview" w:date="2026-01-01T00:00:00Z">
        <w:r>
          <w:rPr>
            <w:rStyle w:val="StringTok"/>
          </w:rPr>
          <w:t xml:space="preserve">"Petal.Width"</w:t>
        </w:r>
      </w:ins>
      <w:ins w:id="936" w:author="PR Preview" w:date="2026-01-01T00:00:00Z">
        <w:r>
          <w:rPr>
            <w:rStyle w:val="NormalTok"/>
          </w:rPr>
          <w:t xml:space="preserve">)]) </w:t>
        </w:r>
      </w:ins>
      <w:ins w:id="937" w:author="PR Preview" w:date="2026-01-01T00:00:00Z">
        <w:r>
          <w:rPr>
            <w:rStyle w:val="SpecialCharTok"/>
          </w:rPr>
          <w:t xml:space="preserve">%*%</w:t>
        </w:r>
      </w:ins>
      <w:ins w:id="938" w:author="PR Preview" w:date="2026-01-01T00:00:00Z">
        <w:r>
          <w:rPr>
            <w:rStyle w:val="NormalTok"/>
          </w:rPr>
          <w:t xml:space="preserve"> w </w:t>
        </w:r>
      </w:ins>
      <w:ins w:id="939" w:author="PR Preview" w:date="2026-01-01T00:00:00Z">
        <w:r>
          <w:rPr>
            <w:rStyle w:val="SpecialCharTok"/>
          </w:rPr>
          <w:t xml:space="preserve">+</w:t>
        </w:r>
      </w:ins>
      <w:ins w:id="940" w:author="PR Preview" w:date="2026-01-01T00:00:00Z">
        <w:r>
          <w:rPr>
            <w:rStyle w:val="NormalTok"/>
          </w:rPr>
          <w:t xml:space="preserve"> b</w:t>
        </w:r>
      </w:ins>
      <w:ins w:id="941" w:author="PR Preview" w:date="2026-01-01T00:00:00Z">
        <w:r>
          <w:br/>
        </w:r>
      </w:ins>
      <w:ins w:id="942" w:author="PR Preview" w:date="2026-01-01T00:00:00Z">
        <w:r>
          <w:rPr>
            <w:rStyle w:val="NormalTok"/>
          </w:rPr>
          <w:t xml:space="preserve">)</w:t>
        </w:r>
      </w:ins>
      <w:ins w:id="943" w:author="PR Preview" w:date="2026-01-01T00:00:00Z">
        <w:r>
          <w:br/>
        </w:r>
      </w:ins>
      <w:ins w:id="944" w:author="PR Preview" w:date="2026-01-01T00:00:00Z">
        <w:r>
          <w:rPr>
            <w:rStyle w:val="NormalTok"/>
          </w:rPr>
          <w:t xml:space="preserve">two_species</w:t>
        </w:r>
      </w:ins>
      <w:ins w:id="945" w:author="PR Preview" w:date="2026-01-01T00:00:00Z">
        <w:r>
          <w:rPr>
            <w:rStyle w:val="SpecialCharTok"/>
          </w:rPr>
          <w:t xml:space="preserve">$</w:t>
        </w:r>
      </w:ins>
      <w:ins w:id="946" w:author="PR Preview" w:date="2026-01-01T00:00:00Z">
        <w:r>
          <w:rPr>
            <w:rStyle w:val="NormalTok"/>
          </w:rPr>
          <w:t xml:space="preserve">side </w:t>
        </w:r>
      </w:ins>
      <w:ins w:id="947" w:author="PR Preview" w:date="2026-01-01T00:00:00Z">
        <w:r>
          <w:rPr>
            <w:rStyle w:val="OtherTok"/>
          </w:rPr>
          <w:t xml:space="preserve">&lt;-</w:t>
        </w:r>
      </w:ins>
      <w:ins w:id="948" w:author="PR Preview" w:date="2026-01-01T00:00:00Z">
        <w:r>
          <w:rPr>
            <w:rStyle w:val="NormalTok"/>
          </w:rPr>
          <w:t xml:space="preserve"> </w:t>
        </w:r>
      </w:ins>
      <w:ins w:id="949" w:author="PR Preview" w:date="2026-01-01T00:00:00Z">
        <w:r>
          <w:rPr>
            <w:rStyle w:val="FunctionTok"/>
          </w:rPr>
          <w:t xml:space="preserve">ifelse</w:t>
        </w:r>
      </w:ins>
      <w:ins w:id="950" w:author="PR Preview" w:date="2026-01-01T00:00:00Z">
        <w:r>
          <w:rPr>
            <w:rStyle w:val="NormalTok"/>
          </w:rPr>
          <w:t xml:space="preserve">(two_species</w:t>
        </w:r>
      </w:ins>
      <w:ins w:id="951" w:author="PR Preview" w:date="2026-01-01T00:00:00Z">
        <w:r>
          <w:rPr>
            <w:rStyle w:val="SpecialCharTok"/>
          </w:rPr>
          <w:t xml:space="preserve">$</w:t>
        </w:r>
      </w:ins>
      <w:ins w:id="952" w:author="PR Preview" w:date="2026-01-01T00:00:00Z">
        <w:r>
          <w:rPr>
            <w:rStyle w:val="NormalTok"/>
          </w:rPr>
          <w:t xml:space="preserve">score </w:t>
        </w:r>
      </w:ins>
      <w:ins w:id="953" w:author="PR Preview" w:date="2026-01-01T00:00:00Z">
        <w:r>
          <w:rPr>
            <w:rStyle w:val="SpecialCharTok"/>
          </w:rPr>
          <w:t xml:space="preserve">&gt;</w:t>
        </w:r>
      </w:ins>
      <w:ins w:id="954" w:author="PR Preview" w:date="2026-01-01T00:00:00Z">
        <w:r>
          <w:rPr>
            <w:rStyle w:val="NormalTok"/>
          </w:rPr>
          <w:t xml:space="preserve"> </w:t>
        </w:r>
      </w:ins>
      <w:ins w:id="955" w:author="PR Preview" w:date="2026-01-01T00:00:00Z">
        <w:r>
          <w:rPr>
            <w:rStyle w:val="DecValTok"/>
          </w:rPr>
          <w:t xml:space="preserve">0</w:t>
        </w:r>
      </w:ins>
      <w:ins w:id="956" w:author="PR Preview" w:date="2026-01-01T00:00:00Z">
        <w:r>
          <w:rPr>
            <w:rStyle w:val="NormalTok"/>
          </w:rPr>
          <w:t xml:space="preserve">, </w:t>
        </w:r>
      </w:ins>
      <w:ins w:id="957" w:author="PR Preview" w:date="2026-01-01T00:00:00Z">
        <w:r>
          <w:rPr>
            <w:rStyle w:val="StringTok"/>
          </w:rPr>
          <w:t xml:space="preserve">"positive"</w:t>
        </w:r>
      </w:ins>
      <w:ins w:id="958" w:author="PR Preview" w:date="2026-01-01T00:00:00Z">
        <w:r>
          <w:rPr>
            <w:rStyle w:val="NormalTok"/>
          </w:rPr>
          <w:t xml:space="preserve">, </w:t>
        </w:r>
      </w:ins>
      <w:ins w:id="959" w:author="PR Preview" w:date="2026-01-01T00:00:00Z">
        <w:r>
          <w:rPr>
            <w:rStyle w:val="StringTok"/>
          </w:rPr>
          <w:t xml:space="preserve">"negative"</w:t>
        </w:r>
      </w:ins>
      <w:ins w:id="960" w:author="PR Preview" w:date="2026-01-01T00:00:00Z">
        <w:r>
          <w:rPr>
            <w:rStyle w:val="NormalTok"/>
          </w:rPr>
          <w:t xml:space="preserve">)</w:t>
        </w:r>
      </w:ins>
      <w:ins w:id="961" w:author="PR Preview" w:date="2026-01-01T00:00:00Z">
        <w:r>
          <w:br/>
        </w:r>
      </w:ins>
      <w:ins w:id="962" w:author="PR Preview" w:date="2026-01-01T00:00:00Z">
        <w:r>
          <w:rPr>
            <w:rStyle w:val="NormalTok"/>
          </w:rPr>
          <w:t xml:space="preserve">ggplot2</w:t>
        </w:r>
      </w:ins>
      <w:ins w:id="963" w:author="PR Preview" w:date="2026-01-01T00:00:00Z">
        <w:r>
          <w:rPr>
            <w:rStyle w:val="SpecialCharTok"/>
          </w:rPr>
          <w:t xml:space="preserve">::</w:t>
        </w:r>
      </w:ins>
      <w:ins w:id="964" w:author="PR Preview" w:date="2026-01-01T00:00:00Z">
        <w:r>
          <w:rPr>
            <w:rStyle w:val="FunctionTok"/>
          </w:rPr>
          <w:t xml:space="preserve">ggplot</w:t>
        </w:r>
      </w:ins>
      <w:ins w:id="965" w:author="PR Preview" w:date="2026-01-01T00:00:00Z">
        <w:r>
          <w:rPr>
            <w:rStyle w:val="NormalTok"/>
          </w:rPr>
          <w:t xml:space="preserve">(two_species) </w:t>
        </w:r>
      </w:ins>
      <w:ins w:id="966" w:author="PR Preview" w:date="2026-01-01T00:00:00Z">
        <w:r>
          <w:rPr>
            <w:rStyle w:val="SpecialCharTok"/>
          </w:rPr>
          <w:t xml:space="preserve">+</w:t>
        </w:r>
      </w:ins>
      <w:ins w:id="967" w:author="PR Preview" w:date="2026-01-01T00:00:00Z">
        <w:r>
          <w:br/>
        </w:r>
      </w:ins>
      <w:ins w:id="968" w:author="PR Preview" w:date="2026-01-01T00:00:00Z">
        <w:r>
          <w:rPr>
            <w:rStyle w:val="NormalTok"/>
          </w:rPr>
          <w:t xml:space="preserve">  ggplot2</w:t>
        </w:r>
      </w:ins>
      <w:ins w:id="969" w:author="PR Preview" w:date="2026-01-01T00:00:00Z">
        <w:r>
          <w:rPr>
            <w:rStyle w:val="SpecialCharTok"/>
          </w:rPr>
          <w:t xml:space="preserve">::</w:t>
        </w:r>
      </w:ins>
      <w:ins w:id="970" w:author="PR Preview" w:date="2026-01-01T00:00:00Z">
        <w:r>
          <w:rPr>
            <w:rStyle w:val="FunctionTok"/>
          </w:rPr>
          <w:t xml:space="preserve">aes</w:t>
        </w:r>
      </w:ins>
      <w:ins w:id="971" w:author="PR Preview" w:date="2026-01-01T00:00:00Z">
        <w:r>
          <w:rPr>
            <w:rStyle w:val="NormalTok"/>
          </w:rPr>
          <w:t xml:space="preserve">(</w:t>
        </w:r>
      </w:ins>
      <w:ins w:id="972" w:author="PR Preview" w:date="2026-01-01T00:00:00Z">
        <w:r>
          <w:rPr>
            <w:rStyle w:val="AttributeTok"/>
          </w:rPr>
          <w:t xml:space="preserve">x =</w:t>
        </w:r>
      </w:ins>
      <w:ins w:id="973" w:author="PR Preview" w:date="2026-01-01T00:00:00Z">
        <w:r>
          <w:rPr>
            <w:rStyle w:val="NormalTok"/>
          </w:rPr>
          <w:t xml:space="preserve"> Petal.Length, </w:t>
        </w:r>
      </w:ins>
      <w:ins w:id="974" w:author="PR Preview" w:date="2026-01-01T00:00:00Z">
        <w:r>
          <w:rPr>
            <w:rStyle w:val="AttributeTok"/>
          </w:rPr>
          <w:t xml:space="preserve">y =</w:t>
        </w:r>
      </w:ins>
      <w:ins w:id="975" w:author="PR Preview" w:date="2026-01-01T00:00:00Z">
        <w:r>
          <w:rPr>
            <w:rStyle w:val="NormalTok"/>
          </w:rPr>
          <w:t xml:space="preserve"> Petal.Width, </w:t>
        </w:r>
      </w:ins>
      <w:ins w:id="976" w:author="PR Preview" w:date="2026-01-01T00:00:00Z">
        <w:r>
          <w:rPr>
            <w:rStyle w:val="AttributeTok"/>
          </w:rPr>
          <w:t xml:space="preserve">colour =</w:t>
        </w:r>
      </w:ins>
      <w:ins w:id="977" w:author="PR Preview" w:date="2026-01-01T00:00:00Z">
        <w:r>
          <w:rPr>
            <w:rStyle w:val="NormalTok"/>
          </w:rPr>
          <w:t xml:space="preserve"> Species) </w:t>
        </w:r>
      </w:ins>
      <w:ins w:id="978" w:author="PR Preview" w:date="2026-01-01T00:00:00Z">
        <w:r>
          <w:rPr>
            <w:rStyle w:val="SpecialCharTok"/>
          </w:rPr>
          <w:t xml:space="preserve">+</w:t>
        </w:r>
      </w:ins>
      <w:ins w:id="979" w:author="PR Preview" w:date="2026-01-01T00:00:00Z">
        <w:r>
          <w:br/>
        </w:r>
      </w:ins>
      <w:ins w:id="980" w:author="PR Preview" w:date="2026-01-01T00:00:00Z">
        <w:r>
          <w:rPr>
            <w:rStyle w:val="NormalTok"/>
          </w:rPr>
          <w:t xml:space="preserve">  ggplot2</w:t>
        </w:r>
      </w:ins>
      <w:ins w:id="981" w:author="PR Preview" w:date="2026-01-01T00:00:00Z">
        <w:r>
          <w:rPr>
            <w:rStyle w:val="SpecialCharTok"/>
          </w:rPr>
          <w:t xml:space="preserve">::</w:t>
        </w:r>
      </w:ins>
      <w:ins w:id="982" w:author="PR Preview" w:date="2026-01-01T00:00:00Z">
        <w:r>
          <w:rPr>
            <w:rStyle w:val="FunctionTok"/>
          </w:rPr>
          <w:t xml:space="preserve">geom_point</w:t>
        </w:r>
      </w:ins>
      <w:ins w:id="983" w:author="PR Preview" w:date="2026-01-01T00:00:00Z">
        <w:r>
          <w:rPr>
            <w:rStyle w:val="NormalTok"/>
          </w:rPr>
          <w:t xml:space="preserve">() </w:t>
        </w:r>
      </w:ins>
      <w:ins w:id="984" w:author="PR Preview" w:date="2026-01-01T00:00:00Z">
        <w:r>
          <w:rPr>
            <w:rStyle w:val="SpecialCharTok"/>
          </w:rPr>
          <w:t xml:space="preserve">+</w:t>
        </w:r>
      </w:ins>
      <w:ins w:id="985" w:author="PR Preview" w:date="2026-01-01T00:00:00Z">
        <w:r>
          <w:br/>
        </w:r>
      </w:ins>
      <w:ins w:id="986" w:author="PR Preview" w:date="2026-01-01T00:00:00Z">
        <w:r>
          <w:rPr>
            <w:rStyle w:val="NormalTok"/>
          </w:rPr>
          <w:t xml:space="preserve">  ggplot2</w:t>
        </w:r>
      </w:ins>
      <w:ins w:id="987" w:author="PR Preview" w:date="2026-01-01T00:00:00Z">
        <w:r>
          <w:rPr>
            <w:rStyle w:val="SpecialCharTok"/>
          </w:rPr>
          <w:t xml:space="preserve">::</w:t>
        </w:r>
      </w:ins>
      <w:ins w:id="988" w:author="PR Preview" w:date="2026-01-01T00:00:00Z">
        <w:r>
          <w:rPr>
            <w:rStyle w:val="FunctionTok"/>
          </w:rPr>
          <w:t xml:space="preserve">geom_abline</w:t>
        </w:r>
      </w:ins>
      <w:ins w:id="989" w:author="PR Preview" w:date="2026-01-01T00:00:00Z">
        <w:r>
          <w:rPr>
            <w:rStyle w:val="NormalTok"/>
          </w:rPr>
          <w:t xml:space="preserve">(</w:t>
        </w:r>
      </w:ins>
      <w:ins w:id="990" w:author="PR Preview" w:date="2026-01-01T00:00:00Z">
        <w:r>
          <w:rPr>
            <w:rStyle w:val="AttributeTok"/>
          </w:rPr>
          <w:t xml:space="preserve">intercept =</w:t>
        </w:r>
      </w:ins>
      <w:ins w:id="991" w:author="PR Preview" w:date="2026-01-01T00:00:00Z">
        <w:r>
          <w:rPr>
            <w:rStyle w:val="NormalTok"/>
          </w:rPr>
          <w:t xml:space="preserve"> </w:t>
        </w:r>
      </w:ins>
      <w:ins w:id="992" w:author="PR Preview" w:date="2026-01-01T00:00:00Z">
        <w:r>
          <w:rPr>
            <w:rStyle w:val="SpecialCharTok"/>
          </w:rPr>
          <w:t xml:space="preserve">-</w:t>
        </w:r>
      </w:ins>
      <w:ins w:id="993" w:author="PR Preview" w:date="2026-01-01T00:00:00Z">
        <w:r>
          <w:rPr>
            <w:rStyle w:val="NormalTok"/>
          </w:rPr>
          <w:t xml:space="preserve">b </w:t>
        </w:r>
      </w:ins>
      <w:ins w:id="994" w:author="PR Preview" w:date="2026-01-01T00:00:00Z">
        <w:r>
          <w:rPr>
            <w:rStyle w:val="SpecialCharTok"/>
          </w:rPr>
          <w:t xml:space="preserve">/</w:t>
        </w:r>
      </w:ins>
      <w:ins w:id="995" w:author="PR Preview" w:date="2026-01-01T00:00:00Z">
        <w:r>
          <w:rPr>
            <w:rStyle w:val="NormalTok"/>
          </w:rPr>
          <w:t xml:space="preserve"> w[[</w:t>
        </w:r>
      </w:ins>
      <w:ins w:id="996" w:author="PR Preview" w:date="2026-01-01T00:00:00Z">
        <w:r>
          <w:rPr>
            <w:rStyle w:val="DecValTok"/>
          </w:rPr>
          <w:t xml:space="preserve">2</w:t>
        </w:r>
      </w:ins>
      <w:ins w:id="997" w:author="PR Preview" w:date="2026-01-01T00:00:00Z">
        <w:r>
          <w:rPr>
            <w:rStyle w:val="NormalTok"/>
          </w:rPr>
          <w:t xml:space="preserve">]], </w:t>
        </w:r>
      </w:ins>
      <w:ins w:id="998" w:author="PR Preview" w:date="2026-01-01T00:00:00Z">
        <w:r>
          <w:rPr>
            <w:rStyle w:val="AttributeTok"/>
          </w:rPr>
          <w:t xml:space="preserve">slope =</w:t>
        </w:r>
      </w:ins>
      <w:ins w:id="999" w:author="PR Preview" w:date="2026-01-01T00:00:00Z">
        <w:r>
          <w:rPr>
            <w:rStyle w:val="NormalTok"/>
          </w:rPr>
          <w:t xml:space="preserve"> </w:t>
        </w:r>
      </w:ins>
      <w:ins w:id="1000" w:author="PR Preview" w:date="2026-01-01T00:00:00Z">
        <w:r>
          <w:rPr>
            <w:rStyle w:val="SpecialCharTok"/>
          </w:rPr>
          <w:t xml:space="preserve">-</w:t>
        </w:r>
      </w:ins>
      <w:ins w:id="1001" w:author="PR Preview" w:date="2026-01-01T00:00:00Z">
        <w:r>
          <w:rPr>
            <w:rStyle w:val="NormalTok"/>
          </w:rPr>
          <w:t xml:space="preserve">w[[</w:t>
        </w:r>
      </w:ins>
      <w:ins w:id="1002" w:author="PR Preview" w:date="2026-01-01T00:00:00Z">
        <w:r>
          <w:rPr>
            <w:rStyle w:val="DecValTok"/>
          </w:rPr>
          <w:t xml:space="preserve">1</w:t>
        </w:r>
      </w:ins>
      <w:ins w:id="1003" w:author="PR Preview" w:date="2026-01-01T00:00:00Z">
        <w:r>
          <w:rPr>
            <w:rStyle w:val="NormalTok"/>
          </w:rPr>
          <w:t xml:space="preserve">]] </w:t>
        </w:r>
      </w:ins>
      <w:ins w:id="1004" w:author="PR Preview" w:date="2026-01-01T00:00:00Z">
        <w:r>
          <w:rPr>
            <w:rStyle w:val="SpecialCharTok"/>
          </w:rPr>
          <w:t xml:space="preserve">/</w:t>
        </w:r>
      </w:ins>
      <w:ins w:id="1005" w:author="PR Preview" w:date="2026-01-01T00:00:00Z">
        <w:r>
          <w:rPr>
            <w:rStyle w:val="NormalTok"/>
          </w:rPr>
          <w:t xml:space="preserve"> w[[</w:t>
        </w:r>
      </w:ins>
      <w:ins w:id="1006" w:author="PR Preview" w:date="2026-01-01T00:00:00Z">
        <w:r>
          <w:rPr>
            <w:rStyle w:val="DecValTok"/>
          </w:rPr>
          <w:t xml:space="preserve">2</w:t>
        </w:r>
      </w:ins>
      <w:ins w:id="1007" w:author="PR Preview" w:date="2026-01-01T00:00:00Z">
        <w:r>
          <w:rPr>
            <w:rStyle w:val="NormalTok"/>
          </w:rPr>
          <w:t xml:space="preserve">]]) </w:t>
        </w:r>
      </w:ins>
      <w:ins w:id="1008" w:author="PR Preview" w:date="2026-01-01T00:00:00Z">
        <w:r>
          <w:rPr>
            <w:rStyle w:val="SpecialCharTok"/>
          </w:rPr>
          <w:t xml:space="preserve">+</w:t>
        </w:r>
      </w:ins>
      <w:ins w:id="1009" w:author="PR Preview" w:date="2026-01-01T00:00:00Z">
        <w:r>
          <w:br/>
        </w:r>
      </w:ins>
      <w:ins w:id="1010" w:author="PR Preview" w:date="2026-01-01T00:00:00Z">
        <w:r>
          <w:rPr>
            <w:rStyle w:val="NormalTok"/>
          </w:rPr>
          <w:t xml:space="preserve">  ggplot2</w:t>
        </w:r>
      </w:ins>
      <w:ins w:id="1011" w:author="PR Preview" w:date="2026-01-01T00:00:00Z">
        <w:r>
          <w:rPr>
            <w:rStyle w:val="SpecialCharTok"/>
          </w:rPr>
          <w:t xml:space="preserve">::</w:t>
        </w:r>
      </w:ins>
      <w:ins w:id="1012" w:author="PR Preview" w:date="2026-01-01T00:00:00Z">
        <w:r>
          <w:rPr>
            <w:rStyle w:val="FunctionTok"/>
          </w:rPr>
          <w:t xml:space="preserve">labs</w:t>
        </w:r>
      </w:ins>
      <w:ins w:id="1013" w:author="PR Preview" w:date="2026-01-01T00:00:00Z">
        <w:r>
          <w:rPr>
            <w:rStyle w:val="NormalTok"/>
          </w:rPr>
          <w:t xml:space="preserve">(</w:t>
        </w:r>
      </w:ins>
      <w:ins w:id="1014" w:author="PR Preview" w:date="2026-01-01T00:00:00Z">
        <w:r>
          <w:rPr>
            <w:rStyle w:val="AttributeTok"/>
          </w:rPr>
          <w:t xml:space="preserve">x =</w:t>
        </w:r>
      </w:ins>
      <w:ins w:id="1015" w:author="PR Preview" w:date="2026-01-01T00:00:00Z">
        <w:r>
          <w:rPr>
            <w:rStyle w:val="NormalTok"/>
          </w:rPr>
          <w:t xml:space="preserve"> </w:t>
        </w:r>
      </w:ins>
      <w:ins w:id="1016" w:author="PR Preview" w:date="2026-01-01T00:00:00Z">
        <w:r>
          <w:rPr>
            <w:rStyle w:val="StringTok"/>
          </w:rPr>
          <w:t xml:space="preserve">"Petal length (cm)"</w:t>
        </w:r>
      </w:ins>
      <w:ins w:id="1017" w:author="PR Preview" w:date="2026-01-01T00:00:00Z">
        <w:r>
          <w:rPr>
            <w:rStyle w:val="NormalTok"/>
          </w:rPr>
          <w:t xml:space="preserve">, </w:t>
        </w:r>
      </w:ins>
      <w:ins w:id="1018" w:author="PR Preview" w:date="2026-01-01T00:00:00Z">
        <w:r>
          <w:rPr>
            <w:rStyle w:val="AttributeTok"/>
          </w:rPr>
          <w:t xml:space="preserve">y =</w:t>
        </w:r>
      </w:ins>
      <w:ins w:id="1019" w:author="PR Preview" w:date="2026-01-01T00:00:00Z">
        <w:r>
          <w:rPr>
            <w:rStyle w:val="NormalTok"/>
          </w:rPr>
          <w:t xml:space="preserve"> </w:t>
        </w:r>
      </w:ins>
      <w:ins w:id="1020" w:author="PR Preview" w:date="2026-01-01T00:00:00Z">
        <w:r>
          <w:rPr>
            <w:rStyle w:val="StringTok"/>
          </w:rPr>
          <w:t xml:space="preserve">"Petal width (cm)"</w:t>
        </w:r>
      </w:ins>
      <w:ins w:id="1021" w:author="PR Preview" w:date="2026-01-01T00:00:00Z">
        <w:r>
          <w:rPr>
            <w:rStyle w:val="NormalTok"/>
          </w:rPr>
          <w:t xml:space="preserve">)</w:t>
        </w:r>
      </w:ins>
    </w:p>
    <w:tbl>
      <w:tblPr>
        <w:tblStyle w:val="Table"/>
        <w:tblW w:type="pct" w:w="5000"/>
        <w:tblLayout w:type="fixed"/>
        <w:tblLook w:firstRow="0" w:lastRow="0" w:firstColumn="0" w:lastColumn="0" w:noHBand="0" w:noVBand="0" w:val="0000"/>
      </w:tblPr>
      <w:tblGrid>
        <w:gridCol w:w="7920"/>
      </w:tblGrid>
      <w:tr>
        <w:tc>
          <w:tcPr/>
          <w:bookmarkStart w:id="264" w:name="fig-half-space-iris"/>
          <w:p>
            <w:pPr>
              <w:pStyle w:val="Compact"/>
              <w:jc w:val="center"/>
            </w:pPr>
            <w:r>
              <w:drawing>
                <wp:inline>
                  <wp:extent cx="4620126" cy="3696101"/>
                  <wp:effectExtent b="0" l="0" r="0" t="0"/>
                  <wp:docPr descr="" title="" id="262" name="Picture"/>
                  <a:graphic>
                    <a:graphicData uri="http://schemas.openxmlformats.org/drawingml/2006/picture">
                      <pic:pic>
                        <pic:nvPicPr>
                          <pic:cNvPr descr="linear-algebra_files/figure-docx/fig-half-space-iris-1.png" id="263" name="Picture"/>
                          <pic:cNvPicPr>
                            <a:picLocks noChangeArrowheads="1" noChangeAspect="1"/>
                          </pic:cNvPicPr>
                        </pic:nvPicPr>
                        <pic:blipFill>
                          <a:blip r:embed="rId26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4"/>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022" w:author="PR Preview" w:date="2026-01-01T00:00:00Z">
        <w:r>
          <w:delText xml:space="preserve">The vector</w:delText>
        </w:r>
      </w:del>
      <w:del w:id="1023" w:author="PR Preview" w:date="2026-01-01T00:00:00Z">
        <w:r>
          <w:delText xml:space="preserve"> </w:delText>
        </w:r>
      </w:del>
      <m:oMath>
        <m:acc>
          <m:accPr>
            <m:chr m:val="̃"/>
          </m:accPr>
          <m:e>
            <m:r>
              <m:t>w</m:t>
            </m:r>
          </m:e>
        </m:acc>
      </m:oMath>
      <w:del w:id="1024" w:author="PR Preview" w:date="2026-01-01T00:00:00Z">
        <w:r>
          <w:delText xml:space="preserve"> </w:delText>
        </w:r>
      </w:del>
      <w:del w:id="1025" w:author="PR Preview" w:date="2026-01-01T00:00:00Z">
        <w:r>
          <w:delText xml:space="preserve">points toward the virginica side,</w:delText>
        </w:r>
      </w:del>
      <w:del w:id="1026" w:author="PR Preview" w:date="2026-01-01T00:00:00Z">
        <w:r>
          <w:delText xml:space="preserve"> </w:delText>
        </w:r>
      </w:del>
      <w:del w:id="1027" w:author="PR Preview" w:date="2026-01-01T00:00:00Z">
        <w:r>
          <w:delText xml:space="preserve">so the positive half-space</w:delText>
        </w:r>
      </w:del>
      <w:del w:id="1028" w:author="PR Preview" w:date="2026-01-01T00:00:00Z">
        <w:r>
          <w:delText xml:space="preserve"> </w:delText>
        </w:r>
      </w:del>
      <m:oMath>
        <m:sSup>
          <m:e>
            <m:r>
              <m:rPr>
                <m:scr m:val="script"/>
                <m:sty m:val="p"/>
              </m:rPr>
              <m:t>H</m:t>
            </m:r>
          </m:e>
          <m:sup>
            <m:r>
              <m:rPr>
                <m:sty m:val="p"/>
              </m:rPr>
              <m:t>+</m:t>
            </m:r>
          </m:sup>
        </m:sSup>
      </m:oMath>
      <w:del w:id="1029" w:author="PR Preview" w:date="2026-01-01T00:00:00Z">
        <w:r>
          <w:delText xml:space="preserve"> </w:delText>
        </w:r>
      </w:del>
      <w:del w:id="1030" w:author="PR Preview" w:date="2026-01-01T00:00:00Z">
        <w:r>
          <w:delText xml:space="preserve">holds</w:delText>
        </w:r>
      </w:del>
      <w:del w:id="1031" w:author="PR Preview" w:date="2026-01-01T00:00:00Z">
        <w:r>
          <w:delText xml:space="preserve"> </w:delText>
        </w:r>
      </w:del>
      <w:del w:id="1032" w:author="PR Preview" w:date="2026-01-01T00:00:00Z">
        <w:r>
          <w:delText xml:space="preserve">50 of the 100 flowers,</w:delText>
        </w:r>
      </w:del>
      <w:del w:id="1033" w:author="PR Preview" w:date="2026-01-01T00:00:00Z">
        <w:r>
          <w:delText xml:space="preserve"> </w:delText>
        </w:r>
      </w:del>
      <w:del w:id="1034" w:author="PR Preview" w:date="2026-01-01T00:00:00Z">
        <w:r>
          <w:delText xml:space="preserve">and 47 of them are virginica.</w:delText>
        </w:r>
      </w:del>
      <w:del w:id="1035" w:author="PR Preview" w:date="2026-01-01T00:00:00Z">
        <w:r>
          <w:delText xml:space="preserve"> </w:delText>
        </w:r>
      </w:del>
      <w:del w:id="1036" w:author="PR Preview" w:date="2026-01-01T00:00:00Z">
        <w:r>
          <w:delText xml:space="preserve">The line is a set of dimension</w:delText>
        </w:r>
      </w:del>
      <w:del w:id="1037" w:author="PR Preview" w:date="2026-01-01T00:00:00Z">
        <w:r>
          <w:delText xml:space="preserve"> </w:delText>
        </w:r>
      </w:del>
      <m:oMath>
        <m:r>
          <m:t>p</m:t>
        </m:r>
        <m:r>
          <m:rPr>
            <m:sty m:val="p"/>
          </m:rPr>
          <m:t>−</m:t>
        </m:r>
        <m:r>
          <m:t>1</m:t>
        </m:r>
        <m:r>
          <m:rPr>
            <m:sty m:val="p"/>
          </m:rPr>
          <m:t>=</m:t>
        </m:r>
        <m:r>
          <m:t>1</m:t>
        </m:r>
      </m:oMath>
      <w:del w:id="1038" w:author="PR Preview" w:date="2026-01-01T00:00:00Z">
        <w:r>
          <w:delText xml:space="preserve">,</w:delText>
        </w:r>
      </w:del>
      <w:del w:id="1039" w:author="PR Preview" w:date="2026-01-01T00:00:00Z">
        <w:r>
          <w:delText xml:space="preserve"> </w:delText>
        </w:r>
      </w:del>
      <w:del w:id="1040" w:author="PR Preview" w:date="2026-01-01T00:00:00Z">
        <w:r>
          <w:delText xml:space="preserve">and each side is a region of the plane of dimension</w:delText>
        </w:r>
      </w:del>
      <w:del w:id="1041" w:author="PR Preview" w:date="2026-01-01T00:00:00Z">
        <w:r>
          <w:delText xml:space="preserve"> </w:delText>
        </w:r>
      </w:del>
      <m:oMath>
        <m:r>
          <m:t>p</m:t>
        </m:r>
        <m:r>
          <m:rPr>
            <m:sty m:val="p"/>
          </m:rPr>
          <m:t>=</m:t>
        </m:r>
        <m:r>
          <m:t>2</m:t>
        </m:r>
      </m:oMath>
      <w:del w:id="1042" w:author="PR Preview" w:date="2026-01-01T00:00:00Z">
        <w:r>
          <w:delText xml:space="preserve"> </w:delText>
        </w:r>
      </w:del>
      <w:del w:id="1043" w:author="PR Preview" w:date="2026-01-01T00:00:00Z">
        <w:r>
          <w:delText xml:space="preserve">(</w:delText>
        </w:r>
      </w:del>
      <w:hyperlink w:anchor="thm-half-space-dimension">
        <w:del w:id="1044" w:author="PR Preview" w:date="2026-01-01T00:00:00Z">
          <w:r>
            <w:rPr>
              <w:rStyle w:val="Hyperlink"/>
            </w:rPr>
            <w:delText xml:space="preserve">Theorem 40</w:delText>
          </w:r>
        </w:del>
      </w:hyperlink>
      <w:del w:id="1045" w:author="PR Preview" w:date="2026-01-01T00:00:00Z">
        <w:r>
          <w:delText xml:space="preserve">).</w:delText>
        </w:r>
      </w:del>
    </w:p>
    <w:p>
      <w:pPr>
        <w:pStyle w:val="FirstParagraph"/>
      </w:pPr>
      <w:ins w:id="1046" w:author="PR Preview" w:date="2026-01-01T00:00:00Z">
        <w:r>
          <w:t xml:space="preserve">The vector</w:t>
        </w:r>
      </w:ins>
      <w:ins w:id="1047" w:author="PR Preview" w:date="2026-01-01T00:00:00Z">
        <w:r>
          <w:t xml:space="preserve"> </w:t>
        </w:r>
      </w:ins>
      <m:oMath>
        <m:acc>
          <m:accPr>
            <m:chr m:val="̃"/>
          </m:accPr>
          <m:e>
            <m:r>
              <m:t>w</m:t>
            </m:r>
          </m:e>
        </m:acc>
      </m:oMath>
      <w:ins w:id="1048" w:author="PR Preview" w:date="2026-01-01T00:00:00Z">
        <w:r>
          <w:t xml:space="preserve"> </w:t>
        </w:r>
      </w:ins>
      <w:ins w:id="1049" w:author="PR Preview" w:date="2026-01-01T00:00:00Z">
        <w:r>
          <w:t xml:space="preserve">points toward the virginica side,</w:t>
        </w:r>
      </w:ins>
      <w:ins w:id="1050" w:author="PR Preview" w:date="2026-01-01T00:00:00Z">
        <w:r>
          <w:t xml:space="preserve"> </w:t>
        </w:r>
      </w:ins>
      <w:ins w:id="1051" w:author="PR Preview" w:date="2026-01-01T00:00:00Z">
        <w:r>
          <w:t xml:space="preserve">so the positive half-space</w:t>
        </w:r>
      </w:ins>
      <w:ins w:id="1052" w:author="PR Preview" w:date="2026-01-01T00:00:00Z">
        <w:r>
          <w:t xml:space="preserve"> </w:t>
        </w:r>
      </w:ins>
      <m:oMath>
        <m:sSup>
          <m:e>
            <m:r>
              <m:rPr>
                <m:scr m:val="script"/>
                <m:sty m:val="p"/>
              </m:rPr>
              <m:t>H</m:t>
            </m:r>
          </m:e>
          <m:sup>
            <m:r>
              <m:rPr>
                <m:sty m:val="p"/>
              </m:rPr>
              <m:t>+</m:t>
            </m:r>
          </m:sup>
        </m:sSup>
      </m:oMath>
      <w:ins w:id="1053" w:author="PR Preview" w:date="2026-01-01T00:00:00Z">
        <w:r>
          <w:t xml:space="preserve"> </w:t>
        </w:r>
      </w:ins>
      <w:ins w:id="1054" w:author="PR Preview" w:date="2026-01-01T00:00:00Z">
        <w:r>
          <w:t xml:space="preserve">holds</w:t>
        </w:r>
      </w:ins>
      <w:ins w:id="1055" w:author="PR Preview" w:date="2026-01-01T00:00:00Z">
        <w:r>
          <w:t xml:space="preserve"> </w:t>
        </w:r>
      </w:ins>
      <w:ins w:id="1056" w:author="PR Preview" w:date="2026-01-01T00:00:00Z">
        <w:r>
          <w:t xml:space="preserve">50 of the 100 flowers,</w:t>
        </w:r>
      </w:ins>
      <w:ins w:id="1057" w:author="PR Preview" w:date="2026-01-01T00:00:00Z">
        <w:r>
          <w:t xml:space="preserve"> </w:t>
        </w:r>
      </w:ins>
      <w:ins w:id="1058" w:author="PR Preview" w:date="2026-01-01T00:00:00Z">
        <w:r>
          <w:t xml:space="preserve">and 47 of them are virginica.</w:t>
        </w:r>
      </w:ins>
      <w:ins w:id="1059" w:author="PR Preview" w:date="2026-01-01T00:00:00Z">
        <w:r>
          <w:t xml:space="preserve"> </w:t>
        </w:r>
      </w:ins>
      <w:ins w:id="1060" w:author="PR Preview" w:date="2026-01-01T00:00:00Z">
        <w:r>
          <w:t xml:space="preserve">The line is a set of dimension</w:t>
        </w:r>
      </w:ins>
      <w:ins w:id="1061" w:author="PR Preview" w:date="2026-01-01T00:00:00Z">
        <w:r>
          <w:t xml:space="preserve"> </w:t>
        </w:r>
      </w:ins>
      <m:oMath>
        <m:r>
          <m:t>p</m:t>
        </m:r>
        <m:r>
          <m:rPr>
            <m:sty m:val="p"/>
          </m:rPr>
          <m:t>−</m:t>
        </m:r>
        <m:r>
          <m:t>1</m:t>
        </m:r>
        <m:r>
          <m:rPr>
            <m:sty m:val="p"/>
          </m:rPr>
          <m:t>=</m:t>
        </m:r>
        <m:r>
          <m:t>1</m:t>
        </m:r>
      </m:oMath>
      <w:ins w:id="1062" w:author="PR Preview" w:date="2026-01-01T00:00:00Z">
        <w:r>
          <w:t xml:space="preserve">,</w:t>
        </w:r>
      </w:ins>
      <w:ins w:id="1063" w:author="PR Preview" w:date="2026-01-01T00:00:00Z">
        <w:r>
          <w:t xml:space="preserve"> </w:t>
        </w:r>
      </w:ins>
      <w:ins w:id="1064" w:author="PR Preview" w:date="2026-01-01T00:00:00Z">
        <w:r>
          <w:t xml:space="preserve">and each side is a region of the plane of dimension</w:t>
        </w:r>
      </w:ins>
      <w:ins w:id="1065" w:author="PR Preview" w:date="2026-01-01T00:00:00Z">
        <w:r>
          <w:t xml:space="preserve"> </w:t>
        </w:r>
      </w:ins>
      <m:oMath>
        <m:r>
          <m:t>p</m:t>
        </m:r>
        <m:r>
          <m:rPr>
            <m:sty m:val="p"/>
          </m:rPr>
          <m:t>=</m:t>
        </m:r>
        <m:r>
          <m:t>2</m:t>
        </m:r>
      </m:oMath>
      <w:ins w:id="1066" w:author="PR Preview" w:date="2026-01-01T00:00:00Z">
        <w:r>
          <w:t xml:space="preserve"> </w:t>
        </w:r>
      </w:ins>
      <w:ins w:id="1067" w:author="PR Preview" w:date="2026-01-01T00:00:00Z">
        <w:r>
          <w:t xml:space="preserve">(</w:t>
        </w:r>
      </w:ins>
      <w:hyperlink w:anchor="thm-half-space-dimension">
        <w:ins w:id="1068" w:author="PR Preview" w:date="2026-01-01T00:00:00Z">
          <w:r>
            <w:rPr>
              <w:rStyle w:val="Hyperlink"/>
            </w:rPr>
            <w:t xml:space="preserve">Theorem 41</w:t>
          </w:r>
        </w:ins>
      </w:hyperlink>
      <w:ins w:id="1069" w:author="PR Preview" w:date="2026-01-01T00:00:00Z">
        <w:r>
          <w:t xml:space="preserve">).</w:t>
        </w:r>
      </w:ins>
    </w:p>
    <w:bookmarkEnd w:id="265"/>
    <w:bookmarkStart w:id="266"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del w:id="1070" w:author="PR Preview" w:date="2026-01-01T00:00:00Z">
        <w:r>
          <w:delText xml:space="preserve">State the dimension of</w:delText>
        </w:r>
      </w:del>
      <w:del w:id="1071" w:author="PR Preview" w:date="2026-01-01T00:00:00Z">
        <w:r>
          <w:delText xml:space="preserve"> </w:delText>
        </w:r>
      </w:del>
      <m:oMath>
        <m:r>
          <m:t>D</m:t>
        </m:r>
        <m:r>
          <m:rPr>
            <m:sty m:val="p"/>
          </m:rPr>
          <m:t>(</m:t>
        </m:r>
        <m:r>
          <m:rPr>
            <m:scr m:val="script"/>
            <m:sty m:val="p"/>
          </m:rPr>
          <m:t>H</m:t>
        </m:r>
        <m:r>
          <m:rPr>
            <m:sty m:val="p"/>
          </m:rPr>
          <m:t>)</m:t>
        </m:r>
      </m:oMath>
      <w:del w:id="1072" w:author="PR Preview" w:date="2026-01-01T00:00:00Z">
        <w:r>
          <w:delText xml:space="preserve"> </w:delText>
        </w:r>
      </w:del>
      <w:del w:id="1073" w:author="PR Preview" w:date="2026-01-01T00:00:00Z">
        <w:r>
          <w:delText xml:space="preserve">and of</w:delText>
        </w:r>
      </w:del>
      <w:del w:id="1074"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oMath>
      <w:del w:id="1075" w:author="PR Preview" w:date="2026-01-01T00:00:00Z">
        <w:r>
          <w:delText xml:space="preserve"> </w:delText>
        </w:r>
      </w:del>
      <w:del w:id="1076" w:author="PR Preview" w:date="2026-01-01T00:00:00Z">
        <w:r>
          <w:delText xml:space="preserve">(</w:delText>
        </w:r>
      </w:del>
      <w:hyperlink w:anchor="thm-half-space-dimension">
        <w:del w:id="1077" w:author="PR Preview" w:date="2026-01-01T00:00:00Z">
          <w:r>
            <w:rPr>
              <w:rStyle w:val="Hyperlink"/>
            </w:rPr>
            <w:delText xml:space="preserve">Theorem 40</w:delText>
          </w:r>
        </w:del>
      </w:hyperlink>
      <w:del w:id="1078" w:author="PR Preview" w:date="2026-01-01T00:00:00Z">
        <w:r>
          <w:delText xml:space="preserve">).</w:delText>
        </w:r>
      </w:del>
    </w:p>
    <w:p>
      <w:pPr>
        <w:pStyle w:val="Compact"/>
        <w:numPr>
          <w:ilvl w:val="0"/>
          <w:numId w:val="1031"/>
        </w:numPr>
      </w:pPr>
      <w:ins w:id="1079" w:author="PR Preview" w:date="2026-01-01T00:00:00Z">
        <w:r>
          <w:t xml:space="preserve">State the dimension of</w:t>
        </w:r>
      </w:ins>
      <w:ins w:id="1080" w:author="PR Preview" w:date="2026-01-01T00:00:00Z">
        <w:r>
          <w:t xml:space="preserve"> </w:t>
        </w:r>
      </w:ins>
      <m:oMath>
        <m:r>
          <m:t>D</m:t>
        </m:r>
        <m:r>
          <m:rPr>
            <m:sty m:val="p"/>
          </m:rPr>
          <m:t>(</m:t>
        </m:r>
        <m:r>
          <m:rPr>
            <m:scr m:val="script"/>
            <m:sty m:val="p"/>
          </m:rPr>
          <m:t>H</m:t>
        </m:r>
        <m:r>
          <m:rPr>
            <m:sty m:val="p"/>
          </m:rPr>
          <m:t>)</m:t>
        </m:r>
      </m:oMath>
      <w:ins w:id="1081" w:author="PR Preview" w:date="2026-01-01T00:00:00Z">
        <w:r>
          <w:t xml:space="preserve"> </w:t>
        </w:r>
      </w:ins>
      <w:ins w:id="1082" w:author="PR Preview" w:date="2026-01-01T00:00:00Z">
        <w:r>
          <w:t xml:space="preserve">and of</w:t>
        </w:r>
      </w:ins>
      <w:ins w:id="1083" w:author="PR Preview" w:date="2026-01-01T00:00:00Z">
        <w:r>
          <w:t xml:space="preserve"> </w:t>
        </w:r>
      </w:ins>
      <m:oMath>
        <m:r>
          <m:t>D</m:t>
        </m:r>
        <m:r>
          <m:rPr>
            <m:sty m:val="p"/>
          </m:rPr>
          <m:t>(</m:t>
        </m:r>
        <m:sSup>
          <m:e>
            <m:r>
              <m:rPr>
                <m:scr m:val="script"/>
                <m:sty m:val="p"/>
              </m:rPr>
              <m:t>H</m:t>
            </m:r>
          </m:e>
          <m:sup>
            <m:r>
              <m:rPr>
                <m:sty m:val="p"/>
              </m:rPr>
              <m:t>+</m:t>
            </m:r>
          </m:sup>
        </m:sSup>
        <m:r>
          <m:rPr>
            <m:sty m:val="p"/>
          </m:rPr>
          <m:t>)</m:t>
        </m:r>
      </m:oMath>
      <w:ins w:id="1084" w:author="PR Preview" w:date="2026-01-01T00:00:00Z">
        <w:r>
          <w:t xml:space="preserve"> </w:t>
        </w:r>
      </w:ins>
      <w:ins w:id="1085" w:author="PR Preview" w:date="2026-01-01T00:00:00Z">
        <w:r>
          <w:t xml:space="preserve">(</w:t>
        </w:r>
      </w:ins>
      <w:hyperlink w:anchor="thm-half-space-dimension">
        <w:ins w:id="1086" w:author="PR Preview" w:date="2026-01-01T00:00:00Z">
          <w:r>
            <w:rPr>
              <w:rStyle w:val="Hyperlink"/>
            </w:rPr>
            <w:t xml:space="preserve">Theorem 41</w:t>
          </w:r>
        </w:ins>
      </w:hyperlink>
      <w:ins w:id="1087" w:author="PR Preview" w:date="2026-01-01T00:00:00Z">
        <w:r>
          <w:t xml:space="preserve">).</w:t>
        </w:r>
      </w:ins>
    </w:p>
    <w:bookmarkEnd w:id="266"/>
    <w:bookmarkStart w:id="267"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7"/>
    <w:bookmarkStart w:id="268"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8"/>
    <w:bookmarkStart w:id="269" w:name="exm-rank-factorization"/>
    <w:p>
      <w:pPr>
        <w:pStyle w:val="FirstParagraph"/>
      </w:pPr>
      <w:del w:id="1088" w:author="PR Preview" w:date="2026-01-01T00:00:00Z">
        <w:r>
          <w:rPr>
            <w:b/>
            <w:bCs/>
          </w:rPr>
          <w:delText xml:space="preserve">Example 70 (A rank factorization of a rank-one matrix)</w:delText>
        </w:r>
      </w:del>
      <w:del w:id="1089" w:author="PR Preview" w:date="2026-01-01T00:00:00Z">
        <w:r>
          <w:delText xml:space="preserve"> </w:delText>
        </w:r>
      </w:del>
      <w:del w:id="1090" w:author="PR Preview" w:date="2026-01-01T00:00:00Z">
        <w:r>
          <w:delText xml:space="preserve">The matrix</w:delText>
        </w:r>
      </w:del>
      <w:del w:id="1091" w:author="PR Preview" w:date="2026-01-01T00:00:00Z">
        <w:r>
          <w:delText xml:space="preserve"> </w:delText>
        </w:r>
      </w:del>
      <m:oMath>
        <m:r>
          <m:rPr>
            <m:sty m:val="bi"/>
          </m:rPr>
          <m:t>A</m:t>
        </m:r>
      </m:oMath>
      <w:del w:id="1092" w:author="PR Preview" w:date="2026-01-01T00:00:00Z">
        <w:r>
          <w:delText xml:space="preserve"> </w:delText>
        </w:r>
      </w:del>
      <w:del w:id="1093" w:author="PR Preview" w:date="2026-01-01T00:00:00Z">
        <w:r>
          <w:delText xml:space="preserve">in</w:delText>
        </w:r>
      </w:del>
      <w:del w:id="1094" w:author="PR Preview" w:date="2026-01-01T00:00:00Z">
        <w:r>
          <w:delText xml:space="preserve"> </w:delText>
        </w:r>
      </w:del>
      <w:hyperlink w:anchor="exm-column-space">
        <w:del w:id="1095" w:author="PR Preview" w:date="2026-01-01T00:00:00Z">
          <w:r>
            <w:rPr>
              <w:rStyle w:val="Hyperlink"/>
            </w:rPr>
            <w:delText xml:space="preserve">Example 53</w:delText>
          </w:r>
        </w:del>
      </w:hyperlink>
      <w:del w:id="1096" w:author="PR Preview" w:date="2026-01-01T00:00:00Z">
        <w:r>
          <w:delText xml:space="preserve"> </w:delText>
        </w:r>
      </w:del>
      <w:del w:id="1097" w:author="PR Preview" w:date="2026-01-01T00:00:00Z">
        <w:r>
          <w:delText xml:space="preserve">has rank</w:delText>
        </w:r>
      </w:del>
      <w:del w:id="1098" w:author="PR Preview" w:date="2026-01-01T00:00:00Z">
        <w:r>
          <w:delText xml:space="preserve"> </w:delText>
        </w:r>
      </w:del>
      <m:oMath>
        <m:r>
          <m:t>1</m:t>
        </m:r>
      </m:oMath>
      <w:del w:id="1099" w:author="PR Preview" w:date="2026-01-01T00:00:00Z">
        <w:r>
          <w:delText xml:space="preserve"> </w:delText>
        </w:r>
      </w:del>
      <w:del w:id="1100" w:author="PR Preview" w:date="2026-01-01T00:00:00Z">
        <w:r>
          <w:delText xml:space="preserve">(</w:delText>
        </w:r>
      </w:del>
      <w:hyperlink w:anchor="exm-rank-dim">
        <w:del w:id="1101" w:author="PR Preview" w:date="2026-01-01T00:00:00Z">
          <w:r>
            <w:rPr>
              <w:rStyle w:val="Hyperlink"/>
            </w:rPr>
            <w:delText xml:space="preserve">Example 60</w:delText>
          </w:r>
        </w:del>
      </w:hyperlink>
      <w:del w:id="1102" w:author="PR Preview" w:date="2026-01-01T00:00:00Z">
        <w:r>
          <w:delText xml:space="preserve">), and</w:delText>
        </w:r>
      </w:del>
    </w:p>
    <w:p>
      <w:pPr>
        <w:pStyle w:val="FirstParagraph"/>
      </w:pPr>
      <w:ins w:id="1103" w:author="PR Preview" w:date="2026-01-01T00:00:00Z">
        <w:r>
          <w:rPr>
            <w:b/>
            <w:bCs/>
          </w:rPr>
          <w:t xml:space="preserve">Example 71 (A rank factorization of a rank-one matrix)</w:t>
        </w:r>
      </w:ins>
      <w:ins w:id="1104" w:author="PR Preview" w:date="2026-01-01T00:00:00Z">
        <w:r>
          <w:t xml:space="preserve"> </w:t>
        </w:r>
      </w:ins>
      <w:ins w:id="1105" w:author="PR Preview" w:date="2026-01-01T00:00:00Z">
        <w:r>
          <w:t xml:space="preserve">The matrix</w:t>
        </w:r>
      </w:ins>
      <w:ins w:id="1106" w:author="PR Preview" w:date="2026-01-01T00:00:00Z">
        <w:r>
          <w:t xml:space="preserve"> </w:t>
        </w:r>
      </w:ins>
      <m:oMath>
        <m:r>
          <m:rPr>
            <m:sty m:val="bi"/>
          </m:rPr>
          <m:t>A</m:t>
        </m:r>
      </m:oMath>
      <w:ins w:id="1107" w:author="PR Preview" w:date="2026-01-01T00:00:00Z">
        <w:r>
          <w:t xml:space="preserve"> </w:t>
        </w:r>
      </w:ins>
      <w:ins w:id="1108" w:author="PR Preview" w:date="2026-01-01T00:00:00Z">
        <w:r>
          <w:t xml:space="preserve">in</w:t>
        </w:r>
      </w:ins>
      <w:ins w:id="1109" w:author="PR Preview" w:date="2026-01-01T00:00:00Z">
        <w:r>
          <w:t xml:space="preserve"> </w:t>
        </w:r>
      </w:ins>
      <w:hyperlink w:anchor="exm-column-space">
        <w:ins w:id="1110" w:author="PR Preview" w:date="2026-01-01T00:00:00Z">
          <w:r>
            <w:rPr>
              <w:rStyle w:val="Hyperlink"/>
            </w:rPr>
            <w:t xml:space="preserve">Example 53</w:t>
          </w:r>
        </w:ins>
      </w:hyperlink>
      <w:ins w:id="1111" w:author="PR Preview" w:date="2026-01-01T00:00:00Z">
        <w:r>
          <w:t xml:space="preserve"> </w:t>
        </w:r>
      </w:ins>
      <w:ins w:id="1112" w:author="PR Preview" w:date="2026-01-01T00:00:00Z">
        <w:r>
          <w:t xml:space="preserve">has rank</w:t>
        </w:r>
      </w:ins>
      <w:ins w:id="1113" w:author="PR Preview" w:date="2026-01-01T00:00:00Z">
        <w:r>
          <w:t xml:space="preserve"> </w:t>
        </w:r>
      </w:ins>
      <m:oMath>
        <m:r>
          <m:t>1</m:t>
        </m:r>
      </m:oMath>
      <w:ins w:id="1114" w:author="PR Preview" w:date="2026-01-01T00:00:00Z">
        <w:r>
          <w:t xml:space="preserve"> </w:t>
        </w:r>
      </w:ins>
      <w:ins w:id="1115" w:author="PR Preview" w:date="2026-01-01T00:00:00Z">
        <w:r>
          <w:t xml:space="preserve">(</w:t>
        </w:r>
      </w:ins>
      <w:hyperlink w:anchor="exm-rank-dim">
        <w:ins w:id="1116" w:author="PR Preview" w:date="2026-01-01T00:00:00Z">
          <w:r>
            <w:rPr>
              <w:rStyle w:val="Hyperlink"/>
            </w:rPr>
            <w:t xml:space="preserve">Example 60</w:t>
          </w:r>
        </w:ins>
      </w:hyperlink>
      <w:ins w:id="1117" w:author="PR Preview" w:date="2026-01-01T00:00:00Z">
        <w:r>
          <w:t xml:space="preserve">), and</w:t>
        </w:r>
      </w:ins>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9"/>
    <w:bookmarkStart w:id="270" w:name="thm-rank-factorization"/>
    <w:p>
      <w:pPr>
        <w:pStyle w:val="BodyText"/>
      </w:pPr>
      <w:del w:id="1118" w:author="PR Preview" w:date="2026-01-01T00:00:00Z">
        <w:r>
          <w:rPr>
            <w:b/>
            <w:bCs/>
          </w:rPr>
          <w:delText xml:space="preserve">Theorem 41 (Every nonzero matrix has a rank factorization)</w:delText>
        </w:r>
      </w:del>
      <w:del w:id="1119" w:author="PR Preview" w:date="2026-01-01T00:00:00Z">
        <w:r>
          <w:delText xml:space="preserve"> </w:delText>
        </w:r>
      </w:del>
      <w:del w:id="1120" w:author="PR Preview" w:date="2026-01-01T00:00:00Z">
        <w:r>
          <w:delText xml:space="preserve">Every</w:delText>
        </w:r>
      </w:del>
      <w:del w:id="1121" w:author="PR Preview" w:date="2026-01-01T00:00:00Z">
        <w:r>
          <w:delText xml:space="preserve"> </w:delText>
        </w:r>
      </w:del>
      <m:oMath>
        <m:r>
          <m:t>m</m:t>
        </m:r>
        <m:r>
          <m:rPr>
            <m:sty m:val="p"/>
          </m:rPr>
          <m:t>×</m:t>
        </m:r>
        <m:r>
          <m:t>n</m:t>
        </m:r>
      </m:oMath>
      <w:del w:id="1122" w:author="PR Preview" w:date="2026-01-01T00:00:00Z">
        <w:r>
          <w:delText xml:space="preserve"> </w:delText>
        </w:r>
      </w:del>
      <w:del w:id="1123" w:author="PR Preview" w:date="2026-01-01T00:00:00Z">
        <w:r>
          <w:delText xml:space="preserve">matrix</w:delText>
        </w:r>
      </w:del>
      <w:del w:id="1124" w:author="PR Preview" w:date="2026-01-01T00:00:00Z">
        <w:r>
          <w:delText xml:space="preserve"> </w:delText>
        </w:r>
      </w:del>
      <m:oMath>
        <m:r>
          <m:rPr>
            <m:sty m:val="bi"/>
          </m:rPr>
          <m:t>A</m:t>
        </m:r>
      </m:oMath>
      <w:del w:id="1125" w:author="PR Preview" w:date="2026-01-01T00:00:00Z">
        <w:r>
          <w:delText xml:space="preserve"> </w:delText>
        </w:r>
      </w:del>
      <w:del w:id="1126" w:author="PR Preview" w:date="2026-01-01T00:00:00Z">
        <w:r>
          <w:delText xml:space="preserve">with</w:delText>
        </w:r>
      </w:del>
      <w:del w:id="1127"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128" w:author="PR Preview" w:date="2026-01-01T00:00:00Z">
        <w:r>
          <w:delText xml:space="preserve"> </w:delText>
        </w:r>
      </w:del>
      <w:del w:id="1129" w:author="PR Preview" w:date="2026-01-01T00:00:00Z">
        <w:r>
          <w:delText xml:space="preserve">has a rank factorization (</w:delText>
        </w:r>
      </w:del>
      <w:hyperlink w:anchor="def-rank-factorization">
        <w:del w:id="1130" w:author="PR Preview" w:date="2026-01-01T00:00:00Z">
          <w:r>
            <w:rPr>
              <w:rStyle w:val="Hyperlink"/>
            </w:rPr>
            <w:delText xml:space="preserve">Definition 51</w:delText>
          </w:r>
        </w:del>
      </w:hyperlink>
      <w:del w:id="1131" w:author="PR Preview" w:date="2026-01-01T00:00:00Z">
        <w:r>
          <w:delText xml:space="preserve">).</w:delText>
        </w:r>
      </w:del>
      <w:del w:id="1132" w:author="PR Preview" w:date="2026-01-01T00:00:00Z">
        <w:r>
          <w:delText xml:space="preserve"> </w:delText>
        </w:r>
      </w:del>
      <w:del w:id="1133" w:author="PR Preview" w:date="2026-01-01T00:00:00Z">
        <w:r>
          <w:delText xml:space="preserve">One is given by taking the columns of</w:delText>
        </w:r>
      </w:del>
      <w:del w:id="1134" w:author="PR Preview" w:date="2026-01-01T00:00:00Z">
        <w:r>
          <w:delText xml:space="preserve"> </w:delText>
        </w:r>
      </w:del>
      <m:oMath>
        <m:r>
          <m:rPr>
            <m:sty m:val="bi"/>
          </m:rPr>
          <m:t>C</m:t>
        </m:r>
      </m:oMath>
      <w:del w:id="1135" w:author="PR Preview" w:date="2026-01-01T00:00:00Z">
        <w:r>
          <w:delText xml:space="preserve"> </w:delText>
        </w:r>
      </w:del>
      <w:del w:id="1136" w:author="PR Preview" w:date="2026-01-01T00:00:00Z">
        <w:r>
          <w:delText xml:space="preserve">to be any basis of</w:delText>
        </w:r>
      </w:del>
      <w:del w:id="1137" w:author="PR Preview" w:date="2026-01-01T00:00:00Z">
        <w:r>
          <w:delText xml:space="preserve"> </w:delText>
        </w:r>
      </w:del>
      <m:oMath>
        <m:r>
          <m:rPr>
            <m:scr m:val="script"/>
            <m:sty m:val="p"/>
          </m:rPr>
          <m:t>C</m:t>
        </m:r>
        <m:r>
          <m:rPr>
            <m:sty m:val="p"/>
          </m:rPr>
          <m:t>(</m:t>
        </m:r>
        <m:r>
          <m:rPr>
            <m:sty m:val="bi"/>
          </m:rPr>
          <m:t>A</m:t>
        </m:r>
        <m:r>
          <m:rPr>
            <m:sty m:val="p"/>
          </m:rPr>
          <m:t>)</m:t>
        </m:r>
      </m:oMath>
      <w:del w:id="1138" w:author="PR Preview" w:date="2026-01-01T00:00:00Z">
        <w:r>
          <w:delText xml:space="preserve">.</w:delText>
        </w:r>
      </w:del>
    </w:p>
    <w:p>
      <w:pPr>
        <w:pStyle w:val="BodyText"/>
      </w:pPr>
      <w:ins w:id="1139" w:author="PR Preview" w:date="2026-01-01T00:00:00Z">
        <w:r>
          <w:rPr>
            <w:b/>
            <w:bCs/>
          </w:rPr>
          <w:t xml:space="preserve">Theorem 42 (Every nonzero matrix has a rank factorization)</w:t>
        </w:r>
      </w:ins>
      <w:ins w:id="1140" w:author="PR Preview" w:date="2026-01-01T00:00:00Z">
        <w:r>
          <w:t xml:space="preserve"> </w:t>
        </w:r>
      </w:ins>
      <w:ins w:id="1141" w:author="PR Preview" w:date="2026-01-01T00:00:00Z">
        <w:r>
          <w:t xml:space="preserve">Every</w:t>
        </w:r>
      </w:ins>
      <w:ins w:id="1142" w:author="PR Preview" w:date="2026-01-01T00:00:00Z">
        <w:r>
          <w:t xml:space="preserve"> </w:t>
        </w:r>
      </w:ins>
      <m:oMath>
        <m:r>
          <m:t>m</m:t>
        </m:r>
        <m:r>
          <m:rPr>
            <m:sty m:val="p"/>
          </m:rPr>
          <m:t>×</m:t>
        </m:r>
        <m:r>
          <m:t>n</m:t>
        </m:r>
      </m:oMath>
      <w:ins w:id="1143" w:author="PR Preview" w:date="2026-01-01T00:00:00Z">
        <w:r>
          <w:t xml:space="preserve"> </w:t>
        </w:r>
      </w:ins>
      <w:ins w:id="1144" w:author="PR Preview" w:date="2026-01-01T00:00:00Z">
        <w:r>
          <w:t xml:space="preserve">matrix</w:t>
        </w:r>
      </w:ins>
      <w:ins w:id="1145" w:author="PR Preview" w:date="2026-01-01T00:00:00Z">
        <w:r>
          <w:t xml:space="preserve"> </w:t>
        </w:r>
      </w:ins>
      <m:oMath>
        <m:r>
          <m:rPr>
            <m:sty m:val="bi"/>
          </m:rPr>
          <m:t>A</m:t>
        </m:r>
      </m:oMath>
      <w:ins w:id="1146" w:author="PR Preview" w:date="2026-01-01T00:00:00Z">
        <w:r>
          <w:t xml:space="preserve"> </w:t>
        </w:r>
      </w:ins>
      <w:ins w:id="1147" w:author="PR Preview" w:date="2026-01-01T00:00:00Z">
        <w:r>
          <w:t xml:space="preserve">with</w:t>
        </w:r>
      </w:ins>
      <w:ins w:id="1148"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149" w:author="PR Preview" w:date="2026-01-01T00:00:00Z">
        <w:r>
          <w:t xml:space="preserve"> </w:t>
        </w:r>
      </w:ins>
      <w:ins w:id="1150" w:author="PR Preview" w:date="2026-01-01T00:00:00Z">
        <w:r>
          <w:t xml:space="preserve">has a rank factorization (</w:t>
        </w:r>
      </w:ins>
      <w:hyperlink w:anchor="def-rank-factorization">
        <w:ins w:id="1151" w:author="PR Preview" w:date="2026-01-01T00:00:00Z">
          <w:r>
            <w:rPr>
              <w:rStyle w:val="Hyperlink"/>
            </w:rPr>
            <w:t xml:space="preserve">Definition 51</w:t>
          </w:r>
        </w:ins>
      </w:hyperlink>
      <w:ins w:id="1152" w:author="PR Preview" w:date="2026-01-01T00:00:00Z">
        <w:r>
          <w:t xml:space="preserve">).</w:t>
        </w:r>
      </w:ins>
      <w:ins w:id="1153" w:author="PR Preview" w:date="2026-01-01T00:00:00Z">
        <w:r>
          <w:t xml:space="preserve"> </w:t>
        </w:r>
      </w:ins>
      <w:ins w:id="1154" w:author="PR Preview" w:date="2026-01-01T00:00:00Z">
        <w:r>
          <w:t xml:space="preserve">One is given by taking the columns of</w:t>
        </w:r>
      </w:ins>
      <w:ins w:id="1155" w:author="PR Preview" w:date="2026-01-01T00:00:00Z">
        <w:r>
          <w:t xml:space="preserve"> </w:t>
        </w:r>
      </w:ins>
      <m:oMath>
        <m:r>
          <m:rPr>
            <m:sty m:val="bi"/>
          </m:rPr>
          <m:t>C</m:t>
        </m:r>
      </m:oMath>
      <w:ins w:id="1156" w:author="PR Preview" w:date="2026-01-01T00:00:00Z">
        <w:r>
          <w:t xml:space="preserve"> </w:t>
        </w:r>
      </w:ins>
      <w:ins w:id="1157" w:author="PR Preview" w:date="2026-01-01T00:00:00Z">
        <w:r>
          <w:t xml:space="preserve">to be any basis of</w:t>
        </w:r>
      </w:ins>
      <w:ins w:id="1158" w:author="PR Preview" w:date="2026-01-01T00:00:00Z">
        <w:r>
          <w:t xml:space="preserve"> </w:t>
        </w:r>
      </w:ins>
      <m:oMath>
        <m:r>
          <m:rPr>
            <m:scr m:val="script"/>
            <m:sty m:val="p"/>
          </m:rPr>
          <m:t>C</m:t>
        </m:r>
        <m:r>
          <m:rPr>
            <m:sty m:val="p"/>
          </m:rPr>
          <m:t>(</m:t>
        </m:r>
        <m:r>
          <m:rPr>
            <m:sty m:val="bi"/>
          </m:rPr>
          <m:t>A</m:t>
        </m:r>
        <m:r>
          <m:rPr>
            <m:sty m:val="p"/>
          </m:rPr>
          <m:t>)</m:t>
        </m:r>
      </m:oMath>
      <w:ins w:id="1159" w:author="PR Preview" w:date="2026-01-01T00:00:00Z">
        <w:r>
          <w:t xml:space="preserve">.</w:t>
        </w:r>
      </w:ins>
    </w:p>
    <w:bookmarkEnd w:id="270"/>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71" w:name="exm-rank-factorization-construct"/>
    <w:p>
      <w:pPr>
        <w:pStyle w:val="BodyText"/>
      </w:pPr>
      <w:del w:id="1160" w:author="PR Preview" w:date="2026-01-01T00:00:00Z">
        <w:r>
          <w:rPr>
            <w:b/>
            <w:bCs/>
          </w:rPr>
          <w:delText xml:space="preserve">Example 71 (Building a rank factorization from a basis)</w:delText>
        </w:r>
      </w:del>
      <w:del w:id="1161" w:author="PR Preview" w:date="2026-01-01T00:00:00Z">
        <w:r>
          <w:delText xml:space="preserve"> </w:delText>
        </w:r>
      </w:del>
      <w:del w:id="1162" w:author="PR Preview" w:date="2026-01-01T00:00:00Z">
        <w:r>
          <w:delText xml:space="preserve">For</w:delText>
        </w:r>
      </w:del>
      <w:del w:id="1163" w:author="PR Preview" w:date="2026-01-01T00:00:00Z">
        <w:r>
          <w:delText xml:space="preserve"> </w:delText>
        </w:r>
      </w:del>
      <m:oMath>
        <m:r>
          <m:rPr>
            <m:sty m:val="bi"/>
          </m:rPr>
          <m:t>A</m:t>
        </m:r>
      </m:oMath>
      <w:del w:id="1164" w:author="PR Preview" w:date="2026-01-01T00:00:00Z">
        <w:r>
          <w:delText xml:space="preserve"> </w:delText>
        </w:r>
      </w:del>
      <w:del w:id="1165" w:author="PR Preview" w:date="2026-01-01T00:00:00Z">
        <w:r>
          <w:delText xml:space="preserve">in</w:delText>
        </w:r>
      </w:del>
      <w:del w:id="1166" w:author="PR Preview" w:date="2026-01-01T00:00:00Z">
        <w:r>
          <w:delText xml:space="preserve"> </w:delText>
        </w:r>
      </w:del>
      <w:hyperlink w:anchor="exm-column-space">
        <w:del w:id="1167" w:author="PR Preview" w:date="2026-01-01T00:00:00Z">
          <w:r>
            <w:rPr>
              <w:rStyle w:val="Hyperlink"/>
            </w:rPr>
            <w:delText xml:space="preserve">Example 53</w:delText>
          </w:r>
        </w:del>
      </w:hyperlink>
      <w:del w:id="1168" w:author="PR Preview" w:date="2026-01-01T00:00:00Z">
        <w:r>
          <w:delText xml:space="preserve">,</w:delText>
        </w:r>
      </w:del>
      <w:del w:id="1169" w:author="PR Preview" w:date="2026-01-01T00:00:00Z">
        <w:r>
          <w:delText xml:space="preserve"> </w:delText>
        </w:r>
      </w:del>
      <m:oMath>
        <m:r>
          <m:rPr>
            <m:sty m:val="p"/>
          </m:rPr>
          <m:t>(</m:t>
        </m:r>
        <m:r>
          <m:t>1</m:t>
        </m:r>
        <m:r>
          <m:rPr>
            <m:sty m:val="p"/>
          </m:rPr>
          <m:t>,</m:t>
        </m:r>
        <m:r>
          <m:t>3</m:t>
        </m:r>
        <m:r>
          <m:rPr>
            <m:sty m:val="p"/>
          </m:rPr>
          <m:t>)</m:t>
        </m:r>
      </m:oMath>
      <w:del w:id="1170" w:author="PR Preview" w:date="2026-01-01T00:00:00Z">
        <w:r>
          <w:delText xml:space="preserve"> </w:delText>
        </w:r>
      </w:del>
      <w:del w:id="1171" w:author="PR Preview" w:date="2026-01-01T00:00:00Z">
        <w:r>
          <w:delText xml:space="preserve">spans</w:delText>
        </w:r>
      </w:del>
      <w:del w:id="1172" w:author="PR Preview" w:date="2026-01-01T00:00:00Z">
        <w:r>
          <w:delText xml:space="preserve"> </w:delText>
        </w:r>
      </w:del>
      <m:oMath>
        <m:r>
          <m:rPr>
            <m:scr m:val="script"/>
            <m:sty m:val="p"/>
          </m:rPr>
          <m:t>C</m:t>
        </m:r>
        <m:r>
          <m:rPr>
            <m:sty m:val="p"/>
          </m:rPr>
          <m:t>(</m:t>
        </m:r>
        <m:r>
          <m:rPr>
            <m:sty m:val="bi"/>
          </m:rPr>
          <m:t>A</m:t>
        </m:r>
        <m:r>
          <m:rPr>
            <m:sty m:val="p"/>
          </m:rPr>
          <m:t>)</m:t>
        </m:r>
      </m:oMath>
      <w:del w:id="1173" w:author="PR Preview" w:date="2026-01-01T00:00:00Z">
        <w:r>
          <w:delText xml:space="preserve"> </w:delText>
        </w:r>
      </w:del>
      <w:del w:id="1174" w:author="PR Preview" w:date="2026-01-01T00:00:00Z">
        <w:r>
          <w:delText xml:space="preserve">(1),</w:delText>
        </w:r>
      </w:del>
      <w:del w:id="1175" w:author="PR Preview" w:date="2026-01-01T00:00:00Z">
        <w:r>
          <w:delText xml:space="preserve"> </w:delText>
        </w:r>
      </w:del>
      <w:del w:id="1176" w:author="PR Preview" w:date="2026-01-01T00:00:00Z">
        <w:r>
          <w:delText xml:space="preserve">and it is linearly independent because it is nonzero</w:delText>
        </w:r>
      </w:del>
      <w:del w:id="1177" w:author="PR Preview" w:date="2026-01-01T00:00:00Z">
        <w:r>
          <w:delText xml:space="preserve"> </w:delText>
        </w:r>
      </w:del>
      <w:del w:id="1178" w:author="PR Preview" w:date="2026-01-01T00:00:00Z">
        <w:r>
          <w:delText xml:space="preserve">(</w:delText>
        </w:r>
      </w:del>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del w:id="1179" w:author="PR Preview" w:date="2026-01-01T00:00:00Z">
        <w:r>
          <w:delText xml:space="preserve"> </w:delText>
        </w:r>
      </w:del>
      <w:del w:id="1180" w:author="PR Preview" w:date="2026-01-01T00:00:00Z">
        <w:r>
          <w:delText xml:space="preserve">forces</w:delText>
        </w:r>
      </w:del>
      <w:del w:id="1181" w:author="PR Preview" w:date="2026-01-01T00:00:00Z">
        <w:r>
          <w:delText xml:space="preserve"> </w:delText>
        </w:r>
      </w:del>
      <m:oMath>
        <m:r>
          <m:t>c</m:t>
        </m:r>
        <m:r>
          <m:rPr>
            <m:sty m:val="p"/>
          </m:rPr>
          <m:t>=</m:t>
        </m:r>
        <m:r>
          <m:t>0</m:t>
        </m:r>
      </m:oMath>
      <w:del w:id="1182" w:author="PR Preview" w:date="2026-01-01T00:00:00Z">
        <w:r>
          <w:delText xml:space="preserve">),</w:delText>
        </w:r>
      </w:del>
      <w:del w:id="1183" w:author="PR Preview" w:date="2026-01-01T00:00:00Z">
        <w:r>
          <w:delText xml:space="preserve"> </w:delText>
        </w:r>
      </w:del>
      <w:del w:id="1184" w:author="PR Preview" w:date="2026-01-01T00:00:00Z">
        <w:r>
          <w:delText xml:space="preserve">so it is a basis of</w:delText>
        </w:r>
      </w:del>
      <w:del w:id="1185" w:author="PR Preview" w:date="2026-01-01T00:00:00Z">
        <w:r>
          <w:delText xml:space="preserve"> </w:delText>
        </w:r>
      </w:del>
      <m:oMath>
        <m:r>
          <m:rPr>
            <m:scr m:val="script"/>
            <m:sty m:val="p"/>
          </m:rPr>
          <m:t>C</m:t>
        </m:r>
        <m:r>
          <m:rPr>
            <m:sty m:val="p"/>
          </m:rPr>
          <m:t>(</m:t>
        </m:r>
        <m:r>
          <m:rPr>
            <m:sty m:val="bi"/>
          </m:rPr>
          <m:t>A</m:t>
        </m:r>
        <m:r>
          <m:rPr>
            <m:sty m:val="p"/>
          </m:rPr>
          <m:t>)</m:t>
        </m:r>
      </m:oMath>
      <w:del w:id="1186" w:author="PR Preview" w:date="2026-01-01T00:00:00Z">
        <w:r>
          <w:delText xml:space="preserve">.</w:delText>
        </w:r>
      </w:del>
      <w:del w:id="1187" w:author="PR Preview" w:date="2026-01-01T00:00:00Z">
        <w:r>
          <w:delText xml:space="preserve"> </w:delText>
        </w:r>
      </w:del>
      <w:del w:id="1188" w:author="PR Preview" w:date="2026-01-01T00:00:00Z">
        <w:r>
          <w:delText xml:space="preserve">The columns of</w:delText>
        </w:r>
      </w:del>
      <w:del w:id="1189" w:author="PR Preview" w:date="2026-01-01T00:00:00Z">
        <w:r>
          <w:delText xml:space="preserve"> </w:delText>
        </w:r>
      </w:del>
      <m:oMath>
        <m:r>
          <m:rPr>
            <m:sty m:val="bi"/>
          </m:rPr>
          <m:t>A</m:t>
        </m:r>
      </m:oMath>
      <w:del w:id="1190" w:author="PR Preview" w:date="2026-01-01T00:00:00Z">
        <w:r>
          <w:delText xml:space="preserve"> </w:delText>
        </w:r>
      </w:del>
      <w:del w:id="1191" w:author="PR Preview" w:date="2026-01-01T00:00:00Z">
        <w:r>
          <w:delText xml:space="preserve">are</w:delText>
        </w:r>
      </w:del>
      <w:del w:id="1192"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193" w:author="PR Preview" w:date="2026-01-01T00:00:00Z">
        <w:r>
          <w:delText xml:space="preserve">,</w:delText>
        </w:r>
      </w:del>
      <w:del w:id="119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95" w:author="PR Preview" w:date="2026-01-01T00:00:00Z">
        <w:r>
          <w:delText xml:space="preserve"> </w:delText>
        </w:r>
      </w:del>
      <w:del w:id="1196" w:author="PR Preview" w:date="2026-01-01T00:00:00Z">
        <w:r>
          <w:delText xml:space="preserve">and</w:delText>
        </w:r>
      </w:del>
      <w:del w:id="1197"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98" w:author="PR Preview" w:date="2026-01-01T00:00:00Z">
        <w:r>
          <w:delText xml:space="preserve">,</w:delText>
        </w:r>
      </w:del>
      <w:del w:id="1199" w:author="PR Preview" w:date="2026-01-01T00:00:00Z">
        <w:r>
          <w:delText xml:space="preserve"> </w:delText>
        </w:r>
      </w:del>
      <w:del w:id="1200" w:author="PR Preview" w:date="2026-01-01T00:00:00Z">
        <w:r>
          <w:delText xml:space="preserve">so the construction in</w:delText>
        </w:r>
      </w:del>
      <w:del w:id="1201" w:author="PR Preview" w:date="2026-01-01T00:00:00Z">
        <w:r>
          <w:delText xml:space="preserve"> </w:delText>
        </w:r>
      </w:del>
      <w:hyperlink w:anchor="thm-rank-factorization">
        <w:del w:id="1202" w:author="PR Preview" w:date="2026-01-01T00:00:00Z">
          <w:r>
            <w:rPr>
              <w:rStyle w:val="Hyperlink"/>
            </w:rPr>
            <w:delText xml:space="preserve">Theorem 41</w:delText>
          </w:r>
        </w:del>
      </w:hyperlink>
      <w:del w:id="1203" w:author="PR Preview" w:date="2026-01-01T00:00:00Z">
        <w:r>
          <w:delText xml:space="preserve"> </w:delText>
        </w:r>
      </w:del>
      <w:del w:id="1204" w:author="PR Preview" w:date="2026-01-01T00:00:00Z">
        <w:r>
          <w:delText xml:space="preserve">gives</w:delText>
        </w:r>
      </w:del>
      <w:del w:id="1205"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206" w:author="PR Preview" w:date="2026-01-01T00:00:00Z">
        <w:r>
          <w:delText xml:space="preserve"> </w:delText>
        </w:r>
      </w:del>
      <w:del w:id="1207" w:author="PR Preview" w:date="2026-01-01T00:00:00Z">
        <w:r>
          <w:delText xml:space="preserve">and</w:delText>
        </w:r>
      </w:del>
      <w:del w:id="1208"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209" w:author="PR Preview" w:date="2026-01-01T00:00:00Z">
        <w:r>
          <w:delText xml:space="preserve">,</w:delText>
        </w:r>
      </w:del>
      <w:del w:id="1210" w:author="PR Preview" w:date="2026-01-01T00:00:00Z">
        <w:r>
          <w:delText xml:space="preserve"> </w:delText>
        </w:r>
      </w:del>
      <w:del w:id="1211" w:author="PR Preview" w:date="2026-01-01T00:00:00Z">
        <w:r>
          <w:delText xml:space="preserve">the factorization in</w:delText>
        </w:r>
      </w:del>
      <w:del w:id="1212" w:author="PR Preview" w:date="2026-01-01T00:00:00Z">
        <w:r>
          <w:delText xml:space="preserve"> </w:delText>
        </w:r>
      </w:del>
      <w:hyperlink w:anchor="exm-rank-factorization">
        <w:del w:id="1213" w:author="PR Preview" w:date="2026-01-01T00:00:00Z">
          <w:r>
            <w:rPr>
              <w:rStyle w:val="Hyperlink"/>
            </w:rPr>
            <w:delText xml:space="preserve">Example 70</w:delText>
          </w:r>
        </w:del>
      </w:hyperlink>
      <w:del w:id="1214" w:author="PR Preview" w:date="2026-01-01T00:00:00Z">
        <w:r>
          <w:delText xml:space="preserve">.</w:delText>
        </w:r>
      </w:del>
    </w:p>
    <w:p>
      <w:pPr>
        <w:pStyle w:val="BodyText"/>
      </w:pPr>
      <w:ins w:id="1215" w:author="PR Preview" w:date="2026-01-01T00:00:00Z">
        <w:r>
          <w:rPr>
            <w:b/>
            <w:bCs/>
          </w:rPr>
          <w:t xml:space="preserve">Example 72 (Building a rank factorization from a basis)</w:t>
        </w:r>
      </w:ins>
      <w:ins w:id="1216" w:author="PR Preview" w:date="2026-01-01T00:00:00Z">
        <w:r>
          <w:t xml:space="preserve"> </w:t>
        </w:r>
      </w:ins>
      <w:ins w:id="1217" w:author="PR Preview" w:date="2026-01-01T00:00:00Z">
        <w:r>
          <w:t xml:space="preserve">For</w:t>
        </w:r>
      </w:ins>
      <w:ins w:id="1218" w:author="PR Preview" w:date="2026-01-01T00:00:00Z">
        <w:r>
          <w:t xml:space="preserve"> </w:t>
        </w:r>
      </w:ins>
      <m:oMath>
        <m:r>
          <m:rPr>
            <m:sty m:val="bi"/>
          </m:rPr>
          <m:t>A</m:t>
        </m:r>
      </m:oMath>
      <w:ins w:id="1219" w:author="PR Preview" w:date="2026-01-01T00:00:00Z">
        <w:r>
          <w:t xml:space="preserve"> </w:t>
        </w:r>
      </w:ins>
      <w:ins w:id="1220" w:author="PR Preview" w:date="2026-01-01T00:00:00Z">
        <w:r>
          <w:t xml:space="preserve">in</w:t>
        </w:r>
      </w:ins>
      <w:ins w:id="1221" w:author="PR Preview" w:date="2026-01-01T00:00:00Z">
        <w:r>
          <w:t xml:space="preserve"> </w:t>
        </w:r>
      </w:ins>
      <w:hyperlink w:anchor="exm-column-space">
        <w:ins w:id="1222" w:author="PR Preview" w:date="2026-01-01T00:00:00Z">
          <w:r>
            <w:rPr>
              <w:rStyle w:val="Hyperlink"/>
            </w:rPr>
            <w:t xml:space="preserve">Example 53</w:t>
          </w:r>
        </w:ins>
      </w:hyperlink>
      <w:ins w:id="1223" w:author="PR Preview" w:date="2026-01-01T00:00:00Z">
        <w:r>
          <w:t xml:space="preserve">,</w:t>
        </w:r>
      </w:ins>
      <w:ins w:id="1224" w:author="PR Preview" w:date="2026-01-01T00:00:00Z">
        <w:r>
          <w:t xml:space="preserve"> </w:t>
        </w:r>
      </w:ins>
      <m:oMath>
        <m:r>
          <m:rPr>
            <m:sty m:val="p"/>
          </m:rPr>
          <m:t>(</m:t>
        </m:r>
        <m:r>
          <m:t>1</m:t>
        </m:r>
        <m:r>
          <m:rPr>
            <m:sty m:val="p"/>
          </m:rPr>
          <m:t>,</m:t>
        </m:r>
        <m:r>
          <m:t>3</m:t>
        </m:r>
        <m:r>
          <m:rPr>
            <m:sty m:val="p"/>
          </m:rPr>
          <m:t>)</m:t>
        </m:r>
      </m:oMath>
      <w:ins w:id="1225" w:author="PR Preview" w:date="2026-01-01T00:00:00Z">
        <w:r>
          <w:t xml:space="preserve"> </w:t>
        </w:r>
      </w:ins>
      <w:ins w:id="1226" w:author="PR Preview" w:date="2026-01-01T00:00:00Z">
        <w:r>
          <w:t xml:space="preserve">spans</w:t>
        </w:r>
      </w:ins>
      <w:ins w:id="1227" w:author="PR Preview" w:date="2026-01-01T00:00:00Z">
        <w:r>
          <w:t xml:space="preserve"> </w:t>
        </w:r>
      </w:ins>
      <m:oMath>
        <m:r>
          <m:rPr>
            <m:scr m:val="script"/>
            <m:sty m:val="p"/>
          </m:rPr>
          <m:t>C</m:t>
        </m:r>
        <m:r>
          <m:rPr>
            <m:sty m:val="p"/>
          </m:rPr>
          <m:t>(</m:t>
        </m:r>
        <m:r>
          <m:rPr>
            <m:sty m:val="bi"/>
          </m:rPr>
          <m:t>A</m:t>
        </m:r>
        <m:r>
          <m:rPr>
            <m:sty m:val="p"/>
          </m:rPr>
          <m:t>)</m:t>
        </m:r>
      </m:oMath>
      <w:ins w:id="1228" w:author="PR Preview" w:date="2026-01-01T00:00:00Z">
        <w:r>
          <w:t xml:space="preserve"> </w:t>
        </w:r>
      </w:ins>
      <w:ins w:id="1229" w:author="PR Preview" w:date="2026-01-01T00:00:00Z">
        <w:r>
          <w:t xml:space="preserve">(1),</w:t>
        </w:r>
      </w:ins>
      <w:ins w:id="1230" w:author="PR Preview" w:date="2026-01-01T00:00:00Z">
        <w:r>
          <w:t xml:space="preserve"> </w:t>
        </w:r>
      </w:ins>
      <w:ins w:id="1231" w:author="PR Preview" w:date="2026-01-01T00:00:00Z">
        <w:r>
          <w:t xml:space="preserve">and it is linearly independent because it is nonzero</w:t>
        </w:r>
      </w:ins>
      <w:ins w:id="1232" w:author="PR Preview" w:date="2026-01-01T00:00:00Z">
        <w:r>
          <w:t xml:space="preserve"> </w:t>
        </w:r>
      </w:ins>
      <w:ins w:id="1233" w:author="PR Preview" w:date="2026-01-01T00:00:00Z">
        <w:r>
          <w:t xml:space="preserve">(</w:t>
        </w:r>
      </w:ins>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ins w:id="1234" w:author="PR Preview" w:date="2026-01-01T00:00:00Z">
        <w:r>
          <w:t xml:space="preserve"> </w:t>
        </w:r>
      </w:ins>
      <w:ins w:id="1235" w:author="PR Preview" w:date="2026-01-01T00:00:00Z">
        <w:r>
          <w:t xml:space="preserve">forces</w:t>
        </w:r>
      </w:ins>
      <w:ins w:id="1236" w:author="PR Preview" w:date="2026-01-01T00:00:00Z">
        <w:r>
          <w:t xml:space="preserve"> </w:t>
        </w:r>
      </w:ins>
      <m:oMath>
        <m:r>
          <m:t>c</m:t>
        </m:r>
        <m:r>
          <m:rPr>
            <m:sty m:val="p"/>
          </m:rPr>
          <m:t>=</m:t>
        </m:r>
        <m:r>
          <m:t>0</m:t>
        </m:r>
      </m:oMath>
      <w:ins w:id="1237" w:author="PR Preview" w:date="2026-01-01T00:00:00Z">
        <w:r>
          <w:t xml:space="preserve">),</w:t>
        </w:r>
      </w:ins>
      <w:ins w:id="1238" w:author="PR Preview" w:date="2026-01-01T00:00:00Z">
        <w:r>
          <w:t xml:space="preserve"> </w:t>
        </w:r>
      </w:ins>
      <w:ins w:id="1239" w:author="PR Preview" w:date="2026-01-01T00:00:00Z">
        <w:r>
          <w:t xml:space="preserve">so it is a basis of</w:t>
        </w:r>
      </w:ins>
      <w:ins w:id="1240" w:author="PR Preview" w:date="2026-01-01T00:00:00Z">
        <w:r>
          <w:t xml:space="preserve"> </w:t>
        </w:r>
      </w:ins>
      <m:oMath>
        <m:r>
          <m:rPr>
            <m:scr m:val="script"/>
            <m:sty m:val="p"/>
          </m:rPr>
          <m:t>C</m:t>
        </m:r>
        <m:r>
          <m:rPr>
            <m:sty m:val="p"/>
          </m:rPr>
          <m:t>(</m:t>
        </m:r>
        <m:r>
          <m:rPr>
            <m:sty m:val="bi"/>
          </m:rPr>
          <m:t>A</m:t>
        </m:r>
        <m:r>
          <m:rPr>
            <m:sty m:val="p"/>
          </m:rPr>
          <m:t>)</m:t>
        </m:r>
      </m:oMath>
      <w:ins w:id="1241" w:author="PR Preview" w:date="2026-01-01T00:00:00Z">
        <w:r>
          <w:t xml:space="preserve">.</w:t>
        </w:r>
      </w:ins>
      <w:ins w:id="1242" w:author="PR Preview" w:date="2026-01-01T00:00:00Z">
        <w:r>
          <w:t xml:space="preserve"> </w:t>
        </w:r>
      </w:ins>
      <w:ins w:id="1243" w:author="PR Preview" w:date="2026-01-01T00:00:00Z">
        <w:r>
          <w:t xml:space="preserve">The columns of</w:t>
        </w:r>
      </w:ins>
      <w:ins w:id="1244" w:author="PR Preview" w:date="2026-01-01T00:00:00Z">
        <w:r>
          <w:t xml:space="preserve"> </w:t>
        </w:r>
      </w:ins>
      <m:oMath>
        <m:r>
          <m:rPr>
            <m:sty m:val="bi"/>
          </m:rPr>
          <m:t>A</m:t>
        </m:r>
      </m:oMath>
      <w:ins w:id="1245" w:author="PR Preview" w:date="2026-01-01T00:00:00Z">
        <w:r>
          <w:t xml:space="preserve"> </w:t>
        </w:r>
      </w:ins>
      <w:ins w:id="1246" w:author="PR Preview" w:date="2026-01-01T00:00:00Z">
        <w:r>
          <w:t xml:space="preserve">are</w:t>
        </w:r>
      </w:ins>
      <w:ins w:id="1247"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248" w:author="PR Preview" w:date="2026-01-01T00:00:00Z">
        <w:r>
          <w:t xml:space="preserve">,</w:t>
        </w:r>
      </w:ins>
      <w:ins w:id="1249"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50" w:author="PR Preview" w:date="2026-01-01T00:00:00Z">
        <w:r>
          <w:t xml:space="preserve"> </w:t>
        </w:r>
      </w:ins>
      <w:ins w:id="1251" w:author="PR Preview" w:date="2026-01-01T00:00:00Z">
        <w:r>
          <w:t xml:space="preserve">and</w:t>
        </w:r>
      </w:ins>
      <w:ins w:id="1252"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253" w:author="PR Preview" w:date="2026-01-01T00:00:00Z">
        <w:r>
          <w:t xml:space="preserve">,</w:t>
        </w:r>
      </w:ins>
      <w:ins w:id="1254" w:author="PR Preview" w:date="2026-01-01T00:00:00Z">
        <w:r>
          <w:t xml:space="preserve"> </w:t>
        </w:r>
      </w:ins>
      <w:ins w:id="1255" w:author="PR Preview" w:date="2026-01-01T00:00:00Z">
        <w:r>
          <w:t xml:space="preserve">so the construction in</w:t>
        </w:r>
      </w:ins>
      <w:ins w:id="1256" w:author="PR Preview" w:date="2026-01-01T00:00:00Z">
        <w:r>
          <w:t xml:space="preserve"> </w:t>
        </w:r>
      </w:ins>
      <w:hyperlink w:anchor="thm-rank-factorization">
        <w:ins w:id="1257" w:author="PR Preview" w:date="2026-01-01T00:00:00Z">
          <w:r>
            <w:rPr>
              <w:rStyle w:val="Hyperlink"/>
            </w:rPr>
            <w:t xml:space="preserve">Theorem 42</w:t>
          </w:r>
        </w:ins>
      </w:hyperlink>
      <w:ins w:id="1258" w:author="PR Preview" w:date="2026-01-01T00:00:00Z">
        <w:r>
          <w:t xml:space="preserve"> </w:t>
        </w:r>
      </w:ins>
      <w:ins w:id="1259" w:author="PR Preview" w:date="2026-01-01T00:00:00Z">
        <w:r>
          <w:t xml:space="preserve">gives</w:t>
        </w:r>
      </w:ins>
      <w:ins w:id="1260"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261" w:author="PR Preview" w:date="2026-01-01T00:00:00Z">
        <w:r>
          <w:t xml:space="preserve"> </w:t>
        </w:r>
      </w:ins>
      <w:ins w:id="1262" w:author="PR Preview" w:date="2026-01-01T00:00:00Z">
        <w:r>
          <w:t xml:space="preserve">and</w:t>
        </w:r>
      </w:ins>
      <w:ins w:id="126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264" w:author="PR Preview" w:date="2026-01-01T00:00:00Z">
        <w:r>
          <w:t xml:space="preserve">,</w:t>
        </w:r>
      </w:ins>
      <w:ins w:id="1265" w:author="PR Preview" w:date="2026-01-01T00:00:00Z">
        <w:r>
          <w:t xml:space="preserve"> </w:t>
        </w:r>
      </w:ins>
      <w:ins w:id="1266" w:author="PR Preview" w:date="2026-01-01T00:00:00Z">
        <w:r>
          <w:t xml:space="preserve">the factorization in</w:t>
        </w:r>
      </w:ins>
      <w:ins w:id="1267" w:author="PR Preview" w:date="2026-01-01T00:00:00Z">
        <w:r>
          <w:t xml:space="preserve"> </w:t>
        </w:r>
      </w:ins>
      <w:hyperlink w:anchor="exm-rank-factorization">
        <w:ins w:id="1268" w:author="PR Preview" w:date="2026-01-01T00:00:00Z">
          <w:r>
            <w:rPr>
              <w:rStyle w:val="Hyperlink"/>
            </w:rPr>
            <w:t xml:space="preserve">Example 71</w:t>
          </w:r>
        </w:ins>
      </w:hyperlink>
      <w:ins w:id="1269" w:author="PR Preview" w:date="2026-01-01T00:00:00Z">
        <w:r>
          <w:t xml:space="preserve">.</w:t>
        </w:r>
      </w:ins>
    </w:p>
    <w:bookmarkEnd w:id="271"/>
    <w:bookmarkEnd w:id="272"/>
    <w:bookmarkStart w:id="294"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3" name="Picture"/>
                  <a:graphic>
                    <a:graphicData uri="http://schemas.openxmlformats.org/drawingml/2006/picture">
                      <pic:pic>
                        <pic:nvPicPr>
                          <pic:cNvPr descr="/opt/quarto/share/formats/docx/note.png" id="27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5"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5"/>
    <w:bookmarkStart w:id="276" w:name="exm-subspace-sum"/>
    <w:p>
      <w:pPr>
        <w:pStyle w:val="FirstParagraph"/>
      </w:pPr>
      <w:del w:id="1270" w:author="PR Preview" w:date="2026-01-01T00:00:00Z">
        <w:r>
          <w:rPr>
            <w:b/>
            <w:bCs/>
          </w:rPr>
          <w:delText xml:space="preserve">Example 72 (Two lines sum to a plane)</w:delText>
        </w:r>
      </w:del>
      <w:del w:id="1271" w:author="PR Preview" w:date="2026-01-01T00:00:00Z">
        <w:r>
          <w:delText xml:space="preserve"> </w:delText>
        </w:r>
      </w:del>
      <w:del w:id="1272" w:author="PR Preview" w:date="2026-01-01T00:00:00Z">
        <w:r>
          <w:delText xml:space="preserve">Let</w:delText>
        </w:r>
      </w:del>
      <w:del w:id="1273"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274" w:author="PR Preview" w:date="2026-01-01T00:00:00Z">
        <w:r>
          <w:delText xml:space="preserve"> </w:delText>
        </w:r>
      </w:del>
      <w:del w:id="1275" w:author="PR Preview" w:date="2026-01-01T00:00:00Z">
        <w:r>
          <w:delText xml:space="preserve">and</w:delText>
        </w:r>
      </w:del>
      <w:del w:id="1276"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277" w:author="PR Preview" w:date="2026-01-01T00:00:00Z">
        <w:r>
          <w:delText xml:space="preserve">,</w:delText>
        </w:r>
      </w:del>
      <w:del w:id="1278" w:author="PR Preview" w:date="2026-01-01T00:00:00Z">
        <w:r>
          <w:delText xml:space="preserve"> </w:delText>
        </w:r>
      </w:del>
      <w:del w:id="1279" w:author="PR Preview" w:date="2026-01-01T00:00:00Z">
        <w:r>
          <w:delText xml:space="preserve">two lines in</w:delText>
        </w:r>
      </w:del>
      <w:del w:id="1280" w:author="PR Preview" w:date="2026-01-01T00:00:00Z">
        <w:r>
          <w:delText xml:space="preserve"> </w:delText>
        </w:r>
      </w:del>
      <m:oMath>
        <m:sSup>
          <m:e>
            <m:r>
              <m:rPr>
                <m:scr m:val="double-struck"/>
                <m:sty m:val="p"/>
              </m:rPr>
              <m:t>R</m:t>
            </m:r>
          </m:e>
          <m:sup>
            <m:r>
              <m:t>3</m:t>
            </m:r>
          </m:sup>
        </m:sSup>
      </m:oMath>
      <w:del w:id="1281" w:author="PR Preview" w:date="2026-01-01T00:00:00Z">
        <w:r>
          <w:delText xml:space="preserve">.</w:delText>
        </w:r>
      </w:del>
      <w:del w:id="1282" w:author="PR Preview" w:date="2026-01-01T00:00:00Z">
        <w:r>
          <w:delText xml:space="preserve"> </w:delText>
        </w:r>
      </w:del>
      <w:del w:id="1283" w:author="PR Preview" w:date="2026-01-01T00:00:00Z">
        <w:r>
          <w:delText xml:space="preserve">A vector of</w:delText>
        </w:r>
      </w:del>
      <w:del w:id="128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285" w:author="PR Preview" w:date="2026-01-01T00:00:00Z">
        <w:r>
          <w:delText xml:space="preserve"> </w:delText>
        </w:r>
      </w:del>
      <w:del w:id="1286" w:author="PR Preview" w:date="2026-01-01T00:00:00Z">
        <w:r>
          <w:delText xml:space="preserve">has the form</w:delText>
        </w:r>
      </w:del>
      <w:del w:id="1287"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del w:id="1288" w:author="PR Preview" w:date="2026-01-01T00:00:00Z">
        <w:r>
          <w:delText xml:space="preserve">,</w:delText>
        </w:r>
      </w:del>
      <w:del w:id="1289" w:author="PR Preview" w:date="2026-01-01T00:00:00Z">
        <w:r>
          <w:delText xml:space="preserve"> </w:delText>
        </w:r>
      </w:del>
      <w:del w:id="1290" w:author="PR Preview" w:date="2026-01-01T00:00:00Z">
        <w:r>
          <w:delText xml:space="preserve">and</w:delText>
        </w:r>
      </w:del>
      <w:del w:id="1291" w:author="PR Preview" w:date="2026-01-01T00:00:00Z">
        <w:r>
          <w:delText xml:space="preserve"> </w:delText>
        </w:r>
      </w:del>
      <m:oMath>
        <m:r>
          <m:t>a</m:t>
        </m:r>
      </m:oMath>
      <w:del w:id="1292" w:author="PR Preview" w:date="2026-01-01T00:00:00Z">
        <w:r>
          <w:delText xml:space="preserve"> </w:delText>
        </w:r>
      </w:del>
      <w:del w:id="1293" w:author="PR Preview" w:date="2026-01-01T00:00:00Z">
        <w:r>
          <w:delText xml:space="preserve">and</w:delText>
        </w:r>
      </w:del>
      <w:del w:id="1294" w:author="PR Preview" w:date="2026-01-01T00:00:00Z">
        <w:r>
          <w:delText xml:space="preserve"> </w:delText>
        </w:r>
      </w:del>
      <m:oMath>
        <m:r>
          <m:t>b</m:t>
        </m:r>
      </m:oMath>
      <w:del w:id="1295" w:author="PR Preview" w:date="2026-01-01T00:00:00Z">
        <w:r>
          <w:delText xml:space="preserve"> </w:delText>
        </w:r>
      </w:del>
      <w:del w:id="1296" w:author="PR Preview" w:date="2026-01-01T00:00:00Z">
        <w:r>
          <w:delText xml:space="preserve">can be any numbers,</w:delText>
        </w:r>
      </w:del>
      <w:del w:id="1297" w:author="PR Preview" w:date="2026-01-01T00:00:00Z">
        <w:r>
          <w:delText xml:space="preserve"> </w:delText>
        </w:r>
      </w:del>
      <w:del w:id="1298" w:author="PR Preview" w:date="2026-01-01T00:00:00Z">
        <w:r>
          <w:delText xml:space="preserve">so</w:delText>
        </w:r>
      </w:del>
      <w:del w:id="129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300" w:author="PR Preview" w:date="2026-01-01T00:00:00Z">
        <w:r>
          <w:delText xml:space="preserve">,</w:delText>
        </w:r>
      </w:del>
      <w:del w:id="1301" w:author="PR Preview" w:date="2026-01-01T00:00:00Z">
        <w:r>
          <w:delText xml:space="preserve"> </w:delText>
        </w:r>
      </w:del>
      <w:del w:id="1302" w:author="PR Preview" w:date="2026-01-01T00:00:00Z">
        <w:r>
          <w:delText xml:space="preserve">the plane</w:delText>
        </w:r>
      </w:del>
      <w:del w:id="1303" w:author="PR Preview" w:date="2026-01-01T00:00:00Z">
        <w:r>
          <w:delText xml:space="preserve"> </w:delText>
        </w:r>
      </w:del>
      <m:oMath>
        <m:r>
          <m:t>z</m:t>
        </m:r>
        <m:r>
          <m:rPr>
            <m:sty m:val="p"/>
          </m:rPr>
          <m:t>=</m:t>
        </m:r>
        <m:r>
          <m:t>0</m:t>
        </m:r>
      </m:oMath>
      <w:del w:id="1304" w:author="PR Preview" w:date="2026-01-01T00:00:00Z">
        <w:r>
          <w:delText xml:space="preserve">.</w:delText>
        </w:r>
      </w:del>
    </w:p>
    <w:p>
      <w:pPr>
        <w:pStyle w:val="BodyText"/>
      </w:pPr>
      <w:del w:id="1305" w:author="PR Preview" w:date="2026-01-01T00:00:00Z">
        <w:r>
          <w:rPr>
            <w:b/>
            <w:bCs/>
          </w:rPr>
          <w:delText xml:space="preserve">Example 73 (The sum is not the union)</w:delText>
        </w:r>
      </w:del>
      <w:del w:id="1306" w:author="PR Preview" w:date="2026-01-01T00:00:00Z">
        <w:r>
          <w:delText xml:space="preserve"> </w:delText>
        </w:r>
      </w:del>
      <w:del w:id="1307" w:author="PR Preview" w:date="2026-01-01T00:00:00Z">
        <w:r>
          <w:delText xml:space="preserve">For the two lines in</w:delText>
        </w:r>
      </w:del>
      <w:del w:id="1308" w:author="PR Preview" w:date="2026-01-01T00:00:00Z">
        <w:r>
          <w:delText xml:space="preserve"> </w:delText>
        </w:r>
      </w:del>
      <w:hyperlink w:anchor="exm-subspace-sum">
        <w:del w:id="1309" w:author="PR Preview" w:date="2026-01-01T00:00:00Z">
          <w:r>
            <w:rPr>
              <w:rStyle w:val="Hyperlink"/>
            </w:rPr>
            <w:delText xml:space="preserve">Example 72</w:delText>
          </w:r>
        </w:del>
      </w:hyperlink>
      <w:del w:id="1310" w:author="PR Preview" w:date="2026-01-01T00:00:00Z">
        <w:r>
          <w:delText xml:space="preserve">,</w:delText>
        </w:r>
      </w:del>
      <w:del w:id="1311" w:author="PR Preview" w:date="2026-01-01T00:00:00Z">
        <w:r>
          <w:delText xml:space="preserve"> </w:delText>
        </w:r>
      </w:del>
      <w:del w:id="1312" w:author="PR Preview" w:date="2026-01-01T00:00:00Z">
        <w:r>
          <w:delText xml:space="preserve">the union</w:delText>
        </w:r>
      </w:del>
      <w:del w:id="1313"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14" w:author="PR Preview" w:date="2026-01-01T00:00:00Z">
        <w:r>
          <w:delText xml:space="preserve"> </w:delText>
        </w:r>
      </w:del>
      <w:del w:id="1315" w:author="PR Preview" w:date="2026-01-01T00:00:00Z">
        <w:r>
          <w:delText xml:space="preserve">contains</w:delText>
        </w:r>
      </w:del>
      <w:del w:id="1316" w:author="PR Preview" w:date="2026-01-01T00:00:00Z">
        <w:r>
          <w:delText xml:space="preserve"> </w:delText>
        </w:r>
      </w:del>
      <m:oMath>
        <m:r>
          <m:rPr>
            <m:sty m:val="p"/>
          </m:rPr>
          <m:t>(</m:t>
        </m:r>
        <m:r>
          <m:t>1</m:t>
        </m:r>
        <m:r>
          <m:rPr>
            <m:sty m:val="p"/>
          </m:rPr>
          <m:t>,</m:t>
        </m:r>
        <m:r>
          <m:t>0</m:t>
        </m:r>
        <m:r>
          <m:rPr>
            <m:sty m:val="p"/>
          </m:rPr>
          <m:t>,</m:t>
        </m:r>
        <m:r>
          <m:t>0</m:t>
        </m:r>
        <m:r>
          <m:rPr>
            <m:sty m:val="p"/>
          </m:rPr>
          <m:t>)</m:t>
        </m:r>
      </m:oMath>
      <w:del w:id="1317" w:author="PR Preview" w:date="2026-01-01T00:00:00Z">
        <w:r>
          <w:delText xml:space="preserve"> </w:delText>
        </w:r>
      </w:del>
      <w:del w:id="1318" w:author="PR Preview" w:date="2026-01-01T00:00:00Z">
        <w:r>
          <w:delText xml:space="preserve">and</w:delText>
        </w:r>
      </w:del>
      <w:del w:id="1319" w:author="PR Preview" w:date="2026-01-01T00:00:00Z">
        <w:r>
          <w:delText xml:space="preserve"> </w:delText>
        </w:r>
      </w:del>
      <m:oMath>
        <m:r>
          <m:rPr>
            <m:sty m:val="p"/>
          </m:rPr>
          <m:t>(</m:t>
        </m:r>
        <m:r>
          <m:t>0</m:t>
        </m:r>
        <m:r>
          <m:rPr>
            <m:sty m:val="p"/>
          </m:rPr>
          <m:t>,</m:t>
        </m:r>
        <m:r>
          <m:t>1</m:t>
        </m:r>
        <m:r>
          <m:rPr>
            <m:sty m:val="p"/>
          </m:rPr>
          <m:t>,</m:t>
        </m:r>
        <m:r>
          <m:t>0</m:t>
        </m:r>
        <m:r>
          <m:rPr>
            <m:sty m:val="p"/>
          </m:rPr>
          <m:t>)</m:t>
        </m:r>
      </m:oMath>
      <w:del w:id="1320" w:author="PR Preview" w:date="2026-01-01T00:00:00Z">
        <w:r>
          <w:delText xml:space="preserve"> </w:delText>
        </w:r>
      </w:del>
      <w:del w:id="1321" w:author="PR Preview" w:date="2026-01-01T00:00:00Z">
        <w:r>
          <w:delText xml:space="preserve">but not their sum</w:delText>
        </w:r>
      </w:del>
      <w:del w:id="1322" w:author="PR Preview" w:date="2026-01-01T00:00:00Z">
        <w:r>
          <w:delText xml:space="preserve"> </w:delText>
        </w:r>
      </w:del>
      <m:oMath>
        <m:r>
          <m:rPr>
            <m:sty m:val="p"/>
          </m:rPr>
          <m:t>(</m:t>
        </m:r>
        <m:r>
          <m:t>1</m:t>
        </m:r>
        <m:r>
          <m:rPr>
            <m:sty m:val="p"/>
          </m:rPr>
          <m:t>,</m:t>
        </m:r>
        <m:r>
          <m:t>1</m:t>
        </m:r>
        <m:r>
          <m:rPr>
            <m:sty m:val="p"/>
          </m:rPr>
          <m:t>,</m:t>
        </m:r>
        <m:r>
          <m:t>0</m:t>
        </m:r>
        <m:r>
          <m:rPr>
            <m:sty m:val="p"/>
          </m:rPr>
          <m:t>)</m:t>
        </m:r>
      </m:oMath>
      <w:del w:id="1323" w:author="PR Preview" w:date="2026-01-01T00:00:00Z">
        <w:r>
          <w:delText xml:space="preserve">:</w:delText>
        </w:r>
      </w:del>
      <w:del w:id="1324" w:author="PR Preview" w:date="2026-01-01T00:00:00Z">
        <w:r>
          <w:delText xml:space="preserve"> </w:delText>
        </w:r>
      </w:del>
      <w:del w:id="1325" w:author="PR Preview" w:date="2026-01-01T00:00:00Z">
        <w:r>
          <w:delText xml:space="preserve">every multiple of</w:delText>
        </w:r>
      </w:del>
      <w:del w:id="1326" w:author="PR Preview" w:date="2026-01-01T00:00:00Z">
        <w:r>
          <w:delText xml:space="preserve"> </w:delText>
        </w:r>
      </w:del>
      <m:oMath>
        <m:r>
          <m:rPr>
            <m:sty m:val="p"/>
          </m:rPr>
          <m:t>(</m:t>
        </m:r>
        <m:r>
          <m:t>1</m:t>
        </m:r>
        <m:r>
          <m:rPr>
            <m:sty m:val="p"/>
          </m:rPr>
          <m:t>,</m:t>
        </m:r>
        <m:r>
          <m:t>0</m:t>
        </m:r>
        <m:r>
          <m:rPr>
            <m:sty m:val="p"/>
          </m:rPr>
          <m:t>,</m:t>
        </m:r>
        <m:r>
          <m:t>0</m:t>
        </m:r>
        <m:r>
          <m:rPr>
            <m:sty m:val="p"/>
          </m:rPr>
          <m:t>)</m:t>
        </m:r>
      </m:oMath>
      <w:del w:id="1327" w:author="PR Preview" w:date="2026-01-01T00:00:00Z">
        <w:r>
          <w:delText xml:space="preserve"> </w:delText>
        </w:r>
      </w:del>
      <w:del w:id="1328" w:author="PR Preview" w:date="2026-01-01T00:00:00Z">
        <w:r>
          <w:delText xml:space="preserve">has second entry</w:delText>
        </w:r>
      </w:del>
      <w:del w:id="1329" w:author="PR Preview" w:date="2026-01-01T00:00:00Z">
        <w:r>
          <w:delText xml:space="preserve"> </w:delText>
        </w:r>
      </w:del>
      <m:oMath>
        <m:r>
          <m:t>0</m:t>
        </m:r>
      </m:oMath>
      <w:del w:id="1330" w:author="PR Preview" w:date="2026-01-01T00:00:00Z">
        <w:r>
          <w:delText xml:space="preserve">,</w:delText>
        </w:r>
      </w:del>
      <w:del w:id="1331" w:author="PR Preview" w:date="2026-01-01T00:00:00Z">
        <w:r>
          <w:delText xml:space="preserve"> </w:delText>
        </w:r>
      </w:del>
      <w:del w:id="1332" w:author="PR Preview" w:date="2026-01-01T00:00:00Z">
        <w:r>
          <w:delText xml:space="preserve">and every multiple of</w:delText>
        </w:r>
      </w:del>
      <w:del w:id="1333" w:author="PR Preview" w:date="2026-01-01T00:00:00Z">
        <w:r>
          <w:delText xml:space="preserve"> </w:delText>
        </w:r>
      </w:del>
      <m:oMath>
        <m:r>
          <m:rPr>
            <m:sty m:val="p"/>
          </m:rPr>
          <m:t>(</m:t>
        </m:r>
        <m:r>
          <m:t>0</m:t>
        </m:r>
        <m:r>
          <m:rPr>
            <m:sty m:val="p"/>
          </m:rPr>
          <m:t>,</m:t>
        </m:r>
        <m:r>
          <m:t>1</m:t>
        </m:r>
        <m:r>
          <m:rPr>
            <m:sty m:val="p"/>
          </m:rPr>
          <m:t>,</m:t>
        </m:r>
        <m:r>
          <m:t>0</m:t>
        </m:r>
        <m:r>
          <m:rPr>
            <m:sty m:val="p"/>
          </m:rPr>
          <m:t>)</m:t>
        </m:r>
      </m:oMath>
      <w:del w:id="1334" w:author="PR Preview" w:date="2026-01-01T00:00:00Z">
        <w:r>
          <w:delText xml:space="preserve"> </w:delText>
        </w:r>
      </w:del>
      <w:del w:id="1335" w:author="PR Preview" w:date="2026-01-01T00:00:00Z">
        <w:r>
          <w:delText xml:space="preserve">has first entry</w:delText>
        </w:r>
      </w:del>
      <w:del w:id="1336" w:author="PR Preview" w:date="2026-01-01T00:00:00Z">
        <w:r>
          <w:delText xml:space="preserve"> </w:delText>
        </w:r>
      </w:del>
      <m:oMath>
        <m:r>
          <m:t>0</m:t>
        </m:r>
      </m:oMath>
      <w:del w:id="1337" w:author="PR Preview" w:date="2026-01-01T00:00:00Z">
        <w:r>
          <w:delText xml:space="preserve">.</w:delText>
        </w:r>
      </w:del>
      <w:del w:id="1338" w:author="PR Preview" w:date="2026-01-01T00:00:00Z">
        <w:r>
          <w:delText xml:space="preserve"> </w:delText>
        </w:r>
      </w:del>
      <w:del w:id="1339" w:author="PR Preview" w:date="2026-01-01T00:00:00Z">
        <w:r>
          <w:delText xml:space="preserve">So the union is not closed under addition and is not a subspace,</w:delText>
        </w:r>
      </w:del>
      <w:del w:id="1340" w:author="PR Preview" w:date="2026-01-01T00:00:00Z">
        <w:r>
          <w:delText xml:space="preserve"> </w:delText>
        </w:r>
      </w:del>
      <w:del w:id="1341" w:author="PR Preview" w:date="2026-01-01T00:00:00Z">
        <w:r>
          <w:delText xml:space="preserve">while the sum, the whole plane</w:delText>
        </w:r>
      </w:del>
      <w:del w:id="1342" w:author="PR Preview" w:date="2026-01-01T00:00:00Z">
        <w:r>
          <w:delText xml:space="preserve"> </w:delText>
        </w:r>
      </w:del>
      <m:oMath>
        <m:r>
          <m:t>z</m:t>
        </m:r>
        <m:r>
          <m:rPr>
            <m:sty m:val="p"/>
          </m:rPr>
          <m:t>=</m:t>
        </m:r>
        <m:r>
          <m:t>0</m:t>
        </m:r>
      </m:oMath>
      <w:del w:id="1343" w:author="PR Preview" w:date="2026-01-01T00:00:00Z">
        <w:r>
          <w:delText xml:space="preserve">, is.</w:delText>
        </w:r>
      </w:del>
    </w:p>
    <w:p>
      <w:pPr>
        <w:pStyle w:val="BodyText"/>
      </w:pPr>
      <w:del w:id="1344" w:author="PR Preview" w:date="2026-01-01T00:00:00Z">
        <w:r>
          <w:rPr>
            <w:b/>
            <w:bCs/>
          </w:rPr>
          <w:delText xml:space="preserve">Theorem 42 (Sums and intersections of subspaces are subspaces)</w:delText>
        </w:r>
      </w:del>
      <w:del w:id="1345" w:author="PR Preview" w:date="2026-01-01T00:00:00Z">
        <w:r>
          <w:delText xml:space="preserve"> </w:delText>
        </w:r>
      </w:del>
      <w:del w:id="1346" w:author="PR Preview" w:date="2026-01-01T00:00:00Z">
        <w:r>
          <w:delText xml:space="preserve">If</w:delText>
        </w:r>
      </w:del>
      <w:del w:id="1347" w:author="PR Preview" w:date="2026-01-01T00:00:00Z">
        <w:r>
          <w:delText xml:space="preserve"> </w:delText>
        </w:r>
      </w:del>
      <m:oMath>
        <m:sSub>
          <m:e>
            <m:r>
              <m:rPr>
                <m:scr m:val="script"/>
                <m:sty m:val="p"/>
              </m:rPr>
              <m:t>S</m:t>
            </m:r>
          </m:e>
          <m:sub>
            <m:r>
              <m:t>1</m:t>
            </m:r>
          </m:sub>
        </m:sSub>
      </m:oMath>
      <w:del w:id="1348" w:author="PR Preview" w:date="2026-01-01T00:00:00Z">
        <w:r>
          <w:delText xml:space="preserve"> </w:delText>
        </w:r>
      </w:del>
      <w:del w:id="1349" w:author="PR Preview" w:date="2026-01-01T00:00:00Z">
        <w:r>
          <w:delText xml:space="preserve">and</w:delText>
        </w:r>
      </w:del>
      <w:del w:id="1350" w:author="PR Preview" w:date="2026-01-01T00:00:00Z">
        <w:r>
          <w:delText xml:space="preserve"> </w:delText>
        </w:r>
      </w:del>
      <m:oMath>
        <m:sSub>
          <m:e>
            <m:r>
              <m:rPr>
                <m:scr m:val="script"/>
                <m:sty m:val="p"/>
              </m:rPr>
              <m:t>S</m:t>
            </m:r>
          </m:e>
          <m:sub>
            <m:r>
              <m:t>2</m:t>
            </m:r>
          </m:sub>
        </m:sSub>
      </m:oMath>
      <w:del w:id="1351" w:author="PR Preview" w:date="2026-01-01T00:00:00Z">
        <w:r>
          <w:delText xml:space="preserve"> </w:delText>
        </w:r>
      </w:del>
      <w:del w:id="1352" w:author="PR Preview" w:date="2026-01-01T00:00:00Z">
        <w:r>
          <w:delText xml:space="preserve">are subspaces of</w:delText>
        </w:r>
      </w:del>
      <w:del w:id="1353" w:author="PR Preview" w:date="2026-01-01T00:00:00Z">
        <w:r>
          <w:delText xml:space="preserve"> </w:delText>
        </w:r>
      </w:del>
      <m:oMath>
        <m:sSup>
          <m:e>
            <m:r>
              <m:rPr>
                <m:scr m:val="double-struck"/>
                <m:sty m:val="p"/>
              </m:rPr>
              <m:t>R</m:t>
            </m:r>
          </m:e>
          <m:sup>
            <m:r>
              <m:t>p</m:t>
            </m:r>
          </m:sup>
        </m:sSup>
      </m:oMath>
      <w:del w:id="1354" w:author="PR Preview" w:date="2026-01-01T00:00:00Z">
        <w:r>
          <w:delText xml:space="preserve"> </w:delText>
        </w:r>
      </w:del>
      <w:del w:id="1355" w:author="PR Preview" w:date="2026-01-01T00:00:00Z">
        <w:r>
          <w:delText xml:space="preserve">(</w:delText>
        </w:r>
      </w:del>
      <w:hyperlink w:anchor="def-subspace">
        <w:del w:id="1356" w:author="PR Preview" w:date="2026-01-01T00:00:00Z">
          <w:r>
            <w:rPr>
              <w:rStyle w:val="Hyperlink"/>
            </w:rPr>
            <w:delText xml:space="preserve">Definition 40</w:delText>
          </w:r>
        </w:del>
      </w:hyperlink>
      <w:del w:id="1357" w:author="PR Preview" w:date="2026-01-01T00:00:00Z">
        <w:r>
          <w:delText xml:space="preserve">),</w:delText>
        </w:r>
      </w:del>
      <w:del w:id="1358" w:author="PR Preview" w:date="2026-01-01T00:00:00Z">
        <w:r>
          <w:delText xml:space="preserve"> </w:delText>
        </w:r>
      </w:del>
      <w:del w:id="1359" w:author="PR Preview" w:date="2026-01-01T00:00:00Z">
        <w:r>
          <w:delText xml:space="preserve">then</w:delText>
        </w:r>
      </w:del>
      <w:del w:id="136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61" w:author="PR Preview" w:date="2026-01-01T00:00:00Z">
        <w:r>
          <w:delText xml:space="preserve"> </w:delText>
        </w:r>
      </w:del>
      <w:del w:id="1362" w:author="PR Preview" w:date="2026-01-01T00:00:00Z">
        <w:r>
          <w:delText xml:space="preserve">(</w:delText>
        </w:r>
      </w:del>
      <w:hyperlink w:anchor="def-subspace-sum">
        <w:del w:id="1363" w:author="PR Preview" w:date="2026-01-01T00:00:00Z">
          <w:r>
            <w:rPr>
              <w:rStyle w:val="Hyperlink"/>
            </w:rPr>
            <w:delText xml:space="preserve">Definition 52</w:delText>
          </w:r>
        </w:del>
      </w:hyperlink>
      <w:del w:id="1364" w:author="PR Preview" w:date="2026-01-01T00:00:00Z">
        <w:r>
          <w:delText xml:space="preserve">)</w:delText>
        </w:r>
      </w:del>
      <w:del w:id="1365" w:author="PR Preview" w:date="2026-01-01T00:00:00Z">
        <w:r>
          <w:delText xml:space="preserve"> </w:delText>
        </w:r>
      </w:del>
      <w:del w:id="1366" w:author="PR Preview" w:date="2026-01-01T00:00:00Z">
        <w:r>
          <w:delText xml:space="preserve">and</w:delText>
        </w:r>
      </w:del>
      <w:del w:id="1367"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368" w:author="PR Preview" w:date="2026-01-01T00:00:00Z">
        <w:r>
          <w:delText xml:space="preserve"> </w:delText>
        </w:r>
      </w:del>
      <w:del w:id="1369" w:author="PR Preview" w:date="2026-01-01T00:00:00Z">
        <w:r>
          <w:delText xml:space="preserve">are subspaces of</w:delText>
        </w:r>
      </w:del>
      <w:del w:id="1370" w:author="PR Preview" w:date="2026-01-01T00:00:00Z">
        <w:r>
          <w:delText xml:space="preserve"> </w:delText>
        </w:r>
      </w:del>
      <m:oMath>
        <m:sSup>
          <m:e>
            <m:r>
              <m:rPr>
                <m:scr m:val="double-struck"/>
                <m:sty m:val="p"/>
              </m:rPr>
              <m:t>R</m:t>
            </m:r>
          </m:e>
          <m:sup>
            <m:r>
              <m:t>p</m:t>
            </m:r>
          </m:sup>
        </m:sSup>
      </m:oMath>
      <w:del w:id="1371" w:author="PR Preview" w:date="2026-01-01T00:00:00Z">
        <w:r>
          <w:delText xml:space="preserve">.</w:delText>
        </w:r>
      </w:del>
    </w:p>
    <w:p>
      <w:pPr>
        <w:pStyle w:val="FirstParagraph"/>
      </w:pPr>
      <w:ins w:id="1372" w:author="PR Preview" w:date="2026-01-01T00:00:00Z">
        <w:r>
          <w:rPr>
            <w:b/>
            <w:bCs/>
          </w:rPr>
          <w:t xml:space="preserve">Example 73 (Two lines sum to a plane)</w:t>
        </w:r>
      </w:ins>
      <w:ins w:id="1373" w:author="PR Preview" w:date="2026-01-01T00:00:00Z">
        <w:r>
          <w:t xml:space="preserve"> </w:t>
        </w:r>
      </w:ins>
      <w:ins w:id="1374" w:author="PR Preview" w:date="2026-01-01T00:00:00Z">
        <w:r>
          <w:t xml:space="preserve">Let</w:t>
        </w:r>
      </w:ins>
      <w:ins w:id="1375"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376" w:author="PR Preview" w:date="2026-01-01T00:00:00Z">
        <w:r>
          <w:t xml:space="preserve"> </w:t>
        </w:r>
      </w:ins>
      <w:ins w:id="1377" w:author="PR Preview" w:date="2026-01-01T00:00:00Z">
        <w:r>
          <w:t xml:space="preserve">and</w:t>
        </w:r>
      </w:ins>
      <w:ins w:id="1378"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379" w:author="PR Preview" w:date="2026-01-01T00:00:00Z">
        <w:r>
          <w:t xml:space="preserve">,</w:t>
        </w:r>
      </w:ins>
      <w:ins w:id="1380" w:author="PR Preview" w:date="2026-01-01T00:00:00Z">
        <w:r>
          <w:t xml:space="preserve"> </w:t>
        </w:r>
      </w:ins>
      <w:ins w:id="1381" w:author="PR Preview" w:date="2026-01-01T00:00:00Z">
        <w:r>
          <w:t xml:space="preserve">two lines in</w:t>
        </w:r>
      </w:ins>
      <w:ins w:id="1382" w:author="PR Preview" w:date="2026-01-01T00:00:00Z">
        <w:r>
          <w:t xml:space="preserve"> </w:t>
        </w:r>
      </w:ins>
      <m:oMath>
        <m:sSup>
          <m:e>
            <m:r>
              <m:rPr>
                <m:scr m:val="double-struck"/>
                <m:sty m:val="p"/>
              </m:rPr>
              <m:t>R</m:t>
            </m:r>
          </m:e>
          <m:sup>
            <m:r>
              <m:t>3</m:t>
            </m:r>
          </m:sup>
        </m:sSup>
      </m:oMath>
      <w:ins w:id="1383" w:author="PR Preview" w:date="2026-01-01T00:00:00Z">
        <w:r>
          <w:t xml:space="preserve">.</w:t>
        </w:r>
      </w:ins>
      <w:ins w:id="1384" w:author="PR Preview" w:date="2026-01-01T00:00:00Z">
        <w:r>
          <w:t xml:space="preserve"> </w:t>
        </w:r>
      </w:ins>
      <w:ins w:id="1385" w:author="PR Preview" w:date="2026-01-01T00:00:00Z">
        <w:r>
          <w:t xml:space="preserve">A vector of</w:t>
        </w:r>
      </w:ins>
      <w:ins w:id="1386"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387" w:author="PR Preview" w:date="2026-01-01T00:00:00Z">
        <w:r>
          <w:t xml:space="preserve"> </w:t>
        </w:r>
      </w:ins>
      <w:ins w:id="1388" w:author="PR Preview" w:date="2026-01-01T00:00:00Z">
        <w:r>
          <w:t xml:space="preserve">has the form</w:t>
        </w:r>
      </w:ins>
      <w:ins w:id="1389"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ins w:id="1390" w:author="PR Preview" w:date="2026-01-01T00:00:00Z">
        <w:r>
          <w:t xml:space="preserve">,</w:t>
        </w:r>
      </w:ins>
      <w:ins w:id="1391" w:author="PR Preview" w:date="2026-01-01T00:00:00Z">
        <w:r>
          <w:t xml:space="preserve"> </w:t>
        </w:r>
      </w:ins>
      <w:ins w:id="1392" w:author="PR Preview" w:date="2026-01-01T00:00:00Z">
        <w:r>
          <w:t xml:space="preserve">and</w:t>
        </w:r>
      </w:ins>
      <w:ins w:id="1393" w:author="PR Preview" w:date="2026-01-01T00:00:00Z">
        <w:r>
          <w:t xml:space="preserve"> </w:t>
        </w:r>
      </w:ins>
      <m:oMath>
        <m:r>
          <m:t>a</m:t>
        </m:r>
      </m:oMath>
      <w:ins w:id="1394" w:author="PR Preview" w:date="2026-01-01T00:00:00Z">
        <w:r>
          <w:t xml:space="preserve"> </w:t>
        </w:r>
      </w:ins>
      <w:ins w:id="1395" w:author="PR Preview" w:date="2026-01-01T00:00:00Z">
        <w:r>
          <w:t xml:space="preserve">and</w:t>
        </w:r>
      </w:ins>
      <w:ins w:id="1396" w:author="PR Preview" w:date="2026-01-01T00:00:00Z">
        <w:r>
          <w:t xml:space="preserve"> </w:t>
        </w:r>
      </w:ins>
      <m:oMath>
        <m:r>
          <m:t>b</m:t>
        </m:r>
      </m:oMath>
      <w:ins w:id="1397" w:author="PR Preview" w:date="2026-01-01T00:00:00Z">
        <w:r>
          <w:t xml:space="preserve"> </w:t>
        </w:r>
      </w:ins>
      <w:ins w:id="1398" w:author="PR Preview" w:date="2026-01-01T00:00:00Z">
        <w:r>
          <w:t xml:space="preserve">can be any numbers,</w:t>
        </w:r>
      </w:ins>
      <w:ins w:id="1399" w:author="PR Preview" w:date="2026-01-01T00:00:00Z">
        <w:r>
          <w:t xml:space="preserve"> </w:t>
        </w:r>
      </w:ins>
      <w:ins w:id="1400" w:author="PR Preview" w:date="2026-01-01T00:00:00Z">
        <w:r>
          <w:t xml:space="preserve">so</w:t>
        </w:r>
      </w:ins>
      <w:ins w:id="140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402" w:author="PR Preview" w:date="2026-01-01T00:00:00Z">
        <w:r>
          <w:t xml:space="preserve">,</w:t>
        </w:r>
      </w:ins>
      <w:ins w:id="1403" w:author="PR Preview" w:date="2026-01-01T00:00:00Z">
        <w:r>
          <w:t xml:space="preserve"> </w:t>
        </w:r>
      </w:ins>
      <w:ins w:id="1404" w:author="PR Preview" w:date="2026-01-01T00:00:00Z">
        <w:r>
          <w:t xml:space="preserve">the plane</w:t>
        </w:r>
      </w:ins>
      <w:ins w:id="1405" w:author="PR Preview" w:date="2026-01-01T00:00:00Z">
        <w:r>
          <w:t xml:space="preserve"> </w:t>
        </w:r>
      </w:ins>
      <m:oMath>
        <m:r>
          <m:t>z</m:t>
        </m:r>
        <m:r>
          <m:rPr>
            <m:sty m:val="p"/>
          </m:rPr>
          <m:t>=</m:t>
        </m:r>
        <m:r>
          <m:t>0</m:t>
        </m:r>
      </m:oMath>
      <w:ins w:id="1406" w:author="PR Preview" w:date="2026-01-01T00:00:00Z">
        <w:r>
          <w:t xml:space="preserve">.</w:t>
        </w:r>
      </w:ins>
    </w:p>
    <w:bookmarkEnd w:id="276"/>
    <w:bookmarkStart w:id="277" w:name="exm-sum-not-union"/>
    <w:p>
      <w:pPr>
        <w:pStyle w:val="BodyText"/>
      </w:pPr>
      <w:ins w:id="1407" w:author="PR Preview" w:date="2026-01-01T00:00:00Z">
        <w:r>
          <w:rPr>
            <w:b/>
            <w:bCs/>
          </w:rPr>
          <w:t xml:space="preserve">Example 74 (The sum is not the union)</w:t>
        </w:r>
      </w:ins>
      <w:ins w:id="1408" w:author="PR Preview" w:date="2026-01-01T00:00:00Z">
        <w:r>
          <w:t xml:space="preserve"> </w:t>
        </w:r>
      </w:ins>
      <w:ins w:id="1409" w:author="PR Preview" w:date="2026-01-01T00:00:00Z">
        <w:r>
          <w:t xml:space="preserve">For the two lines in</w:t>
        </w:r>
      </w:ins>
      <w:ins w:id="1410" w:author="PR Preview" w:date="2026-01-01T00:00:00Z">
        <w:r>
          <w:t xml:space="preserve"> </w:t>
        </w:r>
      </w:ins>
      <w:hyperlink w:anchor="exm-subspace-sum">
        <w:ins w:id="1411" w:author="PR Preview" w:date="2026-01-01T00:00:00Z">
          <w:r>
            <w:rPr>
              <w:rStyle w:val="Hyperlink"/>
            </w:rPr>
            <w:t xml:space="preserve">Example 73</w:t>
          </w:r>
        </w:ins>
      </w:hyperlink>
      <w:ins w:id="1412" w:author="PR Preview" w:date="2026-01-01T00:00:00Z">
        <w:r>
          <w:t xml:space="preserve">,</w:t>
        </w:r>
      </w:ins>
      <w:ins w:id="1413" w:author="PR Preview" w:date="2026-01-01T00:00:00Z">
        <w:r>
          <w:t xml:space="preserve"> </w:t>
        </w:r>
      </w:ins>
      <w:ins w:id="1414" w:author="PR Preview" w:date="2026-01-01T00:00:00Z">
        <w:r>
          <w:t xml:space="preserve">the union</w:t>
        </w:r>
      </w:ins>
      <w:ins w:id="1415"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416" w:author="PR Preview" w:date="2026-01-01T00:00:00Z">
        <w:r>
          <w:t xml:space="preserve"> </w:t>
        </w:r>
      </w:ins>
      <w:ins w:id="1417" w:author="PR Preview" w:date="2026-01-01T00:00:00Z">
        <w:r>
          <w:t xml:space="preserve">contains</w:t>
        </w:r>
      </w:ins>
      <w:ins w:id="1418" w:author="PR Preview" w:date="2026-01-01T00:00:00Z">
        <w:r>
          <w:t xml:space="preserve"> </w:t>
        </w:r>
      </w:ins>
      <m:oMath>
        <m:r>
          <m:rPr>
            <m:sty m:val="p"/>
          </m:rPr>
          <m:t>(</m:t>
        </m:r>
        <m:r>
          <m:t>1</m:t>
        </m:r>
        <m:r>
          <m:rPr>
            <m:sty m:val="p"/>
          </m:rPr>
          <m:t>,</m:t>
        </m:r>
        <m:r>
          <m:t>0</m:t>
        </m:r>
        <m:r>
          <m:rPr>
            <m:sty m:val="p"/>
          </m:rPr>
          <m:t>,</m:t>
        </m:r>
        <m:r>
          <m:t>0</m:t>
        </m:r>
        <m:r>
          <m:rPr>
            <m:sty m:val="p"/>
          </m:rPr>
          <m:t>)</m:t>
        </m:r>
      </m:oMath>
      <w:ins w:id="1419" w:author="PR Preview" w:date="2026-01-01T00:00:00Z">
        <w:r>
          <w:t xml:space="preserve"> </w:t>
        </w:r>
      </w:ins>
      <w:ins w:id="1420" w:author="PR Preview" w:date="2026-01-01T00:00:00Z">
        <w:r>
          <w:t xml:space="preserve">and</w:t>
        </w:r>
      </w:ins>
      <w:ins w:id="1421" w:author="PR Preview" w:date="2026-01-01T00:00:00Z">
        <w:r>
          <w:t xml:space="preserve"> </w:t>
        </w:r>
      </w:ins>
      <m:oMath>
        <m:r>
          <m:rPr>
            <m:sty m:val="p"/>
          </m:rPr>
          <m:t>(</m:t>
        </m:r>
        <m:r>
          <m:t>0</m:t>
        </m:r>
        <m:r>
          <m:rPr>
            <m:sty m:val="p"/>
          </m:rPr>
          <m:t>,</m:t>
        </m:r>
        <m:r>
          <m:t>1</m:t>
        </m:r>
        <m:r>
          <m:rPr>
            <m:sty m:val="p"/>
          </m:rPr>
          <m:t>,</m:t>
        </m:r>
        <m:r>
          <m:t>0</m:t>
        </m:r>
        <m:r>
          <m:rPr>
            <m:sty m:val="p"/>
          </m:rPr>
          <m:t>)</m:t>
        </m:r>
      </m:oMath>
      <w:ins w:id="1422" w:author="PR Preview" w:date="2026-01-01T00:00:00Z">
        <w:r>
          <w:t xml:space="preserve"> </w:t>
        </w:r>
      </w:ins>
      <w:ins w:id="1423" w:author="PR Preview" w:date="2026-01-01T00:00:00Z">
        <w:r>
          <w:t xml:space="preserve">but not their sum</w:t>
        </w:r>
      </w:ins>
      <w:ins w:id="1424" w:author="PR Preview" w:date="2026-01-01T00:00:00Z">
        <w:r>
          <w:t xml:space="preserve"> </w:t>
        </w:r>
      </w:ins>
      <m:oMath>
        <m:r>
          <m:rPr>
            <m:sty m:val="p"/>
          </m:rPr>
          <m:t>(</m:t>
        </m:r>
        <m:r>
          <m:t>1</m:t>
        </m:r>
        <m:r>
          <m:rPr>
            <m:sty m:val="p"/>
          </m:rPr>
          <m:t>,</m:t>
        </m:r>
        <m:r>
          <m:t>1</m:t>
        </m:r>
        <m:r>
          <m:rPr>
            <m:sty m:val="p"/>
          </m:rPr>
          <m:t>,</m:t>
        </m:r>
        <m:r>
          <m:t>0</m:t>
        </m:r>
        <m:r>
          <m:rPr>
            <m:sty m:val="p"/>
          </m:rPr>
          <m:t>)</m:t>
        </m:r>
      </m:oMath>
      <w:ins w:id="1425" w:author="PR Preview" w:date="2026-01-01T00:00:00Z">
        <w:r>
          <w:t xml:space="preserve">:</w:t>
        </w:r>
      </w:ins>
      <w:ins w:id="1426" w:author="PR Preview" w:date="2026-01-01T00:00:00Z">
        <w:r>
          <w:t xml:space="preserve"> </w:t>
        </w:r>
      </w:ins>
      <w:ins w:id="1427" w:author="PR Preview" w:date="2026-01-01T00:00:00Z">
        <w:r>
          <w:t xml:space="preserve">every multiple of</w:t>
        </w:r>
      </w:ins>
      <w:ins w:id="1428" w:author="PR Preview" w:date="2026-01-01T00:00:00Z">
        <w:r>
          <w:t xml:space="preserve"> </w:t>
        </w:r>
      </w:ins>
      <m:oMath>
        <m:r>
          <m:rPr>
            <m:sty m:val="p"/>
          </m:rPr>
          <m:t>(</m:t>
        </m:r>
        <m:r>
          <m:t>1</m:t>
        </m:r>
        <m:r>
          <m:rPr>
            <m:sty m:val="p"/>
          </m:rPr>
          <m:t>,</m:t>
        </m:r>
        <m:r>
          <m:t>0</m:t>
        </m:r>
        <m:r>
          <m:rPr>
            <m:sty m:val="p"/>
          </m:rPr>
          <m:t>,</m:t>
        </m:r>
        <m:r>
          <m:t>0</m:t>
        </m:r>
        <m:r>
          <m:rPr>
            <m:sty m:val="p"/>
          </m:rPr>
          <m:t>)</m:t>
        </m:r>
      </m:oMath>
      <w:ins w:id="1429" w:author="PR Preview" w:date="2026-01-01T00:00:00Z">
        <w:r>
          <w:t xml:space="preserve"> </w:t>
        </w:r>
      </w:ins>
      <w:ins w:id="1430" w:author="PR Preview" w:date="2026-01-01T00:00:00Z">
        <w:r>
          <w:t xml:space="preserve">has second entry</w:t>
        </w:r>
      </w:ins>
      <w:ins w:id="1431" w:author="PR Preview" w:date="2026-01-01T00:00:00Z">
        <w:r>
          <w:t xml:space="preserve"> </w:t>
        </w:r>
      </w:ins>
      <m:oMath>
        <m:r>
          <m:t>0</m:t>
        </m:r>
      </m:oMath>
      <w:ins w:id="1432" w:author="PR Preview" w:date="2026-01-01T00:00:00Z">
        <w:r>
          <w:t xml:space="preserve">,</w:t>
        </w:r>
      </w:ins>
      <w:ins w:id="1433" w:author="PR Preview" w:date="2026-01-01T00:00:00Z">
        <w:r>
          <w:t xml:space="preserve"> </w:t>
        </w:r>
      </w:ins>
      <w:ins w:id="1434" w:author="PR Preview" w:date="2026-01-01T00:00:00Z">
        <w:r>
          <w:t xml:space="preserve">and every multiple of</w:t>
        </w:r>
      </w:ins>
      <w:ins w:id="1435" w:author="PR Preview" w:date="2026-01-01T00:00:00Z">
        <w:r>
          <w:t xml:space="preserve"> </w:t>
        </w:r>
      </w:ins>
      <m:oMath>
        <m:r>
          <m:rPr>
            <m:sty m:val="p"/>
          </m:rPr>
          <m:t>(</m:t>
        </m:r>
        <m:r>
          <m:t>0</m:t>
        </m:r>
        <m:r>
          <m:rPr>
            <m:sty m:val="p"/>
          </m:rPr>
          <m:t>,</m:t>
        </m:r>
        <m:r>
          <m:t>1</m:t>
        </m:r>
        <m:r>
          <m:rPr>
            <m:sty m:val="p"/>
          </m:rPr>
          <m:t>,</m:t>
        </m:r>
        <m:r>
          <m:t>0</m:t>
        </m:r>
        <m:r>
          <m:rPr>
            <m:sty m:val="p"/>
          </m:rPr>
          <m:t>)</m:t>
        </m:r>
      </m:oMath>
      <w:ins w:id="1436" w:author="PR Preview" w:date="2026-01-01T00:00:00Z">
        <w:r>
          <w:t xml:space="preserve"> </w:t>
        </w:r>
      </w:ins>
      <w:ins w:id="1437" w:author="PR Preview" w:date="2026-01-01T00:00:00Z">
        <w:r>
          <w:t xml:space="preserve">has first entry</w:t>
        </w:r>
      </w:ins>
      <w:ins w:id="1438" w:author="PR Preview" w:date="2026-01-01T00:00:00Z">
        <w:r>
          <w:t xml:space="preserve"> </w:t>
        </w:r>
      </w:ins>
      <m:oMath>
        <m:r>
          <m:t>0</m:t>
        </m:r>
      </m:oMath>
      <w:ins w:id="1439" w:author="PR Preview" w:date="2026-01-01T00:00:00Z">
        <w:r>
          <w:t xml:space="preserve">.</w:t>
        </w:r>
      </w:ins>
      <w:ins w:id="1440" w:author="PR Preview" w:date="2026-01-01T00:00:00Z">
        <w:r>
          <w:t xml:space="preserve"> </w:t>
        </w:r>
      </w:ins>
      <w:ins w:id="1441" w:author="PR Preview" w:date="2026-01-01T00:00:00Z">
        <w:r>
          <w:t xml:space="preserve">So the union is not closed under addition and is not a subspace,</w:t>
        </w:r>
      </w:ins>
      <w:ins w:id="1442" w:author="PR Preview" w:date="2026-01-01T00:00:00Z">
        <w:r>
          <w:t xml:space="preserve"> </w:t>
        </w:r>
      </w:ins>
      <w:ins w:id="1443" w:author="PR Preview" w:date="2026-01-01T00:00:00Z">
        <w:r>
          <w:t xml:space="preserve">while the sum, the whole plane</w:t>
        </w:r>
      </w:ins>
      <w:ins w:id="1444" w:author="PR Preview" w:date="2026-01-01T00:00:00Z">
        <w:r>
          <w:t xml:space="preserve"> </w:t>
        </w:r>
      </w:ins>
      <m:oMath>
        <m:r>
          <m:t>z</m:t>
        </m:r>
        <m:r>
          <m:rPr>
            <m:sty m:val="p"/>
          </m:rPr>
          <m:t>=</m:t>
        </m:r>
        <m:r>
          <m:t>0</m:t>
        </m:r>
      </m:oMath>
      <w:ins w:id="1445" w:author="PR Preview" w:date="2026-01-01T00:00:00Z">
        <w:r>
          <w:t xml:space="preserve">, is.</w:t>
        </w:r>
      </w:ins>
    </w:p>
    <w:bookmarkEnd w:id="277"/>
    <w:bookmarkStart w:id="278" w:name="thm-sum-intersection-subspace"/>
    <w:p>
      <w:pPr>
        <w:pStyle w:val="BodyText"/>
      </w:pPr>
      <w:ins w:id="1446" w:author="PR Preview" w:date="2026-01-01T00:00:00Z">
        <w:r>
          <w:rPr>
            <w:b/>
            <w:bCs/>
          </w:rPr>
          <w:t xml:space="preserve">Theorem 43 (Sums and intersections of subspaces are subspaces)</w:t>
        </w:r>
      </w:ins>
      <w:ins w:id="1447" w:author="PR Preview" w:date="2026-01-01T00:00:00Z">
        <w:r>
          <w:t xml:space="preserve"> </w:t>
        </w:r>
      </w:ins>
      <w:ins w:id="1448" w:author="PR Preview" w:date="2026-01-01T00:00:00Z">
        <w:r>
          <w:t xml:space="preserve">If</w:t>
        </w:r>
      </w:ins>
      <w:ins w:id="1449" w:author="PR Preview" w:date="2026-01-01T00:00:00Z">
        <w:r>
          <w:t xml:space="preserve"> </w:t>
        </w:r>
      </w:ins>
      <m:oMath>
        <m:sSub>
          <m:e>
            <m:r>
              <m:rPr>
                <m:scr m:val="script"/>
                <m:sty m:val="p"/>
              </m:rPr>
              <m:t>S</m:t>
            </m:r>
          </m:e>
          <m:sub>
            <m:r>
              <m:t>1</m:t>
            </m:r>
          </m:sub>
        </m:sSub>
      </m:oMath>
      <w:ins w:id="1450" w:author="PR Preview" w:date="2026-01-01T00:00:00Z">
        <w:r>
          <w:t xml:space="preserve"> </w:t>
        </w:r>
      </w:ins>
      <w:ins w:id="1451" w:author="PR Preview" w:date="2026-01-01T00:00:00Z">
        <w:r>
          <w:t xml:space="preserve">and</w:t>
        </w:r>
      </w:ins>
      <w:ins w:id="1452" w:author="PR Preview" w:date="2026-01-01T00:00:00Z">
        <w:r>
          <w:t xml:space="preserve"> </w:t>
        </w:r>
      </w:ins>
      <m:oMath>
        <m:sSub>
          <m:e>
            <m:r>
              <m:rPr>
                <m:scr m:val="script"/>
                <m:sty m:val="p"/>
              </m:rPr>
              <m:t>S</m:t>
            </m:r>
          </m:e>
          <m:sub>
            <m:r>
              <m:t>2</m:t>
            </m:r>
          </m:sub>
        </m:sSub>
      </m:oMath>
      <w:ins w:id="1453" w:author="PR Preview" w:date="2026-01-01T00:00:00Z">
        <w:r>
          <w:t xml:space="preserve"> </w:t>
        </w:r>
      </w:ins>
      <w:ins w:id="1454" w:author="PR Preview" w:date="2026-01-01T00:00:00Z">
        <w:r>
          <w:t xml:space="preserve">are subspaces of</w:t>
        </w:r>
      </w:ins>
      <w:ins w:id="1455" w:author="PR Preview" w:date="2026-01-01T00:00:00Z">
        <w:r>
          <w:t xml:space="preserve"> </w:t>
        </w:r>
      </w:ins>
      <m:oMath>
        <m:sSup>
          <m:e>
            <m:r>
              <m:rPr>
                <m:scr m:val="double-struck"/>
                <m:sty m:val="p"/>
              </m:rPr>
              <m:t>R</m:t>
            </m:r>
          </m:e>
          <m:sup>
            <m:r>
              <m:t>p</m:t>
            </m:r>
          </m:sup>
        </m:sSup>
      </m:oMath>
      <w:ins w:id="1456" w:author="PR Preview" w:date="2026-01-01T00:00:00Z">
        <w:r>
          <w:t xml:space="preserve"> </w:t>
        </w:r>
      </w:ins>
      <w:ins w:id="1457" w:author="PR Preview" w:date="2026-01-01T00:00:00Z">
        <w:r>
          <w:t xml:space="preserve">(</w:t>
        </w:r>
      </w:ins>
      <w:hyperlink w:anchor="def-subspace">
        <w:ins w:id="1458" w:author="PR Preview" w:date="2026-01-01T00:00:00Z">
          <w:r>
            <w:rPr>
              <w:rStyle w:val="Hyperlink"/>
            </w:rPr>
            <w:t xml:space="preserve">Definition 40</w:t>
          </w:r>
        </w:ins>
      </w:hyperlink>
      <w:ins w:id="1459" w:author="PR Preview" w:date="2026-01-01T00:00:00Z">
        <w:r>
          <w:t xml:space="preserve">),</w:t>
        </w:r>
      </w:ins>
      <w:ins w:id="1460" w:author="PR Preview" w:date="2026-01-01T00:00:00Z">
        <w:r>
          <w:t xml:space="preserve"> </w:t>
        </w:r>
      </w:ins>
      <w:ins w:id="1461" w:author="PR Preview" w:date="2026-01-01T00:00:00Z">
        <w:r>
          <w:t xml:space="preserve">then</w:t>
        </w:r>
      </w:ins>
      <w:ins w:id="146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463" w:author="PR Preview" w:date="2026-01-01T00:00:00Z">
        <w:r>
          <w:t xml:space="preserve"> </w:t>
        </w:r>
      </w:ins>
      <w:ins w:id="1464" w:author="PR Preview" w:date="2026-01-01T00:00:00Z">
        <w:r>
          <w:t xml:space="preserve">(</w:t>
        </w:r>
      </w:ins>
      <w:hyperlink w:anchor="def-subspace-sum">
        <w:ins w:id="1465" w:author="PR Preview" w:date="2026-01-01T00:00:00Z">
          <w:r>
            <w:rPr>
              <w:rStyle w:val="Hyperlink"/>
            </w:rPr>
            <w:t xml:space="preserve">Definition 52</w:t>
          </w:r>
        </w:ins>
      </w:hyperlink>
      <w:ins w:id="1466" w:author="PR Preview" w:date="2026-01-01T00:00:00Z">
        <w:r>
          <w:t xml:space="preserve">)</w:t>
        </w:r>
      </w:ins>
      <w:ins w:id="1467" w:author="PR Preview" w:date="2026-01-01T00:00:00Z">
        <w:r>
          <w:t xml:space="preserve"> </w:t>
        </w:r>
      </w:ins>
      <w:ins w:id="1468" w:author="PR Preview" w:date="2026-01-01T00:00:00Z">
        <w:r>
          <w:t xml:space="preserve">and</w:t>
        </w:r>
      </w:ins>
      <w:ins w:id="1469"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470" w:author="PR Preview" w:date="2026-01-01T00:00:00Z">
        <w:r>
          <w:t xml:space="preserve"> </w:t>
        </w:r>
      </w:ins>
      <w:ins w:id="1471" w:author="PR Preview" w:date="2026-01-01T00:00:00Z">
        <w:r>
          <w:t xml:space="preserve">are subspaces of</w:t>
        </w:r>
      </w:ins>
      <w:ins w:id="1472" w:author="PR Preview" w:date="2026-01-01T00:00:00Z">
        <w:r>
          <w:t xml:space="preserve"> </w:t>
        </w:r>
      </w:ins>
      <m:oMath>
        <m:sSup>
          <m:e>
            <m:r>
              <m:rPr>
                <m:scr m:val="double-struck"/>
                <m:sty m:val="p"/>
              </m:rPr>
              <m:t>R</m:t>
            </m:r>
          </m:e>
          <m:sup>
            <m:r>
              <m:t>p</m:t>
            </m:r>
          </m:sup>
        </m:sSup>
      </m:oMath>
      <w:ins w:id="1473" w:author="PR Preview" w:date="2026-01-01T00:00:00Z">
        <w:r>
          <w:t xml:space="preserve">.</w:t>
        </w:r>
      </w:ins>
    </w:p>
    <w:bookmarkEnd w:id="278"/>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9" w:name="exm-sum-intersection-subspace"/>
    <w:p>
      <w:pPr>
        <w:pStyle w:val="BodyText"/>
      </w:pPr>
      <w:del w:id="1474" w:author="PR Preview" w:date="2026-01-01T00:00:00Z">
        <w:r>
          <w:rPr>
            <w:b/>
            <w:bCs/>
          </w:rPr>
          <w:delText xml:space="preserve">Example 74 (Two planes in</w:delText>
        </w:r>
      </w:del>
      <w:del w:id="1475" w:author="PR Preview" w:date="2026-01-01T00:00:00Z">
        <w:r>
          <w:rPr>
            <w:b/>
            <w:bCs/>
          </w:rPr>
          <w:delText xml:space="preserve"> </w:delText>
        </w:r>
      </w:del>
      <m:oMath>
        <m:sSup>
          <m:e>
            <m:r>
              <m:rPr>
                <m:scr m:val="double-struck"/>
                <m:sty m:val="p"/>
              </m:rPr>
              <m:t>R</m:t>
            </m:r>
          </m:e>
          <m:sup>
            <m:r>
              <m:t>3</m:t>
            </m:r>
          </m:sup>
        </m:sSup>
      </m:oMath>
      <w:del w:id="1476" w:author="PR Preview" w:date="2026-01-01T00:00:00Z">
        <w:r>
          <w:rPr>
            <w:b/>
            <w:bCs/>
          </w:rPr>
          <w:delText xml:space="preserve">)</w:delText>
        </w:r>
      </w:del>
      <w:del w:id="1477" w:author="PR Preview" w:date="2026-01-01T00:00:00Z">
        <w:r>
          <w:delText xml:space="preserve"> </w:delText>
        </w:r>
      </w:del>
      <w:del w:id="1478" w:author="PR Preview" w:date="2026-01-01T00:00:00Z">
        <w:r>
          <w:delText xml:space="preserve">Let</w:delText>
        </w:r>
      </w:del>
      <w:del w:id="1479"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480" w:author="PR Preview" w:date="2026-01-01T00:00:00Z">
        <w:r>
          <w:delText xml:space="preserve">,</w:delText>
        </w:r>
      </w:del>
      <w:del w:id="1481" w:author="PR Preview" w:date="2026-01-01T00:00:00Z">
        <w:r>
          <w:delText xml:space="preserve"> </w:delText>
        </w:r>
      </w:del>
      <w:del w:id="1482" w:author="PR Preview" w:date="2026-01-01T00:00:00Z">
        <w:r>
          <w:delText xml:space="preserve">the plane</w:delText>
        </w:r>
      </w:del>
      <w:del w:id="1483" w:author="PR Preview" w:date="2026-01-01T00:00:00Z">
        <w:r>
          <w:delText xml:space="preserve"> </w:delText>
        </w:r>
      </w:del>
      <m:oMath>
        <m:r>
          <m:t>z</m:t>
        </m:r>
        <m:r>
          <m:rPr>
            <m:sty m:val="p"/>
          </m:rPr>
          <m:t>=</m:t>
        </m:r>
        <m:r>
          <m:t>0</m:t>
        </m:r>
      </m:oMath>
      <w:del w:id="1484" w:author="PR Preview" w:date="2026-01-01T00:00:00Z">
        <w:r>
          <w:delText xml:space="preserve">,</w:delText>
        </w:r>
      </w:del>
      <w:del w:id="1485" w:author="PR Preview" w:date="2026-01-01T00:00:00Z">
        <w:r>
          <w:delText xml:space="preserve"> </w:delText>
        </w:r>
      </w:del>
      <w:del w:id="1486" w:author="PR Preview" w:date="2026-01-01T00:00:00Z">
        <w:r>
          <w:delText xml:space="preserve">and</w:delText>
        </w:r>
      </w:del>
      <w:del w:id="1487"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del w:id="1488" w:author="PR Preview" w:date="2026-01-01T00:00:00Z">
        <w:r>
          <w:delText xml:space="preserve">,</w:delText>
        </w:r>
      </w:del>
      <w:del w:id="1489" w:author="PR Preview" w:date="2026-01-01T00:00:00Z">
        <w:r>
          <w:delText xml:space="preserve"> </w:delText>
        </w:r>
      </w:del>
      <w:del w:id="1490" w:author="PR Preview" w:date="2026-01-01T00:00:00Z">
        <w:r>
          <w:delText xml:space="preserve">the plane</w:delText>
        </w:r>
      </w:del>
      <w:del w:id="1491" w:author="PR Preview" w:date="2026-01-01T00:00:00Z">
        <w:r>
          <w:delText xml:space="preserve"> </w:delText>
        </w:r>
      </w:del>
      <m:oMath>
        <m:r>
          <m:t>x</m:t>
        </m:r>
        <m:r>
          <m:rPr>
            <m:sty m:val="p"/>
          </m:rPr>
          <m:t>=</m:t>
        </m:r>
        <m:r>
          <m:t>0</m:t>
        </m:r>
      </m:oMath>
      <w:del w:id="1492" w:author="PR Preview" w:date="2026-01-01T00:00:00Z">
        <w:r>
          <w:delText xml:space="preserve">.</w:delText>
        </w:r>
      </w:del>
    </w:p>
    <w:p>
      <w:pPr>
        <w:pStyle w:val="BodyText"/>
      </w:pPr>
      <w:ins w:id="1493" w:author="PR Preview" w:date="2026-01-01T00:00:00Z">
        <w:r>
          <w:rPr>
            <w:b/>
            <w:bCs/>
          </w:rPr>
          <w:t xml:space="preserve">Example 75 (Two planes in</w:t>
        </w:r>
      </w:ins>
      <w:ins w:id="1494" w:author="PR Preview" w:date="2026-01-01T00:00:00Z">
        <w:r>
          <w:rPr>
            <w:b/>
            <w:bCs/>
          </w:rPr>
          <w:t xml:space="preserve"> </w:t>
        </w:r>
      </w:ins>
      <m:oMath>
        <m:sSup>
          <m:e>
            <m:r>
              <m:rPr>
                <m:scr m:val="double-struck"/>
                <m:sty m:val="p"/>
              </m:rPr>
              <m:t>R</m:t>
            </m:r>
          </m:e>
          <m:sup>
            <m:r>
              <m:t>3</m:t>
            </m:r>
          </m:sup>
        </m:sSup>
      </m:oMath>
      <w:ins w:id="1495" w:author="PR Preview" w:date="2026-01-01T00:00:00Z">
        <w:r>
          <w:rPr>
            <w:b/>
            <w:bCs/>
          </w:rPr>
          <w:t xml:space="preserve">)</w:t>
        </w:r>
      </w:ins>
      <w:ins w:id="1496" w:author="PR Preview" w:date="2026-01-01T00:00:00Z">
        <w:r>
          <w:t xml:space="preserve"> </w:t>
        </w:r>
      </w:ins>
      <w:ins w:id="1497" w:author="PR Preview" w:date="2026-01-01T00:00:00Z">
        <w:r>
          <w:t xml:space="preserve">Let</w:t>
        </w:r>
      </w:ins>
      <w:ins w:id="1498"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499" w:author="PR Preview" w:date="2026-01-01T00:00:00Z">
        <w:r>
          <w:t xml:space="preserve">,</w:t>
        </w:r>
      </w:ins>
      <w:ins w:id="1500" w:author="PR Preview" w:date="2026-01-01T00:00:00Z">
        <w:r>
          <w:t xml:space="preserve"> </w:t>
        </w:r>
      </w:ins>
      <w:ins w:id="1501" w:author="PR Preview" w:date="2026-01-01T00:00:00Z">
        <w:r>
          <w:t xml:space="preserve">the plane</w:t>
        </w:r>
      </w:ins>
      <w:ins w:id="1502" w:author="PR Preview" w:date="2026-01-01T00:00:00Z">
        <w:r>
          <w:t xml:space="preserve"> </w:t>
        </w:r>
      </w:ins>
      <m:oMath>
        <m:r>
          <m:t>z</m:t>
        </m:r>
        <m:r>
          <m:rPr>
            <m:sty m:val="p"/>
          </m:rPr>
          <m:t>=</m:t>
        </m:r>
        <m:r>
          <m:t>0</m:t>
        </m:r>
      </m:oMath>
      <w:ins w:id="1503" w:author="PR Preview" w:date="2026-01-01T00:00:00Z">
        <w:r>
          <w:t xml:space="preserve">,</w:t>
        </w:r>
      </w:ins>
      <w:ins w:id="1504" w:author="PR Preview" w:date="2026-01-01T00:00:00Z">
        <w:r>
          <w:t xml:space="preserve"> </w:t>
        </w:r>
      </w:ins>
      <w:ins w:id="1505" w:author="PR Preview" w:date="2026-01-01T00:00:00Z">
        <w:r>
          <w:t xml:space="preserve">and</w:t>
        </w:r>
      </w:ins>
      <w:ins w:id="1506"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ins w:id="1507" w:author="PR Preview" w:date="2026-01-01T00:00:00Z">
        <w:r>
          <w:t xml:space="preserve">,</w:t>
        </w:r>
      </w:ins>
      <w:ins w:id="1508" w:author="PR Preview" w:date="2026-01-01T00:00:00Z">
        <w:r>
          <w:t xml:space="preserve"> </w:t>
        </w:r>
      </w:ins>
      <w:ins w:id="1509" w:author="PR Preview" w:date="2026-01-01T00:00:00Z">
        <w:r>
          <w:t xml:space="preserve">the plane</w:t>
        </w:r>
      </w:ins>
      <w:ins w:id="1510" w:author="PR Preview" w:date="2026-01-01T00:00:00Z">
        <w:r>
          <w:t xml:space="preserve"> </w:t>
        </w:r>
      </w:ins>
      <m:oMath>
        <m:r>
          <m:t>x</m:t>
        </m:r>
        <m:r>
          <m:rPr>
            <m:sty m:val="p"/>
          </m:rPr>
          <m:t>=</m:t>
        </m:r>
        <m:r>
          <m:t>0</m:t>
        </m:r>
      </m:oMath>
      <w:ins w:id="1511" w:author="PR Preview" w:date="2026-01-01T00:00:00Z">
        <w:r>
          <w:t xml:space="preserve">.</w:t>
        </w:r>
      </w:ins>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9"/>
    <w:bookmarkStart w:id="280" w:name="thm-dim-sum"/>
    <w:p>
      <w:pPr>
        <w:pStyle w:val="FirstParagraph"/>
      </w:pPr>
      <w:del w:id="1512" w:author="PR Preview" w:date="2026-01-01T00:00:00Z">
        <w:r>
          <w:rPr>
            <w:b/>
            <w:bCs/>
          </w:rPr>
          <w:delText xml:space="preserve">Theorem 43 (The dimension of a sum of subspaces)</w:delText>
        </w:r>
      </w:del>
      <w:del w:id="1513" w:author="PR Preview" w:date="2026-01-01T00:00:00Z">
        <w:r>
          <w:delText xml:space="preserve"> </w:delText>
        </w:r>
      </w:del>
      <w:del w:id="1514" w:author="PR Preview" w:date="2026-01-01T00:00:00Z">
        <w:r>
          <w:delText xml:space="preserve">If</w:delText>
        </w:r>
      </w:del>
      <w:del w:id="1515" w:author="PR Preview" w:date="2026-01-01T00:00:00Z">
        <w:r>
          <w:delText xml:space="preserve"> </w:delText>
        </w:r>
      </w:del>
      <m:oMath>
        <m:sSub>
          <m:e>
            <m:r>
              <m:rPr>
                <m:scr m:val="script"/>
                <m:sty m:val="p"/>
              </m:rPr>
              <m:t>S</m:t>
            </m:r>
          </m:e>
          <m:sub>
            <m:r>
              <m:t>1</m:t>
            </m:r>
          </m:sub>
        </m:sSub>
      </m:oMath>
      <w:del w:id="1516" w:author="PR Preview" w:date="2026-01-01T00:00:00Z">
        <w:r>
          <w:delText xml:space="preserve"> </w:delText>
        </w:r>
      </w:del>
      <w:del w:id="1517" w:author="PR Preview" w:date="2026-01-01T00:00:00Z">
        <w:r>
          <w:delText xml:space="preserve">and</w:delText>
        </w:r>
      </w:del>
      <w:del w:id="1518" w:author="PR Preview" w:date="2026-01-01T00:00:00Z">
        <w:r>
          <w:delText xml:space="preserve"> </w:delText>
        </w:r>
      </w:del>
      <m:oMath>
        <m:sSub>
          <m:e>
            <m:r>
              <m:rPr>
                <m:scr m:val="script"/>
                <m:sty m:val="p"/>
              </m:rPr>
              <m:t>S</m:t>
            </m:r>
          </m:e>
          <m:sub>
            <m:r>
              <m:t>2</m:t>
            </m:r>
          </m:sub>
        </m:sSub>
      </m:oMath>
      <w:del w:id="1519" w:author="PR Preview" w:date="2026-01-01T00:00:00Z">
        <w:r>
          <w:delText xml:space="preserve"> </w:delText>
        </w:r>
      </w:del>
      <w:del w:id="1520" w:author="PR Preview" w:date="2026-01-01T00:00:00Z">
        <w:r>
          <w:delText xml:space="preserve">are subspaces of</w:delText>
        </w:r>
      </w:del>
      <w:del w:id="1521" w:author="PR Preview" w:date="2026-01-01T00:00:00Z">
        <w:r>
          <w:delText xml:space="preserve"> </w:delText>
        </w:r>
      </w:del>
      <m:oMath>
        <m:sSup>
          <m:e>
            <m:r>
              <m:rPr>
                <m:scr m:val="double-struck"/>
                <m:sty m:val="p"/>
              </m:rPr>
              <m:t>R</m:t>
            </m:r>
          </m:e>
          <m:sup>
            <m:r>
              <m:t>p</m:t>
            </m:r>
          </m:sup>
        </m:sSup>
      </m:oMath>
      <w:del w:id="1522" w:author="PR Preview" w:date="2026-01-01T00:00:00Z">
        <w:r>
          <w:delText xml:space="preserve">, then</w:delText>
        </w:r>
      </w:del>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p>
      <w:pPr>
        <w:pStyle w:val="FirstParagraph"/>
      </w:pPr>
      <w:del w:id="1523" w:author="PR Preview" w:date="2026-01-01T00:00:00Z">
        <w:r>
          <w:rPr>
            <w:i/>
            <w:iCs/>
          </w:rPr>
          <w:delText xml:space="preserve">Proof</w:delText>
        </w:r>
      </w:del>
      <w:del w:id="1524" w:author="PR Preview" w:date="2026-01-01T00:00:00Z">
        <w:r>
          <w:delText xml:space="preserve">. </w:delText>
        </w:r>
      </w:del>
      <w:del w:id="1525" w:author="PR Preview" w:date="2026-01-01T00:00:00Z">
        <w:r>
          <w:delText xml:space="preserve">All three sets in the formula are subspaces</w:delText>
        </w:r>
      </w:del>
      <w:del w:id="1526" w:author="PR Preview" w:date="2026-01-01T00:00:00Z">
        <w:r>
          <w:delText xml:space="preserve"> </w:delText>
        </w:r>
      </w:del>
      <w:del w:id="1527" w:author="PR Preview" w:date="2026-01-01T00:00:00Z">
        <w:r>
          <w:delText xml:space="preserve">(</w:delText>
        </w:r>
      </w:del>
      <w:hyperlink w:anchor="thm-sum-intersection-subspace">
        <w:del w:id="1528" w:author="PR Preview" w:date="2026-01-01T00:00:00Z">
          <w:r>
            <w:rPr>
              <w:rStyle w:val="Hyperlink"/>
            </w:rPr>
            <w:delText xml:space="preserve">Theorem 42</w:delText>
          </w:r>
        </w:del>
      </w:hyperlink>
      <w:del w:id="1529" w:author="PR Preview" w:date="2026-01-01T00:00:00Z">
        <w:r>
          <w:delText xml:space="preserve">),</w:delText>
        </w:r>
      </w:del>
      <w:del w:id="1530" w:author="PR Preview" w:date="2026-01-01T00:00:00Z">
        <w:r>
          <w:delText xml:space="preserve"> </w:delText>
        </w:r>
      </w:del>
      <w:del w:id="1531" w:author="PR Preview" w:date="2026-01-01T00:00:00Z">
        <w:r>
          <w:delText xml:space="preserve">so each has a dimension (</w:delText>
        </w:r>
      </w:del>
      <w:hyperlink w:anchor="def-dimension">
        <w:del w:id="1532" w:author="PR Preview" w:date="2026-01-01T00:00:00Z">
          <w:r>
            <w:rPr>
              <w:rStyle w:val="Hyperlink"/>
            </w:rPr>
            <w:delText xml:space="preserve">Definition 44</w:delText>
          </w:r>
        </w:del>
      </w:hyperlink>
      <w:del w:id="1533" w:author="PR Preview" w:date="2026-01-01T00:00:00Z">
        <w:r>
          <w:delText xml:space="preserve">).</w:delText>
        </w:r>
      </w:del>
      <w:del w:id="1534" w:author="PR Preview" w:date="2026-01-01T00:00:00Z">
        <w:r>
          <w:delText xml:space="preserve"> </w:delText>
        </w:r>
      </w:del>
      <w:del w:id="1535" w:author="PR Preview" w:date="2026-01-01T00:00:00Z">
        <w:r>
          <w:delText xml:space="preserve">Let</w:delText>
        </w:r>
      </w:del>
      <w:del w:id="1536" w:author="PR Preview" w:date="2026-01-01T00:00:00Z">
        <w:r>
          <w:delText xml:space="preserve"> </w:delText>
        </w:r>
      </w:del>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del w:id="1537" w:author="PR Preview" w:date="2026-01-01T00:00:00Z">
        <w:r>
          <w:delText xml:space="preserve">,</w:delText>
        </w:r>
      </w:del>
      <w:del w:id="1538" w:author="PR Preview" w:date="2026-01-01T00:00:00Z">
        <w:r>
          <w:delText xml:space="preserve"> </w:delText>
        </w:r>
      </w:del>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del w:id="1539" w:author="PR Preview" w:date="2026-01-01T00:00:00Z">
        <w:r>
          <w:delText xml:space="preserve"> </w:delText>
        </w:r>
      </w:del>
      <w:del w:id="1540" w:author="PR Preview" w:date="2026-01-01T00:00:00Z">
        <w:r>
          <w:delText xml:space="preserve">and</w:delText>
        </w:r>
      </w:del>
      <w:del w:id="1541" w:author="PR Preview" w:date="2026-01-01T00:00:00Z">
        <w:r>
          <w:delText xml:space="preserve"> </w:delText>
        </w:r>
      </w:del>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del w:id="1542" w:author="PR Preview" w:date="2026-01-01T00:00:00Z">
        <w:r>
          <w:delText xml:space="preserve">.</w:delText>
        </w:r>
      </w:del>
    </w:p>
    <w:p>
      <w:pPr>
        <w:pStyle w:val="FirstParagraph"/>
      </w:pPr>
      <w:ins w:id="1543" w:author="PR Preview" w:date="2026-01-01T00:00:00Z">
        <w:r>
          <w:rPr>
            <w:b/>
            <w:bCs/>
          </w:rPr>
          <w:t xml:space="preserve">Theorem 44 (The dimension of a sum of subspaces)</w:t>
        </w:r>
      </w:ins>
      <w:ins w:id="1544" w:author="PR Preview" w:date="2026-01-01T00:00:00Z">
        <w:r>
          <w:t xml:space="preserve"> </w:t>
        </w:r>
      </w:ins>
      <w:ins w:id="1545" w:author="PR Preview" w:date="2026-01-01T00:00:00Z">
        <w:r>
          <w:t xml:space="preserve">If</w:t>
        </w:r>
      </w:ins>
      <w:ins w:id="1546" w:author="PR Preview" w:date="2026-01-01T00:00:00Z">
        <w:r>
          <w:t xml:space="preserve"> </w:t>
        </w:r>
      </w:ins>
      <m:oMath>
        <m:sSub>
          <m:e>
            <m:r>
              <m:rPr>
                <m:scr m:val="script"/>
                <m:sty m:val="p"/>
              </m:rPr>
              <m:t>S</m:t>
            </m:r>
          </m:e>
          <m:sub>
            <m:r>
              <m:t>1</m:t>
            </m:r>
          </m:sub>
        </m:sSub>
      </m:oMath>
      <w:ins w:id="1547" w:author="PR Preview" w:date="2026-01-01T00:00:00Z">
        <w:r>
          <w:t xml:space="preserve"> </w:t>
        </w:r>
      </w:ins>
      <w:ins w:id="1548" w:author="PR Preview" w:date="2026-01-01T00:00:00Z">
        <w:r>
          <w:t xml:space="preserve">and</w:t>
        </w:r>
      </w:ins>
      <w:ins w:id="1549" w:author="PR Preview" w:date="2026-01-01T00:00:00Z">
        <w:r>
          <w:t xml:space="preserve"> </w:t>
        </w:r>
      </w:ins>
      <m:oMath>
        <m:sSub>
          <m:e>
            <m:r>
              <m:rPr>
                <m:scr m:val="script"/>
                <m:sty m:val="p"/>
              </m:rPr>
              <m:t>S</m:t>
            </m:r>
          </m:e>
          <m:sub>
            <m:r>
              <m:t>2</m:t>
            </m:r>
          </m:sub>
        </m:sSub>
      </m:oMath>
      <w:ins w:id="1550" w:author="PR Preview" w:date="2026-01-01T00:00:00Z">
        <w:r>
          <w:t xml:space="preserve"> </w:t>
        </w:r>
      </w:ins>
      <w:ins w:id="1551" w:author="PR Preview" w:date="2026-01-01T00:00:00Z">
        <w:r>
          <w:t xml:space="preserve">are subspaces of</w:t>
        </w:r>
      </w:ins>
      <w:ins w:id="1552" w:author="PR Preview" w:date="2026-01-01T00:00:00Z">
        <w:r>
          <w:t xml:space="preserve"> </w:t>
        </w:r>
      </w:ins>
      <m:oMath>
        <m:sSup>
          <m:e>
            <m:r>
              <m:rPr>
                <m:scr m:val="double-struck"/>
                <m:sty m:val="p"/>
              </m:rPr>
              <m:t>R</m:t>
            </m:r>
          </m:e>
          <m:sup>
            <m:r>
              <m:t>p</m:t>
            </m:r>
          </m:sup>
        </m:sSup>
      </m:oMath>
      <w:ins w:id="1553" w:author="PR Preview" w:date="2026-01-01T00:00:00Z">
        <w:r>
          <w:t xml:space="preserve">, then</w:t>
        </w:r>
      </w:ins>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80"/>
    <w:p>
      <w:pPr>
        <w:pStyle w:val="FirstParagraph"/>
      </w:pPr>
      <w:ins w:id="1554" w:author="PR Preview" w:date="2026-01-01T00:00:00Z">
        <w:r>
          <w:rPr>
            <w:i/>
            <w:iCs/>
          </w:rPr>
          <w:t xml:space="preserve">Proof</w:t>
        </w:r>
      </w:ins>
      <w:ins w:id="1555" w:author="PR Preview" w:date="2026-01-01T00:00:00Z">
        <w:r>
          <w:t xml:space="preserve">. </w:t>
        </w:r>
      </w:ins>
      <w:ins w:id="1556" w:author="PR Preview" w:date="2026-01-01T00:00:00Z">
        <w:r>
          <w:t xml:space="preserve">All three sets in the formula are subspaces</w:t>
        </w:r>
      </w:ins>
      <w:ins w:id="1557" w:author="PR Preview" w:date="2026-01-01T00:00:00Z">
        <w:r>
          <w:t xml:space="preserve"> </w:t>
        </w:r>
      </w:ins>
      <w:ins w:id="1558" w:author="PR Preview" w:date="2026-01-01T00:00:00Z">
        <w:r>
          <w:t xml:space="preserve">(</w:t>
        </w:r>
      </w:ins>
      <w:hyperlink w:anchor="thm-sum-intersection-subspace">
        <w:ins w:id="1559" w:author="PR Preview" w:date="2026-01-01T00:00:00Z">
          <w:r>
            <w:rPr>
              <w:rStyle w:val="Hyperlink"/>
            </w:rPr>
            <w:t xml:space="preserve">Theorem 43</w:t>
          </w:r>
        </w:ins>
      </w:hyperlink>
      <w:ins w:id="1560" w:author="PR Preview" w:date="2026-01-01T00:00:00Z">
        <w:r>
          <w:t xml:space="preserve">),</w:t>
        </w:r>
      </w:ins>
      <w:ins w:id="1561" w:author="PR Preview" w:date="2026-01-01T00:00:00Z">
        <w:r>
          <w:t xml:space="preserve"> </w:t>
        </w:r>
      </w:ins>
      <w:ins w:id="1562" w:author="PR Preview" w:date="2026-01-01T00:00:00Z">
        <w:r>
          <w:t xml:space="preserve">so each has a dimension (</w:t>
        </w:r>
      </w:ins>
      <w:hyperlink w:anchor="def-dimension">
        <w:ins w:id="1563" w:author="PR Preview" w:date="2026-01-01T00:00:00Z">
          <w:r>
            <w:rPr>
              <w:rStyle w:val="Hyperlink"/>
            </w:rPr>
            <w:t xml:space="preserve">Definition 44</w:t>
          </w:r>
        </w:ins>
      </w:hyperlink>
      <w:ins w:id="1564" w:author="PR Preview" w:date="2026-01-01T00:00:00Z">
        <w:r>
          <w:t xml:space="preserve">).</w:t>
        </w:r>
      </w:ins>
      <w:ins w:id="1565" w:author="PR Preview" w:date="2026-01-01T00:00:00Z">
        <w:r>
          <w:t xml:space="preserve"> </w:t>
        </w:r>
      </w:ins>
      <w:ins w:id="1566" w:author="PR Preview" w:date="2026-01-01T00:00:00Z">
        <w:r>
          <w:t xml:space="preserve">Let</w:t>
        </w:r>
      </w:ins>
      <w:ins w:id="1567" w:author="PR Preview" w:date="2026-01-01T00:00:00Z">
        <w:r>
          <w:t xml:space="preserve"> </w:t>
        </w:r>
      </w:ins>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ins w:id="1568" w:author="PR Preview" w:date="2026-01-01T00:00:00Z">
        <w:r>
          <w:t xml:space="preserve">,</w:t>
        </w:r>
      </w:ins>
      <w:ins w:id="1569" w:author="PR Preview" w:date="2026-01-01T00:00:00Z">
        <w:r>
          <w:t xml:space="preserve"> </w:t>
        </w:r>
      </w:ins>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ins w:id="1570" w:author="PR Preview" w:date="2026-01-01T00:00:00Z">
        <w:r>
          <w:t xml:space="preserve"> </w:t>
        </w:r>
      </w:ins>
      <w:ins w:id="1571" w:author="PR Preview" w:date="2026-01-01T00:00:00Z">
        <w:r>
          <w:t xml:space="preserve">and</w:t>
        </w:r>
      </w:ins>
      <w:ins w:id="1572" w:author="PR Preview" w:date="2026-01-01T00:00:00Z">
        <w:r>
          <w:t xml:space="preserve"> </w:t>
        </w:r>
      </w:ins>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ins w:id="1573" w:author="PR Preview" w:date="2026-01-01T00:00:00Z">
        <w:r>
          <w:t xml:space="preserve">.</w:t>
        </w:r>
      </w:ins>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81" w:name="exm-dim-sum"/>
    <w:p>
      <w:pPr>
        <w:pStyle w:val="BodyText"/>
      </w:pPr>
      <w:del w:id="1574" w:author="PR Preview" w:date="2026-01-01T00:00:00Z">
        <w:r>
          <w:rPr>
            <w:b/>
            <w:bCs/>
          </w:rPr>
          <w:delText xml:space="preserve">Example 75 (Two planes in</w:delText>
        </w:r>
      </w:del>
      <w:del w:id="1575" w:author="PR Preview" w:date="2026-01-01T00:00:00Z">
        <w:r>
          <w:rPr>
            <w:b/>
            <w:bCs/>
          </w:rPr>
          <w:delText xml:space="preserve"> </w:delText>
        </w:r>
      </w:del>
      <m:oMath>
        <m:sSup>
          <m:e>
            <m:r>
              <m:rPr>
                <m:scr m:val="double-struck"/>
                <m:sty m:val="p"/>
              </m:rPr>
              <m:t>R</m:t>
            </m:r>
          </m:e>
          <m:sup>
            <m:r>
              <m:t>3</m:t>
            </m:r>
          </m:sup>
        </m:sSup>
      </m:oMath>
      <w:del w:id="1576" w:author="PR Preview" w:date="2026-01-01T00:00:00Z">
        <w:r>
          <w:rPr>
            <w:b/>
            <w:bCs/>
          </w:rPr>
          <w:delText xml:space="preserve">, by dimension)</w:delText>
        </w:r>
      </w:del>
      <w:del w:id="1577" w:author="PR Preview" w:date="2026-01-01T00:00:00Z">
        <w:r>
          <w:delText xml:space="preserve"> </w:delText>
        </w:r>
      </w:del>
      <w:del w:id="1578" w:author="PR Preview" w:date="2026-01-01T00:00:00Z">
        <w:r>
          <w:delText xml:space="preserve">For the planes</w:delText>
        </w:r>
      </w:del>
      <w:del w:id="1579" w:author="PR Preview" w:date="2026-01-01T00:00:00Z">
        <w:r>
          <w:delText xml:space="preserve"> </w:delText>
        </w:r>
      </w:del>
      <m:oMath>
        <m:r>
          <m:t>z</m:t>
        </m:r>
        <m:r>
          <m:rPr>
            <m:sty m:val="p"/>
          </m:rPr>
          <m:t>=</m:t>
        </m:r>
        <m:r>
          <m:t>0</m:t>
        </m:r>
      </m:oMath>
      <w:del w:id="1580" w:author="PR Preview" w:date="2026-01-01T00:00:00Z">
        <w:r>
          <w:delText xml:space="preserve"> </w:delText>
        </w:r>
      </w:del>
      <w:del w:id="1581" w:author="PR Preview" w:date="2026-01-01T00:00:00Z">
        <w:r>
          <w:delText xml:space="preserve">and</w:delText>
        </w:r>
      </w:del>
      <w:del w:id="1582" w:author="PR Preview" w:date="2026-01-01T00:00:00Z">
        <w:r>
          <w:delText xml:space="preserve"> </w:delText>
        </w:r>
      </w:del>
      <m:oMath>
        <m:r>
          <m:t>x</m:t>
        </m:r>
        <m:r>
          <m:rPr>
            <m:sty m:val="p"/>
          </m:rPr>
          <m:t>=</m:t>
        </m:r>
        <m:r>
          <m:t>0</m:t>
        </m:r>
      </m:oMath>
      <w:del w:id="1583" w:author="PR Preview" w:date="2026-01-01T00:00:00Z">
        <w:r>
          <w:delText xml:space="preserve"> </w:delText>
        </w:r>
      </w:del>
      <w:del w:id="1584" w:author="PR Preview" w:date="2026-01-01T00:00:00Z">
        <w:r>
          <w:delText xml:space="preserve">in</w:delText>
        </w:r>
      </w:del>
      <w:del w:id="1585" w:author="PR Preview" w:date="2026-01-01T00:00:00Z">
        <w:r>
          <w:delText xml:space="preserve"> </w:delText>
        </w:r>
      </w:del>
      <w:hyperlink w:anchor="exm-sum-intersection-subspace">
        <w:del w:id="1586" w:author="PR Preview" w:date="2026-01-01T00:00:00Z">
          <w:r>
            <w:rPr>
              <w:rStyle w:val="Hyperlink"/>
            </w:rPr>
            <w:delText xml:space="preserve">Example 74</w:delText>
          </w:r>
        </w:del>
      </w:hyperlink>
      <w:del w:id="1587" w:author="PR Preview" w:date="2026-01-01T00:00:00Z">
        <w:r>
          <w:delText xml:space="preserve">,</w:delText>
        </w:r>
      </w:del>
      <w:del w:id="1588" w:author="PR Preview" w:date="2026-01-01T00:00:00Z">
        <w:r>
          <w:delText xml:space="preserve"> </w:delText>
        </w:r>
      </w:del>
      <w:del w:id="1589" w:author="PR Preview" w:date="2026-01-01T00:00:00Z">
        <w:r>
          <w:delText xml:space="preserve">each has dimension</w:delText>
        </w:r>
      </w:del>
      <w:del w:id="1590" w:author="PR Preview" w:date="2026-01-01T00:00:00Z">
        <w:r>
          <w:delText xml:space="preserve"> </w:delText>
        </w:r>
      </w:del>
      <m:oMath>
        <m:r>
          <m:t>2</m:t>
        </m:r>
      </m:oMath>
      <w:del w:id="1591" w:author="PR Preview" w:date="2026-01-01T00:00:00Z">
        <w:r>
          <w:delText xml:space="preserve">:</w:delText>
        </w:r>
      </w:del>
      <w:del w:id="1592" w:author="PR Preview" w:date="2026-01-01T00:00:00Z">
        <w:r>
          <w:delText xml:space="preserve"> </w:delText>
        </w:r>
      </w:del>
      <w:del w:id="1593" w:author="PR Preview" w:date="2026-01-01T00:00:00Z">
        <w:r>
          <w:delText xml:space="preserve">the plane</w:delText>
        </w:r>
      </w:del>
      <w:del w:id="1594" w:author="PR Preview" w:date="2026-01-01T00:00:00Z">
        <w:r>
          <w:delText xml:space="preserve"> </w:delText>
        </w:r>
      </w:del>
      <m:oMath>
        <m:r>
          <m:t>z</m:t>
        </m:r>
        <m:r>
          <m:rPr>
            <m:sty m:val="p"/>
          </m:rPr>
          <m:t>=</m:t>
        </m:r>
        <m:r>
          <m:t>0</m:t>
        </m:r>
      </m:oMath>
      <w:del w:id="1595" w:author="PR Preview" w:date="2026-01-01T00:00:00Z">
        <w:r>
          <w:delText xml:space="preserve"> </w:delText>
        </w:r>
      </w:del>
      <w:del w:id="1596" w:author="PR Preview" w:date="2026-01-01T00:00:00Z">
        <w:r>
          <w:delText xml:space="preserve">has basis</w:delText>
        </w:r>
      </w:del>
      <w:del w:id="1597"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598" w:author="PR Preview" w:date="2026-01-01T00:00:00Z">
        <w:r>
          <w:delText xml:space="preserve"> </w:delText>
        </w:r>
      </w:del>
      <w:del w:id="1599" w:author="PR Preview" w:date="2026-01-01T00:00:00Z">
        <w:r>
          <w:delText xml:space="preserve">(</w:delText>
        </w:r>
      </w:del>
      <w:hyperlink w:anchor="exm-dimension">
        <w:del w:id="1600" w:author="PR Preview" w:date="2026-01-01T00:00:00Z">
          <w:r>
            <w:rPr>
              <w:rStyle w:val="Hyperlink"/>
            </w:rPr>
            <w:delText xml:space="preserve">Example 47</w:delText>
          </w:r>
        </w:del>
      </w:hyperlink>
      <w:del w:id="1601" w:author="PR Preview" w:date="2026-01-01T00:00:00Z">
        <w:r>
          <w:delText xml:space="preserve">),</w:delText>
        </w:r>
      </w:del>
      <w:del w:id="1602" w:author="PR Preview" w:date="2026-01-01T00:00:00Z">
        <w:r>
          <w:delText xml:space="preserve"> </w:delText>
        </w:r>
      </w:del>
      <w:del w:id="1603" w:author="PR Preview" w:date="2026-01-01T00:00:00Z">
        <w:r>
          <w:delText xml:space="preserve">and the plane</w:delText>
        </w:r>
      </w:del>
      <w:del w:id="1604" w:author="PR Preview" w:date="2026-01-01T00:00:00Z">
        <w:r>
          <w:delText xml:space="preserve"> </w:delText>
        </w:r>
      </w:del>
      <m:oMath>
        <m:r>
          <m:t>x</m:t>
        </m:r>
        <m:r>
          <m:rPr>
            <m:sty m:val="p"/>
          </m:rPr>
          <m:t>=</m:t>
        </m:r>
        <m:r>
          <m:t>0</m:t>
        </m:r>
      </m:oMath>
      <w:del w:id="1605" w:author="PR Preview" w:date="2026-01-01T00:00:00Z">
        <w:r>
          <w:delText xml:space="preserve"> </w:delText>
        </w:r>
      </w:del>
      <w:del w:id="1606" w:author="PR Preview" w:date="2026-01-01T00:00:00Z">
        <w:r>
          <w:delText xml:space="preserve">has basis</w:delText>
        </w:r>
      </w:del>
      <w:del w:id="1607"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608" w:author="PR Preview" w:date="2026-01-01T00:00:00Z">
        <w:r>
          <w:delText xml:space="preserve"> </w:delText>
        </w:r>
      </w:del>
      <w:del w:id="1609" w:author="PR Preview" w:date="2026-01-01T00:00:00Z">
        <w:r>
          <w:delText xml:space="preserve">by the same argument.</w:delText>
        </w:r>
      </w:del>
      <w:del w:id="1610" w:author="PR Preview" w:date="2026-01-01T00:00:00Z">
        <w:r>
          <w:delText xml:space="preserve"> </w:delText>
        </w:r>
      </w:del>
      <w:del w:id="1611" w:author="PR Preview" w:date="2026-01-01T00:00:00Z">
        <w:r>
          <w:delText xml:space="preserve">Their intersection, the</w:delText>
        </w:r>
      </w:del>
      <w:del w:id="1612" w:author="PR Preview" w:date="2026-01-01T00:00:00Z">
        <w:r>
          <w:delText xml:space="preserve"> </w:delText>
        </w:r>
      </w:del>
      <m:oMath>
        <m:r>
          <m:t>y</m:t>
        </m:r>
      </m:oMath>
      <w:del w:id="1613" w:author="PR Preview" w:date="2026-01-01T00:00:00Z">
        <w:r>
          <w:delText xml:space="preserve">-axis</w:delText>
        </w:r>
      </w:del>
      <w:del w:id="1614"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615" w:author="PR Preview" w:date="2026-01-01T00:00:00Z">
        <w:r>
          <w:delText xml:space="preserve">,</w:delText>
        </w:r>
      </w:del>
      <w:del w:id="1616" w:author="PR Preview" w:date="2026-01-01T00:00:00Z">
        <w:r>
          <w:delText xml:space="preserve"> </w:delText>
        </w:r>
      </w:del>
      <w:del w:id="1617" w:author="PR Preview" w:date="2026-01-01T00:00:00Z">
        <w:r>
          <w:delText xml:space="preserve">has dimension</w:delText>
        </w:r>
      </w:del>
      <w:del w:id="1618" w:author="PR Preview" w:date="2026-01-01T00:00:00Z">
        <w:r>
          <w:delText xml:space="preserve"> </w:delText>
        </w:r>
      </w:del>
      <m:oMath>
        <m:r>
          <m:t>1</m:t>
        </m:r>
      </m:oMath>
      <w:del w:id="1619" w:author="PR Preview" w:date="2026-01-01T00:00:00Z">
        <w:r>
          <w:delText xml:space="preserve">,</w:delText>
        </w:r>
      </w:del>
      <w:del w:id="1620" w:author="PR Preview" w:date="2026-01-01T00:00:00Z">
        <w:r>
          <w:delText xml:space="preserve"> </w:delText>
        </w:r>
      </w:del>
      <w:del w:id="1621" w:author="PR Preview" w:date="2026-01-01T00:00:00Z">
        <w:r>
          <w:delText xml:space="preserve">because the single nonzero vector</w:delText>
        </w:r>
      </w:del>
      <w:del w:id="1622" w:author="PR Preview" w:date="2026-01-01T00:00:00Z">
        <w:r>
          <w:delText xml:space="preserve"> </w:delText>
        </w:r>
      </w:del>
      <m:oMath>
        <m:r>
          <m:rPr>
            <m:sty m:val="p"/>
          </m:rPr>
          <m:t>(</m:t>
        </m:r>
        <m:r>
          <m:t>0</m:t>
        </m:r>
        <m:r>
          <m:rPr>
            <m:sty m:val="p"/>
          </m:rPr>
          <m:t>,</m:t>
        </m:r>
        <m:r>
          <m:t>1</m:t>
        </m:r>
        <m:r>
          <m:rPr>
            <m:sty m:val="p"/>
          </m:rPr>
          <m:t>,</m:t>
        </m:r>
        <m:r>
          <m:t>0</m:t>
        </m:r>
        <m:r>
          <m:rPr>
            <m:sty m:val="p"/>
          </m:rPr>
          <m:t>)</m:t>
        </m:r>
      </m:oMath>
      <w:del w:id="1623" w:author="PR Preview" w:date="2026-01-01T00:00:00Z">
        <w:r>
          <w:delText xml:space="preserve"> </w:delText>
        </w:r>
      </w:del>
      <w:del w:id="1624" w:author="PR Preview" w:date="2026-01-01T00:00:00Z">
        <w:r>
          <w:delText xml:space="preserve">is linearly independent</w:delText>
        </w:r>
      </w:del>
      <w:del w:id="1625" w:author="PR Preview" w:date="2026-01-01T00:00:00Z">
        <w:r>
          <w:delText xml:space="preserve"> </w:delText>
        </w:r>
      </w:del>
      <w:del w:id="1626"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627" w:author="PR Preview" w:date="2026-01-01T00:00:00Z">
        <w:r>
          <w:delText xml:space="preserve"> </w:delText>
        </w:r>
      </w:del>
      <w:del w:id="1628" w:author="PR Preview" w:date="2026-01-01T00:00:00Z">
        <w:r>
          <w:delText xml:space="preserve">is</w:delText>
        </w:r>
      </w:del>
      <w:del w:id="1629" w:author="PR Preview" w:date="2026-01-01T00:00:00Z">
        <w:r>
          <w:delText xml:space="preserve"> </w:delText>
        </w:r>
      </w:del>
      <m:oMath>
        <m:acc>
          <m:accPr>
            <m:chr m:val="̃"/>
          </m:accPr>
          <m:e>
            <m:r>
              <m:t>0</m:t>
            </m:r>
          </m:e>
        </m:acc>
      </m:oMath>
      <w:del w:id="1630" w:author="PR Preview" w:date="2026-01-01T00:00:00Z">
        <w:r>
          <w:delText xml:space="preserve"> </w:delText>
        </w:r>
      </w:del>
      <w:del w:id="1631" w:author="PR Preview" w:date="2026-01-01T00:00:00Z">
        <w:r>
          <w:delText xml:space="preserve">only if</w:delText>
        </w:r>
      </w:del>
      <w:del w:id="1632" w:author="PR Preview" w:date="2026-01-01T00:00:00Z">
        <w:r>
          <w:delText xml:space="preserve"> </w:delText>
        </w:r>
      </w:del>
      <m:oMath>
        <m:r>
          <m:t>c</m:t>
        </m:r>
        <m:r>
          <m:rPr>
            <m:sty m:val="p"/>
          </m:rPr>
          <m:t>=</m:t>
        </m:r>
        <m:r>
          <m:t>0</m:t>
        </m:r>
      </m:oMath>
      <w:del w:id="1633" w:author="PR Preview" w:date="2026-01-01T00:00:00Z">
        <w:r>
          <w:delText xml:space="preserve">)</w:delText>
        </w:r>
      </w:del>
      <w:del w:id="1634" w:author="PR Preview" w:date="2026-01-01T00:00:00Z">
        <w:r>
          <w:delText xml:space="preserve"> </w:delText>
        </w:r>
      </w:del>
      <w:del w:id="1635" w:author="PR Preview" w:date="2026-01-01T00:00:00Z">
        <w:r>
          <w:delText xml:space="preserve">and so is a basis of it.</w:delText>
        </w:r>
      </w:del>
      <w:del w:id="1636" w:author="PR Preview" w:date="2026-01-01T00:00:00Z">
        <w:r>
          <w:delText xml:space="preserve"> </w:delText>
        </w:r>
      </w:del>
      <w:hyperlink w:anchor="thm-dim-sum">
        <w:del w:id="1637" w:author="PR Preview" w:date="2026-01-01T00:00:00Z">
          <w:r>
            <w:rPr>
              <w:rStyle w:val="Hyperlink"/>
            </w:rPr>
            <w:delText xml:space="preserve">Theorem 43</w:delText>
          </w:r>
        </w:del>
      </w:hyperlink>
      <w:del w:id="1638" w:author="PR Preview" w:date="2026-01-01T00:00:00Z">
        <w:r>
          <w:delText xml:space="preserve"> </w:delText>
        </w:r>
      </w:del>
      <w:del w:id="1639" w:author="PR Preview" w:date="2026-01-01T00:00:00Z">
        <w:r>
          <w:delText xml:space="preserve">gives</w:delText>
        </w:r>
      </w:del>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del w:id="1640" w:author="PR Preview" w:date="2026-01-01T00:00:00Z">
        <w:r>
          <w:delText xml:space="preserve">which agrees with</w:delText>
        </w:r>
      </w:del>
      <w:del w:id="1641"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del w:id="1642" w:author="PR Preview" w:date="2026-01-01T00:00:00Z">
        <w:r>
          <w:delText xml:space="preserve"> </w:delText>
        </w:r>
      </w:del>
      <w:del w:id="1643" w:author="PR Preview" w:date="2026-01-01T00:00:00Z">
        <w:r>
          <w:delText xml:space="preserve">(</w:delText>
        </w:r>
      </w:del>
      <w:hyperlink w:anchor="exm-sum-intersection-subspace">
        <w:del w:id="1644" w:author="PR Preview" w:date="2026-01-01T00:00:00Z">
          <w:r>
            <w:rPr>
              <w:rStyle w:val="Hyperlink"/>
            </w:rPr>
            <w:delText xml:space="preserve">Example 74</w:delText>
          </w:r>
        </w:del>
      </w:hyperlink>
      <w:del w:id="1645" w:author="PR Preview" w:date="2026-01-01T00:00:00Z">
        <w:r>
          <w:delText xml:space="preserve">)</w:delText>
        </w:r>
      </w:del>
      <w:del w:id="1646" w:author="PR Preview" w:date="2026-01-01T00:00:00Z">
        <w:r>
          <w:delText xml:space="preserve"> </w:delText>
        </w:r>
      </w:del>
      <w:del w:id="1647" w:author="PR Preview" w:date="2026-01-01T00:00:00Z">
        <w:r>
          <w:delText xml:space="preserve">and</w:delText>
        </w:r>
      </w:del>
      <w:del w:id="1648" w:author="PR Preview" w:date="2026-01-01T00:00:00Z">
        <w:r>
          <w:delText xml:space="preserve"> </w:delText>
        </w:r>
      </w:del>
      <m:oMath>
        <m:r>
          <m:rPr>
            <m:sty m:val="p"/>
          </m:rPr>
          <m:t>dim</m:t>
        </m:r>
        <m:r>
          <m:rPr>
            <m:sty m:val="p"/>
          </m:rPr>
          <m:t>(</m:t>
        </m:r>
        <m:sSup>
          <m:e>
            <m:r>
              <m:rPr>
                <m:scr m:val="double-struck"/>
                <m:sty m:val="p"/>
              </m:rPr>
              <m:t>R</m:t>
            </m:r>
          </m:e>
          <m:sup>
            <m:r>
              <m:t>3</m:t>
            </m:r>
          </m:sup>
        </m:sSup>
        <m:r>
          <m:rPr>
            <m:sty m:val="p"/>
          </m:rPr>
          <m:t>)</m:t>
        </m:r>
        <m:r>
          <m:rPr>
            <m:sty m:val="p"/>
          </m:rPr>
          <m:t>=</m:t>
        </m:r>
        <m:r>
          <m:t>3</m:t>
        </m:r>
      </m:oMath>
      <w:del w:id="1649" w:author="PR Preview" w:date="2026-01-01T00:00:00Z">
        <w:r>
          <w:delText xml:space="preserve"> </w:delText>
        </w:r>
      </w:del>
      <w:del w:id="1650" w:author="PR Preview" w:date="2026-01-01T00:00:00Z">
        <w:r>
          <w:delText xml:space="preserve">(</w:delText>
        </w:r>
      </w:del>
      <w:hyperlink w:anchor="exm-dimension">
        <w:del w:id="1651" w:author="PR Preview" w:date="2026-01-01T00:00:00Z">
          <w:r>
            <w:rPr>
              <w:rStyle w:val="Hyperlink"/>
            </w:rPr>
            <w:delText xml:space="preserve">Example 47</w:delText>
          </w:r>
        </w:del>
      </w:hyperlink>
      <w:del w:id="1652" w:author="PR Preview" w:date="2026-01-01T00:00:00Z">
        <w:r>
          <w:delText xml:space="preserve">).</w:delText>
        </w:r>
      </w:del>
    </w:p>
    <w:p>
      <w:pPr>
        <w:pStyle w:val="BodyText"/>
      </w:pPr>
      <w:ins w:id="1653" w:author="PR Preview" w:date="2026-01-01T00:00:00Z">
        <w:r>
          <w:rPr>
            <w:b/>
            <w:bCs/>
          </w:rPr>
          <w:t xml:space="preserve">Example 76 (Two planes in</w:t>
        </w:r>
      </w:ins>
      <w:ins w:id="1654" w:author="PR Preview" w:date="2026-01-01T00:00:00Z">
        <w:r>
          <w:rPr>
            <w:b/>
            <w:bCs/>
          </w:rPr>
          <w:t xml:space="preserve"> </w:t>
        </w:r>
      </w:ins>
      <m:oMath>
        <m:sSup>
          <m:e>
            <m:r>
              <m:rPr>
                <m:scr m:val="double-struck"/>
                <m:sty m:val="p"/>
              </m:rPr>
              <m:t>R</m:t>
            </m:r>
          </m:e>
          <m:sup>
            <m:r>
              <m:t>3</m:t>
            </m:r>
          </m:sup>
        </m:sSup>
      </m:oMath>
      <w:ins w:id="1655" w:author="PR Preview" w:date="2026-01-01T00:00:00Z">
        <w:r>
          <w:rPr>
            <w:b/>
            <w:bCs/>
          </w:rPr>
          <w:t xml:space="preserve">, by dimension)</w:t>
        </w:r>
      </w:ins>
      <w:ins w:id="1656" w:author="PR Preview" w:date="2026-01-01T00:00:00Z">
        <w:r>
          <w:t xml:space="preserve"> </w:t>
        </w:r>
      </w:ins>
      <w:ins w:id="1657" w:author="PR Preview" w:date="2026-01-01T00:00:00Z">
        <w:r>
          <w:t xml:space="preserve">For the planes</w:t>
        </w:r>
      </w:ins>
      <w:ins w:id="1658" w:author="PR Preview" w:date="2026-01-01T00:00:00Z">
        <w:r>
          <w:t xml:space="preserve"> </w:t>
        </w:r>
      </w:ins>
      <m:oMath>
        <m:r>
          <m:t>z</m:t>
        </m:r>
        <m:r>
          <m:rPr>
            <m:sty m:val="p"/>
          </m:rPr>
          <m:t>=</m:t>
        </m:r>
        <m:r>
          <m:t>0</m:t>
        </m:r>
      </m:oMath>
      <w:ins w:id="1659" w:author="PR Preview" w:date="2026-01-01T00:00:00Z">
        <w:r>
          <w:t xml:space="preserve"> </w:t>
        </w:r>
      </w:ins>
      <w:ins w:id="1660" w:author="PR Preview" w:date="2026-01-01T00:00:00Z">
        <w:r>
          <w:t xml:space="preserve">and</w:t>
        </w:r>
      </w:ins>
      <w:ins w:id="1661" w:author="PR Preview" w:date="2026-01-01T00:00:00Z">
        <w:r>
          <w:t xml:space="preserve"> </w:t>
        </w:r>
      </w:ins>
      <m:oMath>
        <m:r>
          <m:t>x</m:t>
        </m:r>
        <m:r>
          <m:rPr>
            <m:sty m:val="p"/>
          </m:rPr>
          <m:t>=</m:t>
        </m:r>
        <m:r>
          <m:t>0</m:t>
        </m:r>
      </m:oMath>
      <w:ins w:id="1662" w:author="PR Preview" w:date="2026-01-01T00:00:00Z">
        <w:r>
          <w:t xml:space="preserve"> </w:t>
        </w:r>
      </w:ins>
      <w:ins w:id="1663" w:author="PR Preview" w:date="2026-01-01T00:00:00Z">
        <w:r>
          <w:t xml:space="preserve">in</w:t>
        </w:r>
      </w:ins>
      <w:ins w:id="1664" w:author="PR Preview" w:date="2026-01-01T00:00:00Z">
        <w:r>
          <w:t xml:space="preserve"> </w:t>
        </w:r>
      </w:ins>
      <w:hyperlink w:anchor="exm-sum-intersection-subspace">
        <w:ins w:id="1665" w:author="PR Preview" w:date="2026-01-01T00:00:00Z">
          <w:r>
            <w:rPr>
              <w:rStyle w:val="Hyperlink"/>
            </w:rPr>
            <w:t xml:space="preserve">Example 75</w:t>
          </w:r>
        </w:ins>
      </w:hyperlink>
      <w:ins w:id="1666" w:author="PR Preview" w:date="2026-01-01T00:00:00Z">
        <w:r>
          <w:t xml:space="preserve">,</w:t>
        </w:r>
      </w:ins>
      <w:ins w:id="1667" w:author="PR Preview" w:date="2026-01-01T00:00:00Z">
        <w:r>
          <w:t xml:space="preserve"> </w:t>
        </w:r>
      </w:ins>
      <w:ins w:id="1668" w:author="PR Preview" w:date="2026-01-01T00:00:00Z">
        <w:r>
          <w:t xml:space="preserve">each has dimension</w:t>
        </w:r>
      </w:ins>
      <w:ins w:id="1669" w:author="PR Preview" w:date="2026-01-01T00:00:00Z">
        <w:r>
          <w:t xml:space="preserve"> </w:t>
        </w:r>
      </w:ins>
      <m:oMath>
        <m:r>
          <m:t>2</m:t>
        </m:r>
      </m:oMath>
      <w:ins w:id="1670" w:author="PR Preview" w:date="2026-01-01T00:00:00Z">
        <w:r>
          <w:t xml:space="preserve">:</w:t>
        </w:r>
      </w:ins>
      <w:ins w:id="1671" w:author="PR Preview" w:date="2026-01-01T00:00:00Z">
        <w:r>
          <w:t xml:space="preserve"> </w:t>
        </w:r>
      </w:ins>
      <w:ins w:id="1672" w:author="PR Preview" w:date="2026-01-01T00:00:00Z">
        <w:r>
          <w:t xml:space="preserve">the plane</w:t>
        </w:r>
      </w:ins>
      <w:ins w:id="1673" w:author="PR Preview" w:date="2026-01-01T00:00:00Z">
        <w:r>
          <w:t xml:space="preserve"> </w:t>
        </w:r>
      </w:ins>
      <m:oMath>
        <m:r>
          <m:t>z</m:t>
        </m:r>
        <m:r>
          <m:rPr>
            <m:sty m:val="p"/>
          </m:rPr>
          <m:t>=</m:t>
        </m:r>
        <m:r>
          <m:t>0</m:t>
        </m:r>
      </m:oMath>
      <w:ins w:id="1674" w:author="PR Preview" w:date="2026-01-01T00:00:00Z">
        <w:r>
          <w:t xml:space="preserve"> </w:t>
        </w:r>
      </w:ins>
      <w:ins w:id="1675" w:author="PR Preview" w:date="2026-01-01T00:00:00Z">
        <w:r>
          <w:t xml:space="preserve">has basis</w:t>
        </w:r>
      </w:ins>
      <w:ins w:id="1676"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677" w:author="PR Preview" w:date="2026-01-01T00:00:00Z">
        <w:r>
          <w:t xml:space="preserve"> </w:t>
        </w:r>
      </w:ins>
      <w:ins w:id="1678" w:author="PR Preview" w:date="2026-01-01T00:00:00Z">
        <w:r>
          <w:t xml:space="preserve">(</w:t>
        </w:r>
      </w:ins>
      <w:hyperlink w:anchor="exm-dimension">
        <w:ins w:id="1679" w:author="PR Preview" w:date="2026-01-01T00:00:00Z">
          <w:r>
            <w:rPr>
              <w:rStyle w:val="Hyperlink"/>
            </w:rPr>
            <w:t xml:space="preserve">Example 47</w:t>
          </w:r>
        </w:ins>
      </w:hyperlink>
      <w:ins w:id="1680" w:author="PR Preview" w:date="2026-01-01T00:00:00Z">
        <w:r>
          <w:t xml:space="preserve">),</w:t>
        </w:r>
      </w:ins>
      <w:ins w:id="1681" w:author="PR Preview" w:date="2026-01-01T00:00:00Z">
        <w:r>
          <w:t xml:space="preserve"> </w:t>
        </w:r>
      </w:ins>
      <w:ins w:id="1682" w:author="PR Preview" w:date="2026-01-01T00:00:00Z">
        <w:r>
          <w:t xml:space="preserve">and the plane</w:t>
        </w:r>
      </w:ins>
      <w:ins w:id="1683" w:author="PR Preview" w:date="2026-01-01T00:00:00Z">
        <w:r>
          <w:t xml:space="preserve"> </w:t>
        </w:r>
      </w:ins>
      <m:oMath>
        <m:r>
          <m:t>x</m:t>
        </m:r>
        <m:r>
          <m:rPr>
            <m:sty m:val="p"/>
          </m:rPr>
          <m:t>=</m:t>
        </m:r>
        <m:r>
          <m:t>0</m:t>
        </m:r>
      </m:oMath>
      <w:ins w:id="1684" w:author="PR Preview" w:date="2026-01-01T00:00:00Z">
        <w:r>
          <w:t xml:space="preserve"> </w:t>
        </w:r>
      </w:ins>
      <w:ins w:id="1685" w:author="PR Preview" w:date="2026-01-01T00:00:00Z">
        <w:r>
          <w:t xml:space="preserve">has basis</w:t>
        </w:r>
      </w:ins>
      <w:ins w:id="1686"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687" w:author="PR Preview" w:date="2026-01-01T00:00:00Z">
        <w:r>
          <w:t xml:space="preserve"> </w:t>
        </w:r>
      </w:ins>
      <w:ins w:id="1688" w:author="PR Preview" w:date="2026-01-01T00:00:00Z">
        <w:r>
          <w:t xml:space="preserve">by the same argument.</w:t>
        </w:r>
      </w:ins>
      <w:ins w:id="1689" w:author="PR Preview" w:date="2026-01-01T00:00:00Z">
        <w:r>
          <w:t xml:space="preserve"> </w:t>
        </w:r>
      </w:ins>
      <w:ins w:id="1690" w:author="PR Preview" w:date="2026-01-01T00:00:00Z">
        <w:r>
          <w:t xml:space="preserve">Their intersection, the</w:t>
        </w:r>
      </w:ins>
      <w:ins w:id="1691" w:author="PR Preview" w:date="2026-01-01T00:00:00Z">
        <w:r>
          <w:t xml:space="preserve"> </w:t>
        </w:r>
      </w:ins>
      <m:oMath>
        <m:r>
          <m:t>y</m:t>
        </m:r>
      </m:oMath>
      <w:ins w:id="1692" w:author="PR Preview" w:date="2026-01-01T00:00:00Z">
        <w:r>
          <w:t xml:space="preserve">-axis</w:t>
        </w:r>
      </w:ins>
      <w:ins w:id="1693"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694" w:author="PR Preview" w:date="2026-01-01T00:00:00Z">
        <w:r>
          <w:t xml:space="preserve">,</w:t>
        </w:r>
      </w:ins>
      <w:ins w:id="1695" w:author="PR Preview" w:date="2026-01-01T00:00:00Z">
        <w:r>
          <w:t xml:space="preserve"> </w:t>
        </w:r>
      </w:ins>
      <w:ins w:id="1696" w:author="PR Preview" w:date="2026-01-01T00:00:00Z">
        <w:r>
          <w:t xml:space="preserve">has dimension</w:t>
        </w:r>
      </w:ins>
      <w:ins w:id="1697" w:author="PR Preview" w:date="2026-01-01T00:00:00Z">
        <w:r>
          <w:t xml:space="preserve"> </w:t>
        </w:r>
      </w:ins>
      <m:oMath>
        <m:r>
          <m:t>1</m:t>
        </m:r>
      </m:oMath>
      <w:ins w:id="1698" w:author="PR Preview" w:date="2026-01-01T00:00:00Z">
        <w:r>
          <w:t xml:space="preserve">,</w:t>
        </w:r>
      </w:ins>
      <w:ins w:id="1699" w:author="PR Preview" w:date="2026-01-01T00:00:00Z">
        <w:r>
          <w:t xml:space="preserve"> </w:t>
        </w:r>
      </w:ins>
      <w:ins w:id="1700" w:author="PR Preview" w:date="2026-01-01T00:00:00Z">
        <w:r>
          <w:t xml:space="preserve">because the single nonzero vector</w:t>
        </w:r>
      </w:ins>
      <w:ins w:id="1701" w:author="PR Preview" w:date="2026-01-01T00:00:00Z">
        <w:r>
          <w:t xml:space="preserve"> </w:t>
        </w:r>
      </w:ins>
      <m:oMath>
        <m:r>
          <m:rPr>
            <m:sty m:val="p"/>
          </m:rPr>
          <m:t>(</m:t>
        </m:r>
        <m:r>
          <m:t>0</m:t>
        </m:r>
        <m:r>
          <m:rPr>
            <m:sty m:val="p"/>
          </m:rPr>
          <m:t>,</m:t>
        </m:r>
        <m:r>
          <m:t>1</m:t>
        </m:r>
        <m:r>
          <m:rPr>
            <m:sty m:val="p"/>
          </m:rPr>
          <m:t>,</m:t>
        </m:r>
        <m:r>
          <m:t>0</m:t>
        </m:r>
        <m:r>
          <m:rPr>
            <m:sty m:val="p"/>
          </m:rPr>
          <m:t>)</m:t>
        </m:r>
      </m:oMath>
      <w:ins w:id="1702" w:author="PR Preview" w:date="2026-01-01T00:00:00Z">
        <w:r>
          <w:t xml:space="preserve"> </w:t>
        </w:r>
      </w:ins>
      <w:ins w:id="1703" w:author="PR Preview" w:date="2026-01-01T00:00:00Z">
        <w:r>
          <w:t xml:space="preserve">is linearly independent</w:t>
        </w:r>
      </w:ins>
      <w:ins w:id="1704" w:author="PR Preview" w:date="2026-01-01T00:00:00Z">
        <w:r>
          <w:t xml:space="preserve"> </w:t>
        </w:r>
      </w:ins>
      <w:ins w:id="1705"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706" w:author="PR Preview" w:date="2026-01-01T00:00:00Z">
        <w:r>
          <w:t xml:space="preserve"> </w:t>
        </w:r>
      </w:ins>
      <w:ins w:id="1707" w:author="PR Preview" w:date="2026-01-01T00:00:00Z">
        <w:r>
          <w:t xml:space="preserve">is</w:t>
        </w:r>
      </w:ins>
      <w:ins w:id="1708" w:author="PR Preview" w:date="2026-01-01T00:00:00Z">
        <w:r>
          <w:t xml:space="preserve"> </w:t>
        </w:r>
      </w:ins>
      <m:oMath>
        <m:acc>
          <m:accPr>
            <m:chr m:val="̃"/>
          </m:accPr>
          <m:e>
            <m:r>
              <m:t>0</m:t>
            </m:r>
          </m:e>
        </m:acc>
      </m:oMath>
      <w:ins w:id="1709" w:author="PR Preview" w:date="2026-01-01T00:00:00Z">
        <w:r>
          <w:t xml:space="preserve"> </w:t>
        </w:r>
      </w:ins>
      <w:ins w:id="1710" w:author="PR Preview" w:date="2026-01-01T00:00:00Z">
        <w:r>
          <w:t xml:space="preserve">only if</w:t>
        </w:r>
      </w:ins>
      <w:ins w:id="1711" w:author="PR Preview" w:date="2026-01-01T00:00:00Z">
        <w:r>
          <w:t xml:space="preserve"> </w:t>
        </w:r>
      </w:ins>
      <m:oMath>
        <m:r>
          <m:t>c</m:t>
        </m:r>
        <m:r>
          <m:rPr>
            <m:sty m:val="p"/>
          </m:rPr>
          <m:t>=</m:t>
        </m:r>
        <m:r>
          <m:t>0</m:t>
        </m:r>
      </m:oMath>
      <w:ins w:id="1712" w:author="PR Preview" w:date="2026-01-01T00:00:00Z">
        <w:r>
          <w:t xml:space="preserve">)</w:t>
        </w:r>
      </w:ins>
      <w:ins w:id="1713" w:author="PR Preview" w:date="2026-01-01T00:00:00Z">
        <w:r>
          <w:t xml:space="preserve"> </w:t>
        </w:r>
      </w:ins>
      <w:ins w:id="1714" w:author="PR Preview" w:date="2026-01-01T00:00:00Z">
        <w:r>
          <w:t xml:space="preserve">and so is a basis of it.</w:t>
        </w:r>
      </w:ins>
      <w:ins w:id="1715" w:author="PR Preview" w:date="2026-01-01T00:00:00Z">
        <w:r>
          <w:t xml:space="preserve"> </w:t>
        </w:r>
      </w:ins>
      <w:hyperlink w:anchor="thm-dim-sum">
        <w:ins w:id="1716" w:author="PR Preview" w:date="2026-01-01T00:00:00Z">
          <w:r>
            <w:rPr>
              <w:rStyle w:val="Hyperlink"/>
            </w:rPr>
            <w:t xml:space="preserve">Theorem 44</w:t>
          </w:r>
        </w:ins>
      </w:hyperlink>
      <w:ins w:id="1717" w:author="PR Preview" w:date="2026-01-01T00:00:00Z">
        <w:r>
          <w:t xml:space="preserve"> </w:t>
        </w:r>
      </w:ins>
      <w:ins w:id="1718"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ins w:id="1719" w:author="PR Preview" w:date="2026-01-01T00:00:00Z">
        <w:r>
          <w:t xml:space="preserve">which agrees with</w:t>
        </w:r>
      </w:ins>
      <w:ins w:id="172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ins w:id="1721" w:author="PR Preview" w:date="2026-01-01T00:00:00Z">
        <w:r>
          <w:t xml:space="preserve"> </w:t>
        </w:r>
      </w:ins>
      <w:ins w:id="1722" w:author="PR Preview" w:date="2026-01-01T00:00:00Z">
        <w:r>
          <w:t xml:space="preserve">(</w:t>
        </w:r>
      </w:ins>
      <w:hyperlink w:anchor="exm-sum-intersection-subspace">
        <w:ins w:id="1723" w:author="PR Preview" w:date="2026-01-01T00:00:00Z">
          <w:r>
            <w:rPr>
              <w:rStyle w:val="Hyperlink"/>
            </w:rPr>
            <w:t xml:space="preserve">Example 75</w:t>
          </w:r>
        </w:ins>
      </w:hyperlink>
      <w:ins w:id="1724" w:author="PR Preview" w:date="2026-01-01T00:00:00Z">
        <w:r>
          <w:t xml:space="preserve">)</w:t>
        </w:r>
      </w:ins>
      <w:ins w:id="1725" w:author="PR Preview" w:date="2026-01-01T00:00:00Z">
        <w:r>
          <w:t xml:space="preserve"> </w:t>
        </w:r>
      </w:ins>
      <w:ins w:id="1726" w:author="PR Preview" w:date="2026-01-01T00:00:00Z">
        <w:r>
          <w:t xml:space="preserve">and</w:t>
        </w:r>
      </w:ins>
      <w:ins w:id="1727" w:author="PR Preview" w:date="2026-01-01T00:00:00Z">
        <w:r>
          <w:t xml:space="preserve"> </w:t>
        </w:r>
      </w:ins>
      <m:oMath>
        <m:r>
          <m:rPr>
            <m:sty m:val="p"/>
          </m:rPr>
          <m:t>dim</m:t>
        </m:r>
        <m:r>
          <m:rPr>
            <m:sty m:val="p"/>
          </m:rPr>
          <m:t>(</m:t>
        </m:r>
        <m:sSup>
          <m:e>
            <m:r>
              <m:rPr>
                <m:scr m:val="double-struck"/>
                <m:sty m:val="p"/>
              </m:rPr>
              <m:t>R</m:t>
            </m:r>
          </m:e>
          <m:sup>
            <m:r>
              <m:t>3</m:t>
            </m:r>
          </m:sup>
        </m:sSup>
        <m:r>
          <m:rPr>
            <m:sty m:val="p"/>
          </m:rPr>
          <m:t>)</m:t>
        </m:r>
        <m:r>
          <m:rPr>
            <m:sty m:val="p"/>
          </m:rPr>
          <m:t>=</m:t>
        </m:r>
        <m:r>
          <m:t>3</m:t>
        </m:r>
      </m:oMath>
      <w:ins w:id="1728" w:author="PR Preview" w:date="2026-01-01T00:00:00Z">
        <w:r>
          <w:t xml:space="preserve"> </w:t>
        </w:r>
      </w:ins>
      <w:ins w:id="1729" w:author="PR Preview" w:date="2026-01-01T00:00:00Z">
        <w:r>
          <w:t xml:space="preserve">(</w:t>
        </w:r>
      </w:ins>
      <w:hyperlink w:anchor="exm-dimension">
        <w:ins w:id="1730" w:author="PR Preview" w:date="2026-01-01T00:00:00Z">
          <w:r>
            <w:rPr>
              <w:rStyle w:val="Hyperlink"/>
            </w:rPr>
            <w:t xml:space="preserve">Example 47</w:t>
          </w:r>
        </w:ins>
      </w:hyperlink>
      <w:ins w:id="1731" w:author="PR Preview" w:date="2026-01-01T00:00:00Z">
        <w:r>
          <w:t xml:space="preserve">).</w:t>
        </w:r>
      </w:ins>
    </w:p>
    <w:bookmarkEnd w:id="281"/>
    <w:bookmarkStart w:id="282"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2"/>
    <w:p>
      <w:pPr>
        <w:pStyle w:val="BodyText"/>
      </w:pPr>
      <w:del w:id="1732" w:author="PR Preview" w:date="2026-01-01T00:00:00Z">
        <w:r>
          <w:rPr>
            <w:i/>
            <w:iCs/>
          </w:rPr>
          <w:delText xml:space="preserve">Proof</w:delText>
        </w:r>
      </w:del>
      <w:del w:id="1733" w:author="PR Preview" w:date="2026-01-01T00:00:00Z">
        <w:r>
          <w:delText xml:space="preserve">. </w:delText>
        </w:r>
      </w:del>
      <w:del w:id="1734" w:author="PR Preview" w:date="2026-01-01T00:00:00Z">
        <w:r>
          <w:delText xml:space="preserve">By</w:delText>
        </w:r>
      </w:del>
      <w:del w:id="1735" w:author="PR Preview" w:date="2026-01-01T00:00:00Z">
        <w:r>
          <w:delText xml:space="preserve"> </w:delText>
        </w:r>
      </w:del>
      <w:hyperlink w:anchor="thm-dim-sum">
        <w:del w:id="1736" w:author="PR Preview" w:date="2026-01-01T00:00:00Z">
          <w:r>
            <w:rPr>
              <w:rStyle w:val="Hyperlink"/>
            </w:rPr>
            <w:delText xml:space="preserve">Theorem 43</w:delText>
          </w:r>
        </w:del>
      </w:hyperlink>
      <w:del w:id="1737" w:author="PR Preview" w:date="2026-01-01T00:00:00Z">
        <w:r>
          <w:delText xml:space="preserve">, the two sides differ by</w:delText>
        </w:r>
      </w:del>
      <w:del w:id="1738"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739" w:author="PR Preview" w:date="2026-01-01T00:00:00Z">
        <w:r>
          <w:delText xml:space="preserve">.</w:delText>
        </w:r>
      </w:del>
      <w:del w:id="1740" w:author="PR Preview" w:date="2026-01-01T00:00:00Z">
        <w:r>
          <w:delText xml:space="preserve"> </w:delText>
        </w:r>
      </w:del>
      <w:del w:id="1741" w:author="PR Preview" w:date="2026-01-01T00:00:00Z">
        <w:r>
          <w:delText xml:space="preserve">That dimension is</w:delText>
        </w:r>
      </w:del>
      <w:del w:id="1742" w:author="PR Preview" w:date="2026-01-01T00:00:00Z">
        <w:r>
          <w:delText xml:space="preserve"> </w:delText>
        </w:r>
      </w:del>
      <m:oMath>
        <m:r>
          <m:t>0</m:t>
        </m:r>
      </m:oMath>
      <w:del w:id="1743" w:author="PR Preview" w:date="2026-01-01T00:00:00Z">
        <w:r>
          <w:delText xml:space="preserve"> </w:delText>
        </w:r>
      </w:del>
      <w:del w:id="1744" w:author="PR Preview" w:date="2026-01-01T00:00:00Z">
        <w:r>
          <w:delText xml:space="preserve">exactly when a basis of the intersection is the empty list,</w:delText>
        </w:r>
      </w:del>
      <w:del w:id="1745" w:author="PR Preview" w:date="2026-01-01T00:00:00Z">
        <w:r>
          <w:delText xml:space="preserve"> </w:delText>
        </w:r>
      </w:del>
      <w:del w:id="1746" w:author="PR Preview" w:date="2026-01-01T00:00:00Z">
        <w:r>
          <w:delText xml:space="preserve">that is, when the intersection is the span of the empty list,</w:delText>
        </w:r>
      </w:del>
      <w:del w:id="1747" w:author="PR Preview" w:date="2026-01-01T00:00:00Z">
        <w:r>
          <w:delText xml:space="preserve"> </w:delText>
        </w:r>
      </w:del>
      <m:oMath>
        <m:r>
          <m:t>​</m:t>
        </m:r>
        <m:d>
          <m:dPr>
            <m:begChr m:val="{"/>
            <m:sepChr m:val=""/>
            <m:endChr m:val="}"/>
            <m:grow/>
          </m:dPr>
          <m:e>
            <m:acc>
              <m:accPr>
                <m:chr m:val="̃"/>
              </m:accPr>
              <m:e>
                <m:r>
                  <m:t>0</m:t>
                </m:r>
              </m:e>
            </m:acc>
          </m:e>
        </m:d>
        <m:r>
          <m:t>​</m:t>
        </m:r>
      </m:oMath>
      <w:del w:id="1748" w:author="PR Preview" w:date="2026-01-01T00:00:00Z">
        <w:r>
          <w:delText xml:space="preserve"> </w:delText>
        </w:r>
      </w:del>
      <w:del w:id="1749" w:author="PR Preview" w:date="2026-01-01T00:00:00Z">
        <w:r>
          <w:delText xml:space="preserve">(</w:delText>
        </w:r>
      </w:del>
      <w:hyperlink w:anchor="def-span">
        <w:del w:id="1750" w:author="PR Preview" w:date="2026-01-01T00:00:00Z">
          <w:r>
            <w:rPr>
              <w:rStyle w:val="Hyperlink"/>
            </w:rPr>
            <w:delText xml:space="preserve">Definition 41</w:delText>
          </w:r>
        </w:del>
      </w:hyperlink>
      <w:del w:id="1751" w:author="PR Preview" w:date="2026-01-01T00:00:00Z">
        <w:r>
          <w:delText xml:space="preserve">,</w:delText>
        </w:r>
      </w:del>
      <w:del w:id="1752" w:author="PR Preview" w:date="2026-01-01T00:00:00Z">
        <w:r>
          <w:delText xml:space="preserve"> </w:delText>
        </w:r>
      </w:del>
      <w:hyperlink w:anchor="exm-dimension">
        <w:del w:id="1753" w:author="PR Preview" w:date="2026-01-01T00:00:00Z">
          <w:r>
            <w:rPr>
              <w:rStyle w:val="Hyperlink"/>
            </w:rPr>
            <w:delText xml:space="preserve">Example 47</w:delText>
          </w:r>
        </w:del>
      </w:hyperlink>
      <w:del w:id="1754" w:author="PR Preview" w:date="2026-01-01T00:00:00Z">
        <w:r>
          <w:delText xml:space="preserve">).</w:delText>
        </w:r>
      </w:del>
    </w:p>
    <w:p>
      <w:pPr>
        <w:pStyle w:val="BodyText"/>
      </w:pPr>
      <w:del w:id="1755" w:author="PR Preview" w:date="2026-01-01T00:00:00Z">
        <w:r>
          <w:rPr>
            <w:b/>
            <w:bCs/>
          </w:rPr>
          <w:delText xml:space="preserve">Example 76 (Equality and strict inequality)</w:delText>
        </w:r>
      </w:del>
      <w:del w:id="1756" w:author="PR Preview" w:date="2026-01-01T00:00:00Z">
        <w:r>
          <w:delText xml:space="preserve"> </w:delText>
        </w:r>
      </w:del>
      <w:del w:id="1757" w:author="PR Preview" w:date="2026-01-01T00:00:00Z">
        <w:r>
          <w:delText xml:space="preserve"> </w:delText>
        </w:r>
      </w:del>
    </w:p>
    <w:p>
      <w:pPr>
        <w:numPr>
          <w:ilvl w:val="0"/>
          <w:numId w:val="1035"/>
        </w:numPr>
      </w:pPr>
      <w:del w:id="1758" w:author="PR Preview" w:date="2026-01-01T00:00:00Z">
        <w:r>
          <w:delText xml:space="preserve">For the lines</w:delText>
        </w:r>
      </w:del>
      <w:del w:id="1759"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760" w:author="PR Preview" w:date="2026-01-01T00:00:00Z">
        <w:r>
          <w:delText xml:space="preserve"> </w:delText>
        </w:r>
      </w:del>
      <w:del w:id="1761" w:author="PR Preview" w:date="2026-01-01T00:00:00Z">
        <w:r>
          <w:delText xml:space="preserve">and</w:delText>
        </w:r>
      </w:del>
      <w:del w:id="1762"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763" w:author="PR Preview" w:date="2026-01-01T00:00:00Z">
        <w:r>
          <w:delText xml:space="preserve"> </w:delText>
        </w:r>
      </w:del>
      <w:del w:id="1764" w:author="PR Preview" w:date="2026-01-01T00:00:00Z">
        <w:r>
          <w:delText xml:space="preserve">in</w:delText>
        </w:r>
      </w:del>
      <w:del w:id="1765" w:author="PR Preview" w:date="2026-01-01T00:00:00Z">
        <w:r>
          <w:delText xml:space="preserve"> </w:delText>
        </w:r>
      </w:del>
      <w:hyperlink w:anchor="exm-subspace-sum">
        <w:del w:id="1766" w:author="PR Preview" w:date="2026-01-01T00:00:00Z">
          <w:r>
            <w:rPr>
              <w:rStyle w:val="Hyperlink"/>
            </w:rPr>
            <w:delText xml:space="preserve">Example 72</w:delText>
          </w:r>
        </w:del>
      </w:hyperlink>
      <w:del w:id="1767" w:author="PR Preview" w:date="2026-01-01T00:00:00Z">
        <w:r>
          <w:delText xml:space="preserve">,</w:delText>
        </w:r>
      </w:del>
      <w:del w:id="1768" w:author="PR Preview" w:date="2026-01-01T00:00:00Z">
        <w:r>
          <w:delText xml:space="preserve"> </w:delText>
        </w:r>
      </w:del>
      <w:del w:id="1769" w:author="PR Preview" w:date="2026-01-01T00:00:00Z">
        <w:r>
          <w:delText xml:space="preserve">a common vector satisfies</w:delText>
        </w:r>
      </w:del>
      <w:del w:id="1770"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771" w:author="PR Preview" w:date="2026-01-01T00:00:00Z">
        <w:r>
          <w:delText xml:space="preserve">,</w:delText>
        </w:r>
      </w:del>
      <w:del w:id="1772" w:author="PR Preview" w:date="2026-01-01T00:00:00Z">
        <w:r>
          <w:delText xml:space="preserve"> </w:delText>
        </w:r>
      </w:del>
      <w:del w:id="1773" w:author="PR Preview" w:date="2026-01-01T00:00:00Z">
        <w:r>
          <w:delText xml:space="preserve">so</w:delText>
        </w:r>
      </w:del>
      <w:del w:id="1774"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del w:id="1775" w:author="PR Preview" w:date="2026-01-01T00:00:00Z">
        <w:r>
          <w:delText xml:space="preserve"> </w:delText>
        </w:r>
      </w:del>
      <w:del w:id="1776" w:author="PR Preview" w:date="2026-01-01T00:00:00Z">
        <w:r>
          <w:delText xml:space="preserve">and</w:delText>
        </w:r>
      </w:del>
    </w:p>
    <w:p>
      <w:pPr>
        <w:pStyle w:val="BodyText"/>
      </w:pPr>
      <w:ins w:id="1777" w:author="PR Preview" w:date="2026-01-01T00:00:00Z">
        <w:r>
          <w:rPr>
            <w:i/>
            <w:iCs/>
          </w:rPr>
          <w:t xml:space="preserve">Proof</w:t>
        </w:r>
      </w:ins>
      <w:ins w:id="1778" w:author="PR Preview" w:date="2026-01-01T00:00:00Z">
        <w:r>
          <w:t xml:space="preserve">. </w:t>
        </w:r>
      </w:ins>
      <w:ins w:id="1779" w:author="PR Preview" w:date="2026-01-01T00:00:00Z">
        <w:r>
          <w:t xml:space="preserve">By</w:t>
        </w:r>
      </w:ins>
      <w:ins w:id="1780" w:author="PR Preview" w:date="2026-01-01T00:00:00Z">
        <w:r>
          <w:t xml:space="preserve"> </w:t>
        </w:r>
      </w:ins>
      <w:hyperlink w:anchor="thm-dim-sum">
        <w:ins w:id="1781" w:author="PR Preview" w:date="2026-01-01T00:00:00Z">
          <w:r>
            <w:rPr>
              <w:rStyle w:val="Hyperlink"/>
            </w:rPr>
            <w:t xml:space="preserve">Theorem 44</w:t>
          </w:r>
        </w:ins>
      </w:hyperlink>
      <w:ins w:id="1782" w:author="PR Preview" w:date="2026-01-01T00:00:00Z">
        <w:r>
          <w:t xml:space="preserve">, the two sides differ by</w:t>
        </w:r>
      </w:ins>
      <w:ins w:id="1783"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784" w:author="PR Preview" w:date="2026-01-01T00:00:00Z">
        <w:r>
          <w:t xml:space="preserve">.</w:t>
        </w:r>
      </w:ins>
      <w:ins w:id="1785" w:author="PR Preview" w:date="2026-01-01T00:00:00Z">
        <w:r>
          <w:t xml:space="preserve"> </w:t>
        </w:r>
      </w:ins>
      <w:ins w:id="1786" w:author="PR Preview" w:date="2026-01-01T00:00:00Z">
        <w:r>
          <w:t xml:space="preserve">That dimension is</w:t>
        </w:r>
      </w:ins>
      <w:ins w:id="1787" w:author="PR Preview" w:date="2026-01-01T00:00:00Z">
        <w:r>
          <w:t xml:space="preserve"> </w:t>
        </w:r>
      </w:ins>
      <m:oMath>
        <m:r>
          <m:t>0</m:t>
        </m:r>
      </m:oMath>
      <w:ins w:id="1788" w:author="PR Preview" w:date="2026-01-01T00:00:00Z">
        <w:r>
          <w:t xml:space="preserve"> </w:t>
        </w:r>
      </w:ins>
      <w:ins w:id="1789" w:author="PR Preview" w:date="2026-01-01T00:00:00Z">
        <w:r>
          <w:t xml:space="preserve">exactly when a basis of the intersection is the empty list,</w:t>
        </w:r>
      </w:ins>
      <w:ins w:id="1790" w:author="PR Preview" w:date="2026-01-01T00:00:00Z">
        <w:r>
          <w:t xml:space="preserve"> </w:t>
        </w:r>
      </w:ins>
      <w:ins w:id="1791" w:author="PR Preview" w:date="2026-01-01T00:00:00Z">
        <w:r>
          <w:t xml:space="preserve">that is, when the intersection is the span of the empty list,</w:t>
        </w:r>
      </w:ins>
      <w:ins w:id="1792" w:author="PR Preview" w:date="2026-01-01T00:00:00Z">
        <w:r>
          <w:t xml:space="preserve"> </w:t>
        </w:r>
      </w:ins>
      <m:oMath>
        <m:r>
          <m:t>​</m:t>
        </m:r>
        <m:d>
          <m:dPr>
            <m:begChr m:val="{"/>
            <m:sepChr m:val=""/>
            <m:endChr m:val="}"/>
            <m:grow/>
          </m:dPr>
          <m:e>
            <m:acc>
              <m:accPr>
                <m:chr m:val="̃"/>
              </m:accPr>
              <m:e>
                <m:r>
                  <m:t>0</m:t>
                </m:r>
              </m:e>
            </m:acc>
          </m:e>
        </m:d>
        <m:r>
          <m:t>​</m:t>
        </m:r>
      </m:oMath>
      <w:ins w:id="1793" w:author="PR Preview" w:date="2026-01-01T00:00:00Z">
        <w:r>
          <w:t xml:space="preserve"> </w:t>
        </w:r>
      </w:ins>
      <w:ins w:id="1794" w:author="PR Preview" w:date="2026-01-01T00:00:00Z">
        <w:r>
          <w:t xml:space="preserve">(</w:t>
        </w:r>
      </w:ins>
      <w:hyperlink w:anchor="def-span">
        <w:ins w:id="1795" w:author="PR Preview" w:date="2026-01-01T00:00:00Z">
          <w:r>
            <w:rPr>
              <w:rStyle w:val="Hyperlink"/>
            </w:rPr>
            <w:t xml:space="preserve">Definition 41</w:t>
          </w:r>
        </w:ins>
      </w:hyperlink>
      <w:ins w:id="1796" w:author="PR Preview" w:date="2026-01-01T00:00:00Z">
        <w:r>
          <w:t xml:space="preserve">,</w:t>
        </w:r>
      </w:ins>
      <w:ins w:id="1797" w:author="PR Preview" w:date="2026-01-01T00:00:00Z">
        <w:r>
          <w:t xml:space="preserve"> </w:t>
        </w:r>
      </w:ins>
      <w:hyperlink w:anchor="exm-dimension">
        <w:ins w:id="1798" w:author="PR Preview" w:date="2026-01-01T00:00:00Z">
          <w:r>
            <w:rPr>
              <w:rStyle w:val="Hyperlink"/>
            </w:rPr>
            <w:t xml:space="preserve">Example 47</w:t>
          </w:r>
        </w:ins>
      </w:hyperlink>
      <w:ins w:id="1799" w:author="PR Preview" w:date="2026-01-01T00:00:00Z">
        <w:r>
          <w:t xml:space="preserve">).</w:t>
        </w:r>
      </w:ins>
    </w:p>
    <w:bookmarkStart w:id="284" w:name="exm-dim-subadditive"/>
    <w:p>
      <w:pPr>
        <w:pStyle w:val="BodyText"/>
      </w:pPr>
      <w:ins w:id="1800" w:author="PR Preview" w:date="2026-01-01T00:00:00Z">
        <w:r>
          <w:rPr>
            <w:b/>
            <w:bCs/>
          </w:rPr>
          <w:t xml:space="preserve">Example 77 (Equality and strict inequality)</w:t>
        </w:r>
      </w:ins>
      <w:ins w:id="1801" w:author="PR Preview" w:date="2026-01-01T00:00:00Z">
        <w:r>
          <w:t xml:space="preserve"> </w:t>
        </w:r>
      </w:ins>
      <w:ins w:id="1802" w:author="PR Preview" w:date="2026-01-01T00:00:00Z">
        <w:r>
          <w:t xml:space="preserve"> </w:t>
        </w:r>
      </w:ins>
    </w:p>
    <w:p>
      <w:pPr>
        <w:numPr>
          <w:ilvl w:val="0"/>
          <w:numId w:val="1035"/>
        </w:numPr>
      </w:pPr>
      <w:ins w:id="1803" w:author="PR Preview" w:date="2026-01-01T00:00:00Z">
        <w:r>
          <w:t xml:space="preserve">For the lines</w:t>
        </w:r>
      </w:ins>
      <w:ins w:id="1804"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805" w:author="PR Preview" w:date="2026-01-01T00:00:00Z">
        <w:r>
          <w:t xml:space="preserve"> </w:t>
        </w:r>
      </w:ins>
      <w:ins w:id="1806" w:author="PR Preview" w:date="2026-01-01T00:00:00Z">
        <w:r>
          <w:t xml:space="preserve">and</w:t>
        </w:r>
      </w:ins>
      <w:ins w:id="1807"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808" w:author="PR Preview" w:date="2026-01-01T00:00:00Z">
        <w:r>
          <w:t xml:space="preserve"> </w:t>
        </w:r>
      </w:ins>
      <w:ins w:id="1809" w:author="PR Preview" w:date="2026-01-01T00:00:00Z">
        <w:r>
          <w:t xml:space="preserve">in</w:t>
        </w:r>
      </w:ins>
      <w:ins w:id="1810" w:author="PR Preview" w:date="2026-01-01T00:00:00Z">
        <w:r>
          <w:t xml:space="preserve"> </w:t>
        </w:r>
      </w:ins>
      <w:hyperlink w:anchor="exm-subspace-sum">
        <w:ins w:id="1811" w:author="PR Preview" w:date="2026-01-01T00:00:00Z">
          <w:r>
            <w:rPr>
              <w:rStyle w:val="Hyperlink"/>
            </w:rPr>
            <w:t xml:space="preserve">Example 73</w:t>
          </w:r>
        </w:ins>
      </w:hyperlink>
      <w:ins w:id="1812" w:author="PR Preview" w:date="2026-01-01T00:00:00Z">
        <w:r>
          <w:t xml:space="preserve">,</w:t>
        </w:r>
      </w:ins>
      <w:ins w:id="1813" w:author="PR Preview" w:date="2026-01-01T00:00:00Z">
        <w:r>
          <w:t xml:space="preserve"> </w:t>
        </w:r>
      </w:ins>
      <w:ins w:id="1814" w:author="PR Preview" w:date="2026-01-01T00:00:00Z">
        <w:r>
          <w:t xml:space="preserve">a common vector satisfies</w:t>
        </w:r>
      </w:ins>
      <w:ins w:id="1815"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816" w:author="PR Preview" w:date="2026-01-01T00:00:00Z">
        <w:r>
          <w:t xml:space="preserve">,</w:t>
        </w:r>
      </w:ins>
      <w:ins w:id="1817" w:author="PR Preview" w:date="2026-01-01T00:00:00Z">
        <w:r>
          <w:t xml:space="preserve"> </w:t>
        </w:r>
      </w:ins>
      <w:ins w:id="1818" w:author="PR Preview" w:date="2026-01-01T00:00:00Z">
        <w:r>
          <w:t xml:space="preserve">so</w:t>
        </w:r>
      </w:ins>
      <w:ins w:id="1819" w:author="PR Preview" w:date="2026-01-01T00:00:00Z">
        <w:r>
          <w:t xml:space="preserve"> </w:t>
        </w:r>
      </w:ins>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ins w:id="1820" w:author="PR Preview" w:date="2026-01-01T00:00:00Z">
        <w:r>
          <w:t xml:space="preserve"> </w:t>
        </w:r>
      </w:ins>
      <w:ins w:id="1821"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del w:id="1822" w:author="PR Preview" w:date="2026-01-01T00:00:00Z">
        <w:r>
          <w:delText xml:space="preserve">the sum is the plane</w:delText>
        </w:r>
      </w:del>
      <w:del w:id="1823" w:author="PR Preview" w:date="2026-01-01T00:00:00Z">
        <w:r>
          <w:delText xml:space="preserve"> </w:delText>
        </w:r>
      </w:del>
      <m:oMath>
        <m:r>
          <m:t>z</m:t>
        </m:r>
        <m:r>
          <m:rPr>
            <m:sty m:val="p"/>
          </m:rPr>
          <m:t>=</m:t>
        </m:r>
        <m:r>
          <m:t>0</m:t>
        </m:r>
      </m:oMath>
      <w:del w:id="1824" w:author="PR Preview" w:date="2026-01-01T00:00:00Z">
        <w:r>
          <w:delText xml:space="preserve"> </w:delText>
        </w:r>
      </w:del>
      <w:del w:id="1825" w:author="PR Preview" w:date="2026-01-01T00:00:00Z">
        <w:r>
          <w:delText xml:space="preserve">(</w:delText>
        </w:r>
      </w:del>
      <w:hyperlink w:anchor="exm-subspace-sum">
        <w:del w:id="1826" w:author="PR Preview" w:date="2026-01-01T00:00:00Z">
          <w:r>
            <w:rPr>
              <w:rStyle w:val="Hyperlink"/>
            </w:rPr>
            <w:delText xml:space="preserve">Example 72</w:delText>
          </w:r>
        </w:del>
      </w:hyperlink>
      <w:del w:id="1827" w:author="PR Preview" w:date="2026-01-01T00:00:00Z">
        <w:r>
          <w:delText xml:space="preserve">),</w:delText>
        </w:r>
      </w:del>
      <w:del w:id="1828" w:author="PR Preview" w:date="2026-01-01T00:00:00Z">
        <w:r>
          <w:delText xml:space="preserve"> </w:delText>
        </w:r>
      </w:del>
      <w:del w:id="1829" w:author="PR Preview" w:date="2026-01-01T00:00:00Z">
        <w:r>
          <w:delText xml:space="preserve">which has dimension</w:delText>
        </w:r>
      </w:del>
      <w:del w:id="1830" w:author="PR Preview" w:date="2026-01-01T00:00:00Z">
        <w:r>
          <w:delText xml:space="preserve"> </w:delText>
        </w:r>
      </w:del>
      <m:oMath>
        <m:r>
          <m:t>2</m:t>
        </m:r>
      </m:oMath>
      <w:del w:id="1831" w:author="PR Preview" w:date="2026-01-01T00:00:00Z">
        <w:r>
          <w:delText xml:space="preserve"> </w:delText>
        </w:r>
      </w:del>
      <w:del w:id="1832" w:author="PR Preview" w:date="2026-01-01T00:00:00Z">
        <w:r>
          <w:delText xml:space="preserve">(</w:delText>
        </w:r>
      </w:del>
      <w:hyperlink w:anchor="exm-dimension">
        <w:del w:id="1833" w:author="PR Preview" w:date="2026-01-01T00:00:00Z">
          <w:r>
            <w:rPr>
              <w:rStyle w:val="Hyperlink"/>
            </w:rPr>
            <w:delText xml:space="preserve">Example 47</w:delText>
          </w:r>
        </w:del>
      </w:hyperlink>
      <w:del w:id="1834" w:author="PR Preview" w:date="2026-01-01T00:00:00Z">
        <w:r>
          <w:delText xml:space="preserve">),</w:delText>
        </w:r>
      </w:del>
      <w:del w:id="1835" w:author="PR Preview" w:date="2026-01-01T00:00:00Z">
        <w:r>
          <w:delText xml:space="preserve"> </w:delText>
        </w:r>
      </w:del>
      <w:del w:id="1836" w:author="PR Preview" w:date="2026-01-01T00:00:00Z">
        <w:r>
          <w:delText xml:space="preserve">and each line has dimension</w:delText>
        </w:r>
      </w:del>
      <w:del w:id="1837" w:author="PR Preview" w:date="2026-01-01T00:00:00Z">
        <w:r>
          <w:delText xml:space="preserve"> </w:delText>
        </w:r>
      </w:del>
      <m:oMath>
        <m:r>
          <m:t>1</m:t>
        </m:r>
      </m:oMath>
      <w:del w:id="1838" w:author="PR Preview" w:date="2026-01-01T00:00:00Z">
        <w:r>
          <w:delText xml:space="preserve">, with its spanning vector as a basis.</w:delText>
        </w:r>
      </w:del>
    </w:p>
    <w:p>
      <w:pPr>
        <w:numPr>
          <w:ilvl w:val="0"/>
          <w:numId w:val="1000"/>
        </w:numPr>
      </w:pPr>
      <w:ins w:id="1839" w:author="PR Preview" w:date="2026-01-01T00:00:00Z">
        <w:r>
          <w:t xml:space="preserve">the sum is the plane</w:t>
        </w:r>
      </w:ins>
      <w:ins w:id="1840" w:author="PR Preview" w:date="2026-01-01T00:00:00Z">
        <w:r>
          <w:t xml:space="preserve"> </w:t>
        </w:r>
      </w:ins>
      <m:oMath>
        <m:r>
          <m:t>z</m:t>
        </m:r>
        <m:r>
          <m:rPr>
            <m:sty m:val="p"/>
          </m:rPr>
          <m:t>=</m:t>
        </m:r>
        <m:r>
          <m:t>0</m:t>
        </m:r>
      </m:oMath>
      <w:ins w:id="1841" w:author="PR Preview" w:date="2026-01-01T00:00:00Z">
        <w:r>
          <w:t xml:space="preserve"> </w:t>
        </w:r>
      </w:ins>
      <w:ins w:id="1842" w:author="PR Preview" w:date="2026-01-01T00:00:00Z">
        <w:r>
          <w:t xml:space="preserve">(</w:t>
        </w:r>
      </w:ins>
      <w:hyperlink w:anchor="exm-subspace-sum">
        <w:ins w:id="1843" w:author="PR Preview" w:date="2026-01-01T00:00:00Z">
          <w:r>
            <w:rPr>
              <w:rStyle w:val="Hyperlink"/>
            </w:rPr>
            <w:t xml:space="preserve">Example 73</w:t>
          </w:r>
        </w:ins>
      </w:hyperlink>
      <w:ins w:id="1844" w:author="PR Preview" w:date="2026-01-01T00:00:00Z">
        <w:r>
          <w:t xml:space="preserve">),</w:t>
        </w:r>
      </w:ins>
      <w:ins w:id="1845" w:author="PR Preview" w:date="2026-01-01T00:00:00Z">
        <w:r>
          <w:t xml:space="preserve"> </w:t>
        </w:r>
      </w:ins>
      <w:ins w:id="1846" w:author="PR Preview" w:date="2026-01-01T00:00:00Z">
        <w:r>
          <w:t xml:space="preserve">which has dimension</w:t>
        </w:r>
      </w:ins>
      <w:ins w:id="1847" w:author="PR Preview" w:date="2026-01-01T00:00:00Z">
        <w:r>
          <w:t xml:space="preserve"> </w:t>
        </w:r>
      </w:ins>
      <m:oMath>
        <m:r>
          <m:t>2</m:t>
        </m:r>
      </m:oMath>
      <w:ins w:id="1848" w:author="PR Preview" w:date="2026-01-01T00:00:00Z">
        <w:r>
          <w:t xml:space="preserve"> </w:t>
        </w:r>
      </w:ins>
      <w:ins w:id="1849" w:author="PR Preview" w:date="2026-01-01T00:00:00Z">
        <w:r>
          <w:t xml:space="preserve">(</w:t>
        </w:r>
      </w:ins>
      <w:hyperlink w:anchor="exm-dimension">
        <w:ins w:id="1850" w:author="PR Preview" w:date="2026-01-01T00:00:00Z">
          <w:r>
            <w:rPr>
              <w:rStyle w:val="Hyperlink"/>
            </w:rPr>
            <w:t xml:space="preserve">Example 47</w:t>
          </w:r>
        </w:ins>
      </w:hyperlink>
      <w:ins w:id="1851" w:author="PR Preview" w:date="2026-01-01T00:00:00Z">
        <w:r>
          <w:t xml:space="preserve">),</w:t>
        </w:r>
      </w:ins>
      <w:ins w:id="1852" w:author="PR Preview" w:date="2026-01-01T00:00:00Z">
        <w:r>
          <w:t xml:space="preserve"> </w:t>
        </w:r>
      </w:ins>
      <w:ins w:id="1853" w:author="PR Preview" w:date="2026-01-01T00:00:00Z">
        <w:r>
          <w:t xml:space="preserve">and each line has dimension</w:t>
        </w:r>
      </w:ins>
      <w:ins w:id="1854" w:author="PR Preview" w:date="2026-01-01T00:00:00Z">
        <w:r>
          <w:t xml:space="preserve"> </w:t>
        </w:r>
      </w:ins>
      <m:oMath>
        <m:r>
          <m:t>1</m:t>
        </m:r>
      </m:oMath>
      <w:ins w:id="1855" w:author="PR Preview" w:date="2026-01-01T00:00:00Z">
        <w:r>
          <w:t xml:space="preserve">, with its spanning vector as a basis.</w:t>
        </w:r>
      </w:ins>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3">
        <w:r>
          <w:rPr>
            <w:rStyle w:val="Hyperlink"/>
          </w:rPr>
          <w:t xml:space="preserve">strict inequality</w:t>
        </w:r>
      </w:hyperlink>
      <w:r>
        <w:t xml:space="preserve">.</w:t>
      </w:r>
    </w:p>
    <w:bookmarkEnd w:id="284"/>
    <w:bookmarkStart w:id="285" w:name="thm-rank-subadditive"/>
    <w:p>
      <w:pPr>
        <w:pStyle w:val="FirstParagraph"/>
      </w:pPr>
      <w:del w:id="1856" w:author="PR Preview" w:date="2026-01-01T00:00:00Z">
        <w:r>
          <w:rPr>
            <w:b/>
            <w:bCs/>
          </w:rPr>
          <w:delText xml:space="preserve">Theorem 44 (Rank is subadditive)</w:delText>
        </w:r>
      </w:del>
      <w:del w:id="1857" w:author="PR Preview" w:date="2026-01-01T00:00:00Z">
        <w:r>
          <w:delText xml:space="preserve"> </w:delText>
        </w:r>
      </w:del>
      <w:del w:id="1858" w:author="PR Preview" w:date="2026-01-01T00:00:00Z">
        <w:r>
          <w:delText xml:space="preserve">For</w:delText>
        </w:r>
      </w:del>
      <w:del w:id="1859" w:author="PR Preview" w:date="2026-01-01T00:00:00Z">
        <w:r>
          <w:delText xml:space="preserve"> </w:delText>
        </w:r>
      </w:del>
      <m:oMath>
        <m:r>
          <m:t>m</m:t>
        </m:r>
        <m:r>
          <m:rPr>
            <m:sty m:val="p"/>
          </m:rPr>
          <m:t>×</m:t>
        </m:r>
        <m:r>
          <m:t>n</m:t>
        </m:r>
      </m:oMath>
      <w:del w:id="1860" w:author="PR Preview" w:date="2026-01-01T00:00:00Z">
        <w:r>
          <w:delText xml:space="preserve"> </w:delText>
        </w:r>
      </w:del>
      <w:del w:id="1861" w:author="PR Preview" w:date="2026-01-01T00:00:00Z">
        <w:r>
          <w:delText xml:space="preserve">matrices</w:delText>
        </w:r>
      </w:del>
      <w:del w:id="1862" w:author="PR Preview" w:date="2026-01-01T00:00:00Z">
        <w:r>
          <w:delText xml:space="preserve"> </w:delText>
        </w:r>
      </w:del>
      <m:oMath>
        <m:r>
          <m:rPr>
            <m:sty m:val="bi"/>
          </m:rPr>
          <m:t>A</m:t>
        </m:r>
      </m:oMath>
      <w:del w:id="1863" w:author="PR Preview" w:date="2026-01-01T00:00:00Z">
        <w:r>
          <w:delText xml:space="preserve"> </w:delText>
        </w:r>
      </w:del>
      <w:del w:id="1864" w:author="PR Preview" w:date="2026-01-01T00:00:00Z">
        <w:r>
          <w:delText xml:space="preserve">and</w:delText>
        </w:r>
      </w:del>
      <w:del w:id="1865" w:author="PR Preview" w:date="2026-01-01T00:00:00Z">
        <w:r>
          <w:delText xml:space="preserve"> </w:delText>
        </w:r>
      </w:del>
      <m:oMath>
        <m:r>
          <m:rPr>
            <m:sty m:val="bi"/>
          </m:rPr>
          <m:t>B</m:t>
        </m:r>
      </m:oMath>
      <w:del w:id="1866" w:author="PR Preview" w:date="2026-01-01T00:00:00Z">
        <w:r>
          <w:delText xml:space="preserve">,</w:delText>
        </w:r>
      </w:del>
    </w:p>
    <w:p>
      <w:pPr>
        <w:pStyle w:val="FirstParagraph"/>
      </w:pPr>
      <w:ins w:id="1867" w:author="PR Preview" w:date="2026-01-01T00:00:00Z">
        <w:r>
          <w:rPr>
            <w:b/>
            <w:bCs/>
          </w:rPr>
          <w:t xml:space="preserve">Theorem 45 (Rank is subadditive)</w:t>
        </w:r>
      </w:ins>
      <w:ins w:id="1868" w:author="PR Preview" w:date="2026-01-01T00:00:00Z">
        <w:r>
          <w:t xml:space="preserve"> </w:t>
        </w:r>
      </w:ins>
      <w:ins w:id="1869" w:author="PR Preview" w:date="2026-01-01T00:00:00Z">
        <w:r>
          <w:t xml:space="preserve">For</w:t>
        </w:r>
      </w:ins>
      <w:ins w:id="1870" w:author="PR Preview" w:date="2026-01-01T00:00:00Z">
        <w:r>
          <w:t xml:space="preserve"> </w:t>
        </w:r>
      </w:ins>
      <m:oMath>
        <m:r>
          <m:t>m</m:t>
        </m:r>
        <m:r>
          <m:rPr>
            <m:sty m:val="p"/>
          </m:rPr>
          <m:t>×</m:t>
        </m:r>
        <m:r>
          <m:t>n</m:t>
        </m:r>
      </m:oMath>
      <w:ins w:id="1871" w:author="PR Preview" w:date="2026-01-01T00:00:00Z">
        <w:r>
          <w:t xml:space="preserve"> </w:t>
        </w:r>
      </w:ins>
      <w:ins w:id="1872" w:author="PR Preview" w:date="2026-01-01T00:00:00Z">
        <w:r>
          <w:t xml:space="preserve">matrices</w:t>
        </w:r>
      </w:ins>
      <w:ins w:id="1873" w:author="PR Preview" w:date="2026-01-01T00:00:00Z">
        <w:r>
          <w:t xml:space="preserve"> </w:t>
        </w:r>
      </w:ins>
      <m:oMath>
        <m:r>
          <m:rPr>
            <m:sty m:val="bi"/>
          </m:rPr>
          <m:t>A</m:t>
        </m:r>
      </m:oMath>
      <w:ins w:id="1874" w:author="PR Preview" w:date="2026-01-01T00:00:00Z">
        <w:r>
          <w:t xml:space="preserve"> </w:t>
        </w:r>
      </w:ins>
      <w:ins w:id="1875" w:author="PR Preview" w:date="2026-01-01T00:00:00Z">
        <w:r>
          <w:t xml:space="preserve">and</w:t>
        </w:r>
      </w:ins>
      <w:ins w:id="1876" w:author="PR Preview" w:date="2026-01-01T00:00:00Z">
        <w:r>
          <w:t xml:space="preserve"> </w:t>
        </w:r>
      </w:ins>
      <m:oMath>
        <m:r>
          <m:rPr>
            <m:sty m:val="bi"/>
          </m:rPr>
          <m:t>B</m:t>
        </m:r>
      </m:oMath>
      <w:ins w:id="1877" w:author="PR Preview" w:date="2026-01-01T00:00:00Z">
        <w:r>
          <w:t xml:space="preserve">,</w:t>
        </w:r>
      </w:ins>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5"/>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del w:id="1878" w:author="PR Preview" w:date="2026-01-01T00:00:00Z">
        <w:r>
          <w:rPr>
            <w:b/>
            <w:bCs/>
          </w:rPr>
          <w:delText xml:space="preserve">Compare dimensions.</w:delText>
        </w:r>
      </w:del>
      <w:del w:id="1879" w:author="PR Preview" w:date="2026-01-01T00:00:00Z">
        <w:r>
          <w:delText xml:space="preserve"> </w:delText>
        </w:r>
      </w:del>
      <w:del w:id="1880" w:author="PR Preview" w:date="2026-01-01T00:00:00Z">
        <w:r>
          <w:delText xml:space="preserve">All the sets involved are subspaces of</w:delText>
        </w:r>
      </w:del>
      <w:del w:id="1881" w:author="PR Preview" w:date="2026-01-01T00:00:00Z">
        <w:r>
          <w:delText xml:space="preserve"> </w:delText>
        </w:r>
      </w:del>
      <m:oMath>
        <m:sSup>
          <m:e>
            <m:r>
              <m:rPr>
                <m:scr m:val="double-struck"/>
                <m:sty m:val="p"/>
              </m:rPr>
              <m:t>R</m:t>
            </m:r>
          </m:e>
          <m:sup>
            <m:r>
              <m:t>m</m:t>
            </m:r>
          </m:sup>
        </m:sSup>
      </m:oMath>
      <w:del w:id="1882" w:author="PR Preview" w:date="2026-01-01T00:00:00Z">
        <w:r>
          <w:delText xml:space="preserve"> </w:delText>
        </w:r>
      </w:del>
      <w:del w:id="1883" w:author="PR Preview" w:date="2026-01-01T00:00:00Z">
        <w:r>
          <w:delText xml:space="preserve">(</w:delText>
        </w:r>
      </w:del>
      <w:hyperlink w:anchor="thm-column-space-span">
        <w:del w:id="1884" w:author="PR Preview" w:date="2026-01-01T00:00:00Z">
          <w:r>
            <w:rPr>
              <w:rStyle w:val="Hyperlink"/>
            </w:rPr>
            <w:delText xml:space="preserve">Theorem 31</w:delText>
          </w:r>
        </w:del>
      </w:hyperlink>
      <w:del w:id="1885" w:author="PR Preview" w:date="2026-01-01T00:00:00Z">
        <w:r>
          <w:delText xml:space="preserve">,</w:delText>
        </w:r>
      </w:del>
      <w:del w:id="1886" w:author="PR Preview" w:date="2026-01-01T00:00:00Z">
        <w:r>
          <w:delText xml:space="preserve"> </w:delText>
        </w:r>
      </w:del>
      <w:hyperlink w:anchor="thm-sum-intersection-subspace">
        <w:del w:id="1887" w:author="PR Preview" w:date="2026-01-01T00:00:00Z">
          <w:r>
            <w:rPr>
              <w:rStyle w:val="Hyperlink"/>
            </w:rPr>
            <w:delText xml:space="preserve">Theorem 42</w:delText>
          </w:r>
        </w:del>
      </w:hyperlink>
      <w:del w:id="1888" w:author="PR Preview" w:date="2026-01-01T00:00:00Z">
        <w:r>
          <w:delText xml:space="preserve">), so</w:delText>
        </w:r>
      </w:del>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p>
      <w:pPr>
        <w:pStyle w:val="FirstParagraph"/>
      </w:pPr>
      <w:del w:id="1889" w:author="PR Preview" w:date="2026-01-01T00:00:00Z">
        <w:r>
          <w:rPr>
            <w:b/>
            <w:bCs/>
          </w:rPr>
          <w:delText xml:space="preserve">Example 77 (Subadditivity with equality and without)</w:delText>
        </w:r>
      </w:del>
      <w:del w:id="1890" w:author="PR Preview" w:date="2026-01-01T00:00:00Z">
        <w:r>
          <w:delText xml:space="preserve"> </w:delText>
        </w:r>
      </w:del>
      <w:del w:id="1891" w:author="PR Preview" w:date="2026-01-01T00:00:00Z">
        <w:r>
          <w:delText xml:space="preserve">Let</w:delText>
        </w:r>
      </w:del>
      <w:del w:id="189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893" w:author="PR Preview" w:date="2026-01-01T00:00:00Z">
        <w:r>
          <w:delText xml:space="preserve"> </w:delText>
        </w:r>
      </w:del>
      <w:del w:id="1894" w:author="PR Preview" w:date="2026-01-01T00:00:00Z">
        <w:r>
          <w:delText xml:space="preserve">and</w:delText>
        </w:r>
      </w:del>
      <w:del w:id="1895"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896" w:author="PR Preview" w:date="2026-01-01T00:00:00Z">
        <w:r>
          <w:delText xml:space="preserve">.</w:delText>
        </w:r>
      </w:del>
      <w:del w:id="1897" w:author="PR Preview" w:date="2026-01-01T00:00:00Z">
        <w:r>
          <w:delText xml:space="preserve"> </w:delText>
        </w:r>
      </w:del>
      <w:del w:id="1898" w:author="PR Preview" w:date="2026-01-01T00:00:00Z">
        <w:r>
          <w:delText xml:space="preserve">Each has one nonzero column and one zero column.</w:delText>
        </w:r>
      </w:del>
      <w:del w:id="1899" w:author="PR Preview" w:date="2026-01-01T00:00:00Z">
        <w:r>
          <w:delText xml:space="preserve"> </w:delText>
        </w:r>
      </w:del>
      <w:del w:id="1900" w:author="PR Preview" w:date="2026-01-01T00:00:00Z">
        <w:r>
          <w:delText xml:space="preserve">The nonzero column on its own is linearly independent</w:delText>
        </w:r>
      </w:del>
      <w:del w:id="1901" w:author="PR Preview" w:date="2026-01-01T00:00:00Z">
        <w:r>
          <w:delText xml:space="preserve"> </w:delText>
        </w:r>
      </w:del>
      <w:del w:id="1902" w:author="PR Preview" w:date="2026-01-01T00:00:00Z">
        <w:r>
          <w:delText xml:space="preserve">(</w:delText>
        </w:r>
      </w:del>
      <m:oMath>
        <m:r>
          <m:t>c</m:t>
        </m:r>
        <m:r>
          <m:t> </m:t>
        </m:r>
        <m:acc>
          <m:accPr>
            <m:chr m:val="̃"/>
          </m:accPr>
          <m:e>
            <m:r>
              <m:t>v</m:t>
            </m:r>
          </m:e>
        </m:acc>
        <m:r>
          <m:rPr>
            <m:sty m:val="p"/>
          </m:rPr>
          <m:t>=</m:t>
        </m:r>
        <m:sSub>
          <m:e>
            <m:acc>
              <m:accPr>
                <m:chr m:val="̃"/>
              </m:accPr>
              <m:e>
                <m:r>
                  <m:t>0</m:t>
                </m:r>
              </m:e>
            </m:acc>
          </m:e>
          <m:sub>
            <m:r>
              <m:t>2</m:t>
            </m:r>
          </m:sub>
        </m:sSub>
      </m:oMath>
      <w:del w:id="1903" w:author="PR Preview" w:date="2026-01-01T00:00:00Z">
        <w:r>
          <w:delText xml:space="preserve"> </w:delText>
        </w:r>
      </w:del>
      <w:del w:id="1904" w:author="PR Preview" w:date="2026-01-01T00:00:00Z">
        <w:r>
          <w:delText xml:space="preserve">with</w:delText>
        </w:r>
      </w:del>
      <w:del w:id="1905" w:author="PR Preview" w:date="2026-01-01T00:00:00Z">
        <w:r>
          <w:delText xml:space="preserve"> </w:delText>
        </w:r>
      </w:del>
      <m:oMath>
        <m:acc>
          <m:accPr>
            <m:chr m:val="̃"/>
          </m:accPr>
          <m:e>
            <m:r>
              <m:t>v</m:t>
            </m:r>
          </m:e>
        </m:acc>
        <m:r>
          <m:rPr>
            <m:sty m:val="p"/>
          </m:rPr>
          <m:t>≠</m:t>
        </m:r>
        <m:sSub>
          <m:e>
            <m:acc>
              <m:accPr>
                <m:chr m:val="̃"/>
              </m:accPr>
              <m:e>
                <m:r>
                  <m:t>0</m:t>
                </m:r>
              </m:e>
            </m:acc>
          </m:e>
          <m:sub>
            <m:r>
              <m:t>2</m:t>
            </m:r>
          </m:sub>
        </m:sSub>
      </m:oMath>
      <w:del w:id="1906" w:author="PR Preview" w:date="2026-01-01T00:00:00Z">
        <w:r>
          <w:delText xml:space="preserve"> </w:delText>
        </w:r>
      </w:del>
      <w:del w:id="1907" w:author="PR Preview" w:date="2026-01-01T00:00:00Z">
        <w:r>
          <w:delText xml:space="preserve">forces</w:delText>
        </w:r>
      </w:del>
      <w:del w:id="1908" w:author="PR Preview" w:date="2026-01-01T00:00:00Z">
        <w:r>
          <w:delText xml:space="preserve"> </w:delText>
        </w:r>
      </w:del>
      <m:oMath>
        <m:r>
          <m:t>c</m:t>
        </m:r>
        <m:r>
          <m:rPr>
            <m:sty m:val="p"/>
          </m:rPr>
          <m:t>=</m:t>
        </m:r>
        <m:r>
          <m:t>0</m:t>
        </m:r>
      </m:oMath>
      <w:del w:id="1909" w:author="PR Preview" w:date="2026-01-01T00:00:00Z">
        <w:r>
          <w:delText xml:space="preserve">),</w:delText>
        </w:r>
      </w:del>
      <w:del w:id="1910" w:author="PR Preview" w:date="2026-01-01T00:00:00Z">
        <w:r>
          <w:delText xml:space="preserve"> </w:delText>
        </w:r>
      </w:del>
      <w:del w:id="1911" w:author="PR Preview" w:date="2026-01-01T00:00:00Z">
        <w:r>
          <w:delText xml:space="preserve">and the two columns together are not,</w:delText>
        </w:r>
      </w:del>
      <w:del w:id="1912" w:author="PR Preview" w:date="2026-01-01T00:00:00Z">
        <w:r>
          <w:delText xml:space="preserve"> </w:delText>
        </w:r>
      </w:del>
      <w:del w:id="1913" w:author="PR Preview" w:date="2026-01-01T00:00:00Z">
        <w:r>
          <w:delText xml:space="preserve">since</w:delText>
        </w:r>
      </w:del>
      <w:del w:id="1914" w:author="PR Preview" w:date="2026-01-01T00:00:00Z">
        <w:r>
          <w:delText xml:space="preserve"> </w:delText>
        </w:r>
      </w:del>
      <m:oMath>
        <m:r>
          <m:t>1</m:t>
        </m:r>
      </m:oMath>
      <w:del w:id="1915" w:author="PR Preview" w:date="2026-01-01T00:00:00Z">
        <w:r>
          <w:delText xml:space="preserve"> </w:delText>
        </w:r>
      </w:del>
      <w:del w:id="1916" w:author="PR Preview" w:date="2026-01-01T00:00:00Z">
        <w:r>
          <w:delText xml:space="preserve">times the zero column is</w:delText>
        </w:r>
      </w:del>
      <w:del w:id="1917" w:author="PR Preview" w:date="2026-01-01T00:00:00Z">
        <w:r>
          <w:delText xml:space="preserve"> </w:delText>
        </w:r>
      </w:del>
      <m:oMath>
        <m:sSub>
          <m:e>
            <m:acc>
              <m:accPr>
                <m:chr m:val="̃"/>
              </m:accPr>
              <m:e>
                <m:r>
                  <m:t>0</m:t>
                </m:r>
              </m:e>
            </m:acc>
          </m:e>
          <m:sub>
            <m:r>
              <m:t>2</m:t>
            </m:r>
          </m:sub>
        </m:sSub>
      </m:oMath>
      <w:del w:id="1918" w:author="PR Preview" w:date="2026-01-01T00:00:00Z">
        <w:r>
          <w:delText xml:space="preserve">;</w:delText>
        </w:r>
      </w:del>
      <w:del w:id="1919" w:author="PR Preview" w:date="2026-01-01T00:00:00Z">
        <w:r>
          <w:delText xml:space="preserve"> </w:delText>
        </w:r>
      </w:del>
      <w:del w:id="1920" w:author="PR Preview" w:date="2026-01-01T00:00:00Z">
        <w:r>
          <w:delText xml:space="preserve">so each matrix has rank</w:delText>
        </w:r>
      </w:del>
      <w:del w:id="1921" w:author="PR Preview" w:date="2026-01-01T00:00:00Z">
        <w:r>
          <w:delText xml:space="preserve"> </w:delText>
        </w:r>
      </w:del>
      <m:oMath>
        <m:r>
          <m:t>1</m:t>
        </m:r>
      </m:oMath>
      <w:del w:id="1922" w:author="PR Preview" w:date="2026-01-01T00:00:00Z">
        <w:r>
          <w:delText xml:space="preserve"> </w:delText>
        </w:r>
      </w:del>
      <w:del w:id="1923" w:author="PR Preview" w:date="2026-01-01T00:00:00Z">
        <w:r>
          <w:delText xml:space="preserve">(</w:delText>
        </w:r>
      </w:del>
      <w:hyperlink w:anchor="def-rank">
        <w:del w:id="1924" w:author="PR Preview" w:date="2026-01-01T00:00:00Z">
          <w:r>
            <w:rPr>
              <w:rStyle w:val="Hyperlink"/>
            </w:rPr>
            <w:delText xml:space="preserve">Definition 38</w:delText>
          </w:r>
        </w:del>
      </w:hyperlink>
      <w:del w:id="1925" w:author="PR Preview" w:date="2026-01-01T00:00:00Z">
        <w:r>
          <w:delText xml:space="preserve">).</w:delText>
        </w:r>
      </w:del>
      <w:del w:id="1926" w:author="PR Preview" w:date="2026-01-01T00:00:00Z">
        <w:r>
          <w:delText xml:space="preserve"> </w:delText>
        </w:r>
      </w:del>
      <w:del w:id="1927" w:author="PR Preview" w:date="2026-01-01T00:00:00Z">
        <w:r>
          <w:delText xml:space="preserve">By the same argument,</w:delText>
        </w:r>
      </w:del>
      <w:del w:id="1928" w:author="PR Preview" w:date="2026-01-01T00:00:00Z">
        <w:r>
          <w:delText xml:space="preserve"> </w:delText>
        </w:r>
      </w:del>
      <m:oMath>
        <m:r>
          <m:rPr>
            <m:sty m:val="p"/>
          </m:rPr>
          <m:t>−</m:t>
        </m:r>
        <m:r>
          <m:rPr>
            <m:sty m:val="bi"/>
          </m:rPr>
          <m:t>A</m:t>
        </m:r>
      </m:oMath>
      <w:del w:id="1929" w:author="PR Preview" w:date="2026-01-01T00:00:00Z">
        <w:r>
          <w:delText xml:space="preserve"> </w:delText>
        </w:r>
      </w:del>
      <w:del w:id="1930" w:author="PR Preview" w:date="2026-01-01T00:00:00Z">
        <w:r>
          <w:delText xml:space="preserve">has rank</w:delText>
        </w:r>
      </w:del>
      <w:del w:id="1931" w:author="PR Preview" w:date="2026-01-01T00:00:00Z">
        <w:r>
          <w:delText xml:space="preserve"> </w:delText>
        </w:r>
      </w:del>
      <m:oMath>
        <m:r>
          <m:t>1</m:t>
        </m:r>
      </m:oMath>
      <w:del w:id="1932" w:author="PR Preview" w:date="2026-01-01T00:00:00Z">
        <w:r>
          <w:delText xml:space="preserve">.</w:delText>
        </w:r>
      </w:del>
    </w:p>
    <w:p>
      <w:pPr>
        <w:pStyle w:val="BodyText"/>
      </w:pPr>
      <w:ins w:id="1933" w:author="PR Preview" w:date="2026-01-01T00:00:00Z">
        <w:r>
          <w:rPr>
            <w:b/>
            <w:bCs/>
          </w:rPr>
          <w:t xml:space="preserve">Compare dimensions.</w:t>
        </w:r>
      </w:ins>
      <w:ins w:id="1934" w:author="PR Preview" w:date="2026-01-01T00:00:00Z">
        <w:r>
          <w:t xml:space="preserve"> </w:t>
        </w:r>
      </w:ins>
      <w:ins w:id="1935" w:author="PR Preview" w:date="2026-01-01T00:00:00Z">
        <w:r>
          <w:t xml:space="preserve">All the sets involved are subspaces of</w:t>
        </w:r>
      </w:ins>
      <w:ins w:id="1936" w:author="PR Preview" w:date="2026-01-01T00:00:00Z">
        <w:r>
          <w:t xml:space="preserve"> </w:t>
        </w:r>
      </w:ins>
      <m:oMath>
        <m:sSup>
          <m:e>
            <m:r>
              <m:rPr>
                <m:scr m:val="double-struck"/>
                <m:sty m:val="p"/>
              </m:rPr>
              <m:t>R</m:t>
            </m:r>
          </m:e>
          <m:sup>
            <m:r>
              <m:t>m</m:t>
            </m:r>
          </m:sup>
        </m:sSup>
      </m:oMath>
      <w:ins w:id="1937" w:author="PR Preview" w:date="2026-01-01T00:00:00Z">
        <w:r>
          <w:t xml:space="preserve"> </w:t>
        </w:r>
      </w:ins>
      <w:ins w:id="1938" w:author="PR Preview" w:date="2026-01-01T00:00:00Z">
        <w:r>
          <w:t xml:space="preserve">(</w:t>
        </w:r>
      </w:ins>
      <w:hyperlink w:anchor="thm-column-space-span">
        <w:ins w:id="1939" w:author="PR Preview" w:date="2026-01-01T00:00:00Z">
          <w:r>
            <w:rPr>
              <w:rStyle w:val="Hyperlink"/>
            </w:rPr>
            <w:t xml:space="preserve">Theorem 31</w:t>
          </w:r>
        </w:ins>
      </w:hyperlink>
      <w:ins w:id="1940" w:author="PR Preview" w:date="2026-01-01T00:00:00Z">
        <w:r>
          <w:t xml:space="preserve">,</w:t>
        </w:r>
      </w:ins>
      <w:ins w:id="1941" w:author="PR Preview" w:date="2026-01-01T00:00:00Z">
        <w:r>
          <w:t xml:space="preserve"> </w:t>
        </w:r>
      </w:ins>
      <w:hyperlink w:anchor="thm-sum-intersection-subspace">
        <w:ins w:id="1942" w:author="PR Preview" w:date="2026-01-01T00:00:00Z">
          <w:r>
            <w:rPr>
              <w:rStyle w:val="Hyperlink"/>
            </w:rPr>
            <w:t xml:space="preserve">Theorem 43</w:t>
          </w:r>
        </w:ins>
      </w:hyperlink>
      <w:ins w:id="1943" w:author="PR Preview" w:date="2026-01-01T00:00:00Z">
        <w:r>
          <w:t xml:space="preserve">), so</w:t>
        </w:r>
      </w:ins>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6" w:name="exm-rank-subadditive"/>
    <w:p>
      <w:pPr>
        <w:pStyle w:val="FirstParagraph"/>
      </w:pPr>
      <w:ins w:id="1944" w:author="PR Preview" w:date="2026-01-01T00:00:00Z">
        <w:r>
          <w:rPr>
            <w:b/>
            <w:bCs/>
          </w:rPr>
          <w:t xml:space="preserve">Example 78 (Subadditivity with equality and without)</w:t>
        </w:r>
      </w:ins>
      <w:ins w:id="1945" w:author="PR Preview" w:date="2026-01-01T00:00:00Z">
        <w:r>
          <w:t xml:space="preserve"> </w:t>
        </w:r>
      </w:ins>
      <w:ins w:id="1946" w:author="PR Preview" w:date="2026-01-01T00:00:00Z">
        <w:r>
          <w:t xml:space="preserve">Let</w:t>
        </w:r>
      </w:ins>
      <w:ins w:id="19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948" w:author="PR Preview" w:date="2026-01-01T00:00:00Z">
        <w:r>
          <w:t xml:space="preserve"> </w:t>
        </w:r>
      </w:ins>
      <w:ins w:id="1949" w:author="PR Preview" w:date="2026-01-01T00:00:00Z">
        <w:r>
          <w:t xml:space="preserve">and</w:t>
        </w:r>
      </w:ins>
      <w:ins w:id="195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951" w:author="PR Preview" w:date="2026-01-01T00:00:00Z">
        <w:r>
          <w:t xml:space="preserve">.</w:t>
        </w:r>
      </w:ins>
      <w:ins w:id="1952" w:author="PR Preview" w:date="2026-01-01T00:00:00Z">
        <w:r>
          <w:t xml:space="preserve"> </w:t>
        </w:r>
      </w:ins>
      <w:ins w:id="1953" w:author="PR Preview" w:date="2026-01-01T00:00:00Z">
        <w:r>
          <w:t xml:space="preserve">Each has one nonzero column and one zero column.</w:t>
        </w:r>
      </w:ins>
      <w:ins w:id="1954" w:author="PR Preview" w:date="2026-01-01T00:00:00Z">
        <w:r>
          <w:t xml:space="preserve"> </w:t>
        </w:r>
      </w:ins>
      <w:ins w:id="1955" w:author="PR Preview" w:date="2026-01-01T00:00:00Z">
        <w:r>
          <w:t xml:space="preserve">The nonzero column on its own is linearly independent</w:t>
        </w:r>
      </w:ins>
      <w:ins w:id="1956" w:author="PR Preview" w:date="2026-01-01T00:00:00Z">
        <w:r>
          <w:t xml:space="preserve"> </w:t>
        </w:r>
      </w:ins>
      <w:ins w:id="1957" w:author="PR Preview" w:date="2026-01-01T00:00:00Z">
        <w:r>
          <w:t xml:space="preserve">(</w:t>
        </w:r>
      </w:ins>
      <m:oMath>
        <m:r>
          <m:t>c</m:t>
        </m:r>
        <m:r>
          <m:t> </m:t>
        </m:r>
        <m:acc>
          <m:accPr>
            <m:chr m:val="̃"/>
          </m:accPr>
          <m:e>
            <m:r>
              <m:t>v</m:t>
            </m:r>
          </m:e>
        </m:acc>
        <m:r>
          <m:rPr>
            <m:sty m:val="p"/>
          </m:rPr>
          <m:t>=</m:t>
        </m:r>
        <m:sSub>
          <m:e>
            <m:acc>
              <m:accPr>
                <m:chr m:val="̃"/>
              </m:accPr>
              <m:e>
                <m:r>
                  <m:t>0</m:t>
                </m:r>
              </m:e>
            </m:acc>
          </m:e>
          <m:sub>
            <m:r>
              <m:t>2</m:t>
            </m:r>
          </m:sub>
        </m:sSub>
      </m:oMath>
      <w:ins w:id="1958" w:author="PR Preview" w:date="2026-01-01T00:00:00Z">
        <w:r>
          <w:t xml:space="preserve"> </w:t>
        </w:r>
      </w:ins>
      <w:ins w:id="1959" w:author="PR Preview" w:date="2026-01-01T00:00:00Z">
        <w:r>
          <w:t xml:space="preserve">with</w:t>
        </w:r>
      </w:ins>
      <w:ins w:id="1960" w:author="PR Preview" w:date="2026-01-01T00:00:00Z">
        <w:r>
          <w:t xml:space="preserve"> </w:t>
        </w:r>
      </w:ins>
      <m:oMath>
        <m:acc>
          <m:accPr>
            <m:chr m:val="̃"/>
          </m:accPr>
          <m:e>
            <m:r>
              <m:t>v</m:t>
            </m:r>
          </m:e>
        </m:acc>
        <m:r>
          <m:rPr>
            <m:sty m:val="p"/>
          </m:rPr>
          <m:t>≠</m:t>
        </m:r>
        <m:sSub>
          <m:e>
            <m:acc>
              <m:accPr>
                <m:chr m:val="̃"/>
              </m:accPr>
              <m:e>
                <m:r>
                  <m:t>0</m:t>
                </m:r>
              </m:e>
            </m:acc>
          </m:e>
          <m:sub>
            <m:r>
              <m:t>2</m:t>
            </m:r>
          </m:sub>
        </m:sSub>
      </m:oMath>
      <w:ins w:id="1961" w:author="PR Preview" w:date="2026-01-01T00:00:00Z">
        <w:r>
          <w:t xml:space="preserve"> </w:t>
        </w:r>
      </w:ins>
      <w:ins w:id="1962" w:author="PR Preview" w:date="2026-01-01T00:00:00Z">
        <w:r>
          <w:t xml:space="preserve">forces</w:t>
        </w:r>
      </w:ins>
      <w:ins w:id="1963" w:author="PR Preview" w:date="2026-01-01T00:00:00Z">
        <w:r>
          <w:t xml:space="preserve"> </w:t>
        </w:r>
      </w:ins>
      <m:oMath>
        <m:r>
          <m:t>c</m:t>
        </m:r>
        <m:r>
          <m:rPr>
            <m:sty m:val="p"/>
          </m:rPr>
          <m:t>=</m:t>
        </m:r>
        <m:r>
          <m:t>0</m:t>
        </m:r>
      </m:oMath>
      <w:ins w:id="1964" w:author="PR Preview" w:date="2026-01-01T00:00:00Z">
        <w:r>
          <w:t xml:space="preserve">),</w:t>
        </w:r>
      </w:ins>
      <w:ins w:id="1965" w:author="PR Preview" w:date="2026-01-01T00:00:00Z">
        <w:r>
          <w:t xml:space="preserve"> </w:t>
        </w:r>
      </w:ins>
      <w:ins w:id="1966" w:author="PR Preview" w:date="2026-01-01T00:00:00Z">
        <w:r>
          <w:t xml:space="preserve">and the two columns together are not,</w:t>
        </w:r>
      </w:ins>
      <w:ins w:id="1967" w:author="PR Preview" w:date="2026-01-01T00:00:00Z">
        <w:r>
          <w:t xml:space="preserve"> </w:t>
        </w:r>
      </w:ins>
      <w:ins w:id="1968" w:author="PR Preview" w:date="2026-01-01T00:00:00Z">
        <w:r>
          <w:t xml:space="preserve">since</w:t>
        </w:r>
      </w:ins>
      <w:ins w:id="1969" w:author="PR Preview" w:date="2026-01-01T00:00:00Z">
        <w:r>
          <w:t xml:space="preserve"> </w:t>
        </w:r>
      </w:ins>
      <m:oMath>
        <m:r>
          <m:t>1</m:t>
        </m:r>
      </m:oMath>
      <w:ins w:id="1970" w:author="PR Preview" w:date="2026-01-01T00:00:00Z">
        <w:r>
          <w:t xml:space="preserve"> </w:t>
        </w:r>
      </w:ins>
      <w:ins w:id="1971" w:author="PR Preview" w:date="2026-01-01T00:00:00Z">
        <w:r>
          <w:t xml:space="preserve">times the zero column is</w:t>
        </w:r>
      </w:ins>
      <w:ins w:id="1972" w:author="PR Preview" w:date="2026-01-01T00:00:00Z">
        <w:r>
          <w:t xml:space="preserve"> </w:t>
        </w:r>
      </w:ins>
      <m:oMath>
        <m:sSub>
          <m:e>
            <m:acc>
              <m:accPr>
                <m:chr m:val="̃"/>
              </m:accPr>
              <m:e>
                <m:r>
                  <m:t>0</m:t>
                </m:r>
              </m:e>
            </m:acc>
          </m:e>
          <m:sub>
            <m:r>
              <m:t>2</m:t>
            </m:r>
          </m:sub>
        </m:sSub>
      </m:oMath>
      <w:ins w:id="1973" w:author="PR Preview" w:date="2026-01-01T00:00:00Z">
        <w:r>
          <w:t xml:space="preserve">;</w:t>
        </w:r>
      </w:ins>
      <w:ins w:id="1974" w:author="PR Preview" w:date="2026-01-01T00:00:00Z">
        <w:r>
          <w:t xml:space="preserve"> </w:t>
        </w:r>
      </w:ins>
      <w:ins w:id="1975" w:author="PR Preview" w:date="2026-01-01T00:00:00Z">
        <w:r>
          <w:t xml:space="preserve">so each matrix has rank</w:t>
        </w:r>
      </w:ins>
      <w:ins w:id="1976" w:author="PR Preview" w:date="2026-01-01T00:00:00Z">
        <w:r>
          <w:t xml:space="preserve"> </w:t>
        </w:r>
      </w:ins>
      <m:oMath>
        <m:r>
          <m:t>1</m:t>
        </m:r>
      </m:oMath>
      <w:ins w:id="1977" w:author="PR Preview" w:date="2026-01-01T00:00:00Z">
        <w:r>
          <w:t xml:space="preserve"> </w:t>
        </w:r>
      </w:ins>
      <w:ins w:id="1978" w:author="PR Preview" w:date="2026-01-01T00:00:00Z">
        <w:r>
          <w:t xml:space="preserve">(</w:t>
        </w:r>
      </w:ins>
      <w:hyperlink w:anchor="def-rank">
        <w:ins w:id="1979" w:author="PR Preview" w:date="2026-01-01T00:00:00Z">
          <w:r>
            <w:rPr>
              <w:rStyle w:val="Hyperlink"/>
            </w:rPr>
            <w:t xml:space="preserve">Definition 38</w:t>
          </w:r>
        </w:ins>
      </w:hyperlink>
      <w:ins w:id="1980" w:author="PR Preview" w:date="2026-01-01T00:00:00Z">
        <w:r>
          <w:t xml:space="preserve">).</w:t>
        </w:r>
      </w:ins>
      <w:ins w:id="1981" w:author="PR Preview" w:date="2026-01-01T00:00:00Z">
        <w:r>
          <w:t xml:space="preserve"> </w:t>
        </w:r>
      </w:ins>
      <w:ins w:id="1982" w:author="PR Preview" w:date="2026-01-01T00:00:00Z">
        <w:r>
          <w:t xml:space="preserve">By the same argument,</w:t>
        </w:r>
      </w:ins>
      <w:ins w:id="1983" w:author="PR Preview" w:date="2026-01-01T00:00:00Z">
        <w:r>
          <w:t xml:space="preserve"> </w:t>
        </w:r>
      </w:ins>
      <m:oMath>
        <m:r>
          <m:rPr>
            <m:sty m:val="p"/>
          </m:rPr>
          <m:t>−</m:t>
        </m:r>
        <m:r>
          <m:rPr>
            <m:sty m:val="bi"/>
          </m:rPr>
          <m:t>A</m:t>
        </m:r>
      </m:oMath>
      <w:ins w:id="1984" w:author="PR Preview" w:date="2026-01-01T00:00:00Z">
        <w:r>
          <w:t xml:space="preserve"> </w:t>
        </w:r>
      </w:ins>
      <w:ins w:id="1985" w:author="PR Preview" w:date="2026-01-01T00:00:00Z">
        <w:r>
          <w:t xml:space="preserve">has rank</w:t>
        </w:r>
      </w:ins>
      <w:ins w:id="1986" w:author="PR Preview" w:date="2026-01-01T00:00:00Z">
        <w:r>
          <w:t xml:space="preserve"> </w:t>
        </w:r>
      </w:ins>
      <m:oMath>
        <m:r>
          <m:t>1</m:t>
        </m:r>
      </m:oMath>
      <w:ins w:id="1987" w:author="PR Preview" w:date="2026-01-01T00:00:00Z">
        <w:r>
          <w:t xml:space="preserve">.</w:t>
        </w:r>
      </w:ins>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6"/>
    <w:bookmarkStart w:id="287"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7"/>
    <w:bookmarkStart w:id="288" w:name="exm-direct-sum"/>
    <w:p>
      <w:pPr>
        <w:pStyle w:val="BodyText"/>
      </w:pPr>
      <w:del w:id="1988" w:author="PR Preview" w:date="2026-01-01T00:00:00Z">
        <w:r>
          <w:rPr>
            <w:b/>
            <w:bCs/>
          </w:rPr>
          <w:delText xml:space="preserve">Example 78 (</w:delText>
        </w:r>
      </w:del>
      <m:oMath>
        <m:sSup>
          <m:e>
            <m:r>
              <m:rPr>
                <m:scr m:val="double-struck"/>
                <m:sty m:val="p"/>
              </m:rPr>
              <m:t>R</m:t>
            </m:r>
          </m:e>
          <m:sup>
            <m:r>
              <m:t>3</m:t>
            </m:r>
          </m:sup>
        </m:sSup>
      </m:oMath>
      <w:del w:id="1989" w:author="PR Preview" w:date="2026-01-01T00:00:00Z">
        <w:r>
          <w:rPr>
            <w:b/>
            <w:bCs/>
          </w:rPr>
          <w:delText xml:space="preserve"> </w:delText>
        </w:r>
      </w:del>
      <w:del w:id="1990" w:author="PR Preview" w:date="2026-01-01T00:00:00Z">
        <w:r>
          <w:rPr>
            <w:b/>
            <w:bCs/>
          </w:rPr>
          <w:delText xml:space="preserve">is a plane plus a line)</w:delText>
        </w:r>
      </w:del>
      <w:del w:id="1991" w:author="PR Preview" w:date="2026-01-01T00:00:00Z">
        <w:r>
          <w:delText xml:space="preserve"> </w:delText>
        </w:r>
      </w:del>
      <w:del w:id="1992" w:author="PR Preview" w:date="2026-01-01T00:00:00Z">
        <w:r>
          <w:delText xml:space="preserve">Let</w:delText>
        </w:r>
      </w:del>
      <w:del w:id="1993" w:author="PR Preview" w:date="2026-01-01T00:00:00Z">
        <w:r>
          <w:delText xml:space="preserve"> </w:delText>
        </w:r>
      </w:del>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994" w:author="PR Preview" w:date="2026-01-01T00:00:00Z">
        <w:r>
          <w:delText xml:space="preserve">, the plane</w:delText>
        </w:r>
      </w:del>
      <w:del w:id="1995" w:author="PR Preview" w:date="2026-01-01T00:00:00Z">
        <w:r>
          <w:delText xml:space="preserve"> </w:delText>
        </w:r>
      </w:del>
      <m:oMath>
        <m:r>
          <m:t>z</m:t>
        </m:r>
        <m:r>
          <m:rPr>
            <m:sty m:val="p"/>
          </m:rPr>
          <m:t>=</m:t>
        </m:r>
        <m:r>
          <m:t>0</m:t>
        </m:r>
      </m:oMath>
      <w:del w:id="1996" w:author="PR Preview" w:date="2026-01-01T00:00:00Z">
        <w:r>
          <w:delText xml:space="preserve">,</w:delText>
        </w:r>
      </w:del>
      <w:del w:id="1997" w:author="PR Preview" w:date="2026-01-01T00:00:00Z">
        <w:r>
          <w:delText xml:space="preserve"> </w:delText>
        </w:r>
      </w:del>
      <w:del w:id="1998" w:author="PR Preview" w:date="2026-01-01T00:00:00Z">
        <w:r>
          <w:delText xml:space="preserve">and</w:delText>
        </w:r>
      </w:del>
      <w:del w:id="1999" w:author="PR Preview" w:date="2026-01-01T00:00:00Z">
        <w:r>
          <w:delText xml:space="preserve"> </w:delText>
        </w:r>
      </w:del>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del w:id="2000" w:author="PR Preview" w:date="2026-01-01T00:00:00Z">
        <w:r>
          <w:delText xml:space="preserve">, the</w:delText>
        </w:r>
      </w:del>
      <w:del w:id="2001" w:author="PR Preview" w:date="2026-01-01T00:00:00Z">
        <w:r>
          <w:delText xml:space="preserve"> </w:delText>
        </w:r>
      </w:del>
      <m:oMath>
        <m:r>
          <m:t>z</m:t>
        </m:r>
      </m:oMath>
      <w:del w:id="2002" w:author="PR Preview" w:date="2026-01-01T00:00:00Z">
        <w:r>
          <w:delText xml:space="preserve">-axis.</w:delText>
        </w:r>
      </w:del>
    </w:p>
    <w:p>
      <w:pPr>
        <w:pStyle w:val="BodyText"/>
      </w:pPr>
      <w:ins w:id="2003" w:author="PR Preview" w:date="2026-01-01T00:00:00Z">
        <w:r>
          <w:rPr>
            <w:b/>
            <w:bCs/>
          </w:rPr>
          <w:t xml:space="preserve">Example 79 (</w:t>
        </w:r>
      </w:ins>
      <m:oMath>
        <m:sSup>
          <m:e>
            <m:r>
              <m:rPr>
                <m:scr m:val="double-struck"/>
                <m:sty m:val="p"/>
              </m:rPr>
              <m:t>R</m:t>
            </m:r>
          </m:e>
          <m:sup>
            <m:r>
              <m:t>3</m:t>
            </m:r>
          </m:sup>
        </m:sSup>
      </m:oMath>
      <w:ins w:id="2004" w:author="PR Preview" w:date="2026-01-01T00:00:00Z">
        <w:r>
          <w:rPr>
            <w:b/>
            <w:bCs/>
          </w:rPr>
          <w:t xml:space="preserve"> </w:t>
        </w:r>
      </w:ins>
      <w:ins w:id="2005" w:author="PR Preview" w:date="2026-01-01T00:00:00Z">
        <w:r>
          <w:rPr>
            <w:b/>
            <w:bCs/>
          </w:rPr>
          <w:t xml:space="preserve">is a plane plus a line)</w:t>
        </w:r>
      </w:ins>
      <w:ins w:id="2006" w:author="PR Preview" w:date="2026-01-01T00:00:00Z">
        <w:r>
          <w:t xml:space="preserve"> </w:t>
        </w:r>
      </w:ins>
      <w:ins w:id="2007" w:author="PR Preview" w:date="2026-01-01T00:00:00Z">
        <w:r>
          <w:t xml:space="preserve">Let</w:t>
        </w:r>
      </w:ins>
      <w:ins w:id="2008" w:author="PR Preview" w:date="2026-01-01T00:00:00Z">
        <w:r>
          <w:t xml:space="preserve"> </w:t>
        </w:r>
      </w:ins>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2009" w:author="PR Preview" w:date="2026-01-01T00:00:00Z">
        <w:r>
          <w:t xml:space="preserve">, the plane</w:t>
        </w:r>
      </w:ins>
      <w:ins w:id="2010" w:author="PR Preview" w:date="2026-01-01T00:00:00Z">
        <w:r>
          <w:t xml:space="preserve"> </w:t>
        </w:r>
      </w:ins>
      <m:oMath>
        <m:r>
          <m:t>z</m:t>
        </m:r>
        <m:r>
          <m:rPr>
            <m:sty m:val="p"/>
          </m:rPr>
          <m:t>=</m:t>
        </m:r>
        <m:r>
          <m:t>0</m:t>
        </m:r>
      </m:oMath>
      <w:ins w:id="2011" w:author="PR Preview" w:date="2026-01-01T00:00:00Z">
        <w:r>
          <w:t xml:space="preserve">,</w:t>
        </w:r>
      </w:ins>
      <w:ins w:id="2012" w:author="PR Preview" w:date="2026-01-01T00:00:00Z">
        <w:r>
          <w:t xml:space="preserve"> </w:t>
        </w:r>
      </w:ins>
      <w:ins w:id="2013" w:author="PR Preview" w:date="2026-01-01T00:00:00Z">
        <w:r>
          <w:t xml:space="preserve">and</w:t>
        </w:r>
      </w:ins>
      <w:ins w:id="2014" w:author="PR Preview" w:date="2026-01-01T00:00:00Z">
        <w:r>
          <w:t xml:space="preserve"> </w:t>
        </w:r>
      </w:ins>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ins w:id="2015" w:author="PR Preview" w:date="2026-01-01T00:00:00Z">
        <w:r>
          <w:t xml:space="preserve">, the</w:t>
        </w:r>
      </w:ins>
      <w:ins w:id="2016" w:author="PR Preview" w:date="2026-01-01T00:00:00Z">
        <w:r>
          <w:t xml:space="preserve"> </w:t>
        </w:r>
      </w:ins>
      <m:oMath>
        <m:r>
          <m:t>z</m:t>
        </m:r>
      </m:oMath>
      <w:ins w:id="2017" w:author="PR Preview" w:date="2026-01-01T00:00:00Z">
        <w:r>
          <w:t xml:space="preserve">-axis.</w:t>
        </w:r>
      </w:ins>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8"/>
    <w:bookmarkStart w:id="289" w:name="exm-not-direct-sum"/>
    <w:p>
      <w:pPr>
        <w:pStyle w:val="BodyText"/>
      </w:pPr>
      <w:del w:id="2018" w:author="PR Preview" w:date="2026-01-01T00:00:00Z">
        <w:r>
          <w:rPr>
            <w:b/>
            <w:bCs/>
          </w:rPr>
          <w:delText xml:space="preserve">Example 79 (Two planes that sum to</w:delText>
        </w:r>
      </w:del>
      <w:del w:id="2019" w:author="PR Preview" w:date="2026-01-01T00:00:00Z">
        <w:r>
          <w:rPr>
            <w:b/>
            <w:bCs/>
          </w:rPr>
          <w:delText xml:space="preserve"> </w:delText>
        </w:r>
      </w:del>
      <m:oMath>
        <m:sSup>
          <m:e>
            <m:r>
              <m:rPr>
                <m:scr m:val="double-struck"/>
                <m:sty m:val="p"/>
              </m:rPr>
              <m:t>R</m:t>
            </m:r>
          </m:e>
          <m:sup>
            <m:r>
              <m:t>3</m:t>
            </m:r>
          </m:sup>
        </m:sSup>
      </m:oMath>
      <w:del w:id="2020" w:author="PR Preview" w:date="2026-01-01T00:00:00Z">
        <w:r>
          <w:rPr>
            <w:b/>
            <w:bCs/>
          </w:rPr>
          <w:delText xml:space="preserve"> </w:delText>
        </w:r>
      </w:del>
      <w:del w:id="2021" w:author="PR Preview" w:date="2026-01-01T00:00:00Z">
        <w:r>
          <w:rPr>
            <w:b/>
            <w:bCs/>
          </w:rPr>
          <w:delText xml:space="preserve">but not directly)</w:delText>
        </w:r>
      </w:del>
      <w:del w:id="2022" w:author="PR Preview" w:date="2026-01-01T00:00:00Z">
        <w:r>
          <w:delText xml:space="preserve"> </w:delText>
        </w:r>
      </w:del>
      <w:del w:id="2023" w:author="PR Preview" w:date="2026-01-01T00:00:00Z">
        <w:r>
          <w:delText xml:space="preserve">The planes</w:delText>
        </w:r>
      </w:del>
      <w:del w:id="2024" w:author="PR Preview" w:date="2026-01-01T00:00:00Z">
        <w:r>
          <w:delText xml:space="preserve"> </w:delText>
        </w:r>
      </w:del>
      <m:oMath>
        <m:r>
          <m:t>z</m:t>
        </m:r>
        <m:r>
          <m:rPr>
            <m:sty m:val="p"/>
          </m:rPr>
          <m:t>=</m:t>
        </m:r>
        <m:r>
          <m:t>0</m:t>
        </m:r>
      </m:oMath>
      <w:del w:id="2025" w:author="PR Preview" w:date="2026-01-01T00:00:00Z">
        <w:r>
          <w:delText xml:space="preserve"> </w:delText>
        </w:r>
      </w:del>
      <w:del w:id="2026" w:author="PR Preview" w:date="2026-01-01T00:00:00Z">
        <w:r>
          <w:delText xml:space="preserve">and</w:delText>
        </w:r>
      </w:del>
      <w:del w:id="2027" w:author="PR Preview" w:date="2026-01-01T00:00:00Z">
        <w:r>
          <w:delText xml:space="preserve"> </w:delText>
        </w:r>
      </w:del>
      <m:oMath>
        <m:r>
          <m:t>x</m:t>
        </m:r>
        <m:r>
          <m:rPr>
            <m:sty m:val="p"/>
          </m:rPr>
          <m:t>=</m:t>
        </m:r>
        <m:r>
          <m:t>0</m:t>
        </m:r>
      </m:oMath>
      <w:del w:id="2028" w:author="PR Preview" w:date="2026-01-01T00:00:00Z">
        <w:r>
          <w:delText xml:space="preserve"> </w:delText>
        </w:r>
      </w:del>
      <w:del w:id="2029" w:author="PR Preview" w:date="2026-01-01T00:00:00Z">
        <w:r>
          <w:delText xml:space="preserve">sum to</w:delText>
        </w:r>
      </w:del>
      <w:del w:id="2030" w:author="PR Preview" w:date="2026-01-01T00:00:00Z">
        <w:r>
          <w:delText xml:space="preserve"> </w:delText>
        </w:r>
      </w:del>
      <m:oMath>
        <m:sSup>
          <m:e>
            <m:r>
              <m:rPr>
                <m:scr m:val="double-struck"/>
                <m:sty m:val="p"/>
              </m:rPr>
              <m:t>R</m:t>
            </m:r>
          </m:e>
          <m:sup>
            <m:r>
              <m:t>3</m:t>
            </m:r>
          </m:sup>
        </m:sSup>
      </m:oMath>
      <w:del w:id="2031" w:author="PR Preview" w:date="2026-01-01T00:00:00Z">
        <w:r>
          <w:delText xml:space="preserve"> </w:delText>
        </w:r>
      </w:del>
      <w:del w:id="2032" w:author="PR Preview" w:date="2026-01-01T00:00:00Z">
        <w:r>
          <w:delText xml:space="preserve">(</w:delText>
        </w:r>
      </w:del>
      <w:hyperlink w:anchor="exm-sum-intersection-subspace">
        <w:del w:id="2033" w:author="PR Preview" w:date="2026-01-01T00:00:00Z">
          <w:r>
            <w:rPr>
              <w:rStyle w:val="Hyperlink"/>
            </w:rPr>
            <w:delText xml:space="preserve">Example 74</w:delText>
          </w:r>
        </w:del>
      </w:hyperlink>
      <w:del w:id="2034" w:author="PR Preview" w:date="2026-01-01T00:00:00Z">
        <w:r>
          <w:delText xml:space="preserve">),</w:delText>
        </w:r>
      </w:del>
      <w:del w:id="2035" w:author="PR Preview" w:date="2026-01-01T00:00:00Z">
        <w:r>
          <w:delText xml:space="preserve"> </w:delText>
        </w:r>
      </w:del>
      <w:del w:id="2036" w:author="PR Preview" w:date="2026-01-01T00:00:00Z">
        <w:r>
          <w:delText xml:space="preserve">but they share the</w:delText>
        </w:r>
      </w:del>
      <w:del w:id="2037" w:author="PR Preview" w:date="2026-01-01T00:00:00Z">
        <w:r>
          <w:delText xml:space="preserve"> </w:delText>
        </w:r>
      </w:del>
      <m:oMath>
        <m:r>
          <m:t>y</m:t>
        </m:r>
      </m:oMath>
      <w:del w:id="2038" w:author="PR Preview" w:date="2026-01-01T00:00:00Z">
        <w:r>
          <w:delText xml:space="preserve">-axis,</w:delText>
        </w:r>
      </w:del>
      <w:del w:id="2039" w:author="PR Preview" w:date="2026-01-01T00:00:00Z">
        <w:r>
          <w:delText xml:space="preserve"> </w:delText>
        </w:r>
      </w:del>
      <w:del w:id="2040" w:author="PR Preview" w:date="2026-01-01T00:00:00Z">
        <w:r>
          <w:delText xml:space="preserve">so they are not complementary,</w:delText>
        </w:r>
      </w:del>
      <w:del w:id="2041" w:author="PR Preview" w:date="2026-01-01T00:00:00Z">
        <w:r>
          <w:delText xml:space="preserve"> </w:delText>
        </w:r>
      </w:del>
      <w:del w:id="2042" w:author="PR Preview" w:date="2026-01-01T00:00:00Z">
        <w:r>
          <w:delText xml:space="preserve">and</w:delText>
        </w:r>
      </w:del>
      <w:del w:id="2043" w:author="PR Preview" w:date="2026-01-01T00:00:00Z">
        <w:r>
          <w:delText xml:space="preserve"> </w:delText>
        </w:r>
      </w:del>
      <m:oMath>
        <m:sSup>
          <m:e>
            <m:r>
              <m:rPr>
                <m:scr m:val="double-struck"/>
                <m:sty m:val="p"/>
              </m:rPr>
              <m:t>R</m:t>
            </m:r>
          </m:e>
          <m:sup>
            <m:r>
              <m:t>3</m:t>
            </m:r>
          </m:sup>
        </m:sSup>
      </m:oMath>
      <w:del w:id="2044" w:author="PR Preview" w:date="2026-01-01T00:00:00Z">
        <w:r>
          <w:delText xml:space="preserve"> </w:delText>
        </w:r>
      </w:del>
      <w:del w:id="2045" w:author="PR Preview" w:date="2026-01-01T00:00:00Z">
        <w:r>
          <w:delText xml:space="preserve">is not their direct sum.</w:delText>
        </w:r>
      </w:del>
      <w:del w:id="2046" w:author="PR Preview" w:date="2026-01-01T00:00:00Z">
        <w:r>
          <w:delText xml:space="preserve"> </w:delText>
        </w:r>
      </w:del>
      <w:del w:id="2047" w:author="PR Preview" w:date="2026-01-01T00:00:00Z">
        <w:r>
          <w:delText xml:space="preserve">The shared line shows up as more than one way to split a vector:</w:delText>
        </w:r>
      </w:del>
    </w:p>
    <w:p>
      <w:pPr>
        <w:pStyle w:val="BodyText"/>
      </w:pPr>
      <w:ins w:id="2048" w:author="PR Preview" w:date="2026-01-01T00:00:00Z">
        <w:r>
          <w:rPr>
            <w:b/>
            <w:bCs/>
          </w:rPr>
          <w:t xml:space="preserve">Example 80 (Two planes that sum to</w:t>
        </w:r>
      </w:ins>
      <w:ins w:id="2049" w:author="PR Preview" w:date="2026-01-01T00:00:00Z">
        <w:r>
          <w:rPr>
            <w:b/>
            <w:bCs/>
          </w:rPr>
          <w:t xml:space="preserve"> </w:t>
        </w:r>
      </w:ins>
      <m:oMath>
        <m:sSup>
          <m:e>
            <m:r>
              <m:rPr>
                <m:scr m:val="double-struck"/>
                <m:sty m:val="p"/>
              </m:rPr>
              <m:t>R</m:t>
            </m:r>
          </m:e>
          <m:sup>
            <m:r>
              <m:t>3</m:t>
            </m:r>
          </m:sup>
        </m:sSup>
      </m:oMath>
      <w:ins w:id="2050" w:author="PR Preview" w:date="2026-01-01T00:00:00Z">
        <w:r>
          <w:rPr>
            <w:b/>
            <w:bCs/>
          </w:rPr>
          <w:t xml:space="preserve"> </w:t>
        </w:r>
      </w:ins>
      <w:ins w:id="2051" w:author="PR Preview" w:date="2026-01-01T00:00:00Z">
        <w:r>
          <w:rPr>
            <w:b/>
            <w:bCs/>
          </w:rPr>
          <w:t xml:space="preserve">but not directly)</w:t>
        </w:r>
      </w:ins>
      <w:ins w:id="2052" w:author="PR Preview" w:date="2026-01-01T00:00:00Z">
        <w:r>
          <w:t xml:space="preserve"> </w:t>
        </w:r>
      </w:ins>
      <w:ins w:id="2053" w:author="PR Preview" w:date="2026-01-01T00:00:00Z">
        <w:r>
          <w:t xml:space="preserve">The planes</w:t>
        </w:r>
      </w:ins>
      <w:ins w:id="2054" w:author="PR Preview" w:date="2026-01-01T00:00:00Z">
        <w:r>
          <w:t xml:space="preserve"> </w:t>
        </w:r>
      </w:ins>
      <m:oMath>
        <m:r>
          <m:t>z</m:t>
        </m:r>
        <m:r>
          <m:rPr>
            <m:sty m:val="p"/>
          </m:rPr>
          <m:t>=</m:t>
        </m:r>
        <m:r>
          <m:t>0</m:t>
        </m:r>
      </m:oMath>
      <w:ins w:id="2055" w:author="PR Preview" w:date="2026-01-01T00:00:00Z">
        <w:r>
          <w:t xml:space="preserve"> </w:t>
        </w:r>
      </w:ins>
      <w:ins w:id="2056" w:author="PR Preview" w:date="2026-01-01T00:00:00Z">
        <w:r>
          <w:t xml:space="preserve">and</w:t>
        </w:r>
      </w:ins>
      <w:ins w:id="2057" w:author="PR Preview" w:date="2026-01-01T00:00:00Z">
        <w:r>
          <w:t xml:space="preserve"> </w:t>
        </w:r>
      </w:ins>
      <m:oMath>
        <m:r>
          <m:t>x</m:t>
        </m:r>
        <m:r>
          <m:rPr>
            <m:sty m:val="p"/>
          </m:rPr>
          <m:t>=</m:t>
        </m:r>
        <m:r>
          <m:t>0</m:t>
        </m:r>
      </m:oMath>
      <w:ins w:id="2058" w:author="PR Preview" w:date="2026-01-01T00:00:00Z">
        <w:r>
          <w:t xml:space="preserve"> </w:t>
        </w:r>
      </w:ins>
      <w:ins w:id="2059" w:author="PR Preview" w:date="2026-01-01T00:00:00Z">
        <w:r>
          <w:t xml:space="preserve">sum to</w:t>
        </w:r>
      </w:ins>
      <w:ins w:id="2060" w:author="PR Preview" w:date="2026-01-01T00:00:00Z">
        <w:r>
          <w:t xml:space="preserve"> </w:t>
        </w:r>
      </w:ins>
      <m:oMath>
        <m:sSup>
          <m:e>
            <m:r>
              <m:rPr>
                <m:scr m:val="double-struck"/>
                <m:sty m:val="p"/>
              </m:rPr>
              <m:t>R</m:t>
            </m:r>
          </m:e>
          <m:sup>
            <m:r>
              <m:t>3</m:t>
            </m:r>
          </m:sup>
        </m:sSup>
      </m:oMath>
      <w:ins w:id="2061" w:author="PR Preview" w:date="2026-01-01T00:00:00Z">
        <w:r>
          <w:t xml:space="preserve"> </w:t>
        </w:r>
      </w:ins>
      <w:ins w:id="2062" w:author="PR Preview" w:date="2026-01-01T00:00:00Z">
        <w:r>
          <w:t xml:space="preserve">(</w:t>
        </w:r>
      </w:ins>
      <w:hyperlink w:anchor="exm-sum-intersection-subspace">
        <w:ins w:id="2063" w:author="PR Preview" w:date="2026-01-01T00:00:00Z">
          <w:r>
            <w:rPr>
              <w:rStyle w:val="Hyperlink"/>
            </w:rPr>
            <w:t xml:space="preserve">Example 75</w:t>
          </w:r>
        </w:ins>
      </w:hyperlink>
      <w:ins w:id="2064" w:author="PR Preview" w:date="2026-01-01T00:00:00Z">
        <w:r>
          <w:t xml:space="preserve">),</w:t>
        </w:r>
      </w:ins>
      <w:ins w:id="2065" w:author="PR Preview" w:date="2026-01-01T00:00:00Z">
        <w:r>
          <w:t xml:space="preserve"> </w:t>
        </w:r>
      </w:ins>
      <w:ins w:id="2066" w:author="PR Preview" w:date="2026-01-01T00:00:00Z">
        <w:r>
          <w:t xml:space="preserve">but they share the</w:t>
        </w:r>
      </w:ins>
      <w:ins w:id="2067" w:author="PR Preview" w:date="2026-01-01T00:00:00Z">
        <w:r>
          <w:t xml:space="preserve"> </w:t>
        </w:r>
      </w:ins>
      <m:oMath>
        <m:r>
          <m:t>y</m:t>
        </m:r>
      </m:oMath>
      <w:ins w:id="2068" w:author="PR Preview" w:date="2026-01-01T00:00:00Z">
        <w:r>
          <w:t xml:space="preserve">-axis,</w:t>
        </w:r>
      </w:ins>
      <w:ins w:id="2069" w:author="PR Preview" w:date="2026-01-01T00:00:00Z">
        <w:r>
          <w:t xml:space="preserve"> </w:t>
        </w:r>
      </w:ins>
      <w:ins w:id="2070" w:author="PR Preview" w:date="2026-01-01T00:00:00Z">
        <w:r>
          <w:t xml:space="preserve">so they are not complementary,</w:t>
        </w:r>
      </w:ins>
      <w:ins w:id="2071" w:author="PR Preview" w:date="2026-01-01T00:00:00Z">
        <w:r>
          <w:t xml:space="preserve"> </w:t>
        </w:r>
      </w:ins>
      <w:ins w:id="2072" w:author="PR Preview" w:date="2026-01-01T00:00:00Z">
        <w:r>
          <w:t xml:space="preserve">and</w:t>
        </w:r>
      </w:ins>
      <w:ins w:id="2073" w:author="PR Preview" w:date="2026-01-01T00:00:00Z">
        <w:r>
          <w:t xml:space="preserve"> </w:t>
        </w:r>
      </w:ins>
      <m:oMath>
        <m:sSup>
          <m:e>
            <m:r>
              <m:rPr>
                <m:scr m:val="double-struck"/>
                <m:sty m:val="p"/>
              </m:rPr>
              <m:t>R</m:t>
            </m:r>
          </m:e>
          <m:sup>
            <m:r>
              <m:t>3</m:t>
            </m:r>
          </m:sup>
        </m:sSup>
      </m:oMath>
      <w:ins w:id="2074" w:author="PR Preview" w:date="2026-01-01T00:00:00Z">
        <w:r>
          <w:t xml:space="preserve"> </w:t>
        </w:r>
      </w:ins>
      <w:ins w:id="2075" w:author="PR Preview" w:date="2026-01-01T00:00:00Z">
        <w:r>
          <w:t xml:space="preserve">is not their direct sum.</w:t>
        </w:r>
      </w:ins>
      <w:ins w:id="2076" w:author="PR Preview" w:date="2026-01-01T00:00:00Z">
        <w:r>
          <w:t xml:space="preserve"> </w:t>
        </w:r>
      </w:ins>
      <w:ins w:id="2077" w:author="PR Preview" w:date="2026-01-01T00:00:00Z">
        <w:r>
          <w:t xml:space="preserve">The shared line shows up as more than one way to split a vector:</w:t>
        </w:r>
      </w:ins>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9"/>
    <w:bookmarkStart w:id="290" w:name="thm-direct-sum-equiv"/>
    <w:p>
      <w:pPr>
        <w:pStyle w:val="BodyText"/>
      </w:pPr>
      <w:del w:id="2078" w:author="PR Preview" w:date="2026-01-01T00:00:00Z">
        <w:r>
          <w:rPr>
            <w:b/>
            <w:bCs/>
          </w:rPr>
          <w:delText xml:space="preserve">Theorem 45 (Three ways to recognize a direct sum)</w:delText>
        </w:r>
      </w:del>
      <w:del w:id="2079" w:author="PR Preview" w:date="2026-01-01T00:00:00Z">
        <w:r>
          <w:delText xml:space="preserve"> </w:delText>
        </w:r>
      </w:del>
      <w:del w:id="2080" w:author="PR Preview" w:date="2026-01-01T00:00:00Z">
        <w:r>
          <w:delText xml:space="preserve">Let</w:delText>
        </w:r>
      </w:del>
      <w:del w:id="2081" w:author="PR Preview" w:date="2026-01-01T00:00:00Z">
        <w:r>
          <w:delText xml:space="preserve"> </w:delText>
        </w:r>
      </w:del>
      <m:oMath>
        <m:sSub>
          <m:e>
            <m:r>
              <m:rPr>
                <m:scr m:val="script"/>
                <m:sty m:val="p"/>
              </m:rPr>
              <m:t>S</m:t>
            </m:r>
          </m:e>
          <m:sub>
            <m:r>
              <m:t>1</m:t>
            </m:r>
          </m:sub>
        </m:sSub>
      </m:oMath>
      <w:del w:id="2082" w:author="PR Preview" w:date="2026-01-01T00:00:00Z">
        <w:r>
          <w:delText xml:space="preserve"> </w:delText>
        </w:r>
      </w:del>
      <w:del w:id="2083" w:author="PR Preview" w:date="2026-01-01T00:00:00Z">
        <w:r>
          <w:delText xml:space="preserve">and</w:delText>
        </w:r>
      </w:del>
      <w:del w:id="2084" w:author="PR Preview" w:date="2026-01-01T00:00:00Z">
        <w:r>
          <w:delText xml:space="preserve"> </w:delText>
        </w:r>
      </w:del>
      <m:oMath>
        <m:sSub>
          <m:e>
            <m:r>
              <m:rPr>
                <m:scr m:val="script"/>
                <m:sty m:val="p"/>
              </m:rPr>
              <m:t>S</m:t>
            </m:r>
          </m:e>
          <m:sub>
            <m:r>
              <m:t>2</m:t>
            </m:r>
          </m:sub>
        </m:sSub>
      </m:oMath>
      <w:del w:id="2085" w:author="PR Preview" w:date="2026-01-01T00:00:00Z">
        <w:r>
          <w:delText xml:space="preserve"> </w:delText>
        </w:r>
      </w:del>
      <w:del w:id="2086" w:author="PR Preview" w:date="2026-01-01T00:00:00Z">
        <w:r>
          <w:delText xml:space="preserve">be subspaces of</w:delText>
        </w:r>
      </w:del>
      <w:del w:id="2087" w:author="PR Preview" w:date="2026-01-01T00:00:00Z">
        <w:r>
          <w:delText xml:space="preserve"> </w:delText>
        </w:r>
      </w:del>
      <m:oMath>
        <m:sSup>
          <m:e>
            <m:r>
              <m:rPr>
                <m:scr m:val="double-struck"/>
                <m:sty m:val="p"/>
              </m:rPr>
              <m:t>R</m:t>
            </m:r>
          </m:e>
          <m:sup>
            <m:r>
              <m:t>p</m:t>
            </m:r>
          </m:sup>
        </m:sSup>
      </m:oMath>
      <w:del w:id="2088" w:author="PR Preview" w:date="2026-01-01T00:00:00Z">
        <w:r>
          <w:delText xml:space="preserve">,</w:delText>
        </w:r>
      </w:del>
      <w:del w:id="2089" w:author="PR Preview" w:date="2026-01-01T00:00:00Z">
        <w:r>
          <w:delText xml:space="preserve"> </w:delText>
        </w:r>
      </w:del>
      <w:del w:id="2090" w:author="PR Preview" w:date="2026-01-01T00:00:00Z">
        <w:r>
          <w:delText xml:space="preserve">and let</w:delText>
        </w:r>
      </w:del>
      <w:del w:id="2091"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2092" w:author="PR Preview" w:date="2026-01-01T00:00:00Z">
        <w:r>
          <w:delText xml:space="preserve">.</w:delText>
        </w:r>
      </w:del>
      <w:del w:id="2093" w:author="PR Preview" w:date="2026-01-01T00:00:00Z">
        <w:r>
          <w:delText xml:space="preserve"> </w:delText>
        </w:r>
      </w:del>
      <w:del w:id="2094" w:author="PR Preview" w:date="2026-01-01T00:00:00Z">
        <w:r>
          <w:delText xml:space="preserve">The following statements are equivalent:</w:delText>
        </w:r>
      </w:del>
    </w:p>
    <w:p>
      <w:pPr>
        <w:pStyle w:val="BodyText"/>
      </w:pPr>
      <w:ins w:id="2095" w:author="PR Preview" w:date="2026-01-01T00:00:00Z">
        <w:r>
          <w:rPr>
            <w:b/>
            <w:bCs/>
          </w:rPr>
          <w:t xml:space="preserve">Theorem 46 (Three ways to recognize a direct sum)</w:t>
        </w:r>
      </w:ins>
      <w:ins w:id="2096" w:author="PR Preview" w:date="2026-01-01T00:00:00Z">
        <w:r>
          <w:t xml:space="preserve"> </w:t>
        </w:r>
      </w:ins>
      <w:ins w:id="2097" w:author="PR Preview" w:date="2026-01-01T00:00:00Z">
        <w:r>
          <w:t xml:space="preserve">Let</w:t>
        </w:r>
      </w:ins>
      <w:ins w:id="2098" w:author="PR Preview" w:date="2026-01-01T00:00:00Z">
        <w:r>
          <w:t xml:space="preserve"> </w:t>
        </w:r>
      </w:ins>
      <m:oMath>
        <m:sSub>
          <m:e>
            <m:r>
              <m:rPr>
                <m:scr m:val="script"/>
                <m:sty m:val="p"/>
              </m:rPr>
              <m:t>S</m:t>
            </m:r>
          </m:e>
          <m:sub>
            <m:r>
              <m:t>1</m:t>
            </m:r>
          </m:sub>
        </m:sSub>
      </m:oMath>
      <w:ins w:id="2099" w:author="PR Preview" w:date="2026-01-01T00:00:00Z">
        <w:r>
          <w:t xml:space="preserve"> </w:t>
        </w:r>
      </w:ins>
      <w:ins w:id="2100" w:author="PR Preview" w:date="2026-01-01T00:00:00Z">
        <w:r>
          <w:t xml:space="preserve">and</w:t>
        </w:r>
      </w:ins>
      <w:ins w:id="2101" w:author="PR Preview" w:date="2026-01-01T00:00:00Z">
        <w:r>
          <w:t xml:space="preserve"> </w:t>
        </w:r>
      </w:ins>
      <m:oMath>
        <m:sSub>
          <m:e>
            <m:r>
              <m:rPr>
                <m:scr m:val="script"/>
                <m:sty m:val="p"/>
              </m:rPr>
              <m:t>S</m:t>
            </m:r>
          </m:e>
          <m:sub>
            <m:r>
              <m:t>2</m:t>
            </m:r>
          </m:sub>
        </m:sSub>
      </m:oMath>
      <w:ins w:id="2102" w:author="PR Preview" w:date="2026-01-01T00:00:00Z">
        <w:r>
          <w:t xml:space="preserve"> </w:t>
        </w:r>
      </w:ins>
      <w:ins w:id="2103" w:author="PR Preview" w:date="2026-01-01T00:00:00Z">
        <w:r>
          <w:t xml:space="preserve">be subspaces of</w:t>
        </w:r>
      </w:ins>
      <w:ins w:id="2104" w:author="PR Preview" w:date="2026-01-01T00:00:00Z">
        <w:r>
          <w:t xml:space="preserve"> </w:t>
        </w:r>
      </w:ins>
      <m:oMath>
        <m:sSup>
          <m:e>
            <m:r>
              <m:rPr>
                <m:scr m:val="double-struck"/>
                <m:sty m:val="p"/>
              </m:rPr>
              <m:t>R</m:t>
            </m:r>
          </m:e>
          <m:sup>
            <m:r>
              <m:t>p</m:t>
            </m:r>
          </m:sup>
        </m:sSup>
      </m:oMath>
      <w:ins w:id="2105" w:author="PR Preview" w:date="2026-01-01T00:00:00Z">
        <w:r>
          <w:t xml:space="preserve">,</w:t>
        </w:r>
      </w:ins>
      <w:ins w:id="2106" w:author="PR Preview" w:date="2026-01-01T00:00:00Z">
        <w:r>
          <w:t xml:space="preserve"> </w:t>
        </w:r>
      </w:ins>
      <w:ins w:id="2107" w:author="PR Preview" w:date="2026-01-01T00:00:00Z">
        <w:r>
          <w:t xml:space="preserve">and let</w:t>
        </w:r>
      </w:ins>
      <w:ins w:id="2108"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2109" w:author="PR Preview" w:date="2026-01-01T00:00:00Z">
        <w:r>
          <w:t xml:space="preserve">.</w:t>
        </w:r>
      </w:ins>
      <w:ins w:id="2110" w:author="PR Preview" w:date="2026-01-01T00:00:00Z">
        <w:r>
          <w:t xml:space="preserve"> </w:t>
        </w:r>
      </w:ins>
      <w:ins w:id="2111" w:author="PR Preview" w:date="2026-01-01T00:00:00Z">
        <w:r>
          <w:t xml:space="preserve">The following statements are equivalent:</w:t>
        </w:r>
      </w:ins>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90"/>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91" w:name="exm-direct-sum-equiv"/>
    <w:p>
      <w:pPr>
        <w:pStyle w:val="BodyText"/>
      </w:pPr>
      <w:del w:id="2112" w:author="PR Preview" w:date="2026-01-01T00:00:00Z">
        <w:r>
          <w:rPr>
            <w:b/>
            <w:bCs/>
          </w:rPr>
          <w:delText xml:space="preserve">Example 80 (Checking the three statements)</w:delText>
        </w:r>
      </w:del>
      <w:del w:id="2113" w:author="PR Preview" w:date="2026-01-01T00:00:00Z">
        <w:r>
          <w:delText xml:space="preserve"> </w:delText>
        </w:r>
      </w:del>
      <w:del w:id="2114" w:author="PR Preview" w:date="2026-01-01T00:00:00Z">
        <w:r>
          <w:delText xml:space="preserve">For the plane</w:delText>
        </w:r>
      </w:del>
      <w:del w:id="2115" w:author="PR Preview" w:date="2026-01-01T00:00:00Z">
        <w:r>
          <w:delText xml:space="preserve"> </w:delText>
        </w:r>
      </w:del>
      <m:oMath>
        <m:r>
          <m:t>z</m:t>
        </m:r>
        <m:r>
          <m:rPr>
            <m:sty m:val="p"/>
          </m:rPr>
          <m:t>=</m:t>
        </m:r>
        <m:r>
          <m:t>0</m:t>
        </m:r>
      </m:oMath>
      <w:del w:id="2116" w:author="PR Preview" w:date="2026-01-01T00:00:00Z">
        <w:r>
          <w:delText xml:space="preserve"> </w:delText>
        </w:r>
      </w:del>
      <w:del w:id="2117" w:author="PR Preview" w:date="2026-01-01T00:00:00Z">
        <w:r>
          <w:delText xml:space="preserve">and the</w:delText>
        </w:r>
      </w:del>
      <w:del w:id="2118" w:author="PR Preview" w:date="2026-01-01T00:00:00Z">
        <w:r>
          <w:delText xml:space="preserve"> </w:delText>
        </w:r>
      </w:del>
      <m:oMath>
        <m:r>
          <m:t>z</m:t>
        </m:r>
      </m:oMath>
      <w:del w:id="2119" w:author="PR Preview" w:date="2026-01-01T00:00:00Z">
        <w:r>
          <w:delText xml:space="preserve">-axis in</w:delText>
        </w:r>
      </w:del>
      <w:del w:id="2120" w:author="PR Preview" w:date="2026-01-01T00:00:00Z">
        <w:r>
          <w:delText xml:space="preserve"> </w:delText>
        </w:r>
      </w:del>
      <w:hyperlink w:anchor="exm-direct-sum">
        <w:del w:id="2121" w:author="PR Preview" w:date="2026-01-01T00:00:00Z">
          <w:r>
            <w:rPr>
              <w:rStyle w:val="Hyperlink"/>
            </w:rPr>
            <w:delText xml:space="preserve">Example 78</w:delText>
          </w:r>
        </w:del>
      </w:hyperlink>
      <w:del w:id="2122" w:author="PR Preview" w:date="2026-01-01T00:00:00Z">
        <w:r>
          <w:delText xml:space="preserve">:</w:delText>
        </w:r>
      </w:del>
    </w:p>
    <w:p>
      <w:pPr>
        <w:pStyle w:val="BodyText"/>
      </w:pPr>
      <w:ins w:id="2123" w:author="PR Preview" w:date="2026-01-01T00:00:00Z">
        <w:r>
          <w:rPr>
            <w:b/>
            <w:bCs/>
          </w:rPr>
          <w:t xml:space="preserve">Example 81 (Checking the three statements)</w:t>
        </w:r>
      </w:ins>
      <w:ins w:id="2124" w:author="PR Preview" w:date="2026-01-01T00:00:00Z">
        <w:r>
          <w:t xml:space="preserve"> </w:t>
        </w:r>
      </w:ins>
      <w:ins w:id="2125" w:author="PR Preview" w:date="2026-01-01T00:00:00Z">
        <w:r>
          <w:t xml:space="preserve">For the plane</w:t>
        </w:r>
      </w:ins>
      <w:ins w:id="2126" w:author="PR Preview" w:date="2026-01-01T00:00:00Z">
        <w:r>
          <w:t xml:space="preserve"> </w:t>
        </w:r>
      </w:ins>
      <m:oMath>
        <m:r>
          <m:t>z</m:t>
        </m:r>
        <m:r>
          <m:rPr>
            <m:sty m:val="p"/>
          </m:rPr>
          <m:t>=</m:t>
        </m:r>
        <m:r>
          <m:t>0</m:t>
        </m:r>
      </m:oMath>
      <w:ins w:id="2127" w:author="PR Preview" w:date="2026-01-01T00:00:00Z">
        <w:r>
          <w:t xml:space="preserve"> </w:t>
        </w:r>
      </w:ins>
      <w:ins w:id="2128" w:author="PR Preview" w:date="2026-01-01T00:00:00Z">
        <w:r>
          <w:t xml:space="preserve">and the</w:t>
        </w:r>
      </w:ins>
      <w:ins w:id="2129" w:author="PR Preview" w:date="2026-01-01T00:00:00Z">
        <w:r>
          <w:t xml:space="preserve"> </w:t>
        </w:r>
      </w:ins>
      <m:oMath>
        <m:r>
          <m:t>z</m:t>
        </m:r>
      </m:oMath>
      <w:ins w:id="2130" w:author="PR Preview" w:date="2026-01-01T00:00:00Z">
        <w:r>
          <w:t xml:space="preserve">-axis in</w:t>
        </w:r>
      </w:ins>
      <w:ins w:id="2131" w:author="PR Preview" w:date="2026-01-01T00:00:00Z">
        <w:r>
          <w:t xml:space="preserve"> </w:t>
        </w:r>
      </w:ins>
      <w:hyperlink w:anchor="exm-direct-sum">
        <w:ins w:id="2132" w:author="PR Preview" w:date="2026-01-01T00:00:00Z">
          <w:r>
            <w:rPr>
              <w:rStyle w:val="Hyperlink"/>
            </w:rPr>
            <w:t xml:space="preserve">Example 79</w:t>
          </w:r>
        </w:ins>
      </w:hyperlink>
      <w:ins w:id="2133" w:author="PR Preview" w:date="2026-01-01T00:00:00Z">
        <w:r>
          <w:t xml:space="preserve">:</w:t>
        </w:r>
      </w:ins>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del w:id="2134" w:author="PR Preview" w:date="2026-01-01T00:00:00Z">
        <w:r>
          <w:delText xml:space="preserve">For the planes</w:delText>
        </w:r>
      </w:del>
      <w:del w:id="2135" w:author="PR Preview" w:date="2026-01-01T00:00:00Z">
        <w:r>
          <w:delText xml:space="preserve"> </w:delText>
        </w:r>
      </w:del>
      <m:oMath>
        <m:r>
          <m:t>z</m:t>
        </m:r>
        <m:r>
          <m:rPr>
            <m:sty m:val="p"/>
          </m:rPr>
          <m:t>=</m:t>
        </m:r>
        <m:r>
          <m:t>0</m:t>
        </m:r>
      </m:oMath>
      <w:del w:id="2136" w:author="PR Preview" w:date="2026-01-01T00:00:00Z">
        <w:r>
          <w:delText xml:space="preserve"> </w:delText>
        </w:r>
      </w:del>
      <w:del w:id="2137" w:author="PR Preview" w:date="2026-01-01T00:00:00Z">
        <w:r>
          <w:delText xml:space="preserve">and</w:delText>
        </w:r>
      </w:del>
      <w:del w:id="2138" w:author="PR Preview" w:date="2026-01-01T00:00:00Z">
        <w:r>
          <w:delText xml:space="preserve"> </w:delText>
        </w:r>
      </w:del>
      <m:oMath>
        <m:r>
          <m:t>x</m:t>
        </m:r>
        <m:r>
          <m:rPr>
            <m:sty m:val="p"/>
          </m:rPr>
          <m:t>=</m:t>
        </m:r>
        <m:r>
          <m:t>0</m:t>
        </m:r>
      </m:oMath>
      <w:del w:id="2139" w:author="PR Preview" w:date="2026-01-01T00:00:00Z">
        <w:r>
          <w:delText xml:space="preserve"> </w:delText>
        </w:r>
      </w:del>
      <w:del w:id="2140" w:author="PR Preview" w:date="2026-01-01T00:00:00Z">
        <w:r>
          <w:delText xml:space="preserve">in</w:delText>
        </w:r>
      </w:del>
      <w:del w:id="2141" w:author="PR Preview" w:date="2026-01-01T00:00:00Z">
        <w:r>
          <w:delText xml:space="preserve"> </w:delText>
        </w:r>
      </w:del>
      <w:hyperlink w:anchor="exm-not-direct-sum">
        <w:del w:id="2142" w:author="PR Preview" w:date="2026-01-01T00:00:00Z">
          <w:r>
            <w:rPr>
              <w:rStyle w:val="Hyperlink"/>
            </w:rPr>
            <w:delText xml:space="preserve">Example 79</w:delText>
          </w:r>
        </w:del>
      </w:hyperlink>
      <w:del w:id="2143" w:author="PR Preview" w:date="2026-01-01T00:00:00Z">
        <w:r>
          <w:delText xml:space="preserve">,</w:delText>
        </w:r>
      </w:del>
      <w:del w:id="2144" w:author="PR Preview" w:date="2026-01-01T00:00:00Z">
        <w:r>
          <w:delText xml:space="preserve"> </w:delText>
        </w:r>
      </w:del>
      <w:del w:id="2145" w:author="PR Preview" w:date="2026-01-01T00:00:00Z">
        <w:r>
          <w:delText xml:space="preserve">both statements fail:</w:delText>
        </w:r>
      </w:del>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del w:id="2146" w:author="PR Preview" w:date="2026-01-01T00:00:00Z">
        <w:r>
          <w:delText xml:space="preserve">(</w:delText>
        </w:r>
      </w:del>
      <w:hyperlink w:anchor="exm-dim-sum">
        <w:del w:id="2147" w:author="PR Preview" w:date="2026-01-01T00:00:00Z">
          <w:r>
            <w:rPr>
              <w:rStyle w:val="Hyperlink"/>
            </w:rPr>
            <w:delText xml:space="preserve">Example 75</w:delText>
          </w:r>
        </w:del>
      </w:hyperlink>
      <w:del w:id="2148" w:author="PR Preview" w:date="2026-01-01T00:00:00Z">
        <w:r>
          <w:delText xml:space="preserve">),</w:delText>
        </w:r>
      </w:del>
      <w:del w:id="2149" w:author="PR Preview" w:date="2026-01-01T00:00:00Z">
        <w:r>
          <w:delText xml:space="preserve"> </w:delText>
        </w:r>
      </w:del>
      <w:del w:id="2150" w:author="PR Preview" w:date="2026-01-01T00:00:00Z">
        <w:r>
          <w:delText xml:space="preserve">and</w:delText>
        </w:r>
      </w:del>
      <w:del w:id="2151" w:author="PR Preview" w:date="2026-01-01T00:00:00Z">
        <w:r>
          <w:delText xml:space="preserve"> </w:delText>
        </w:r>
      </w:del>
      <m:oMath>
        <m:r>
          <m:rPr>
            <m:sty m:val="p"/>
          </m:rPr>
          <m:t>(</m:t>
        </m:r>
        <m:r>
          <m:t>0</m:t>
        </m:r>
        <m:r>
          <m:rPr>
            <m:sty m:val="p"/>
          </m:rPr>
          <m:t>,</m:t>
        </m:r>
        <m:r>
          <m:t>1</m:t>
        </m:r>
        <m:r>
          <m:rPr>
            <m:sty m:val="p"/>
          </m:rPr>
          <m:t>,</m:t>
        </m:r>
        <m:r>
          <m:t>0</m:t>
        </m:r>
        <m:r>
          <m:rPr>
            <m:sty m:val="p"/>
          </m:rPr>
          <m:t>)</m:t>
        </m:r>
      </m:oMath>
      <w:del w:id="2152" w:author="PR Preview" w:date="2026-01-01T00:00:00Z">
        <w:r>
          <w:delText xml:space="preserve"> </w:delText>
        </w:r>
      </w:del>
      <w:del w:id="2153" w:author="PR Preview" w:date="2026-01-01T00:00:00Z">
        <w:r>
          <w:delText xml:space="preserve">splits in two ways.</w:delText>
        </w:r>
      </w:del>
    </w:p>
    <w:p>
      <w:pPr>
        <w:pStyle w:val="BodyText"/>
      </w:pPr>
      <w:del w:id="2154" w:author="PR Preview" w:date="2026-01-01T00:00:00Z">
        <w:r>
          <w:rPr>
            <w:b/>
            <w:bCs/>
          </w:rPr>
          <w:delText xml:space="preserve">Definition 54 (Projection onto a subspace along a complement)</w:delText>
        </w:r>
      </w:del>
      <w:del w:id="2155" w:author="PR Preview" w:date="2026-01-01T00:00:00Z">
        <w:r>
          <w:delText xml:space="preserve"> </w:delText>
        </w:r>
      </w:del>
      <w:del w:id="2156" w:author="PR Preview" w:date="2026-01-01T00:00:00Z">
        <w:r>
          <w:delText xml:space="preserve">Let</w:delText>
        </w:r>
      </w:del>
      <w:del w:id="2157" w:author="PR Preview" w:date="2026-01-01T00:00:00Z">
        <w:r>
          <w:delText xml:space="preserve"> </w:delText>
        </w:r>
      </w:del>
      <m:oMath>
        <m:r>
          <m:rPr>
            <m:scr m:val="script"/>
            <m:sty m:val="p"/>
          </m:rPr>
          <m:t>S</m:t>
        </m:r>
      </m:oMath>
      <w:del w:id="2158" w:author="PR Preview" w:date="2026-01-01T00:00:00Z">
        <w:r>
          <w:delText xml:space="preserve"> </w:delText>
        </w:r>
      </w:del>
      <w:del w:id="2159" w:author="PR Preview" w:date="2026-01-01T00:00:00Z">
        <w:r>
          <w:delText xml:space="preserve">and</w:delText>
        </w:r>
      </w:del>
      <w:del w:id="2160" w:author="PR Preview" w:date="2026-01-01T00:00:00Z">
        <w:r>
          <w:delText xml:space="preserve"> </w:delText>
        </w:r>
      </w:del>
      <m:oMath>
        <m:r>
          <m:rPr>
            <m:scr m:val="script"/>
            <m:sty m:val="p"/>
          </m:rPr>
          <m:t>T</m:t>
        </m:r>
      </m:oMath>
      <w:del w:id="2161" w:author="PR Preview" w:date="2026-01-01T00:00:00Z">
        <w:r>
          <w:delText xml:space="preserve"> </w:delText>
        </w:r>
      </w:del>
      <w:del w:id="2162" w:author="PR Preview" w:date="2026-01-01T00:00:00Z">
        <w:r>
          <w:delText xml:space="preserve">be subspaces of</w:delText>
        </w:r>
      </w:del>
      <w:del w:id="2163" w:author="PR Preview" w:date="2026-01-01T00:00:00Z">
        <w:r>
          <w:delText xml:space="preserve"> </w:delText>
        </w:r>
      </w:del>
      <m:oMath>
        <m:sSup>
          <m:e>
            <m:r>
              <m:rPr>
                <m:scr m:val="double-struck"/>
                <m:sty m:val="p"/>
              </m:rPr>
              <m:t>R</m:t>
            </m:r>
          </m:e>
          <m:sup>
            <m:r>
              <m:t>p</m:t>
            </m:r>
          </m:sup>
        </m:sSup>
      </m:oMath>
      <w:del w:id="2164" w:author="PR Preview" w:date="2026-01-01T00:00:00Z">
        <w:r>
          <w:delText xml:space="preserve"> </w:delText>
        </w:r>
      </w:del>
      <w:del w:id="2165" w:author="PR Preview" w:date="2026-01-01T00:00:00Z">
        <w:r>
          <w:delText xml:space="preserve">with</w:delText>
        </w:r>
      </w:del>
      <w:del w:id="2166"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2167" w:author="PR Preview" w:date="2026-01-01T00:00:00Z">
        <w:r>
          <w:delText xml:space="preserve"> </w:delText>
        </w:r>
      </w:del>
      <w:del w:id="2168" w:author="PR Preview" w:date="2026-01-01T00:00:00Z">
        <w:r>
          <w:delText xml:space="preserve">(</w:delText>
        </w:r>
      </w:del>
      <w:hyperlink w:anchor="def-direct-sum">
        <w:del w:id="2169" w:author="PR Preview" w:date="2026-01-01T00:00:00Z">
          <w:r>
            <w:rPr>
              <w:rStyle w:val="Hyperlink"/>
            </w:rPr>
            <w:delText xml:space="preserve">Definition 53</w:delText>
          </w:r>
        </w:del>
      </w:hyperlink>
      <w:del w:id="2170" w:author="PR Preview" w:date="2026-01-01T00:00:00Z">
        <w:r>
          <w:delText xml:space="preserve">),</w:delText>
        </w:r>
      </w:del>
      <w:del w:id="2171" w:author="PR Preview" w:date="2026-01-01T00:00:00Z">
        <w:r>
          <w:delText xml:space="preserve"> </w:delText>
        </w:r>
      </w:del>
      <w:del w:id="2172" w:author="PR Preview" w:date="2026-01-01T00:00:00Z">
        <w:r>
          <w:delText xml:space="preserve">and let</w:delText>
        </w:r>
      </w:del>
      <w:del w:id="2173"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2174" w:author="PR Preview" w:date="2026-01-01T00:00:00Z">
        <w:r>
          <w:delText xml:space="preserve">.</w:delText>
        </w:r>
      </w:del>
      <w:del w:id="2175" w:author="PR Preview" w:date="2026-01-01T00:00:00Z">
        <w:r>
          <w:delText xml:space="preserve"> </w:delText>
        </w:r>
      </w:del>
      <w:del w:id="2176" w:author="PR Preview" w:date="2026-01-01T00:00:00Z">
        <w:r>
          <w:delText xml:space="preserve">By</w:delText>
        </w:r>
      </w:del>
      <w:del w:id="2177" w:author="PR Preview" w:date="2026-01-01T00:00:00Z">
        <w:r>
          <w:delText xml:space="preserve"> </w:delText>
        </w:r>
      </w:del>
      <w:hyperlink w:anchor="thm-direct-sum-equiv">
        <w:del w:id="2178" w:author="PR Preview" w:date="2026-01-01T00:00:00Z">
          <w:r>
            <w:rPr>
              <w:rStyle w:val="Hyperlink"/>
            </w:rPr>
            <w:delText xml:space="preserve">Theorem 45</w:delText>
          </w:r>
        </w:del>
      </w:hyperlink>
      <w:del w:id="2179" w:author="PR Preview" w:date="2026-01-01T00:00:00Z">
        <w:r>
          <w:delText xml:space="preserve">,</w:delText>
        </w:r>
      </w:del>
      <w:del w:id="2180"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2181" w:author="PR Preview" w:date="2026-01-01T00:00:00Z">
        <w:r>
          <w:delText xml:space="preserve"> </w:delText>
        </w:r>
      </w:del>
      <w:del w:id="2182" w:author="PR Preview" w:date="2026-01-01T00:00:00Z">
        <w:r>
          <w:delText xml:space="preserve">for exactly one</w:delText>
        </w:r>
      </w:del>
      <w:del w:id="2183" w:author="PR Preview" w:date="2026-01-01T00:00:00Z">
        <w:r>
          <w:delText xml:space="preserve"> </w:delText>
        </w:r>
      </w:del>
      <m:oMath>
        <m:acc>
          <m:accPr>
            <m:chr m:val="̃"/>
          </m:accPr>
          <m:e>
            <m:r>
              <m:t>u</m:t>
            </m:r>
          </m:e>
        </m:acc>
        <m:r>
          <m:rPr>
            <m:sty m:val="p"/>
          </m:rPr>
          <m:t>∈</m:t>
        </m:r>
        <m:r>
          <m:rPr>
            <m:scr m:val="script"/>
            <m:sty m:val="p"/>
          </m:rPr>
          <m:t>S</m:t>
        </m:r>
      </m:oMath>
      <w:del w:id="2184" w:author="PR Preview" w:date="2026-01-01T00:00:00Z">
        <w:r>
          <w:delText xml:space="preserve"> </w:delText>
        </w:r>
      </w:del>
      <w:del w:id="2185" w:author="PR Preview" w:date="2026-01-01T00:00:00Z">
        <w:r>
          <w:delText xml:space="preserve">and</w:delText>
        </w:r>
      </w:del>
      <w:del w:id="2186" w:author="PR Preview" w:date="2026-01-01T00:00:00Z">
        <w:r>
          <w:delText xml:space="preserve"> </w:delText>
        </w:r>
      </w:del>
      <m:oMath>
        <m:acc>
          <m:accPr>
            <m:chr m:val="̃"/>
          </m:accPr>
          <m:e>
            <m:r>
              <m:t>v</m:t>
            </m:r>
          </m:e>
        </m:acc>
        <m:r>
          <m:rPr>
            <m:sty m:val="p"/>
          </m:rPr>
          <m:t>∈</m:t>
        </m:r>
        <m:r>
          <m:rPr>
            <m:scr m:val="script"/>
            <m:sty m:val="p"/>
          </m:rPr>
          <m:t>T</m:t>
        </m:r>
      </m:oMath>
      <w:del w:id="2187" w:author="PR Preview" w:date="2026-01-01T00:00:00Z">
        <w:r>
          <w:delText xml:space="preserve">.</w:delText>
        </w:r>
      </w:del>
      <w:del w:id="2188" w:author="PR Preview" w:date="2026-01-01T00:00:00Z">
        <w:r>
          <w:delText xml:space="preserve"> </w:delText>
        </w:r>
      </w:del>
      <w:del w:id="2189" w:author="PR Preview" w:date="2026-01-01T00:00:00Z">
        <w:r>
          <w:delText xml:space="preserve">The vector</w:delText>
        </w:r>
      </w:del>
      <w:del w:id="2190" w:author="PR Preview" w:date="2026-01-01T00:00:00Z">
        <w:r>
          <w:delText xml:space="preserve"> </w:delText>
        </w:r>
      </w:del>
      <m:oMath>
        <m:acc>
          <m:accPr>
            <m:chr m:val="̃"/>
          </m:accPr>
          <m:e>
            <m:r>
              <m:t>u</m:t>
            </m:r>
          </m:e>
        </m:acc>
      </m:oMath>
      <w:del w:id="2191" w:author="PR Preview" w:date="2026-01-01T00:00:00Z">
        <w:r>
          <w:delText xml:space="preserve"> </w:delText>
        </w:r>
      </w:del>
      <w:del w:id="2192" w:author="PR Preview" w:date="2026-01-01T00:00:00Z">
        <w:r>
          <w:delText xml:space="preserve">is the</w:delText>
        </w:r>
      </w:del>
      <w:del w:id="2193" w:author="PR Preview" w:date="2026-01-01T00:00:00Z">
        <w:r>
          <w:delText xml:space="preserve"> </w:delText>
        </w:r>
      </w:del>
      <w:del w:id="2194" w:author="PR Preview" w:date="2026-01-01T00:00:00Z">
        <w:r>
          <w:rPr>
            <w:b/>
            <w:bCs/>
          </w:rPr>
          <w:delText xml:space="preserve">projection</w:delText>
        </w:r>
      </w:del>
      <w:del w:id="2195" w:author="PR Preview" w:date="2026-01-01T00:00:00Z">
        <w:r>
          <w:delText xml:space="preserve"> </w:delText>
        </w:r>
      </w:del>
      <w:del w:id="2196" w:author="PR Preview" w:date="2026-01-01T00:00:00Z">
        <w:r>
          <w:delText xml:space="preserve">of</w:delText>
        </w:r>
      </w:del>
      <w:del w:id="2197" w:author="PR Preview" w:date="2026-01-01T00:00:00Z">
        <w:r>
          <w:delText xml:space="preserve"> </w:delText>
        </w:r>
      </w:del>
      <m:oMath>
        <m:acc>
          <m:accPr>
            <m:chr m:val="̃"/>
          </m:accPr>
          <m:e>
            <m:r>
              <m:t>y</m:t>
            </m:r>
          </m:e>
        </m:acc>
      </m:oMath>
      <w:del w:id="2198" w:author="PR Preview" w:date="2026-01-01T00:00:00Z">
        <w:r>
          <w:delText xml:space="preserve"> </w:delText>
        </w:r>
      </w:del>
      <w:del w:id="2199" w:author="PR Preview" w:date="2026-01-01T00:00:00Z">
        <w:r>
          <w:delText xml:space="preserve">onto</w:delText>
        </w:r>
      </w:del>
      <w:del w:id="2200" w:author="PR Preview" w:date="2026-01-01T00:00:00Z">
        <w:r>
          <w:delText xml:space="preserve"> </w:delText>
        </w:r>
      </w:del>
      <m:oMath>
        <m:r>
          <m:rPr>
            <m:scr m:val="script"/>
            <m:sty m:val="p"/>
          </m:rPr>
          <m:t>S</m:t>
        </m:r>
      </m:oMath>
      <w:del w:id="2201" w:author="PR Preview" w:date="2026-01-01T00:00:00Z">
        <w:r>
          <w:delText xml:space="preserve"> </w:delText>
        </w:r>
      </w:del>
      <w:del w:id="2202" w:author="PR Preview" w:date="2026-01-01T00:00:00Z">
        <w:r>
          <w:delText xml:space="preserve">along</w:delText>
        </w:r>
      </w:del>
      <w:del w:id="2203" w:author="PR Preview" w:date="2026-01-01T00:00:00Z">
        <w:r>
          <w:delText xml:space="preserve"> </w:delText>
        </w:r>
      </w:del>
      <m:oMath>
        <m:r>
          <m:rPr>
            <m:scr m:val="script"/>
            <m:sty m:val="p"/>
          </m:rPr>
          <m:t>T</m:t>
        </m:r>
      </m:oMath>
      <w:del w:id="2204" w:author="PR Preview" w:date="2026-01-01T00:00:00Z">
        <w:r>
          <w:delText xml:space="preserve"> </w:delText>
        </w:r>
      </w:del>
      <w:del w:id="2205" w:author="PR Preview" w:date="2026-01-01T00:00:00Z">
        <w:r>
          <w:delText xml:space="preserve">(Banerjee and Roy 2014, Definition 6.3, p. 163)</w:delText>
        </w:r>
      </w:del>
      <w:del w:id="2206" w:author="PR Preview" w:date="2026-01-01T00:00:00Z">
        <w:r>
          <w:delText xml:space="preserve">.</w:delText>
        </w:r>
      </w:del>
    </w:p>
    <w:p>
      <w:pPr>
        <w:pStyle w:val="BodyText"/>
      </w:pPr>
      <w:del w:id="2207" w:author="PR Preview" w:date="2026-01-01T00:00:00Z">
        <w:r>
          <w:rPr>
            <w:b/>
            <w:bCs/>
          </w:rPr>
          <w:delText xml:space="preserve">Example 81 (The projection depends on the complement)</w:delText>
        </w:r>
      </w:del>
      <w:del w:id="2208" w:author="PR Preview" w:date="2026-01-01T00:00:00Z">
        <w:r>
          <w:delText xml:space="preserve"> </w:delText>
        </w:r>
      </w:del>
      <w:del w:id="2209" w:author="PR Preview" w:date="2026-01-01T00:00:00Z">
        <w:r>
          <w:delText xml:space="preserve">Let</w:delText>
        </w:r>
      </w:del>
      <w:del w:id="221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2211" w:author="PR Preview" w:date="2026-01-01T00:00:00Z">
        <w:r>
          <w:delText xml:space="preserve">, the horizontal axis in</w:delText>
        </w:r>
      </w:del>
      <w:del w:id="2212" w:author="PR Preview" w:date="2026-01-01T00:00:00Z">
        <w:r>
          <w:delText xml:space="preserve"> </w:delText>
        </w:r>
      </w:del>
      <m:oMath>
        <m:sSup>
          <m:e>
            <m:r>
              <m:rPr>
                <m:scr m:val="double-struck"/>
                <m:sty m:val="p"/>
              </m:rPr>
              <m:t>R</m:t>
            </m:r>
          </m:e>
          <m:sup>
            <m:r>
              <m:t>2</m:t>
            </m:r>
          </m:sup>
        </m:sSup>
      </m:oMath>
      <w:del w:id="2213" w:author="PR Preview" w:date="2026-01-01T00:00:00Z">
        <w:r>
          <w:delText xml:space="preserve">,</w:delText>
        </w:r>
      </w:del>
      <w:del w:id="2214" w:author="PR Preview" w:date="2026-01-01T00:00:00Z">
        <w:r>
          <w:delText xml:space="preserve"> </w:delText>
        </w:r>
      </w:del>
      <w:del w:id="2215" w:author="PR Preview" w:date="2026-01-01T00:00:00Z">
        <w:r>
          <w:delText xml:space="preserve">and let</w:delText>
        </w:r>
      </w:del>
      <w:del w:id="2216" w:author="PR Preview" w:date="2026-01-01T00:00:00Z">
        <w:r>
          <w:delText xml:space="preserve"> </w:delText>
        </w:r>
      </w:del>
      <m:oMath>
        <m:acc>
          <m:accPr>
            <m:chr m:val="̃"/>
          </m:accPr>
          <m:e>
            <m:r>
              <m:t>y</m:t>
            </m:r>
          </m:e>
        </m:acc>
        <m:r>
          <m:rPr>
            <m:sty m:val="p"/>
          </m:rPr>
          <m:t>=</m:t>
        </m:r>
        <m:r>
          <m:rPr>
            <m:sty m:val="p"/>
          </m:rPr>
          <m:t>(</m:t>
        </m:r>
        <m:r>
          <m:t>3</m:t>
        </m:r>
        <m:r>
          <m:rPr>
            <m:sty m:val="p"/>
          </m:rPr>
          <m:t>,</m:t>
        </m:r>
        <m:r>
          <m:t>2</m:t>
        </m:r>
        <m:r>
          <m:rPr>
            <m:sty m:val="p"/>
          </m:rPr>
          <m:t>)</m:t>
        </m:r>
      </m:oMath>
      <w:del w:id="2217" w:author="PR Preview" w:date="2026-01-01T00:00:00Z">
        <w:r>
          <w:delText xml:space="preserve">.</w:delText>
        </w:r>
      </w:del>
    </w:p>
    <w:p>
      <w:pPr>
        <w:pStyle w:val="FirstParagraph"/>
      </w:pPr>
      <w:ins w:id="2218" w:author="PR Preview" w:date="2026-01-01T00:00:00Z">
        <w:r>
          <w:t xml:space="preserve">For the planes</w:t>
        </w:r>
      </w:ins>
      <w:ins w:id="2219" w:author="PR Preview" w:date="2026-01-01T00:00:00Z">
        <w:r>
          <w:t xml:space="preserve"> </w:t>
        </w:r>
      </w:ins>
      <m:oMath>
        <m:r>
          <m:t>z</m:t>
        </m:r>
        <m:r>
          <m:rPr>
            <m:sty m:val="p"/>
          </m:rPr>
          <m:t>=</m:t>
        </m:r>
        <m:r>
          <m:t>0</m:t>
        </m:r>
      </m:oMath>
      <w:ins w:id="2220" w:author="PR Preview" w:date="2026-01-01T00:00:00Z">
        <w:r>
          <w:t xml:space="preserve"> </w:t>
        </w:r>
      </w:ins>
      <w:ins w:id="2221" w:author="PR Preview" w:date="2026-01-01T00:00:00Z">
        <w:r>
          <w:t xml:space="preserve">and</w:t>
        </w:r>
      </w:ins>
      <w:ins w:id="2222" w:author="PR Preview" w:date="2026-01-01T00:00:00Z">
        <w:r>
          <w:t xml:space="preserve"> </w:t>
        </w:r>
      </w:ins>
      <m:oMath>
        <m:r>
          <m:t>x</m:t>
        </m:r>
        <m:r>
          <m:rPr>
            <m:sty m:val="p"/>
          </m:rPr>
          <m:t>=</m:t>
        </m:r>
        <m:r>
          <m:t>0</m:t>
        </m:r>
      </m:oMath>
      <w:ins w:id="2223" w:author="PR Preview" w:date="2026-01-01T00:00:00Z">
        <w:r>
          <w:t xml:space="preserve"> </w:t>
        </w:r>
      </w:ins>
      <w:ins w:id="2224" w:author="PR Preview" w:date="2026-01-01T00:00:00Z">
        <w:r>
          <w:t xml:space="preserve">in</w:t>
        </w:r>
      </w:ins>
      <w:ins w:id="2225" w:author="PR Preview" w:date="2026-01-01T00:00:00Z">
        <w:r>
          <w:t xml:space="preserve"> </w:t>
        </w:r>
      </w:ins>
      <w:hyperlink w:anchor="exm-not-direct-sum">
        <w:ins w:id="2226" w:author="PR Preview" w:date="2026-01-01T00:00:00Z">
          <w:r>
            <w:rPr>
              <w:rStyle w:val="Hyperlink"/>
            </w:rPr>
            <w:t xml:space="preserve">Example 80</w:t>
          </w:r>
        </w:ins>
      </w:hyperlink>
      <w:ins w:id="2227" w:author="PR Preview" w:date="2026-01-01T00:00:00Z">
        <w:r>
          <w:t xml:space="preserve">,</w:t>
        </w:r>
      </w:ins>
      <w:ins w:id="2228" w:author="PR Preview" w:date="2026-01-01T00:00:00Z">
        <w:r>
          <w:t xml:space="preserve"> </w:t>
        </w:r>
      </w:ins>
      <w:ins w:id="2229" w:author="PR Preview" w:date="2026-01-01T00:00:00Z">
        <w:r>
          <w:t xml:space="preserve">both statements fail:</w:t>
        </w:r>
      </w:ins>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ins w:id="2230" w:author="PR Preview" w:date="2026-01-01T00:00:00Z">
        <w:r>
          <w:t xml:space="preserve">(</w:t>
        </w:r>
      </w:ins>
      <w:hyperlink w:anchor="exm-dim-sum">
        <w:ins w:id="2231" w:author="PR Preview" w:date="2026-01-01T00:00:00Z">
          <w:r>
            <w:rPr>
              <w:rStyle w:val="Hyperlink"/>
            </w:rPr>
            <w:t xml:space="preserve">Example 76</w:t>
          </w:r>
        </w:ins>
      </w:hyperlink>
      <w:ins w:id="2232" w:author="PR Preview" w:date="2026-01-01T00:00:00Z">
        <w:r>
          <w:t xml:space="preserve">),</w:t>
        </w:r>
      </w:ins>
      <w:ins w:id="2233" w:author="PR Preview" w:date="2026-01-01T00:00:00Z">
        <w:r>
          <w:t xml:space="preserve"> </w:t>
        </w:r>
      </w:ins>
      <w:ins w:id="2234" w:author="PR Preview" w:date="2026-01-01T00:00:00Z">
        <w:r>
          <w:t xml:space="preserve">and</w:t>
        </w:r>
      </w:ins>
      <w:ins w:id="2235" w:author="PR Preview" w:date="2026-01-01T00:00:00Z">
        <w:r>
          <w:t xml:space="preserve"> </w:t>
        </w:r>
      </w:ins>
      <m:oMath>
        <m:r>
          <m:rPr>
            <m:sty m:val="p"/>
          </m:rPr>
          <m:t>(</m:t>
        </m:r>
        <m:r>
          <m:t>0</m:t>
        </m:r>
        <m:r>
          <m:rPr>
            <m:sty m:val="p"/>
          </m:rPr>
          <m:t>,</m:t>
        </m:r>
        <m:r>
          <m:t>1</m:t>
        </m:r>
        <m:r>
          <m:rPr>
            <m:sty m:val="p"/>
          </m:rPr>
          <m:t>,</m:t>
        </m:r>
        <m:r>
          <m:t>0</m:t>
        </m:r>
        <m:r>
          <m:rPr>
            <m:sty m:val="p"/>
          </m:rPr>
          <m:t>)</m:t>
        </m:r>
      </m:oMath>
      <w:ins w:id="2236" w:author="PR Preview" w:date="2026-01-01T00:00:00Z">
        <w:r>
          <w:t xml:space="preserve"> </w:t>
        </w:r>
      </w:ins>
      <w:ins w:id="2237" w:author="PR Preview" w:date="2026-01-01T00:00:00Z">
        <w:r>
          <w:t xml:space="preserve">splits in two ways.</w:t>
        </w:r>
      </w:ins>
    </w:p>
    <w:bookmarkEnd w:id="291"/>
    <w:bookmarkStart w:id="292" w:name="def-projection"/>
    <w:p>
      <w:pPr>
        <w:pStyle w:val="BodyText"/>
      </w:pPr>
      <w:ins w:id="2238" w:author="PR Preview" w:date="2026-01-01T00:00:00Z">
        <w:r>
          <w:rPr>
            <w:b/>
            <w:bCs/>
          </w:rPr>
          <w:t xml:space="preserve">Definition 54 (Projection onto a subspace along a complement)</w:t>
        </w:r>
      </w:ins>
      <w:ins w:id="2239" w:author="PR Preview" w:date="2026-01-01T00:00:00Z">
        <w:r>
          <w:t xml:space="preserve"> </w:t>
        </w:r>
      </w:ins>
      <w:ins w:id="2240" w:author="PR Preview" w:date="2026-01-01T00:00:00Z">
        <w:r>
          <w:t xml:space="preserve">Let</w:t>
        </w:r>
      </w:ins>
      <w:ins w:id="2241" w:author="PR Preview" w:date="2026-01-01T00:00:00Z">
        <w:r>
          <w:t xml:space="preserve"> </w:t>
        </w:r>
      </w:ins>
      <m:oMath>
        <m:r>
          <m:rPr>
            <m:scr m:val="script"/>
            <m:sty m:val="p"/>
          </m:rPr>
          <m:t>S</m:t>
        </m:r>
      </m:oMath>
      <w:ins w:id="2242" w:author="PR Preview" w:date="2026-01-01T00:00:00Z">
        <w:r>
          <w:t xml:space="preserve"> </w:t>
        </w:r>
      </w:ins>
      <w:ins w:id="2243" w:author="PR Preview" w:date="2026-01-01T00:00:00Z">
        <w:r>
          <w:t xml:space="preserve">and</w:t>
        </w:r>
      </w:ins>
      <w:ins w:id="2244" w:author="PR Preview" w:date="2026-01-01T00:00:00Z">
        <w:r>
          <w:t xml:space="preserve"> </w:t>
        </w:r>
      </w:ins>
      <m:oMath>
        <m:r>
          <m:rPr>
            <m:scr m:val="script"/>
            <m:sty m:val="p"/>
          </m:rPr>
          <m:t>T</m:t>
        </m:r>
      </m:oMath>
      <w:ins w:id="2245" w:author="PR Preview" w:date="2026-01-01T00:00:00Z">
        <w:r>
          <w:t xml:space="preserve"> </w:t>
        </w:r>
      </w:ins>
      <w:ins w:id="2246" w:author="PR Preview" w:date="2026-01-01T00:00:00Z">
        <w:r>
          <w:t xml:space="preserve">be subspaces of</w:t>
        </w:r>
      </w:ins>
      <w:ins w:id="2247" w:author="PR Preview" w:date="2026-01-01T00:00:00Z">
        <w:r>
          <w:t xml:space="preserve"> </w:t>
        </w:r>
      </w:ins>
      <m:oMath>
        <m:sSup>
          <m:e>
            <m:r>
              <m:rPr>
                <m:scr m:val="double-struck"/>
                <m:sty m:val="p"/>
              </m:rPr>
              <m:t>R</m:t>
            </m:r>
          </m:e>
          <m:sup>
            <m:r>
              <m:t>p</m:t>
            </m:r>
          </m:sup>
        </m:sSup>
      </m:oMath>
      <w:ins w:id="2248" w:author="PR Preview" w:date="2026-01-01T00:00:00Z">
        <w:r>
          <w:t xml:space="preserve"> </w:t>
        </w:r>
      </w:ins>
      <w:ins w:id="2249" w:author="PR Preview" w:date="2026-01-01T00:00:00Z">
        <w:r>
          <w:t xml:space="preserve">with</w:t>
        </w:r>
      </w:ins>
      <w:ins w:id="2250"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2251" w:author="PR Preview" w:date="2026-01-01T00:00:00Z">
        <w:r>
          <w:t xml:space="preserve"> </w:t>
        </w:r>
      </w:ins>
      <w:ins w:id="2252" w:author="PR Preview" w:date="2026-01-01T00:00:00Z">
        <w:r>
          <w:t xml:space="preserve">(</w:t>
        </w:r>
      </w:ins>
      <w:hyperlink w:anchor="def-direct-sum">
        <w:ins w:id="2253" w:author="PR Preview" w:date="2026-01-01T00:00:00Z">
          <w:r>
            <w:rPr>
              <w:rStyle w:val="Hyperlink"/>
            </w:rPr>
            <w:t xml:space="preserve">Definition 53</w:t>
          </w:r>
        </w:ins>
      </w:hyperlink>
      <w:ins w:id="2254" w:author="PR Preview" w:date="2026-01-01T00:00:00Z">
        <w:r>
          <w:t xml:space="preserve">),</w:t>
        </w:r>
      </w:ins>
      <w:ins w:id="2255" w:author="PR Preview" w:date="2026-01-01T00:00:00Z">
        <w:r>
          <w:t xml:space="preserve"> </w:t>
        </w:r>
      </w:ins>
      <w:ins w:id="2256" w:author="PR Preview" w:date="2026-01-01T00:00:00Z">
        <w:r>
          <w:t xml:space="preserve">and let</w:t>
        </w:r>
      </w:ins>
      <w:ins w:id="2257" w:author="PR Preview" w:date="2026-01-01T00:00:00Z">
        <w:r>
          <w:t xml:space="preserve"> </w:t>
        </w:r>
      </w:ins>
      <m:oMath>
        <m:acc>
          <m:accPr>
            <m:chr m:val="̃"/>
          </m:accPr>
          <m:e>
            <m:r>
              <m:t>y</m:t>
            </m:r>
          </m:e>
        </m:acc>
        <m:r>
          <m:rPr>
            <m:sty m:val="p"/>
          </m:rPr>
          <m:t>∈</m:t>
        </m:r>
        <m:sSup>
          <m:e>
            <m:r>
              <m:rPr>
                <m:scr m:val="double-struck"/>
                <m:sty m:val="p"/>
              </m:rPr>
              <m:t>R</m:t>
            </m:r>
          </m:e>
          <m:sup>
            <m:r>
              <m:t>p</m:t>
            </m:r>
          </m:sup>
        </m:sSup>
      </m:oMath>
      <w:ins w:id="2258" w:author="PR Preview" w:date="2026-01-01T00:00:00Z">
        <w:r>
          <w:t xml:space="preserve">.</w:t>
        </w:r>
      </w:ins>
      <w:ins w:id="2259" w:author="PR Preview" w:date="2026-01-01T00:00:00Z">
        <w:r>
          <w:t xml:space="preserve"> </w:t>
        </w:r>
      </w:ins>
      <w:ins w:id="2260" w:author="PR Preview" w:date="2026-01-01T00:00:00Z">
        <w:r>
          <w:t xml:space="preserve">By</w:t>
        </w:r>
      </w:ins>
      <w:ins w:id="2261" w:author="PR Preview" w:date="2026-01-01T00:00:00Z">
        <w:r>
          <w:t xml:space="preserve"> </w:t>
        </w:r>
      </w:ins>
      <w:hyperlink w:anchor="thm-direct-sum-equiv">
        <w:ins w:id="2262" w:author="PR Preview" w:date="2026-01-01T00:00:00Z">
          <w:r>
            <w:rPr>
              <w:rStyle w:val="Hyperlink"/>
            </w:rPr>
            <w:t xml:space="preserve">Theorem 46</w:t>
          </w:r>
        </w:ins>
      </w:hyperlink>
      <w:ins w:id="2263" w:author="PR Preview" w:date="2026-01-01T00:00:00Z">
        <w:r>
          <w:t xml:space="preserve">,</w:t>
        </w:r>
      </w:ins>
      <w:ins w:id="2264"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2265" w:author="PR Preview" w:date="2026-01-01T00:00:00Z">
        <w:r>
          <w:t xml:space="preserve"> </w:t>
        </w:r>
      </w:ins>
      <w:ins w:id="2266" w:author="PR Preview" w:date="2026-01-01T00:00:00Z">
        <w:r>
          <w:t xml:space="preserve">for exactly one</w:t>
        </w:r>
      </w:ins>
      <w:ins w:id="2267" w:author="PR Preview" w:date="2026-01-01T00:00:00Z">
        <w:r>
          <w:t xml:space="preserve"> </w:t>
        </w:r>
      </w:ins>
      <m:oMath>
        <m:acc>
          <m:accPr>
            <m:chr m:val="̃"/>
          </m:accPr>
          <m:e>
            <m:r>
              <m:t>u</m:t>
            </m:r>
          </m:e>
        </m:acc>
        <m:r>
          <m:rPr>
            <m:sty m:val="p"/>
          </m:rPr>
          <m:t>∈</m:t>
        </m:r>
        <m:r>
          <m:rPr>
            <m:scr m:val="script"/>
            <m:sty m:val="p"/>
          </m:rPr>
          <m:t>S</m:t>
        </m:r>
      </m:oMath>
      <w:ins w:id="2268" w:author="PR Preview" w:date="2026-01-01T00:00:00Z">
        <w:r>
          <w:t xml:space="preserve"> </w:t>
        </w:r>
      </w:ins>
      <w:ins w:id="2269" w:author="PR Preview" w:date="2026-01-01T00:00:00Z">
        <w:r>
          <w:t xml:space="preserve">and</w:t>
        </w:r>
      </w:ins>
      <w:ins w:id="2270" w:author="PR Preview" w:date="2026-01-01T00:00:00Z">
        <w:r>
          <w:t xml:space="preserve"> </w:t>
        </w:r>
      </w:ins>
      <m:oMath>
        <m:acc>
          <m:accPr>
            <m:chr m:val="̃"/>
          </m:accPr>
          <m:e>
            <m:r>
              <m:t>v</m:t>
            </m:r>
          </m:e>
        </m:acc>
        <m:r>
          <m:rPr>
            <m:sty m:val="p"/>
          </m:rPr>
          <m:t>∈</m:t>
        </m:r>
        <m:r>
          <m:rPr>
            <m:scr m:val="script"/>
            <m:sty m:val="p"/>
          </m:rPr>
          <m:t>T</m:t>
        </m:r>
      </m:oMath>
      <w:ins w:id="2271" w:author="PR Preview" w:date="2026-01-01T00:00:00Z">
        <w:r>
          <w:t xml:space="preserve">.</w:t>
        </w:r>
      </w:ins>
      <w:ins w:id="2272" w:author="PR Preview" w:date="2026-01-01T00:00:00Z">
        <w:r>
          <w:t xml:space="preserve"> </w:t>
        </w:r>
      </w:ins>
      <w:ins w:id="2273" w:author="PR Preview" w:date="2026-01-01T00:00:00Z">
        <w:r>
          <w:t xml:space="preserve">The vector</w:t>
        </w:r>
      </w:ins>
      <w:ins w:id="2274" w:author="PR Preview" w:date="2026-01-01T00:00:00Z">
        <w:r>
          <w:t xml:space="preserve"> </w:t>
        </w:r>
      </w:ins>
      <m:oMath>
        <m:acc>
          <m:accPr>
            <m:chr m:val="̃"/>
          </m:accPr>
          <m:e>
            <m:r>
              <m:t>u</m:t>
            </m:r>
          </m:e>
        </m:acc>
      </m:oMath>
      <w:ins w:id="2275" w:author="PR Preview" w:date="2026-01-01T00:00:00Z">
        <w:r>
          <w:t xml:space="preserve"> </w:t>
        </w:r>
      </w:ins>
      <w:ins w:id="2276" w:author="PR Preview" w:date="2026-01-01T00:00:00Z">
        <w:r>
          <w:t xml:space="preserve">is the</w:t>
        </w:r>
      </w:ins>
      <w:ins w:id="2277" w:author="PR Preview" w:date="2026-01-01T00:00:00Z">
        <w:r>
          <w:t xml:space="preserve"> </w:t>
        </w:r>
      </w:ins>
      <w:ins w:id="2278" w:author="PR Preview" w:date="2026-01-01T00:00:00Z">
        <w:r>
          <w:rPr>
            <w:b/>
            <w:bCs/>
          </w:rPr>
          <w:t xml:space="preserve">projection</w:t>
        </w:r>
      </w:ins>
      <w:ins w:id="2279" w:author="PR Preview" w:date="2026-01-01T00:00:00Z">
        <w:r>
          <w:t xml:space="preserve"> </w:t>
        </w:r>
      </w:ins>
      <w:ins w:id="2280" w:author="PR Preview" w:date="2026-01-01T00:00:00Z">
        <w:r>
          <w:t xml:space="preserve">of</w:t>
        </w:r>
      </w:ins>
      <w:ins w:id="2281" w:author="PR Preview" w:date="2026-01-01T00:00:00Z">
        <w:r>
          <w:t xml:space="preserve"> </w:t>
        </w:r>
      </w:ins>
      <m:oMath>
        <m:acc>
          <m:accPr>
            <m:chr m:val="̃"/>
          </m:accPr>
          <m:e>
            <m:r>
              <m:t>y</m:t>
            </m:r>
          </m:e>
        </m:acc>
      </m:oMath>
      <w:ins w:id="2282" w:author="PR Preview" w:date="2026-01-01T00:00:00Z">
        <w:r>
          <w:t xml:space="preserve"> </w:t>
        </w:r>
      </w:ins>
      <w:ins w:id="2283" w:author="PR Preview" w:date="2026-01-01T00:00:00Z">
        <w:r>
          <w:t xml:space="preserve">onto</w:t>
        </w:r>
      </w:ins>
      <w:ins w:id="2284" w:author="PR Preview" w:date="2026-01-01T00:00:00Z">
        <w:r>
          <w:t xml:space="preserve"> </w:t>
        </w:r>
      </w:ins>
      <m:oMath>
        <m:r>
          <m:rPr>
            <m:scr m:val="script"/>
            <m:sty m:val="p"/>
          </m:rPr>
          <m:t>S</m:t>
        </m:r>
      </m:oMath>
      <w:ins w:id="2285" w:author="PR Preview" w:date="2026-01-01T00:00:00Z">
        <w:r>
          <w:t xml:space="preserve"> </w:t>
        </w:r>
      </w:ins>
      <w:ins w:id="2286" w:author="PR Preview" w:date="2026-01-01T00:00:00Z">
        <w:r>
          <w:t xml:space="preserve">along</w:t>
        </w:r>
      </w:ins>
      <w:ins w:id="2287" w:author="PR Preview" w:date="2026-01-01T00:00:00Z">
        <w:r>
          <w:t xml:space="preserve"> </w:t>
        </w:r>
      </w:ins>
      <m:oMath>
        <m:r>
          <m:rPr>
            <m:scr m:val="script"/>
            <m:sty m:val="p"/>
          </m:rPr>
          <m:t>T</m:t>
        </m:r>
      </m:oMath>
      <w:ins w:id="2288" w:author="PR Preview" w:date="2026-01-01T00:00:00Z">
        <w:r>
          <w:t xml:space="preserve"> </w:t>
        </w:r>
      </w:ins>
      <w:ins w:id="2289" w:author="PR Preview" w:date="2026-01-01T00:00:00Z">
        <w:r>
          <w:t xml:space="preserve">(Banerjee and Roy 2014, Definition 6.3, p. 163)</w:t>
        </w:r>
      </w:ins>
      <w:ins w:id="2290" w:author="PR Preview" w:date="2026-01-01T00:00:00Z">
        <w:r>
          <w:t xml:space="preserve">.</w:t>
        </w:r>
      </w:ins>
    </w:p>
    <w:bookmarkEnd w:id="292"/>
    <w:bookmarkStart w:id="293" w:name="exm-projection"/>
    <w:p>
      <w:pPr>
        <w:pStyle w:val="BodyText"/>
      </w:pPr>
      <w:ins w:id="2291" w:author="PR Preview" w:date="2026-01-01T00:00:00Z">
        <w:r>
          <w:rPr>
            <w:b/>
            <w:bCs/>
          </w:rPr>
          <w:t xml:space="preserve">Example 82 (The projection depends on the complement)</w:t>
        </w:r>
      </w:ins>
      <w:ins w:id="2292" w:author="PR Preview" w:date="2026-01-01T00:00:00Z">
        <w:r>
          <w:t xml:space="preserve"> </w:t>
        </w:r>
      </w:ins>
      <w:ins w:id="2293" w:author="PR Preview" w:date="2026-01-01T00:00:00Z">
        <w:r>
          <w:t xml:space="preserve">Let</w:t>
        </w:r>
      </w:ins>
      <w:ins w:id="229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2295" w:author="PR Preview" w:date="2026-01-01T00:00:00Z">
        <w:r>
          <w:t xml:space="preserve">, the horizontal axis in</w:t>
        </w:r>
      </w:ins>
      <w:ins w:id="2296" w:author="PR Preview" w:date="2026-01-01T00:00:00Z">
        <w:r>
          <w:t xml:space="preserve"> </w:t>
        </w:r>
      </w:ins>
      <m:oMath>
        <m:sSup>
          <m:e>
            <m:r>
              <m:rPr>
                <m:scr m:val="double-struck"/>
                <m:sty m:val="p"/>
              </m:rPr>
              <m:t>R</m:t>
            </m:r>
          </m:e>
          <m:sup>
            <m:r>
              <m:t>2</m:t>
            </m:r>
          </m:sup>
        </m:sSup>
      </m:oMath>
      <w:ins w:id="2297" w:author="PR Preview" w:date="2026-01-01T00:00:00Z">
        <w:r>
          <w:t xml:space="preserve">,</w:t>
        </w:r>
      </w:ins>
      <w:ins w:id="2298" w:author="PR Preview" w:date="2026-01-01T00:00:00Z">
        <w:r>
          <w:t xml:space="preserve"> </w:t>
        </w:r>
      </w:ins>
      <w:ins w:id="2299" w:author="PR Preview" w:date="2026-01-01T00:00:00Z">
        <w:r>
          <w:t xml:space="preserve">and let</w:t>
        </w:r>
      </w:ins>
      <w:ins w:id="2300" w:author="PR Preview" w:date="2026-01-01T00:00:00Z">
        <w:r>
          <w:t xml:space="preserve"> </w:t>
        </w:r>
      </w:ins>
      <m:oMath>
        <m:acc>
          <m:accPr>
            <m:chr m:val="̃"/>
          </m:accPr>
          <m:e>
            <m:r>
              <m:t>y</m:t>
            </m:r>
          </m:e>
        </m:acc>
        <m:r>
          <m:rPr>
            <m:sty m:val="p"/>
          </m:rPr>
          <m:t>=</m:t>
        </m:r>
        <m:r>
          <m:rPr>
            <m:sty m:val="p"/>
          </m:rPr>
          <m:t>(</m:t>
        </m:r>
        <m:r>
          <m:t>3</m:t>
        </m:r>
        <m:r>
          <m:rPr>
            <m:sty m:val="p"/>
          </m:rPr>
          <m:t>,</m:t>
        </m:r>
        <m:r>
          <m:t>2</m:t>
        </m:r>
        <m:r>
          <m:rPr>
            <m:sty m:val="p"/>
          </m:rPr>
          <m:t>)</m:t>
        </m:r>
      </m:oMath>
      <w:ins w:id="2301" w:author="PR Preview" w:date="2026-01-01T00:00:00Z">
        <w:r>
          <w:t xml:space="preserve">.</w:t>
        </w:r>
      </w:ins>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del w:id="2302" w:author="PR Preview" w:date="2026-01-01T00:00:00Z">
        <w:r>
          <w:delText xml:space="preserve">(</w:delText>
        </w:r>
      </w:del>
      <w:hyperlink w:anchor="def-direct-sum">
        <w:del w:id="2303" w:author="PR Preview" w:date="2026-01-01T00:00:00Z">
          <w:r>
            <w:rPr>
              <w:rStyle w:val="Hyperlink"/>
            </w:rPr>
            <w:delText xml:space="preserve">Definition 53</w:delText>
          </w:r>
        </w:del>
      </w:hyperlink>
      <w:del w:id="2304" w:author="PR Preview" w:date="2026-01-01T00:00:00Z">
        <w:r>
          <w:delText xml:space="preserve">,</w:delText>
        </w:r>
      </w:del>
      <w:del w:id="2305" w:author="PR Preview" w:date="2026-01-01T00:00:00Z">
        <w:r>
          <w:delText xml:space="preserve"> </w:delText>
        </w:r>
      </w:del>
      <w:hyperlink w:anchor="thm-direct-sum-equiv">
        <w:del w:id="2306" w:author="PR Preview" w:date="2026-01-01T00:00:00Z">
          <w:r>
            <w:rPr>
              <w:rStyle w:val="Hyperlink"/>
            </w:rPr>
            <w:delText xml:space="preserve">Theorem 45</w:delText>
          </w:r>
        </w:del>
      </w:hyperlink>
      <w:del w:id="2307" w:author="PR Preview" w:date="2026-01-01T00:00:00Z">
        <w:r>
          <w:delText xml:space="preserve">).</w:delText>
        </w:r>
      </w:del>
      <w:del w:id="2308" w:author="PR Preview" w:date="2026-01-01T00:00:00Z">
        <w:r>
          <w:delText xml:space="preserve"> </w:delText>
        </w:r>
      </w:del>
      <w:del w:id="2309" w:author="PR Preview" w:date="2026-01-01T00:00:00Z">
        <w:r>
          <w:delText xml:space="preserve">The same vector has a different projection onto the same subspace</w:delText>
        </w:r>
      </w:del>
      <w:del w:id="2310" w:author="PR Preview" w:date="2026-01-01T00:00:00Z">
        <w:r>
          <w:delText xml:space="preserve"> </w:delText>
        </w:r>
      </w:del>
      <w:del w:id="2311" w:author="PR Preview" w:date="2026-01-01T00:00:00Z">
        <w:r>
          <w:delText xml:space="preserve">when the complement changes.</w:delText>
        </w:r>
      </w:del>
    </w:p>
    <w:p>
      <w:pPr>
        <w:pStyle w:val="FirstParagraph"/>
      </w:pPr>
      <w:ins w:id="2312" w:author="PR Preview" w:date="2026-01-01T00:00:00Z">
        <w:r>
          <w:t xml:space="preserve">(</w:t>
        </w:r>
      </w:ins>
      <w:hyperlink w:anchor="def-direct-sum">
        <w:ins w:id="2313" w:author="PR Preview" w:date="2026-01-01T00:00:00Z">
          <w:r>
            <w:rPr>
              <w:rStyle w:val="Hyperlink"/>
            </w:rPr>
            <w:t xml:space="preserve">Definition 53</w:t>
          </w:r>
        </w:ins>
      </w:hyperlink>
      <w:ins w:id="2314" w:author="PR Preview" w:date="2026-01-01T00:00:00Z">
        <w:r>
          <w:t xml:space="preserve">,</w:t>
        </w:r>
      </w:ins>
      <w:ins w:id="2315" w:author="PR Preview" w:date="2026-01-01T00:00:00Z">
        <w:r>
          <w:t xml:space="preserve"> </w:t>
        </w:r>
      </w:ins>
      <w:hyperlink w:anchor="thm-direct-sum-equiv">
        <w:ins w:id="2316" w:author="PR Preview" w:date="2026-01-01T00:00:00Z">
          <w:r>
            <w:rPr>
              <w:rStyle w:val="Hyperlink"/>
            </w:rPr>
            <w:t xml:space="preserve">Theorem 46</w:t>
          </w:r>
        </w:ins>
      </w:hyperlink>
      <w:ins w:id="2317" w:author="PR Preview" w:date="2026-01-01T00:00:00Z">
        <w:r>
          <w:t xml:space="preserve">).</w:t>
        </w:r>
      </w:ins>
      <w:ins w:id="2318" w:author="PR Preview" w:date="2026-01-01T00:00:00Z">
        <w:r>
          <w:t xml:space="preserve"> </w:t>
        </w:r>
      </w:ins>
      <w:ins w:id="2319" w:author="PR Preview" w:date="2026-01-01T00:00:00Z">
        <w:r>
          <w:t xml:space="preserve">The same vector has a different projection onto the same subspace</w:t>
        </w:r>
      </w:ins>
      <w:ins w:id="2320" w:author="PR Preview" w:date="2026-01-01T00:00:00Z">
        <w:r>
          <w:t xml:space="preserve"> </w:t>
        </w:r>
      </w:ins>
      <w:ins w:id="2321" w:author="PR Preview" w:date="2026-01-01T00:00:00Z">
        <w:r>
          <w:t xml:space="preserve">when the complement changes.</w:t>
        </w:r>
      </w:ins>
    </w:p>
    <w:bookmarkEnd w:id="293"/>
    <w:bookmarkEnd w:id="294"/>
    <w:bookmarkStart w:id="308" w:name="sec-orthogonal-complements"/>
    <w:p>
      <w:pPr>
        <w:pStyle w:val="Heading3"/>
      </w:pPr>
      <w:r>
        <w:t xml:space="preserve">2.14 Orthogonal complements</w:t>
      </w:r>
    </w:p>
    <w:bookmarkStart w:id="295" w:name="thm-dot-linear"/>
    <w:p>
      <w:pPr>
        <w:pStyle w:val="FirstParagraph"/>
      </w:pPr>
      <w:del w:id="2322" w:author="PR Preview" w:date="2026-01-01T00:00:00Z">
        <w:r>
          <w:rPr>
            <w:b/>
            <w:bCs/>
          </w:rPr>
          <w:delText xml:space="preserve">Theorem 46 (The dot product is linear in each slot)</w:delText>
        </w:r>
      </w:del>
      <w:del w:id="2323" w:author="PR Preview" w:date="2026-01-01T00:00:00Z">
        <w:r>
          <w:delText xml:space="preserve"> </w:delText>
        </w:r>
      </w:del>
      <w:del w:id="2324" w:author="PR Preview" w:date="2026-01-01T00:00:00Z">
        <w:r>
          <w:delText xml:space="preserve">For vectors</w:delText>
        </w:r>
      </w:del>
      <w:del w:id="2325" w:author="PR Preview" w:date="2026-01-01T00:00:00Z">
        <w:r>
          <w:delText xml:space="preserve"> </w:delText>
        </w:r>
      </w:del>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del w:id="2326" w:author="PR Preview" w:date="2026-01-01T00:00:00Z">
        <w:r>
          <w:delText xml:space="preserve"> </w:delText>
        </w:r>
      </w:del>
      <w:del w:id="2327" w:author="PR Preview" w:date="2026-01-01T00:00:00Z">
        <w:r>
          <w:delText xml:space="preserve">and numbers</w:delText>
        </w:r>
      </w:del>
      <w:del w:id="2328" w:author="PR Preview" w:date="2026-01-01T00:00:00Z">
        <w:r>
          <w:delText xml:space="preserve"> </w:delText>
        </w:r>
      </w:del>
      <m:oMath>
        <m:r>
          <m:t>a</m:t>
        </m:r>
        <m:r>
          <m:rPr>
            <m:sty m:val="p"/>
          </m:rPr>
          <m:t>,</m:t>
        </m:r>
        <m:r>
          <m:t>b</m:t>
        </m:r>
      </m:oMath>
      <w:del w:id="2329" w:author="PR Preview" w:date="2026-01-01T00:00:00Z">
        <w:r>
          <w:delText xml:space="preserve">,</w:delText>
        </w:r>
      </w:del>
    </w:p>
    <w:p>
      <w:pPr>
        <w:pStyle w:val="FirstParagraph"/>
      </w:pPr>
      <w:ins w:id="2330" w:author="PR Preview" w:date="2026-01-01T00:00:00Z">
        <w:r>
          <w:rPr>
            <w:b/>
            <w:bCs/>
          </w:rPr>
          <w:t xml:space="preserve">Theorem 47 (The dot product is linear in each slot)</w:t>
        </w:r>
      </w:ins>
      <w:ins w:id="2331" w:author="PR Preview" w:date="2026-01-01T00:00:00Z">
        <w:r>
          <w:t xml:space="preserve"> </w:t>
        </w:r>
      </w:ins>
      <w:ins w:id="2332" w:author="PR Preview" w:date="2026-01-01T00:00:00Z">
        <w:r>
          <w:t xml:space="preserve">For vectors</w:t>
        </w:r>
      </w:ins>
      <w:ins w:id="2333" w:author="PR Preview" w:date="2026-01-01T00:00:00Z">
        <w:r>
          <w:t xml:space="preserve"> </w:t>
        </w:r>
      </w:ins>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ins w:id="2334" w:author="PR Preview" w:date="2026-01-01T00:00:00Z">
        <w:r>
          <w:t xml:space="preserve"> </w:t>
        </w:r>
      </w:ins>
      <w:ins w:id="2335" w:author="PR Preview" w:date="2026-01-01T00:00:00Z">
        <w:r>
          <w:t xml:space="preserve">and numbers</w:t>
        </w:r>
      </w:ins>
      <w:ins w:id="2336" w:author="PR Preview" w:date="2026-01-01T00:00:00Z">
        <w:r>
          <w:t xml:space="preserve"> </w:t>
        </w:r>
      </w:ins>
      <m:oMath>
        <m:r>
          <m:t>a</m:t>
        </m:r>
        <m:r>
          <m:rPr>
            <m:sty m:val="p"/>
          </m:rPr>
          <m:t>,</m:t>
        </m:r>
        <m:r>
          <m:t>b</m:t>
        </m:r>
      </m:oMath>
      <w:ins w:id="2337" w:author="PR Preview" w:date="2026-01-01T00:00:00Z">
        <w:r>
          <w:t xml:space="preserve">,</w:t>
        </w:r>
      </w:ins>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5"/>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6" w:name="exm-dot-linear"/>
    <w:p>
      <w:pPr>
        <w:pStyle w:val="BodyText"/>
      </w:pPr>
      <w:del w:id="2338" w:author="PR Preview" w:date="2026-01-01T00:00:00Z">
        <w:r>
          <w:rPr>
            <w:b/>
            <w:bCs/>
          </w:rPr>
          <w:delText xml:space="preserve">Example 82 (Splitting a dot product)</w:delText>
        </w:r>
      </w:del>
      <w:del w:id="2339" w:author="PR Preview" w:date="2026-01-01T00:00:00Z">
        <w:r>
          <w:delText xml:space="preserve"> </w:delText>
        </w:r>
      </w:del>
      <w:del w:id="2340" w:author="PR Preview" w:date="2026-01-01T00:00:00Z">
        <w:r>
          <w:delText xml:space="preserve">Let</w:delText>
        </w:r>
      </w:del>
      <w:del w:id="2341"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2342" w:author="PR Preview" w:date="2026-01-01T00:00:00Z">
        <w:r>
          <w:delText xml:space="preserve">,</w:delText>
        </w:r>
      </w:del>
      <w:del w:id="2343" w:author="PR Preview" w:date="2026-01-01T00:00:00Z">
        <w:r>
          <w:delText xml:space="preserve"> </w:delText>
        </w:r>
      </w:del>
      <m:oMath>
        <m:acc>
          <m:accPr>
            <m:chr m:val="̃"/>
          </m:accPr>
          <m:e>
            <m:r>
              <m:t>u</m:t>
            </m:r>
          </m:e>
        </m:acc>
        <m:r>
          <m:rPr>
            <m:sty m:val="p"/>
          </m:rPr>
          <m:t>=</m:t>
        </m:r>
        <m:r>
          <m:rPr>
            <m:sty m:val="p"/>
          </m:rPr>
          <m:t>(</m:t>
        </m:r>
        <m:r>
          <m:t>3</m:t>
        </m:r>
        <m:r>
          <m:rPr>
            <m:sty m:val="p"/>
          </m:rPr>
          <m:t>,</m:t>
        </m:r>
        <m:r>
          <m:t>0</m:t>
        </m:r>
        <m:r>
          <m:rPr>
            <m:sty m:val="p"/>
          </m:rPr>
          <m:t>)</m:t>
        </m:r>
      </m:oMath>
      <w:del w:id="2344" w:author="PR Preview" w:date="2026-01-01T00:00:00Z">
        <w:r>
          <w:delText xml:space="preserve">,</w:delText>
        </w:r>
      </w:del>
      <w:del w:id="2345" w:author="PR Preview" w:date="2026-01-01T00:00:00Z">
        <w:r>
          <w:delText xml:space="preserve"> </w:delText>
        </w:r>
      </w:del>
      <m:oMath>
        <m:acc>
          <m:accPr>
            <m:chr m:val="̃"/>
          </m:accPr>
          <m:e>
            <m:r>
              <m:t>w</m:t>
            </m:r>
          </m:e>
        </m:acc>
        <m:r>
          <m:rPr>
            <m:sty m:val="p"/>
          </m:rPr>
          <m:t>=</m:t>
        </m:r>
        <m:r>
          <m:rPr>
            <m:sty m:val="p"/>
          </m:rPr>
          <m:t>(</m:t>
        </m:r>
        <m:r>
          <m:t>0</m:t>
        </m:r>
        <m:r>
          <m:rPr>
            <m:sty m:val="p"/>
          </m:rPr>
          <m:t>,</m:t>
        </m:r>
        <m:r>
          <m:t>1</m:t>
        </m:r>
        <m:r>
          <m:rPr>
            <m:sty m:val="p"/>
          </m:rPr>
          <m:t>)</m:t>
        </m:r>
      </m:oMath>
      <w:del w:id="2346" w:author="PR Preview" w:date="2026-01-01T00:00:00Z">
        <w:r>
          <w:delText xml:space="preserve">,</w:delText>
        </w:r>
      </w:del>
      <w:del w:id="2347" w:author="PR Preview" w:date="2026-01-01T00:00:00Z">
        <w:r>
          <w:delText xml:space="preserve"> </w:delText>
        </w:r>
      </w:del>
      <m:oMath>
        <m:r>
          <m:t>a</m:t>
        </m:r>
        <m:r>
          <m:rPr>
            <m:sty m:val="p"/>
          </m:rPr>
          <m:t>=</m:t>
        </m:r>
        <m:r>
          <m:t>2</m:t>
        </m:r>
      </m:oMath>
      <w:del w:id="2348" w:author="PR Preview" w:date="2026-01-01T00:00:00Z">
        <w:r>
          <w:delText xml:space="preserve"> </w:delText>
        </w:r>
      </w:del>
      <w:del w:id="2349" w:author="PR Preview" w:date="2026-01-01T00:00:00Z">
        <w:r>
          <w:delText xml:space="preserve">and</w:delText>
        </w:r>
      </w:del>
      <w:del w:id="2350" w:author="PR Preview" w:date="2026-01-01T00:00:00Z">
        <w:r>
          <w:delText xml:space="preserve"> </w:delText>
        </w:r>
      </w:del>
      <m:oMath>
        <m:r>
          <m:t>b</m:t>
        </m:r>
        <m:r>
          <m:rPr>
            <m:sty m:val="p"/>
          </m:rPr>
          <m:t>=</m:t>
        </m:r>
        <m:r>
          <m:rPr>
            <m:sty m:val="p"/>
          </m:rPr>
          <m:t>−</m:t>
        </m:r>
        <m:r>
          <m:t>1</m:t>
        </m:r>
      </m:oMath>
      <w:del w:id="2351" w:author="PR Preview" w:date="2026-01-01T00:00:00Z">
        <w:r>
          <w:delText xml:space="preserve">.</w:delText>
        </w:r>
      </w:del>
      <w:del w:id="2352" w:author="PR Preview" w:date="2026-01-01T00:00:00Z">
        <w:r>
          <w:delText xml:space="preserve"> </w:delText>
        </w:r>
      </w:del>
      <w:del w:id="2353" w:author="PR Preview" w:date="2026-01-01T00:00:00Z">
        <w:r>
          <w:delText xml:space="preserve">Directly,</w:delText>
        </w:r>
      </w:del>
      <w:del w:id="2354" w:author="PR Preview" w:date="2026-01-01T00:00:00Z">
        <w:r>
          <w:delText xml:space="preserve"> </w:delText>
        </w:r>
      </w:del>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del w:id="2355" w:author="PR Preview" w:date="2026-01-01T00:00:00Z">
        <w:r>
          <w:delText xml:space="preserve"> </w:delText>
        </w:r>
      </w:del>
      <w:del w:id="2356" w:author="PR Preview" w:date="2026-01-01T00:00:00Z">
        <w:r>
          <w:delText xml:space="preserve">and</w:delText>
        </w:r>
      </w:del>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del w:id="2357" w:author="PR Preview" w:date="2026-01-01T00:00:00Z">
        <w:r>
          <w:delText xml:space="preserve">By</w:delText>
        </w:r>
      </w:del>
      <w:del w:id="2358" w:author="PR Preview" w:date="2026-01-01T00:00:00Z">
        <w:r>
          <w:delText xml:space="preserve"> </w:delText>
        </w:r>
      </w:del>
      <w:hyperlink w:anchor="thm-dot-linear">
        <w:del w:id="2359" w:author="PR Preview" w:date="2026-01-01T00:00:00Z">
          <w:r>
            <w:rPr>
              <w:rStyle w:val="Hyperlink"/>
            </w:rPr>
            <w:delText xml:space="preserve">Theorem 46</w:delText>
          </w:r>
        </w:del>
      </w:hyperlink>
      <w:del w:id="2360" w:author="PR Preview" w:date="2026-01-01T00:00:00Z">
        <w:r>
          <w:delText xml:space="preserve">,</w:delText>
        </w:r>
      </w:del>
    </w:p>
    <w:p>
      <w:pPr>
        <w:pStyle w:val="BodyText"/>
      </w:pPr>
      <w:ins w:id="2361" w:author="PR Preview" w:date="2026-01-01T00:00:00Z">
        <w:r>
          <w:rPr>
            <w:b/>
            <w:bCs/>
          </w:rPr>
          <w:t xml:space="preserve">Example 83 (Splitting a dot product)</w:t>
        </w:r>
      </w:ins>
      <w:ins w:id="2362" w:author="PR Preview" w:date="2026-01-01T00:00:00Z">
        <w:r>
          <w:t xml:space="preserve"> </w:t>
        </w:r>
      </w:ins>
      <w:ins w:id="2363" w:author="PR Preview" w:date="2026-01-01T00:00:00Z">
        <w:r>
          <w:t xml:space="preserve">Let</w:t>
        </w:r>
      </w:ins>
      <w:ins w:id="2364"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2365" w:author="PR Preview" w:date="2026-01-01T00:00:00Z">
        <w:r>
          <w:t xml:space="preserve">,</w:t>
        </w:r>
      </w:ins>
      <w:ins w:id="2366" w:author="PR Preview" w:date="2026-01-01T00:00:00Z">
        <w:r>
          <w:t xml:space="preserve"> </w:t>
        </w:r>
      </w:ins>
      <m:oMath>
        <m:acc>
          <m:accPr>
            <m:chr m:val="̃"/>
          </m:accPr>
          <m:e>
            <m:r>
              <m:t>u</m:t>
            </m:r>
          </m:e>
        </m:acc>
        <m:r>
          <m:rPr>
            <m:sty m:val="p"/>
          </m:rPr>
          <m:t>=</m:t>
        </m:r>
        <m:r>
          <m:rPr>
            <m:sty m:val="p"/>
          </m:rPr>
          <m:t>(</m:t>
        </m:r>
        <m:r>
          <m:t>3</m:t>
        </m:r>
        <m:r>
          <m:rPr>
            <m:sty m:val="p"/>
          </m:rPr>
          <m:t>,</m:t>
        </m:r>
        <m:r>
          <m:t>0</m:t>
        </m:r>
        <m:r>
          <m:rPr>
            <m:sty m:val="p"/>
          </m:rPr>
          <m:t>)</m:t>
        </m:r>
      </m:oMath>
      <w:ins w:id="2367" w:author="PR Preview" w:date="2026-01-01T00:00:00Z">
        <w:r>
          <w:t xml:space="preserve">,</w:t>
        </w:r>
      </w:ins>
      <w:ins w:id="2368" w:author="PR Preview" w:date="2026-01-01T00:00:00Z">
        <w:r>
          <w:t xml:space="preserve"> </w:t>
        </w:r>
      </w:ins>
      <m:oMath>
        <m:acc>
          <m:accPr>
            <m:chr m:val="̃"/>
          </m:accPr>
          <m:e>
            <m:r>
              <m:t>w</m:t>
            </m:r>
          </m:e>
        </m:acc>
        <m:r>
          <m:rPr>
            <m:sty m:val="p"/>
          </m:rPr>
          <m:t>=</m:t>
        </m:r>
        <m:r>
          <m:rPr>
            <m:sty m:val="p"/>
          </m:rPr>
          <m:t>(</m:t>
        </m:r>
        <m:r>
          <m:t>0</m:t>
        </m:r>
        <m:r>
          <m:rPr>
            <m:sty m:val="p"/>
          </m:rPr>
          <m:t>,</m:t>
        </m:r>
        <m:r>
          <m:t>1</m:t>
        </m:r>
        <m:r>
          <m:rPr>
            <m:sty m:val="p"/>
          </m:rPr>
          <m:t>)</m:t>
        </m:r>
      </m:oMath>
      <w:ins w:id="2369" w:author="PR Preview" w:date="2026-01-01T00:00:00Z">
        <w:r>
          <w:t xml:space="preserve">,</w:t>
        </w:r>
      </w:ins>
      <w:ins w:id="2370" w:author="PR Preview" w:date="2026-01-01T00:00:00Z">
        <w:r>
          <w:t xml:space="preserve"> </w:t>
        </w:r>
      </w:ins>
      <m:oMath>
        <m:r>
          <m:t>a</m:t>
        </m:r>
        <m:r>
          <m:rPr>
            <m:sty m:val="p"/>
          </m:rPr>
          <m:t>=</m:t>
        </m:r>
        <m:r>
          <m:t>2</m:t>
        </m:r>
      </m:oMath>
      <w:ins w:id="2371" w:author="PR Preview" w:date="2026-01-01T00:00:00Z">
        <w:r>
          <w:t xml:space="preserve"> </w:t>
        </w:r>
      </w:ins>
      <w:ins w:id="2372" w:author="PR Preview" w:date="2026-01-01T00:00:00Z">
        <w:r>
          <w:t xml:space="preserve">and</w:t>
        </w:r>
      </w:ins>
      <w:ins w:id="2373" w:author="PR Preview" w:date="2026-01-01T00:00:00Z">
        <w:r>
          <w:t xml:space="preserve"> </w:t>
        </w:r>
      </w:ins>
      <m:oMath>
        <m:r>
          <m:t>b</m:t>
        </m:r>
        <m:r>
          <m:rPr>
            <m:sty m:val="p"/>
          </m:rPr>
          <m:t>=</m:t>
        </m:r>
        <m:r>
          <m:rPr>
            <m:sty m:val="p"/>
          </m:rPr>
          <m:t>−</m:t>
        </m:r>
        <m:r>
          <m:t>1</m:t>
        </m:r>
      </m:oMath>
      <w:ins w:id="2374" w:author="PR Preview" w:date="2026-01-01T00:00:00Z">
        <w:r>
          <w:t xml:space="preserve">.</w:t>
        </w:r>
      </w:ins>
      <w:ins w:id="2375" w:author="PR Preview" w:date="2026-01-01T00:00:00Z">
        <w:r>
          <w:t xml:space="preserve"> </w:t>
        </w:r>
      </w:ins>
      <w:ins w:id="2376" w:author="PR Preview" w:date="2026-01-01T00:00:00Z">
        <w:r>
          <w:t xml:space="preserve">Directly,</w:t>
        </w:r>
      </w:ins>
      <w:ins w:id="2377" w:author="PR Preview" w:date="2026-01-01T00:00:00Z">
        <w:r>
          <w:t xml:space="preserve"> </w:t>
        </w:r>
      </w:ins>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ins w:id="2378" w:author="PR Preview" w:date="2026-01-01T00:00:00Z">
        <w:r>
          <w:t xml:space="preserve"> </w:t>
        </w:r>
      </w:ins>
      <w:ins w:id="2379" w:author="PR Preview" w:date="2026-01-01T00:00:00Z">
        <w:r>
          <w:t xml:space="preserve">and</w:t>
        </w:r>
      </w:ins>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2380" w:author="PR Preview" w:date="2026-01-01T00:00:00Z">
        <w:r>
          <w:t xml:space="preserve">By</w:t>
        </w:r>
      </w:ins>
      <w:ins w:id="2381" w:author="PR Preview" w:date="2026-01-01T00:00:00Z">
        <w:r>
          <w:t xml:space="preserve"> </w:t>
        </w:r>
      </w:ins>
      <w:hyperlink w:anchor="thm-dot-linear">
        <w:ins w:id="2382" w:author="PR Preview" w:date="2026-01-01T00:00:00Z">
          <w:r>
            <w:rPr>
              <w:rStyle w:val="Hyperlink"/>
            </w:rPr>
            <w:t xml:space="preserve">Theorem 47</w:t>
          </w:r>
        </w:ins>
      </w:hyperlink>
      <w:ins w:id="2383" w:author="PR Preview" w:date="2026-01-01T00:00:00Z">
        <w:r>
          <w:t xml:space="preserve">,</w:t>
        </w:r>
      </w:ins>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6"/>
    <w:bookmarkStart w:id="297"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7"/>
    <w:bookmarkStart w:id="298" w:name="exm-orthogonal-complement"/>
    <w:p>
      <w:pPr>
        <w:pStyle w:val="BodyText"/>
      </w:pPr>
      <w:del w:id="2384" w:author="PR Preview" w:date="2026-01-01T00:00:00Z">
        <w:r>
          <w:rPr>
            <w:b/>
            <w:bCs/>
          </w:rPr>
          <w:delText xml:space="preserve">Example 83 (Orthogonal complements in</w:delText>
        </w:r>
      </w:del>
      <w:del w:id="2385" w:author="PR Preview" w:date="2026-01-01T00:00:00Z">
        <w:r>
          <w:rPr>
            <w:b/>
            <w:bCs/>
          </w:rPr>
          <w:delText xml:space="preserve"> </w:delText>
        </w:r>
      </w:del>
      <m:oMath>
        <m:sSup>
          <m:e>
            <m:r>
              <m:rPr>
                <m:scr m:val="double-struck"/>
                <m:sty m:val="p"/>
              </m:rPr>
              <m:t>R</m:t>
            </m:r>
          </m:e>
          <m:sup>
            <m:r>
              <m:t>3</m:t>
            </m:r>
          </m:sup>
        </m:sSup>
      </m:oMath>
      <w:del w:id="2386" w:author="PR Preview" w:date="2026-01-01T00:00:00Z">
        <w:r>
          <w:rPr>
            <w:b/>
            <w:bCs/>
          </w:rPr>
          <w:delText xml:space="preserve">)</w:delText>
        </w:r>
      </w:del>
      <w:del w:id="2387" w:author="PR Preview" w:date="2026-01-01T00:00:00Z">
        <w:r>
          <w:delText xml:space="preserve"> </w:delText>
        </w:r>
      </w:del>
      <w:del w:id="2388" w:author="PR Preview" w:date="2026-01-01T00:00:00Z">
        <w:r>
          <w:delText xml:space="preserve"> </w:delText>
        </w:r>
      </w:del>
    </w:p>
    <w:p>
      <w:pPr>
        <w:pStyle w:val="BodyText"/>
      </w:pPr>
      <w:ins w:id="2389" w:author="PR Preview" w:date="2026-01-01T00:00:00Z">
        <w:r>
          <w:rPr>
            <w:b/>
            <w:bCs/>
          </w:rPr>
          <w:t xml:space="preserve">Example 84 (Orthogonal complements in</w:t>
        </w:r>
      </w:ins>
      <w:ins w:id="2390" w:author="PR Preview" w:date="2026-01-01T00:00:00Z">
        <w:r>
          <w:rPr>
            <w:b/>
            <w:bCs/>
          </w:rPr>
          <w:t xml:space="preserve"> </w:t>
        </w:r>
      </w:ins>
      <m:oMath>
        <m:sSup>
          <m:e>
            <m:r>
              <m:rPr>
                <m:scr m:val="double-struck"/>
                <m:sty m:val="p"/>
              </m:rPr>
              <m:t>R</m:t>
            </m:r>
          </m:e>
          <m:sup>
            <m:r>
              <m:t>3</m:t>
            </m:r>
          </m:sup>
        </m:sSup>
      </m:oMath>
      <w:ins w:id="2391" w:author="PR Preview" w:date="2026-01-01T00:00:00Z">
        <w:r>
          <w:rPr>
            <w:b/>
            <w:bCs/>
          </w:rPr>
          <w:t xml:space="preserve">)</w:t>
        </w:r>
      </w:ins>
      <w:ins w:id="2392" w:author="PR Preview" w:date="2026-01-01T00:00:00Z">
        <w:r>
          <w:t xml:space="preserve"> </w:t>
        </w:r>
      </w:ins>
      <w:ins w:id="2393" w:author="PR Preview" w:date="2026-01-01T00:00:00Z">
        <w:r>
          <w:t xml:space="preserve"> </w:t>
        </w:r>
      </w:ins>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8"/>
    <w:bookmarkStart w:id="299" w:name="thm-orthogonal-complement-subspace"/>
    <w:p>
      <w:pPr>
        <w:pStyle w:val="FirstParagraph"/>
      </w:pPr>
      <w:del w:id="2394" w:author="PR Preview" w:date="2026-01-01T00:00:00Z">
        <w:r>
          <w:rPr>
            <w:b/>
            <w:bCs/>
          </w:rPr>
          <w:delText xml:space="preserve">Theorem 47 (An orthogonal complement is a subspace)</w:delText>
        </w:r>
      </w:del>
      <w:del w:id="2395" w:author="PR Preview" w:date="2026-01-01T00:00:00Z">
        <w:r>
          <w:delText xml:space="preserve"> </w:delText>
        </w:r>
      </w:del>
      <w:del w:id="2396" w:author="PR Preview" w:date="2026-01-01T00:00:00Z">
        <w:r>
          <w:delText xml:space="preserve">For any set</w:delText>
        </w:r>
      </w:del>
      <w:del w:id="2397" w:author="PR Preview" w:date="2026-01-01T00:00:00Z">
        <w:r>
          <w:delText xml:space="preserve"> </w:delText>
        </w:r>
      </w:del>
      <m:oMath>
        <m:r>
          <m:rPr>
            <m:scr m:val="script"/>
            <m:sty m:val="p"/>
          </m:rPr>
          <m:t>X</m:t>
        </m:r>
      </m:oMath>
      <w:del w:id="2398" w:author="PR Preview" w:date="2026-01-01T00:00:00Z">
        <w:r>
          <w:delText xml:space="preserve"> </w:delText>
        </w:r>
      </w:del>
      <w:del w:id="2399" w:author="PR Preview" w:date="2026-01-01T00:00:00Z">
        <w:r>
          <w:delText xml:space="preserve">of vectors in</w:delText>
        </w:r>
      </w:del>
      <w:del w:id="2400" w:author="PR Preview" w:date="2026-01-01T00:00:00Z">
        <w:r>
          <w:delText xml:space="preserve"> </w:delText>
        </w:r>
      </w:del>
      <m:oMath>
        <m:sSup>
          <m:e>
            <m:r>
              <m:rPr>
                <m:scr m:val="double-struck"/>
                <m:sty m:val="p"/>
              </m:rPr>
              <m:t>R</m:t>
            </m:r>
          </m:e>
          <m:sup>
            <m:r>
              <m:t>p</m:t>
            </m:r>
          </m:sup>
        </m:sSup>
      </m:oMath>
      <w:del w:id="2401" w:author="PR Preview" w:date="2026-01-01T00:00:00Z">
        <w:r>
          <w:delText xml:space="preserve">,</w:delText>
        </w:r>
      </w:del>
      <w:del w:id="2402" w:author="PR Preview" w:date="2026-01-01T00:00:00Z">
        <w:r>
          <w:delText xml:space="preserve"> </w:delText>
        </w:r>
      </w:del>
      <m:oMath>
        <m:sSup>
          <m:e>
            <m:r>
              <m:rPr>
                <m:scr m:val="script"/>
                <m:sty m:val="p"/>
              </m:rPr>
              <m:t>X</m:t>
            </m:r>
          </m:e>
          <m:sup>
            <m:r>
              <m:rPr>
                <m:sty m:val="p"/>
              </m:rPr>
              <m:t>⟂</m:t>
            </m:r>
          </m:sup>
        </m:sSup>
      </m:oMath>
      <w:del w:id="2403" w:author="PR Preview" w:date="2026-01-01T00:00:00Z">
        <w:r>
          <w:delText xml:space="preserve"> </w:delText>
        </w:r>
      </w:del>
      <w:del w:id="2404" w:author="PR Preview" w:date="2026-01-01T00:00:00Z">
        <w:r>
          <w:delText xml:space="preserve">(</w:delText>
        </w:r>
      </w:del>
      <w:hyperlink w:anchor="def-orthogonal-complement">
        <w:del w:id="2405" w:author="PR Preview" w:date="2026-01-01T00:00:00Z">
          <w:r>
            <w:rPr>
              <w:rStyle w:val="Hyperlink"/>
            </w:rPr>
            <w:delText xml:space="preserve">Definition 55</w:delText>
          </w:r>
        </w:del>
      </w:hyperlink>
      <w:del w:id="2406" w:author="PR Preview" w:date="2026-01-01T00:00:00Z">
        <w:r>
          <w:delText xml:space="preserve">)</w:delText>
        </w:r>
      </w:del>
      <w:del w:id="2407" w:author="PR Preview" w:date="2026-01-01T00:00:00Z">
        <w:r>
          <w:delText xml:space="preserve"> </w:delText>
        </w:r>
      </w:del>
      <w:del w:id="2408" w:author="PR Preview" w:date="2026-01-01T00:00:00Z">
        <w:r>
          <w:delText xml:space="preserve">is a subspace of</w:delText>
        </w:r>
      </w:del>
      <w:del w:id="2409" w:author="PR Preview" w:date="2026-01-01T00:00:00Z">
        <w:r>
          <w:delText xml:space="preserve"> </w:delText>
        </w:r>
      </w:del>
      <m:oMath>
        <m:sSup>
          <m:e>
            <m:r>
              <m:rPr>
                <m:scr m:val="double-struck"/>
                <m:sty m:val="p"/>
              </m:rPr>
              <m:t>R</m:t>
            </m:r>
          </m:e>
          <m:sup>
            <m:r>
              <m:t>p</m:t>
            </m:r>
          </m:sup>
        </m:sSup>
      </m:oMath>
      <w:del w:id="2410" w:author="PR Preview" w:date="2026-01-01T00:00:00Z">
        <w:r>
          <w:delText xml:space="preserve"> </w:delText>
        </w:r>
      </w:del>
      <w:del w:id="2411" w:author="PR Preview" w:date="2026-01-01T00:00:00Z">
        <w:r>
          <w:delText xml:space="preserve">(</w:delText>
        </w:r>
      </w:del>
      <w:hyperlink w:anchor="def-subspace">
        <w:del w:id="2412" w:author="PR Preview" w:date="2026-01-01T00:00:00Z">
          <w:r>
            <w:rPr>
              <w:rStyle w:val="Hyperlink"/>
            </w:rPr>
            <w:delText xml:space="preserve">Definition 40</w:delText>
          </w:r>
        </w:del>
      </w:hyperlink>
      <w:del w:id="2413" w:author="PR Preview" w:date="2026-01-01T00:00:00Z">
        <w:r>
          <w:delText xml:space="preserve">).</w:delText>
        </w:r>
      </w:del>
    </w:p>
    <w:p>
      <w:pPr>
        <w:pStyle w:val="FirstParagraph"/>
      </w:pPr>
      <w:ins w:id="2414" w:author="PR Preview" w:date="2026-01-01T00:00:00Z">
        <w:r>
          <w:rPr>
            <w:b/>
            <w:bCs/>
          </w:rPr>
          <w:t xml:space="preserve">Theorem 48 (An orthogonal complement is a subspace)</w:t>
        </w:r>
      </w:ins>
      <w:ins w:id="2415" w:author="PR Preview" w:date="2026-01-01T00:00:00Z">
        <w:r>
          <w:t xml:space="preserve"> </w:t>
        </w:r>
      </w:ins>
      <w:ins w:id="2416" w:author="PR Preview" w:date="2026-01-01T00:00:00Z">
        <w:r>
          <w:t xml:space="preserve">For any set</w:t>
        </w:r>
      </w:ins>
      <w:ins w:id="2417" w:author="PR Preview" w:date="2026-01-01T00:00:00Z">
        <w:r>
          <w:t xml:space="preserve"> </w:t>
        </w:r>
      </w:ins>
      <m:oMath>
        <m:r>
          <m:rPr>
            <m:scr m:val="script"/>
            <m:sty m:val="p"/>
          </m:rPr>
          <m:t>X</m:t>
        </m:r>
      </m:oMath>
      <w:ins w:id="2418" w:author="PR Preview" w:date="2026-01-01T00:00:00Z">
        <w:r>
          <w:t xml:space="preserve"> </w:t>
        </w:r>
      </w:ins>
      <w:ins w:id="2419" w:author="PR Preview" w:date="2026-01-01T00:00:00Z">
        <w:r>
          <w:t xml:space="preserve">of vectors in</w:t>
        </w:r>
      </w:ins>
      <w:ins w:id="2420" w:author="PR Preview" w:date="2026-01-01T00:00:00Z">
        <w:r>
          <w:t xml:space="preserve"> </w:t>
        </w:r>
      </w:ins>
      <m:oMath>
        <m:sSup>
          <m:e>
            <m:r>
              <m:rPr>
                <m:scr m:val="double-struck"/>
                <m:sty m:val="p"/>
              </m:rPr>
              <m:t>R</m:t>
            </m:r>
          </m:e>
          <m:sup>
            <m:r>
              <m:t>p</m:t>
            </m:r>
          </m:sup>
        </m:sSup>
      </m:oMath>
      <w:ins w:id="2421" w:author="PR Preview" w:date="2026-01-01T00:00:00Z">
        <w:r>
          <w:t xml:space="preserve">,</w:t>
        </w:r>
      </w:ins>
      <w:ins w:id="2422" w:author="PR Preview" w:date="2026-01-01T00:00:00Z">
        <w:r>
          <w:t xml:space="preserve"> </w:t>
        </w:r>
      </w:ins>
      <m:oMath>
        <m:sSup>
          <m:e>
            <m:r>
              <m:rPr>
                <m:scr m:val="script"/>
                <m:sty m:val="p"/>
              </m:rPr>
              <m:t>X</m:t>
            </m:r>
          </m:e>
          <m:sup>
            <m:r>
              <m:rPr>
                <m:sty m:val="p"/>
              </m:rPr>
              <m:t>⟂</m:t>
            </m:r>
          </m:sup>
        </m:sSup>
      </m:oMath>
      <w:ins w:id="2423" w:author="PR Preview" w:date="2026-01-01T00:00:00Z">
        <w:r>
          <w:t xml:space="preserve"> </w:t>
        </w:r>
      </w:ins>
      <w:ins w:id="2424" w:author="PR Preview" w:date="2026-01-01T00:00:00Z">
        <w:r>
          <w:t xml:space="preserve">(</w:t>
        </w:r>
      </w:ins>
      <w:hyperlink w:anchor="def-orthogonal-complement">
        <w:ins w:id="2425" w:author="PR Preview" w:date="2026-01-01T00:00:00Z">
          <w:r>
            <w:rPr>
              <w:rStyle w:val="Hyperlink"/>
            </w:rPr>
            <w:t xml:space="preserve">Definition 55</w:t>
          </w:r>
        </w:ins>
      </w:hyperlink>
      <w:ins w:id="2426" w:author="PR Preview" w:date="2026-01-01T00:00:00Z">
        <w:r>
          <w:t xml:space="preserve">)</w:t>
        </w:r>
      </w:ins>
      <w:ins w:id="2427" w:author="PR Preview" w:date="2026-01-01T00:00:00Z">
        <w:r>
          <w:t xml:space="preserve"> </w:t>
        </w:r>
      </w:ins>
      <w:ins w:id="2428" w:author="PR Preview" w:date="2026-01-01T00:00:00Z">
        <w:r>
          <w:t xml:space="preserve">is a subspace of</w:t>
        </w:r>
      </w:ins>
      <w:ins w:id="2429" w:author="PR Preview" w:date="2026-01-01T00:00:00Z">
        <w:r>
          <w:t xml:space="preserve"> </w:t>
        </w:r>
      </w:ins>
      <m:oMath>
        <m:sSup>
          <m:e>
            <m:r>
              <m:rPr>
                <m:scr m:val="double-struck"/>
                <m:sty m:val="p"/>
              </m:rPr>
              <m:t>R</m:t>
            </m:r>
          </m:e>
          <m:sup>
            <m:r>
              <m:t>p</m:t>
            </m:r>
          </m:sup>
        </m:sSup>
      </m:oMath>
      <w:ins w:id="2430" w:author="PR Preview" w:date="2026-01-01T00:00:00Z">
        <w:r>
          <w:t xml:space="preserve"> </w:t>
        </w:r>
      </w:ins>
      <w:ins w:id="2431" w:author="PR Preview" w:date="2026-01-01T00:00:00Z">
        <w:r>
          <w:t xml:space="preserve">(</w:t>
        </w:r>
      </w:ins>
      <w:hyperlink w:anchor="def-subspace">
        <w:ins w:id="2432" w:author="PR Preview" w:date="2026-01-01T00:00:00Z">
          <w:r>
            <w:rPr>
              <w:rStyle w:val="Hyperlink"/>
            </w:rPr>
            <w:t xml:space="preserve">Definition 40</w:t>
          </w:r>
        </w:ins>
      </w:hyperlink>
      <w:ins w:id="2433" w:author="PR Preview" w:date="2026-01-01T00:00:00Z">
        <w:r>
          <w:t xml:space="preserve">).</w:t>
        </w:r>
      </w:ins>
    </w:p>
    <w:bookmarkEnd w:id="299"/>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47</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300" w:name="exm-orthogonal-complement-subspace"/>
    <w:p>
      <w:pPr>
        <w:pStyle w:val="BodyText"/>
      </w:pPr>
      <w:del w:id="2434" w:author="PR Preview" w:date="2026-01-01T00:00:00Z">
        <w:r>
          <w:rPr>
            <w:b/>
            <w:bCs/>
          </w:rPr>
          <w:delText xml:space="preserve">Example 84 (The complement of a single vector is a line)</w:delText>
        </w:r>
      </w:del>
      <w:del w:id="2435" w:author="PR Preview" w:date="2026-01-01T00:00:00Z">
        <w:r>
          <w:delText xml:space="preserve"> </w:delText>
        </w:r>
      </w:del>
      <w:del w:id="2436" w:author="PR Preview" w:date="2026-01-01T00:00:00Z">
        <w:r>
          <w:delText xml:space="preserve">The one-element set</w:delText>
        </w:r>
      </w:del>
      <w:del w:id="2437"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del w:id="2438" w:author="PR Preview" w:date="2026-01-01T00:00:00Z">
        <w:r>
          <w:delText xml:space="preserve"> </w:delText>
        </w:r>
      </w:del>
      <w:del w:id="2439" w:author="PR Preview" w:date="2026-01-01T00:00:00Z">
        <w:r>
          <w:delText xml:space="preserve">in</w:delText>
        </w:r>
      </w:del>
      <w:del w:id="2440" w:author="PR Preview" w:date="2026-01-01T00:00:00Z">
        <w:r>
          <w:delText xml:space="preserve"> </w:delText>
        </w:r>
      </w:del>
      <m:oMath>
        <m:sSup>
          <m:e>
            <m:r>
              <m:rPr>
                <m:scr m:val="double-struck"/>
                <m:sty m:val="p"/>
              </m:rPr>
              <m:t>R</m:t>
            </m:r>
          </m:e>
          <m:sup>
            <m:r>
              <m:t>2</m:t>
            </m:r>
          </m:sup>
        </m:sSup>
      </m:oMath>
      <w:del w:id="2441" w:author="PR Preview" w:date="2026-01-01T00:00:00Z">
        <w:r>
          <w:delText xml:space="preserve"> </w:delText>
        </w:r>
      </w:del>
      <w:del w:id="2442" w:author="PR Preview" w:date="2026-01-01T00:00:00Z">
        <w:r>
          <w:delText xml:space="preserve">is not a subspace:</w:delText>
        </w:r>
      </w:del>
      <w:del w:id="2443" w:author="PR Preview" w:date="2026-01-01T00:00:00Z">
        <w:r>
          <w:delText xml:space="preserve"> </w:delText>
        </w:r>
      </w:del>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del w:id="2444" w:author="PR Preview" w:date="2026-01-01T00:00:00Z">
        <w:r>
          <w:delText xml:space="preserve"> </w:delText>
        </w:r>
      </w:del>
      <w:del w:id="2445" w:author="PR Preview" w:date="2026-01-01T00:00:00Z">
        <w:r>
          <w:delText xml:space="preserve">is not in it.</w:delText>
        </w:r>
      </w:del>
      <w:del w:id="2446" w:author="PR Preview" w:date="2026-01-01T00:00:00Z">
        <w:r>
          <w:delText xml:space="preserve"> </w:delText>
        </w:r>
      </w:del>
      <w:del w:id="2447" w:author="PR Preview" w:date="2026-01-01T00:00:00Z">
        <w:r>
          <w:delText xml:space="preserve">Its orthogonal complement is</w:delText>
        </w:r>
      </w:del>
    </w:p>
    <w:p>
      <w:pPr>
        <w:pStyle w:val="BodyText"/>
      </w:pPr>
      <w:ins w:id="2448" w:author="PR Preview" w:date="2026-01-01T00:00:00Z">
        <w:r>
          <w:rPr>
            <w:b/>
            <w:bCs/>
          </w:rPr>
          <w:t xml:space="preserve">Example 85 (The complement of a single vector is a line)</w:t>
        </w:r>
      </w:ins>
      <w:ins w:id="2449" w:author="PR Preview" w:date="2026-01-01T00:00:00Z">
        <w:r>
          <w:t xml:space="preserve"> </w:t>
        </w:r>
      </w:ins>
      <w:ins w:id="2450" w:author="PR Preview" w:date="2026-01-01T00:00:00Z">
        <w:r>
          <w:t xml:space="preserve">The one-element set</w:t>
        </w:r>
      </w:ins>
      <w:ins w:id="2451"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ins w:id="2452" w:author="PR Preview" w:date="2026-01-01T00:00:00Z">
        <w:r>
          <w:t xml:space="preserve"> </w:t>
        </w:r>
      </w:ins>
      <w:ins w:id="2453" w:author="PR Preview" w:date="2026-01-01T00:00:00Z">
        <w:r>
          <w:t xml:space="preserve">in</w:t>
        </w:r>
      </w:ins>
      <w:ins w:id="2454" w:author="PR Preview" w:date="2026-01-01T00:00:00Z">
        <w:r>
          <w:t xml:space="preserve"> </w:t>
        </w:r>
      </w:ins>
      <m:oMath>
        <m:sSup>
          <m:e>
            <m:r>
              <m:rPr>
                <m:scr m:val="double-struck"/>
                <m:sty m:val="p"/>
              </m:rPr>
              <m:t>R</m:t>
            </m:r>
          </m:e>
          <m:sup>
            <m:r>
              <m:t>2</m:t>
            </m:r>
          </m:sup>
        </m:sSup>
      </m:oMath>
      <w:ins w:id="2455" w:author="PR Preview" w:date="2026-01-01T00:00:00Z">
        <w:r>
          <w:t xml:space="preserve"> </w:t>
        </w:r>
      </w:ins>
      <w:ins w:id="2456" w:author="PR Preview" w:date="2026-01-01T00:00:00Z">
        <w:r>
          <w:t xml:space="preserve">is not a subspace:</w:t>
        </w:r>
      </w:ins>
      <w:ins w:id="2457" w:author="PR Preview" w:date="2026-01-01T00:00:00Z">
        <w:r>
          <w:t xml:space="preserve"> </w:t>
        </w:r>
      </w:ins>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ins w:id="2458" w:author="PR Preview" w:date="2026-01-01T00:00:00Z">
        <w:r>
          <w:t xml:space="preserve"> </w:t>
        </w:r>
      </w:ins>
      <w:ins w:id="2459" w:author="PR Preview" w:date="2026-01-01T00:00:00Z">
        <w:r>
          <w:t xml:space="preserve">is not in it.</w:t>
        </w:r>
      </w:ins>
      <w:ins w:id="2460" w:author="PR Preview" w:date="2026-01-01T00:00:00Z">
        <w:r>
          <w:t xml:space="preserve"> </w:t>
        </w:r>
      </w:ins>
      <w:ins w:id="2461" w:author="PR Preview" w:date="2026-01-01T00:00:00Z">
        <w:r>
          <w:t xml:space="preserve">Its orthogonal complement is</w:t>
        </w:r>
      </w:ins>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del w:id="2462" w:author="PR Preview" w:date="2026-01-01T00:00:00Z">
        <w:r>
          <w:delText xml:space="preserve">That set is</w:delText>
        </w:r>
      </w:del>
      <w:del w:id="2463" w:author="PR Preview" w:date="2026-01-01T00:00:00Z">
        <w:r>
          <w:delText xml:space="preserve"> </w:delText>
        </w:r>
      </w:del>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del w:id="2464" w:author="PR Preview" w:date="2026-01-01T00:00:00Z">
        <w:r>
          <w:delText xml:space="preserve">,</w:delText>
        </w:r>
      </w:del>
      <w:del w:id="2465" w:author="PR Preview" w:date="2026-01-01T00:00:00Z">
        <w:r>
          <w:delText xml:space="preserve"> </w:delText>
        </w:r>
      </w:del>
      <w:del w:id="2466" w:author="PR Preview" w:date="2026-01-01T00:00:00Z">
        <w:r>
          <w:delText xml:space="preserve">a subspace by</w:delText>
        </w:r>
      </w:del>
      <w:del w:id="2467" w:author="PR Preview" w:date="2026-01-01T00:00:00Z">
        <w:r>
          <w:delText xml:space="preserve"> </w:delText>
        </w:r>
      </w:del>
      <w:hyperlink w:anchor="thm-span-subspace">
        <w:del w:id="2468" w:author="PR Preview" w:date="2026-01-01T00:00:00Z">
          <w:r>
            <w:rPr>
              <w:rStyle w:val="Hyperlink"/>
            </w:rPr>
            <w:delText xml:space="preserve">Theorem 21</w:delText>
          </w:r>
        </w:del>
      </w:hyperlink>
      <w:del w:id="2469" w:author="PR Preview" w:date="2026-01-01T00:00:00Z">
        <w:r>
          <w:delText xml:space="preserve">,</w:delText>
        </w:r>
      </w:del>
      <w:del w:id="2470" w:author="PR Preview" w:date="2026-01-01T00:00:00Z">
        <w:r>
          <w:delText xml:space="preserve"> </w:delText>
        </w:r>
      </w:del>
      <w:del w:id="2471" w:author="PR Preview" w:date="2026-01-01T00:00:00Z">
        <w:r>
          <w:delText xml:space="preserve">as</w:delText>
        </w:r>
      </w:del>
      <w:del w:id="2472" w:author="PR Preview" w:date="2026-01-01T00:00:00Z">
        <w:r>
          <w:delText xml:space="preserve"> </w:delText>
        </w:r>
      </w:del>
      <w:hyperlink w:anchor="thm-orthogonal-complement-subspace">
        <w:del w:id="2473" w:author="PR Preview" w:date="2026-01-01T00:00:00Z">
          <w:r>
            <w:rPr>
              <w:rStyle w:val="Hyperlink"/>
            </w:rPr>
            <w:delText xml:space="preserve">Theorem 47</w:delText>
          </w:r>
        </w:del>
      </w:hyperlink>
      <w:del w:id="2474" w:author="PR Preview" w:date="2026-01-01T00:00:00Z">
        <w:r>
          <w:delText xml:space="preserve"> </w:delText>
        </w:r>
      </w:del>
      <w:del w:id="2475" w:author="PR Preview" w:date="2026-01-01T00:00:00Z">
        <w:r>
          <w:delText xml:space="preserve">says it must be.</w:delText>
        </w:r>
      </w:del>
      <w:del w:id="2476" w:author="PR Preview" w:date="2026-01-01T00:00:00Z">
        <w:r>
          <w:delText xml:space="preserve"> </w:delText>
        </w:r>
      </w:del>
      <w:del w:id="2477" w:author="PR Preview" w:date="2026-01-01T00:00:00Z">
        <w:r>
          <w:delText xml:space="preserve">It contains</w:delText>
        </w:r>
      </w:del>
      <w:del w:id="2478" w:author="PR Preview" w:date="2026-01-01T00:00:00Z">
        <w:r>
          <w:delText xml:space="preserve"> </w:delText>
        </w:r>
      </w:del>
      <m:oMath>
        <m:r>
          <m:rPr>
            <m:sty m:val="p"/>
          </m:rPr>
          <m:t>(</m:t>
        </m:r>
        <m:r>
          <m:rPr>
            <m:sty m:val="p"/>
          </m:rPr>
          <m:t>−</m:t>
        </m:r>
        <m:r>
          <m:t>2</m:t>
        </m:r>
        <m:r>
          <m:rPr>
            <m:sty m:val="p"/>
          </m:rPr>
          <m:t>,</m:t>
        </m:r>
        <m:r>
          <m:t>1</m:t>
        </m:r>
        <m:r>
          <m:rPr>
            <m:sty m:val="p"/>
          </m:rPr>
          <m:t>)</m:t>
        </m:r>
      </m:oMath>
      <w:del w:id="2479" w:author="PR Preview" w:date="2026-01-01T00:00:00Z">
        <w:r>
          <w:delText xml:space="preserve">, the vector</w:delText>
        </w:r>
      </w:del>
      <w:del w:id="2480" w:author="PR Preview" w:date="2026-01-01T00:00:00Z">
        <w:r>
          <w:delText xml:space="preserve"> </w:delText>
        </w:r>
      </w:del>
      <w:hyperlink w:anchor="rem-orthogonal-perpendicular">
        <w:del w:id="2481" w:author="PR Preview" w:date="2026-01-01T00:00:00Z">
          <w:r>
            <w:rPr>
              <w:rStyle w:val="Hyperlink"/>
            </w:rPr>
            <w:delText xml:space="preserve">Remark 7</w:delText>
          </w:r>
        </w:del>
      </w:hyperlink>
      <w:del w:id="2482" w:author="PR Preview" w:date="2026-01-01T00:00:00Z">
        <w:r>
          <w:delText xml:space="preserve"> </w:delText>
        </w:r>
      </w:del>
      <w:del w:id="2483" w:author="PR Preview" w:date="2026-01-01T00:00:00Z">
        <w:r>
          <w:delText xml:space="preserve">found perpendicular to</w:delText>
        </w:r>
      </w:del>
      <w:del w:id="2484" w:author="PR Preview" w:date="2026-01-01T00:00:00Z">
        <w:r>
          <w:delText xml:space="preserve"> </w:delText>
        </w:r>
      </w:del>
      <m:oMath>
        <m:r>
          <m:rPr>
            <m:sty m:val="p"/>
          </m:rPr>
          <m:t>(</m:t>
        </m:r>
        <m:r>
          <m:t>1</m:t>
        </m:r>
        <m:r>
          <m:rPr>
            <m:sty m:val="p"/>
          </m:rPr>
          <m:t>,</m:t>
        </m:r>
        <m:r>
          <m:t>2</m:t>
        </m:r>
        <m:r>
          <m:rPr>
            <m:sty m:val="p"/>
          </m:rPr>
          <m:t>)</m:t>
        </m:r>
      </m:oMath>
      <w:del w:id="2485" w:author="PR Preview" w:date="2026-01-01T00:00:00Z">
        <w:r>
          <w:delText xml:space="preserve">.</w:delText>
        </w:r>
      </w:del>
    </w:p>
    <w:p>
      <w:pPr>
        <w:pStyle w:val="BodyText"/>
      </w:pPr>
      <w:del w:id="2486" w:author="PR Preview" w:date="2026-01-01T00:00:00Z">
        <w:r>
          <w:rPr>
            <w:b/>
            <w:bCs/>
          </w:rPr>
          <w:delText xml:space="preserve">Theorem 48 (The orthogonal complement of a column space is a null space)</w:delText>
        </w:r>
      </w:del>
      <w:del w:id="2487" w:author="PR Preview" w:date="2026-01-01T00:00:00Z">
        <w:r>
          <w:delText xml:space="preserve"> </w:delText>
        </w:r>
      </w:del>
      <w:del w:id="2488" w:author="PR Preview" w:date="2026-01-01T00:00:00Z">
        <w:r>
          <w:delText xml:space="preserve">For any</w:delText>
        </w:r>
      </w:del>
      <w:del w:id="2489" w:author="PR Preview" w:date="2026-01-01T00:00:00Z">
        <w:r>
          <w:delText xml:space="preserve"> </w:delText>
        </w:r>
      </w:del>
      <m:oMath>
        <m:r>
          <m:t>m</m:t>
        </m:r>
        <m:r>
          <m:rPr>
            <m:sty m:val="p"/>
          </m:rPr>
          <m:t>×</m:t>
        </m:r>
        <m:r>
          <m:t>n</m:t>
        </m:r>
      </m:oMath>
      <w:del w:id="2490" w:author="PR Preview" w:date="2026-01-01T00:00:00Z">
        <w:r>
          <w:delText xml:space="preserve"> </w:delText>
        </w:r>
      </w:del>
      <w:del w:id="2491" w:author="PR Preview" w:date="2026-01-01T00:00:00Z">
        <w:r>
          <w:delText xml:space="preserve">matrix</w:delText>
        </w:r>
      </w:del>
      <w:del w:id="2492" w:author="PR Preview" w:date="2026-01-01T00:00:00Z">
        <w:r>
          <w:delText xml:space="preserve"> </w:delText>
        </w:r>
      </w:del>
      <m:oMath>
        <m:r>
          <m:rPr>
            <m:sty m:val="bi"/>
          </m:rPr>
          <m:t>A</m:t>
        </m:r>
      </m:oMath>
      <w:del w:id="2493" w:author="PR Preview" w:date="2026-01-01T00:00:00Z">
        <w:r>
          <w:delText xml:space="preserve">,</w:delText>
        </w:r>
      </w:del>
    </w:p>
    <w:p>
      <w:pPr>
        <w:pStyle w:val="FirstParagraph"/>
      </w:pPr>
      <w:ins w:id="2494" w:author="PR Preview" w:date="2026-01-01T00:00:00Z">
        <w:r>
          <w:t xml:space="preserve">That set is</w:t>
        </w:r>
      </w:ins>
      <w:ins w:id="2495" w:author="PR Preview" w:date="2026-01-01T00:00:00Z">
        <w:r>
          <w:t xml:space="preserve"> </w:t>
        </w:r>
      </w:ins>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ins w:id="2496" w:author="PR Preview" w:date="2026-01-01T00:00:00Z">
        <w:r>
          <w:t xml:space="preserve">,</w:t>
        </w:r>
      </w:ins>
      <w:ins w:id="2497" w:author="PR Preview" w:date="2026-01-01T00:00:00Z">
        <w:r>
          <w:t xml:space="preserve"> </w:t>
        </w:r>
      </w:ins>
      <w:ins w:id="2498" w:author="PR Preview" w:date="2026-01-01T00:00:00Z">
        <w:r>
          <w:t xml:space="preserve">a subspace by</w:t>
        </w:r>
      </w:ins>
      <w:ins w:id="2499" w:author="PR Preview" w:date="2026-01-01T00:00:00Z">
        <w:r>
          <w:t xml:space="preserve"> </w:t>
        </w:r>
      </w:ins>
      <w:hyperlink w:anchor="thm-span-subspace">
        <w:ins w:id="2500" w:author="PR Preview" w:date="2026-01-01T00:00:00Z">
          <w:r>
            <w:rPr>
              <w:rStyle w:val="Hyperlink"/>
            </w:rPr>
            <w:t xml:space="preserve">Theorem 21</w:t>
          </w:r>
        </w:ins>
      </w:hyperlink>
      <w:ins w:id="2501" w:author="PR Preview" w:date="2026-01-01T00:00:00Z">
        <w:r>
          <w:t xml:space="preserve">,</w:t>
        </w:r>
      </w:ins>
      <w:ins w:id="2502" w:author="PR Preview" w:date="2026-01-01T00:00:00Z">
        <w:r>
          <w:t xml:space="preserve"> </w:t>
        </w:r>
      </w:ins>
      <w:ins w:id="2503" w:author="PR Preview" w:date="2026-01-01T00:00:00Z">
        <w:r>
          <w:t xml:space="preserve">as</w:t>
        </w:r>
      </w:ins>
      <w:ins w:id="2504" w:author="PR Preview" w:date="2026-01-01T00:00:00Z">
        <w:r>
          <w:t xml:space="preserve"> </w:t>
        </w:r>
      </w:ins>
      <w:hyperlink w:anchor="thm-orthogonal-complement-subspace">
        <w:ins w:id="2505" w:author="PR Preview" w:date="2026-01-01T00:00:00Z">
          <w:r>
            <w:rPr>
              <w:rStyle w:val="Hyperlink"/>
            </w:rPr>
            <w:t xml:space="preserve">Theorem 48</w:t>
          </w:r>
        </w:ins>
      </w:hyperlink>
      <w:ins w:id="2506" w:author="PR Preview" w:date="2026-01-01T00:00:00Z">
        <w:r>
          <w:t xml:space="preserve"> </w:t>
        </w:r>
      </w:ins>
      <w:ins w:id="2507" w:author="PR Preview" w:date="2026-01-01T00:00:00Z">
        <w:r>
          <w:t xml:space="preserve">says it must be.</w:t>
        </w:r>
      </w:ins>
      <w:ins w:id="2508" w:author="PR Preview" w:date="2026-01-01T00:00:00Z">
        <w:r>
          <w:t xml:space="preserve"> </w:t>
        </w:r>
      </w:ins>
      <w:ins w:id="2509" w:author="PR Preview" w:date="2026-01-01T00:00:00Z">
        <w:r>
          <w:t xml:space="preserve">It contains</w:t>
        </w:r>
      </w:ins>
      <w:ins w:id="2510" w:author="PR Preview" w:date="2026-01-01T00:00:00Z">
        <w:r>
          <w:t xml:space="preserve"> </w:t>
        </w:r>
      </w:ins>
      <m:oMath>
        <m:r>
          <m:rPr>
            <m:sty m:val="p"/>
          </m:rPr>
          <m:t>(</m:t>
        </m:r>
        <m:r>
          <m:rPr>
            <m:sty m:val="p"/>
          </m:rPr>
          <m:t>−</m:t>
        </m:r>
        <m:r>
          <m:t>2</m:t>
        </m:r>
        <m:r>
          <m:rPr>
            <m:sty m:val="p"/>
          </m:rPr>
          <m:t>,</m:t>
        </m:r>
        <m:r>
          <m:t>1</m:t>
        </m:r>
        <m:r>
          <m:rPr>
            <m:sty m:val="p"/>
          </m:rPr>
          <m:t>)</m:t>
        </m:r>
      </m:oMath>
      <w:ins w:id="2511" w:author="PR Preview" w:date="2026-01-01T00:00:00Z">
        <w:r>
          <w:t xml:space="preserve">, the vector</w:t>
        </w:r>
      </w:ins>
      <w:ins w:id="2512" w:author="PR Preview" w:date="2026-01-01T00:00:00Z">
        <w:r>
          <w:t xml:space="preserve"> </w:t>
        </w:r>
      </w:ins>
      <w:hyperlink w:anchor="rem-orthogonal-perpendicular">
        <w:ins w:id="2513" w:author="PR Preview" w:date="2026-01-01T00:00:00Z">
          <w:r>
            <w:rPr>
              <w:rStyle w:val="Hyperlink"/>
            </w:rPr>
            <w:t xml:space="preserve">Remark 7</w:t>
          </w:r>
        </w:ins>
      </w:hyperlink>
      <w:ins w:id="2514" w:author="PR Preview" w:date="2026-01-01T00:00:00Z">
        <w:r>
          <w:t xml:space="preserve"> </w:t>
        </w:r>
      </w:ins>
      <w:ins w:id="2515" w:author="PR Preview" w:date="2026-01-01T00:00:00Z">
        <w:r>
          <w:t xml:space="preserve">found perpendicular to</w:t>
        </w:r>
      </w:ins>
      <w:ins w:id="2516" w:author="PR Preview" w:date="2026-01-01T00:00:00Z">
        <w:r>
          <w:t xml:space="preserve"> </w:t>
        </w:r>
      </w:ins>
      <m:oMath>
        <m:r>
          <m:rPr>
            <m:sty m:val="p"/>
          </m:rPr>
          <m:t>(</m:t>
        </m:r>
        <m:r>
          <m:t>1</m:t>
        </m:r>
        <m:r>
          <m:rPr>
            <m:sty m:val="p"/>
          </m:rPr>
          <m:t>,</m:t>
        </m:r>
        <m:r>
          <m:t>2</m:t>
        </m:r>
        <m:r>
          <m:rPr>
            <m:sty m:val="p"/>
          </m:rPr>
          <m:t>)</m:t>
        </m:r>
      </m:oMath>
      <w:ins w:id="2517" w:author="PR Preview" w:date="2026-01-01T00:00:00Z">
        <w:r>
          <w:t xml:space="preserve">.</w:t>
        </w:r>
      </w:ins>
    </w:p>
    <w:bookmarkEnd w:id="300"/>
    <w:bookmarkStart w:id="301" w:name="thm-complement-null-space"/>
    <w:p>
      <w:pPr>
        <w:pStyle w:val="BodyText"/>
      </w:pPr>
      <w:ins w:id="2518" w:author="PR Preview" w:date="2026-01-01T00:00:00Z">
        <w:r>
          <w:rPr>
            <w:b/>
            <w:bCs/>
          </w:rPr>
          <w:t xml:space="preserve">Theorem 49 (The orthogonal complement of a column space is a null space)</w:t>
        </w:r>
      </w:ins>
      <w:ins w:id="2519" w:author="PR Preview" w:date="2026-01-01T00:00:00Z">
        <w:r>
          <w:t xml:space="preserve"> </w:t>
        </w:r>
      </w:ins>
      <w:ins w:id="2520" w:author="PR Preview" w:date="2026-01-01T00:00:00Z">
        <w:r>
          <w:t xml:space="preserve">For any</w:t>
        </w:r>
      </w:ins>
      <w:ins w:id="2521" w:author="PR Preview" w:date="2026-01-01T00:00:00Z">
        <w:r>
          <w:t xml:space="preserve"> </w:t>
        </w:r>
      </w:ins>
      <m:oMath>
        <m:r>
          <m:t>m</m:t>
        </m:r>
        <m:r>
          <m:rPr>
            <m:sty m:val="p"/>
          </m:rPr>
          <m:t>×</m:t>
        </m:r>
        <m:r>
          <m:t>n</m:t>
        </m:r>
      </m:oMath>
      <w:ins w:id="2522" w:author="PR Preview" w:date="2026-01-01T00:00:00Z">
        <w:r>
          <w:t xml:space="preserve"> </w:t>
        </w:r>
      </w:ins>
      <w:ins w:id="2523" w:author="PR Preview" w:date="2026-01-01T00:00:00Z">
        <w:r>
          <w:t xml:space="preserve">matrix</w:t>
        </w:r>
      </w:ins>
      <w:ins w:id="2524" w:author="PR Preview" w:date="2026-01-01T00:00:00Z">
        <w:r>
          <w:t xml:space="preserve"> </w:t>
        </w:r>
      </w:ins>
      <m:oMath>
        <m:r>
          <m:rPr>
            <m:sty m:val="bi"/>
          </m:rPr>
          <m:t>A</m:t>
        </m:r>
      </m:oMath>
      <w:ins w:id="2525" w:author="PR Preview" w:date="2026-01-01T00:00:00Z">
        <w:r>
          <w:t xml:space="preserve">,</w:t>
        </w:r>
      </w:ins>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01"/>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2" w:name="exm-complement-null-space"/>
    <w:p>
      <w:pPr>
        <w:pStyle w:val="BodyText"/>
      </w:pPr>
      <w:del w:id="2526" w:author="PR Preview" w:date="2026-01-01T00:00:00Z">
        <w:r>
          <w:rPr>
            <w:b/>
            <w:bCs/>
          </w:rPr>
          <w:delText xml:space="preserve">Example 85 (The complement of the column space in</w:delText>
        </w:r>
      </w:del>
      <w:del w:id="2527" w:author="PR Preview" w:date="2026-01-01T00:00:00Z">
        <w:r>
          <w:rPr>
            <w:b/>
            <w:bCs/>
          </w:rPr>
          <w:delText xml:space="preserve"> </w:delText>
        </w:r>
      </w:del>
      <w:hyperlink w:anchor="exm-column-space">
        <w:del w:id="2528" w:author="PR Preview" w:date="2026-01-01T00:00:00Z">
          <w:r>
            <w:rPr>
              <w:rStyle w:val="Hyperlink"/>
              <w:b/>
              <w:bCs/>
            </w:rPr>
            <w:delText xml:space="preserve">Example 53</w:delText>
          </w:r>
        </w:del>
      </w:hyperlink>
      <w:del w:id="2529" w:author="PR Preview" w:date="2026-01-01T00:00:00Z">
        <w:r>
          <w:rPr>
            <w:b/>
            <w:bCs/>
          </w:rPr>
          <w:delText xml:space="preserve">)</w:delText>
        </w:r>
      </w:del>
      <w:del w:id="2530" w:author="PR Preview" w:date="2026-01-01T00:00:00Z">
        <w:r>
          <w:delText xml:space="preserve"> </w:delText>
        </w:r>
      </w:del>
      <w:del w:id="2531" w:author="PR Preview" w:date="2026-01-01T00:00:00Z">
        <w:r>
          <w:delText xml:space="preserve">For</w:delText>
        </w:r>
      </w:del>
      <w:del w:id="2532" w:author="PR Preview" w:date="2026-01-01T00:00:00Z">
        <w:r>
          <w:delText xml:space="preserve"> </w:delText>
        </w:r>
      </w:del>
      <m:oMath>
        <m:r>
          <m:rPr>
            <m:sty m:val="bi"/>
          </m:rPr>
          <m:t>A</m:t>
        </m:r>
      </m:oMath>
      <w:del w:id="2533" w:author="PR Preview" w:date="2026-01-01T00:00:00Z">
        <w:r>
          <w:delText xml:space="preserve"> </w:delText>
        </w:r>
      </w:del>
      <w:del w:id="2534" w:author="PR Preview" w:date="2026-01-01T00:00:00Z">
        <w:r>
          <w:delText xml:space="preserve">in</w:delText>
        </w:r>
      </w:del>
      <w:del w:id="2535" w:author="PR Preview" w:date="2026-01-01T00:00:00Z">
        <w:r>
          <w:delText xml:space="preserve"> </w:delText>
        </w:r>
      </w:del>
      <w:hyperlink w:anchor="exm-column-space">
        <w:del w:id="2536" w:author="PR Preview" w:date="2026-01-01T00:00:00Z">
          <w:r>
            <w:rPr>
              <w:rStyle w:val="Hyperlink"/>
            </w:rPr>
            <w:delText xml:space="preserve">Example 53</w:delText>
          </w:r>
        </w:del>
      </w:hyperlink>
      <w:del w:id="2537" w:author="PR Preview" w:date="2026-01-01T00:00:00Z">
        <w:r>
          <w:delText xml:space="preserve">,</w:delText>
        </w:r>
      </w:del>
      <w:del w:id="2538"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2539" w:author="PR Preview" w:date="2026-01-01T00:00:00Z">
        <w:r>
          <w:delText xml:space="preserve"> </w:delText>
        </w:r>
      </w:del>
      <w:del w:id="2540" w:author="PR Preview" w:date="2026-01-01T00:00:00Z">
        <w:r>
          <w:delText xml:space="preserve">(1).</w:delText>
        </w:r>
      </w:del>
      <w:del w:id="2541" w:author="PR Preview" w:date="2026-01-01T00:00:00Z">
        <w:r>
          <w:delText xml:space="preserve"> </w:delText>
        </w:r>
      </w:del>
      <w:hyperlink w:anchor="exm-null-space">
        <w:del w:id="2542" w:author="PR Preview" w:date="2026-01-01T00:00:00Z">
          <w:r>
            <w:rPr>
              <w:rStyle w:val="Hyperlink"/>
            </w:rPr>
            <w:delText xml:space="preserve">Example 55</w:delText>
          </w:r>
        </w:del>
      </w:hyperlink>
      <w:del w:id="2543" w:author="PR Preview" w:date="2026-01-01T00:00:00Z">
        <w:r>
          <w:delText xml:space="preserve"> </w:delText>
        </w:r>
      </w:del>
      <w:del w:id="2544" w:author="PR Preview" w:date="2026-01-01T00:00:00Z">
        <w:r>
          <w:delText xml:space="preserve">found</w:delText>
        </w:r>
      </w:del>
      <w:del w:id="2545"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2546" w:author="PR Preview" w:date="2026-01-01T00:00:00Z">
        <w:r>
          <w:delText xml:space="preserve">,</w:delText>
        </w:r>
      </w:del>
      <w:del w:id="2547" w:author="PR Preview" w:date="2026-01-01T00:00:00Z">
        <w:r>
          <w:delText xml:space="preserve"> </w:delText>
        </w:r>
      </w:del>
      <w:del w:id="2548" w:author="PR Preview" w:date="2026-01-01T00:00:00Z">
        <w:r>
          <w:delText xml:space="preserve">so by</w:delText>
        </w:r>
      </w:del>
      <w:del w:id="2549" w:author="PR Preview" w:date="2026-01-01T00:00:00Z">
        <w:r>
          <w:delText xml:space="preserve"> </w:delText>
        </w:r>
      </w:del>
      <w:hyperlink w:anchor="thm-complement-null-space">
        <w:del w:id="2550" w:author="PR Preview" w:date="2026-01-01T00:00:00Z">
          <w:r>
            <w:rPr>
              <w:rStyle w:val="Hyperlink"/>
            </w:rPr>
            <w:delText xml:space="preserve">Theorem 48</w:delText>
          </w:r>
        </w:del>
      </w:hyperlink>
      <w:del w:id="2551" w:author="PR Preview" w:date="2026-01-01T00:00:00Z">
        <w:r>
          <w:delText xml:space="preserve"> </w:delText>
        </w:r>
      </w:del>
      <w:del w:id="2552" w:author="PR Preview" w:date="2026-01-01T00:00:00Z">
        <w:r>
          <w:delText xml:space="preserve">this line is</w:delText>
        </w:r>
      </w:del>
      <w:del w:id="2553"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554" w:author="PR Preview" w:date="2026-01-01T00:00:00Z">
        <w:r>
          <w:delText xml:space="preserve">.</w:delText>
        </w:r>
      </w:del>
      <w:del w:id="2555" w:author="PR Preview" w:date="2026-01-01T00:00:00Z">
        <w:r>
          <w:delText xml:space="preserve"> </w:delText>
        </w:r>
      </w:del>
      <w:del w:id="2556" w:author="PR Preview" w:date="2026-01-01T00:00:00Z">
        <w:r>
          <w:delText xml:space="preserve">Directly, for any</w:delText>
        </w:r>
      </w:del>
      <w:del w:id="2557" w:author="PR Preview" w:date="2026-01-01T00:00:00Z">
        <w:r>
          <w:delText xml:space="preserve"> </w:delText>
        </w:r>
      </w:del>
      <m:oMath>
        <m:r>
          <m:t>c</m:t>
        </m:r>
      </m:oMath>
      <w:del w:id="2558" w:author="PR Preview" w:date="2026-01-01T00:00:00Z">
        <w:r>
          <w:delText xml:space="preserve">,</w:delText>
        </w:r>
      </w:del>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2559" w:author="PR Preview" w:date="2026-01-01T00:00:00Z">
        <w:r>
          <w:rPr>
            <w:b/>
            <w:bCs/>
          </w:rPr>
          <w:delText xml:space="preserve">Theorem 49 (A subspace and its orthogonal complement make up the whole space)</w:delText>
        </w:r>
      </w:del>
      <w:del w:id="2560" w:author="PR Preview" w:date="2026-01-01T00:00:00Z">
        <w:r>
          <w:delText xml:space="preserve"> </w:delText>
        </w:r>
      </w:del>
      <w:del w:id="2561" w:author="PR Preview" w:date="2026-01-01T00:00:00Z">
        <w:r>
          <w:delText xml:space="preserve">Let</w:delText>
        </w:r>
      </w:del>
      <w:del w:id="2562" w:author="PR Preview" w:date="2026-01-01T00:00:00Z">
        <w:r>
          <w:delText xml:space="preserve"> </w:delText>
        </w:r>
      </w:del>
      <m:oMath>
        <m:r>
          <m:rPr>
            <m:scr m:val="script"/>
            <m:sty m:val="p"/>
          </m:rPr>
          <m:t>S</m:t>
        </m:r>
      </m:oMath>
      <w:del w:id="2563" w:author="PR Preview" w:date="2026-01-01T00:00:00Z">
        <w:r>
          <w:delText xml:space="preserve"> </w:delText>
        </w:r>
      </w:del>
      <w:del w:id="2564" w:author="PR Preview" w:date="2026-01-01T00:00:00Z">
        <w:r>
          <w:delText xml:space="preserve">be a subspace of</w:delText>
        </w:r>
      </w:del>
      <w:del w:id="2565" w:author="PR Preview" w:date="2026-01-01T00:00:00Z">
        <w:r>
          <w:delText xml:space="preserve"> </w:delText>
        </w:r>
      </w:del>
      <m:oMath>
        <m:sSup>
          <m:e>
            <m:r>
              <m:rPr>
                <m:scr m:val="double-struck"/>
                <m:sty m:val="p"/>
              </m:rPr>
              <m:t>R</m:t>
            </m:r>
          </m:e>
          <m:sup>
            <m:r>
              <m:t>p</m:t>
            </m:r>
          </m:sup>
        </m:sSup>
      </m:oMath>
      <w:del w:id="2566" w:author="PR Preview" w:date="2026-01-01T00:00:00Z">
        <w:r>
          <w:delText xml:space="preserve">. Then</w:delText>
        </w:r>
      </w:del>
    </w:p>
    <w:p>
      <w:pPr>
        <w:pStyle w:val="BodyText"/>
      </w:pPr>
      <w:ins w:id="2567" w:author="PR Preview" w:date="2026-01-01T00:00:00Z">
        <w:r>
          <w:rPr>
            <w:b/>
            <w:bCs/>
          </w:rPr>
          <w:t xml:space="preserve">Example 86 (The complement of the column space in</w:t>
        </w:r>
      </w:ins>
      <w:ins w:id="2568" w:author="PR Preview" w:date="2026-01-01T00:00:00Z">
        <w:r>
          <w:rPr>
            <w:b/>
            <w:bCs/>
          </w:rPr>
          <w:t xml:space="preserve"> </w:t>
        </w:r>
      </w:ins>
      <w:hyperlink w:anchor="exm-column-space">
        <w:ins w:id="2569" w:author="PR Preview" w:date="2026-01-01T00:00:00Z">
          <w:r>
            <w:rPr>
              <w:rStyle w:val="Hyperlink"/>
              <w:b/>
              <w:bCs/>
            </w:rPr>
            <w:t xml:space="preserve">Example 53</w:t>
          </w:r>
        </w:ins>
      </w:hyperlink>
      <w:ins w:id="2570" w:author="PR Preview" w:date="2026-01-01T00:00:00Z">
        <w:r>
          <w:rPr>
            <w:b/>
            <w:bCs/>
          </w:rPr>
          <w:t xml:space="preserve">)</w:t>
        </w:r>
      </w:ins>
      <w:ins w:id="2571" w:author="PR Preview" w:date="2026-01-01T00:00:00Z">
        <w:r>
          <w:t xml:space="preserve"> </w:t>
        </w:r>
      </w:ins>
      <w:ins w:id="2572" w:author="PR Preview" w:date="2026-01-01T00:00:00Z">
        <w:r>
          <w:t xml:space="preserve">For</w:t>
        </w:r>
      </w:ins>
      <w:ins w:id="2573" w:author="PR Preview" w:date="2026-01-01T00:00:00Z">
        <w:r>
          <w:t xml:space="preserve"> </w:t>
        </w:r>
      </w:ins>
      <m:oMath>
        <m:r>
          <m:rPr>
            <m:sty m:val="bi"/>
          </m:rPr>
          <m:t>A</m:t>
        </m:r>
      </m:oMath>
      <w:ins w:id="2574" w:author="PR Preview" w:date="2026-01-01T00:00:00Z">
        <w:r>
          <w:t xml:space="preserve"> </w:t>
        </w:r>
      </w:ins>
      <w:ins w:id="2575" w:author="PR Preview" w:date="2026-01-01T00:00:00Z">
        <w:r>
          <w:t xml:space="preserve">in</w:t>
        </w:r>
      </w:ins>
      <w:ins w:id="2576" w:author="PR Preview" w:date="2026-01-01T00:00:00Z">
        <w:r>
          <w:t xml:space="preserve"> </w:t>
        </w:r>
      </w:ins>
      <w:hyperlink w:anchor="exm-column-space">
        <w:ins w:id="2577" w:author="PR Preview" w:date="2026-01-01T00:00:00Z">
          <w:r>
            <w:rPr>
              <w:rStyle w:val="Hyperlink"/>
            </w:rPr>
            <w:t xml:space="preserve">Example 53</w:t>
          </w:r>
        </w:ins>
      </w:hyperlink>
      <w:ins w:id="2578" w:author="PR Preview" w:date="2026-01-01T00:00:00Z">
        <w:r>
          <w:t xml:space="preserve">,</w:t>
        </w:r>
      </w:ins>
      <w:ins w:id="2579"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2580" w:author="PR Preview" w:date="2026-01-01T00:00:00Z">
        <w:r>
          <w:t xml:space="preserve"> </w:t>
        </w:r>
      </w:ins>
      <w:ins w:id="2581" w:author="PR Preview" w:date="2026-01-01T00:00:00Z">
        <w:r>
          <w:t xml:space="preserve">(1).</w:t>
        </w:r>
      </w:ins>
      <w:ins w:id="2582" w:author="PR Preview" w:date="2026-01-01T00:00:00Z">
        <w:r>
          <w:t xml:space="preserve"> </w:t>
        </w:r>
      </w:ins>
      <w:hyperlink w:anchor="exm-null-space">
        <w:ins w:id="2583" w:author="PR Preview" w:date="2026-01-01T00:00:00Z">
          <w:r>
            <w:rPr>
              <w:rStyle w:val="Hyperlink"/>
            </w:rPr>
            <w:t xml:space="preserve">Example 55</w:t>
          </w:r>
        </w:ins>
      </w:hyperlink>
      <w:ins w:id="2584" w:author="PR Preview" w:date="2026-01-01T00:00:00Z">
        <w:r>
          <w:t xml:space="preserve"> </w:t>
        </w:r>
      </w:ins>
      <w:ins w:id="2585" w:author="PR Preview" w:date="2026-01-01T00:00:00Z">
        <w:r>
          <w:t xml:space="preserve">found</w:t>
        </w:r>
      </w:ins>
      <w:ins w:id="2586"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2587" w:author="PR Preview" w:date="2026-01-01T00:00:00Z">
        <w:r>
          <w:t xml:space="preserve">,</w:t>
        </w:r>
      </w:ins>
      <w:ins w:id="2588" w:author="PR Preview" w:date="2026-01-01T00:00:00Z">
        <w:r>
          <w:t xml:space="preserve"> </w:t>
        </w:r>
      </w:ins>
      <w:ins w:id="2589" w:author="PR Preview" w:date="2026-01-01T00:00:00Z">
        <w:r>
          <w:t xml:space="preserve">so by</w:t>
        </w:r>
      </w:ins>
      <w:ins w:id="2590" w:author="PR Preview" w:date="2026-01-01T00:00:00Z">
        <w:r>
          <w:t xml:space="preserve"> </w:t>
        </w:r>
      </w:ins>
      <w:hyperlink w:anchor="thm-complement-null-space">
        <w:ins w:id="2591" w:author="PR Preview" w:date="2026-01-01T00:00:00Z">
          <w:r>
            <w:rPr>
              <w:rStyle w:val="Hyperlink"/>
            </w:rPr>
            <w:t xml:space="preserve">Theorem 49</w:t>
          </w:r>
        </w:ins>
      </w:hyperlink>
      <w:ins w:id="2592" w:author="PR Preview" w:date="2026-01-01T00:00:00Z">
        <w:r>
          <w:t xml:space="preserve"> </w:t>
        </w:r>
      </w:ins>
      <w:ins w:id="2593" w:author="PR Preview" w:date="2026-01-01T00:00:00Z">
        <w:r>
          <w:t xml:space="preserve">this line is</w:t>
        </w:r>
      </w:ins>
      <w:ins w:id="2594"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595" w:author="PR Preview" w:date="2026-01-01T00:00:00Z">
        <w:r>
          <w:t xml:space="preserve">.</w:t>
        </w:r>
      </w:ins>
      <w:ins w:id="2596" w:author="PR Preview" w:date="2026-01-01T00:00:00Z">
        <w:r>
          <w:t xml:space="preserve"> </w:t>
        </w:r>
      </w:ins>
      <w:ins w:id="2597" w:author="PR Preview" w:date="2026-01-01T00:00:00Z">
        <w:r>
          <w:t xml:space="preserve">Directly, for any</w:t>
        </w:r>
      </w:ins>
      <w:ins w:id="2598" w:author="PR Preview" w:date="2026-01-01T00:00:00Z">
        <w:r>
          <w:t xml:space="preserve"> </w:t>
        </w:r>
      </w:ins>
      <m:oMath>
        <m:r>
          <m:t>c</m:t>
        </m:r>
      </m:oMath>
      <w:ins w:id="2599" w:author="PR Preview" w:date="2026-01-01T00:00:00Z">
        <w:r>
          <w:t xml:space="preserve">,</w:t>
        </w:r>
      </w:ins>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2"/>
    <w:bookmarkStart w:id="303" w:name="thm-orthogonal-direct-sum"/>
    <w:p>
      <w:pPr>
        <w:pStyle w:val="FirstParagraph"/>
      </w:pPr>
      <w:ins w:id="2600" w:author="PR Preview" w:date="2026-01-01T00:00:00Z">
        <w:r>
          <w:rPr>
            <w:b/>
            <w:bCs/>
          </w:rPr>
          <w:t xml:space="preserve">Theorem 50 (A subspace and its orthogonal complement make up the whole space)</w:t>
        </w:r>
      </w:ins>
      <w:ins w:id="2601" w:author="PR Preview" w:date="2026-01-01T00:00:00Z">
        <w:r>
          <w:t xml:space="preserve"> </w:t>
        </w:r>
      </w:ins>
      <w:ins w:id="2602" w:author="PR Preview" w:date="2026-01-01T00:00:00Z">
        <w:r>
          <w:t xml:space="preserve">Let</w:t>
        </w:r>
      </w:ins>
      <w:ins w:id="2603" w:author="PR Preview" w:date="2026-01-01T00:00:00Z">
        <w:r>
          <w:t xml:space="preserve"> </w:t>
        </w:r>
      </w:ins>
      <m:oMath>
        <m:r>
          <m:rPr>
            <m:scr m:val="script"/>
            <m:sty m:val="p"/>
          </m:rPr>
          <m:t>S</m:t>
        </m:r>
      </m:oMath>
      <w:ins w:id="2604" w:author="PR Preview" w:date="2026-01-01T00:00:00Z">
        <w:r>
          <w:t xml:space="preserve"> </w:t>
        </w:r>
      </w:ins>
      <w:ins w:id="2605" w:author="PR Preview" w:date="2026-01-01T00:00:00Z">
        <w:r>
          <w:t xml:space="preserve">be a subspace of</w:t>
        </w:r>
      </w:ins>
      <w:ins w:id="2606" w:author="PR Preview" w:date="2026-01-01T00:00:00Z">
        <w:r>
          <w:t xml:space="preserve"> </w:t>
        </w:r>
      </w:ins>
      <m:oMath>
        <m:sSup>
          <m:e>
            <m:r>
              <m:rPr>
                <m:scr m:val="double-struck"/>
                <m:sty m:val="p"/>
              </m:rPr>
              <m:t>R</m:t>
            </m:r>
          </m:e>
          <m:sup>
            <m:r>
              <m:t>p</m:t>
            </m:r>
          </m:sup>
        </m:sSup>
      </m:oMath>
      <w:ins w:id="2607" w:author="PR Preview" w:date="2026-01-01T00:00:00Z">
        <w:r>
          <w:t xml:space="preserve">. Then</w:t>
        </w:r>
      </w:ins>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del w:id="2608" w:author="PR Preview" w:date="2026-01-01T00:00:00Z">
        <w:r>
          <w:delText xml:space="preserve">So every</w:delText>
        </w:r>
      </w:del>
      <w:del w:id="2609"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2610" w:author="PR Preview" w:date="2026-01-01T00:00:00Z">
        <w:r>
          <w:delText xml:space="preserve"> </w:delText>
        </w:r>
      </w:del>
      <w:del w:id="2611" w:author="PR Preview" w:date="2026-01-01T00:00:00Z">
        <w:r>
          <w:delText xml:space="preserve">can be written as</w:delText>
        </w:r>
      </w:del>
      <w:del w:id="2612"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2613" w:author="PR Preview" w:date="2026-01-01T00:00:00Z">
        <w:r>
          <w:delText xml:space="preserve"> </w:delText>
        </w:r>
      </w:del>
      <w:del w:id="2614" w:author="PR Preview" w:date="2026-01-01T00:00:00Z">
        <w:r>
          <w:delText xml:space="preserve">with</w:delText>
        </w:r>
      </w:del>
      <w:del w:id="2615" w:author="PR Preview" w:date="2026-01-01T00:00:00Z">
        <w:r>
          <w:delText xml:space="preserve"> </w:delText>
        </w:r>
      </w:del>
      <m:oMath>
        <m:acc>
          <m:accPr>
            <m:chr m:val="̃"/>
          </m:accPr>
          <m:e>
            <m:r>
              <m:t>u</m:t>
            </m:r>
          </m:e>
        </m:acc>
        <m:r>
          <m:rPr>
            <m:sty m:val="p"/>
          </m:rPr>
          <m:t>∈</m:t>
        </m:r>
        <m:r>
          <m:rPr>
            <m:scr m:val="script"/>
            <m:sty m:val="p"/>
          </m:rPr>
          <m:t>S</m:t>
        </m:r>
      </m:oMath>
      <w:del w:id="2616" w:author="PR Preview" w:date="2026-01-01T00:00:00Z">
        <w:r>
          <w:delText xml:space="preserve"> </w:delText>
        </w:r>
      </w:del>
      <w:del w:id="2617" w:author="PR Preview" w:date="2026-01-01T00:00:00Z">
        <w:r>
          <w:delText xml:space="preserve">and</w:delText>
        </w:r>
      </w:del>
      <w:del w:id="2618"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2619" w:author="PR Preview" w:date="2026-01-01T00:00:00Z">
        <w:r>
          <w:delText xml:space="preserve"> </w:delText>
        </w:r>
      </w:del>
      <w:del w:id="2620" w:author="PR Preview" w:date="2026-01-01T00:00:00Z">
        <w:r>
          <w:delText xml:space="preserve">in only one way (</w:delText>
        </w:r>
      </w:del>
      <w:hyperlink w:anchor="thm-direct-sum-equiv">
        <w:del w:id="2621" w:author="PR Preview" w:date="2026-01-01T00:00:00Z">
          <w:r>
            <w:rPr>
              <w:rStyle w:val="Hyperlink"/>
            </w:rPr>
            <w:delText xml:space="preserve">Theorem 45</w:delText>
          </w:r>
        </w:del>
      </w:hyperlink>
      <w:del w:id="2622" w:author="PR Preview" w:date="2026-01-01T00:00:00Z">
        <w:r>
          <w:delText xml:space="preserve">).</w:delText>
        </w:r>
      </w:del>
    </w:p>
    <w:p>
      <w:pPr>
        <w:pStyle w:val="BodyText"/>
      </w:pPr>
      <w:del w:id="2623" w:author="PR Preview" w:date="2026-01-01T00:00:00Z">
        <w:r>
          <w:rPr>
            <w:i/>
            <w:iCs/>
          </w:rPr>
          <w:delText xml:space="preserve">Proof</w:delText>
        </w:r>
      </w:del>
      <w:del w:id="2624" w:author="PR Preview" w:date="2026-01-01T00:00:00Z">
        <w:r>
          <w:delText xml:space="preserve">. </w:delText>
        </w:r>
      </w:del>
      <m:oMath>
        <m:sSup>
          <m:e>
            <m:r>
              <m:rPr>
                <m:scr m:val="script"/>
                <m:sty m:val="p"/>
              </m:rPr>
              <m:t>S</m:t>
            </m:r>
          </m:e>
          <m:sup>
            <m:r>
              <m:rPr>
                <m:sty m:val="p"/>
              </m:rPr>
              <m:t>⟂</m:t>
            </m:r>
          </m:sup>
        </m:sSup>
      </m:oMath>
      <w:del w:id="2625" w:author="PR Preview" w:date="2026-01-01T00:00:00Z">
        <w:r>
          <w:delText xml:space="preserve"> </w:delText>
        </w:r>
      </w:del>
      <w:del w:id="2626" w:author="PR Preview" w:date="2026-01-01T00:00:00Z">
        <w:r>
          <w:delText xml:space="preserve">is a subspace (</w:delText>
        </w:r>
      </w:del>
      <w:hyperlink w:anchor="thm-orthogonal-complement-subspace">
        <w:del w:id="2627" w:author="PR Preview" w:date="2026-01-01T00:00:00Z">
          <w:r>
            <w:rPr>
              <w:rStyle w:val="Hyperlink"/>
            </w:rPr>
            <w:delText xml:space="preserve">Theorem 47</w:delText>
          </w:r>
        </w:del>
      </w:hyperlink>
      <w:del w:id="2628" w:author="PR Preview" w:date="2026-01-01T00:00:00Z">
        <w:r>
          <w:delText xml:space="preserve">),</w:delText>
        </w:r>
      </w:del>
      <w:del w:id="2629" w:author="PR Preview" w:date="2026-01-01T00:00:00Z">
        <w:r>
          <w:delText xml:space="preserve"> </w:delText>
        </w:r>
      </w:del>
      <w:del w:id="2630" w:author="PR Preview" w:date="2026-01-01T00:00:00Z">
        <w:r>
          <w:delText xml:space="preserve">so it has a dimension (</w:delText>
        </w:r>
      </w:del>
      <w:hyperlink w:anchor="def-dimension">
        <w:del w:id="2631" w:author="PR Preview" w:date="2026-01-01T00:00:00Z">
          <w:r>
            <w:rPr>
              <w:rStyle w:val="Hyperlink"/>
            </w:rPr>
            <w:delText xml:space="preserve">Definition 44</w:delText>
          </w:r>
        </w:del>
      </w:hyperlink>
      <w:del w:id="2632" w:author="PR Preview" w:date="2026-01-01T00:00:00Z">
        <w:r>
          <w:delText xml:space="preserve">).</w:delText>
        </w:r>
      </w:del>
    </w:p>
    <w:p>
      <w:pPr>
        <w:pStyle w:val="FirstParagraph"/>
      </w:pPr>
      <w:ins w:id="2633" w:author="PR Preview" w:date="2026-01-01T00:00:00Z">
        <w:r>
          <w:t xml:space="preserve">So every</w:t>
        </w:r>
      </w:ins>
      <w:ins w:id="2634" w:author="PR Preview" w:date="2026-01-01T00:00:00Z">
        <w:r>
          <w:t xml:space="preserve"> </w:t>
        </w:r>
      </w:ins>
      <m:oMath>
        <m:acc>
          <m:accPr>
            <m:chr m:val="̃"/>
          </m:accPr>
          <m:e>
            <m:r>
              <m:t>y</m:t>
            </m:r>
          </m:e>
        </m:acc>
        <m:r>
          <m:rPr>
            <m:sty m:val="p"/>
          </m:rPr>
          <m:t>∈</m:t>
        </m:r>
        <m:sSup>
          <m:e>
            <m:r>
              <m:rPr>
                <m:scr m:val="double-struck"/>
                <m:sty m:val="p"/>
              </m:rPr>
              <m:t>R</m:t>
            </m:r>
          </m:e>
          <m:sup>
            <m:r>
              <m:t>p</m:t>
            </m:r>
          </m:sup>
        </m:sSup>
      </m:oMath>
      <w:ins w:id="2635" w:author="PR Preview" w:date="2026-01-01T00:00:00Z">
        <w:r>
          <w:t xml:space="preserve"> </w:t>
        </w:r>
      </w:ins>
      <w:ins w:id="2636" w:author="PR Preview" w:date="2026-01-01T00:00:00Z">
        <w:r>
          <w:t xml:space="preserve">can be written as</w:t>
        </w:r>
      </w:ins>
      <w:ins w:id="2637"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2638" w:author="PR Preview" w:date="2026-01-01T00:00:00Z">
        <w:r>
          <w:t xml:space="preserve"> </w:t>
        </w:r>
      </w:ins>
      <w:ins w:id="2639" w:author="PR Preview" w:date="2026-01-01T00:00:00Z">
        <w:r>
          <w:t xml:space="preserve">with</w:t>
        </w:r>
      </w:ins>
      <w:ins w:id="2640" w:author="PR Preview" w:date="2026-01-01T00:00:00Z">
        <w:r>
          <w:t xml:space="preserve"> </w:t>
        </w:r>
      </w:ins>
      <m:oMath>
        <m:acc>
          <m:accPr>
            <m:chr m:val="̃"/>
          </m:accPr>
          <m:e>
            <m:r>
              <m:t>u</m:t>
            </m:r>
          </m:e>
        </m:acc>
        <m:r>
          <m:rPr>
            <m:sty m:val="p"/>
          </m:rPr>
          <m:t>∈</m:t>
        </m:r>
        <m:r>
          <m:rPr>
            <m:scr m:val="script"/>
            <m:sty m:val="p"/>
          </m:rPr>
          <m:t>S</m:t>
        </m:r>
      </m:oMath>
      <w:ins w:id="2641" w:author="PR Preview" w:date="2026-01-01T00:00:00Z">
        <w:r>
          <w:t xml:space="preserve"> </w:t>
        </w:r>
      </w:ins>
      <w:ins w:id="2642" w:author="PR Preview" w:date="2026-01-01T00:00:00Z">
        <w:r>
          <w:t xml:space="preserve">and</w:t>
        </w:r>
      </w:ins>
      <w:ins w:id="2643"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2644" w:author="PR Preview" w:date="2026-01-01T00:00:00Z">
        <w:r>
          <w:t xml:space="preserve"> </w:t>
        </w:r>
      </w:ins>
      <w:ins w:id="2645" w:author="PR Preview" w:date="2026-01-01T00:00:00Z">
        <w:r>
          <w:t xml:space="preserve">in only one way (</w:t>
        </w:r>
      </w:ins>
      <w:hyperlink w:anchor="thm-direct-sum-equiv">
        <w:ins w:id="2646" w:author="PR Preview" w:date="2026-01-01T00:00:00Z">
          <w:r>
            <w:rPr>
              <w:rStyle w:val="Hyperlink"/>
            </w:rPr>
            <w:t xml:space="preserve">Theorem 46</w:t>
          </w:r>
        </w:ins>
      </w:hyperlink>
      <w:ins w:id="2647" w:author="PR Preview" w:date="2026-01-01T00:00:00Z">
        <w:r>
          <w:t xml:space="preserve">).</w:t>
        </w:r>
      </w:ins>
    </w:p>
    <w:bookmarkEnd w:id="303"/>
    <w:p>
      <w:pPr>
        <w:pStyle w:val="BodyText"/>
      </w:pPr>
      <w:ins w:id="2648" w:author="PR Preview" w:date="2026-01-01T00:00:00Z">
        <w:r>
          <w:rPr>
            <w:i/>
            <w:iCs/>
          </w:rPr>
          <w:t xml:space="preserve">Proof</w:t>
        </w:r>
      </w:ins>
      <w:ins w:id="2649" w:author="PR Preview" w:date="2026-01-01T00:00:00Z">
        <w:r>
          <w:t xml:space="preserve">. </w:t>
        </w:r>
      </w:ins>
      <m:oMath>
        <m:sSup>
          <m:e>
            <m:r>
              <m:rPr>
                <m:scr m:val="script"/>
                <m:sty m:val="p"/>
              </m:rPr>
              <m:t>S</m:t>
            </m:r>
          </m:e>
          <m:sup>
            <m:r>
              <m:rPr>
                <m:sty m:val="p"/>
              </m:rPr>
              <m:t>⟂</m:t>
            </m:r>
          </m:sup>
        </m:sSup>
      </m:oMath>
      <w:ins w:id="2650" w:author="PR Preview" w:date="2026-01-01T00:00:00Z">
        <w:r>
          <w:t xml:space="preserve"> </w:t>
        </w:r>
      </w:ins>
      <w:ins w:id="2651" w:author="PR Preview" w:date="2026-01-01T00:00:00Z">
        <w:r>
          <w:t xml:space="preserve">is a subspace (</w:t>
        </w:r>
      </w:ins>
      <w:hyperlink w:anchor="thm-orthogonal-complement-subspace">
        <w:ins w:id="2652" w:author="PR Preview" w:date="2026-01-01T00:00:00Z">
          <w:r>
            <w:rPr>
              <w:rStyle w:val="Hyperlink"/>
            </w:rPr>
            <w:t xml:space="preserve">Theorem 48</w:t>
          </w:r>
        </w:ins>
      </w:hyperlink>
      <w:ins w:id="2653" w:author="PR Preview" w:date="2026-01-01T00:00:00Z">
        <w:r>
          <w:t xml:space="preserve">),</w:t>
        </w:r>
      </w:ins>
      <w:ins w:id="2654" w:author="PR Preview" w:date="2026-01-01T00:00:00Z">
        <w:r>
          <w:t xml:space="preserve"> </w:t>
        </w:r>
      </w:ins>
      <w:ins w:id="2655" w:author="PR Preview" w:date="2026-01-01T00:00:00Z">
        <w:r>
          <w:t xml:space="preserve">so it has a dimension (</w:t>
        </w:r>
      </w:ins>
      <w:hyperlink w:anchor="def-dimension">
        <w:ins w:id="2656" w:author="PR Preview" w:date="2026-01-01T00:00:00Z">
          <w:r>
            <w:rPr>
              <w:rStyle w:val="Hyperlink"/>
            </w:rPr>
            <w:t xml:space="preserve">Definition 44</w:t>
          </w:r>
        </w:ins>
      </w:hyperlink>
      <w:ins w:id="2657" w:author="PR Preview" w:date="2026-01-01T00:00:00Z">
        <w:r>
          <w:t xml:space="preserve">).</w:t>
        </w:r>
      </w:ins>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2658" w:author="PR Preview" w:date="2026-01-01T00:00:00Z">
        <w:r>
          <w:rPr>
            <w:b/>
            <w:bCs/>
          </w:rPr>
          <w:delText xml:space="preserve">Part 2.</w:delText>
        </w:r>
      </w:del>
      <w:del w:id="2659" w:author="PR Preview" w:date="2026-01-01T00:00:00Z">
        <w:r>
          <w:delText xml:space="preserve"> </w:delText>
        </w:r>
      </w:del>
      <w:del w:id="2660" w:author="PR Preview" w:date="2026-01-01T00:00:00Z">
        <w:r>
          <w:delText xml:space="preserve">Let</w:delText>
        </w:r>
      </w:del>
      <w:del w:id="2661"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2662" w:author="PR Preview" w:date="2026-01-01T00:00:00Z">
        <w:r>
          <w:delText xml:space="preserve">.</w:delText>
        </w:r>
      </w:del>
      <w:del w:id="2663" w:author="PR Preview" w:date="2026-01-01T00:00:00Z">
        <w:r>
          <w:delText xml:space="preserve"> </w:delText>
        </w:r>
      </w:del>
      <w:del w:id="2664" w:author="PR Preview" w:date="2026-01-01T00:00:00Z">
        <w:r>
          <w:delText xml:space="preserve">If</w:delText>
        </w:r>
      </w:del>
      <w:del w:id="2665" w:author="PR Preview" w:date="2026-01-01T00:00:00Z">
        <w:r>
          <w:delText xml:space="preserve"> </w:delText>
        </w:r>
      </w:del>
      <m:oMath>
        <m:r>
          <m:t>d</m:t>
        </m:r>
        <m:r>
          <m:rPr>
            <m:sty m:val="p"/>
          </m:rPr>
          <m:t>=</m:t>
        </m:r>
        <m:r>
          <m:t>0</m:t>
        </m:r>
      </m:oMath>
      <w:del w:id="2666" w:author="PR Preview" w:date="2026-01-01T00:00:00Z">
        <w:r>
          <w:delText xml:space="preserve">, then</w:delText>
        </w:r>
      </w:del>
      <w:del w:id="2667" w:author="PR Preview" w:date="2026-01-01T00:00:00Z">
        <w:r>
          <w:delText xml:space="preserve"> </w:delText>
        </w:r>
      </w:del>
      <m:oMath>
        <m:r>
          <m:rPr>
            <m:scr m:val="script"/>
            <m:sty m:val="p"/>
          </m:rPr>
          <m:t>S</m:t>
        </m:r>
      </m:oMath>
      <w:del w:id="2668" w:author="PR Preview" w:date="2026-01-01T00:00:00Z">
        <w:r>
          <w:delText xml:space="preserve"> </w:delText>
        </w:r>
      </w:del>
      <w:del w:id="2669" w:author="PR Preview" w:date="2026-01-01T00:00:00Z">
        <w:r>
          <w:delText xml:space="preserve">has a basis (</w:delText>
        </w:r>
      </w:del>
      <w:hyperlink w:anchor="thm-extend-basis">
        <w:del w:id="2670" w:author="PR Preview" w:date="2026-01-01T00:00:00Z">
          <w:r>
            <w:rPr>
              <w:rStyle w:val="Hyperlink"/>
            </w:rPr>
            <w:delText xml:space="preserve">Theorem 28</w:delText>
          </w:r>
        </w:del>
      </w:hyperlink>
      <w:del w:id="2671" w:author="PR Preview" w:date="2026-01-01T00:00:00Z">
        <w:r>
          <w:delText xml:space="preserve">)</w:delText>
        </w:r>
      </w:del>
      <w:del w:id="2672" w:author="PR Preview" w:date="2026-01-01T00:00:00Z">
        <w:r>
          <w:delText xml:space="preserve"> </w:delText>
        </w:r>
      </w:del>
      <w:del w:id="2673" w:author="PR Preview" w:date="2026-01-01T00:00:00Z">
        <w:r>
          <w:delText xml:space="preserve">with</w:delText>
        </w:r>
      </w:del>
      <w:del w:id="2674" w:author="PR Preview" w:date="2026-01-01T00:00:00Z">
        <w:r>
          <w:delText xml:space="preserve"> </w:delText>
        </w:r>
      </w:del>
      <m:oMath>
        <m:r>
          <m:t>0</m:t>
        </m:r>
      </m:oMath>
      <w:del w:id="2675" w:author="PR Preview" w:date="2026-01-01T00:00:00Z">
        <w:r>
          <w:delText xml:space="preserve"> </w:delText>
        </w:r>
      </w:del>
      <w:del w:id="2676" w:author="PR Preview" w:date="2026-01-01T00:00:00Z">
        <w:r>
          <w:delText xml:space="preserve">vectors (</w:delText>
        </w:r>
      </w:del>
      <w:hyperlink w:anchor="def-dimension">
        <w:del w:id="2677" w:author="PR Preview" w:date="2026-01-01T00:00:00Z">
          <w:r>
            <w:rPr>
              <w:rStyle w:val="Hyperlink"/>
            </w:rPr>
            <w:delText xml:space="preserve">Definition 44</w:delText>
          </w:r>
        </w:del>
      </w:hyperlink>
      <w:del w:id="2678" w:author="PR Preview" w:date="2026-01-01T00:00:00Z">
        <w:r>
          <w:delText xml:space="preserve">), the empty list,</w:delText>
        </w:r>
      </w:del>
      <w:del w:id="2679" w:author="PR Preview" w:date="2026-01-01T00:00:00Z">
        <w:r>
          <w:delText xml:space="preserve"> </w:delText>
        </w:r>
      </w:del>
      <w:del w:id="2680" w:author="PR Preview" w:date="2026-01-01T00:00:00Z">
        <w:r>
          <w:delText xml:space="preserve">whose span is</w:delText>
        </w:r>
      </w:del>
      <w:del w:id="2681" w:author="PR Preview" w:date="2026-01-01T00:00:00Z">
        <w:r>
          <w:delText xml:space="preserve"> </w:delText>
        </w:r>
      </w:del>
      <m:oMath>
        <m:r>
          <m:t>​</m:t>
        </m:r>
        <m:d>
          <m:dPr>
            <m:begChr m:val="{"/>
            <m:sepChr m:val=""/>
            <m:endChr m:val="}"/>
            <m:grow/>
          </m:dPr>
          <m:e>
            <m:acc>
              <m:accPr>
                <m:chr m:val="̃"/>
              </m:accPr>
              <m:e>
                <m:r>
                  <m:t>0</m:t>
                </m:r>
              </m:e>
            </m:acc>
          </m:e>
        </m:d>
        <m:r>
          <m:t>​</m:t>
        </m:r>
      </m:oMath>
      <w:del w:id="2682" w:author="PR Preview" w:date="2026-01-01T00:00:00Z">
        <w:r>
          <w:delText xml:space="preserve"> </w:delText>
        </w:r>
      </w:del>
      <w:del w:id="2683" w:author="PR Preview" w:date="2026-01-01T00:00:00Z">
        <w:r>
          <w:delText xml:space="preserve">(</w:delText>
        </w:r>
      </w:del>
      <w:hyperlink w:anchor="def-span">
        <w:del w:id="2684" w:author="PR Preview" w:date="2026-01-01T00:00:00Z">
          <w:r>
            <w:rPr>
              <w:rStyle w:val="Hyperlink"/>
            </w:rPr>
            <w:delText xml:space="preserve">Definition 41</w:delText>
          </w:r>
        </w:del>
      </w:hyperlink>
      <w:del w:id="2685" w:author="PR Preview" w:date="2026-01-01T00:00:00Z">
        <w:r>
          <w:delText xml:space="preserve">);</w:delText>
        </w:r>
      </w:del>
      <w:del w:id="2686" w:author="PR Preview" w:date="2026-01-01T00:00:00Z">
        <w:r>
          <w:delText xml:space="preserve"> </w:delText>
        </w:r>
      </w:del>
      <w:del w:id="2687" w:author="PR Preview" w:date="2026-01-01T00:00:00Z">
        <w:r>
          <w:delText xml:space="preserve">so</w:delText>
        </w:r>
      </w:del>
      <w:del w:id="2688" w:author="PR Preview" w:date="2026-01-01T00:00:00Z">
        <w:r>
          <w:delText xml:space="preserve"> </w:delText>
        </w:r>
      </w:del>
      <m:oMath>
        <m:r>
          <m:rPr>
            <m:scr m:val="script"/>
            <m:sty m:val="p"/>
          </m:rPr>
          <m:t>S</m:t>
        </m:r>
        <m:r>
          <m:rPr>
            <m:sty m:val="p"/>
          </m:rPr>
          <m:t>=</m:t>
        </m:r>
        <m:r>
          <m:t>​</m:t>
        </m:r>
        <m:d>
          <m:dPr>
            <m:begChr m:val="{"/>
            <m:sepChr m:val=""/>
            <m:endChr m:val="}"/>
            <m:grow/>
          </m:dPr>
          <m:e>
            <m:acc>
              <m:accPr>
                <m:chr m:val="̃"/>
              </m:accPr>
              <m:e>
                <m:r>
                  <m:t>0</m:t>
                </m:r>
              </m:e>
            </m:acc>
          </m:e>
        </m:d>
        <m:r>
          <m:t>​</m:t>
        </m:r>
      </m:oMath>
      <w:del w:id="2689" w:author="PR Preview" w:date="2026-01-01T00:00:00Z">
        <w:r>
          <w:delText xml:space="preserve">,</w:delText>
        </w:r>
      </w:del>
      <w:del w:id="2690"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2691" w:author="PR Preview" w:date="2026-01-01T00:00:00Z">
        <w:r>
          <w:delText xml:space="preserve"> </w:delText>
        </w:r>
      </w:del>
      <w:del w:id="2692" w:author="PR Preview" w:date="2026-01-01T00:00:00Z">
        <w:r>
          <w:delText xml:space="preserve">(every</w:delText>
        </w:r>
      </w:del>
      <w:del w:id="2693" w:author="PR Preview" w:date="2026-01-01T00:00:00Z">
        <w:r>
          <w:delText xml:space="preserve"> </w:delText>
        </w:r>
      </w:del>
      <m:oMath>
        <m:acc>
          <m:accPr>
            <m:chr m:val="̃"/>
          </m:accPr>
          <m:e>
            <m:r>
              <m:t>u</m:t>
            </m:r>
          </m:e>
        </m:acc>
      </m:oMath>
      <w:del w:id="2694" w:author="PR Preview" w:date="2026-01-01T00:00:00Z">
        <w:r>
          <w:delText xml:space="preserve"> </w:delText>
        </w:r>
      </w:del>
      <w:del w:id="2695" w:author="PR Preview" w:date="2026-01-01T00:00:00Z">
        <w:r>
          <w:delText xml:space="preserve">satisfies</w:delText>
        </w:r>
      </w:del>
      <w:del w:id="2696" w:author="PR Preview" w:date="2026-01-01T00:00:00Z">
        <w:r>
          <w:delText xml:space="preserve"> </w:delText>
        </w:r>
      </w:del>
      <m:oMath>
        <m:acc>
          <m:accPr>
            <m:chr m:val="̃"/>
          </m:accPr>
          <m:e>
            <m:r>
              <m:t>0</m:t>
            </m:r>
          </m:e>
        </m:acc>
        <m:r>
          <m:rPr>
            <m:sty m:val="p"/>
          </m:rPr>
          <m:t>⋅</m:t>
        </m:r>
        <m:acc>
          <m:accPr>
            <m:chr m:val="̃"/>
          </m:accPr>
          <m:e>
            <m:r>
              <m:t>u</m:t>
            </m:r>
          </m:e>
        </m:acc>
        <m:r>
          <m:rPr>
            <m:sty m:val="p"/>
          </m:rPr>
          <m:t>=</m:t>
        </m:r>
        <m:r>
          <m:t>0</m:t>
        </m:r>
      </m:oMath>
      <w:del w:id="2697" w:author="PR Preview" w:date="2026-01-01T00:00:00Z">
        <w:r>
          <w:delText xml:space="preserve">),</w:delText>
        </w:r>
      </w:del>
      <w:del w:id="2698" w:author="PR Preview" w:date="2026-01-01T00:00:00Z">
        <w:r>
          <w:delText xml:space="preserve"> </w:delText>
        </w:r>
      </w:del>
      <w:del w:id="2699" w:author="PR Preview" w:date="2026-01-01T00:00:00Z">
        <w:r>
          <w:delText xml:space="preserve">and</w:delText>
        </w:r>
      </w:del>
      <w:del w:id="2700" w:author="PR Preview" w:date="2026-01-01T00:00:00Z">
        <w:r>
          <w:delText xml:space="preserve"> </w:delText>
        </w:r>
      </w:del>
      <m:oMath>
        <m:r>
          <m:t>0</m:t>
        </m:r>
        <m:r>
          <m:rPr>
            <m:sty m:val="p"/>
          </m:rPr>
          <m:t>+</m:t>
        </m:r>
        <m:r>
          <m:t>p</m:t>
        </m:r>
        <m:r>
          <m:rPr>
            <m:sty m:val="p"/>
          </m:rPr>
          <m:t>=</m:t>
        </m:r>
        <m:r>
          <m:t>p</m:t>
        </m:r>
      </m:oMath>
      <w:del w:id="2701" w:author="PR Preview" w:date="2026-01-01T00:00:00Z">
        <w:r>
          <w:delText xml:space="preserve"> </w:delText>
        </w:r>
      </w:del>
      <w:del w:id="2702" w:author="PR Preview" w:date="2026-01-01T00:00:00Z">
        <w:r>
          <w:delText xml:space="preserve">(</w:delText>
        </w:r>
      </w:del>
      <w:hyperlink w:anchor="exm-dimension">
        <w:del w:id="2703" w:author="PR Preview" w:date="2026-01-01T00:00:00Z">
          <w:r>
            <w:rPr>
              <w:rStyle w:val="Hyperlink"/>
            </w:rPr>
            <w:delText xml:space="preserve">Example 47</w:delText>
          </w:r>
        </w:del>
      </w:hyperlink>
      <w:del w:id="2704" w:author="PR Preview" w:date="2026-01-01T00:00:00Z">
        <w:r>
          <w:delText xml:space="preserve">).</w:delText>
        </w:r>
      </w:del>
      <w:del w:id="2705" w:author="PR Preview" w:date="2026-01-01T00:00:00Z">
        <w:r>
          <w:delText xml:space="preserve"> </w:delText>
        </w:r>
      </w:del>
      <w:del w:id="2706" w:author="PR Preview" w:date="2026-01-01T00:00:00Z">
        <w:r>
          <w:delText xml:space="preserve">If</w:delText>
        </w:r>
      </w:del>
      <w:del w:id="2707" w:author="PR Preview" w:date="2026-01-01T00:00:00Z">
        <w:r>
          <w:delText xml:space="preserve"> </w:delText>
        </w:r>
      </w:del>
      <m:oMath>
        <m:r>
          <m:t>d</m:t>
        </m:r>
        <m:r>
          <m:rPr>
            <m:sty m:val="p"/>
          </m:rPr>
          <m:t>≥</m:t>
        </m:r>
        <m:r>
          <m:t>1</m:t>
        </m:r>
      </m:oMath>
      <w:del w:id="2708" w:author="PR Preview" w:date="2026-01-01T00:00:00Z">
        <w:r>
          <w:delText xml:space="preserve">, choose a basis</w:delText>
        </w:r>
      </w:del>
      <w:del w:id="2709"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del w:id="2710" w:author="PR Preview" w:date="2026-01-01T00:00:00Z">
        <w:r>
          <w:delText xml:space="preserve"> </w:delText>
        </w:r>
      </w:del>
      <w:del w:id="2711" w:author="PR Preview" w:date="2026-01-01T00:00:00Z">
        <w:r>
          <w:delText xml:space="preserve">of</w:delText>
        </w:r>
      </w:del>
      <w:del w:id="2712" w:author="PR Preview" w:date="2026-01-01T00:00:00Z">
        <w:r>
          <w:delText xml:space="preserve"> </w:delText>
        </w:r>
      </w:del>
      <m:oMath>
        <m:r>
          <m:rPr>
            <m:scr m:val="script"/>
            <m:sty m:val="p"/>
          </m:rPr>
          <m:t>S</m:t>
        </m:r>
      </m:oMath>
      <w:del w:id="2713" w:author="PR Preview" w:date="2026-01-01T00:00:00Z">
        <w:r>
          <w:delText xml:space="preserve"> </w:delText>
        </w:r>
      </w:del>
      <w:del w:id="2714" w:author="PR Preview" w:date="2026-01-01T00:00:00Z">
        <w:r>
          <w:delText xml:space="preserve">(</w:delText>
        </w:r>
      </w:del>
      <w:hyperlink w:anchor="thm-extend-basis">
        <w:del w:id="2715" w:author="PR Preview" w:date="2026-01-01T00:00:00Z">
          <w:r>
            <w:rPr>
              <w:rStyle w:val="Hyperlink"/>
            </w:rPr>
            <w:delText xml:space="preserve">Theorem 28</w:delText>
          </w:r>
        </w:del>
      </w:hyperlink>
      <w:del w:id="2716" w:author="PR Preview" w:date="2026-01-01T00:00:00Z">
        <w:r>
          <w:delText xml:space="preserve">),</w:delText>
        </w:r>
      </w:del>
      <w:del w:id="2717" w:author="PR Preview" w:date="2026-01-01T00:00:00Z">
        <w:r>
          <w:delText xml:space="preserve"> </w:delText>
        </w:r>
      </w:del>
      <w:del w:id="2718" w:author="PR Preview" w:date="2026-01-01T00:00:00Z">
        <w:r>
          <w:delText xml:space="preserve">and let</w:delText>
        </w:r>
      </w:del>
      <w:del w:id="2719" w:author="PR Preview" w:date="2026-01-01T00:00:00Z">
        <w:r>
          <w:delText xml:space="preserve"> </w:delText>
        </w:r>
      </w:del>
      <m:oMath>
        <m:r>
          <m:rPr>
            <m:sty m:val="bi"/>
          </m:rPr>
          <m:t>A</m:t>
        </m:r>
      </m:oMath>
      <w:del w:id="2720" w:author="PR Preview" w:date="2026-01-01T00:00:00Z">
        <w:r>
          <w:delText xml:space="preserve"> </w:delText>
        </w:r>
      </w:del>
      <w:del w:id="2721" w:author="PR Preview" w:date="2026-01-01T00:00:00Z">
        <w:r>
          <w:delText xml:space="preserve">be the</w:delText>
        </w:r>
      </w:del>
      <w:del w:id="2722" w:author="PR Preview" w:date="2026-01-01T00:00:00Z">
        <w:r>
          <w:delText xml:space="preserve"> </w:delText>
        </w:r>
      </w:del>
      <m:oMath>
        <m:r>
          <m:t>p</m:t>
        </m:r>
        <m:r>
          <m:rPr>
            <m:sty m:val="p"/>
          </m:rPr>
          <m:t>×</m:t>
        </m:r>
        <m:r>
          <m:t>d</m:t>
        </m:r>
      </m:oMath>
      <w:del w:id="2723" w:author="PR Preview" w:date="2026-01-01T00:00:00Z">
        <w:r>
          <w:delText xml:space="preserve"> </w:delText>
        </w:r>
      </w:del>
      <w:del w:id="2724" w:author="PR Preview" w:date="2026-01-01T00:00:00Z">
        <w:r>
          <w:delText xml:space="preserve">matrix with these columns.</w:delText>
        </w:r>
      </w:del>
      <w:del w:id="2725" w:author="PR Preview" w:date="2026-01-01T00:00:00Z">
        <w:r>
          <w:delText xml:space="preserve"> </w:delText>
        </w:r>
      </w:del>
      <w:del w:id="2726" w:author="PR Preview" w:date="2026-01-01T00:00:00Z">
        <w:r>
          <w:delText xml:space="preserve">The basis spans</w:delText>
        </w:r>
      </w:del>
      <w:del w:id="2727" w:author="PR Preview" w:date="2026-01-01T00:00:00Z">
        <w:r>
          <w:delText xml:space="preserve"> </w:delText>
        </w:r>
      </w:del>
      <m:oMath>
        <m:r>
          <m:rPr>
            <m:scr m:val="script"/>
            <m:sty m:val="p"/>
          </m:rPr>
          <m:t>S</m:t>
        </m:r>
      </m:oMath>
      <w:del w:id="2728" w:author="PR Preview" w:date="2026-01-01T00:00:00Z">
        <w:r>
          <w:delText xml:space="preserve">,</w:delText>
        </w:r>
      </w:del>
      <w:del w:id="2729" w:author="PR Preview" w:date="2026-01-01T00:00:00Z">
        <w:r>
          <w:delText xml:space="preserve"> </w:delText>
        </w:r>
      </w:del>
      <w:del w:id="2730" w:author="PR Preview" w:date="2026-01-01T00:00:00Z">
        <w:r>
          <w:delText xml:space="preserve">so</w:delText>
        </w:r>
      </w:del>
      <w:del w:id="2731"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2732" w:author="PR Preview" w:date="2026-01-01T00:00:00Z">
        <w:r>
          <w:delText xml:space="preserve"> </w:delText>
        </w:r>
      </w:del>
      <w:del w:id="2733" w:author="PR Preview" w:date="2026-01-01T00:00:00Z">
        <w:r>
          <w:delText xml:space="preserve">(</w:delText>
        </w:r>
      </w:del>
      <w:hyperlink w:anchor="thm-column-space-span">
        <w:del w:id="2734" w:author="PR Preview" w:date="2026-01-01T00:00:00Z">
          <w:r>
            <w:rPr>
              <w:rStyle w:val="Hyperlink"/>
            </w:rPr>
            <w:delText xml:space="preserve">Theorem 31</w:delText>
          </w:r>
        </w:del>
      </w:hyperlink>
      <w:del w:id="2735" w:author="PR Preview" w:date="2026-01-01T00:00:00Z">
        <w:r>
          <w:delText xml:space="preserve">),</w:delText>
        </w:r>
      </w:del>
      <w:del w:id="2736" w:author="PR Preview" w:date="2026-01-01T00:00:00Z">
        <w:r>
          <w:delText xml:space="preserve"> </w:delText>
        </w:r>
      </w:del>
      <w:del w:id="2737" w:author="PR Preview" w:date="2026-01-01T00:00:00Z">
        <w:r>
          <w:delText xml:space="preserve">and</w:delText>
        </w:r>
      </w:del>
      <w:del w:id="2738"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739" w:author="PR Preview" w:date="2026-01-01T00:00:00Z">
        <w:r>
          <w:delText xml:space="preserve"> </w:delText>
        </w:r>
      </w:del>
      <w:del w:id="2740" w:author="PR Preview" w:date="2026-01-01T00:00:00Z">
        <w:r>
          <w:delText xml:space="preserve">(</w:delText>
        </w:r>
      </w:del>
      <w:hyperlink w:anchor="thm-complement-null-space">
        <w:del w:id="2741" w:author="PR Preview" w:date="2026-01-01T00:00:00Z">
          <w:r>
            <w:rPr>
              <w:rStyle w:val="Hyperlink"/>
            </w:rPr>
            <w:delText xml:space="preserve">Theorem 48</w:delText>
          </w:r>
        </w:del>
      </w:hyperlink>
      <w:del w:id="2742" w:author="PR Preview" w:date="2026-01-01T00:00:00Z">
        <w:r>
          <w:delText xml:space="preserve">).</w:delText>
        </w:r>
      </w:del>
      <w:del w:id="2743" w:author="PR Preview" w:date="2026-01-01T00:00:00Z">
        <w:r>
          <w:delText xml:space="preserve"> </w:delText>
        </w:r>
      </w:del>
      <m:oMath>
        <m:sSup>
          <m:e>
            <m:r>
              <m:rPr>
                <m:sty m:val="bi"/>
              </m:rPr>
              <m:t>A</m:t>
            </m:r>
          </m:e>
          <m:sup>
            <m:r>
              <m:rPr>
                <m:sty m:val="p"/>
              </m:rPr>
              <m:t>⊤</m:t>
            </m:r>
          </m:sup>
        </m:sSup>
      </m:oMath>
      <w:del w:id="2744" w:author="PR Preview" w:date="2026-01-01T00:00:00Z">
        <w:r>
          <w:delText xml:space="preserve"> </w:delText>
        </w:r>
      </w:del>
      <w:del w:id="2745" w:author="PR Preview" w:date="2026-01-01T00:00:00Z">
        <w:r>
          <w:delText xml:space="preserve">is</w:delText>
        </w:r>
      </w:del>
      <w:del w:id="2746" w:author="PR Preview" w:date="2026-01-01T00:00:00Z">
        <w:r>
          <w:delText xml:space="preserve"> </w:delText>
        </w:r>
      </w:del>
      <m:oMath>
        <m:r>
          <m:t>d</m:t>
        </m:r>
        <m:r>
          <m:rPr>
            <m:sty m:val="p"/>
          </m:rPr>
          <m:t>×</m:t>
        </m:r>
        <m:r>
          <m:t>p</m:t>
        </m:r>
      </m:oMath>
      <w:del w:id="2747" w:author="PR Preview" w:date="2026-01-01T00:00:00Z">
        <w:r>
          <w:delText xml:space="preserve">, so</w:delText>
        </w:r>
      </w:del>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del w:id="2748" w:author="PR Preview" w:date="2026-01-01T00:00:00Z">
        <w:r>
          <w:rPr>
            <w:b/>
            <w:bCs/>
          </w:rPr>
          <w:delText xml:space="preserve">Part 3.</w:delText>
        </w:r>
      </w:del>
      <w:del w:id="2749"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oMath>
      <w:del w:id="2750" w:author="PR Preview" w:date="2026-01-01T00:00:00Z">
        <w:r>
          <w:delText xml:space="preserve"> </w:delText>
        </w:r>
      </w:del>
      <w:del w:id="2751" w:author="PR Preview" w:date="2026-01-01T00:00:00Z">
        <w:r>
          <w:delText xml:space="preserve">is a subspace of</w:delText>
        </w:r>
      </w:del>
      <w:del w:id="2752" w:author="PR Preview" w:date="2026-01-01T00:00:00Z">
        <w:r>
          <w:delText xml:space="preserve"> </w:delText>
        </w:r>
      </w:del>
      <m:oMath>
        <m:sSup>
          <m:e>
            <m:r>
              <m:rPr>
                <m:scr m:val="double-struck"/>
                <m:sty m:val="p"/>
              </m:rPr>
              <m:t>R</m:t>
            </m:r>
          </m:e>
          <m:sup>
            <m:r>
              <m:t>p</m:t>
            </m:r>
          </m:sup>
        </m:sSup>
      </m:oMath>
      <w:del w:id="2753" w:author="PR Preview" w:date="2026-01-01T00:00:00Z">
        <w:r>
          <w:delText xml:space="preserve"> </w:delText>
        </w:r>
      </w:del>
      <w:del w:id="2754" w:author="PR Preview" w:date="2026-01-01T00:00:00Z">
        <w:r>
          <w:delText xml:space="preserve">(</w:delText>
        </w:r>
      </w:del>
      <w:hyperlink w:anchor="thm-sum-intersection-subspace">
        <w:del w:id="2755" w:author="PR Preview" w:date="2026-01-01T00:00:00Z">
          <w:r>
            <w:rPr>
              <w:rStyle w:val="Hyperlink"/>
            </w:rPr>
            <w:delText xml:space="preserve">Theorem 42</w:delText>
          </w:r>
        </w:del>
      </w:hyperlink>
      <w:del w:id="2756" w:author="PR Preview" w:date="2026-01-01T00:00:00Z">
        <w:r>
          <w:delText xml:space="preserve">), and</w:delText>
        </w:r>
      </w:del>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del w:id="2757" w:author="PR Preview" w:date="2026-01-01T00:00:00Z">
        <w:r>
          <w:delText xml:space="preserve">Since</w:delText>
        </w:r>
      </w:del>
      <w:del w:id="2758"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2759" w:author="PR Preview" w:date="2026-01-01T00:00:00Z">
        <w:r>
          <w:delText xml:space="preserve">,</w:delText>
        </w:r>
      </w:del>
      <w:del w:id="2760" w:author="PR Preview" w:date="2026-01-01T00:00:00Z">
        <w:r>
          <w:delText xml:space="preserve"> </w:delText>
        </w:r>
      </w:del>
      <m:oMath>
        <m:sSup>
          <m:e>
            <m:r>
              <m:rPr>
                <m:scr m:val="double-struck"/>
                <m:sty m:val="p"/>
              </m:rPr>
              <m:t>R</m:t>
            </m:r>
          </m:e>
          <m:sup>
            <m:r>
              <m:t>p</m:t>
            </m:r>
          </m:sup>
        </m:sSup>
      </m:oMath>
      <w:del w:id="2761" w:author="PR Preview" w:date="2026-01-01T00:00:00Z">
        <w:r>
          <w:delText xml:space="preserve"> </w:delText>
        </w:r>
      </w:del>
      <w:del w:id="2762" w:author="PR Preview" w:date="2026-01-01T00:00:00Z">
        <w:r>
          <w:delText xml:space="preserve">is a subspace (</w:delText>
        </w:r>
      </w:del>
      <w:hyperlink w:anchor="exm-subspace">
        <w:del w:id="2763" w:author="PR Preview" w:date="2026-01-01T00:00:00Z">
          <w:r>
            <w:rPr>
              <w:rStyle w:val="Hyperlink"/>
            </w:rPr>
            <w:delText xml:space="preserve">Example 34</w:delText>
          </w:r>
        </w:del>
      </w:hyperlink>
      <w:del w:id="2764" w:author="PR Preview" w:date="2026-01-01T00:00:00Z">
        <w:r>
          <w:delText xml:space="preserve">)</w:delText>
        </w:r>
      </w:del>
      <w:del w:id="2765" w:author="PR Preview" w:date="2026-01-01T00:00:00Z">
        <w:r>
          <w:delText xml:space="preserve"> </w:delText>
        </w:r>
      </w:del>
      <w:del w:id="2766" w:author="PR Preview" w:date="2026-01-01T00:00:00Z">
        <w:r>
          <w:delText xml:space="preserve">and</w:delText>
        </w:r>
      </w:del>
      <w:del w:id="2767"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2768" w:author="PR Preview" w:date="2026-01-01T00:00:00Z">
        <w:r>
          <w:delText xml:space="preserve"> </w:delText>
        </w:r>
      </w:del>
      <w:del w:id="2769" w:author="PR Preview" w:date="2026-01-01T00:00:00Z">
        <w:r>
          <w:delText xml:space="preserve">(</w:delText>
        </w:r>
      </w:del>
      <w:hyperlink w:anchor="exm-dimension">
        <w:del w:id="2770" w:author="PR Preview" w:date="2026-01-01T00:00:00Z">
          <w:r>
            <w:rPr>
              <w:rStyle w:val="Hyperlink"/>
            </w:rPr>
            <w:delText xml:space="preserve">Example 47</w:delText>
          </w:r>
        </w:del>
      </w:hyperlink>
      <w:del w:id="2771" w:author="PR Preview" w:date="2026-01-01T00:00:00Z">
        <w:r>
          <w:delText xml:space="preserve">),</w:delText>
        </w:r>
      </w:del>
      <w:del w:id="2772" w:author="PR Preview" w:date="2026-01-01T00:00:00Z">
        <w:r>
          <w:delText xml:space="preserve"> </w:delText>
        </w:r>
      </w:del>
      <w:hyperlink w:anchor="thm-subspace-equal-dim">
        <w:del w:id="2773" w:author="PR Preview" w:date="2026-01-01T00:00:00Z">
          <w:r>
            <w:rPr>
              <w:rStyle w:val="Hyperlink"/>
            </w:rPr>
            <w:delText xml:space="preserve">Theorem 30</w:delText>
          </w:r>
        </w:del>
      </w:hyperlink>
      <w:del w:id="2774" w:author="PR Preview" w:date="2026-01-01T00:00:00Z">
        <w:r>
          <w:delText xml:space="preserve"> </w:delText>
        </w:r>
      </w:del>
      <w:del w:id="2775" w:author="PR Preview" w:date="2026-01-01T00:00:00Z">
        <w:r>
          <w:delText xml:space="preserve">gives</w:delText>
        </w:r>
      </w:del>
      <w:del w:id="2776" w:author="PR Preview" w:date="2026-01-01T00:00:00Z">
        <w:r>
          <w:delText xml:space="preserve"> </w:delText>
        </w:r>
      </w:del>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del w:id="2777" w:author="PR Preview" w:date="2026-01-01T00:00:00Z">
        <w:r>
          <w:delText xml:space="preserve">.</w:delText>
        </w:r>
      </w:del>
      <w:del w:id="2778" w:author="PR Preview" w:date="2026-01-01T00:00:00Z">
        <w:r>
          <w:delText xml:space="preserve"> </w:delText>
        </w:r>
      </w:del>
      <w:del w:id="2779" w:author="PR Preview" w:date="2026-01-01T00:00:00Z">
        <w:r>
          <w:delText xml:space="preserve">Together with part 1,</w:delText>
        </w:r>
      </w:del>
      <w:del w:id="2780"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del w:id="2781" w:author="PR Preview" w:date="2026-01-01T00:00:00Z">
        <w:r>
          <w:delText xml:space="preserve">.</w:delText>
        </w:r>
      </w:del>
      <w:del w:id="2782" w:author="PR Preview" w:date="2026-01-01T00:00:00Z">
        <w:r>
          <w:delText xml:space="preserve"> </w:delText>
        </w:r>
      </w:del>
      <w:del w:id="2783" w:author="PR Preview" w:date="2026-01-01T00:00:00Z">
        <w:r>
          <w:delText xml:space="preserve">The uniqueness of the split then follows from</w:delText>
        </w:r>
      </w:del>
      <w:del w:id="2784" w:author="PR Preview" w:date="2026-01-01T00:00:00Z">
        <w:r>
          <w:delText xml:space="preserve"> </w:delText>
        </w:r>
      </w:del>
      <w:hyperlink w:anchor="thm-direct-sum-equiv">
        <w:del w:id="2785" w:author="PR Preview" w:date="2026-01-01T00:00:00Z">
          <w:r>
            <w:rPr>
              <w:rStyle w:val="Hyperlink"/>
            </w:rPr>
            <w:delText xml:space="preserve">Theorem 45</w:delText>
          </w:r>
        </w:del>
      </w:hyperlink>
      <w:del w:id="2786" w:author="PR Preview" w:date="2026-01-01T00:00:00Z">
        <w:r>
          <w:delText xml:space="preserve"> </w:delText>
        </w:r>
      </w:del>
      <w:del w:id="2787" w:author="PR Preview" w:date="2026-01-01T00:00:00Z">
        <w:r>
          <w:delText xml:space="preserve">(statement 1 implies statement 3).</w:delText>
        </w:r>
      </w:del>
    </w:p>
    <w:p>
      <w:pPr>
        <w:pStyle w:val="BodyText"/>
      </w:pPr>
      <w:del w:id="2788" w:author="PR Preview" w:date="2026-01-01T00:00:00Z">
        <w:r>
          <w:rPr>
            <w:b/>
            <w:bCs/>
          </w:rPr>
          <w:delText xml:space="preserve">Example 86 (Splitting a vector of</w:delText>
        </w:r>
      </w:del>
      <w:del w:id="2789" w:author="PR Preview" w:date="2026-01-01T00:00:00Z">
        <w:r>
          <w:rPr>
            <w:b/>
            <w:bCs/>
          </w:rPr>
          <w:delText xml:space="preserve"> </w:delText>
        </w:r>
      </w:del>
      <m:oMath>
        <m:sSup>
          <m:e>
            <m:r>
              <m:rPr>
                <m:scr m:val="double-struck"/>
                <m:sty m:val="p"/>
              </m:rPr>
              <m:t>R</m:t>
            </m:r>
          </m:e>
          <m:sup>
            <m:r>
              <m:t>3</m:t>
            </m:r>
          </m:sup>
        </m:sSup>
      </m:oMath>
      <w:del w:id="2790" w:author="PR Preview" w:date="2026-01-01T00:00:00Z">
        <w:r>
          <w:rPr>
            <w:b/>
            <w:bCs/>
          </w:rPr>
          <w:delText xml:space="preserve"> </w:delText>
        </w:r>
      </w:del>
      <w:del w:id="2791" w:author="PR Preview" w:date="2026-01-01T00:00:00Z">
        <w:r>
          <w:rPr>
            <w:b/>
            <w:bCs/>
          </w:rPr>
          <w:delText xml:space="preserve">along a line and its complement)</w:delText>
        </w:r>
      </w:del>
      <w:del w:id="2792" w:author="PR Preview" w:date="2026-01-01T00:00:00Z">
        <w:r>
          <w:delText xml:space="preserve"> </w:delText>
        </w:r>
      </w:del>
      <w:del w:id="2793" w:author="PR Preview" w:date="2026-01-01T00:00:00Z">
        <w:r>
          <w:delText xml:space="preserve">Let</w:delText>
        </w:r>
      </w:del>
      <w:del w:id="2794"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795" w:author="PR Preview" w:date="2026-01-01T00:00:00Z">
        <w:r>
          <w:delText xml:space="preserve"> </w:delText>
        </w:r>
      </w:del>
      <w:del w:id="2796" w:author="PR Preview" w:date="2026-01-01T00:00:00Z">
        <w:r>
          <w:delText xml:space="preserve">in</w:delText>
        </w:r>
      </w:del>
      <w:del w:id="2797" w:author="PR Preview" w:date="2026-01-01T00:00:00Z">
        <w:r>
          <w:delText xml:space="preserve"> </w:delText>
        </w:r>
      </w:del>
      <m:oMath>
        <m:sSup>
          <m:e>
            <m:r>
              <m:rPr>
                <m:scr m:val="double-struck"/>
                <m:sty m:val="p"/>
              </m:rPr>
              <m:t>R</m:t>
            </m:r>
          </m:e>
          <m:sup>
            <m:r>
              <m:t>3</m:t>
            </m:r>
          </m:sup>
        </m:sSup>
      </m:oMath>
      <w:del w:id="2798" w:author="PR Preview" w:date="2026-01-01T00:00:00Z">
        <w:r>
          <w:delText xml:space="preserve">.</w:delText>
        </w:r>
      </w:del>
      <w:del w:id="2799" w:author="PR Preview" w:date="2026-01-01T00:00:00Z">
        <w:r>
          <w:delText xml:space="preserve"> </w:delText>
        </w:r>
      </w:del>
      <w:del w:id="2800" w:author="PR Preview" w:date="2026-01-01T00:00:00Z">
        <w:r>
          <w:delText xml:space="preserve">A single nonzero vector is linearly independent</w:delText>
        </w:r>
      </w:del>
      <w:del w:id="2801" w:author="PR Preview" w:date="2026-01-01T00:00:00Z">
        <w:r>
          <w:delText xml:space="preserve"> </w:delText>
        </w:r>
      </w:del>
      <w:del w:id="2802" w:author="PR Preview" w:date="2026-01-01T00:00:00Z">
        <w:r>
          <w:delText xml:space="preserve">(</w:delText>
        </w:r>
      </w:del>
      <m:oMath>
        <m:r>
          <m:t>c</m:t>
        </m:r>
        <m:r>
          <m:t> </m:t>
        </m:r>
        <m:acc>
          <m:accPr>
            <m:chr m:val="̃"/>
          </m:accPr>
          <m:e>
            <m:r>
              <m:t>v</m:t>
            </m:r>
          </m:e>
        </m:acc>
        <m:r>
          <m:rPr>
            <m:sty m:val="p"/>
          </m:rPr>
          <m:t>=</m:t>
        </m:r>
        <m:acc>
          <m:accPr>
            <m:chr m:val="̃"/>
          </m:accPr>
          <m:e>
            <m:r>
              <m:t>0</m:t>
            </m:r>
          </m:e>
        </m:acc>
      </m:oMath>
      <w:del w:id="2803" w:author="PR Preview" w:date="2026-01-01T00:00:00Z">
        <w:r>
          <w:delText xml:space="preserve"> </w:delText>
        </w:r>
      </w:del>
      <w:del w:id="2804" w:author="PR Preview" w:date="2026-01-01T00:00:00Z">
        <w:r>
          <w:delText xml:space="preserve">with</w:delText>
        </w:r>
      </w:del>
      <w:del w:id="2805" w:author="PR Preview" w:date="2026-01-01T00:00:00Z">
        <w:r>
          <w:delText xml:space="preserve"> </w:delText>
        </w:r>
      </w:del>
      <m:oMath>
        <m:acc>
          <m:accPr>
            <m:chr m:val="̃"/>
          </m:accPr>
          <m:e>
            <m:r>
              <m:t>v</m:t>
            </m:r>
          </m:e>
        </m:acc>
        <m:r>
          <m:rPr>
            <m:sty m:val="p"/>
          </m:rPr>
          <m:t>≠</m:t>
        </m:r>
        <m:acc>
          <m:accPr>
            <m:chr m:val="̃"/>
          </m:accPr>
          <m:e>
            <m:r>
              <m:t>0</m:t>
            </m:r>
          </m:e>
        </m:acc>
      </m:oMath>
      <w:del w:id="2806" w:author="PR Preview" w:date="2026-01-01T00:00:00Z">
        <w:r>
          <w:delText xml:space="preserve"> </w:delText>
        </w:r>
      </w:del>
      <w:del w:id="2807" w:author="PR Preview" w:date="2026-01-01T00:00:00Z">
        <w:r>
          <w:delText xml:space="preserve">forces</w:delText>
        </w:r>
      </w:del>
      <w:del w:id="2808" w:author="PR Preview" w:date="2026-01-01T00:00:00Z">
        <w:r>
          <w:delText xml:space="preserve"> </w:delText>
        </w:r>
      </w:del>
      <m:oMath>
        <m:r>
          <m:t>c</m:t>
        </m:r>
        <m:r>
          <m:rPr>
            <m:sty m:val="p"/>
          </m:rPr>
          <m:t>=</m:t>
        </m:r>
        <m:r>
          <m:t>0</m:t>
        </m:r>
      </m:oMath>
      <w:del w:id="2809" w:author="PR Preview" w:date="2026-01-01T00:00:00Z">
        <w:r>
          <w:delText xml:space="preserve">),</w:delText>
        </w:r>
      </w:del>
      <w:del w:id="2810" w:author="PR Preview" w:date="2026-01-01T00:00:00Z">
        <w:r>
          <w:delText xml:space="preserve"> </w:delText>
        </w:r>
      </w:del>
      <w:del w:id="2811" w:author="PR Preview" w:date="2026-01-01T00:00:00Z">
        <w:r>
          <w:delText xml:space="preserve">so</w:delText>
        </w:r>
      </w:del>
      <w:del w:id="2812" w:author="PR Preview" w:date="2026-01-01T00:00:00Z">
        <w:r>
          <w:delText xml:space="preserve"> </w:delText>
        </w:r>
      </w:del>
      <m:oMath>
        <m:r>
          <m:rPr>
            <m:sty m:val="p"/>
          </m:rPr>
          <m:t>(</m:t>
        </m:r>
        <m:r>
          <m:t>1</m:t>
        </m:r>
        <m:r>
          <m:rPr>
            <m:sty m:val="p"/>
          </m:rPr>
          <m:t>,</m:t>
        </m:r>
        <m:r>
          <m:t>1</m:t>
        </m:r>
        <m:r>
          <m:rPr>
            <m:sty m:val="p"/>
          </m:rPr>
          <m:t>,</m:t>
        </m:r>
        <m:r>
          <m:t>0</m:t>
        </m:r>
        <m:r>
          <m:rPr>
            <m:sty m:val="p"/>
          </m:rPr>
          <m:t>)</m:t>
        </m:r>
      </m:oMath>
      <w:del w:id="2813" w:author="PR Preview" w:date="2026-01-01T00:00:00Z">
        <w:r>
          <w:delText xml:space="preserve"> </w:delText>
        </w:r>
      </w:del>
      <w:del w:id="2814" w:author="PR Preview" w:date="2026-01-01T00:00:00Z">
        <w:r>
          <w:delText xml:space="preserve">is a basis of</w:delText>
        </w:r>
      </w:del>
      <w:del w:id="2815" w:author="PR Preview" w:date="2026-01-01T00:00:00Z">
        <w:r>
          <w:delText xml:space="preserve"> </w:delText>
        </w:r>
      </w:del>
      <m:oMath>
        <m:r>
          <m:rPr>
            <m:scr m:val="script"/>
            <m:sty m:val="p"/>
          </m:rPr>
          <m:t>S</m:t>
        </m:r>
      </m:oMath>
      <w:del w:id="2816" w:author="PR Preview" w:date="2026-01-01T00:00:00Z">
        <w:r>
          <w:delText xml:space="preserve"> </w:delText>
        </w:r>
      </w:del>
      <w:del w:id="2817" w:author="PR Preview" w:date="2026-01-01T00:00:00Z">
        <w:r>
          <w:delText xml:space="preserve">and</w:delText>
        </w:r>
      </w:del>
      <w:del w:id="2818"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2819" w:author="PR Preview" w:date="2026-01-01T00:00:00Z">
        <w:r>
          <w:delText xml:space="preserve">.</w:delText>
        </w:r>
      </w:del>
      <w:del w:id="2820" w:author="PR Preview" w:date="2026-01-01T00:00:00Z">
        <w:r>
          <w:delText xml:space="preserve"> </w:delText>
        </w:r>
      </w:del>
      <w:del w:id="2821" w:author="PR Preview" w:date="2026-01-01T00:00:00Z">
        <w:r>
          <w:delText xml:space="preserve">A vector</w:delText>
        </w:r>
      </w:del>
      <w:del w:id="2822" w:author="PR Preview" w:date="2026-01-01T00:00:00Z">
        <w:r>
          <w:delText xml:space="preserve"> </w:delText>
        </w:r>
      </w:del>
      <m:oMath>
        <m:acc>
          <m:accPr>
            <m:chr m:val="̃"/>
          </m:accPr>
          <m:e>
            <m:r>
              <m:t>u</m:t>
            </m:r>
          </m:e>
        </m:acc>
      </m:oMath>
      <w:del w:id="2823" w:author="PR Preview" w:date="2026-01-01T00:00:00Z">
        <w:r>
          <w:delText xml:space="preserve"> </w:delText>
        </w:r>
      </w:del>
      <w:del w:id="2824" w:author="PR Preview" w:date="2026-01-01T00:00:00Z">
        <w:r>
          <w:delText xml:space="preserve">is in</w:delText>
        </w:r>
      </w:del>
      <w:del w:id="2825" w:author="PR Preview" w:date="2026-01-01T00:00:00Z">
        <w:r>
          <w:delText xml:space="preserve"> </w:delText>
        </w:r>
      </w:del>
      <m:oMath>
        <m:sSup>
          <m:e>
            <m:r>
              <m:rPr>
                <m:scr m:val="script"/>
                <m:sty m:val="p"/>
              </m:rPr>
              <m:t>S</m:t>
            </m:r>
          </m:e>
          <m:sup>
            <m:r>
              <m:rPr>
                <m:sty m:val="p"/>
              </m:rPr>
              <m:t>⟂</m:t>
            </m:r>
          </m:sup>
        </m:sSup>
      </m:oMath>
      <w:del w:id="2826" w:author="PR Preview" w:date="2026-01-01T00:00:00Z">
        <w:r>
          <w:delText xml:space="preserve"> </w:delText>
        </w:r>
      </w:del>
      <w:del w:id="2827" w:author="PR Preview" w:date="2026-01-01T00:00:00Z">
        <w:r>
          <w:delText xml:space="preserve">exactly when</w:delText>
        </w:r>
      </w:del>
      <w:del w:id="2828"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2829" w:author="PR Preview" w:date="2026-01-01T00:00:00Z">
        <w:r>
          <w:delText xml:space="preserve">:</w:delText>
        </w:r>
      </w:del>
      <w:del w:id="2830" w:author="PR Preview" w:date="2026-01-01T00:00:00Z">
        <w:r>
          <w:delText xml:space="preserve"> </w:delText>
        </w:r>
      </w:del>
      <w:del w:id="2831" w:author="PR Preview" w:date="2026-01-01T00:00:00Z">
        <w:r>
          <w:delText xml:space="preserve">that condition says</w:delText>
        </w:r>
      </w:del>
      <w:del w:id="2832"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del w:id="2833" w:author="PR Preview" w:date="2026-01-01T00:00:00Z">
        <w:r>
          <w:delText xml:space="preserve">,</w:delText>
        </w:r>
      </w:del>
      <w:del w:id="2834" w:author="PR Preview" w:date="2026-01-01T00:00:00Z">
        <w:r>
          <w:delText xml:space="preserve"> </w:delText>
        </w:r>
      </w:del>
      <w:del w:id="2835" w:author="PR Preview" w:date="2026-01-01T00:00:00Z">
        <w:r>
          <w:delText xml:space="preserve">and then</w:delText>
        </w:r>
      </w:del>
    </w:p>
    <w:p>
      <w:pPr>
        <w:pStyle w:val="BodyText"/>
      </w:pPr>
      <w:ins w:id="2836" w:author="PR Preview" w:date="2026-01-01T00:00:00Z">
        <w:r>
          <w:rPr>
            <w:b/>
            <w:bCs/>
          </w:rPr>
          <w:t xml:space="preserve">Part 2.</w:t>
        </w:r>
      </w:ins>
      <w:ins w:id="2837" w:author="PR Preview" w:date="2026-01-01T00:00:00Z">
        <w:r>
          <w:t xml:space="preserve"> </w:t>
        </w:r>
      </w:ins>
      <w:ins w:id="2838" w:author="PR Preview" w:date="2026-01-01T00:00:00Z">
        <w:r>
          <w:t xml:space="preserve">Let</w:t>
        </w:r>
      </w:ins>
      <w:ins w:id="2839"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2840" w:author="PR Preview" w:date="2026-01-01T00:00:00Z">
        <w:r>
          <w:t xml:space="preserve">.</w:t>
        </w:r>
      </w:ins>
      <w:ins w:id="2841" w:author="PR Preview" w:date="2026-01-01T00:00:00Z">
        <w:r>
          <w:t xml:space="preserve"> </w:t>
        </w:r>
      </w:ins>
      <w:ins w:id="2842" w:author="PR Preview" w:date="2026-01-01T00:00:00Z">
        <w:r>
          <w:t xml:space="preserve">If</w:t>
        </w:r>
      </w:ins>
      <w:ins w:id="2843" w:author="PR Preview" w:date="2026-01-01T00:00:00Z">
        <w:r>
          <w:t xml:space="preserve"> </w:t>
        </w:r>
      </w:ins>
      <m:oMath>
        <m:r>
          <m:t>d</m:t>
        </m:r>
        <m:r>
          <m:rPr>
            <m:sty m:val="p"/>
          </m:rPr>
          <m:t>=</m:t>
        </m:r>
        <m:r>
          <m:t>0</m:t>
        </m:r>
      </m:oMath>
      <w:ins w:id="2844" w:author="PR Preview" w:date="2026-01-01T00:00:00Z">
        <w:r>
          <w:t xml:space="preserve">, then</w:t>
        </w:r>
      </w:ins>
      <w:ins w:id="2845" w:author="PR Preview" w:date="2026-01-01T00:00:00Z">
        <w:r>
          <w:t xml:space="preserve"> </w:t>
        </w:r>
      </w:ins>
      <m:oMath>
        <m:r>
          <m:rPr>
            <m:scr m:val="script"/>
            <m:sty m:val="p"/>
          </m:rPr>
          <m:t>S</m:t>
        </m:r>
      </m:oMath>
      <w:ins w:id="2846" w:author="PR Preview" w:date="2026-01-01T00:00:00Z">
        <w:r>
          <w:t xml:space="preserve"> </w:t>
        </w:r>
      </w:ins>
      <w:ins w:id="2847" w:author="PR Preview" w:date="2026-01-01T00:00:00Z">
        <w:r>
          <w:t xml:space="preserve">has a basis (</w:t>
        </w:r>
      </w:ins>
      <w:hyperlink w:anchor="thm-extend-basis">
        <w:ins w:id="2848" w:author="PR Preview" w:date="2026-01-01T00:00:00Z">
          <w:r>
            <w:rPr>
              <w:rStyle w:val="Hyperlink"/>
            </w:rPr>
            <w:t xml:space="preserve">Theorem 28</w:t>
          </w:r>
        </w:ins>
      </w:hyperlink>
      <w:ins w:id="2849" w:author="PR Preview" w:date="2026-01-01T00:00:00Z">
        <w:r>
          <w:t xml:space="preserve">)</w:t>
        </w:r>
      </w:ins>
      <w:ins w:id="2850" w:author="PR Preview" w:date="2026-01-01T00:00:00Z">
        <w:r>
          <w:t xml:space="preserve"> </w:t>
        </w:r>
      </w:ins>
      <w:ins w:id="2851" w:author="PR Preview" w:date="2026-01-01T00:00:00Z">
        <w:r>
          <w:t xml:space="preserve">with</w:t>
        </w:r>
      </w:ins>
      <w:ins w:id="2852" w:author="PR Preview" w:date="2026-01-01T00:00:00Z">
        <w:r>
          <w:t xml:space="preserve"> </w:t>
        </w:r>
      </w:ins>
      <m:oMath>
        <m:r>
          <m:t>0</m:t>
        </m:r>
      </m:oMath>
      <w:ins w:id="2853" w:author="PR Preview" w:date="2026-01-01T00:00:00Z">
        <w:r>
          <w:t xml:space="preserve"> </w:t>
        </w:r>
      </w:ins>
      <w:ins w:id="2854" w:author="PR Preview" w:date="2026-01-01T00:00:00Z">
        <w:r>
          <w:t xml:space="preserve">vectors (</w:t>
        </w:r>
      </w:ins>
      <w:hyperlink w:anchor="def-dimension">
        <w:ins w:id="2855" w:author="PR Preview" w:date="2026-01-01T00:00:00Z">
          <w:r>
            <w:rPr>
              <w:rStyle w:val="Hyperlink"/>
            </w:rPr>
            <w:t xml:space="preserve">Definition 44</w:t>
          </w:r>
        </w:ins>
      </w:hyperlink>
      <w:ins w:id="2856" w:author="PR Preview" w:date="2026-01-01T00:00:00Z">
        <w:r>
          <w:t xml:space="preserve">), the empty list,</w:t>
        </w:r>
      </w:ins>
      <w:ins w:id="2857" w:author="PR Preview" w:date="2026-01-01T00:00:00Z">
        <w:r>
          <w:t xml:space="preserve"> </w:t>
        </w:r>
      </w:ins>
      <w:ins w:id="2858" w:author="PR Preview" w:date="2026-01-01T00:00:00Z">
        <w:r>
          <w:t xml:space="preserve">whose span is</w:t>
        </w:r>
      </w:ins>
      <w:ins w:id="2859" w:author="PR Preview" w:date="2026-01-01T00:00:00Z">
        <w:r>
          <w:t xml:space="preserve"> </w:t>
        </w:r>
      </w:ins>
      <m:oMath>
        <m:r>
          <m:t>​</m:t>
        </m:r>
        <m:d>
          <m:dPr>
            <m:begChr m:val="{"/>
            <m:sepChr m:val=""/>
            <m:endChr m:val="}"/>
            <m:grow/>
          </m:dPr>
          <m:e>
            <m:acc>
              <m:accPr>
                <m:chr m:val="̃"/>
              </m:accPr>
              <m:e>
                <m:r>
                  <m:t>0</m:t>
                </m:r>
              </m:e>
            </m:acc>
          </m:e>
        </m:d>
        <m:r>
          <m:t>​</m:t>
        </m:r>
      </m:oMath>
      <w:ins w:id="2860" w:author="PR Preview" w:date="2026-01-01T00:00:00Z">
        <w:r>
          <w:t xml:space="preserve"> </w:t>
        </w:r>
      </w:ins>
      <w:ins w:id="2861" w:author="PR Preview" w:date="2026-01-01T00:00:00Z">
        <w:r>
          <w:t xml:space="preserve">(</w:t>
        </w:r>
      </w:ins>
      <w:hyperlink w:anchor="def-span">
        <w:ins w:id="2862" w:author="PR Preview" w:date="2026-01-01T00:00:00Z">
          <w:r>
            <w:rPr>
              <w:rStyle w:val="Hyperlink"/>
            </w:rPr>
            <w:t xml:space="preserve">Definition 41</w:t>
          </w:r>
        </w:ins>
      </w:hyperlink>
      <w:ins w:id="2863" w:author="PR Preview" w:date="2026-01-01T00:00:00Z">
        <w:r>
          <w:t xml:space="preserve">);</w:t>
        </w:r>
      </w:ins>
      <w:ins w:id="2864" w:author="PR Preview" w:date="2026-01-01T00:00:00Z">
        <w:r>
          <w:t xml:space="preserve"> </w:t>
        </w:r>
      </w:ins>
      <w:ins w:id="2865" w:author="PR Preview" w:date="2026-01-01T00:00:00Z">
        <w:r>
          <w:t xml:space="preserve">so</w:t>
        </w:r>
      </w:ins>
      <w:ins w:id="2866" w:author="PR Preview" w:date="2026-01-01T00:00:00Z">
        <w:r>
          <w:t xml:space="preserve"> </w:t>
        </w:r>
      </w:ins>
      <m:oMath>
        <m:r>
          <m:rPr>
            <m:scr m:val="script"/>
            <m:sty m:val="p"/>
          </m:rPr>
          <m:t>S</m:t>
        </m:r>
        <m:r>
          <m:rPr>
            <m:sty m:val="p"/>
          </m:rPr>
          <m:t>=</m:t>
        </m:r>
        <m:r>
          <m:t>​</m:t>
        </m:r>
        <m:d>
          <m:dPr>
            <m:begChr m:val="{"/>
            <m:sepChr m:val=""/>
            <m:endChr m:val="}"/>
            <m:grow/>
          </m:dPr>
          <m:e>
            <m:acc>
              <m:accPr>
                <m:chr m:val="̃"/>
              </m:accPr>
              <m:e>
                <m:r>
                  <m:t>0</m:t>
                </m:r>
              </m:e>
            </m:acc>
          </m:e>
        </m:d>
        <m:r>
          <m:t>​</m:t>
        </m:r>
      </m:oMath>
      <w:ins w:id="2867" w:author="PR Preview" w:date="2026-01-01T00:00:00Z">
        <w:r>
          <w:t xml:space="preserve">,</w:t>
        </w:r>
      </w:ins>
      <w:ins w:id="2868"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2869" w:author="PR Preview" w:date="2026-01-01T00:00:00Z">
        <w:r>
          <w:t xml:space="preserve"> </w:t>
        </w:r>
      </w:ins>
      <w:ins w:id="2870" w:author="PR Preview" w:date="2026-01-01T00:00:00Z">
        <w:r>
          <w:t xml:space="preserve">(every</w:t>
        </w:r>
      </w:ins>
      <w:ins w:id="2871" w:author="PR Preview" w:date="2026-01-01T00:00:00Z">
        <w:r>
          <w:t xml:space="preserve"> </w:t>
        </w:r>
      </w:ins>
      <m:oMath>
        <m:acc>
          <m:accPr>
            <m:chr m:val="̃"/>
          </m:accPr>
          <m:e>
            <m:r>
              <m:t>u</m:t>
            </m:r>
          </m:e>
        </m:acc>
      </m:oMath>
      <w:ins w:id="2872" w:author="PR Preview" w:date="2026-01-01T00:00:00Z">
        <w:r>
          <w:t xml:space="preserve"> </w:t>
        </w:r>
      </w:ins>
      <w:ins w:id="2873" w:author="PR Preview" w:date="2026-01-01T00:00:00Z">
        <w:r>
          <w:t xml:space="preserve">satisfies</w:t>
        </w:r>
      </w:ins>
      <w:ins w:id="2874" w:author="PR Preview" w:date="2026-01-01T00:00:00Z">
        <w:r>
          <w:t xml:space="preserve"> </w:t>
        </w:r>
      </w:ins>
      <m:oMath>
        <m:acc>
          <m:accPr>
            <m:chr m:val="̃"/>
          </m:accPr>
          <m:e>
            <m:r>
              <m:t>0</m:t>
            </m:r>
          </m:e>
        </m:acc>
        <m:r>
          <m:rPr>
            <m:sty m:val="p"/>
          </m:rPr>
          <m:t>⋅</m:t>
        </m:r>
        <m:acc>
          <m:accPr>
            <m:chr m:val="̃"/>
          </m:accPr>
          <m:e>
            <m:r>
              <m:t>u</m:t>
            </m:r>
          </m:e>
        </m:acc>
        <m:r>
          <m:rPr>
            <m:sty m:val="p"/>
          </m:rPr>
          <m:t>=</m:t>
        </m:r>
        <m:r>
          <m:t>0</m:t>
        </m:r>
      </m:oMath>
      <w:ins w:id="2875" w:author="PR Preview" w:date="2026-01-01T00:00:00Z">
        <w:r>
          <w:t xml:space="preserve">),</w:t>
        </w:r>
      </w:ins>
      <w:ins w:id="2876" w:author="PR Preview" w:date="2026-01-01T00:00:00Z">
        <w:r>
          <w:t xml:space="preserve"> </w:t>
        </w:r>
      </w:ins>
      <w:ins w:id="2877" w:author="PR Preview" w:date="2026-01-01T00:00:00Z">
        <w:r>
          <w:t xml:space="preserve">and</w:t>
        </w:r>
      </w:ins>
      <w:ins w:id="2878" w:author="PR Preview" w:date="2026-01-01T00:00:00Z">
        <w:r>
          <w:t xml:space="preserve"> </w:t>
        </w:r>
      </w:ins>
      <m:oMath>
        <m:r>
          <m:t>0</m:t>
        </m:r>
        <m:r>
          <m:rPr>
            <m:sty m:val="p"/>
          </m:rPr>
          <m:t>+</m:t>
        </m:r>
        <m:r>
          <m:t>p</m:t>
        </m:r>
        <m:r>
          <m:rPr>
            <m:sty m:val="p"/>
          </m:rPr>
          <m:t>=</m:t>
        </m:r>
        <m:r>
          <m:t>p</m:t>
        </m:r>
      </m:oMath>
      <w:ins w:id="2879" w:author="PR Preview" w:date="2026-01-01T00:00:00Z">
        <w:r>
          <w:t xml:space="preserve"> </w:t>
        </w:r>
      </w:ins>
      <w:ins w:id="2880" w:author="PR Preview" w:date="2026-01-01T00:00:00Z">
        <w:r>
          <w:t xml:space="preserve">(</w:t>
        </w:r>
      </w:ins>
      <w:hyperlink w:anchor="exm-dimension">
        <w:ins w:id="2881" w:author="PR Preview" w:date="2026-01-01T00:00:00Z">
          <w:r>
            <w:rPr>
              <w:rStyle w:val="Hyperlink"/>
            </w:rPr>
            <w:t xml:space="preserve">Example 47</w:t>
          </w:r>
        </w:ins>
      </w:hyperlink>
      <w:ins w:id="2882" w:author="PR Preview" w:date="2026-01-01T00:00:00Z">
        <w:r>
          <w:t xml:space="preserve">).</w:t>
        </w:r>
      </w:ins>
      <w:ins w:id="2883" w:author="PR Preview" w:date="2026-01-01T00:00:00Z">
        <w:r>
          <w:t xml:space="preserve"> </w:t>
        </w:r>
      </w:ins>
      <w:ins w:id="2884" w:author="PR Preview" w:date="2026-01-01T00:00:00Z">
        <w:r>
          <w:t xml:space="preserve">If</w:t>
        </w:r>
      </w:ins>
      <w:ins w:id="2885" w:author="PR Preview" w:date="2026-01-01T00:00:00Z">
        <w:r>
          <w:t xml:space="preserve"> </w:t>
        </w:r>
      </w:ins>
      <m:oMath>
        <m:r>
          <m:t>d</m:t>
        </m:r>
        <m:r>
          <m:rPr>
            <m:sty m:val="p"/>
          </m:rPr>
          <m:t>≥</m:t>
        </m:r>
        <m:r>
          <m:t>1</m:t>
        </m:r>
      </m:oMath>
      <w:ins w:id="2886" w:author="PR Preview" w:date="2026-01-01T00:00:00Z">
        <w:r>
          <w:t xml:space="preserve">, choose a basis</w:t>
        </w:r>
      </w:ins>
      <w:ins w:id="2887"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ins w:id="2888" w:author="PR Preview" w:date="2026-01-01T00:00:00Z">
        <w:r>
          <w:t xml:space="preserve"> </w:t>
        </w:r>
      </w:ins>
      <w:ins w:id="2889" w:author="PR Preview" w:date="2026-01-01T00:00:00Z">
        <w:r>
          <w:t xml:space="preserve">of</w:t>
        </w:r>
      </w:ins>
      <w:ins w:id="2890" w:author="PR Preview" w:date="2026-01-01T00:00:00Z">
        <w:r>
          <w:t xml:space="preserve"> </w:t>
        </w:r>
      </w:ins>
      <m:oMath>
        <m:r>
          <m:rPr>
            <m:scr m:val="script"/>
            <m:sty m:val="p"/>
          </m:rPr>
          <m:t>S</m:t>
        </m:r>
      </m:oMath>
      <w:ins w:id="2891" w:author="PR Preview" w:date="2026-01-01T00:00:00Z">
        <w:r>
          <w:t xml:space="preserve"> </w:t>
        </w:r>
      </w:ins>
      <w:ins w:id="2892" w:author="PR Preview" w:date="2026-01-01T00:00:00Z">
        <w:r>
          <w:t xml:space="preserve">(</w:t>
        </w:r>
      </w:ins>
      <w:hyperlink w:anchor="thm-extend-basis">
        <w:ins w:id="2893" w:author="PR Preview" w:date="2026-01-01T00:00:00Z">
          <w:r>
            <w:rPr>
              <w:rStyle w:val="Hyperlink"/>
            </w:rPr>
            <w:t xml:space="preserve">Theorem 28</w:t>
          </w:r>
        </w:ins>
      </w:hyperlink>
      <w:ins w:id="2894" w:author="PR Preview" w:date="2026-01-01T00:00:00Z">
        <w:r>
          <w:t xml:space="preserve">),</w:t>
        </w:r>
      </w:ins>
      <w:ins w:id="2895" w:author="PR Preview" w:date="2026-01-01T00:00:00Z">
        <w:r>
          <w:t xml:space="preserve"> </w:t>
        </w:r>
      </w:ins>
      <w:ins w:id="2896" w:author="PR Preview" w:date="2026-01-01T00:00:00Z">
        <w:r>
          <w:t xml:space="preserve">and let</w:t>
        </w:r>
      </w:ins>
      <w:ins w:id="2897" w:author="PR Preview" w:date="2026-01-01T00:00:00Z">
        <w:r>
          <w:t xml:space="preserve"> </w:t>
        </w:r>
      </w:ins>
      <m:oMath>
        <m:r>
          <m:rPr>
            <m:sty m:val="bi"/>
          </m:rPr>
          <m:t>A</m:t>
        </m:r>
      </m:oMath>
      <w:ins w:id="2898" w:author="PR Preview" w:date="2026-01-01T00:00:00Z">
        <w:r>
          <w:t xml:space="preserve"> </w:t>
        </w:r>
      </w:ins>
      <w:ins w:id="2899" w:author="PR Preview" w:date="2026-01-01T00:00:00Z">
        <w:r>
          <w:t xml:space="preserve">be the</w:t>
        </w:r>
      </w:ins>
      <w:ins w:id="2900" w:author="PR Preview" w:date="2026-01-01T00:00:00Z">
        <w:r>
          <w:t xml:space="preserve"> </w:t>
        </w:r>
      </w:ins>
      <m:oMath>
        <m:r>
          <m:t>p</m:t>
        </m:r>
        <m:r>
          <m:rPr>
            <m:sty m:val="p"/>
          </m:rPr>
          <m:t>×</m:t>
        </m:r>
        <m:r>
          <m:t>d</m:t>
        </m:r>
      </m:oMath>
      <w:ins w:id="2901" w:author="PR Preview" w:date="2026-01-01T00:00:00Z">
        <w:r>
          <w:t xml:space="preserve"> </w:t>
        </w:r>
      </w:ins>
      <w:ins w:id="2902" w:author="PR Preview" w:date="2026-01-01T00:00:00Z">
        <w:r>
          <w:t xml:space="preserve">matrix with these columns.</w:t>
        </w:r>
      </w:ins>
      <w:ins w:id="2903" w:author="PR Preview" w:date="2026-01-01T00:00:00Z">
        <w:r>
          <w:t xml:space="preserve"> </w:t>
        </w:r>
      </w:ins>
      <w:ins w:id="2904" w:author="PR Preview" w:date="2026-01-01T00:00:00Z">
        <w:r>
          <w:t xml:space="preserve">The basis spans</w:t>
        </w:r>
      </w:ins>
      <w:ins w:id="2905" w:author="PR Preview" w:date="2026-01-01T00:00:00Z">
        <w:r>
          <w:t xml:space="preserve"> </w:t>
        </w:r>
      </w:ins>
      <m:oMath>
        <m:r>
          <m:rPr>
            <m:scr m:val="script"/>
            <m:sty m:val="p"/>
          </m:rPr>
          <m:t>S</m:t>
        </m:r>
      </m:oMath>
      <w:ins w:id="2906" w:author="PR Preview" w:date="2026-01-01T00:00:00Z">
        <w:r>
          <w:t xml:space="preserve">,</w:t>
        </w:r>
      </w:ins>
      <w:ins w:id="2907" w:author="PR Preview" w:date="2026-01-01T00:00:00Z">
        <w:r>
          <w:t xml:space="preserve"> </w:t>
        </w:r>
      </w:ins>
      <w:ins w:id="2908" w:author="PR Preview" w:date="2026-01-01T00:00:00Z">
        <w:r>
          <w:t xml:space="preserve">so</w:t>
        </w:r>
      </w:ins>
      <w:ins w:id="2909"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2910" w:author="PR Preview" w:date="2026-01-01T00:00:00Z">
        <w:r>
          <w:t xml:space="preserve"> </w:t>
        </w:r>
      </w:ins>
      <w:ins w:id="2911" w:author="PR Preview" w:date="2026-01-01T00:00:00Z">
        <w:r>
          <w:t xml:space="preserve">(</w:t>
        </w:r>
      </w:ins>
      <w:hyperlink w:anchor="thm-column-space-span">
        <w:ins w:id="2912" w:author="PR Preview" w:date="2026-01-01T00:00:00Z">
          <w:r>
            <w:rPr>
              <w:rStyle w:val="Hyperlink"/>
            </w:rPr>
            <w:t xml:space="preserve">Theorem 31</w:t>
          </w:r>
        </w:ins>
      </w:hyperlink>
      <w:ins w:id="2913" w:author="PR Preview" w:date="2026-01-01T00:00:00Z">
        <w:r>
          <w:t xml:space="preserve">),</w:t>
        </w:r>
      </w:ins>
      <w:ins w:id="2914" w:author="PR Preview" w:date="2026-01-01T00:00:00Z">
        <w:r>
          <w:t xml:space="preserve"> </w:t>
        </w:r>
      </w:ins>
      <w:ins w:id="2915" w:author="PR Preview" w:date="2026-01-01T00:00:00Z">
        <w:r>
          <w:t xml:space="preserve">and</w:t>
        </w:r>
      </w:ins>
      <w:ins w:id="2916"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917" w:author="PR Preview" w:date="2026-01-01T00:00:00Z">
        <w:r>
          <w:t xml:space="preserve"> </w:t>
        </w:r>
      </w:ins>
      <w:ins w:id="2918" w:author="PR Preview" w:date="2026-01-01T00:00:00Z">
        <w:r>
          <w:t xml:space="preserve">(</w:t>
        </w:r>
      </w:ins>
      <w:hyperlink w:anchor="thm-complement-null-space">
        <w:ins w:id="2919" w:author="PR Preview" w:date="2026-01-01T00:00:00Z">
          <w:r>
            <w:rPr>
              <w:rStyle w:val="Hyperlink"/>
            </w:rPr>
            <w:t xml:space="preserve">Theorem 49</w:t>
          </w:r>
        </w:ins>
      </w:hyperlink>
      <w:ins w:id="2920" w:author="PR Preview" w:date="2026-01-01T00:00:00Z">
        <w:r>
          <w:t xml:space="preserve">).</w:t>
        </w:r>
      </w:ins>
      <w:ins w:id="2921" w:author="PR Preview" w:date="2026-01-01T00:00:00Z">
        <w:r>
          <w:t xml:space="preserve"> </w:t>
        </w:r>
      </w:ins>
      <m:oMath>
        <m:sSup>
          <m:e>
            <m:r>
              <m:rPr>
                <m:sty m:val="bi"/>
              </m:rPr>
              <m:t>A</m:t>
            </m:r>
          </m:e>
          <m:sup>
            <m:r>
              <m:rPr>
                <m:sty m:val="p"/>
              </m:rPr>
              <m:t>⊤</m:t>
            </m:r>
          </m:sup>
        </m:sSup>
      </m:oMath>
      <w:ins w:id="2922" w:author="PR Preview" w:date="2026-01-01T00:00:00Z">
        <w:r>
          <w:t xml:space="preserve"> </w:t>
        </w:r>
      </w:ins>
      <w:ins w:id="2923" w:author="PR Preview" w:date="2026-01-01T00:00:00Z">
        <w:r>
          <w:t xml:space="preserve">is</w:t>
        </w:r>
      </w:ins>
      <w:ins w:id="2924" w:author="PR Preview" w:date="2026-01-01T00:00:00Z">
        <w:r>
          <w:t xml:space="preserve"> </w:t>
        </w:r>
      </w:ins>
      <m:oMath>
        <m:r>
          <m:t>d</m:t>
        </m:r>
        <m:r>
          <m:rPr>
            <m:sty m:val="p"/>
          </m:rPr>
          <m:t>×</m:t>
        </m:r>
        <m:r>
          <m:t>p</m:t>
        </m:r>
      </m:oMath>
      <w:ins w:id="2925"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49</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ins w:id="2926" w:author="PR Preview" w:date="2026-01-01T00:00:00Z">
        <w:r>
          <w:rPr>
            <w:b/>
            <w:bCs/>
          </w:rPr>
          <w:t xml:space="preserve">Part 3.</w:t>
        </w:r>
      </w:ins>
      <w:ins w:id="2927" w:author="PR Preview" w:date="2026-01-01T00:00:00Z">
        <w:r>
          <w:t xml:space="preserve"> </w:t>
        </w:r>
      </w:ins>
      <m:oMath>
        <m:r>
          <m:rPr>
            <m:scr m:val="script"/>
            <m:sty m:val="p"/>
          </m:rPr>
          <m:t>S</m:t>
        </m:r>
        <m:r>
          <m:rPr>
            <m:sty m:val="p"/>
          </m:rPr>
          <m:t>+</m:t>
        </m:r>
        <m:sSup>
          <m:e>
            <m:r>
              <m:rPr>
                <m:scr m:val="script"/>
                <m:sty m:val="p"/>
              </m:rPr>
              <m:t>S</m:t>
            </m:r>
          </m:e>
          <m:sup>
            <m:r>
              <m:rPr>
                <m:sty m:val="p"/>
              </m:rPr>
              <m:t>⟂</m:t>
            </m:r>
          </m:sup>
        </m:sSup>
      </m:oMath>
      <w:ins w:id="2928" w:author="PR Preview" w:date="2026-01-01T00:00:00Z">
        <w:r>
          <w:t xml:space="preserve"> </w:t>
        </w:r>
      </w:ins>
      <w:ins w:id="2929" w:author="PR Preview" w:date="2026-01-01T00:00:00Z">
        <w:r>
          <w:t xml:space="preserve">is a subspace of</w:t>
        </w:r>
      </w:ins>
      <w:ins w:id="2930" w:author="PR Preview" w:date="2026-01-01T00:00:00Z">
        <w:r>
          <w:t xml:space="preserve"> </w:t>
        </w:r>
      </w:ins>
      <m:oMath>
        <m:sSup>
          <m:e>
            <m:r>
              <m:rPr>
                <m:scr m:val="double-struck"/>
                <m:sty m:val="p"/>
              </m:rPr>
              <m:t>R</m:t>
            </m:r>
          </m:e>
          <m:sup>
            <m:r>
              <m:t>p</m:t>
            </m:r>
          </m:sup>
        </m:sSup>
      </m:oMath>
      <w:ins w:id="2931" w:author="PR Preview" w:date="2026-01-01T00:00:00Z">
        <w:r>
          <w:t xml:space="preserve"> </w:t>
        </w:r>
      </w:ins>
      <w:ins w:id="2932" w:author="PR Preview" w:date="2026-01-01T00:00:00Z">
        <w:r>
          <w:t xml:space="preserve">(</w:t>
        </w:r>
      </w:ins>
      <w:hyperlink w:anchor="thm-sum-intersection-subspace">
        <w:ins w:id="2933" w:author="PR Preview" w:date="2026-01-01T00:00:00Z">
          <w:r>
            <w:rPr>
              <w:rStyle w:val="Hyperlink"/>
            </w:rPr>
            <w:t xml:space="preserve">Theorem 43</w:t>
          </w:r>
        </w:ins>
      </w:hyperlink>
      <w:ins w:id="2934" w:author="PR Preview" w:date="2026-01-01T00:00:00Z">
        <w:r>
          <w:t xml:space="preserve">), and</w:t>
        </w:r>
      </w:ins>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44</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ins w:id="2935" w:author="PR Preview" w:date="2026-01-01T00:00:00Z">
        <w:r>
          <w:t xml:space="preserve">Since</w:t>
        </w:r>
      </w:ins>
      <w:ins w:id="2936"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2937" w:author="PR Preview" w:date="2026-01-01T00:00:00Z">
        <w:r>
          <w:t xml:space="preserve">,</w:t>
        </w:r>
      </w:ins>
      <w:ins w:id="2938" w:author="PR Preview" w:date="2026-01-01T00:00:00Z">
        <w:r>
          <w:t xml:space="preserve"> </w:t>
        </w:r>
      </w:ins>
      <m:oMath>
        <m:sSup>
          <m:e>
            <m:r>
              <m:rPr>
                <m:scr m:val="double-struck"/>
                <m:sty m:val="p"/>
              </m:rPr>
              <m:t>R</m:t>
            </m:r>
          </m:e>
          <m:sup>
            <m:r>
              <m:t>p</m:t>
            </m:r>
          </m:sup>
        </m:sSup>
      </m:oMath>
      <w:ins w:id="2939" w:author="PR Preview" w:date="2026-01-01T00:00:00Z">
        <w:r>
          <w:t xml:space="preserve"> </w:t>
        </w:r>
      </w:ins>
      <w:ins w:id="2940" w:author="PR Preview" w:date="2026-01-01T00:00:00Z">
        <w:r>
          <w:t xml:space="preserve">is a subspace (</w:t>
        </w:r>
      </w:ins>
      <w:hyperlink w:anchor="exm-subspace">
        <w:ins w:id="2941" w:author="PR Preview" w:date="2026-01-01T00:00:00Z">
          <w:r>
            <w:rPr>
              <w:rStyle w:val="Hyperlink"/>
            </w:rPr>
            <w:t xml:space="preserve">Example 34</w:t>
          </w:r>
        </w:ins>
      </w:hyperlink>
      <w:ins w:id="2942" w:author="PR Preview" w:date="2026-01-01T00:00:00Z">
        <w:r>
          <w:t xml:space="preserve">)</w:t>
        </w:r>
      </w:ins>
      <w:ins w:id="2943" w:author="PR Preview" w:date="2026-01-01T00:00:00Z">
        <w:r>
          <w:t xml:space="preserve"> </w:t>
        </w:r>
      </w:ins>
      <w:ins w:id="2944" w:author="PR Preview" w:date="2026-01-01T00:00:00Z">
        <w:r>
          <w:t xml:space="preserve">and</w:t>
        </w:r>
      </w:ins>
      <w:ins w:id="2945"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2946" w:author="PR Preview" w:date="2026-01-01T00:00:00Z">
        <w:r>
          <w:t xml:space="preserve"> </w:t>
        </w:r>
      </w:ins>
      <w:ins w:id="2947" w:author="PR Preview" w:date="2026-01-01T00:00:00Z">
        <w:r>
          <w:t xml:space="preserve">(</w:t>
        </w:r>
      </w:ins>
      <w:hyperlink w:anchor="exm-dimension">
        <w:ins w:id="2948" w:author="PR Preview" w:date="2026-01-01T00:00:00Z">
          <w:r>
            <w:rPr>
              <w:rStyle w:val="Hyperlink"/>
            </w:rPr>
            <w:t xml:space="preserve">Example 47</w:t>
          </w:r>
        </w:ins>
      </w:hyperlink>
      <w:ins w:id="2949" w:author="PR Preview" w:date="2026-01-01T00:00:00Z">
        <w:r>
          <w:t xml:space="preserve">),</w:t>
        </w:r>
      </w:ins>
      <w:ins w:id="2950" w:author="PR Preview" w:date="2026-01-01T00:00:00Z">
        <w:r>
          <w:t xml:space="preserve"> </w:t>
        </w:r>
      </w:ins>
      <w:hyperlink w:anchor="thm-subspace-equal-dim">
        <w:ins w:id="2951" w:author="PR Preview" w:date="2026-01-01T00:00:00Z">
          <w:r>
            <w:rPr>
              <w:rStyle w:val="Hyperlink"/>
            </w:rPr>
            <w:t xml:space="preserve">Theorem 30</w:t>
          </w:r>
        </w:ins>
      </w:hyperlink>
      <w:ins w:id="2952" w:author="PR Preview" w:date="2026-01-01T00:00:00Z">
        <w:r>
          <w:t xml:space="preserve"> </w:t>
        </w:r>
      </w:ins>
      <w:ins w:id="2953" w:author="PR Preview" w:date="2026-01-01T00:00:00Z">
        <w:r>
          <w:t xml:space="preserve">gives</w:t>
        </w:r>
      </w:ins>
      <w:ins w:id="2954" w:author="PR Preview" w:date="2026-01-01T00:00:00Z">
        <w:r>
          <w:t xml:space="preserve"> </w:t>
        </w:r>
      </w:ins>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ins w:id="2955" w:author="PR Preview" w:date="2026-01-01T00:00:00Z">
        <w:r>
          <w:t xml:space="preserve">.</w:t>
        </w:r>
      </w:ins>
      <w:ins w:id="2956" w:author="PR Preview" w:date="2026-01-01T00:00:00Z">
        <w:r>
          <w:t xml:space="preserve"> </w:t>
        </w:r>
      </w:ins>
      <w:ins w:id="2957" w:author="PR Preview" w:date="2026-01-01T00:00:00Z">
        <w:r>
          <w:t xml:space="preserve">Together with part 1,</w:t>
        </w:r>
      </w:ins>
      <w:ins w:id="2958"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ins w:id="2959" w:author="PR Preview" w:date="2026-01-01T00:00:00Z">
        <w:r>
          <w:t xml:space="preserve">.</w:t>
        </w:r>
      </w:ins>
      <w:ins w:id="2960" w:author="PR Preview" w:date="2026-01-01T00:00:00Z">
        <w:r>
          <w:t xml:space="preserve"> </w:t>
        </w:r>
      </w:ins>
      <w:ins w:id="2961" w:author="PR Preview" w:date="2026-01-01T00:00:00Z">
        <w:r>
          <w:t xml:space="preserve">The uniqueness of the split then follows from</w:t>
        </w:r>
      </w:ins>
      <w:ins w:id="2962" w:author="PR Preview" w:date="2026-01-01T00:00:00Z">
        <w:r>
          <w:t xml:space="preserve"> </w:t>
        </w:r>
      </w:ins>
      <w:hyperlink w:anchor="thm-direct-sum-equiv">
        <w:ins w:id="2963" w:author="PR Preview" w:date="2026-01-01T00:00:00Z">
          <w:r>
            <w:rPr>
              <w:rStyle w:val="Hyperlink"/>
            </w:rPr>
            <w:t xml:space="preserve">Theorem 46</w:t>
          </w:r>
        </w:ins>
      </w:hyperlink>
      <w:ins w:id="2964" w:author="PR Preview" w:date="2026-01-01T00:00:00Z">
        <w:r>
          <w:t xml:space="preserve"> </w:t>
        </w:r>
      </w:ins>
      <w:ins w:id="2965" w:author="PR Preview" w:date="2026-01-01T00:00:00Z">
        <w:r>
          <w:t xml:space="preserve">(statement 1 implies statement 3).</w:t>
        </w:r>
      </w:ins>
    </w:p>
    <w:bookmarkStart w:id="304" w:name="exm-orthogonal-direct-sum"/>
    <w:p>
      <w:pPr>
        <w:pStyle w:val="BodyText"/>
      </w:pPr>
      <w:ins w:id="2966" w:author="PR Preview" w:date="2026-01-01T00:00:00Z">
        <w:r>
          <w:rPr>
            <w:b/>
            <w:bCs/>
          </w:rPr>
          <w:t xml:space="preserve">Example 87 (Splitting a vector of</w:t>
        </w:r>
      </w:ins>
      <w:ins w:id="2967" w:author="PR Preview" w:date="2026-01-01T00:00:00Z">
        <w:r>
          <w:rPr>
            <w:b/>
            <w:bCs/>
          </w:rPr>
          <w:t xml:space="preserve"> </w:t>
        </w:r>
      </w:ins>
      <m:oMath>
        <m:sSup>
          <m:e>
            <m:r>
              <m:rPr>
                <m:scr m:val="double-struck"/>
                <m:sty m:val="p"/>
              </m:rPr>
              <m:t>R</m:t>
            </m:r>
          </m:e>
          <m:sup>
            <m:r>
              <m:t>3</m:t>
            </m:r>
          </m:sup>
        </m:sSup>
      </m:oMath>
      <w:ins w:id="2968" w:author="PR Preview" w:date="2026-01-01T00:00:00Z">
        <w:r>
          <w:rPr>
            <w:b/>
            <w:bCs/>
          </w:rPr>
          <w:t xml:space="preserve"> </w:t>
        </w:r>
      </w:ins>
      <w:ins w:id="2969" w:author="PR Preview" w:date="2026-01-01T00:00:00Z">
        <w:r>
          <w:rPr>
            <w:b/>
            <w:bCs/>
          </w:rPr>
          <w:t xml:space="preserve">along a line and its complement)</w:t>
        </w:r>
      </w:ins>
      <w:ins w:id="2970" w:author="PR Preview" w:date="2026-01-01T00:00:00Z">
        <w:r>
          <w:t xml:space="preserve"> </w:t>
        </w:r>
      </w:ins>
      <w:ins w:id="2971" w:author="PR Preview" w:date="2026-01-01T00:00:00Z">
        <w:r>
          <w:t xml:space="preserve">Let</w:t>
        </w:r>
      </w:ins>
      <w:ins w:id="2972"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973" w:author="PR Preview" w:date="2026-01-01T00:00:00Z">
        <w:r>
          <w:t xml:space="preserve"> </w:t>
        </w:r>
      </w:ins>
      <w:ins w:id="2974" w:author="PR Preview" w:date="2026-01-01T00:00:00Z">
        <w:r>
          <w:t xml:space="preserve">in</w:t>
        </w:r>
      </w:ins>
      <w:ins w:id="2975" w:author="PR Preview" w:date="2026-01-01T00:00:00Z">
        <w:r>
          <w:t xml:space="preserve"> </w:t>
        </w:r>
      </w:ins>
      <m:oMath>
        <m:sSup>
          <m:e>
            <m:r>
              <m:rPr>
                <m:scr m:val="double-struck"/>
                <m:sty m:val="p"/>
              </m:rPr>
              <m:t>R</m:t>
            </m:r>
          </m:e>
          <m:sup>
            <m:r>
              <m:t>3</m:t>
            </m:r>
          </m:sup>
        </m:sSup>
      </m:oMath>
      <w:ins w:id="2976" w:author="PR Preview" w:date="2026-01-01T00:00:00Z">
        <w:r>
          <w:t xml:space="preserve">.</w:t>
        </w:r>
      </w:ins>
      <w:ins w:id="2977" w:author="PR Preview" w:date="2026-01-01T00:00:00Z">
        <w:r>
          <w:t xml:space="preserve"> </w:t>
        </w:r>
      </w:ins>
      <w:ins w:id="2978" w:author="PR Preview" w:date="2026-01-01T00:00:00Z">
        <w:r>
          <w:t xml:space="preserve">A single nonzero vector is linearly independent</w:t>
        </w:r>
      </w:ins>
      <w:ins w:id="2979" w:author="PR Preview" w:date="2026-01-01T00:00:00Z">
        <w:r>
          <w:t xml:space="preserve"> </w:t>
        </w:r>
      </w:ins>
      <w:ins w:id="2980" w:author="PR Preview" w:date="2026-01-01T00:00:00Z">
        <w:r>
          <w:t xml:space="preserve">(</w:t>
        </w:r>
      </w:ins>
      <m:oMath>
        <m:r>
          <m:t>c</m:t>
        </m:r>
        <m:r>
          <m:t> </m:t>
        </m:r>
        <m:acc>
          <m:accPr>
            <m:chr m:val="̃"/>
          </m:accPr>
          <m:e>
            <m:r>
              <m:t>v</m:t>
            </m:r>
          </m:e>
        </m:acc>
        <m:r>
          <m:rPr>
            <m:sty m:val="p"/>
          </m:rPr>
          <m:t>=</m:t>
        </m:r>
        <m:acc>
          <m:accPr>
            <m:chr m:val="̃"/>
          </m:accPr>
          <m:e>
            <m:r>
              <m:t>0</m:t>
            </m:r>
          </m:e>
        </m:acc>
      </m:oMath>
      <w:ins w:id="2981" w:author="PR Preview" w:date="2026-01-01T00:00:00Z">
        <w:r>
          <w:t xml:space="preserve"> </w:t>
        </w:r>
      </w:ins>
      <w:ins w:id="2982" w:author="PR Preview" w:date="2026-01-01T00:00:00Z">
        <w:r>
          <w:t xml:space="preserve">with</w:t>
        </w:r>
      </w:ins>
      <w:ins w:id="2983" w:author="PR Preview" w:date="2026-01-01T00:00:00Z">
        <w:r>
          <w:t xml:space="preserve"> </w:t>
        </w:r>
      </w:ins>
      <m:oMath>
        <m:acc>
          <m:accPr>
            <m:chr m:val="̃"/>
          </m:accPr>
          <m:e>
            <m:r>
              <m:t>v</m:t>
            </m:r>
          </m:e>
        </m:acc>
        <m:r>
          <m:rPr>
            <m:sty m:val="p"/>
          </m:rPr>
          <m:t>≠</m:t>
        </m:r>
        <m:acc>
          <m:accPr>
            <m:chr m:val="̃"/>
          </m:accPr>
          <m:e>
            <m:r>
              <m:t>0</m:t>
            </m:r>
          </m:e>
        </m:acc>
      </m:oMath>
      <w:ins w:id="2984" w:author="PR Preview" w:date="2026-01-01T00:00:00Z">
        <w:r>
          <w:t xml:space="preserve"> </w:t>
        </w:r>
      </w:ins>
      <w:ins w:id="2985" w:author="PR Preview" w:date="2026-01-01T00:00:00Z">
        <w:r>
          <w:t xml:space="preserve">forces</w:t>
        </w:r>
      </w:ins>
      <w:ins w:id="2986" w:author="PR Preview" w:date="2026-01-01T00:00:00Z">
        <w:r>
          <w:t xml:space="preserve"> </w:t>
        </w:r>
      </w:ins>
      <m:oMath>
        <m:r>
          <m:t>c</m:t>
        </m:r>
        <m:r>
          <m:rPr>
            <m:sty m:val="p"/>
          </m:rPr>
          <m:t>=</m:t>
        </m:r>
        <m:r>
          <m:t>0</m:t>
        </m:r>
      </m:oMath>
      <w:ins w:id="2987" w:author="PR Preview" w:date="2026-01-01T00:00:00Z">
        <w:r>
          <w:t xml:space="preserve">),</w:t>
        </w:r>
      </w:ins>
      <w:ins w:id="2988" w:author="PR Preview" w:date="2026-01-01T00:00:00Z">
        <w:r>
          <w:t xml:space="preserve"> </w:t>
        </w:r>
      </w:ins>
      <w:ins w:id="2989" w:author="PR Preview" w:date="2026-01-01T00:00:00Z">
        <w:r>
          <w:t xml:space="preserve">so</w:t>
        </w:r>
      </w:ins>
      <w:ins w:id="2990" w:author="PR Preview" w:date="2026-01-01T00:00:00Z">
        <w:r>
          <w:t xml:space="preserve"> </w:t>
        </w:r>
      </w:ins>
      <m:oMath>
        <m:r>
          <m:rPr>
            <m:sty m:val="p"/>
          </m:rPr>
          <m:t>(</m:t>
        </m:r>
        <m:r>
          <m:t>1</m:t>
        </m:r>
        <m:r>
          <m:rPr>
            <m:sty m:val="p"/>
          </m:rPr>
          <m:t>,</m:t>
        </m:r>
        <m:r>
          <m:t>1</m:t>
        </m:r>
        <m:r>
          <m:rPr>
            <m:sty m:val="p"/>
          </m:rPr>
          <m:t>,</m:t>
        </m:r>
        <m:r>
          <m:t>0</m:t>
        </m:r>
        <m:r>
          <m:rPr>
            <m:sty m:val="p"/>
          </m:rPr>
          <m:t>)</m:t>
        </m:r>
      </m:oMath>
      <w:ins w:id="2991" w:author="PR Preview" w:date="2026-01-01T00:00:00Z">
        <w:r>
          <w:t xml:space="preserve"> </w:t>
        </w:r>
      </w:ins>
      <w:ins w:id="2992" w:author="PR Preview" w:date="2026-01-01T00:00:00Z">
        <w:r>
          <w:t xml:space="preserve">is a basis of</w:t>
        </w:r>
      </w:ins>
      <w:ins w:id="2993" w:author="PR Preview" w:date="2026-01-01T00:00:00Z">
        <w:r>
          <w:t xml:space="preserve"> </w:t>
        </w:r>
      </w:ins>
      <m:oMath>
        <m:r>
          <m:rPr>
            <m:scr m:val="script"/>
            <m:sty m:val="p"/>
          </m:rPr>
          <m:t>S</m:t>
        </m:r>
      </m:oMath>
      <w:ins w:id="2994" w:author="PR Preview" w:date="2026-01-01T00:00:00Z">
        <w:r>
          <w:t xml:space="preserve"> </w:t>
        </w:r>
      </w:ins>
      <w:ins w:id="2995" w:author="PR Preview" w:date="2026-01-01T00:00:00Z">
        <w:r>
          <w:t xml:space="preserve">and</w:t>
        </w:r>
      </w:ins>
      <w:ins w:id="2996"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2997" w:author="PR Preview" w:date="2026-01-01T00:00:00Z">
        <w:r>
          <w:t xml:space="preserve">.</w:t>
        </w:r>
      </w:ins>
      <w:ins w:id="2998" w:author="PR Preview" w:date="2026-01-01T00:00:00Z">
        <w:r>
          <w:t xml:space="preserve"> </w:t>
        </w:r>
      </w:ins>
      <w:ins w:id="2999" w:author="PR Preview" w:date="2026-01-01T00:00:00Z">
        <w:r>
          <w:t xml:space="preserve">A vector</w:t>
        </w:r>
      </w:ins>
      <w:ins w:id="3000" w:author="PR Preview" w:date="2026-01-01T00:00:00Z">
        <w:r>
          <w:t xml:space="preserve"> </w:t>
        </w:r>
      </w:ins>
      <m:oMath>
        <m:acc>
          <m:accPr>
            <m:chr m:val="̃"/>
          </m:accPr>
          <m:e>
            <m:r>
              <m:t>u</m:t>
            </m:r>
          </m:e>
        </m:acc>
      </m:oMath>
      <w:ins w:id="3001" w:author="PR Preview" w:date="2026-01-01T00:00:00Z">
        <w:r>
          <w:t xml:space="preserve"> </w:t>
        </w:r>
      </w:ins>
      <w:ins w:id="3002" w:author="PR Preview" w:date="2026-01-01T00:00:00Z">
        <w:r>
          <w:t xml:space="preserve">is in</w:t>
        </w:r>
      </w:ins>
      <w:ins w:id="3003" w:author="PR Preview" w:date="2026-01-01T00:00:00Z">
        <w:r>
          <w:t xml:space="preserve"> </w:t>
        </w:r>
      </w:ins>
      <m:oMath>
        <m:sSup>
          <m:e>
            <m:r>
              <m:rPr>
                <m:scr m:val="script"/>
                <m:sty m:val="p"/>
              </m:rPr>
              <m:t>S</m:t>
            </m:r>
          </m:e>
          <m:sup>
            <m:r>
              <m:rPr>
                <m:sty m:val="p"/>
              </m:rPr>
              <m:t>⟂</m:t>
            </m:r>
          </m:sup>
        </m:sSup>
      </m:oMath>
      <w:ins w:id="3004" w:author="PR Preview" w:date="2026-01-01T00:00:00Z">
        <w:r>
          <w:t xml:space="preserve"> </w:t>
        </w:r>
      </w:ins>
      <w:ins w:id="3005" w:author="PR Preview" w:date="2026-01-01T00:00:00Z">
        <w:r>
          <w:t xml:space="preserve">exactly when</w:t>
        </w:r>
      </w:ins>
      <w:ins w:id="3006" w:author="PR Preview" w:date="2026-01-01T00:00:00Z">
        <w:r>
          <w:t xml:space="preserve"> </w:t>
        </w:r>
      </w:ins>
      <m:oMath>
        <m:sSub>
          <m:e>
            <m:r>
              <m:t>u</m:t>
            </m:r>
          </m:e>
          <m:sub>
            <m:r>
              <m:t>1</m:t>
            </m:r>
          </m:sub>
        </m:sSub>
        <m:r>
          <m:rPr>
            <m:sty m:val="p"/>
          </m:rPr>
          <m:t>+</m:t>
        </m:r>
        <m:sSub>
          <m:e>
            <m:r>
              <m:t>u</m:t>
            </m:r>
          </m:e>
          <m:sub>
            <m:r>
              <m:t>2</m:t>
            </m:r>
          </m:sub>
        </m:sSub>
        <m:r>
          <m:rPr>
            <m:sty m:val="p"/>
          </m:rPr>
          <m:t>=</m:t>
        </m:r>
        <m:r>
          <m:t>0</m:t>
        </m:r>
      </m:oMath>
      <w:ins w:id="3007" w:author="PR Preview" w:date="2026-01-01T00:00:00Z">
        <w:r>
          <w:t xml:space="preserve">:</w:t>
        </w:r>
      </w:ins>
      <w:ins w:id="3008" w:author="PR Preview" w:date="2026-01-01T00:00:00Z">
        <w:r>
          <w:t xml:space="preserve"> </w:t>
        </w:r>
      </w:ins>
      <w:ins w:id="3009" w:author="PR Preview" w:date="2026-01-01T00:00:00Z">
        <w:r>
          <w:t xml:space="preserve">that condition says</w:t>
        </w:r>
      </w:ins>
      <w:ins w:id="3010" w:author="PR Preview" w:date="2026-01-01T00:00:00Z">
        <w:r>
          <w:t xml:space="preserve"> </w:t>
        </w:r>
      </w:ins>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ins w:id="3011" w:author="PR Preview" w:date="2026-01-01T00:00:00Z">
        <w:r>
          <w:t xml:space="preserve">,</w:t>
        </w:r>
      </w:ins>
      <w:ins w:id="3012" w:author="PR Preview" w:date="2026-01-01T00:00:00Z">
        <w:r>
          <w:t xml:space="preserve"> </w:t>
        </w:r>
      </w:ins>
      <w:ins w:id="3013" w:author="PR Preview" w:date="2026-01-01T00:00:00Z">
        <w:r>
          <w:t xml:space="preserve">and then</w:t>
        </w:r>
      </w:ins>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4"/>
    <w:bookmarkStart w:id="305" w:name="thm-double-complement"/>
    <w:p>
      <w:pPr>
        <w:pStyle w:val="FirstParagraph"/>
      </w:pPr>
      <w:del w:id="3014" w:author="PR Preview" w:date="2026-01-01T00:00:00Z">
        <w:r>
          <w:rPr>
            <w:b/>
            <w:bCs/>
          </w:rPr>
          <w:delText xml:space="preserve">Theorem 50 (The orthogonal complement of the orthogonal complement)</w:delText>
        </w:r>
      </w:del>
      <w:del w:id="3015" w:author="PR Preview" w:date="2026-01-01T00:00:00Z">
        <w:r>
          <w:delText xml:space="preserve"> </w:delText>
        </w:r>
      </w:del>
      <w:del w:id="3016" w:author="PR Preview" w:date="2026-01-01T00:00:00Z">
        <w:r>
          <w:delText xml:space="preserve">For any subspace</w:delText>
        </w:r>
      </w:del>
      <w:del w:id="3017" w:author="PR Preview" w:date="2026-01-01T00:00:00Z">
        <w:r>
          <w:delText xml:space="preserve"> </w:delText>
        </w:r>
      </w:del>
      <m:oMath>
        <m:r>
          <m:rPr>
            <m:scr m:val="script"/>
            <m:sty m:val="p"/>
          </m:rPr>
          <m:t>S</m:t>
        </m:r>
      </m:oMath>
      <w:del w:id="3018" w:author="PR Preview" w:date="2026-01-01T00:00:00Z">
        <w:r>
          <w:delText xml:space="preserve"> </w:delText>
        </w:r>
      </w:del>
      <w:del w:id="3019" w:author="PR Preview" w:date="2026-01-01T00:00:00Z">
        <w:r>
          <w:delText xml:space="preserve">of</w:delText>
        </w:r>
      </w:del>
      <w:del w:id="3020" w:author="PR Preview" w:date="2026-01-01T00:00:00Z">
        <w:r>
          <w:delText xml:space="preserve"> </w:delText>
        </w:r>
      </w:del>
      <m:oMath>
        <m:sSup>
          <m:e>
            <m:r>
              <m:rPr>
                <m:scr m:val="double-struck"/>
                <m:sty m:val="p"/>
              </m:rPr>
              <m:t>R</m:t>
            </m:r>
          </m:e>
          <m:sup>
            <m:r>
              <m:t>p</m:t>
            </m:r>
          </m:sup>
        </m:sSup>
      </m:oMath>
      <w:del w:id="3021" w:author="PR Preview" w:date="2026-01-01T00:00:00Z">
        <w:r>
          <w:delText xml:space="preserve">,</w:delText>
        </w:r>
      </w:del>
    </w:p>
    <w:p>
      <w:pPr>
        <w:pStyle w:val="FirstParagraph"/>
      </w:pPr>
      <w:ins w:id="3022" w:author="PR Preview" w:date="2026-01-01T00:00:00Z">
        <w:r>
          <w:rPr>
            <w:b/>
            <w:bCs/>
          </w:rPr>
          <w:t xml:space="preserve">Theorem 51 (The orthogonal complement of the orthogonal complement)</w:t>
        </w:r>
      </w:ins>
      <w:ins w:id="3023" w:author="PR Preview" w:date="2026-01-01T00:00:00Z">
        <w:r>
          <w:t xml:space="preserve"> </w:t>
        </w:r>
      </w:ins>
      <w:ins w:id="3024" w:author="PR Preview" w:date="2026-01-01T00:00:00Z">
        <w:r>
          <w:t xml:space="preserve">For any subspace</w:t>
        </w:r>
      </w:ins>
      <w:ins w:id="3025" w:author="PR Preview" w:date="2026-01-01T00:00:00Z">
        <w:r>
          <w:t xml:space="preserve"> </w:t>
        </w:r>
      </w:ins>
      <m:oMath>
        <m:r>
          <m:rPr>
            <m:scr m:val="script"/>
            <m:sty m:val="p"/>
          </m:rPr>
          <m:t>S</m:t>
        </m:r>
      </m:oMath>
      <w:ins w:id="3026" w:author="PR Preview" w:date="2026-01-01T00:00:00Z">
        <w:r>
          <w:t xml:space="preserve"> </w:t>
        </w:r>
      </w:ins>
      <w:ins w:id="3027" w:author="PR Preview" w:date="2026-01-01T00:00:00Z">
        <w:r>
          <w:t xml:space="preserve">of</w:t>
        </w:r>
      </w:ins>
      <w:ins w:id="3028" w:author="PR Preview" w:date="2026-01-01T00:00:00Z">
        <w:r>
          <w:t xml:space="preserve"> </w:t>
        </w:r>
      </w:ins>
      <m:oMath>
        <m:sSup>
          <m:e>
            <m:r>
              <m:rPr>
                <m:scr m:val="double-struck"/>
                <m:sty m:val="p"/>
              </m:rPr>
              <m:t>R</m:t>
            </m:r>
          </m:e>
          <m:sup>
            <m:r>
              <m:t>p</m:t>
            </m:r>
          </m:sup>
        </m:sSup>
      </m:oMath>
      <w:ins w:id="3029" w:author="PR Preview" w:date="2026-01-01T00:00:00Z">
        <w:r>
          <w:t xml:space="preserve">,</w:t>
        </w:r>
      </w:ins>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5"/>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del w:id="3030" w:author="PR Preview" w:date="2026-01-01T00:00:00Z">
        <w:r>
          <w:rPr>
            <w:b/>
            <w:bCs/>
          </w:rPr>
          <w:delText xml:space="preserve">Equal dimensions.</w:delText>
        </w:r>
      </w:del>
      <w:del w:id="3031" w:author="PR Preview" w:date="2026-01-01T00:00:00Z">
        <w:r>
          <w:delText xml:space="preserve"> </w:delText>
        </w:r>
      </w:del>
      <m:oMath>
        <m:sSup>
          <m:e>
            <m:r>
              <m:rPr>
                <m:scr m:val="script"/>
                <m:sty m:val="p"/>
              </m:rPr>
              <m:t>S</m:t>
            </m:r>
          </m:e>
          <m:sup>
            <m:r>
              <m:rPr>
                <m:sty m:val="p"/>
              </m:rPr>
              <m:t>⟂</m:t>
            </m:r>
          </m:sup>
        </m:sSup>
      </m:oMath>
      <w:del w:id="3032" w:author="PR Preview" w:date="2026-01-01T00:00:00Z">
        <w:r>
          <w:delText xml:space="preserve"> </w:delText>
        </w:r>
      </w:del>
      <w:del w:id="3033" w:author="PR Preview" w:date="2026-01-01T00:00:00Z">
        <w:r>
          <w:delText xml:space="preserve">is a subspace (</w:delText>
        </w:r>
      </w:del>
      <w:hyperlink w:anchor="thm-orthogonal-complement-subspace">
        <w:del w:id="3034" w:author="PR Preview" w:date="2026-01-01T00:00:00Z">
          <w:r>
            <w:rPr>
              <w:rStyle w:val="Hyperlink"/>
            </w:rPr>
            <w:delText xml:space="preserve">Theorem 47</w:delText>
          </w:r>
        </w:del>
      </w:hyperlink>
      <w:del w:id="3035" w:author="PR Preview" w:date="2026-01-01T00:00:00Z">
        <w:r>
          <w:delText xml:space="preserve">),</w:delText>
        </w:r>
      </w:del>
      <w:del w:id="3036" w:author="PR Preview" w:date="2026-01-01T00:00:00Z">
        <w:r>
          <w:delText xml:space="preserve"> </w:delText>
        </w:r>
      </w:del>
      <w:del w:id="3037" w:author="PR Preview" w:date="2026-01-01T00:00:00Z">
        <w:r>
          <w:delText xml:space="preserve">so part 2 of</w:delText>
        </w:r>
      </w:del>
      <w:del w:id="3038" w:author="PR Preview" w:date="2026-01-01T00:00:00Z">
        <w:r>
          <w:delText xml:space="preserve"> </w:delText>
        </w:r>
      </w:del>
      <w:hyperlink w:anchor="thm-orthogonal-direct-sum">
        <w:del w:id="3039" w:author="PR Preview" w:date="2026-01-01T00:00:00Z">
          <w:r>
            <w:rPr>
              <w:rStyle w:val="Hyperlink"/>
            </w:rPr>
            <w:delText xml:space="preserve">Theorem 49</w:delText>
          </w:r>
        </w:del>
      </w:hyperlink>
      <w:del w:id="3040" w:author="PR Preview" w:date="2026-01-01T00:00:00Z">
        <w:r>
          <w:delText xml:space="preserve"> </w:delText>
        </w:r>
      </w:del>
      <w:del w:id="3041" w:author="PR Preview" w:date="2026-01-01T00:00:00Z">
        <w:r>
          <w:delText xml:space="preserve">applies to it as well as to</w:delText>
        </w:r>
      </w:del>
      <w:del w:id="3042" w:author="PR Preview" w:date="2026-01-01T00:00:00Z">
        <w:r>
          <w:delText xml:space="preserve"> </w:delText>
        </w:r>
      </w:del>
      <m:oMath>
        <m:r>
          <m:rPr>
            <m:scr m:val="script"/>
            <m:sty m:val="p"/>
          </m:rPr>
          <m:t>S</m:t>
        </m:r>
      </m:oMath>
      <w:del w:id="3043" w:author="PR Preview" w:date="2026-01-01T00:00:00Z">
        <w:r>
          <w:delText xml:space="preserve">:</w:delText>
        </w:r>
      </w:del>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del w:id="3044" w:author="PR Preview" w:date="2026-01-01T00:00:00Z">
        <w:r>
          <w:delText xml:space="preserve"> </w:delText>
        </w:r>
      </w:del>
      <w:del w:id="3045" w:author="PR Preview" w:date="2026-01-01T00:00:00Z">
        <w:r>
          <w:delText xml:space="preserve">is a subspace (</w:delText>
        </w:r>
      </w:del>
      <w:hyperlink w:anchor="thm-orthogonal-complement-subspace">
        <w:del w:id="3046" w:author="PR Preview" w:date="2026-01-01T00:00:00Z">
          <w:r>
            <w:rPr>
              <w:rStyle w:val="Hyperlink"/>
            </w:rPr>
            <w:delText xml:space="preserve">Theorem 47</w:delText>
          </w:r>
        </w:del>
      </w:hyperlink>
      <w:del w:id="3047" w:author="PR Preview" w:date="2026-01-01T00:00:00Z">
        <w:r>
          <w:delText xml:space="preserve">)</w:delText>
        </w:r>
      </w:del>
      <w:del w:id="3048" w:author="PR Preview" w:date="2026-01-01T00:00:00Z">
        <w:r>
          <w:delText xml:space="preserve"> </w:delText>
        </w:r>
      </w:del>
      <w:del w:id="3049" w:author="PR Preview" w:date="2026-01-01T00:00:00Z">
        <w:r>
          <w:delText xml:space="preserve">that contains</w:delText>
        </w:r>
      </w:del>
      <w:del w:id="3050" w:author="PR Preview" w:date="2026-01-01T00:00:00Z">
        <w:r>
          <w:delText xml:space="preserve"> </w:delText>
        </w:r>
      </w:del>
      <m:oMath>
        <m:r>
          <m:rPr>
            <m:scr m:val="script"/>
            <m:sty m:val="p"/>
          </m:rPr>
          <m:t>S</m:t>
        </m:r>
      </m:oMath>
      <w:del w:id="3051" w:author="PR Preview" w:date="2026-01-01T00:00:00Z">
        <w:r>
          <w:delText xml:space="preserve"> </w:delText>
        </w:r>
      </w:del>
      <w:del w:id="3052" w:author="PR Preview" w:date="2026-01-01T00:00:00Z">
        <w:r>
          <w:delText xml:space="preserve">and has the same dimension,</w:delText>
        </w:r>
      </w:del>
      <w:del w:id="3053" w:author="PR Preview" w:date="2026-01-01T00:00:00Z">
        <w:r>
          <w:delText xml:space="preserve"> </w:delText>
        </w:r>
      </w:del>
      <w:del w:id="3054" w:author="PR Preview" w:date="2026-01-01T00:00:00Z">
        <w:r>
          <w:delText xml:space="preserve">so it equals</w:delText>
        </w:r>
      </w:del>
      <w:del w:id="3055" w:author="PR Preview" w:date="2026-01-01T00:00:00Z">
        <w:r>
          <w:delText xml:space="preserve"> </w:delText>
        </w:r>
      </w:del>
      <m:oMath>
        <m:r>
          <m:rPr>
            <m:scr m:val="script"/>
            <m:sty m:val="p"/>
          </m:rPr>
          <m:t>S</m:t>
        </m:r>
      </m:oMath>
      <w:del w:id="3056" w:author="PR Preview" w:date="2026-01-01T00:00:00Z">
        <w:r>
          <w:delText xml:space="preserve"> </w:delText>
        </w:r>
      </w:del>
      <w:del w:id="3057" w:author="PR Preview" w:date="2026-01-01T00:00:00Z">
        <w:r>
          <w:delText xml:space="preserve">(</w:delText>
        </w:r>
      </w:del>
      <w:hyperlink w:anchor="thm-subspace-equal-dim">
        <w:del w:id="3058" w:author="PR Preview" w:date="2026-01-01T00:00:00Z">
          <w:r>
            <w:rPr>
              <w:rStyle w:val="Hyperlink"/>
            </w:rPr>
            <w:delText xml:space="preserve">Theorem 30</w:delText>
          </w:r>
        </w:del>
      </w:hyperlink>
      <w:del w:id="3059" w:author="PR Preview" w:date="2026-01-01T00:00:00Z">
        <w:r>
          <w:delText xml:space="preserve">).</w:delText>
        </w:r>
      </w:del>
    </w:p>
    <w:p>
      <w:pPr>
        <w:pStyle w:val="BodyText"/>
      </w:pPr>
      <w:del w:id="3060" w:author="PR Preview" w:date="2026-01-01T00:00:00Z">
        <w:r>
          <w:rPr>
            <w:b/>
            <w:bCs/>
          </w:rPr>
          <w:delText xml:space="preserve">Example 87 (Back to the line)</w:delText>
        </w:r>
      </w:del>
      <w:del w:id="3061" w:author="PR Preview" w:date="2026-01-01T00:00:00Z">
        <w:r>
          <w:delText xml:space="preserve"> </w:delText>
        </w:r>
      </w:del>
      <w:del w:id="3062" w:author="PR Preview" w:date="2026-01-01T00:00:00Z">
        <w:r>
          <w:delText xml:space="preserve">In</w:delText>
        </w:r>
      </w:del>
      <w:del w:id="3063" w:author="PR Preview" w:date="2026-01-01T00:00:00Z">
        <w:r>
          <w:delText xml:space="preserve"> </w:delText>
        </w:r>
      </w:del>
      <w:hyperlink w:anchor="exm-orthogonal-direct-sum">
        <w:del w:id="3064" w:author="PR Preview" w:date="2026-01-01T00:00:00Z">
          <w:r>
            <w:rPr>
              <w:rStyle w:val="Hyperlink"/>
            </w:rPr>
            <w:delText xml:space="preserve">Example 86</w:delText>
          </w:r>
        </w:del>
      </w:hyperlink>
      <w:del w:id="3065" w:author="PR Preview" w:date="2026-01-01T00:00:00Z">
        <w:r>
          <w:delText xml:space="preserve">,</w:delText>
        </w:r>
      </w:del>
      <w:del w:id="306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3067" w:author="PR Preview" w:date="2026-01-01T00:00:00Z">
        <w:r>
          <w:delText xml:space="preserve"> </w:delText>
        </w:r>
      </w:del>
      <w:del w:id="3068" w:author="PR Preview" w:date="2026-01-01T00:00:00Z">
        <w:r>
          <w:delText xml:space="preserve">and</w:delText>
        </w:r>
      </w:del>
      <w:del w:id="3069"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3070" w:author="PR Preview" w:date="2026-01-01T00:00:00Z">
        <w:r>
          <w:delText xml:space="preserve">.</w:delText>
        </w:r>
      </w:del>
      <w:del w:id="3071" w:author="PR Preview" w:date="2026-01-01T00:00:00Z">
        <w:r>
          <w:delText xml:space="preserve"> </w:delText>
        </w:r>
      </w:del>
      <w:del w:id="3072" w:author="PR Preview" w:date="2026-01-01T00:00:00Z">
        <w:r>
          <w:delText xml:space="preserve">Put those two spanning vectors in the columns of the</w:delText>
        </w:r>
      </w:del>
      <w:del w:id="3073" w:author="PR Preview" w:date="2026-01-01T00:00:00Z">
        <w:r>
          <w:delText xml:space="preserve"> </w:delText>
        </w:r>
      </w:del>
      <m:oMath>
        <m:r>
          <m:t>3</m:t>
        </m:r>
        <m:r>
          <m:rPr>
            <m:sty m:val="p"/>
          </m:rPr>
          <m:t>×</m:t>
        </m:r>
        <m:r>
          <m:t>2</m:t>
        </m:r>
      </m:oMath>
      <w:del w:id="3074" w:author="PR Preview" w:date="2026-01-01T00:00:00Z">
        <w:r>
          <w:delText xml:space="preserve"> </w:delText>
        </w:r>
      </w:del>
      <w:del w:id="3075" w:author="PR Preview" w:date="2026-01-01T00:00:00Z">
        <w:r>
          <w:delText xml:space="preserve">matrix</w:delText>
        </w:r>
      </w:del>
      <w:del w:id="307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3077" w:author="PR Preview" w:date="2026-01-01T00:00:00Z">
        <w:r>
          <w:delText xml:space="preserve">,</w:delText>
        </w:r>
      </w:del>
      <w:del w:id="3078" w:author="PR Preview" w:date="2026-01-01T00:00:00Z">
        <w:r>
          <w:delText xml:space="preserve"> </w:delText>
        </w:r>
      </w:del>
      <w:del w:id="3079" w:author="PR Preview" w:date="2026-01-01T00:00:00Z">
        <w:r>
          <w:delText xml:space="preserve">so</w:delText>
        </w:r>
      </w:del>
      <w:del w:id="3080"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3081" w:author="PR Preview" w:date="2026-01-01T00:00:00Z">
        <w:r>
          <w:delText xml:space="preserve"> </w:delText>
        </w:r>
      </w:del>
      <w:del w:id="3082" w:author="PR Preview" w:date="2026-01-01T00:00:00Z">
        <w:r>
          <w:delText xml:space="preserve">(</w:delText>
        </w:r>
      </w:del>
      <w:hyperlink w:anchor="thm-column-space-span">
        <w:del w:id="3083" w:author="PR Preview" w:date="2026-01-01T00:00:00Z">
          <w:r>
            <w:rPr>
              <w:rStyle w:val="Hyperlink"/>
            </w:rPr>
            <w:delText xml:space="preserve">Theorem 31</w:delText>
          </w:r>
        </w:del>
      </w:hyperlink>
      <w:del w:id="3084" w:author="PR Preview" w:date="2026-01-01T00:00:00Z">
        <w:r>
          <w:delText xml:space="preserve">)</w:delText>
        </w:r>
      </w:del>
      <w:del w:id="3085" w:author="PR Preview" w:date="2026-01-01T00:00:00Z">
        <w:r>
          <w:delText xml:space="preserve"> </w:delText>
        </w:r>
      </w:del>
      <w:del w:id="3086" w:author="PR Preview" w:date="2026-01-01T00:00:00Z">
        <w:r>
          <w:delText xml:space="preserve">and</w:delText>
        </w:r>
      </w:del>
      <w:del w:id="3087"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3088" w:author="PR Preview" w:date="2026-01-01T00:00:00Z">
        <w:r>
          <w:delText xml:space="preserve"> </w:delText>
        </w:r>
      </w:del>
      <w:del w:id="3089" w:author="PR Preview" w:date="2026-01-01T00:00:00Z">
        <w:r>
          <w:delText xml:space="preserve">(</w:delText>
        </w:r>
      </w:del>
      <w:hyperlink w:anchor="thm-complement-null-space">
        <w:del w:id="3090" w:author="PR Preview" w:date="2026-01-01T00:00:00Z">
          <w:r>
            <w:rPr>
              <w:rStyle w:val="Hyperlink"/>
            </w:rPr>
            <w:delText xml:space="preserve">Theorem 48</w:delText>
          </w:r>
        </w:del>
      </w:hyperlink>
      <w:del w:id="3091" w:author="PR Preview" w:date="2026-01-01T00:00:00Z">
        <w:r>
          <w:delText xml:space="preserve">).</w:delText>
        </w:r>
      </w:del>
      <w:del w:id="3092" w:author="PR Preview" w:date="2026-01-01T00:00:00Z">
        <w:r>
          <w:delText xml:space="preserve"> </w:delText>
        </w:r>
      </w:del>
      <w:del w:id="3093" w:author="PR Preview" w:date="2026-01-01T00:00:00Z">
        <w:r>
          <w:delText xml:space="preserve">Since</w:delText>
        </w:r>
      </w:del>
      <w:del w:id="3094" w:author="PR Preview" w:date="2026-01-01T00:00:00Z">
        <w:r>
          <w:delText xml:space="preserve"> </w:delText>
        </w:r>
      </w:del>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3095" w:author="PR Preview" w:date="2026-01-01T00:00:00Z">
        <w:r>
          <w:delText xml:space="preserve"> </w:delText>
        </w:r>
      </w:del>
      <w:del w:id="3096" w:author="PR Preview" w:date="2026-01-01T00:00:00Z">
        <w:r>
          <w:delText xml:space="preserve">(</w:delText>
        </w:r>
      </w:del>
      <w:hyperlink w:anchor="def-matvec-mult">
        <w:del w:id="3097" w:author="PR Preview" w:date="2026-01-01T00:00:00Z">
          <w:r>
            <w:rPr>
              <w:rStyle w:val="Hyperlink"/>
            </w:rPr>
            <w:delText xml:space="preserve">Definition 28</w:delText>
          </w:r>
        </w:del>
      </w:hyperlink>
      <w:del w:id="3098" w:author="PR Preview" w:date="2026-01-01T00:00:00Z">
        <w:r>
          <w:delText xml:space="preserve">),</w:delText>
        </w:r>
      </w:del>
      <w:del w:id="3099" w:author="PR Preview" w:date="2026-01-01T00:00:00Z">
        <w:r>
          <w:delText xml:space="preserve"> </w:delText>
        </w:r>
      </w:del>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3100" w:author="PR Preview" w:date="2026-01-01T00:00:00Z">
        <w:r>
          <w:delText xml:space="preserve"> </w:delText>
        </w:r>
      </w:del>
      <w:del w:id="3101" w:author="PR Preview" w:date="2026-01-01T00:00:00Z">
        <w:r>
          <w:delText xml:space="preserve">exactly when</w:delText>
        </w:r>
      </w:del>
      <w:del w:id="3102"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3103" w:author="PR Preview" w:date="2026-01-01T00:00:00Z">
        <w:r>
          <w:delText xml:space="preserve"> </w:delText>
        </w:r>
      </w:del>
      <w:del w:id="3104" w:author="PR Preview" w:date="2026-01-01T00:00:00Z">
        <w:r>
          <w:delText xml:space="preserve">and</w:delText>
        </w:r>
      </w:del>
      <w:del w:id="3105" w:author="PR Preview" w:date="2026-01-01T00:00:00Z">
        <w:r>
          <w:delText xml:space="preserve"> </w:delText>
        </w:r>
      </w:del>
      <m:oMath>
        <m:sSub>
          <m:e>
            <m:r>
              <m:t>w</m:t>
            </m:r>
          </m:e>
          <m:sub>
            <m:r>
              <m:t>3</m:t>
            </m:r>
          </m:sub>
        </m:sSub>
        <m:r>
          <m:rPr>
            <m:sty m:val="p"/>
          </m:rPr>
          <m:t>=</m:t>
        </m:r>
        <m:r>
          <m:t>0</m:t>
        </m:r>
      </m:oMath>
      <w:del w:id="3106" w:author="PR Preview" w:date="2026-01-01T00:00:00Z">
        <w:r>
          <w:delText xml:space="preserve">.</w:delText>
        </w:r>
      </w:del>
      <w:del w:id="3107" w:author="PR Preview" w:date="2026-01-01T00:00:00Z">
        <w:r>
          <w:delText xml:space="preserve"> </w:delText>
        </w:r>
      </w:del>
      <w:del w:id="3108" w:author="PR Preview" w:date="2026-01-01T00:00:00Z">
        <w:r>
          <w:delText xml:space="preserve">So</w:delText>
        </w:r>
      </w:del>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p>
      <w:pPr>
        <w:pStyle w:val="FirstParagraph"/>
      </w:pPr>
      <w:del w:id="3109" w:author="PR Preview" w:date="2026-01-01T00:00:00Z">
        <w:r>
          <w:rPr>
            <w:b/>
            <w:bCs/>
          </w:rPr>
          <w:delText xml:space="preserve">Example 88 (A set that is not a subspace does not come back)</w:delText>
        </w:r>
      </w:del>
      <w:del w:id="3110" w:author="PR Preview" w:date="2026-01-01T00:00:00Z">
        <w:r>
          <w:delText xml:space="preserve"> </w:delText>
        </w:r>
      </w:del>
      <w:del w:id="3111" w:author="PR Preview" w:date="2026-01-01T00:00:00Z">
        <w:r>
          <w:delText xml:space="preserve">The one-element set</w:delText>
        </w:r>
      </w:del>
      <w:del w:id="3112"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del w:id="3113" w:author="PR Preview" w:date="2026-01-01T00:00:00Z">
        <w:r>
          <w:delText xml:space="preserve"> </w:delText>
        </w:r>
      </w:del>
      <w:del w:id="3114" w:author="PR Preview" w:date="2026-01-01T00:00:00Z">
        <w:r>
          <w:delText xml:space="preserve">is not a subspace.</w:delText>
        </w:r>
      </w:del>
      <w:del w:id="3115" w:author="PR Preview" w:date="2026-01-01T00:00:00Z">
        <w:r>
          <w:delText xml:space="preserve"> </w:delText>
        </w:r>
      </w:del>
      <w:del w:id="3116" w:author="PR Preview" w:date="2026-01-01T00:00:00Z">
        <w:r>
          <w:delText xml:space="preserve">Its orthogonal complement is the same as that of</w:delText>
        </w:r>
      </w:del>
      <w:del w:id="3117" w:author="PR Preview" w:date="2026-01-01T00:00:00Z">
        <w:r>
          <w:delText xml:space="preserve"> </w:delText>
        </w:r>
      </w:del>
      <m:oMath>
        <m:r>
          <m:rPr>
            <m:scr m:val="script"/>
            <m:sty m:val="p"/>
          </m:rPr>
          <m:t>S</m:t>
        </m:r>
      </m:oMath>
      <w:del w:id="3118" w:author="PR Preview" w:date="2026-01-01T00:00:00Z">
        <w:r>
          <w:delText xml:space="preserve"> </w:delText>
        </w:r>
      </w:del>
      <w:del w:id="3119" w:author="PR Preview" w:date="2026-01-01T00:00:00Z">
        <w:r>
          <w:delText xml:space="preserve">in</w:delText>
        </w:r>
      </w:del>
      <w:del w:id="3120" w:author="PR Preview" w:date="2026-01-01T00:00:00Z">
        <w:r>
          <w:delText xml:space="preserve"> </w:delText>
        </w:r>
      </w:del>
      <w:hyperlink w:anchor="exm-double-complement">
        <w:del w:id="3121" w:author="PR Preview" w:date="2026-01-01T00:00:00Z">
          <w:r>
            <w:rPr>
              <w:rStyle w:val="Hyperlink"/>
            </w:rPr>
            <w:delText xml:space="preserve">Example 87</w:delText>
          </w:r>
        </w:del>
      </w:hyperlink>
      <w:del w:id="3122" w:author="PR Preview" w:date="2026-01-01T00:00:00Z">
        <w:r>
          <w:delText xml:space="preserve">,</w:delText>
        </w:r>
      </w:del>
      <w:del w:id="3123" w:author="PR Preview" w:date="2026-01-01T00:00:00Z">
        <w:r>
          <w:delText xml:space="preserve"> </w:delText>
        </w:r>
      </w:del>
      <w:del w:id="3124" w:author="PR Preview" w:date="2026-01-01T00:00:00Z">
        <w:r>
          <w:delText xml:space="preserve">since both are defined by the single condition</w:delText>
        </w:r>
      </w:del>
      <w:del w:id="3125"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3126" w:author="PR Preview" w:date="2026-01-01T00:00:00Z">
        <w:r>
          <w:delText xml:space="preserve">,</w:delText>
        </w:r>
      </w:del>
      <w:del w:id="3127" w:author="PR Preview" w:date="2026-01-01T00:00:00Z">
        <w:r>
          <w:delText xml:space="preserve"> </w:delText>
        </w:r>
      </w:del>
      <w:del w:id="3128" w:author="PR Preview" w:date="2026-01-01T00:00:00Z">
        <w:r>
          <w:delText xml:space="preserve">so</w:delText>
        </w:r>
      </w:del>
      <w:del w:id="3129" w:author="PR Preview" w:date="2026-01-01T00:00:00Z">
        <w:r>
          <w:delText xml:space="preserve"> </w:delText>
        </w:r>
      </w:del>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3130" w:author="PR Preview" w:date="2026-01-01T00:00:00Z">
        <w:r>
          <w:delText xml:space="preserve">,</w:delText>
        </w:r>
      </w:del>
      <w:del w:id="3131" w:author="PR Preview" w:date="2026-01-01T00:00:00Z">
        <w:r>
          <w:delText xml:space="preserve"> </w:delText>
        </w:r>
      </w:del>
      <w:del w:id="3132" w:author="PR Preview" w:date="2026-01-01T00:00:00Z">
        <w:r>
          <w:delText xml:space="preserve">which contains</w:delText>
        </w:r>
      </w:del>
      <w:del w:id="3133"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X</m:t>
        </m:r>
      </m:oMath>
      <w:del w:id="3134" w:author="PR Preview" w:date="2026-01-01T00:00:00Z">
        <w:r>
          <w:delText xml:space="preserve">.</w:delText>
        </w:r>
      </w:del>
      <w:del w:id="3135" w:author="PR Preview" w:date="2026-01-01T00:00:00Z">
        <w:r>
          <w:delText xml:space="preserve"> </w:delText>
        </w:r>
      </w:del>
      <w:hyperlink w:anchor="thm-double-complement">
        <w:del w:id="3136" w:author="PR Preview" w:date="2026-01-01T00:00:00Z">
          <w:r>
            <w:rPr>
              <w:rStyle w:val="Hyperlink"/>
            </w:rPr>
            <w:delText xml:space="preserve">Theorem 50</w:delText>
          </w:r>
        </w:del>
      </w:hyperlink>
      <w:del w:id="3137" w:author="PR Preview" w:date="2026-01-01T00:00:00Z">
        <w:r>
          <w:delText xml:space="preserve"> </w:delText>
        </w:r>
      </w:del>
      <w:del w:id="3138" w:author="PR Preview" w:date="2026-01-01T00:00:00Z">
        <w:r>
          <w:delText xml:space="preserve">needs</w:delText>
        </w:r>
      </w:del>
      <w:del w:id="3139" w:author="PR Preview" w:date="2026-01-01T00:00:00Z">
        <w:r>
          <w:delText xml:space="preserve"> </w:delText>
        </w:r>
      </w:del>
      <m:oMath>
        <m:r>
          <m:rPr>
            <m:scr m:val="script"/>
            <m:sty m:val="p"/>
          </m:rPr>
          <m:t>S</m:t>
        </m:r>
      </m:oMath>
      <w:del w:id="3140" w:author="PR Preview" w:date="2026-01-01T00:00:00Z">
        <w:r>
          <w:delText xml:space="preserve"> </w:delText>
        </w:r>
      </w:del>
      <w:del w:id="3141" w:author="PR Preview" w:date="2026-01-01T00:00:00Z">
        <w:r>
          <w:delText xml:space="preserve">to be a subspace.</w:delText>
        </w:r>
      </w:del>
    </w:p>
    <w:p>
      <w:pPr>
        <w:pStyle w:val="BodyText"/>
      </w:pPr>
      <w:ins w:id="3142" w:author="PR Preview" w:date="2026-01-01T00:00:00Z">
        <w:r>
          <w:rPr>
            <w:b/>
            <w:bCs/>
          </w:rPr>
          <w:t xml:space="preserve">Equal dimensions.</w:t>
        </w:r>
      </w:ins>
      <w:ins w:id="3143" w:author="PR Preview" w:date="2026-01-01T00:00:00Z">
        <w:r>
          <w:t xml:space="preserve"> </w:t>
        </w:r>
      </w:ins>
      <m:oMath>
        <m:sSup>
          <m:e>
            <m:r>
              <m:rPr>
                <m:scr m:val="script"/>
                <m:sty m:val="p"/>
              </m:rPr>
              <m:t>S</m:t>
            </m:r>
          </m:e>
          <m:sup>
            <m:r>
              <m:rPr>
                <m:sty m:val="p"/>
              </m:rPr>
              <m:t>⟂</m:t>
            </m:r>
          </m:sup>
        </m:sSup>
      </m:oMath>
      <w:ins w:id="3144" w:author="PR Preview" w:date="2026-01-01T00:00:00Z">
        <w:r>
          <w:t xml:space="preserve"> </w:t>
        </w:r>
      </w:ins>
      <w:ins w:id="3145" w:author="PR Preview" w:date="2026-01-01T00:00:00Z">
        <w:r>
          <w:t xml:space="preserve">is a subspace (</w:t>
        </w:r>
      </w:ins>
      <w:hyperlink w:anchor="thm-orthogonal-complement-subspace">
        <w:ins w:id="3146" w:author="PR Preview" w:date="2026-01-01T00:00:00Z">
          <w:r>
            <w:rPr>
              <w:rStyle w:val="Hyperlink"/>
            </w:rPr>
            <w:t xml:space="preserve">Theorem 48</w:t>
          </w:r>
        </w:ins>
      </w:hyperlink>
      <w:ins w:id="3147" w:author="PR Preview" w:date="2026-01-01T00:00:00Z">
        <w:r>
          <w:t xml:space="preserve">),</w:t>
        </w:r>
      </w:ins>
      <w:ins w:id="3148" w:author="PR Preview" w:date="2026-01-01T00:00:00Z">
        <w:r>
          <w:t xml:space="preserve"> </w:t>
        </w:r>
      </w:ins>
      <w:ins w:id="3149" w:author="PR Preview" w:date="2026-01-01T00:00:00Z">
        <w:r>
          <w:t xml:space="preserve">so part 2 of</w:t>
        </w:r>
      </w:ins>
      <w:ins w:id="3150" w:author="PR Preview" w:date="2026-01-01T00:00:00Z">
        <w:r>
          <w:t xml:space="preserve"> </w:t>
        </w:r>
      </w:ins>
      <w:hyperlink w:anchor="thm-orthogonal-direct-sum">
        <w:ins w:id="3151" w:author="PR Preview" w:date="2026-01-01T00:00:00Z">
          <w:r>
            <w:rPr>
              <w:rStyle w:val="Hyperlink"/>
            </w:rPr>
            <w:t xml:space="preserve">Theorem 50</w:t>
          </w:r>
        </w:ins>
      </w:hyperlink>
      <w:ins w:id="3152" w:author="PR Preview" w:date="2026-01-01T00:00:00Z">
        <w:r>
          <w:t xml:space="preserve"> </w:t>
        </w:r>
      </w:ins>
      <w:ins w:id="3153" w:author="PR Preview" w:date="2026-01-01T00:00:00Z">
        <w:r>
          <w:t xml:space="preserve">applies to it as well as to</w:t>
        </w:r>
      </w:ins>
      <w:ins w:id="3154" w:author="PR Preview" w:date="2026-01-01T00:00:00Z">
        <w:r>
          <w:t xml:space="preserve"> </w:t>
        </w:r>
      </w:ins>
      <m:oMath>
        <m:r>
          <m:rPr>
            <m:scr m:val="script"/>
            <m:sty m:val="p"/>
          </m:rPr>
          <m:t>S</m:t>
        </m:r>
      </m:oMath>
      <w:ins w:id="3155" w:author="PR Preview" w:date="2026-01-01T00:00:00Z">
        <w:r>
          <w:t xml:space="preserve">:</w:t>
        </w:r>
      </w:ins>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50</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50</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ins w:id="3156" w:author="PR Preview" w:date="2026-01-01T00:00:00Z">
        <w:r>
          <w:t xml:space="preserve"> </w:t>
        </w:r>
      </w:ins>
      <w:ins w:id="3157" w:author="PR Preview" w:date="2026-01-01T00:00:00Z">
        <w:r>
          <w:t xml:space="preserve">is a subspace (</w:t>
        </w:r>
      </w:ins>
      <w:hyperlink w:anchor="thm-orthogonal-complement-subspace">
        <w:ins w:id="3158" w:author="PR Preview" w:date="2026-01-01T00:00:00Z">
          <w:r>
            <w:rPr>
              <w:rStyle w:val="Hyperlink"/>
            </w:rPr>
            <w:t xml:space="preserve">Theorem 48</w:t>
          </w:r>
        </w:ins>
      </w:hyperlink>
      <w:ins w:id="3159" w:author="PR Preview" w:date="2026-01-01T00:00:00Z">
        <w:r>
          <w:t xml:space="preserve">)</w:t>
        </w:r>
      </w:ins>
      <w:ins w:id="3160" w:author="PR Preview" w:date="2026-01-01T00:00:00Z">
        <w:r>
          <w:t xml:space="preserve"> </w:t>
        </w:r>
      </w:ins>
      <w:ins w:id="3161" w:author="PR Preview" w:date="2026-01-01T00:00:00Z">
        <w:r>
          <w:t xml:space="preserve">that contains</w:t>
        </w:r>
      </w:ins>
      <w:ins w:id="3162" w:author="PR Preview" w:date="2026-01-01T00:00:00Z">
        <w:r>
          <w:t xml:space="preserve"> </w:t>
        </w:r>
      </w:ins>
      <m:oMath>
        <m:r>
          <m:rPr>
            <m:scr m:val="script"/>
            <m:sty m:val="p"/>
          </m:rPr>
          <m:t>S</m:t>
        </m:r>
      </m:oMath>
      <w:ins w:id="3163" w:author="PR Preview" w:date="2026-01-01T00:00:00Z">
        <w:r>
          <w:t xml:space="preserve"> </w:t>
        </w:r>
      </w:ins>
      <w:ins w:id="3164" w:author="PR Preview" w:date="2026-01-01T00:00:00Z">
        <w:r>
          <w:t xml:space="preserve">and has the same dimension,</w:t>
        </w:r>
      </w:ins>
      <w:ins w:id="3165" w:author="PR Preview" w:date="2026-01-01T00:00:00Z">
        <w:r>
          <w:t xml:space="preserve"> </w:t>
        </w:r>
      </w:ins>
      <w:ins w:id="3166" w:author="PR Preview" w:date="2026-01-01T00:00:00Z">
        <w:r>
          <w:t xml:space="preserve">so it equals</w:t>
        </w:r>
      </w:ins>
      <w:ins w:id="3167" w:author="PR Preview" w:date="2026-01-01T00:00:00Z">
        <w:r>
          <w:t xml:space="preserve"> </w:t>
        </w:r>
      </w:ins>
      <m:oMath>
        <m:r>
          <m:rPr>
            <m:scr m:val="script"/>
            <m:sty m:val="p"/>
          </m:rPr>
          <m:t>S</m:t>
        </m:r>
      </m:oMath>
      <w:ins w:id="3168" w:author="PR Preview" w:date="2026-01-01T00:00:00Z">
        <w:r>
          <w:t xml:space="preserve"> </w:t>
        </w:r>
      </w:ins>
      <w:ins w:id="3169" w:author="PR Preview" w:date="2026-01-01T00:00:00Z">
        <w:r>
          <w:t xml:space="preserve">(</w:t>
        </w:r>
      </w:ins>
      <w:hyperlink w:anchor="thm-subspace-equal-dim">
        <w:ins w:id="3170" w:author="PR Preview" w:date="2026-01-01T00:00:00Z">
          <w:r>
            <w:rPr>
              <w:rStyle w:val="Hyperlink"/>
            </w:rPr>
            <w:t xml:space="preserve">Theorem 30</w:t>
          </w:r>
        </w:ins>
      </w:hyperlink>
      <w:ins w:id="3171" w:author="PR Preview" w:date="2026-01-01T00:00:00Z">
        <w:r>
          <w:t xml:space="preserve">).</w:t>
        </w:r>
      </w:ins>
    </w:p>
    <w:bookmarkStart w:id="306" w:name="exm-double-complement"/>
    <w:p>
      <w:pPr>
        <w:pStyle w:val="BodyText"/>
      </w:pPr>
      <w:ins w:id="3172" w:author="PR Preview" w:date="2026-01-01T00:00:00Z">
        <w:r>
          <w:rPr>
            <w:b/>
            <w:bCs/>
          </w:rPr>
          <w:t xml:space="preserve">Example 88 (Back to the line)</w:t>
        </w:r>
      </w:ins>
      <w:ins w:id="3173" w:author="PR Preview" w:date="2026-01-01T00:00:00Z">
        <w:r>
          <w:t xml:space="preserve"> </w:t>
        </w:r>
      </w:ins>
      <w:ins w:id="3174" w:author="PR Preview" w:date="2026-01-01T00:00:00Z">
        <w:r>
          <w:t xml:space="preserve">In</w:t>
        </w:r>
      </w:ins>
      <w:ins w:id="3175" w:author="PR Preview" w:date="2026-01-01T00:00:00Z">
        <w:r>
          <w:t xml:space="preserve"> </w:t>
        </w:r>
      </w:ins>
      <w:hyperlink w:anchor="exm-orthogonal-direct-sum">
        <w:ins w:id="3176" w:author="PR Preview" w:date="2026-01-01T00:00:00Z">
          <w:r>
            <w:rPr>
              <w:rStyle w:val="Hyperlink"/>
            </w:rPr>
            <w:t xml:space="preserve">Example 87</w:t>
          </w:r>
        </w:ins>
      </w:hyperlink>
      <w:ins w:id="3177" w:author="PR Preview" w:date="2026-01-01T00:00:00Z">
        <w:r>
          <w:t xml:space="preserve">,</w:t>
        </w:r>
      </w:ins>
      <w:ins w:id="317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3179" w:author="PR Preview" w:date="2026-01-01T00:00:00Z">
        <w:r>
          <w:t xml:space="preserve"> </w:t>
        </w:r>
      </w:ins>
      <w:ins w:id="3180" w:author="PR Preview" w:date="2026-01-01T00:00:00Z">
        <w:r>
          <w:t xml:space="preserve">and</w:t>
        </w:r>
      </w:ins>
      <w:ins w:id="3181"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3182" w:author="PR Preview" w:date="2026-01-01T00:00:00Z">
        <w:r>
          <w:t xml:space="preserve">.</w:t>
        </w:r>
      </w:ins>
      <w:ins w:id="3183" w:author="PR Preview" w:date="2026-01-01T00:00:00Z">
        <w:r>
          <w:t xml:space="preserve"> </w:t>
        </w:r>
      </w:ins>
      <w:ins w:id="3184" w:author="PR Preview" w:date="2026-01-01T00:00:00Z">
        <w:r>
          <w:t xml:space="preserve">Put those two spanning vectors in the columns of the</w:t>
        </w:r>
      </w:ins>
      <w:ins w:id="3185" w:author="PR Preview" w:date="2026-01-01T00:00:00Z">
        <w:r>
          <w:t xml:space="preserve"> </w:t>
        </w:r>
      </w:ins>
      <m:oMath>
        <m:r>
          <m:t>3</m:t>
        </m:r>
        <m:r>
          <m:rPr>
            <m:sty m:val="p"/>
          </m:rPr>
          <m:t>×</m:t>
        </m:r>
        <m:r>
          <m:t>2</m:t>
        </m:r>
      </m:oMath>
      <w:ins w:id="3186" w:author="PR Preview" w:date="2026-01-01T00:00:00Z">
        <w:r>
          <w:t xml:space="preserve"> </w:t>
        </w:r>
      </w:ins>
      <w:ins w:id="3187" w:author="PR Preview" w:date="2026-01-01T00:00:00Z">
        <w:r>
          <w:t xml:space="preserve">matrix</w:t>
        </w:r>
      </w:ins>
      <w:ins w:id="318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3189" w:author="PR Preview" w:date="2026-01-01T00:00:00Z">
        <w:r>
          <w:t xml:space="preserve">,</w:t>
        </w:r>
      </w:ins>
      <w:ins w:id="3190" w:author="PR Preview" w:date="2026-01-01T00:00:00Z">
        <w:r>
          <w:t xml:space="preserve"> </w:t>
        </w:r>
      </w:ins>
      <w:ins w:id="3191" w:author="PR Preview" w:date="2026-01-01T00:00:00Z">
        <w:r>
          <w:t xml:space="preserve">so</w:t>
        </w:r>
      </w:ins>
      <w:ins w:id="3192"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3193" w:author="PR Preview" w:date="2026-01-01T00:00:00Z">
        <w:r>
          <w:t xml:space="preserve"> </w:t>
        </w:r>
      </w:ins>
      <w:ins w:id="3194" w:author="PR Preview" w:date="2026-01-01T00:00:00Z">
        <w:r>
          <w:t xml:space="preserve">(</w:t>
        </w:r>
      </w:ins>
      <w:hyperlink w:anchor="thm-column-space-span">
        <w:ins w:id="3195" w:author="PR Preview" w:date="2026-01-01T00:00:00Z">
          <w:r>
            <w:rPr>
              <w:rStyle w:val="Hyperlink"/>
            </w:rPr>
            <w:t xml:space="preserve">Theorem 31</w:t>
          </w:r>
        </w:ins>
      </w:hyperlink>
      <w:ins w:id="3196" w:author="PR Preview" w:date="2026-01-01T00:00:00Z">
        <w:r>
          <w:t xml:space="preserve">)</w:t>
        </w:r>
      </w:ins>
      <w:ins w:id="3197" w:author="PR Preview" w:date="2026-01-01T00:00:00Z">
        <w:r>
          <w:t xml:space="preserve"> </w:t>
        </w:r>
      </w:ins>
      <w:ins w:id="3198" w:author="PR Preview" w:date="2026-01-01T00:00:00Z">
        <w:r>
          <w:t xml:space="preserve">and</w:t>
        </w:r>
      </w:ins>
      <w:ins w:id="3199"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3200" w:author="PR Preview" w:date="2026-01-01T00:00:00Z">
        <w:r>
          <w:t xml:space="preserve"> </w:t>
        </w:r>
      </w:ins>
      <w:ins w:id="3201" w:author="PR Preview" w:date="2026-01-01T00:00:00Z">
        <w:r>
          <w:t xml:space="preserve">(</w:t>
        </w:r>
      </w:ins>
      <w:hyperlink w:anchor="thm-complement-null-space">
        <w:ins w:id="3202" w:author="PR Preview" w:date="2026-01-01T00:00:00Z">
          <w:r>
            <w:rPr>
              <w:rStyle w:val="Hyperlink"/>
            </w:rPr>
            <w:t xml:space="preserve">Theorem 49</w:t>
          </w:r>
        </w:ins>
      </w:hyperlink>
      <w:ins w:id="3203" w:author="PR Preview" w:date="2026-01-01T00:00:00Z">
        <w:r>
          <w:t xml:space="preserve">).</w:t>
        </w:r>
      </w:ins>
      <w:ins w:id="3204" w:author="PR Preview" w:date="2026-01-01T00:00:00Z">
        <w:r>
          <w:t xml:space="preserve"> </w:t>
        </w:r>
      </w:ins>
      <w:ins w:id="3205" w:author="PR Preview" w:date="2026-01-01T00:00:00Z">
        <w:r>
          <w:t xml:space="preserve">Since</w:t>
        </w:r>
      </w:ins>
      <w:ins w:id="3206" w:author="PR Preview" w:date="2026-01-01T00:00:00Z">
        <w:r>
          <w:t xml:space="preserve"> </w:t>
        </w:r>
      </w:ins>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ins w:id="3207" w:author="PR Preview" w:date="2026-01-01T00:00:00Z">
        <w:r>
          <w:t xml:space="preserve"> </w:t>
        </w:r>
      </w:ins>
      <w:ins w:id="3208" w:author="PR Preview" w:date="2026-01-01T00:00:00Z">
        <w:r>
          <w:t xml:space="preserve">(</w:t>
        </w:r>
      </w:ins>
      <w:hyperlink w:anchor="def-matvec-mult">
        <w:ins w:id="3209" w:author="PR Preview" w:date="2026-01-01T00:00:00Z">
          <w:r>
            <w:rPr>
              <w:rStyle w:val="Hyperlink"/>
            </w:rPr>
            <w:t xml:space="preserve">Definition 28</w:t>
          </w:r>
        </w:ins>
      </w:hyperlink>
      <w:ins w:id="3210" w:author="PR Preview" w:date="2026-01-01T00:00:00Z">
        <w:r>
          <w:t xml:space="preserve">),</w:t>
        </w:r>
      </w:ins>
      <w:ins w:id="3211" w:author="PR Preview" w:date="2026-01-01T00:00:00Z">
        <w:r>
          <w:t xml:space="preserve"> </w:t>
        </w:r>
      </w:ins>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3212" w:author="PR Preview" w:date="2026-01-01T00:00:00Z">
        <w:r>
          <w:t xml:space="preserve"> </w:t>
        </w:r>
      </w:ins>
      <w:ins w:id="3213" w:author="PR Preview" w:date="2026-01-01T00:00:00Z">
        <w:r>
          <w:t xml:space="preserve">exactly when</w:t>
        </w:r>
      </w:ins>
      <w:ins w:id="3214" w:author="PR Preview" w:date="2026-01-01T00:00:00Z">
        <w:r>
          <w:t xml:space="preserve"> </w:t>
        </w:r>
      </w:ins>
      <m:oMath>
        <m:sSub>
          <m:e>
            <m:r>
              <m:t>w</m:t>
            </m:r>
          </m:e>
          <m:sub>
            <m:r>
              <m:t>1</m:t>
            </m:r>
          </m:sub>
        </m:sSub>
        <m:r>
          <m:rPr>
            <m:sty m:val="p"/>
          </m:rPr>
          <m:t>−</m:t>
        </m:r>
        <m:sSub>
          <m:e>
            <m:r>
              <m:t>w</m:t>
            </m:r>
          </m:e>
          <m:sub>
            <m:r>
              <m:t>2</m:t>
            </m:r>
          </m:sub>
        </m:sSub>
        <m:r>
          <m:rPr>
            <m:sty m:val="p"/>
          </m:rPr>
          <m:t>=</m:t>
        </m:r>
        <m:r>
          <m:t>0</m:t>
        </m:r>
      </m:oMath>
      <w:ins w:id="3215" w:author="PR Preview" w:date="2026-01-01T00:00:00Z">
        <w:r>
          <w:t xml:space="preserve"> </w:t>
        </w:r>
      </w:ins>
      <w:ins w:id="3216" w:author="PR Preview" w:date="2026-01-01T00:00:00Z">
        <w:r>
          <w:t xml:space="preserve">and</w:t>
        </w:r>
      </w:ins>
      <w:ins w:id="3217" w:author="PR Preview" w:date="2026-01-01T00:00:00Z">
        <w:r>
          <w:t xml:space="preserve"> </w:t>
        </w:r>
      </w:ins>
      <m:oMath>
        <m:sSub>
          <m:e>
            <m:r>
              <m:t>w</m:t>
            </m:r>
          </m:e>
          <m:sub>
            <m:r>
              <m:t>3</m:t>
            </m:r>
          </m:sub>
        </m:sSub>
        <m:r>
          <m:rPr>
            <m:sty m:val="p"/>
          </m:rPr>
          <m:t>=</m:t>
        </m:r>
        <m:r>
          <m:t>0</m:t>
        </m:r>
      </m:oMath>
      <w:ins w:id="3218" w:author="PR Preview" w:date="2026-01-01T00:00:00Z">
        <w:r>
          <w:t xml:space="preserve">.</w:t>
        </w:r>
      </w:ins>
      <w:ins w:id="3219" w:author="PR Preview" w:date="2026-01-01T00:00:00Z">
        <w:r>
          <w:t xml:space="preserve"> </w:t>
        </w:r>
      </w:ins>
      <w:ins w:id="3220"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6"/>
    <w:bookmarkStart w:id="307" w:name="exm-double-complement-fails"/>
    <w:p>
      <w:pPr>
        <w:pStyle w:val="FirstParagraph"/>
      </w:pPr>
      <w:ins w:id="3221" w:author="PR Preview" w:date="2026-01-01T00:00:00Z">
        <w:r>
          <w:rPr>
            <w:b/>
            <w:bCs/>
          </w:rPr>
          <w:t xml:space="preserve">Example 89 (A set that is not a subspace does not come back)</w:t>
        </w:r>
      </w:ins>
      <w:ins w:id="3222" w:author="PR Preview" w:date="2026-01-01T00:00:00Z">
        <w:r>
          <w:t xml:space="preserve"> </w:t>
        </w:r>
      </w:ins>
      <w:ins w:id="3223" w:author="PR Preview" w:date="2026-01-01T00:00:00Z">
        <w:r>
          <w:t xml:space="preserve">The one-element set</w:t>
        </w:r>
      </w:ins>
      <w:ins w:id="3224" w:author="PR Preview" w:date="2026-01-01T00:00:00Z">
        <w:r>
          <w:t xml:space="preserve"> </w:t>
        </w:r>
      </w:ins>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ins w:id="3225" w:author="PR Preview" w:date="2026-01-01T00:00:00Z">
        <w:r>
          <w:t xml:space="preserve"> </w:t>
        </w:r>
      </w:ins>
      <w:ins w:id="3226" w:author="PR Preview" w:date="2026-01-01T00:00:00Z">
        <w:r>
          <w:t xml:space="preserve">is not a subspace.</w:t>
        </w:r>
      </w:ins>
      <w:ins w:id="3227" w:author="PR Preview" w:date="2026-01-01T00:00:00Z">
        <w:r>
          <w:t xml:space="preserve"> </w:t>
        </w:r>
      </w:ins>
      <w:ins w:id="3228" w:author="PR Preview" w:date="2026-01-01T00:00:00Z">
        <w:r>
          <w:t xml:space="preserve">Its orthogonal complement is the same as that of</w:t>
        </w:r>
      </w:ins>
      <w:ins w:id="3229" w:author="PR Preview" w:date="2026-01-01T00:00:00Z">
        <w:r>
          <w:t xml:space="preserve"> </w:t>
        </w:r>
      </w:ins>
      <m:oMath>
        <m:r>
          <m:rPr>
            <m:scr m:val="script"/>
            <m:sty m:val="p"/>
          </m:rPr>
          <m:t>S</m:t>
        </m:r>
      </m:oMath>
      <w:ins w:id="3230" w:author="PR Preview" w:date="2026-01-01T00:00:00Z">
        <w:r>
          <w:t xml:space="preserve"> </w:t>
        </w:r>
      </w:ins>
      <w:ins w:id="3231" w:author="PR Preview" w:date="2026-01-01T00:00:00Z">
        <w:r>
          <w:t xml:space="preserve">in</w:t>
        </w:r>
      </w:ins>
      <w:ins w:id="3232" w:author="PR Preview" w:date="2026-01-01T00:00:00Z">
        <w:r>
          <w:t xml:space="preserve"> </w:t>
        </w:r>
      </w:ins>
      <w:hyperlink w:anchor="exm-double-complement">
        <w:ins w:id="3233" w:author="PR Preview" w:date="2026-01-01T00:00:00Z">
          <w:r>
            <w:rPr>
              <w:rStyle w:val="Hyperlink"/>
            </w:rPr>
            <w:t xml:space="preserve">Example 88</w:t>
          </w:r>
        </w:ins>
      </w:hyperlink>
      <w:ins w:id="3234" w:author="PR Preview" w:date="2026-01-01T00:00:00Z">
        <w:r>
          <w:t xml:space="preserve">,</w:t>
        </w:r>
      </w:ins>
      <w:ins w:id="3235" w:author="PR Preview" w:date="2026-01-01T00:00:00Z">
        <w:r>
          <w:t xml:space="preserve"> </w:t>
        </w:r>
      </w:ins>
      <w:ins w:id="3236" w:author="PR Preview" w:date="2026-01-01T00:00:00Z">
        <w:r>
          <w:t xml:space="preserve">since both are defined by the single condition</w:t>
        </w:r>
      </w:ins>
      <w:ins w:id="3237" w:author="PR Preview" w:date="2026-01-01T00:00:00Z">
        <w:r>
          <w:t xml:space="preserve"> </w:t>
        </w:r>
      </w:ins>
      <m:oMath>
        <m:sSub>
          <m:e>
            <m:r>
              <m:t>u</m:t>
            </m:r>
          </m:e>
          <m:sub>
            <m:r>
              <m:t>1</m:t>
            </m:r>
          </m:sub>
        </m:sSub>
        <m:r>
          <m:rPr>
            <m:sty m:val="p"/>
          </m:rPr>
          <m:t>+</m:t>
        </m:r>
        <m:sSub>
          <m:e>
            <m:r>
              <m:t>u</m:t>
            </m:r>
          </m:e>
          <m:sub>
            <m:r>
              <m:t>2</m:t>
            </m:r>
          </m:sub>
        </m:sSub>
        <m:r>
          <m:rPr>
            <m:sty m:val="p"/>
          </m:rPr>
          <m:t>=</m:t>
        </m:r>
        <m:r>
          <m:t>0</m:t>
        </m:r>
      </m:oMath>
      <w:ins w:id="3238" w:author="PR Preview" w:date="2026-01-01T00:00:00Z">
        <w:r>
          <w:t xml:space="preserve">,</w:t>
        </w:r>
      </w:ins>
      <w:ins w:id="3239" w:author="PR Preview" w:date="2026-01-01T00:00:00Z">
        <w:r>
          <w:t xml:space="preserve"> </w:t>
        </w:r>
      </w:ins>
      <w:ins w:id="3240" w:author="PR Preview" w:date="2026-01-01T00:00:00Z">
        <w:r>
          <w:t xml:space="preserve">so</w:t>
        </w:r>
      </w:ins>
      <w:ins w:id="3241" w:author="PR Preview" w:date="2026-01-01T00:00:00Z">
        <w:r>
          <w:t xml:space="preserve"> </w:t>
        </w:r>
      </w:ins>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3242" w:author="PR Preview" w:date="2026-01-01T00:00:00Z">
        <w:r>
          <w:t xml:space="preserve">,</w:t>
        </w:r>
      </w:ins>
      <w:ins w:id="3243" w:author="PR Preview" w:date="2026-01-01T00:00:00Z">
        <w:r>
          <w:t xml:space="preserve"> </w:t>
        </w:r>
      </w:ins>
      <w:ins w:id="3244" w:author="PR Preview" w:date="2026-01-01T00:00:00Z">
        <w:r>
          <w:t xml:space="preserve">which contains</w:t>
        </w:r>
      </w:ins>
      <w:ins w:id="324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X</m:t>
        </m:r>
      </m:oMath>
      <w:ins w:id="3246" w:author="PR Preview" w:date="2026-01-01T00:00:00Z">
        <w:r>
          <w:t xml:space="preserve">.</w:t>
        </w:r>
      </w:ins>
      <w:ins w:id="3247" w:author="PR Preview" w:date="2026-01-01T00:00:00Z">
        <w:r>
          <w:t xml:space="preserve"> </w:t>
        </w:r>
      </w:ins>
      <w:hyperlink w:anchor="thm-double-complement">
        <w:ins w:id="3248" w:author="PR Preview" w:date="2026-01-01T00:00:00Z">
          <w:r>
            <w:rPr>
              <w:rStyle w:val="Hyperlink"/>
            </w:rPr>
            <w:t xml:space="preserve">Theorem 51</w:t>
          </w:r>
        </w:ins>
      </w:hyperlink>
      <w:ins w:id="3249" w:author="PR Preview" w:date="2026-01-01T00:00:00Z">
        <w:r>
          <w:t xml:space="preserve"> </w:t>
        </w:r>
      </w:ins>
      <w:ins w:id="3250" w:author="PR Preview" w:date="2026-01-01T00:00:00Z">
        <w:r>
          <w:t xml:space="preserve">needs</w:t>
        </w:r>
      </w:ins>
      <w:ins w:id="3251" w:author="PR Preview" w:date="2026-01-01T00:00:00Z">
        <w:r>
          <w:t xml:space="preserve"> </w:t>
        </w:r>
      </w:ins>
      <m:oMath>
        <m:r>
          <m:rPr>
            <m:scr m:val="script"/>
            <m:sty m:val="p"/>
          </m:rPr>
          <m:t>S</m:t>
        </m:r>
      </m:oMath>
      <w:ins w:id="3252" w:author="PR Preview" w:date="2026-01-01T00:00:00Z">
        <w:r>
          <w:t xml:space="preserve"> </w:t>
        </w:r>
      </w:ins>
      <w:ins w:id="3253" w:author="PR Preview" w:date="2026-01-01T00:00:00Z">
        <w:r>
          <w:t xml:space="preserve">to be a subspace.</w:t>
        </w:r>
      </w:ins>
    </w:p>
    <w:bookmarkEnd w:id="307"/>
    <w:bookmarkEnd w:id="308"/>
    <w:bookmarkStart w:id="311" w:name="sec-fundamental-theorem"/>
    <w:p>
      <w:pPr>
        <w:pStyle w:val="Heading3"/>
      </w:pPr>
      <w:r>
        <w:t xml:space="preserve">2.15 The fundamental theorem of linear algebra</w:t>
      </w:r>
    </w:p>
    <w:bookmarkStart w:id="309" w:name="thm-fundamental-subspaces"/>
    <w:p>
      <w:pPr>
        <w:pStyle w:val="FirstParagraph"/>
      </w:pPr>
      <w:del w:id="3254" w:author="PR Preview" w:date="2026-01-01T00:00:00Z">
        <w:r>
          <w:rPr>
            <w:b/>
            <w:bCs/>
          </w:rPr>
          <w:delText xml:space="preserve">Theorem 51 (Fundamental theorem of linear algebra)</w:delText>
        </w:r>
      </w:del>
      <w:del w:id="3255" w:author="PR Preview" w:date="2026-01-01T00:00:00Z">
        <w:r>
          <w:delText xml:space="preserve"> </w:delText>
        </w:r>
      </w:del>
      <w:del w:id="3256" w:author="PR Preview" w:date="2026-01-01T00:00:00Z">
        <w:r>
          <w:delText xml:space="preserve">Let</w:delText>
        </w:r>
      </w:del>
      <w:del w:id="3257" w:author="PR Preview" w:date="2026-01-01T00:00:00Z">
        <w:r>
          <w:delText xml:space="preserve"> </w:delText>
        </w:r>
      </w:del>
      <m:oMath>
        <m:r>
          <m:rPr>
            <m:sty m:val="bi"/>
          </m:rPr>
          <m:t>A</m:t>
        </m:r>
      </m:oMath>
      <w:del w:id="3258" w:author="PR Preview" w:date="2026-01-01T00:00:00Z">
        <w:r>
          <w:delText xml:space="preserve"> </w:delText>
        </w:r>
      </w:del>
      <w:del w:id="3259" w:author="PR Preview" w:date="2026-01-01T00:00:00Z">
        <w:r>
          <w:delText xml:space="preserve">be an</w:delText>
        </w:r>
      </w:del>
      <w:del w:id="3260" w:author="PR Preview" w:date="2026-01-01T00:00:00Z">
        <w:r>
          <w:delText xml:space="preserve"> </w:delText>
        </w:r>
      </w:del>
      <m:oMath>
        <m:r>
          <m:t>m</m:t>
        </m:r>
        <m:r>
          <m:rPr>
            <m:sty m:val="p"/>
          </m:rPr>
          <m:t>×</m:t>
        </m:r>
        <m:r>
          <m:t>n</m:t>
        </m:r>
      </m:oMath>
      <w:del w:id="3261" w:author="PR Preview" w:date="2026-01-01T00:00:00Z">
        <w:r>
          <w:delText xml:space="preserve"> </w:delText>
        </w:r>
      </w:del>
      <w:del w:id="3262" w:author="PR Preview" w:date="2026-01-01T00:00:00Z">
        <w:r>
          <w:delText xml:space="preserve">matrix with</w:delText>
        </w:r>
      </w:del>
      <w:del w:id="3263"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3264" w:author="PR Preview" w:date="2026-01-01T00:00:00Z">
        <w:r>
          <w:delText xml:space="preserve">. Then</w:delText>
        </w:r>
      </w:del>
    </w:p>
    <w:p>
      <w:pPr>
        <w:pStyle w:val="FirstParagraph"/>
      </w:pPr>
      <w:ins w:id="3265" w:author="PR Preview" w:date="2026-01-01T00:00:00Z">
        <w:r>
          <w:rPr>
            <w:b/>
            <w:bCs/>
          </w:rPr>
          <w:t xml:space="preserve">Theorem 52 (Fundamental theorem of linear algebra)</w:t>
        </w:r>
      </w:ins>
      <w:ins w:id="3266" w:author="PR Preview" w:date="2026-01-01T00:00:00Z">
        <w:r>
          <w:t xml:space="preserve"> </w:t>
        </w:r>
      </w:ins>
      <w:ins w:id="3267" w:author="PR Preview" w:date="2026-01-01T00:00:00Z">
        <w:r>
          <w:t xml:space="preserve">Let</w:t>
        </w:r>
      </w:ins>
      <w:ins w:id="3268" w:author="PR Preview" w:date="2026-01-01T00:00:00Z">
        <w:r>
          <w:t xml:space="preserve"> </w:t>
        </w:r>
      </w:ins>
      <m:oMath>
        <m:r>
          <m:rPr>
            <m:sty m:val="bi"/>
          </m:rPr>
          <m:t>A</m:t>
        </m:r>
      </m:oMath>
      <w:ins w:id="3269" w:author="PR Preview" w:date="2026-01-01T00:00:00Z">
        <w:r>
          <w:t xml:space="preserve"> </w:t>
        </w:r>
      </w:ins>
      <w:ins w:id="3270" w:author="PR Preview" w:date="2026-01-01T00:00:00Z">
        <w:r>
          <w:t xml:space="preserve">be an</w:t>
        </w:r>
      </w:ins>
      <w:ins w:id="3271" w:author="PR Preview" w:date="2026-01-01T00:00:00Z">
        <w:r>
          <w:t xml:space="preserve"> </w:t>
        </w:r>
      </w:ins>
      <m:oMath>
        <m:r>
          <m:t>m</m:t>
        </m:r>
        <m:r>
          <m:rPr>
            <m:sty m:val="p"/>
          </m:rPr>
          <m:t>×</m:t>
        </m:r>
        <m:r>
          <m:t>n</m:t>
        </m:r>
      </m:oMath>
      <w:ins w:id="3272" w:author="PR Preview" w:date="2026-01-01T00:00:00Z">
        <w:r>
          <w:t xml:space="preserve"> </w:t>
        </w:r>
      </w:ins>
      <w:ins w:id="3273" w:author="PR Preview" w:date="2026-01-01T00:00:00Z">
        <w:r>
          <w:t xml:space="preserve">matrix with</w:t>
        </w:r>
      </w:ins>
      <w:ins w:id="3274" w:author="PR Preview" w:date="2026-01-01T00:00:00Z">
        <w:r>
          <w:t xml:space="preserve"> </w:t>
        </w:r>
      </w:ins>
      <m:oMath>
        <m:r>
          <m:rPr>
            <m:sty m:val="p"/>
          </m:rPr>
          <m:t>rank</m:t>
        </m:r>
        <m:r>
          <m:rPr>
            <m:sty m:val="p"/>
          </m:rPr>
          <m:t>(</m:t>
        </m:r>
        <m:r>
          <m:rPr>
            <m:sty m:val="bi"/>
          </m:rPr>
          <m:t>A</m:t>
        </m:r>
        <m:r>
          <m:rPr>
            <m:sty m:val="p"/>
          </m:rPr>
          <m:t>)</m:t>
        </m:r>
        <m:r>
          <m:rPr>
            <m:sty m:val="p"/>
          </m:rPr>
          <m:t>=</m:t>
        </m:r>
        <m:r>
          <m:t>r</m:t>
        </m:r>
      </m:oMath>
      <w:ins w:id="3275" w:author="PR Preview" w:date="2026-01-01T00:00:00Z">
        <w:r>
          <w:t xml:space="preserve">. Then</w:t>
        </w:r>
      </w:ins>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9"/>
    <w:p>
      <w:pPr>
        <w:pStyle w:val="FirstParagraph"/>
      </w:pPr>
      <w:del w:id="3276" w:author="PR Preview" w:date="2026-01-01T00:00:00Z">
        <w:r>
          <w:rPr>
            <w:i/>
            <w:iCs/>
          </w:rPr>
          <w:delText xml:space="preserve">Proof</w:delText>
        </w:r>
      </w:del>
      <w:del w:id="3277" w:author="PR Preview" w:date="2026-01-01T00:00:00Z">
        <w:r>
          <w:delText xml:space="preserve">. </w:delText>
        </w:r>
      </w:del>
      <w:del w:id="3278" w:author="PR Preview" w:date="2026-01-01T00:00:00Z">
        <w:r>
          <w:rPr>
            <w:b/>
            <w:bCs/>
          </w:rPr>
          <w:delText xml:space="preserve">Part 1.</w:delText>
        </w:r>
      </w:del>
      <w:del w:id="3279" w:author="PR Preview" w:date="2026-01-01T00:00:00Z">
        <w:r>
          <w:delText xml:space="preserve"> </w:delText>
        </w:r>
      </w:del>
      <w:del w:id="3280" w:author="PR Preview" w:date="2026-01-01T00:00:00Z">
        <w:r>
          <w:delText xml:space="preserve">The first equation is</w:delText>
        </w:r>
      </w:del>
      <w:del w:id="3281" w:author="PR Preview" w:date="2026-01-01T00:00:00Z">
        <w:r>
          <w:delText xml:space="preserve"> </w:delText>
        </w:r>
      </w:del>
      <w:hyperlink w:anchor="thm-complement-null-space">
        <w:del w:id="3282" w:author="PR Preview" w:date="2026-01-01T00:00:00Z">
          <w:r>
            <w:rPr>
              <w:rStyle w:val="Hyperlink"/>
            </w:rPr>
            <w:delText xml:space="preserve">Theorem 48</w:delText>
          </w:r>
        </w:del>
      </w:hyperlink>
      <w:del w:id="3283" w:author="PR Preview" w:date="2026-01-01T00:00:00Z">
        <w:r>
          <w:delText xml:space="preserve">.</w:delText>
        </w:r>
      </w:del>
      <w:del w:id="3284" w:author="PR Preview" w:date="2026-01-01T00:00:00Z">
        <w:r>
          <w:delText xml:space="preserve"> </w:delText>
        </w:r>
      </w:del>
      <m:oMath>
        <m:r>
          <m:rPr>
            <m:scr m:val="script"/>
            <m:sty m:val="p"/>
          </m:rPr>
          <m:t>C</m:t>
        </m:r>
        <m:r>
          <m:rPr>
            <m:sty m:val="p"/>
          </m:rPr>
          <m:t>(</m:t>
        </m:r>
        <m:r>
          <m:rPr>
            <m:sty m:val="bi"/>
          </m:rPr>
          <m:t>A</m:t>
        </m:r>
        <m:r>
          <m:rPr>
            <m:sty m:val="p"/>
          </m:rPr>
          <m:t>)</m:t>
        </m:r>
      </m:oMath>
      <w:del w:id="3285" w:author="PR Preview" w:date="2026-01-01T00:00:00Z">
        <w:r>
          <w:delText xml:space="preserve"> </w:delText>
        </w:r>
      </w:del>
      <w:del w:id="3286" w:author="PR Preview" w:date="2026-01-01T00:00:00Z">
        <w:r>
          <w:delText xml:space="preserve">is a subspace of</w:delText>
        </w:r>
      </w:del>
      <w:del w:id="3287" w:author="PR Preview" w:date="2026-01-01T00:00:00Z">
        <w:r>
          <w:delText xml:space="preserve"> </w:delText>
        </w:r>
      </w:del>
      <m:oMath>
        <m:sSup>
          <m:e>
            <m:r>
              <m:rPr>
                <m:scr m:val="double-struck"/>
                <m:sty m:val="p"/>
              </m:rPr>
              <m:t>R</m:t>
            </m:r>
          </m:e>
          <m:sup>
            <m:r>
              <m:t>m</m:t>
            </m:r>
          </m:sup>
        </m:sSup>
      </m:oMath>
      <w:del w:id="3288" w:author="PR Preview" w:date="2026-01-01T00:00:00Z">
        <w:r>
          <w:delText xml:space="preserve"> </w:delText>
        </w:r>
      </w:del>
      <w:del w:id="3289" w:author="PR Preview" w:date="2026-01-01T00:00:00Z">
        <w:r>
          <w:delText xml:space="preserve">(</w:delText>
        </w:r>
      </w:del>
      <w:hyperlink w:anchor="thm-column-space-span">
        <w:del w:id="3290" w:author="PR Preview" w:date="2026-01-01T00:00:00Z">
          <w:r>
            <w:rPr>
              <w:rStyle w:val="Hyperlink"/>
            </w:rPr>
            <w:delText xml:space="preserve">Theorem 31</w:delText>
          </w:r>
        </w:del>
      </w:hyperlink>
      <w:del w:id="3291" w:author="PR Preview" w:date="2026-01-01T00:00:00Z">
        <w:r>
          <w:delText xml:space="preserve">), so</w:delText>
        </w:r>
      </w:del>
    </w:p>
    <w:p>
      <w:pPr>
        <w:pStyle w:val="FirstParagraph"/>
      </w:pPr>
      <w:ins w:id="3292" w:author="PR Preview" w:date="2026-01-01T00:00:00Z">
        <w:r>
          <w:rPr>
            <w:i/>
            <w:iCs/>
          </w:rPr>
          <w:t xml:space="preserve">Proof</w:t>
        </w:r>
      </w:ins>
      <w:ins w:id="3293" w:author="PR Preview" w:date="2026-01-01T00:00:00Z">
        <w:r>
          <w:t xml:space="preserve">. </w:t>
        </w:r>
      </w:ins>
      <w:ins w:id="3294" w:author="PR Preview" w:date="2026-01-01T00:00:00Z">
        <w:r>
          <w:rPr>
            <w:b/>
            <w:bCs/>
          </w:rPr>
          <w:t xml:space="preserve">Part 1.</w:t>
        </w:r>
      </w:ins>
      <w:ins w:id="3295" w:author="PR Preview" w:date="2026-01-01T00:00:00Z">
        <w:r>
          <w:t xml:space="preserve"> </w:t>
        </w:r>
      </w:ins>
      <w:ins w:id="3296" w:author="PR Preview" w:date="2026-01-01T00:00:00Z">
        <w:r>
          <w:t xml:space="preserve">The first equation is</w:t>
        </w:r>
      </w:ins>
      <w:ins w:id="3297" w:author="PR Preview" w:date="2026-01-01T00:00:00Z">
        <w:r>
          <w:t xml:space="preserve"> </w:t>
        </w:r>
      </w:ins>
      <w:hyperlink w:anchor="thm-complement-null-space">
        <w:ins w:id="3298" w:author="PR Preview" w:date="2026-01-01T00:00:00Z">
          <w:r>
            <w:rPr>
              <w:rStyle w:val="Hyperlink"/>
            </w:rPr>
            <w:t xml:space="preserve">Theorem 49</w:t>
          </w:r>
        </w:ins>
      </w:hyperlink>
      <w:ins w:id="3299" w:author="PR Preview" w:date="2026-01-01T00:00:00Z">
        <w:r>
          <w:t xml:space="preserve">.</w:t>
        </w:r>
      </w:ins>
      <w:ins w:id="3300" w:author="PR Preview" w:date="2026-01-01T00:00:00Z">
        <w:r>
          <w:t xml:space="preserve"> </w:t>
        </w:r>
      </w:ins>
      <m:oMath>
        <m:r>
          <m:rPr>
            <m:scr m:val="script"/>
            <m:sty m:val="p"/>
          </m:rPr>
          <m:t>C</m:t>
        </m:r>
        <m:r>
          <m:rPr>
            <m:sty m:val="p"/>
          </m:rPr>
          <m:t>(</m:t>
        </m:r>
        <m:r>
          <m:rPr>
            <m:sty m:val="bi"/>
          </m:rPr>
          <m:t>A</m:t>
        </m:r>
        <m:r>
          <m:rPr>
            <m:sty m:val="p"/>
          </m:rPr>
          <m:t>)</m:t>
        </m:r>
      </m:oMath>
      <w:ins w:id="3301" w:author="PR Preview" w:date="2026-01-01T00:00:00Z">
        <w:r>
          <w:t xml:space="preserve"> </w:t>
        </w:r>
      </w:ins>
      <w:ins w:id="3302" w:author="PR Preview" w:date="2026-01-01T00:00:00Z">
        <w:r>
          <w:t xml:space="preserve">is a subspace of</w:t>
        </w:r>
      </w:ins>
      <w:ins w:id="3303" w:author="PR Preview" w:date="2026-01-01T00:00:00Z">
        <w:r>
          <w:t xml:space="preserve"> </w:t>
        </w:r>
      </w:ins>
      <m:oMath>
        <m:sSup>
          <m:e>
            <m:r>
              <m:rPr>
                <m:scr m:val="double-struck"/>
                <m:sty m:val="p"/>
              </m:rPr>
              <m:t>R</m:t>
            </m:r>
          </m:e>
          <m:sup>
            <m:r>
              <m:t>m</m:t>
            </m:r>
          </m:sup>
        </m:sSup>
      </m:oMath>
      <w:ins w:id="3304" w:author="PR Preview" w:date="2026-01-01T00:00:00Z">
        <w:r>
          <w:t xml:space="preserve"> </w:t>
        </w:r>
      </w:ins>
      <w:ins w:id="3305" w:author="PR Preview" w:date="2026-01-01T00:00:00Z">
        <w:r>
          <w:t xml:space="preserve">(</w:t>
        </w:r>
      </w:ins>
      <w:hyperlink w:anchor="thm-column-space-span">
        <w:ins w:id="3306" w:author="PR Preview" w:date="2026-01-01T00:00:00Z">
          <w:r>
            <w:rPr>
              <w:rStyle w:val="Hyperlink"/>
            </w:rPr>
            <w:t xml:space="preserve">Theorem 31</w:t>
          </w:r>
        </w:ins>
      </w:hyperlink>
      <w:ins w:id="3307" w:author="PR Preview" w:date="2026-01-01T00:00:00Z">
        <w:r>
          <w:t xml:space="preserve">), so</w:t>
        </w:r>
      </w:ins>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51</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10" w:name="exm-fundamental-subspaces"/>
    <w:p>
      <w:pPr>
        <w:pStyle w:val="BodyText"/>
      </w:pPr>
      <w:del w:id="3308" w:author="PR Preview" w:date="2026-01-01T00:00:00Z">
        <w:r>
          <w:rPr>
            <w:b/>
            <w:bCs/>
          </w:rPr>
          <w:delText xml:space="preserve">Example 89 (The four subspaces of the matrix in</w:delText>
        </w:r>
      </w:del>
      <w:del w:id="3309" w:author="PR Preview" w:date="2026-01-01T00:00:00Z">
        <w:r>
          <w:rPr>
            <w:b/>
            <w:bCs/>
          </w:rPr>
          <w:delText xml:space="preserve"> </w:delText>
        </w:r>
      </w:del>
      <w:hyperlink w:anchor="exm-column-space">
        <w:del w:id="3310" w:author="PR Preview" w:date="2026-01-01T00:00:00Z">
          <w:r>
            <w:rPr>
              <w:rStyle w:val="Hyperlink"/>
              <w:b/>
              <w:bCs/>
            </w:rPr>
            <w:delText xml:space="preserve">Example 53</w:delText>
          </w:r>
        </w:del>
      </w:hyperlink>
      <w:del w:id="3311" w:author="PR Preview" w:date="2026-01-01T00:00:00Z">
        <w:r>
          <w:rPr>
            <w:b/>
            <w:bCs/>
          </w:rPr>
          <w:delText xml:space="preserve">)</w:delText>
        </w:r>
      </w:del>
      <w:del w:id="3312" w:author="PR Preview" w:date="2026-01-01T00:00:00Z">
        <w:r>
          <w:delText xml:space="preserve"> </w:delText>
        </w:r>
      </w:del>
      <w:del w:id="3313" w:author="PR Preview" w:date="2026-01-01T00:00:00Z">
        <w:r>
          <w:delText xml:space="preserve">For</w:delText>
        </w:r>
      </w:del>
      <w:del w:id="3314" w:author="PR Preview" w:date="2026-01-01T00:00:00Z">
        <w:r>
          <w:delText xml:space="preserve"> </w:delText>
        </w:r>
      </w:del>
      <m:oMath>
        <m:r>
          <m:rPr>
            <m:sty m:val="bi"/>
          </m:rPr>
          <m:t>A</m:t>
        </m:r>
      </m:oMath>
      <w:del w:id="3315" w:author="PR Preview" w:date="2026-01-01T00:00:00Z">
        <w:r>
          <w:delText xml:space="preserve"> </w:delText>
        </w:r>
      </w:del>
      <w:del w:id="3316" w:author="PR Preview" w:date="2026-01-01T00:00:00Z">
        <w:r>
          <w:delText xml:space="preserve">in</w:delText>
        </w:r>
      </w:del>
      <w:del w:id="3317" w:author="PR Preview" w:date="2026-01-01T00:00:00Z">
        <w:r>
          <w:delText xml:space="preserve"> </w:delText>
        </w:r>
      </w:del>
      <w:hyperlink w:anchor="exm-column-space">
        <w:del w:id="3318" w:author="PR Preview" w:date="2026-01-01T00:00:00Z">
          <w:r>
            <w:rPr>
              <w:rStyle w:val="Hyperlink"/>
            </w:rPr>
            <w:delText xml:space="preserve">Example 53</w:delText>
          </w:r>
        </w:del>
      </w:hyperlink>
      <w:del w:id="3319" w:author="PR Preview" w:date="2026-01-01T00:00:00Z">
        <w:r>
          <w:delText xml:space="preserve">,</w:delText>
        </w:r>
      </w:del>
      <w:del w:id="3320" w:author="PR Preview" w:date="2026-01-01T00:00:00Z">
        <w:r>
          <w:delText xml:space="preserve"> </w:delText>
        </w:r>
      </w:del>
      <m:oMath>
        <m:r>
          <m:t>m</m:t>
        </m:r>
        <m:r>
          <m:rPr>
            <m:sty m:val="p"/>
          </m:rPr>
          <m:t>=</m:t>
        </m:r>
        <m:r>
          <m:t>2</m:t>
        </m:r>
      </m:oMath>
      <w:del w:id="3321" w:author="PR Preview" w:date="2026-01-01T00:00:00Z">
        <w:r>
          <w:delText xml:space="preserve">,</w:delText>
        </w:r>
      </w:del>
      <w:del w:id="3322" w:author="PR Preview" w:date="2026-01-01T00:00:00Z">
        <w:r>
          <w:delText xml:space="preserve"> </w:delText>
        </w:r>
      </w:del>
      <m:oMath>
        <m:r>
          <m:t>n</m:t>
        </m:r>
        <m:r>
          <m:rPr>
            <m:sty m:val="p"/>
          </m:rPr>
          <m:t>=</m:t>
        </m:r>
        <m:r>
          <m:t>3</m:t>
        </m:r>
      </m:oMath>
      <w:del w:id="3323" w:author="PR Preview" w:date="2026-01-01T00:00:00Z">
        <w:r>
          <w:delText xml:space="preserve"> </w:delText>
        </w:r>
      </w:del>
      <w:del w:id="3324" w:author="PR Preview" w:date="2026-01-01T00:00:00Z">
        <w:r>
          <w:delText xml:space="preserve">and</w:delText>
        </w:r>
      </w:del>
      <w:del w:id="3325" w:author="PR Preview" w:date="2026-01-01T00:00:00Z">
        <w:r>
          <w:delText xml:space="preserve"> </w:delText>
        </w:r>
      </w:del>
      <m:oMath>
        <m:r>
          <m:t>r</m:t>
        </m:r>
        <m:r>
          <m:rPr>
            <m:sty m:val="p"/>
          </m:rPr>
          <m:t>=</m:t>
        </m:r>
        <m:r>
          <m:t>1</m:t>
        </m:r>
      </m:oMath>
      <w:del w:id="3326" w:author="PR Preview" w:date="2026-01-01T00:00:00Z">
        <w:r>
          <w:delText xml:space="preserve"> </w:delText>
        </w:r>
      </w:del>
      <w:del w:id="3327" w:author="PR Preview" w:date="2026-01-01T00:00:00Z">
        <w:r>
          <w:delText xml:space="preserve">(</w:delText>
        </w:r>
      </w:del>
      <w:hyperlink w:anchor="exm-rank-dim">
        <w:del w:id="3328" w:author="PR Preview" w:date="2026-01-01T00:00:00Z">
          <w:r>
            <w:rPr>
              <w:rStyle w:val="Hyperlink"/>
            </w:rPr>
            <w:delText xml:space="preserve">Example 60</w:delText>
          </w:r>
        </w:del>
      </w:hyperlink>
      <w:del w:id="3329" w:author="PR Preview" w:date="2026-01-01T00:00:00Z">
        <w:r>
          <w:delText xml:space="preserve">).</w:delText>
        </w:r>
      </w:del>
    </w:p>
    <w:p>
      <w:pPr>
        <w:pStyle w:val="BodyText"/>
      </w:pPr>
      <w:ins w:id="3330" w:author="PR Preview" w:date="2026-01-01T00:00:00Z">
        <w:r>
          <w:rPr>
            <w:b/>
            <w:bCs/>
          </w:rPr>
          <w:t xml:space="preserve">Example 90 (The four subspaces of the matrix in</w:t>
        </w:r>
      </w:ins>
      <w:ins w:id="3331" w:author="PR Preview" w:date="2026-01-01T00:00:00Z">
        <w:r>
          <w:rPr>
            <w:b/>
            <w:bCs/>
          </w:rPr>
          <w:t xml:space="preserve"> </w:t>
        </w:r>
      </w:ins>
      <w:hyperlink w:anchor="exm-column-space">
        <w:ins w:id="3332" w:author="PR Preview" w:date="2026-01-01T00:00:00Z">
          <w:r>
            <w:rPr>
              <w:rStyle w:val="Hyperlink"/>
              <w:b/>
              <w:bCs/>
            </w:rPr>
            <w:t xml:space="preserve">Example 53</w:t>
          </w:r>
        </w:ins>
      </w:hyperlink>
      <w:ins w:id="3333" w:author="PR Preview" w:date="2026-01-01T00:00:00Z">
        <w:r>
          <w:rPr>
            <w:b/>
            <w:bCs/>
          </w:rPr>
          <w:t xml:space="preserve">)</w:t>
        </w:r>
      </w:ins>
      <w:ins w:id="3334" w:author="PR Preview" w:date="2026-01-01T00:00:00Z">
        <w:r>
          <w:t xml:space="preserve"> </w:t>
        </w:r>
      </w:ins>
      <w:ins w:id="3335" w:author="PR Preview" w:date="2026-01-01T00:00:00Z">
        <w:r>
          <w:t xml:space="preserve">For</w:t>
        </w:r>
      </w:ins>
      <w:ins w:id="3336" w:author="PR Preview" w:date="2026-01-01T00:00:00Z">
        <w:r>
          <w:t xml:space="preserve"> </w:t>
        </w:r>
      </w:ins>
      <m:oMath>
        <m:r>
          <m:rPr>
            <m:sty m:val="bi"/>
          </m:rPr>
          <m:t>A</m:t>
        </m:r>
      </m:oMath>
      <w:ins w:id="3337" w:author="PR Preview" w:date="2026-01-01T00:00:00Z">
        <w:r>
          <w:t xml:space="preserve"> </w:t>
        </w:r>
      </w:ins>
      <w:ins w:id="3338" w:author="PR Preview" w:date="2026-01-01T00:00:00Z">
        <w:r>
          <w:t xml:space="preserve">in</w:t>
        </w:r>
      </w:ins>
      <w:ins w:id="3339" w:author="PR Preview" w:date="2026-01-01T00:00:00Z">
        <w:r>
          <w:t xml:space="preserve"> </w:t>
        </w:r>
      </w:ins>
      <w:hyperlink w:anchor="exm-column-space">
        <w:ins w:id="3340" w:author="PR Preview" w:date="2026-01-01T00:00:00Z">
          <w:r>
            <w:rPr>
              <w:rStyle w:val="Hyperlink"/>
            </w:rPr>
            <w:t xml:space="preserve">Example 53</w:t>
          </w:r>
        </w:ins>
      </w:hyperlink>
      <w:ins w:id="3341" w:author="PR Preview" w:date="2026-01-01T00:00:00Z">
        <w:r>
          <w:t xml:space="preserve">,</w:t>
        </w:r>
      </w:ins>
      <w:ins w:id="3342" w:author="PR Preview" w:date="2026-01-01T00:00:00Z">
        <w:r>
          <w:t xml:space="preserve"> </w:t>
        </w:r>
      </w:ins>
      <m:oMath>
        <m:r>
          <m:t>m</m:t>
        </m:r>
        <m:r>
          <m:rPr>
            <m:sty m:val="p"/>
          </m:rPr>
          <m:t>=</m:t>
        </m:r>
        <m:r>
          <m:t>2</m:t>
        </m:r>
      </m:oMath>
      <w:ins w:id="3343" w:author="PR Preview" w:date="2026-01-01T00:00:00Z">
        <w:r>
          <w:t xml:space="preserve">,</w:t>
        </w:r>
      </w:ins>
      <w:ins w:id="3344" w:author="PR Preview" w:date="2026-01-01T00:00:00Z">
        <w:r>
          <w:t xml:space="preserve"> </w:t>
        </w:r>
      </w:ins>
      <m:oMath>
        <m:r>
          <m:t>n</m:t>
        </m:r>
        <m:r>
          <m:rPr>
            <m:sty m:val="p"/>
          </m:rPr>
          <m:t>=</m:t>
        </m:r>
        <m:r>
          <m:t>3</m:t>
        </m:r>
      </m:oMath>
      <w:ins w:id="3345" w:author="PR Preview" w:date="2026-01-01T00:00:00Z">
        <w:r>
          <w:t xml:space="preserve"> </w:t>
        </w:r>
      </w:ins>
      <w:ins w:id="3346" w:author="PR Preview" w:date="2026-01-01T00:00:00Z">
        <w:r>
          <w:t xml:space="preserve">and</w:t>
        </w:r>
      </w:ins>
      <w:ins w:id="3347" w:author="PR Preview" w:date="2026-01-01T00:00:00Z">
        <w:r>
          <w:t xml:space="preserve"> </w:t>
        </w:r>
      </w:ins>
      <m:oMath>
        <m:r>
          <m:t>r</m:t>
        </m:r>
        <m:r>
          <m:rPr>
            <m:sty m:val="p"/>
          </m:rPr>
          <m:t>=</m:t>
        </m:r>
        <m:r>
          <m:t>1</m:t>
        </m:r>
      </m:oMath>
      <w:ins w:id="3348" w:author="PR Preview" w:date="2026-01-01T00:00:00Z">
        <w:r>
          <w:t xml:space="preserve"> </w:t>
        </w:r>
      </w:ins>
      <w:ins w:id="3349" w:author="PR Preview" w:date="2026-01-01T00:00:00Z">
        <w:r>
          <w:t xml:space="preserve">(</w:t>
        </w:r>
      </w:ins>
      <w:hyperlink w:anchor="exm-rank-dim">
        <w:ins w:id="3350" w:author="PR Preview" w:date="2026-01-01T00:00:00Z">
          <w:r>
            <w:rPr>
              <w:rStyle w:val="Hyperlink"/>
            </w:rPr>
            <w:t xml:space="preserve">Example 60</w:t>
          </w:r>
        </w:ins>
      </w:hyperlink>
      <w:ins w:id="3351" w:author="PR Preview" w:date="2026-01-01T00:00:00Z">
        <w:r>
          <w:t xml:space="preserve">).</w:t>
        </w:r>
      </w:ins>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del w:id="3352" w:author="PR Preview" w:date="2026-01-01T00:00:00Z">
        <w:r>
          <w:rPr>
            <w:b/>
            <w:bCs/>
          </w:rPr>
          <w:delText xml:space="preserve">In</w:delText>
        </w:r>
      </w:del>
      <w:del w:id="3353" w:author="PR Preview" w:date="2026-01-01T00:00:00Z">
        <w:r>
          <w:rPr>
            <w:b/>
            <w:bCs/>
          </w:rPr>
          <w:delText xml:space="preserve"> </w:delText>
        </w:r>
      </w:del>
      <m:oMath>
        <m:sSup>
          <m:e>
            <m:r>
              <m:rPr>
                <m:scr m:val="double-struck"/>
                <m:sty m:val="p"/>
              </m:rPr>
              <m:t>R</m:t>
            </m:r>
          </m:e>
          <m:sup>
            <m:r>
              <m:t>2</m:t>
            </m:r>
          </m:sup>
        </m:sSup>
      </m:oMath>
      <w:del w:id="3354" w:author="PR Preview" w:date="2026-01-01T00:00:00Z">
        <w:r>
          <w:rPr>
            <w:b/>
            <w:bCs/>
          </w:rPr>
          <w:delText xml:space="preserve">:</w:delText>
        </w:r>
      </w:del>
      <w:del w:id="3355" w:author="PR Preview" w:date="2026-01-01T00:00:00Z">
        <w:r>
          <w:delText xml:space="preserve"> </w:delText>
        </w:r>
      </w:del>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del w:id="3356" w:author="PR Preview" w:date="2026-01-01T00:00:00Z">
        <w:r>
          <w:delText xml:space="preserve"> </w:delText>
        </w:r>
      </w:del>
      <w:del w:id="3357" w:author="PR Preview" w:date="2026-01-01T00:00:00Z">
        <w:r>
          <w:delText xml:space="preserve">has dimension</w:delText>
        </w:r>
      </w:del>
      <w:del w:id="3358" w:author="PR Preview" w:date="2026-01-01T00:00:00Z">
        <w:r>
          <w:delText xml:space="preserve"> </w:delText>
        </w:r>
      </w:del>
      <m:oMath>
        <m:r>
          <m:t>1</m:t>
        </m:r>
        <m:r>
          <m:rPr>
            <m:sty m:val="p"/>
          </m:rPr>
          <m:t>=</m:t>
        </m:r>
        <m:r>
          <m:t>r</m:t>
        </m:r>
      </m:oMath>
      <w:del w:id="3359" w:author="PR Preview" w:date="2026-01-01T00:00:00Z">
        <w:r>
          <w:delText xml:space="preserve">,</w:delText>
        </w:r>
      </w:del>
      <w:del w:id="3360" w:author="PR Preview" w:date="2026-01-01T00:00:00Z">
        <w:r>
          <w:delText xml:space="preserve"> </w:delText>
        </w:r>
      </w:del>
      <w:del w:id="3361" w:author="PR Preview" w:date="2026-01-01T00:00:00Z">
        <w:r>
          <w:delText xml:space="preserve">and</w:delText>
        </w:r>
      </w:del>
      <w:del w:id="3362"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3363" w:author="PR Preview" w:date="2026-01-01T00:00:00Z">
        <w:r>
          <w:delText xml:space="preserve"> </w:delText>
        </w:r>
      </w:del>
      <w:del w:id="3364" w:author="PR Preview" w:date="2026-01-01T00:00:00Z">
        <w:r>
          <w:delText xml:space="preserve">has dimension</w:delText>
        </w:r>
      </w:del>
      <w:del w:id="3365" w:author="PR Preview" w:date="2026-01-01T00:00:00Z">
        <w:r>
          <w:delText xml:space="preserve"> </w:delText>
        </w:r>
      </w:del>
      <m:oMath>
        <m:r>
          <m:t>1</m:t>
        </m:r>
        <m:r>
          <m:rPr>
            <m:sty m:val="p"/>
          </m:rPr>
          <m:t>=</m:t>
        </m:r>
        <m:r>
          <m:t>m</m:t>
        </m:r>
        <m:r>
          <m:rPr>
            <m:sty m:val="p"/>
          </m:rPr>
          <m:t>−</m:t>
        </m:r>
        <m:r>
          <m:t>r</m:t>
        </m:r>
      </m:oMath>
      <w:del w:id="3366" w:author="PR Preview" w:date="2026-01-01T00:00:00Z">
        <w:r>
          <w:delText xml:space="preserve"> </w:delText>
        </w:r>
      </w:del>
      <w:del w:id="3367" w:author="PR Preview" w:date="2026-01-01T00:00:00Z">
        <w:r>
          <w:delText xml:space="preserve">(</w:delText>
        </w:r>
      </w:del>
      <w:hyperlink w:anchor="exm-complement-null-space">
        <w:del w:id="3368" w:author="PR Preview" w:date="2026-01-01T00:00:00Z">
          <w:r>
            <w:rPr>
              <w:rStyle w:val="Hyperlink"/>
            </w:rPr>
            <w:delText xml:space="preserve">Example 85</w:delText>
          </w:r>
        </w:del>
      </w:hyperlink>
      <w:del w:id="3369" w:author="PR Preview" w:date="2026-01-01T00:00:00Z">
        <w:r>
          <w:delText xml:space="preserve">).</w:delText>
        </w:r>
      </w:del>
    </w:p>
    <w:p>
      <w:pPr>
        <w:pStyle w:val="FirstParagraph"/>
      </w:pPr>
      <w:del w:id="3370" w:author="PR Preview" w:date="2026-01-01T00:00:00Z">
        <w:r>
          <w:delText xml:space="preserve">By part 3,</w:delText>
        </w:r>
      </w:del>
      <w:del w:id="3371" w:author="PR Preview" w:date="2026-01-01T00:00:00Z">
        <w:r>
          <w:delText xml:space="preserve"> </w:delText>
        </w:r>
      </w:del>
      <m:oMath>
        <m:acc>
          <m:accPr>
            <m:chr m:val="̃"/>
          </m:accPr>
          <m:e>
            <m:r>
              <m:t>y</m:t>
            </m:r>
          </m:e>
        </m:acc>
        <m:r>
          <m:rPr>
            <m:sty m:val="p"/>
          </m:rPr>
          <m:t>=</m:t>
        </m:r>
        <m:r>
          <m:rPr>
            <m:sty m:val="p"/>
          </m:rPr>
          <m:t>(</m:t>
        </m:r>
        <m:r>
          <m:t>1</m:t>
        </m:r>
        <m:r>
          <m:rPr>
            <m:sty m:val="p"/>
          </m:rPr>
          <m:t>,</m:t>
        </m:r>
        <m:r>
          <m:t>0</m:t>
        </m:r>
        <m:r>
          <m:rPr>
            <m:sty m:val="p"/>
          </m:rPr>
          <m:t>,</m:t>
        </m:r>
        <m:r>
          <m:t>0</m:t>
        </m:r>
        <m:r>
          <m:rPr>
            <m:sty m:val="p"/>
          </m:rPr>
          <m:t>)</m:t>
        </m:r>
      </m:oMath>
      <w:del w:id="3372" w:author="PR Preview" w:date="2026-01-01T00:00:00Z">
        <w:r>
          <w:delText xml:space="preserve"> </w:delText>
        </w:r>
      </w:del>
      <w:del w:id="3373" w:author="PR Preview" w:date="2026-01-01T00:00:00Z">
        <w:r>
          <w:delText xml:space="preserve">splits uniquely</w:delText>
        </w:r>
      </w:del>
      <w:del w:id="3374" w:author="PR Preview" w:date="2026-01-01T00:00:00Z">
        <w:r>
          <w:delText xml:space="preserve"> </w:delText>
        </w:r>
      </w:del>
      <w:del w:id="3375" w:author="PR Preview" w:date="2026-01-01T00:00:00Z">
        <w:r>
          <w:delText xml:space="preserve">into a row-space part</w:delText>
        </w:r>
      </w:del>
      <w:del w:id="3376"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3377" w:author="PR Preview" w:date="2026-01-01T00:00:00Z">
        <w:r>
          <w:delText xml:space="preserve"> </w:delText>
        </w:r>
      </w:del>
      <w:del w:id="3378" w:author="PR Preview" w:date="2026-01-01T00:00:00Z">
        <w:r>
          <w:delText xml:space="preserve">and a null-space part.</w:delText>
        </w:r>
      </w:del>
      <w:del w:id="3379" w:author="PR Preview" w:date="2026-01-01T00:00:00Z">
        <w:r>
          <w:delText xml:space="preserve"> </w:delText>
        </w:r>
      </w:del>
      <w:del w:id="3380" w:author="PR Preview" w:date="2026-01-01T00:00:00Z">
        <w:r>
          <w:delText xml:space="preserve">The null-space part</w:delText>
        </w:r>
      </w:del>
      <w:del w:id="3381" w:author="PR Preview" w:date="2026-01-01T00:00:00Z">
        <w:r>
          <w:delText xml:space="preserve"> </w:delText>
        </w:r>
      </w:del>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del w:id="3382" w:author="PR Preview" w:date="2026-01-01T00:00:00Z">
        <w:r>
          <w:delText xml:space="preserve"> </w:delText>
        </w:r>
      </w:del>
      <w:del w:id="3383" w:author="PR Preview" w:date="2026-01-01T00:00:00Z">
        <w:r>
          <w:delText xml:space="preserve">lies in</w:delText>
        </w:r>
      </w:del>
      <w:del w:id="3384" w:author="PR Preview" w:date="2026-01-01T00:00:00Z">
        <w:r>
          <w:delText xml:space="preserve"> </w:delText>
        </w:r>
      </w:del>
      <m:oMath>
        <m:r>
          <m:rPr>
            <m:scr m:val="script"/>
            <m:sty m:val="p"/>
          </m:rPr>
          <m:t>N</m:t>
        </m:r>
        <m:r>
          <m:rPr>
            <m:sty m:val="p"/>
          </m:rPr>
          <m:t>(</m:t>
        </m:r>
        <m:r>
          <m:rPr>
            <m:sty m:val="bi"/>
          </m:rPr>
          <m:t>A</m:t>
        </m:r>
        <m:r>
          <m:rPr>
            <m:sty m:val="p"/>
          </m:rPr>
          <m:t>)</m:t>
        </m:r>
      </m:oMath>
      <w:del w:id="3385" w:author="PR Preview" w:date="2026-01-01T00:00:00Z">
        <w:r>
          <w:delText xml:space="preserve"> </w:delText>
        </w:r>
      </w:del>
      <w:del w:id="3386" w:author="PR Preview" w:date="2026-01-01T00:00:00Z">
        <w:r>
          <w:delText xml:space="preserve">(part 3),</w:delText>
        </w:r>
      </w:del>
      <w:del w:id="3387" w:author="PR Preview" w:date="2026-01-01T00:00:00Z">
        <w:r>
          <w:delText xml:space="preserve"> </w:delText>
        </w:r>
      </w:del>
      <w:del w:id="3388" w:author="PR Preview" w:date="2026-01-01T00:00:00Z">
        <w:r>
          <w:delText xml:space="preserve">and</w:delText>
        </w:r>
      </w:del>
      <w:del w:id="3389"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3390" w:author="PR Preview" w:date="2026-01-01T00:00:00Z">
        <w:r>
          <w:delText xml:space="preserve"> </w:delText>
        </w:r>
      </w:del>
      <w:del w:id="3391" w:author="PR Preview" w:date="2026-01-01T00:00:00Z">
        <w:r>
          <w:delText xml:space="preserve">(</w:delText>
        </w:r>
      </w:del>
      <w:hyperlink w:anchor="thm-complement-null-space">
        <w:del w:id="3392" w:author="PR Preview" w:date="2026-01-01T00:00:00Z">
          <w:r>
            <w:rPr>
              <w:rStyle w:val="Hyperlink"/>
            </w:rPr>
            <w:delText xml:space="preserve">Theorem 48</w:delText>
          </w:r>
        </w:del>
      </w:hyperlink>
      <w:del w:id="3393" w:author="PR Preview" w:date="2026-01-01T00:00:00Z">
        <w:r>
          <w:delText xml:space="preserve"> </w:delText>
        </w:r>
      </w:del>
      <w:del w:id="3394" w:author="PR Preview" w:date="2026-01-01T00:00:00Z">
        <w:r>
          <w:delText xml:space="preserve">applied to</w:delText>
        </w:r>
      </w:del>
      <w:del w:id="3395" w:author="PR Preview" w:date="2026-01-01T00:00:00Z">
        <w:r>
          <w:delText xml:space="preserve"> </w:delText>
        </w:r>
      </w:del>
      <m:oMath>
        <m:sSup>
          <m:e>
            <m:r>
              <m:rPr>
                <m:sty m:val="bi"/>
              </m:rPr>
              <m:t>A</m:t>
            </m:r>
          </m:e>
          <m:sup>
            <m:r>
              <m:rPr>
                <m:sty m:val="p"/>
              </m:rPr>
              <m:t>⊤</m:t>
            </m:r>
          </m:sup>
        </m:sSup>
      </m:oMath>
      <w:del w:id="3396" w:author="PR Preview" w:date="2026-01-01T00:00:00Z">
        <w:r>
          <w:delText xml:space="preserve">, with</w:delText>
        </w:r>
      </w:del>
      <w:del w:id="3397"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3398" w:author="PR Preview" w:date="2026-01-01T00:00:00Z">
        <w:r>
          <w:delText xml:space="preserve">),</w:delText>
        </w:r>
      </w:del>
      <w:del w:id="3399" w:author="PR Preview" w:date="2026-01-01T00:00:00Z">
        <w:r>
          <w:delText xml:space="preserve"> </w:delText>
        </w:r>
      </w:del>
      <w:del w:id="3400" w:author="PR Preview" w:date="2026-01-01T00:00:00Z">
        <w:r>
          <w:delText xml:space="preserve">so it must be orthogonal to</w:delText>
        </w:r>
      </w:del>
      <w:del w:id="3401"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3402" w:author="PR Preview" w:date="2026-01-01T00:00:00Z">
        <w:r>
          <w:delText xml:space="preserve">:</w:delText>
        </w:r>
      </w:del>
    </w:p>
    <w:p>
      <w:pPr>
        <w:numPr>
          <w:ilvl w:val="0"/>
          <w:numId w:val="1044"/>
        </w:numPr>
      </w:pPr>
      <w:ins w:id="3403" w:author="PR Preview" w:date="2026-01-01T00:00:00Z">
        <w:r>
          <w:rPr>
            <w:b/>
            <w:bCs/>
          </w:rPr>
          <w:t xml:space="preserve">In</w:t>
        </w:r>
      </w:ins>
      <w:ins w:id="3404" w:author="PR Preview" w:date="2026-01-01T00:00:00Z">
        <w:r>
          <w:rPr>
            <w:b/>
            <w:bCs/>
          </w:rPr>
          <w:t xml:space="preserve"> </w:t>
        </w:r>
      </w:ins>
      <m:oMath>
        <m:sSup>
          <m:e>
            <m:r>
              <m:rPr>
                <m:scr m:val="double-struck"/>
                <m:sty m:val="p"/>
              </m:rPr>
              <m:t>R</m:t>
            </m:r>
          </m:e>
          <m:sup>
            <m:r>
              <m:t>2</m:t>
            </m:r>
          </m:sup>
        </m:sSup>
      </m:oMath>
      <w:ins w:id="3405" w:author="PR Preview" w:date="2026-01-01T00:00:00Z">
        <w:r>
          <w:rPr>
            <w:b/>
            <w:bCs/>
          </w:rPr>
          <w:t xml:space="preserve">:</w:t>
        </w:r>
      </w:ins>
      <w:ins w:id="3406" w:author="PR Preview" w:date="2026-01-01T00:00:00Z">
        <w:r>
          <w:t xml:space="preserve"> </w:t>
        </w:r>
      </w:ins>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ins w:id="3407" w:author="PR Preview" w:date="2026-01-01T00:00:00Z">
        <w:r>
          <w:t xml:space="preserve"> </w:t>
        </w:r>
      </w:ins>
      <w:ins w:id="3408" w:author="PR Preview" w:date="2026-01-01T00:00:00Z">
        <w:r>
          <w:t xml:space="preserve">has dimension</w:t>
        </w:r>
      </w:ins>
      <w:ins w:id="3409" w:author="PR Preview" w:date="2026-01-01T00:00:00Z">
        <w:r>
          <w:t xml:space="preserve"> </w:t>
        </w:r>
      </w:ins>
      <m:oMath>
        <m:r>
          <m:t>1</m:t>
        </m:r>
        <m:r>
          <m:rPr>
            <m:sty m:val="p"/>
          </m:rPr>
          <m:t>=</m:t>
        </m:r>
        <m:r>
          <m:t>r</m:t>
        </m:r>
      </m:oMath>
      <w:ins w:id="3410" w:author="PR Preview" w:date="2026-01-01T00:00:00Z">
        <w:r>
          <w:t xml:space="preserve">,</w:t>
        </w:r>
      </w:ins>
      <w:ins w:id="3411" w:author="PR Preview" w:date="2026-01-01T00:00:00Z">
        <w:r>
          <w:t xml:space="preserve"> </w:t>
        </w:r>
      </w:ins>
      <w:ins w:id="3412" w:author="PR Preview" w:date="2026-01-01T00:00:00Z">
        <w:r>
          <w:t xml:space="preserve">and</w:t>
        </w:r>
      </w:ins>
      <w:ins w:id="3413"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3414" w:author="PR Preview" w:date="2026-01-01T00:00:00Z">
        <w:r>
          <w:t xml:space="preserve"> </w:t>
        </w:r>
      </w:ins>
      <w:ins w:id="3415" w:author="PR Preview" w:date="2026-01-01T00:00:00Z">
        <w:r>
          <w:t xml:space="preserve">has dimension</w:t>
        </w:r>
      </w:ins>
      <w:ins w:id="3416" w:author="PR Preview" w:date="2026-01-01T00:00:00Z">
        <w:r>
          <w:t xml:space="preserve"> </w:t>
        </w:r>
      </w:ins>
      <m:oMath>
        <m:r>
          <m:t>1</m:t>
        </m:r>
        <m:r>
          <m:rPr>
            <m:sty m:val="p"/>
          </m:rPr>
          <m:t>=</m:t>
        </m:r>
        <m:r>
          <m:t>m</m:t>
        </m:r>
        <m:r>
          <m:rPr>
            <m:sty m:val="p"/>
          </m:rPr>
          <m:t>−</m:t>
        </m:r>
        <m:r>
          <m:t>r</m:t>
        </m:r>
      </m:oMath>
      <w:ins w:id="3417" w:author="PR Preview" w:date="2026-01-01T00:00:00Z">
        <w:r>
          <w:t xml:space="preserve"> </w:t>
        </w:r>
      </w:ins>
      <w:ins w:id="3418" w:author="PR Preview" w:date="2026-01-01T00:00:00Z">
        <w:r>
          <w:t xml:space="preserve">(</w:t>
        </w:r>
      </w:ins>
      <w:hyperlink w:anchor="exm-complement-null-space">
        <w:ins w:id="3419" w:author="PR Preview" w:date="2026-01-01T00:00:00Z">
          <w:r>
            <w:rPr>
              <w:rStyle w:val="Hyperlink"/>
            </w:rPr>
            <w:t xml:space="preserve">Example 86</w:t>
          </w:r>
        </w:ins>
      </w:hyperlink>
      <w:ins w:id="3420" w:author="PR Preview" w:date="2026-01-01T00:00:00Z">
        <w:r>
          <w:t xml:space="preserve">).</w:t>
        </w:r>
      </w:ins>
    </w:p>
    <w:p>
      <w:pPr>
        <w:pStyle w:val="FirstParagraph"/>
      </w:pPr>
      <w:ins w:id="3421" w:author="PR Preview" w:date="2026-01-01T00:00:00Z">
        <w:r>
          <w:t xml:space="preserve">By part 3,</w:t>
        </w:r>
      </w:ins>
      <w:ins w:id="3422" w:author="PR Preview" w:date="2026-01-01T00:00:00Z">
        <w:r>
          <w:t xml:space="preserve"> </w:t>
        </w:r>
      </w:ins>
      <m:oMath>
        <m:acc>
          <m:accPr>
            <m:chr m:val="̃"/>
          </m:accPr>
          <m:e>
            <m:r>
              <m:t>y</m:t>
            </m:r>
          </m:e>
        </m:acc>
        <m:r>
          <m:rPr>
            <m:sty m:val="p"/>
          </m:rPr>
          <m:t>=</m:t>
        </m:r>
        <m:r>
          <m:rPr>
            <m:sty m:val="p"/>
          </m:rPr>
          <m:t>(</m:t>
        </m:r>
        <m:r>
          <m:t>1</m:t>
        </m:r>
        <m:r>
          <m:rPr>
            <m:sty m:val="p"/>
          </m:rPr>
          <m:t>,</m:t>
        </m:r>
        <m:r>
          <m:t>0</m:t>
        </m:r>
        <m:r>
          <m:rPr>
            <m:sty m:val="p"/>
          </m:rPr>
          <m:t>,</m:t>
        </m:r>
        <m:r>
          <m:t>0</m:t>
        </m:r>
        <m:r>
          <m:rPr>
            <m:sty m:val="p"/>
          </m:rPr>
          <m:t>)</m:t>
        </m:r>
      </m:oMath>
      <w:ins w:id="3423" w:author="PR Preview" w:date="2026-01-01T00:00:00Z">
        <w:r>
          <w:t xml:space="preserve"> </w:t>
        </w:r>
      </w:ins>
      <w:ins w:id="3424" w:author="PR Preview" w:date="2026-01-01T00:00:00Z">
        <w:r>
          <w:t xml:space="preserve">splits uniquely</w:t>
        </w:r>
      </w:ins>
      <w:ins w:id="3425" w:author="PR Preview" w:date="2026-01-01T00:00:00Z">
        <w:r>
          <w:t xml:space="preserve"> </w:t>
        </w:r>
      </w:ins>
      <w:ins w:id="3426" w:author="PR Preview" w:date="2026-01-01T00:00:00Z">
        <w:r>
          <w:t xml:space="preserve">into a row-space part</w:t>
        </w:r>
      </w:ins>
      <w:ins w:id="3427"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3428" w:author="PR Preview" w:date="2026-01-01T00:00:00Z">
        <w:r>
          <w:t xml:space="preserve"> </w:t>
        </w:r>
      </w:ins>
      <w:ins w:id="3429" w:author="PR Preview" w:date="2026-01-01T00:00:00Z">
        <w:r>
          <w:t xml:space="preserve">and a null-space part.</w:t>
        </w:r>
      </w:ins>
      <w:ins w:id="3430" w:author="PR Preview" w:date="2026-01-01T00:00:00Z">
        <w:r>
          <w:t xml:space="preserve"> </w:t>
        </w:r>
      </w:ins>
      <w:ins w:id="3431" w:author="PR Preview" w:date="2026-01-01T00:00:00Z">
        <w:r>
          <w:t xml:space="preserve">The null-space part</w:t>
        </w:r>
      </w:ins>
      <w:ins w:id="3432" w:author="PR Preview" w:date="2026-01-01T00:00:00Z">
        <w:r>
          <w:t xml:space="preserve"> </w:t>
        </w:r>
      </w:ins>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ins w:id="3433" w:author="PR Preview" w:date="2026-01-01T00:00:00Z">
        <w:r>
          <w:t xml:space="preserve"> </w:t>
        </w:r>
      </w:ins>
      <w:ins w:id="3434" w:author="PR Preview" w:date="2026-01-01T00:00:00Z">
        <w:r>
          <w:t xml:space="preserve">lies in</w:t>
        </w:r>
      </w:ins>
      <w:ins w:id="3435" w:author="PR Preview" w:date="2026-01-01T00:00:00Z">
        <w:r>
          <w:t xml:space="preserve"> </w:t>
        </w:r>
      </w:ins>
      <m:oMath>
        <m:r>
          <m:rPr>
            <m:scr m:val="script"/>
            <m:sty m:val="p"/>
          </m:rPr>
          <m:t>N</m:t>
        </m:r>
        <m:r>
          <m:rPr>
            <m:sty m:val="p"/>
          </m:rPr>
          <m:t>(</m:t>
        </m:r>
        <m:r>
          <m:rPr>
            <m:sty m:val="bi"/>
          </m:rPr>
          <m:t>A</m:t>
        </m:r>
        <m:r>
          <m:rPr>
            <m:sty m:val="p"/>
          </m:rPr>
          <m:t>)</m:t>
        </m:r>
      </m:oMath>
      <w:ins w:id="3436" w:author="PR Preview" w:date="2026-01-01T00:00:00Z">
        <w:r>
          <w:t xml:space="preserve"> </w:t>
        </w:r>
      </w:ins>
      <w:ins w:id="3437" w:author="PR Preview" w:date="2026-01-01T00:00:00Z">
        <w:r>
          <w:t xml:space="preserve">(part 3),</w:t>
        </w:r>
      </w:ins>
      <w:ins w:id="3438" w:author="PR Preview" w:date="2026-01-01T00:00:00Z">
        <w:r>
          <w:t xml:space="preserve"> </w:t>
        </w:r>
      </w:ins>
      <w:ins w:id="3439" w:author="PR Preview" w:date="2026-01-01T00:00:00Z">
        <w:r>
          <w:t xml:space="preserve">and</w:t>
        </w:r>
      </w:ins>
      <w:ins w:id="3440"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3441" w:author="PR Preview" w:date="2026-01-01T00:00:00Z">
        <w:r>
          <w:t xml:space="preserve"> </w:t>
        </w:r>
      </w:ins>
      <w:ins w:id="3442" w:author="PR Preview" w:date="2026-01-01T00:00:00Z">
        <w:r>
          <w:t xml:space="preserve">(</w:t>
        </w:r>
      </w:ins>
      <w:hyperlink w:anchor="thm-complement-null-space">
        <w:ins w:id="3443" w:author="PR Preview" w:date="2026-01-01T00:00:00Z">
          <w:r>
            <w:rPr>
              <w:rStyle w:val="Hyperlink"/>
            </w:rPr>
            <w:t xml:space="preserve">Theorem 49</w:t>
          </w:r>
        </w:ins>
      </w:hyperlink>
      <w:ins w:id="3444" w:author="PR Preview" w:date="2026-01-01T00:00:00Z">
        <w:r>
          <w:t xml:space="preserve"> </w:t>
        </w:r>
      </w:ins>
      <w:ins w:id="3445" w:author="PR Preview" w:date="2026-01-01T00:00:00Z">
        <w:r>
          <w:t xml:space="preserve">applied to</w:t>
        </w:r>
      </w:ins>
      <w:ins w:id="3446" w:author="PR Preview" w:date="2026-01-01T00:00:00Z">
        <w:r>
          <w:t xml:space="preserve"> </w:t>
        </w:r>
      </w:ins>
      <m:oMath>
        <m:sSup>
          <m:e>
            <m:r>
              <m:rPr>
                <m:sty m:val="bi"/>
              </m:rPr>
              <m:t>A</m:t>
            </m:r>
          </m:e>
          <m:sup>
            <m:r>
              <m:rPr>
                <m:sty m:val="p"/>
              </m:rPr>
              <m:t>⊤</m:t>
            </m:r>
          </m:sup>
        </m:sSup>
      </m:oMath>
      <w:ins w:id="3447" w:author="PR Preview" w:date="2026-01-01T00:00:00Z">
        <w:r>
          <w:t xml:space="preserve">, with</w:t>
        </w:r>
      </w:ins>
      <w:ins w:id="3448"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3449" w:author="PR Preview" w:date="2026-01-01T00:00:00Z">
        <w:r>
          <w:t xml:space="preserve">),</w:t>
        </w:r>
      </w:ins>
      <w:ins w:id="3450" w:author="PR Preview" w:date="2026-01-01T00:00:00Z">
        <w:r>
          <w:t xml:space="preserve"> </w:t>
        </w:r>
      </w:ins>
      <w:ins w:id="3451" w:author="PR Preview" w:date="2026-01-01T00:00:00Z">
        <w:r>
          <w:t xml:space="preserve">so it must be orthogonal to</w:t>
        </w:r>
      </w:ins>
      <w:ins w:id="3452"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3453"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47</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10"/>
    <w:bookmarkEnd w:id="311"/>
    <w:bookmarkStart w:id="322" w:name="sec-inner-products"/>
    <w:p>
      <w:pPr>
        <w:pStyle w:val="Heading3"/>
      </w:pPr>
      <w:r>
        <w:t xml:space="preserve">2.16 Inner products</w:t>
      </w:r>
    </w:p>
    <w:bookmarkStart w:id="312"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2"/>
    <w:bookmarkStart w:id="313"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3"/>
    <w:bookmarkStart w:id="314" w:name="exm-dot-product-inner-product"/>
    <w:p>
      <w:pPr>
        <w:pStyle w:val="BodyText"/>
      </w:pPr>
      <w:del w:id="3454" w:author="PR Preview" w:date="2026-01-01T00:00:00Z">
        <w:r>
          <w:rPr>
            <w:b/>
            <w:bCs/>
          </w:rPr>
          <w:delText xml:space="preserve">Example 90 (The dot product is an inner product)</w:delText>
        </w:r>
      </w:del>
      <w:del w:id="3455" w:author="PR Preview" w:date="2026-01-01T00:00:00Z">
        <w:r>
          <w:delText xml:space="preserve"> </w:delText>
        </w:r>
      </w:del>
      <w:del w:id="3456" w:author="PR Preview" w:date="2026-01-01T00:00:00Z">
        <w:r>
          <w:delText xml:space="preserve">The dot product (2) is an inner product on</w:delText>
        </w:r>
      </w:del>
      <w:del w:id="3457" w:author="PR Preview" w:date="2026-01-01T00:00:00Z">
        <w:r>
          <w:delText xml:space="preserve"> </w:delText>
        </w:r>
      </w:del>
      <m:oMath>
        <m:sSup>
          <m:e>
            <m:r>
              <m:rPr>
                <m:scr m:val="double-struck"/>
                <m:sty m:val="p"/>
              </m:rPr>
              <m:t>R</m:t>
            </m:r>
          </m:e>
          <m:sup>
            <m:r>
              <m:t>p</m:t>
            </m:r>
          </m:sup>
        </m:sSup>
      </m:oMath>
      <w:del w:id="3458" w:author="PR Preview" w:date="2026-01-01T00:00:00Z">
        <w:r>
          <w:delText xml:space="preserve">,</w:delText>
        </w:r>
      </w:del>
      <w:del w:id="3459" w:author="PR Preview" w:date="2026-01-01T00:00:00Z">
        <w:r>
          <w:delText xml:space="preserve"> </w:delText>
        </w:r>
      </w:del>
      <w:del w:id="3460" w:author="PR Preview" w:date="2026-01-01T00:00:00Z">
        <w:r>
          <w:delText xml:space="preserve">called the</w:delText>
        </w:r>
      </w:del>
      <w:del w:id="3461" w:author="PR Preview" w:date="2026-01-01T00:00:00Z">
        <w:r>
          <w:delText xml:space="preserve"> </w:delText>
        </w:r>
      </w:del>
      <w:del w:id="3462" w:author="PR Preview" w:date="2026-01-01T00:00:00Z">
        <w:r>
          <w:rPr>
            <w:b/>
            <w:bCs/>
          </w:rPr>
          <w:delText xml:space="preserve">Euclidean</w:delText>
        </w:r>
      </w:del>
      <w:del w:id="3463" w:author="PR Preview" w:date="2026-01-01T00:00:00Z">
        <w:r>
          <w:delText xml:space="preserve"> </w:delText>
        </w:r>
      </w:del>
      <w:del w:id="3464" w:author="PR Preview" w:date="2026-01-01T00:00:00Z">
        <w:r>
          <w:delText xml:space="preserve">or</w:delText>
        </w:r>
      </w:del>
      <w:del w:id="3465" w:author="PR Preview" w:date="2026-01-01T00:00:00Z">
        <w:r>
          <w:delText xml:space="preserve"> </w:delText>
        </w:r>
      </w:del>
      <w:del w:id="3466" w:author="PR Preview" w:date="2026-01-01T00:00:00Z">
        <w:r>
          <w:rPr>
            <w:b/>
            <w:bCs/>
          </w:rPr>
          <w:delText xml:space="preserve">standard</w:delText>
        </w:r>
      </w:del>
      <w:del w:id="3467" w:author="PR Preview" w:date="2026-01-01T00:00:00Z">
        <w:r>
          <w:delText xml:space="preserve"> </w:delText>
        </w:r>
      </w:del>
      <w:del w:id="3468" w:author="PR Preview" w:date="2026-01-01T00:00:00Z">
        <w:r>
          <w:delText xml:space="preserve">inner product.</w:delText>
        </w:r>
      </w:del>
      <w:del w:id="3469" w:author="PR Preview" w:date="2026-01-01T00:00:00Z">
        <w:r>
          <w:delText xml:space="preserve"> </w:delText>
        </w:r>
      </w:del>
      <w:del w:id="3470" w:author="PR Preview" w:date="2026-01-01T00:00:00Z">
        <w:r>
          <w:delText xml:space="preserve">Each of the four properties in</w:delText>
        </w:r>
      </w:del>
      <w:del w:id="3471" w:author="PR Preview" w:date="2026-01-01T00:00:00Z">
        <w:r>
          <w:delText xml:space="preserve"> </w:delText>
        </w:r>
      </w:del>
      <w:hyperlink w:anchor="def-inner-product">
        <w:del w:id="3472" w:author="PR Preview" w:date="2026-01-01T00:00:00Z">
          <w:r>
            <w:rPr>
              <w:rStyle w:val="Hyperlink"/>
            </w:rPr>
            <w:delText xml:space="preserve">Definition 56</w:delText>
          </w:r>
        </w:del>
      </w:hyperlink>
      <w:del w:id="3473" w:author="PR Preview" w:date="2026-01-01T00:00:00Z">
        <w:r>
          <w:delText xml:space="preserve"> </w:delText>
        </w:r>
      </w:del>
      <w:del w:id="3474" w:author="PR Preview" w:date="2026-01-01T00:00:00Z">
        <w:r>
          <w:delText xml:space="preserve">holds:</w:delText>
        </w:r>
      </w:del>
    </w:p>
    <w:p>
      <w:pPr>
        <w:pStyle w:val="BodyText"/>
      </w:pPr>
      <w:ins w:id="3475" w:author="PR Preview" w:date="2026-01-01T00:00:00Z">
        <w:r>
          <w:rPr>
            <w:b/>
            <w:bCs/>
          </w:rPr>
          <w:t xml:space="preserve">Example 91 (The dot product is an inner product)</w:t>
        </w:r>
      </w:ins>
      <w:ins w:id="3476" w:author="PR Preview" w:date="2026-01-01T00:00:00Z">
        <w:r>
          <w:t xml:space="preserve"> </w:t>
        </w:r>
      </w:ins>
      <w:ins w:id="3477" w:author="PR Preview" w:date="2026-01-01T00:00:00Z">
        <w:r>
          <w:t xml:space="preserve">The dot product (2) is an inner product on</w:t>
        </w:r>
      </w:ins>
      <w:ins w:id="3478" w:author="PR Preview" w:date="2026-01-01T00:00:00Z">
        <w:r>
          <w:t xml:space="preserve"> </w:t>
        </w:r>
      </w:ins>
      <m:oMath>
        <m:sSup>
          <m:e>
            <m:r>
              <m:rPr>
                <m:scr m:val="double-struck"/>
                <m:sty m:val="p"/>
              </m:rPr>
              <m:t>R</m:t>
            </m:r>
          </m:e>
          <m:sup>
            <m:r>
              <m:t>p</m:t>
            </m:r>
          </m:sup>
        </m:sSup>
      </m:oMath>
      <w:ins w:id="3479" w:author="PR Preview" w:date="2026-01-01T00:00:00Z">
        <w:r>
          <w:t xml:space="preserve">,</w:t>
        </w:r>
      </w:ins>
      <w:ins w:id="3480" w:author="PR Preview" w:date="2026-01-01T00:00:00Z">
        <w:r>
          <w:t xml:space="preserve"> </w:t>
        </w:r>
      </w:ins>
      <w:ins w:id="3481" w:author="PR Preview" w:date="2026-01-01T00:00:00Z">
        <w:r>
          <w:t xml:space="preserve">called the</w:t>
        </w:r>
      </w:ins>
      <w:ins w:id="3482" w:author="PR Preview" w:date="2026-01-01T00:00:00Z">
        <w:r>
          <w:t xml:space="preserve"> </w:t>
        </w:r>
      </w:ins>
      <w:ins w:id="3483" w:author="PR Preview" w:date="2026-01-01T00:00:00Z">
        <w:r>
          <w:rPr>
            <w:b/>
            <w:bCs/>
          </w:rPr>
          <w:t xml:space="preserve">Euclidean</w:t>
        </w:r>
      </w:ins>
      <w:ins w:id="3484" w:author="PR Preview" w:date="2026-01-01T00:00:00Z">
        <w:r>
          <w:t xml:space="preserve"> </w:t>
        </w:r>
      </w:ins>
      <w:ins w:id="3485" w:author="PR Preview" w:date="2026-01-01T00:00:00Z">
        <w:r>
          <w:t xml:space="preserve">or</w:t>
        </w:r>
      </w:ins>
      <w:ins w:id="3486" w:author="PR Preview" w:date="2026-01-01T00:00:00Z">
        <w:r>
          <w:t xml:space="preserve"> </w:t>
        </w:r>
      </w:ins>
      <w:ins w:id="3487" w:author="PR Preview" w:date="2026-01-01T00:00:00Z">
        <w:r>
          <w:rPr>
            <w:b/>
            <w:bCs/>
          </w:rPr>
          <w:t xml:space="preserve">standard</w:t>
        </w:r>
      </w:ins>
      <w:ins w:id="3488" w:author="PR Preview" w:date="2026-01-01T00:00:00Z">
        <w:r>
          <w:t xml:space="preserve"> </w:t>
        </w:r>
      </w:ins>
      <w:ins w:id="3489" w:author="PR Preview" w:date="2026-01-01T00:00:00Z">
        <w:r>
          <w:t xml:space="preserve">inner product.</w:t>
        </w:r>
      </w:ins>
      <w:ins w:id="3490" w:author="PR Preview" w:date="2026-01-01T00:00:00Z">
        <w:r>
          <w:t xml:space="preserve"> </w:t>
        </w:r>
      </w:ins>
      <w:ins w:id="3491" w:author="PR Preview" w:date="2026-01-01T00:00:00Z">
        <w:r>
          <w:t xml:space="preserve">Each of the four properties in</w:t>
        </w:r>
      </w:ins>
      <w:ins w:id="3492" w:author="PR Preview" w:date="2026-01-01T00:00:00Z">
        <w:r>
          <w:t xml:space="preserve"> </w:t>
        </w:r>
      </w:ins>
      <w:hyperlink w:anchor="def-inner-product">
        <w:ins w:id="3493" w:author="PR Preview" w:date="2026-01-01T00:00:00Z">
          <w:r>
            <w:rPr>
              <w:rStyle w:val="Hyperlink"/>
            </w:rPr>
            <w:t xml:space="preserve">Definition 56</w:t>
          </w:r>
        </w:ins>
      </w:hyperlink>
      <w:ins w:id="3494" w:author="PR Preview" w:date="2026-01-01T00:00:00Z">
        <w:r>
          <w:t xml:space="preserve"> </w:t>
        </w:r>
      </w:ins>
      <w:ins w:id="3495" w:author="PR Preview" w:date="2026-01-01T00:00:00Z">
        <w:r>
          <w:t xml:space="preserve">holds:</w:t>
        </w:r>
      </w:ins>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del w:id="3496" w:author="PR Preview" w:date="2026-01-01T00:00:00Z">
        <w:r>
          <w:rPr>
            <w:b/>
            <w:bCs/>
          </w:rPr>
          <w:delText xml:space="preserve">linearity in the first slot</w:delText>
        </w:r>
      </w:del>
      <w:del w:id="3497" w:author="PR Preview" w:date="2026-01-01T00:00:00Z">
        <w:r>
          <w:delText xml:space="preserve">: this property is the first-slot half of</w:delText>
        </w:r>
      </w:del>
      <w:del w:id="3498" w:author="PR Preview" w:date="2026-01-01T00:00:00Z">
        <w:r>
          <w:delText xml:space="preserve"> </w:delText>
        </w:r>
      </w:del>
      <w:hyperlink w:anchor="thm-dot-linear">
        <w:del w:id="3499" w:author="PR Preview" w:date="2026-01-01T00:00:00Z">
          <w:r>
            <w:rPr>
              <w:rStyle w:val="Hyperlink"/>
            </w:rPr>
            <w:delText xml:space="preserve">Theorem 46</w:delText>
          </w:r>
        </w:del>
      </w:hyperlink>
      <w:del w:id="3500" w:author="PR Preview" w:date="2026-01-01T00:00:00Z">
        <w:r>
          <w:delText xml:space="preserve">;</w:delText>
        </w:r>
      </w:del>
    </w:p>
    <w:p>
      <w:pPr>
        <w:pStyle w:val="Compact"/>
        <w:numPr>
          <w:ilvl w:val="0"/>
          <w:numId w:val="1047"/>
        </w:numPr>
      </w:pPr>
      <w:ins w:id="3501" w:author="PR Preview" w:date="2026-01-01T00:00:00Z">
        <w:r>
          <w:rPr>
            <w:b/>
            <w:bCs/>
          </w:rPr>
          <w:t xml:space="preserve">linearity in the first slot</w:t>
        </w:r>
      </w:ins>
      <w:ins w:id="3502" w:author="PR Preview" w:date="2026-01-01T00:00:00Z">
        <w:r>
          <w:t xml:space="preserve">: this property is the first-slot half of</w:t>
        </w:r>
      </w:ins>
      <w:ins w:id="3503" w:author="PR Preview" w:date="2026-01-01T00:00:00Z">
        <w:r>
          <w:t xml:space="preserve"> </w:t>
        </w:r>
      </w:ins>
      <w:hyperlink w:anchor="thm-dot-linear">
        <w:ins w:id="3504" w:author="PR Preview" w:date="2026-01-01T00:00:00Z">
          <w:r>
            <w:rPr>
              <w:rStyle w:val="Hyperlink"/>
            </w:rPr>
            <w:t xml:space="preserve">Theorem 47</w:t>
          </w:r>
        </w:ins>
      </w:hyperlink>
      <w:ins w:id="3505" w:author="PR Preview" w:date="2026-01-01T00:00:00Z">
        <w:r>
          <w:t xml:space="preserve">;</w:t>
        </w:r>
      </w:ins>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4"/>
    <w:bookmarkStart w:id="315"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5"/>
    <w:bookmarkStart w:id="316" w:name="exm-inner-product-space"/>
    <w:p>
      <w:pPr>
        <w:pStyle w:val="BodyText"/>
      </w:pPr>
      <w:del w:id="3506" w:author="PR Preview" w:date="2026-01-01T00:00:00Z">
        <w:r>
          <w:rPr>
            <w:b/>
            <w:bCs/>
          </w:rPr>
          <w:delText xml:space="preserve">Example 91 (Real coordinate space as an inner product space)</w:delText>
        </w:r>
      </w:del>
      <w:del w:id="3507" w:author="PR Preview" w:date="2026-01-01T00:00:00Z">
        <w:r>
          <w:delText xml:space="preserve"> </w:delText>
        </w:r>
      </w:del>
      <w:del w:id="3508" w:author="PR Preview" w:date="2026-01-01T00:00:00Z">
        <w:r>
          <w:delText xml:space="preserve">The Euclidean space</w:delText>
        </w:r>
      </w:del>
      <w:del w:id="3509" w:author="PR Preview" w:date="2026-01-01T00:00:00Z">
        <w:r>
          <w:delText xml:space="preserve"> </w:delText>
        </w:r>
      </w:del>
      <m:oMath>
        <m:sSup>
          <m:e>
            <m:r>
              <m:rPr>
                <m:scr m:val="double-struck"/>
                <m:sty m:val="p"/>
              </m:rPr>
              <m:t>R</m:t>
            </m:r>
          </m:e>
          <m:sup>
            <m:r>
              <m:t>p</m:t>
            </m:r>
          </m:sup>
        </m:sSup>
      </m:oMath>
      <w:del w:id="3510" w:author="PR Preview" w:date="2026-01-01T00:00:00Z">
        <w:r>
          <w:delText xml:space="preserve"> </w:delText>
        </w:r>
      </w:del>
      <w:del w:id="3511" w:author="PR Preview" w:date="2026-01-01T00:00:00Z">
        <w:r>
          <w:delText xml:space="preserve">equipped with the standard dot product (2)</w:delText>
        </w:r>
      </w:del>
      <w:del w:id="3512" w:author="PR Preview" w:date="2026-01-01T00:00:00Z">
        <w:r>
          <w:delText xml:space="preserve"> </w:delText>
        </w:r>
      </w:del>
      <w:del w:id="3513" w:author="PR Preview" w:date="2026-01-01T00:00:00Z">
        <w:r>
          <w:delText xml:space="preserve">is an inner product space, because the dot product satisfies the four inner product axioms (</w:delText>
        </w:r>
      </w:del>
      <w:hyperlink w:anchor="exm-dot-product-inner-product">
        <w:del w:id="3514" w:author="PR Preview" w:date="2026-01-01T00:00:00Z">
          <w:r>
            <w:rPr>
              <w:rStyle w:val="Hyperlink"/>
            </w:rPr>
            <w:delText xml:space="preserve">Example 90</w:delText>
          </w:r>
        </w:del>
      </w:hyperlink>
      <w:del w:id="3515" w:author="PR Preview" w:date="2026-01-01T00:00:00Z">
        <w:r>
          <w:delText xml:space="preserve">).</w:delText>
        </w:r>
      </w:del>
      <w:del w:id="3516" w:author="PR Preview" w:date="2026-01-01T00:00:00Z">
        <w:r>
          <w:delText xml:space="preserve"> </w:delText>
        </w:r>
      </w:del>
      <w:del w:id="3517" w:author="PR Preview" w:date="2026-01-01T00:00:00Z">
        <w:r>
          <w:delText xml:space="preserve">For</w:delText>
        </w:r>
      </w:del>
      <w:del w:id="3518" w:author="PR Preview" w:date="2026-01-01T00:00:00Z">
        <w:r>
          <w:delText xml:space="preserve"> </w:delText>
        </w:r>
      </w:del>
      <m:oMath>
        <m:r>
          <m:t>p</m:t>
        </m:r>
        <m:r>
          <m:rPr>
            <m:sty m:val="p"/>
          </m:rPr>
          <m:t>=</m:t>
        </m:r>
        <m:r>
          <m:t>2</m:t>
        </m:r>
      </m:oMath>
      <w:del w:id="3519" w:author="PR Preview" w:date="2026-01-01T00:00:00Z">
        <w:r>
          <w:delText xml:space="preserve">, any vector</w:delText>
        </w:r>
      </w:del>
      <w:del w:id="3520"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3521" w:author="PR Preview" w:date="2026-01-01T00:00:00Z">
        <w:r>
          <w:delText xml:space="preserve"> </w:delText>
        </w:r>
      </w:del>
      <w:del w:id="3522" w:author="PR Preview" w:date="2026-01-01T00:00:00Z">
        <w:r>
          <w:delText xml:space="preserve">has squared norm</w:delText>
        </w:r>
      </w:del>
      <w:del w:id="3523" w:author="PR Preview" w:date="2026-01-01T00:00:00Z">
        <w:r>
          <w:delText xml:space="preserve"> </w:delText>
        </w:r>
      </w:del>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3524" w:author="PR Preview" w:date="2026-01-01T00:00:00Z">
        <w:r>
          <w:delText xml:space="preserve">,</w:delText>
        </w:r>
      </w:del>
      <w:del w:id="3525" w:author="PR Preview" w:date="2026-01-01T00:00:00Z">
        <w:r>
          <w:delText xml:space="preserve"> </w:delText>
        </w:r>
      </w:del>
      <w:del w:id="3526" w:author="PR Preview" w:date="2026-01-01T00:00:00Z">
        <w:r>
          <w:delText xml:space="preserve">which is zero if and only if</w:delText>
        </w:r>
      </w:del>
    </w:p>
    <w:p>
      <w:pPr>
        <w:pStyle w:val="BodyText"/>
      </w:pPr>
      <w:ins w:id="3527" w:author="PR Preview" w:date="2026-01-01T00:00:00Z">
        <w:r>
          <w:rPr>
            <w:b/>
            <w:bCs/>
          </w:rPr>
          <w:t xml:space="preserve">Example 92 (Real coordinate space as an inner product space)</w:t>
        </w:r>
      </w:ins>
      <w:ins w:id="3528" w:author="PR Preview" w:date="2026-01-01T00:00:00Z">
        <w:r>
          <w:t xml:space="preserve"> </w:t>
        </w:r>
      </w:ins>
      <w:ins w:id="3529" w:author="PR Preview" w:date="2026-01-01T00:00:00Z">
        <w:r>
          <w:t xml:space="preserve">The Euclidean space</w:t>
        </w:r>
      </w:ins>
      <w:ins w:id="3530" w:author="PR Preview" w:date="2026-01-01T00:00:00Z">
        <w:r>
          <w:t xml:space="preserve"> </w:t>
        </w:r>
      </w:ins>
      <m:oMath>
        <m:sSup>
          <m:e>
            <m:r>
              <m:rPr>
                <m:scr m:val="double-struck"/>
                <m:sty m:val="p"/>
              </m:rPr>
              <m:t>R</m:t>
            </m:r>
          </m:e>
          <m:sup>
            <m:r>
              <m:t>p</m:t>
            </m:r>
          </m:sup>
        </m:sSup>
      </m:oMath>
      <w:ins w:id="3531" w:author="PR Preview" w:date="2026-01-01T00:00:00Z">
        <w:r>
          <w:t xml:space="preserve"> </w:t>
        </w:r>
      </w:ins>
      <w:ins w:id="3532" w:author="PR Preview" w:date="2026-01-01T00:00:00Z">
        <w:r>
          <w:t xml:space="preserve">equipped with the standard dot product (2)</w:t>
        </w:r>
      </w:ins>
      <w:ins w:id="3533" w:author="PR Preview" w:date="2026-01-01T00:00:00Z">
        <w:r>
          <w:t xml:space="preserve"> </w:t>
        </w:r>
      </w:ins>
      <w:ins w:id="3534" w:author="PR Preview" w:date="2026-01-01T00:00:00Z">
        <w:r>
          <w:t xml:space="preserve">is an inner product space, because the dot product satisfies the four inner product axioms (</w:t>
        </w:r>
      </w:ins>
      <w:hyperlink w:anchor="exm-dot-product-inner-product">
        <w:ins w:id="3535" w:author="PR Preview" w:date="2026-01-01T00:00:00Z">
          <w:r>
            <w:rPr>
              <w:rStyle w:val="Hyperlink"/>
            </w:rPr>
            <w:t xml:space="preserve">Example 91</w:t>
          </w:r>
        </w:ins>
      </w:hyperlink>
      <w:ins w:id="3536" w:author="PR Preview" w:date="2026-01-01T00:00:00Z">
        <w:r>
          <w:t xml:space="preserve">).</w:t>
        </w:r>
      </w:ins>
      <w:ins w:id="3537" w:author="PR Preview" w:date="2026-01-01T00:00:00Z">
        <w:r>
          <w:t xml:space="preserve"> </w:t>
        </w:r>
      </w:ins>
      <w:ins w:id="3538" w:author="PR Preview" w:date="2026-01-01T00:00:00Z">
        <w:r>
          <w:t xml:space="preserve">For</w:t>
        </w:r>
      </w:ins>
      <w:ins w:id="3539" w:author="PR Preview" w:date="2026-01-01T00:00:00Z">
        <w:r>
          <w:t xml:space="preserve"> </w:t>
        </w:r>
      </w:ins>
      <m:oMath>
        <m:r>
          <m:t>p</m:t>
        </m:r>
        <m:r>
          <m:rPr>
            <m:sty m:val="p"/>
          </m:rPr>
          <m:t>=</m:t>
        </m:r>
        <m:r>
          <m:t>2</m:t>
        </m:r>
      </m:oMath>
      <w:ins w:id="3540" w:author="PR Preview" w:date="2026-01-01T00:00:00Z">
        <w:r>
          <w:t xml:space="preserve">, any vector</w:t>
        </w:r>
      </w:ins>
      <w:ins w:id="3541"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ins w:id="3542" w:author="PR Preview" w:date="2026-01-01T00:00:00Z">
        <w:r>
          <w:t xml:space="preserve"> </w:t>
        </w:r>
      </w:ins>
      <w:ins w:id="3543" w:author="PR Preview" w:date="2026-01-01T00:00:00Z">
        <w:r>
          <w:t xml:space="preserve">has squared norm</w:t>
        </w:r>
      </w:ins>
      <w:ins w:id="3544" w:author="PR Preview" w:date="2026-01-01T00:00:00Z">
        <w:r>
          <w:t xml:space="preserve"> </w:t>
        </w:r>
      </w:ins>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ins w:id="3545" w:author="PR Preview" w:date="2026-01-01T00:00:00Z">
        <w:r>
          <w:t xml:space="preserve">,</w:t>
        </w:r>
      </w:ins>
      <w:ins w:id="3546" w:author="PR Preview" w:date="2026-01-01T00:00:00Z">
        <w:r>
          <w:t xml:space="preserve"> </w:t>
        </w:r>
      </w:ins>
      <w:ins w:id="3547"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6"/>
    <w:bookmarkStart w:id="317" w:name="exm-weighted-inner-product"/>
    <w:p>
      <w:pPr>
        <w:pStyle w:val="BodyText"/>
      </w:pPr>
      <w:del w:id="3548" w:author="PR Preview" w:date="2026-01-01T00:00:00Z">
        <w:r>
          <w:rPr>
            <w:b/>
            <w:bCs/>
          </w:rPr>
          <w:delText xml:space="preserve">Example 92 (A weighted inner product)</w:delText>
        </w:r>
      </w:del>
      <w:del w:id="3549" w:author="PR Preview" w:date="2026-01-01T00:00:00Z">
        <w:r>
          <w:delText xml:space="preserve"> </w:delText>
        </w:r>
      </w:del>
      <w:del w:id="3550" w:author="PR Preview" w:date="2026-01-01T00:00:00Z">
        <w:r>
          <w:delText xml:space="preserve">Let</w:delText>
        </w:r>
      </w:del>
      <w:del w:id="3551" w:author="PR Preview" w:date="2026-01-01T00:00:00Z">
        <w:r>
          <w:delText xml:space="preserve"> </w:delText>
        </w:r>
      </w:del>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3552" w:author="PR Preview" w:date="2026-01-01T00:00:00Z">
        <w:r>
          <w:delText xml:space="preserve"> </w:delText>
        </w:r>
      </w:del>
      <w:del w:id="3553" w:author="PR Preview" w:date="2026-01-01T00:00:00Z">
        <w:r>
          <w:delText xml:space="preserve">be a vector of positive numbers, and define</w:delText>
        </w:r>
      </w:del>
    </w:p>
    <w:p>
      <w:pPr>
        <w:pStyle w:val="BodyText"/>
      </w:pPr>
      <w:ins w:id="3554" w:author="PR Preview" w:date="2026-01-01T00:00:00Z">
        <w:r>
          <w:rPr>
            <w:b/>
            <w:bCs/>
          </w:rPr>
          <w:t xml:space="preserve">Example 93 (A weighted inner product)</w:t>
        </w:r>
      </w:ins>
      <w:ins w:id="3555" w:author="PR Preview" w:date="2026-01-01T00:00:00Z">
        <w:r>
          <w:t xml:space="preserve"> </w:t>
        </w:r>
      </w:ins>
      <w:ins w:id="3556" w:author="PR Preview" w:date="2026-01-01T00:00:00Z">
        <w:r>
          <w:t xml:space="preserve">Let</w:t>
        </w:r>
      </w:ins>
      <w:ins w:id="3557" w:author="PR Preview" w:date="2026-01-01T00:00:00Z">
        <w:r>
          <w:t xml:space="preserve"> </w:t>
        </w:r>
      </w:ins>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3558" w:author="PR Preview" w:date="2026-01-01T00:00:00Z">
        <w:r>
          <w:t xml:space="preserve"> </w:t>
        </w:r>
      </w:ins>
      <w:ins w:id="3559" w:author="PR Preview" w:date="2026-01-01T00:00:00Z">
        <w:r>
          <w:t xml:space="preserve">be a vector of positive numbers, and define</w:t>
        </w:r>
      </w:ins>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7"/>
    <w:bookmarkStart w:id="319" w:name="exm-not-inner-product"/>
    <w:p>
      <w:pPr>
        <w:pStyle w:val="FirstParagraph"/>
      </w:pPr>
      <w:del w:id="3560" w:author="PR Preview" w:date="2026-01-01T00:00:00Z">
        <w:r>
          <w:rPr>
            <w:b/>
            <w:bCs/>
          </w:rPr>
          <w:delText xml:space="preserve">Example 93 (Functions that are not inner products)</w:delText>
        </w:r>
      </w:del>
      <w:del w:id="3561" w:author="PR Preview" w:date="2026-01-01T00:00:00Z">
        <w:r>
          <w:delText xml:space="preserve"> </w:delText>
        </w:r>
      </w:del>
      <w:del w:id="3562" w:author="PR Preview" w:date="2026-01-01T00:00:00Z">
        <w:r>
          <w:delText xml:space="preserve">Each of these functions on</w:delText>
        </w:r>
      </w:del>
      <w:del w:id="3563" w:author="PR Preview" w:date="2026-01-01T00:00:00Z">
        <w:r>
          <w:delText xml:space="preserve"> </w:delText>
        </w:r>
      </w:del>
      <m:oMath>
        <m:sSup>
          <m:e>
            <m:r>
              <m:rPr>
                <m:scr m:val="double-struck"/>
                <m:sty m:val="p"/>
              </m:rPr>
              <m:t>R</m:t>
            </m:r>
          </m:e>
          <m:sup>
            <m:r>
              <m:t>2</m:t>
            </m:r>
          </m:sup>
        </m:sSup>
      </m:oMath>
      <w:del w:id="3564" w:author="PR Preview" w:date="2026-01-01T00:00:00Z">
        <w:r>
          <w:delText xml:space="preserve"> </w:delText>
        </w:r>
      </w:del>
      <w:del w:id="3565" w:author="PR Preview" w:date="2026-01-01T00:00:00Z">
        <w:r>
          <w:delText xml:space="preserve">has some of the properties in</w:delText>
        </w:r>
      </w:del>
      <w:del w:id="3566" w:author="PR Preview" w:date="2026-01-01T00:00:00Z">
        <w:r>
          <w:delText xml:space="preserve"> </w:delText>
        </w:r>
      </w:del>
      <w:hyperlink w:anchor="def-inner-product">
        <w:del w:id="3567" w:author="PR Preview" w:date="2026-01-01T00:00:00Z">
          <w:r>
            <w:rPr>
              <w:rStyle w:val="Hyperlink"/>
            </w:rPr>
            <w:delText xml:space="preserve">Definition 56</w:delText>
          </w:r>
        </w:del>
      </w:hyperlink>
      <w:del w:id="3568" w:author="PR Preview" w:date="2026-01-01T00:00:00Z">
        <w:r>
          <w:delText xml:space="preserve">, but not all four:</w:delText>
        </w:r>
      </w:del>
    </w:p>
    <w:p>
      <w:pPr>
        <w:pStyle w:val="FirstParagraph"/>
      </w:pPr>
      <w:ins w:id="3569" w:author="PR Preview" w:date="2026-01-01T00:00:00Z">
        <w:r>
          <w:rPr>
            <w:b/>
            <w:bCs/>
          </w:rPr>
          <w:t xml:space="preserve">Example 94 (Functions that are not inner products)</w:t>
        </w:r>
      </w:ins>
      <w:ins w:id="3570" w:author="PR Preview" w:date="2026-01-01T00:00:00Z">
        <w:r>
          <w:t xml:space="preserve"> </w:t>
        </w:r>
      </w:ins>
      <w:ins w:id="3571" w:author="PR Preview" w:date="2026-01-01T00:00:00Z">
        <w:r>
          <w:t xml:space="preserve">Each of these functions on</w:t>
        </w:r>
      </w:ins>
      <w:ins w:id="3572" w:author="PR Preview" w:date="2026-01-01T00:00:00Z">
        <w:r>
          <w:t xml:space="preserve"> </w:t>
        </w:r>
      </w:ins>
      <m:oMath>
        <m:sSup>
          <m:e>
            <m:r>
              <m:rPr>
                <m:scr m:val="double-struck"/>
                <m:sty m:val="p"/>
              </m:rPr>
              <m:t>R</m:t>
            </m:r>
          </m:e>
          <m:sup>
            <m:r>
              <m:t>2</m:t>
            </m:r>
          </m:sup>
        </m:sSup>
      </m:oMath>
      <w:ins w:id="3573" w:author="PR Preview" w:date="2026-01-01T00:00:00Z">
        <w:r>
          <w:t xml:space="preserve"> </w:t>
        </w:r>
      </w:ins>
      <w:ins w:id="3574" w:author="PR Preview" w:date="2026-01-01T00:00:00Z">
        <w:r>
          <w:t xml:space="preserve">has some of the properties in</w:t>
        </w:r>
      </w:ins>
      <w:ins w:id="3575" w:author="PR Preview" w:date="2026-01-01T00:00:00Z">
        <w:r>
          <w:t xml:space="preserve"> </w:t>
        </w:r>
      </w:ins>
      <w:hyperlink w:anchor="def-inner-product">
        <w:ins w:id="3576" w:author="PR Preview" w:date="2026-01-01T00:00:00Z">
          <w:r>
            <w:rPr>
              <w:rStyle w:val="Hyperlink"/>
            </w:rPr>
            <w:t xml:space="preserve">Definition 56</w:t>
          </w:r>
        </w:ins>
      </w:hyperlink>
      <w:ins w:id="3577" w:author="PR Preview" w:date="2026-01-01T00:00:00Z">
        <w:r>
          <w:t xml:space="preserve">, but not all four:</w:t>
        </w:r>
      </w:ins>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8">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9"/>
    <w:bookmarkStart w:id="320"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del w:id="3578" w:author="PR Preview" w:date="2026-01-01T00:00:00Z">
        <w:r>
          <w:delText xml:space="preserve">(Banerjee and Roy 2014, Definition 7.3, p. 181)</w:delText>
        </w:r>
      </w:del>
      <w:del w:id="3579" w:author="PR Preview" w:date="2026-01-01T00:00:00Z">
        <w:r>
          <w:delText xml:space="preserve">.</w:delText>
        </w:r>
      </w:del>
      <w:del w:id="3580" w:author="PR Preview" w:date="2026-01-01T00:00:00Z">
        <w:r>
          <w:delText xml:space="preserve"> </w:delText>
        </w:r>
      </w:del>
      <w:del w:id="3581" w:author="PR Preview" w:date="2026-01-01T00:00:00Z">
        <w:r>
          <w:delText xml:space="preserve">With the dot product as the inner product (</w:delText>
        </w:r>
      </w:del>
      <w:hyperlink w:anchor="exm-dot-product-inner-product">
        <w:del w:id="3582" w:author="PR Preview" w:date="2026-01-01T00:00:00Z">
          <w:r>
            <w:rPr>
              <w:rStyle w:val="Hyperlink"/>
            </w:rPr>
            <w:delText xml:space="preserve">Example 90</w:delText>
          </w:r>
        </w:del>
      </w:hyperlink>
      <w:del w:id="3583" w:author="PR Preview" w:date="2026-01-01T00:00:00Z">
        <w:r>
          <w:delText xml:space="preserve">),</w:delText>
        </w:r>
      </w:del>
      <w:del w:id="3584" w:author="PR Preview" w:date="2026-01-01T00:00:00Z">
        <w:r>
          <w:delText xml:space="preserve"> </w:delText>
        </w:r>
      </w:del>
      <w:del w:id="3585" w:author="PR Preview" w:date="2026-01-01T00:00:00Z">
        <w:r>
          <w:delText xml:space="preserve">this condition is orthogonality as in</w:delText>
        </w:r>
      </w:del>
      <w:del w:id="3586" w:author="PR Preview" w:date="2026-01-01T00:00:00Z">
        <w:r>
          <w:delText xml:space="preserve"> </w:delText>
        </w:r>
      </w:del>
      <w:hyperlink w:anchor="def-orthogonal-vectors">
        <w:del w:id="3587" w:author="PR Preview" w:date="2026-01-01T00:00:00Z">
          <w:r>
            <w:rPr>
              <w:rStyle w:val="Hyperlink"/>
            </w:rPr>
            <w:delText xml:space="preserve">Definition 13</w:delText>
          </w:r>
        </w:del>
      </w:hyperlink>
      <w:del w:id="3588" w:author="PR Preview" w:date="2026-01-01T00:00:00Z">
        <w:r>
          <w:delText xml:space="preserve">.</w:delText>
        </w:r>
      </w:del>
    </w:p>
    <w:p>
      <w:pPr>
        <w:pStyle w:val="BodyText"/>
      </w:pPr>
      <w:del w:id="3589" w:author="PR Preview" w:date="2026-01-01T00:00:00Z">
        <w:r>
          <w:rPr>
            <w:b/>
            <w:bCs/>
          </w:rPr>
          <w:delText xml:space="preserve">Example 94 (Orthogonality depends on the inner product)</w:delText>
        </w:r>
      </w:del>
      <w:del w:id="3590" w:author="PR Preview" w:date="2026-01-01T00:00:00Z">
        <w:r>
          <w:delText xml:space="preserve"> </w:delText>
        </w:r>
      </w:del>
      <w:del w:id="3591" w:author="PR Preview" w:date="2026-01-01T00:00:00Z">
        <w:r>
          <w:delText xml:space="preserve">Take the weighted inner product of</w:delText>
        </w:r>
      </w:del>
      <w:del w:id="3592" w:author="PR Preview" w:date="2026-01-01T00:00:00Z">
        <w:r>
          <w:delText xml:space="preserve"> </w:delText>
        </w:r>
      </w:del>
      <w:hyperlink w:anchor="exm-weighted-inner-product">
        <w:del w:id="3593" w:author="PR Preview" w:date="2026-01-01T00:00:00Z">
          <w:r>
            <w:rPr>
              <w:rStyle w:val="Hyperlink"/>
            </w:rPr>
            <w:delText xml:space="preserve">Example 92</w:delText>
          </w:r>
        </w:del>
      </w:hyperlink>
      <w:del w:id="3594" w:author="PR Preview" w:date="2026-01-01T00:00:00Z">
        <w:r>
          <w:delText xml:space="preserve"> </w:delText>
        </w:r>
      </w:del>
      <w:del w:id="3595" w:author="PR Preview" w:date="2026-01-01T00:00:00Z">
        <w:r>
          <w:delText xml:space="preserve">with</w:delText>
        </w:r>
      </w:del>
      <w:del w:id="3596" w:author="PR Preview" w:date="2026-01-01T00:00:00Z">
        <w:r>
          <w:delText xml:space="preserve"> </w:delText>
        </w:r>
      </w:del>
      <m:oMath>
        <m:acc>
          <m:accPr>
            <m:chr m:val="̃"/>
          </m:accPr>
          <m:e>
            <m:r>
              <m:t>c</m:t>
            </m:r>
          </m:e>
        </m:acc>
        <m:r>
          <m:rPr>
            <m:sty m:val="p"/>
          </m:rPr>
          <m:t>=</m:t>
        </m:r>
        <m:r>
          <m:rPr>
            <m:sty m:val="p"/>
          </m:rPr>
          <m:t>(</m:t>
        </m:r>
        <m:r>
          <m:t>2</m:t>
        </m:r>
        <m:r>
          <m:rPr>
            <m:sty m:val="p"/>
          </m:rPr>
          <m:t>,</m:t>
        </m:r>
        <m:r>
          <m:t>1</m:t>
        </m:r>
        <m:r>
          <m:rPr>
            <m:sty m:val="p"/>
          </m:rPr>
          <m:t>)</m:t>
        </m:r>
      </m:oMath>
      <w:del w:id="3597" w:author="PR Preview" w:date="2026-01-01T00:00:00Z">
        <w:r>
          <w:delText xml:space="preserve">,</w:delText>
        </w:r>
      </w:del>
      <w:del w:id="3598" w:author="PR Preview" w:date="2026-01-01T00:00:00Z">
        <w:r>
          <w:delText xml:space="preserve"> </w:delText>
        </w:r>
      </w:del>
      <w:del w:id="3599" w:author="PR Preview" w:date="2026-01-01T00:00:00Z">
        <w:r>
          <w:delText xml:space="preserve">and let</w:delText>
        </w:r>
      </w:del>
      <w:del w:id="3600"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3601" w:author="PR Preview" w:date="2026-01-01T00:00:00Z">
        <w:r>
          <w:delText xml:space="preserve"> </w:delText>
        </w:r>
      </w:del>
      <w:del w:id="3602" w:author="PR Preview" w:date="2026-01-01T00:00:00Z">
        <w:r>
          <w:delText xml:space="preserve">and</w:delText>
        </w:r>
      </w:del>
      <w:del w:id="3603" w:author="PR Preview" w:date="2026-01-01T00:00:00Z">
        <w:r>
          <w:delText xml:space="preserve"> </w:delText>
        </w:r>
      </w:del>
      <m:oMath>
        <m:acc>
          <m:accPr>
            <m:chr m:val="̃"/>
          </m:accPr>
          <m:e>
            <m:r>
              <m:t>y</m:t>
            </m:r>
          </m:e>
        </m:acc>
        <m:r>
          <m:rPr>
            <m:sty m:val="p"/>
          </m:rPr>
          <m:t>=</m:t>
        </m:r>
        <m:r>
          <m:rPr>
            <m:sty m:val="p"/>
          </m:rPr>
          <m:t>(</m:t>
        </m:r>
        <m:r>
          <m:t>1</m:t>
        </m:r>
        <m:r>
          <m:rPr>
            <m:sty m:val="p"/>
          </m:rPr>
          <m:t>,</m:t>
        </m:r>
        <m:r>
          <m:rPr>
            <m:sty m:val="p"/>
          </m:rPr>
          <m:t>−</m:t>
        </m:r>
        <m:r>
          <m:t>1</m:t>
        </m:r>
        <m:r>
          <m:rPr>
            <m:sty m:val="p"/>
          </m:rPr>
          <m:t>)</m:t>
        </m:r>
      </m:oMath>
      <w:del w:id="3604" w:author="PR Preview" w:date="2026-01-01T00:00:00Z">
        <w:r>
          <w:delText xml:space="preserve">.</w:delText>
        </w:r>
      </w:del>
      <w:del w:id="3605" w:author="PR Preview" w:date="2026-01-01T00:00:00Z">
        <w:r>
          <w:delText xml:space="preserve"> </w:delText>
        </w:r>
      </w:del>
      <w:del w:id="3606" w:author="PR Preview" w:date="2026-01-01T00:00:00Z">
        <w:r>
          <w:delText xml:space="preserve">Then</w:delText>
        </w:r>
      </w:del>
    </w:p>
    <w:p>
      <w:pPr>
        <w:pStyle w:val="FirstParagraph"/>
      </w:pPr>
      <w:ins w:id="3607" w:author="PR Preview" w:date="2026-01-01T00:00:00Z">
        <w:r>
          <w:t xml:space="preserve">(Banerjee and Roy 2014, Definition 7.3, p. 181)</w:t>
        </w:r>
      </w:ins>
      <w:ins w:id="3608" w:author="PR Preview" w:date="2026-01-01T00:00:00Z">
        <w:r>
          <w:t xml:space="preserve">.</w:t>
        </w:r>
      </w:ins>
      <w:ins w:id="3609" w:author="PR Preview" w:date="2026-01-01T00:00:00Z">
        <w:r>
          <w:t xml:space="preserve"> </w:t>
        </w:r>
      </w:ins>
      <w:ins w:id="3610" w:author="PR Preview" w:date="2026-01-01T00:00:00Z">
        <w:r>
          <w:t xml:space="preserve">With the dot product as the inner product (</w:t>
        </w:r>
      </w:ins>
      <w:hyperlink w:anchor="exm-dot-product-inner-product">
        <w:ins w:id="3611" w:author="PR Preview" w:date="2026-01-01T00:00:00Z">
          <w:r>
            <w:rPr>
              <w:rStyle w:val="Hyperlink"/>
            </w:rPr>
            <w:t xml:space="preserve">Example 91</w:t>
          </w:r>
        </w:ins>
      </w:hyperlink>
      <w:ins w:id="3612" w:author="PR Preview" w:date="2026-01-01T00:00:00Z">
        <w:r>
          <w:t xml:space="preserve">),</w:t>
        </w:r>
      </w:ins>
      <w:ins w:id="3613" w:author="PR Preview" w:date="2026-01-01T00:00:00Z">
        <w:r>
          <w:t xml:space="preserve"> </w:t>
        </w:r>
      </w:ins>
      <w:ins w:id="3614" w:author="PR Preview" w:date="2026-01-01T00:00:00Z">
        <w:r>
          <w:t xml:space="preserve">this condition is orthogonality as in</w:t>
        </w:r>
      </w:ins>
      <w:ins w:id="3615" w:author="PR Preview" w:date="2026-01-01T00:00:00Z">
        <w:r>
          <w:t xml:space="preserve"> </w:t>
        </w:r>
      </w:ins>
      <w:hyperlink w:anchor="def-orthogonal-vectors">
        <w:ins w:id="3616" w:author="PR Preview" w:date="2026-01-01T00:00:00Z">
          <w:r>
            <w:rPr>
              <w:rStyle w:val="Hyperlink"/>
            </w:rPr>
            <w:t xml:space="preserve">Definition 13</w:t>
          </w:r>
        </w:ins>
      </w:hyperlink>
      <w:ins w:id="3617" w:author="PR Preview" w:date="2026-01-01T00:00:00Z">
        <w:r>
          <w:t xml:space="preserve">.</w:t>
        </w:r>
      </w:ins>
    </w:p>
    <w:bookmarkEnd w:id="320"/>
    <w:bookmarkStart w:id="321" w:name="exm-orthogonal-inner-product"/>
    <w:p>
      <w:pPr>
        <w:pStyle w:val="BodyText"/>
      </w:pPr>
      <w:ins w:id="3618" w:author="PR Preview" w:date="2026-01-01T00:00:00Z">
        <w:r>
          <w:rPr>
            <w:b/>
            <w:bCs/>
          </w:rPr>
          <w:t xml:space="preserve">Example 95 (Orthogonality depends on the inner product)</w:t>
        </w:r>
      </w:ins>
      <w:ins w:id="3619" w:author="PR Preview" w:date="2026-01-01T00:00:00Z">
        <w:r>
          <w:t xml:space="preserve"> </w:t>
        </w:r>
      </w:ins>
      <w:ins w:id="3620" w:author="PR Preview" w:date="2026-01-01T00:00:00Z">
        <w:r>
          <w:t xml:space="preserve">Take the weighted inner product of</w:t>
        </w:r>
      </w:ins>
      <w:ins w:id="3621" w:author="PR Preview" w:date="2026-01-01T00:00:00Z">
        <w:r>
          <w:t xml:space="preserve"> </w:t>
        </w:r>
      </w:ins>
      <w:hyperlink w:anchor="exm-weighted-inner-product">
        <w:ins w:id="3622" w:author="PR Preview" w:date="2026-01-01T00:00:00Z">
          <w:r>
            <w:rPr>
              <w:rStyle w:val="Hyperlink"/>
            </w:rPr>
            <w:t xml:space="preserve">Example 93</w:t>
          </w:r>
        </w:ins>
      </w:hyperlink>
      <w:ins w:id="3623" w:author="PR Preview" w:date="2026-01-01T00:00:00Z">
        <w:r>
          <w:t xml:space="preserve"> </w:t>
        </w:r>
      </w:ins>
      <w:ins w:id="3624" w:author="PR Preview" w:date="2026-01-01T00:00:00Z">
        <w:r>
          <w:t xml:space="preserve">with</w:t>
        </w:r>
      </w:ins>
      <w:ins w:id="3625" w:author="PR Preview" w:date="2026-01-01T00:00:00Z">
        <w:r>
          <w:t xml:space="preserve"> </w:t>
        </w:r>
      </w:ins>
      <m:oMath>
        <m:acc>
          <m:accPr>
            <m:chr m:val="̃"/>
          </m:accPr>
          <m:e>
            <m:r>
              <m:t>c</m:t>
            </m:r>
          </m:e>
        </m:acc>
        <m:r>
          <m:rPr>
            <m:sty m:val="p"/>
          </m:rPr>
          <m:t>=</m:t>
        </m:r>
        <m:r>
          <m:rPr>
            <m:sty m:val="p"/>
          </m:rPr>
          <m:t>(</m:t>
        </m:r>
        <m:r>
          <m:t>2</m:t>
        </m:r>
        <m:r>
          <m:rPr>
            <m:sty m:val="p"/>
          </m:rPr>
          <m:t>,</m:t>
        </m:r>
        <m:r>
          <m:t>1</m:t>
        </m:r>
        <m:r>
          <m:rPr>
            <m:sty m:val="p"/>
          </m:rPr>
          <m:t>)</m:t>
        </m:r>
      </m:oMath>
      <w:ins w:id="3626" w:author="PR Preview" w:date="2026-01-01T00:00:00Z">
        <w:r>
          <w:t xml:space="preserve">,</w:t>
        </w:r>
      </w:ins>
      <w:ins w:id="3627" w:author="PR Preview" w:date="2026-01-01T00:00:00Z">
        <w:r>
          <w:t xml:space="preserve"> </w:t>
        </w:r>
      </w:ins>
      <w:ins w:id="3628" w:author="PR Preview" w:date="2026-01-01T00:00:00Z">
        <w:r>
          <w:t xml:space="preserve">and let</w:t>
        </w:r>
      </w:ins>
      <w:ins w:id="3629"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3630" w:author="PR Preview" w:date="2026-01-01T00:00:00Z">
        <w:r>
          <w:t xml:space="preserve"> </w:t>
        </w:r>
      </w:ins>
      <w:ins w:id="3631" w:author="PR Preview" w:date="2026-01-01T00:00:00Z">
        <w:r>
          <w:t xml:space="preserve">and</w:t>
        </w:r>
      </w:ins>
      <w:ins w:id="3632" w:author="PR Preview" w:date="2026-01-01T00:00:00Z">
        <w:r>
          <w:t xml:space="preserve"> </w:t>
        </w:r>
      </w:ins>
      <m:oMath>
        <m:acc>
          <m:accPr>
            <m:chr m:val="̃"/>
          </m:accPr>
          <m:e>
            <m:r>
              <m:t>y</m:t>
            </m:r>
          </m:e>
        </m:acc>
        <m:r>
          <m:rPr>
            <m:sty m:val="p"/>
          </m:rPr>
          <m:t>=</m:t>
        </m:r>
        <m:r>
          <m:rPr>
            <m:sty m:val="p"/>
          </m:rPr>
          <m:t>(</m:t>
        </m:r>
        <m:r>
          <m:t>1</m:t>
        </m:r>
        <m:r>
          <m:rPr>
            <m:sty m:val="p"/>
          </m:rPr>
          <m:t>,</m:t>
        </m:r>
        <m:r>
          <m:rPr>
            <m:sty m:val="p"/>
          </m:rPr>
          <m:t>−</m:t>
        </m:r>
        <m:r>
          <m:t>1</m:t>
        </m:r>
        <m:r>
          <m:rPr>
            <m:sty m:val="p"/>
          </m:rPr>
          <m:t>)</m:t>
        </m:r>
      </m:oMath>
      <w:ins w:id="3633" w:author="PR Preview" w:date="2026-01-01T00:00:00Z">
        <w:r>
          <w:t xml:space="preserve">.</w:t>
        </w:r>
      </w:ins>
      <w:ins w:id="3634" w:author="PR Preview" w:date="2026-01-01T00:00:00Z">
        <w:r>
          <w:t xml:space="preserve"> </w:t>
        </w:r>
      </w:ins>
      <w:ins w:id="3635" w:author="PR Preview" w:date="2026-01-01T00:00:00Z">
        <w:r>
          <w:t xml:space="preserve">Then</w:t>
        </w:r>
      </w:ins>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21"/>
    <w:bookmarkEnd w:id="322"/>
    <w:bookmarkStart w:id="348"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5" w:name="thm-norm-properties"/>
    <w:p>
      <w:pPr>
        <w:pStyle w:val="BodyText"/>
      </w:pPr>
      <w:del w:id="3636" w:author="PR Preview" w:date="2026-01-01T00:00:00Z">
        <w:r>
          <w:rPr>
            <w:b/>
            <w:bCs/>
          </w:rPr>
          <w:delText xml:space="preserve">Theorem 52 (Basic properties of the Euclidean norm)</w:delText>
        </w:r>
      </w:del>
      <w:del w:id="3637" w:author="PR Preview" w:date="2026-01-01T00:00:00Z">
        <w:r>
          <w:delText xml:space="preserve"> </w:delText>
        </w:r>
      </w:del>
      <w:del w:id="3638" w:author="PR Preview" w:date="2026-01-01T00:00:00Z">
        <w:r>
          <w:delText xml:space="preserve">For any</w:delText>
        </w:r>
      </w:del>
      <w:del w:id="3639" w:author="PR Preview" w:date="2026-01-01T00:00:00Z">
        <w:r>
          <w:delText xml:space="preserve"> </w:delText>
        </w:r>
      </w:del>
      <m:oMath>
        <m:acc>
          <m:accPr>
            <m:chr m:val="̃"/>
          </m:accPr>
          <m:e>
            <m:r>
              <m:t>x</m:t>
            </m:r>
          </m:e>
        </m:acc>
        <m:r>
          <m:rPr>
            <m:sty m:val="p"/>
          </m:rPr>
          <m:t>∈</m:t>
        </m:r>
        <m:sSup>
          <m:e>
            <m:r>
              <m:rPr>
                <m:scr m:val="double-struck"/>
                <m:sty m:val="p"/>
              </m:rPr>
              <m:t>R</m:t>
            </m:r>
          </m:e>
          <m:sup>
            <m:r>
              <m:t>p</m:t>
            </m:r>
          </m:sup>
        </m:sSup>
      </m:oMath>
      <w:del w:id="3640" w:author="PR Preview" w:date="2026-01-01T00:00:00Z">
        <w:r>
          <w:delText xml:space="preserve"> </w:delText>
        </w:r>
      </w:del>
      <w:del w:id="3641" w:author="PR Preview" w:date="2026-01-01T00:00:00Z">
        <w:r>
          <w:delText xml:space="preserve">and any number</w:delText>
        </w:r>
      </w:del>
      <w:del w:id="3642" w:author="PR Preview" w:date="2026-01-01T00:00:00Z">
        <w:r>
          <w:delText xml:space="preserve"> </w:delText>
        </w:r>
      </w:del>
      <m:oMath>
        <m:r>
          <m:t>c</m:t>
        </m:r>
      </m:oMath>
      <w:del w:id="3643" w:author="PR Preview" w:date="2026-01-01T00:00:00Z">
        <w:r>
          <w:delText xml:space="preserve">:</w:delText>
        </w:r>
      </w:del>
    </w:p>
    <w:p>
      <w:pPr>
        <w:pStyle w:val="BodyText"/>
      </w:pPr>
      <w:ins w:id="3644" w:author="PR Preview" w:date="2026-01-01T00:00:00Z">
        <w:r>
          <w:rPr>
            <w:b/>
            <w:bCs/>
          </w:rPr>
          <w:t xml:space="preserve">Theorem 53 (Basic properties of the Euclidean norm)</w:t>
        </w:r>
      </w:ins>
      <w:ins w:id="3645" w:author="PR Preview" w:date="2026-01-01T00:00:00Z">
        <w:r>
          <w:t xml:space="preserve"> </w:t>
        </w:r>
      </w:ins>
      <w:ins w:id="3646" w:author="PR Preview" w:date="2026-01-01T00:00:00Z">
        <w:r>
          <w:t xml:space="preserve">For any</w:t>
        </w:r>
      </w:ins>
      <w:ins w:id="3647" w:author="PR Preview" w:date="2026-01-01T00:00:00Z">
        <w:r>
          <w:t xml:space="preserve"> </w:t>
        </w:r>
      </w:ins>
      <m:oMath>
        <m:acc>
          <m:accPr>
            <m:chr m:val="̃"/>
          </m:accPr>
          <m:e>
            <m:r>
              <m:t>x</m:t>
            </m:r>
          </m:e>
        </m:acc>
        <m:r>
          <m:rPr>
            <m:sty m:val="p"/>
          </m:rPr>
          <m:t>∈</m:t>
        </m:r>
        <m:sSup>
          <m:e>
            <m:r>
              <m:rPr>
                <m:scr m:val="double-struck"/>
                <m:sty m:val="p"/>
              </m:rPr>
              <m:t>R</m:t>
            </m:r>
          </m:e>
          <m:sup>
            <m:r>
              <m:t>p</m:t>
            </m:r>
          </m:sup>
        </m:sSup>
      </m:oMath>
      <w:ins w:id="3648" w:author="PR Preview" w:date="2026-01-01T00:00:00Z">
        <w:r>
          <w:t xml:space="preserve"> </w:t>
        </w:r>
      </w:ins>
      <w:ins w:id="3649" w:author="PR Preview" w:date="2026-01-01T00:00:00Z">
        <w:r>
          <w:t xml:space="preserve">and any number</w:t>
        </w:r>
      </w:ins>
      <w:ins w:id="3650" w:author="PR Preview" w:date="2026-01-01T00:00:00Z">
        <w:r>
          <w:t xml:space="preserve"> </w:t>
        </w:r>
      </w:ins>
      <m:oMath>
        <m:r>
          <m:t>c</m:t>
        </m:r>
      </m:oMath>
      <w:ins w:id="3651" w:author="PR Preview" w:date="2026-01-01T00:00:00Z">
        <w:r>
          <w:t xml:space="preserve">:</w:t>
        </w:r>
      </w:ins>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5"/>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6" w:name="exm-norm-properties"/>
    <w:p>
      <w:pPr>
        <w:pStyle w:val="FirstParagraph"/>
      </w:pPr>
      <w:del w:id="3652" w:author="PR Preview" w:date="2026-01-01T00:00:00Z">
        <w:r>
          <w:rPr>
            <w:b/>
            <w:bCs/>
          </w:rPr>
          <w:delText xml:space="preserve">Example 95 (Scaling a vector scales its length)</w:delText>
        </w:r>
      </w:del>
      <w:del w:id="3653" w:author="PR Preview" w:date="2026-01-01T00:00:00Z">
        <w:r>
          <w:delText xml:space="preserve"> </w:delText>
        </w:r>
      </w:del>
      <w:del w:id="3654" w:author="PR Preview" w:date="2026-01-01T00:00:00Z">
        <w:r>
          <w:delText xml:space="preserve">For</w:delText>
        </w:r>
      </w:del>
      <w:del w:id="3655"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3656" w:author="PR Preview" w:date="2026-01-01T00:00:00Z">
        <w:r>
          <w:delText xml:space="preserve">,</w:delText>
        </w:r>
      </w:del>
      <w:del w:id="3657" w:author="PR Preview" w:date="2026-01-01T00:00:00Z">
        <w:r>
          <w:delText xml:space="preserve"> </w:delText>
        </w:r>
      </w:del>
      <m:oMath>
        <m:r>
          <m:t>​</m:t>
        </m:r>
        <m:d>
          <m:dPr>
            <m:begChr m:val="∥"/>
            <m:sepChr m:val=""/>
            <m:endChr m:val="∥"/>
            <m:grow/>
          </m:dPr>
          <m:e>
            <m:acc>
              <m:accPr>
                <m:chr m:val="̃"/>
              </m:accPr>
              <m:e>
                <m:r>
                  <m:t>x</m:t>
                </m:r>
              </m:e>
            </m:acc>
          </m:e>
        </m:d>
        <m:r>
          <m:t>​</m:t>
        </m:r>
        <m:r>
          <m:rPr>
            <m:sty m:val="p"/>
          </m:rPr>
          <m:t>=</m:t>
        </m:r>
        <m:r>
          <m:t>5</m:t>
        </m:r>
      </m:oMath>
      <w:del w:id="3658" w:author="PR Preview" w:date="2026-01-01T00:00:00Z">
        <w:r>
          <w:delText xml:space="preserve"> </w:delText>
        </w:r>
      </w:del>
      <w:del w:id="3659" w:author="PR Preview" w:date="2026-01-01T00:00:00Z">
        <w:r>
          <w:delText xml:space="preserve">(</w:delText>
        </w:r>
      </w:del>
      <w:hyperlink w:anchor="exm-euclidean-norm">
        <w:del w:id="3660" w:author="PR Preview" w:date="2026-01-01T00:00:00Z">
          <w:r>
            <w:rPr>
              <w:rStyle w:val="Hyperlink"/>
            </w:rPr>
            <w:delText xml:space="preserve">Example 9</w:delText>
          </w:r>
        </w:del>
      </w:hyperlink>
      <w:del w:id="3661" w:author="PR Preview" w:date="2026-01-01T00:00:00Z">
        <w:r>
          <w:delText xml:space="preserve">).</w:delText>
        </w:r>
      </w:del>
      <w:del w:id="3662" w:author="PR Preview" w:date="2026-01-01T00:00:00Z">
        <w:r>
          <w:delText xml:space="preserve"> </w:delText>
        </w:r>
      </w:del>
      <w:del w:id="3663" w:author="PR Preview" w:date="2026-01-01T00:00:00Z">
        <w:r>
          <w:delText xml:space="preserve">Then</w:delText>
        </w:r>
      </w:del>
      <w:del w:id="3664" w:author="PR Preview" w:date="2026-01-01T00:00:00Z">
        <w:r>
          <w:delText xml:space="preserve"> </w:delText>
        </w:r>
      </w:del>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del w:id="3665" w:author="PR Preview" w:date="2026-01-01T00:00:00Z">
        <w:r>
          <w:delText xml:space="preserve"> </w:delText>
        </w:r>
      </w:del>
      <w:del w:id="3666" w:author="PR Preview" w:date="2026-01-01T00:00:00Z">
        <w:r>
          <w:delText xml:space="preserve">has norm</w:delText>
        </w:r>
      </w:del>
    </w:p>
    <w:p>
      <w:pPr>
        <w:pStyle w:val="FirstParagraph"/>
      </w:pPr>
      <w:ins w:id="3667" w:author="PR Preview" w:date="2026-01-01T00:00:00Z">
        <w:r>
          <w:rPr>
            <w:b/>
            <w:bCs/>
          </w:rPr>
          <w:t xml:space="preserve">Example 96 (Scaling a vector scales its length)</w:t>
        </w:r>
      </w:ins>
      <w:ins w:id="3668" w:author="PR Preview" w:date="2026-01-01T00:00:00Z">
        <w:r>
          <w:t xml:space="preserve"> </w:t>
        </w:r>
      </w:ins>
      <w:ins w:id="3669" w:author="PR Preview" w:date="2026-01-01T00:00:00Z">
        <w:r>
          <w:t xml:space="preserve">For</w:t>
        </w:r>
      </w:ins>
      <w:ins w:id="3670"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3671" w:author="PR Preview" w:date="2026-01-01T00:00:00Z">
        <w:r>
          <w:t xml:space="preserve">,</w:t>
        </w:r>
      </w:ins>
      <w:ins w:id="3672" w:author="PR Preview" w:date="2026-01-01T00:00:00Z">
        <w:r>
          <w:t xml:space="preserve"> </w:t>
        </w:r>
      </w:ins>
      <m:oMath>
        <m:r>
          <m:t>​</m:t>
        </m:r>
        <m:d>
          <m:dPr>
            <m:begChr m:val="∥"/>
            <m:sepChr m:val=""/>
            <m:endChr m:val="∥"/>
            <m:grow/>
          </m:dPr>
          <m:e>
            <m:acc>
              <m:accPr>
                <m:chr m:val="̃"/>
              </m:accPr>
              <m:e>
                <m:r>
                  <m:t>x</m:t>
                </m:r>
              </m:e>
            </m:acc>
          </m:e>
        </m:d>
        <m:r>
          <m:t>​</m:t>
        </m:r>
        <m:r>
          <m:rPr>
            <m:sty m:val="p"/>
          </m:rPr>
          <m:t>=</m:t>
        </m:r>
        <m:r>
          <m:t>5</m:t>
        </m:r>
      </m:oMath>
      <w:ins w:id="3673" w:author="PR Preview" w:date="2026-01-01T00:00:00Z">
        <w:r>
          <w:t xml:space="preserve"> </w:t>
        </w:r>
      </w:ins>
      <w:ins w:id="3674" w:author="PR Preview" w:date="2026-01-01T00:00:00Z">
        <w:r>
          <w:t xml:space="preserve">(</w:t>
        </w:r>
      </w:ins>
      <w:hyperlink w:anchor="exm-euclidean-norm">
        <w:ins w:id="3675" w:author="PR Preview" w:date="2026-01-01T00:00:00Z">
          <w:r>
            <w:rPr>
              <w:rStyle w:val="Hyperlink"/>
            </w:rPr>
            <w:t xml:space="preserve">Example 9</w:t>
          </w:r>
        </w:ins>
      </w:hyperlink>
      <w:ins w:id="3676" w:author="PR Preview" w:date="2026-01-01T00:00:00Z">
        <w:r>
          <w:t xml:space="preserve">).</w:t>
        </w:r>
      </w:ins>
      <w:ins w:id="3677" w:author="PR Preview" w:date="2026-01-01T00:00:00Z">
        <w:r>
          <w:t xml:space="preserve"> </w:t>
        </w:r>
      </w:ins>
      <w:ins w:id="3678" w:author="PR Preview" w:date="2026-01-01T00:00:00Z">
        <w:r>
          <w:t xml:space="preserve">Then</w:t>
        </w:r>
      </w:ins>
      <w:ins w:id="3679" w:author="PR Preview" w:date="2026-01-01T00:00:00Z">
        <w:r>
          <w:t xml:space="preserve"> </w:t>
        </w:r>
      </w:ins>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ins w:id="3680" w:author="PR Preview" w:date="2026-01-01T00:00:00Z">
        <w:r>
          <w:t xml:space="preserve"> </w:t>
        </w:r>
      </w:ins>
      <w:ins w:id="3681"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6"/>
    <w:bookmarkStart w:id="327" w:name="thm-norm-sum-square"/>
    <w:p>
      <w:pPr>
        <w:pStyle w:val="BodyText"/>
      </w:pPr>
      <w:del w:id="3682" w:author="PR Preview" w:date="2026-01-01T00:00:00Z">
        <w:r>
          <w:rPr>
            <w:b/>
            <w:bCs/>
          </w:rPr>
          <w:delText xml:space="preserve">Theorem 53 (The squared norm of a sum)</w:delText>
        </w:r>
      </w:del>
      <w:del w:id="3683" w:author="PR Preview" w:date="2026-01-01T00:00:00Z">
        <w:r>
          <w:delText xml:space="preserve"> </w:delText>
        </w:r>
      </w:del>
      <w:del w:id="3684" w:author="PR Preview" w:date="2026-01-01T00:00:00Z">
        <w:r>
          <w:delText xml:space="preserve">For any</w:delText>
        </w:r>
      </w:del>
      <w:del w:id="3685"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3686" w:author="PR Preview" w:date="2026-01-01T00:00:00Z">
        <w:r>
          <w:delText xml:space="preserve">,</w:delText>
        </w:r>
      </w:del>
    </w:p>
    <w:p>
      <w:pPr>
        <w:pStyle w:val="BodyText"/>
      </w:pPr>
      <w:ins w:id="3687" w:author="PR Preview" w:date="2026-01-01T00:00:00Z">
        <w:r>
          <w:rPr>
            <w:b/>
            <w:bCs/>
          </w:rPr>
          <w:t xml:space="preserve">Theorem 54 (The squared norm of a sum)</w:t>
        </w:r>
      </w:ins>
      <w:ins w:id="3688" w:author="PR Preview" w:date="2026-01-01T00:00:00Z">
        <w:r>
          <w:t xml:space="preserve"> </w:t>
        </w:r>
      </w:ins>
      <w:ins w:id="3689" w:author="PR Preview" w:date="2026-01-01T00:00:00Z">
        <w:r>
          <w:t xml:space="preserve">For any</w:t>
        </w:r>
      </w:ins>
      <w:ins w:id="3690"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3691"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47</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47</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8" w:name="exm-norm-sum-square"/>
    <w:p>
      <w:pPr>
        <w:pStyle w:val="BodyText"/>
      </w:pPr>
      <w:del w:id="3692" w:author="PR Preview" w:date="2026-01-01T00:00:00Z">
        <w:r>
          <w:rPr>
            <w:b/>
            <w:bCs/>
          </w:rPr>
          <w:delText xml:space="preserve">Example 96 (Checking the expansion)</w:delText>
        </w:r>
      </w:del>
      <w:del w:id="3693" w:author="PR Preview" w:date="2026-01-01T00:00:00Z">
        <w:r>
          <w:delText xml:space="preserve"> </w:delText>
        </w:r>
      </w:del>
      <w:del w:id="3694" w:author="PR Preview" w:date="2026-01-01T00:00:00Z">
        <w:r>
          <w:delText xml:space="preserve">For</w:delText>
        </w:r>
      </w:del>
      <w:del w:id="3695" w:author="PR Preview" w:date="2026-01-01T00:00:00Z">
        <w:r>
          <w:delText xml:space="preserve"> </w:delText>
        </w:r>
      </w:del>
      <m:oMath>
        <m:acc>
          <m:accPr>
            <m:chr m:val="̃"/>
          </m:accPr>
          <m:e>
            <m:r>
              <m:t>x</m:t>
            </m:r>
          </m:e>
        </m:acc>
        <m:r>
          <m:rPr>
            <m:sty m:val="p"/>
          </m:rPr>
          <m:t>=</m:t>
        </m:r>
        <m:r>
          <m:rPr>
            <m:sty m:val="p"/>
          </m:rPr>
          <m:t>(</m:t>
        </m:r>
        <m:r>
          <m:t>3</m:t>
        </m:r>
        <m:r>
          <m:rPr>
            <m:sty m:val="p"/>
          </m:rPr>
          <m:t>,</m:t>
        </m:r>
        <m:r>
          <m:t>0</m:t>
        </m:r>
        <m:r>
          <m:rPr>
            <m:sty m:val="p"/>
          </m:rPr>
          <m:t>)</m:t>
        </m:r>
      </m:oMath>
      <w:del w:id="3696" w:author="PR Preview" w:date="2026-01-01T00:00:00Z">
        <w:r>
          <w:delText xml:space="preserve"> </w:delText>
        </w:r>
      </w:del>
      <w:del w:id="3697" w:author="PR Preview" w:date="2026-01-01T00:00:00Z">
        <w:r>
          <w:delText xml:space="preserve">and</w:delText>
        </w:r>
      </w:del>
      <w:del w:id="3698" w:author="PR Preview" w:date="2026-01-01T00:00:00Z">
        <w:r>
          <w:delText xml:space="preserve"> </w:delText>
        </w:r>
      </w:del>
      <m:oMath>
        <m:acc>
          <m:accPr>
            <m:chr m:val="̃"/>
          </m:accPr>
          <m:e>
            <m:r>
              <m:t>y</m:t>
            </m:r>
          </m:e>
        </m:acc>
        <m:r>
          <m:rPr>
            <m:sty m:val="p"/>
          </m:rPr>
          <m:t>=</m:t>
        </m:r>
        <m:r>
          <m:rPr>
            <m:sty m:val="p"/>
          </m:rPr>
          <m:t>(</m:t>
        </m:r>
        <m:r>
          <m:t>1</m:t>
        </m:r>
        <m:r>
          <m:rPr>
            <m:sty m:val="p"/>
          </m:rPr>
          <m:t>,</m:t>
        </m:r>
        <m:r>
          <m:t>4</m:t>
        </m:r>
        <m:r>
          <m:rPr>
            <m:sty m:val="p"/>
          </m:rPr>
          <m:t>)</m:t>
        </m:r>
      </m:oMath>
      <w:del w:id="3699" w:author="PR Preview" w:date="2026-01-01T00:00:00Z">
        <w:r>
          <w:delText xml:space="preserve">:</w:delText>
        </w:r>
      </w:del>
      <w:del w:id="3700" w:author="PR Preview" w:date="2026-01-01T00:00:00Z">
        <w:r>
          <w:delText xml:space="preserve"> </w:delText>
        </w:r>
      </w:del>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del w:id="3701" w:author="PR Preview" w:date="2026-01-01T00:00:00Z">
        <w:r>
          <w:delText xml:space="preserve">, so</w:delText>
        </w:r>
      </w:del>
    </w:p>
    <w:p>
      <w:pPr>
        <w:pStyle w:val="BodyText"/>
      </w:pPr>
      <w:ins w:id="3702" w:author="PR Preview" w:date="2026-01-01T00:00:00Z">
        <w:r>
          <w:rPr>
            <w:b/>
            <w:bCs/>
          </w:rPr>
          <w:t xml:space="preserve">Example 97 (Checking the expansion)</w:t>
        </w:r>
      </w:ins>
      <w:ins w:id="3703" w:author="PR Preview" w:date="2026-01-01T00:00:00Z">
        <w:r>
          <w:t xml:space="preserve"> </w:t>
        </w:r>
      </w:ins>
      <w:ins w:id="3704" w:author="PR Preview" w:date="2026-01-01T00:00:00Z">
        <w:r>
          <w:t xml:space="preserve">For</w:t>
        </w:r>
      </w:ins>
      <w:ins w:id="3705" w:author="PR Preview" w:date="2026-01-01T00:00:00Z">
        <w:r>
          <w:t xml:space="preserve"> </w:t>
        </w:r>
      </w:ins>
      <m:oMath>
        <m:acc>
          <m:accPr>
            <m:chr m:val="̃"/>
          </m:accPr>
          <m:e>
            <m:r>
              <m:t>x</m:t>
            </m:r>
          </m:e>
        </m:acc>
        <m:r>
          <m:rPr>
            <m:sty m:val="p"/>
          </m:rPr>
          <m:t>=</m:t>
        </m:r>
        <m:r>
          <m:rPr>
            <m:sty m:val="p"/>
          </m:rPr>
          <m:t>(</m:t>
        </m:r>
        <m:r>
          <m:t>3</m:t>
        </m:r>
        <m:r>
          <m:rPr>
            <m:sty m:val="p"/>
          </m:rPr>
          <m:t>,</m:t>
        </m:r>
        <m:r>
          <m:t>0</m:t>
        </m:r>
        <m:r>
          <m:rPr>
            <m:sty m:val="p"/>
          </m:rPr>
          <m:t>)</m:t>
        </m:r>
      </m:oMath>
      <w:ins w:id="3706" w:author="PR Preview" w:date="2026-01-01T00:00:00Z">
        <w:r>
          <w:t xml:space="preserve"> </w:t>
        </w:r>
      </w:ins>
      <w:ins w:id="3707" w:author="PR Preview" w:date="2026-01-01T00:00:00Z">
        <w:r>
          <w:t xml:space="preserve">and</w:t>
        </w:r>
      </w:ins>
      <w:ins w:id="3708" w:author="PR Preview" w:date="2026-01-01T00:00:00Z">
        <w:r>
          <w:t xml:space="preserve"> </w:t>
        </w:r>
      </w:ins>
      <m:oMath>
        <m:acc>
          <m:accPr>
            <m:chr m:val="̃"/>
          </m:accPr>
          <m:e>
            <m:r>
              <m:t>y</m:t>
            </m:r>
          </m:e>
        </m:acc>
        <m:r>
          <m:rPr>
            <m:sty m:val="p"/>
          </m:rPr>
          <m:t>=</m:t>
        </m:r>
        <m:r>
          <m:rPr>
            <m:sty m:val="p"/>
          </m:rPr>
          <m:t>(</m:t>
        </m:r>
        <m:r>
          <m:t>1</m:t>
        </m:r>
        <m:r>
          <m:rPr>
            <m:sty m:val="p"/>
          </m:rPr>
          <m:t>,</m:t>
        </m:r>
        <m:r>
          <m:t>4</m:t>
        </m:r>
        <m:r>
          <m:rPr>
            <m:sty m:val="p"/>
          </m:rPr>
          <m:t>)</m:t>
        </m:r>
      </m:oMath>
      <w:ins w:id="3709" w:author="PR Preview" w:date="2026-01-01T00:00:00Z">
        <w:r>
          <w:t xml:space="preserve">:</w:t>
        </w:r>
      </w:ins>
      <w:ins w:id="3710" w:author="PR Preview" w:date="2026-01-01T00:00:00Z">
        <w:r>
          <w:t xml:space="preserve"> </w:t>
        </w:r>
      </w:ins>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ins w:id="3711" w:author="PR Preview" w:date="2026-01-01T00:00:00Z">
        <w:r>
          <w:t xml:space="preserve">, so</w:t>
        </w:r>
      </w:ins>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8"/>
    <w:bookmarkStart w:id="329" w:name="thm-cauchy-schwarz"/>
    <w:p>
      <w:pPr>
        <w:pStyle w:val="BodyText"/>
      </w:pPr>
      <w:del w:id="3712" w:author="PR Preview" w:date="2026-01-01T00:00:00Z">
        <w:r>
          <w:rPr>
            <w:b/>
            <w:bCs/>
          </w:rPr>
          <w:delText xml:space="preserve">Theorem 54 (Cauchy-Schwarz inequality)</w:delText>
        </w:r>
      </w:del>
      <w:del w:id="3713" w:author="PR Preview" w:date="2026-01-01T00:00:00Z">
        <w:r>
          <w:delText xml:space="preserve"> </w:delText>
        </w:r>
      </w:del>
      <w:del w:id="3714" w:author="PR Preview" w:date="2026-01-01T00:00:00Z">
        <w:r>
          <w:delText xml:space="preserve">For any</w:delText>
        </w:r>
      </w:del>
      <w:del w:id="3715"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3716" w:author="PR Preview" w:date="2026-01-01T00:00:00Z">
        <w:r>
          <w:delText xml:space="preserve">,</w:delText>
        </w:r>
      </w:del>
    </w:p>
    <w:p>
      <w:pPr>
        <w:pStyle w:val="BodyText"/>
      </w:pPr>
      <w:ins w:id="3717" w:author="PR Preview" w:date="2026-01-01T00:00:00Z">
        <w:r>
          <w:rPr>
            <w:b/>
            <w:bCs/>
          </w:rPr>
          <w:t xml:space="preserve">Theorem 55 (Cauchy-Schwarz inequality)</w:t>
        </w:r>
      </w:ins>
      <w:ins w:id="3718" w:author="PR Preview" w:date="2026-01-01T00:00:00Z">
        <w:r>
          <w:t xml:space="preserve"> </w:t>
        </w:r>
      </w:ins>
      <w:ins w:id="3719" w:author="PR Preview" w:date="2026-01-01T00:00:00Z">
        <w:r>
          <w:t xml:space="preserve">For any</w:t>
        </w:r>
      </w:ins>
      <w:ins w:id="3720"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3721"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9"/>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del w:id="3722" w:author="PR Preview" w:date="2026-01-01T00:00:00Z">
        <w:r>
          <w:delText xml:space="preserve">and</w:delText>
        </w:r>
      </w:del>
      <w:del w:id="3723" w:author="PR Preview" w:date="2026-01-01T00:00:00Z">
        <w:r>
          <w:delText xml:space="preserve"> </w:delText>
        </w:r>
      </w:del>
      <m:oMath>
        <m:r>
          <m:t>​</m:t>
        </m:r>
        <m:d>
          <m:dPr>
            <m:begChr m:val="∥"/>
            <m:sepChr m:val=""/>
            <m:endChr m:val="∥"/>
            <m:grow/>
          </m:dPr>
          <m:e>
            <m:acc>
              <m:accPr>
                <m:chr m:val="̃"/>
              </m:accPr>
              <m:e>
                <m:r>
                  <m:t>0</m:t>
                </m:r>
              </m:e>
            </m:acc>
          </m:e>
        </m:d>
        <m:r>
          <m:t>​</m:t>
        </m:r>
        <m:r>
          <m:rPr>
            <m:sty m:val="p"/>
          </m:rPr>
          <m:t>=</m:t>
        </m:r>
        <m:r>
          <m:t>0</m:t>
        </m:r>
      </m:oMath>
      <w:del w:id="3724" w:author="PR Preview" w:date="2026-01-01T00:00:00Z">
        <w:r>
          <w:delText xml:space="preserve"> </w:delText>
        </w:r>
      </w:del>
      <w:del w:id="3725" w:author="PR Preview" w:date="2026-01-01T00:00:00Z">
        <w:r>
          <w:delText xml:space="preserve">(</w:delText>
        </w:r>
      </w:del>
      <w:hyperlink w:anchor="thm-norm-properties">
        <w:del w:id="3726" w:author="PR Preview" w:date="2026-01-01T00:00:00Z">
          <w:r>
            <w:rPr>
              <w:rStyle w:val="Hyperlink"/>
            </w:rPr>
            <w:delText xml:space="preserve">Theorem 52</w:delText>
          </w:r>
        </w:del>
      </w:hyperlink>
      <w:del w:id="3727" w:author="PR Preview" w:date="2026-01-01T00:00:00Z">
        <w:r>
          <w:delText xml:space="preserve">, part 1),</w:delText>
        </w:r>
      </w:del>
      <w:del w:id="3728" w:author="PR Preview" w:date="2026-01-01T00:00:00Z">
        <w:r>
          <w:delText xml:space="preserve"> </w:delText>
        </w:r>
      </w:del>
      <w:del w:id="3729" w:author="PR Preview" w:date="2026-01-01T00:00:00Z">
        <w:r>
          <w:delText xml:space="preserve">so both sides are</w:delText>
        </w:r>
      </w:del>
      <w:del w:id="3730" w:author="PR Preview" w:date="2026-01-01T00:00:00Z">
        <w:r>
          <w:delText xml:space="preserve"> </w:delText>
        </w:r>
      </w:del>
      <m:oMath>
        <m:r>
          <m:t>0</m:t>
        </m:r>
      </m:oMath>
      <w:del w:id="3731" w:author="PR Preview" w:date="2026-01-01T00:00:00Z">
        <w:r>
          <w:delText xml:space="preserve"> </w:delText>
        </w:r>
      </w:del>
      <w:del w:id="3732" w:author="PR Preview" w:date="2026-01-01T00:00:00Z">
        <w:r>
          <w:delText xml:space="preserve">and equality holds;</w:delText>
        </w:r>
      </w:del>
      <w:del w:id="3733" w:author="PR Preview" w:date="2026-01-01T00:00:00Z">
        <w:r>
          <w:delText xml:space="preserve"> </w:delText>
        </w:r>
      </w:del>
      <w:del w:id="3734" w:author="PR Preview" w:date="2026-01-01T00:00:00Z">
        <w:r>
          <w:delText xml:space="preserve">and</w:delText>
        </w:r>
      </w:del>
      <w:del w:id="3735" w:author="PR Preview" w:date="2026-01-01T00:00:00Z">
        <w:r>
          <w:delText xml:space="preserve"> </w:delText>
        </w:r>
      </w:del>
      <m:oMath>
        <m:acc>
          <m:accPr>
            <m:chr m:val="̃"/>
          </m:accPr>
          <m:e>
            <m:r>
              <m:t>x</m:t>
            </m:r>
          </m:e>
        </m:acc>
        <m:r>
          <m:rPr>
            <m:sty m:val="p"/>
          </m:rPr>
          <m:t>,</m:t>
        </m:r>
        <m:acc>
          <m:accPr>
            <m:chr m:val="̃"/>
          </m:accPr>
          <m:e>
            <m:r>
              <m:t>y</m:t>
            </m:r>
          </m:e>
        </m:acc>
      </m:oMath>
      <w:del w:id="3736" w:author="PR Preview" w:date="2026-01-01T00:00:00Z">
        <w:r>
          <w:delText xml:space="preserve"> </w:delText>
        </w:r>
      </w:del>
      <w:del w:id="3737" w:author="PR Preview" w:date="2026-01-01T00:00:00Z">
        <w:r>
          <w:delText xml:space="preserve">are linearly dependent, because</w:delText>
        </w:r>
      </w:del>
      <w:del w:id="3738" w:author="PR Preview" w:date="2026-01-01T00:00:00Z">
        <w:r>
          <w:delText xml:space="preserve"> </w:delText>
        </w:r>
      </w:del>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del w:id="3739" w:author="PR Preview" w:date="2026-01-01T00:00:00Z">
        <w:r>
          <w:delText xml:space="preserve">.</w:delText>
        </w:r>
      </w:del>
    </w:p>
    <w:p>
      <w:pPr>
        <w:pStyle w:val="FirstParagraph"/>
      </w:pPr>
      <w:del w:id="3740" w:author="PR Preview" w:date="2026-01-01T00:00:00Z">
        <w:r>
          <w:rPr>
            <w:b/>
            <w:bCs/>
          </w:rPr>
          <w:delText xml:space="preserve">If</w:delText>
        </w:r>
      </w:del>
      <w:del w:id="3741" w:author="PR Preview" w:date="2026-01-01T00:00:00Z">
        <w:r>
          <w:rPr>
            <w:b/>
            <w:bCs/>
          </w:rPr>
          <w:delText xml:space="preserve"> </w:delText>
        </w:r>
      </w:del>
      <m:oMath>
        <m:acc>
          <m:accPr>
            <m:chr m:val="̃"/>
          </m:accPr>
          <m:e>
            <m:r>
              <m:t>y</m:t>
            </m:r>
          </m:e>
        </m:acc>
        <m:r>
          <m:rPr>
            <m:sty m:val="p"/>
          </m:rPr>
          <m:t>≠</m:t>
        </m:r>
        <m:acc>
          <m:accPr>
            <m:chr m:val="̃"/>
          </m:accPr>
          <m:e>
            <m:r>
              <m:t>0</m:t>
            </m:r>
          </m:e>
        </m:acc>
      </m:oMath>
      <w:del w:id="3742" w:author="PR Preview" w:date="2026-01-01T00:00:00Z">
        <w:r>
          <w:rPr>
            <w:b/>
            <w:bCs/>
          </w:rPr>
          <w:delText xml:space="preserve">.</w:delText>
        </w:r>
      </w:del>
      <w:del w:id="3743" w:author="PR Preview" w:date="2026-01-01T00:00:00Z">
        <w:r>
          <w:delText xml:space="preserve"> </w:delText>
        </w:r>
      </w:del>
      <w:del w:id="3744" w:author="PR Preview" w:date="2026-01-01T00:00:00Z">
        <w:r>
          <w:delText xml:space="preserve">Then</w:delText>
        </w:r>
      </w:del>
      <w:del w:id="3745" w:author="PR Preview" w:date="2026-01-01T00:00:00Z">
        <w:r>
          <w:delText xml:space="preserve"> </w:delText>
        </w:r>
      </w:del>
      <m:oMath>
        <m:r>
          <m:t>​</m:t>
        </m:r>
        <m:d>
          <m:dPr>
            <m:begChr m:val="∥"/>
            <m:sepChr m:val=""/>
            <m:endChr m:val="∥"/>
            <m:grow/>
          </m:dPr>
          <m:e>
            <m:acc>
              <m:accPr>
                <m:chr m:val="̃"/>
              </m:accPr>
              <m:e>
                <m:r>
                  <m:t>y</m:t>
                </m:r>
              </m:e>
            </m:acc>
          </m:e>
        </m:d>
        <m:r>
          <m:t>​</m:t>
        </m:r>
        <m:r>
          <m:rPr>
            <m:sty m:val="p"/>
          </m:rPr>
          <m:t>&gt;</m:t>
        </m:r>
        <m:r>
          <m:t>0</m:t>
        </m:r>
      </m:oMath>
      <w:del w:id="3746" w:author="PR Preview" w:date="2026-01-01T00:00:00Z">
        <w:r>
          <w:delText xml:space="preserve"> </w:delText>
        </w:r>
      </w:del>
      <w:del w:id="3747" w:author="PR Preview" w:date="2026-01-01T00:00:00Z">
        <w:r>
          <w:delText xml:space="preserve">(</w:delText>
        </w:r>
      </w:del>
      <w:hyperlink w:anchor="thm-norm-properties">
        <w:del w:id="3748" w:author="PR Preview" w:date="2026-01-01T00:00:00Z">
          <w:r>
            <w:rPr>
              <w:rStyle w:val="Hyperlink"/>
            </w:rPr>
            <w:delText xml:space="preserve">Theorem 52</w:delText>
          </w:r>
        </w:del>
      </w:hyperlink>
      <w:del w:id="3749" w:author="PR Preview" w:date="2026-01-01T00:00:00Z">
        <w:r>
          <w:delText xml:space="preserve">, part 1).</w:delText>
        </w:r>
      </w:del>
      <w:del w:id="3750" w:author="PR Preview" w:date="2026-01-01T00:00:00Z">
        <w:r>
          <w:delText xml:space="preserve"> </w:delText>
        </w:r>
      </w:del>
      <w:del w:id="3751" w:author="PR Preview" w:date="2026-01-01T00:00:00Z">
        <w:r>
          <w:delText xml:space="preserve">Let</w:delText>
        </w:r>
      </w:del>
      <w:del w:id="3752" w:author="PR Preview" w:date="2026-01-01T00:00:00Z">
        <w:r>
          <w:delText xml:space="preserve"> </w:delText>
        </w:r>
      </w:del>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del w:id="3753" w:author="PR Preview" w:date="2026-01-01T00:00:00Z">
        <w:r>
          <w:delText xml:space="preserve">. Then</w:delText>
        </w:r>
      </w:del>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del w:id="3754" w:author="PR Preview" w:date="2026-01-01T00:00:00Z">
        <w:r>
          <w:delText xml:space="preserve">The left side is at least</w:delText>
        </w:r>
      </w:del>
      <w:del w:id="3755" w:author="PR Preview" w:date="2026-01-01T00:00:00Z">
        <w:r>
          <w:delText xml:space="preserve"> </w:delText>
        </w:r>
      </w:del>
      <m:oMath>
        <m:r>
          <m:t>0</m:t>
        </m:r>
      </m:oMath>
      <w:del w:id="3756" w:author="PR Preview" w:date="2026-01-01T00:00:00Z">
        <w:r>
          <w:delText xml:space="preserve"> </w:delText>
        </w:r>
      </w:del>
      <w:del w:id="3757" w:author="PR Preview" w:date="2026-01-01T00:00:00Z">
        <w:r>
          <w:delText xml:space="preserve">(</w:delText>
        </w:r>
      </w:del>
      <w:hyperlink w:anchor="thm-norm-properties">
        <w:del w:id="3758" w:author="PR Preview" w:date="2026-01-01T00:00:00Z">
          <w:r>
            <w:rPr>
              <w:rStyle w:val="Hyperlink"/>
            </w:rPr>
            <w:delText xml:space="preserve">Theorem 52</w:delText>
          </w:r>
        </w:del>
      </w:hyperlink>
      <w:del w:id="3759" w:author="PR Preview" w:date="2026-01-01T00:00:00Z">
        <w:r>
          <w:delText xml:space="preserve">, part 1), so</w:delText>
        </w:r>
      </w:del>
    </w:p>
    <w:p>
      <w:pPr>
        <w:pStyle w:val="Compact"/>
        <w:numPr>
          <w:ilvl w:val="0"/>
          <w:numId w:val="1045"/>
        </w:numPr>
      </w:pPr>
      <w:ins w:id="3760" w:author="PR Preview" w:date="2026-01-01T00:00:00Z">
        <w:r>
          <w:t xml:space="preserve">and</w:t>
        </w:r>
      </w:ins>
      <w:ins w:id="3761" w:author="PR Preview" w:date="2026-01-01T00:00:00Z">
        <w:r>
          <w:t xml:space="preserve"> </w:t>
        </w:r>
      </w:ins>
      <m:oMath>
        <m:r>
          <m:t>​</m:t>
        </m:r>
        <m:d>
          <m:dPr>
            <m:begChr m:val="∥"/>
            <m:sepChr m:val=""/>
            <m:endChr m:val="∥"/>
            <m:grow/>
          </m:dPr>
          <m:e>
            <m:acc>
              <m:accPr>
                <m:chr m:val="̃"/>
              </m:accPr>
              <m:e>
                <m:r>
                  <m:t>0</m:t>
                </m:r>
              </m:e>
            </m:acc>
          </m:e>
        </m:d>
        <m:r>
          <m:t>​</m:t>
        </m:r>
        <m:r>
          <m:rPr>
            <m:sty m:val="p"/>
          </m:rPr>
          <m:t>=</m:t>
        </m:r>
        <m:r>
          <m:t>0</m:t>
        </m:r>
      </m:oMath>
      <w:ins w:id="3762" w:author="PR Preview" w:date="2026-01-01T00:00:00Z">
        <w:r>
          <w:t xml:space="preserve"> </w:t>
        </w:r>
      </w:ins>
      <w:ins w:id="3763" w:author="PR Preview" w:date="2026-01-01T00:00:00Z">
        <w:r>
          <w:t xml:space="preserve">(</w:t>
        </w:r>
      </w:ins>
      <w:hyperlink w:anchor="thm-norm-properties">
        <w:ins w:id="3764" w:author="PR Preview" w:date="2026-01-01T00:00:00Z">
          <w:r>
            <w:rPr>
              <w:rStyle w:val="Hyperlink"/>
            </w:rPr>
            <w:t xml:space="preserve">Theorem 53</w:t>
          </w:r>
        </w:ins>
      </w:hyperlink>
      <w:ins w:id="3765" w:author="PR Preview" w:date="2026-01-01T00:00:00Z">
        <w:r>
          <w:t xml:space="preserve">, part 1),</w:t>
        </w:r>
      </w:ins>
      <w:ins w:id="3766" w:author="PR Preview" w:date="2026-01-01T00:00:00Z">
        <w:r>
          <w:t xml:space="preserve"> </w:t>
        </w:r>
      </w:ins>
      <w:ins w:id="3767" w:author="PR Preview" w:date="2026-01-01T00:00:00Z">
        <w:r>
          <w:t xml:space="preserve">so both sides are</w:t>
        </w:r>
      </w:ins>
      <w:ins w:id="3768" w:author="PR Preview" w:date="2026-01-01T00:00:00Z">
        <w:r>
          <w:t xml:space="preserve"> </w:t>
        </w:r>
      </w:ins>
      <m:oMath>
        <m:r>
          <m:t>0</m:t>
        </m:r>
      </m:oMath>
      <w:ins w:id="3769" w:author="PR Preview" w:date="2026-01-01T00:00:00Z">
        <w:r>
          <w:t xml:space="preserve"> </w:t>
        </w:r>
      </w:ins>
      <w:ins w:id="3770" w:author="PR Preview" w:date="2026-01-01T00:00:00Z">
        <w:r>
          <w:t xml:space="preserve">and equality holds;</w:t>
        </w:r>
      </w:ins>
      <w:ins w:id="3771" w:author="PR Preview" w:date="2026-01-01T00:00:00Z">
        <w:r>
          <w:t xml:space="preserve"> </w:t>
        </w:r>
      </w:ins>
      <w:ins w:id="3772" w:author="PR Preview" w:date="2026-01-01T00:00:00Z">
        <w:r>
          <w:t xml:space="preserve">and</w:t>
        </w:r>
      </w:ins>
      <w:ins w:id="3773" w:author="PR Preview" w:date="2026-01-01T00:00:00Z">
        <w:r>
          <w:t xml:space="preserve"> </w:t>
        </w:r>
      </w:ins>
      <m:oMath>
        <m:acc>
          <m:accPr>
            <m:chr m:val="̃"/>
          </m:accPr>
          <m:e>
            <m:r>
              <m:t>x</m:t>
            </m:r>
          </m:e>
        </m:acc>
        <m:r>
          <m:rPr>
            <m:sty m:val="p"/>
          </m:rPr>
          <m:t>,</m:t>
        </m:r>
        <m:acc>
          <m:accPr>
            <m:chr m:val="̃"/>
          </m:accPr>
          <m:e>
            <m:r>
              <m:t>y</m:t>
            </m:r>
          </m:e>
        </m:acc>
      </m:oMath>
      <w:ins w:id="3774" w:author="PR Preview" w:date="2026-01-01T00:00:00Z">
        <w:r>
          <w:t xml:space="preserve"> </w:t>
        </w:r>
      </w:ins>
      <w:ins w:id="3775" w:author="PR Preview" w:date="2026-01-01T00:00:00Z">
        <w:r>
          <w:t xml:space="preserve">are linearly dependent, because</w:t>
        </w:r>
      </w:ins>
      <w:ins w:id="3776" w:author="PR Preview" w:date="2026-01-01T00:00:00Z">
        <w:r>
          <w:t xml:space="preserve"> </w:t>
        </w:r>
      </w:ins>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ins w:id="3777" w:author="PR Preview" w:date="2026-01-01T00:00:00Z">
        <w:r>
          <w:t xml:space="preserve">.</w:t>
        </w:r>
      </w:ins>
    </w:p>
    <w:p>
      <w:pPr>
        <w:pStyle w:val="FirstParagraph"/>
      </w:pPr>
      <w:ins w:id="3778" w:author="PR Preview" w:date="2026-01-01T00:00:00Z">
        <w:r>
          <w:rPr>
            <w:b/>
            <w:bCs/>
          </w:rPr>
          <w:t xml:space="preserve">If</w:t>
        </w:r>
      </w:ins>
      <w:ins w:id="3779" w:author="PR Preview" w:date="2026-01-01T00:00:00Z">
        <w:r>
          <w:rPr>
            <w:b/>
            <w:bCs/>
          </w:rPr>
          <w:t xml:space="preserve"> </w:t>
        </w:r>
      </w:ins>
      <m:oMath>
        <m:acc>
          <m:accPr>
            <m:chr m:val="̃"/>
          </m:accPr>
          <m:e>
            <m:r>
              <m:t>y</m:t>
            </m:r>
          </m:e>
        </m:acc>
        <m:r>
          <m:rPr>
            <m:sty m:val="p"/>
          </m:rPr>
          <m:t>≠</m:t>
        </m:r>
        <m:acc>
          <m:accPr>
            <m:chr m:val="̃"/>
          </m:accPr>
          <m:e>
            <m:r>
              <m:t>0</m:t>
            </m:r>
          </m:e>
        </m:acc>
      </m:oMath>
      <w:ins w:id="3780" w:author="PR Preview" w:date="2026-01-01T00:00:00Z">
        <w:r>
          <w:rPr>
            <w:b/>
            <w:bCs/>
          </w:rPr>
          <w:t xml:space="preserve">.</w:t>
        </w:r>
      </w:ins>
      <w:ins w:id="3781" w:author="PR Preview" w:date="2026-01-01T00:00:00Z">
        <w:r>
          <w:t xml:space="preserve"> </w:t>
        </w:r>
      </w:ins>
      <w:ins w:id="3782" w:author="PR Preview" w:date="2026-01-01T00:00:00Z">
        <w:r>
          <w:t xml:space="preserve">Then</w:t>
        </w:r>
      </w:ins>
      <w:ins w:id="3783" w:author="PR Preview" w:date="2026-01-01T00:00:00Z">
        <w:r>
          <w:t xml:space="preserve"> </w:t>
        </w:r>
      </w:ins>
      <m:oMath>
        <m:r>
          <m:t>​</m:t>
        </m:r>
        <m:d>
          <m:dPr>
            <m:begChr m:val="∥"/>
            <m:sepChr m:val=""/>
            <m:endChr m:val="∥"/>
            <m:grow/>
          </m:dPr>
          <m:e>
            <m:acc>
              <m:accPr>
                <m:chr m:val="̃"/>
              </m:accPr>
              <m:e>
                <m:r>
                  <m:t>y</m:t>
                </m:r>
              </m:e>
            </m:acc>
          </m:e>
        </m:d>
        <m:r>
          <m:t>​</m:t>
        </m:r>
        <m:r>
          <m:rPr>
            <m:sty m:val="p"/>
          </m:rPr>
          <m:t>&gt;</m:t>
        </m:r>
        <m:r>
          <m:t>0</m:t>
        </m:r>
      </m:oMath>
      <w:ins w:id="3784" w:author="PR Preview" w:date="2026-01-01T00:00:00Z">
        <w:r>
          <w:t xml:space="preserve"> </w:t>
        </w:r>
      </w:ins>
      <w:ins w:id="3785" w:author="PR Preview" w:date="2026-01-01T00:00:00Z">
        <w:r>
          <w:t xml:space="preserve">(</w:t>
        </w:r>
      </w:ins>
      <w:hyperlink w:anchor="thm-norm-properties">
        <w:ins w:id="3786" w:author="PR Preview" w:date="2026-01-01T00:00:00Z">
          <w:r>
            <w:rPr>
              <w:rStyle w:val="Hyperlink"/>
            </w:rPr>
            <w:t xml:space="preserve">Theorem 53</w:t>
          </w:r>
        </w:ins>
      </w:hyperlink>
      <w:ins w:id="3787" w:author="PR Preview" w:date="2026-01-01T00:00:00Z">
        <w:r>
          <w:t xml:space="preserve">, part 1).</w:t>
        </w:r>
      </w:ins>
      <w:ins w:id="3788" w:author="PR Preview" w:date="2026-01-01T00:00:00Z">
        <w:r>
          <w:t xml:space="preserve"> </w:t>
        </w:r>
      </w:ins>
      <w:ins w:id="3789" w:author="PR Preview" w:date="2026-01-01T00:00:00Z">
        <w:r>
          <w:t xml:space="preserve">Let</w:t>
        </w:r>
      </w:ins>
      <w:ins w:id="3790" w:author="PR Preview" w:date="2026-01-01T00:00:00Z">
        <w:r>
          <w:t xml:space="preserve"> </w:t>
        </w:r>
      </w:ins>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ins w:id="3791" w:author="PR Preview" w:date="2026-01-01T00:00:00Z">
        <w:r>
          <w:t xml:space="preserve">. Then</w:t>
        </w:r>
      </w:ins>
    </w:p>
    <w:p>
      <w:pPr>
        <w:pStyle w:val="BodyText"/>
      </w:pPr>
      <w:bookmarkStart w:id="330"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30"/>
    </w:p>
    <w:p>
      <w:pPr>
        <w:pStyle w:val="FirstParagraph"/>
      </w:pPr>
      <w:ins w:id="3792" w:author="PR Preview" w:date="2026-01-01T00:00:00Z">
        <w:r>
          <w:t xml:space="preserve">The left side is at least</w:t>
        </w:r>
      </w:ins>
      <w:ins w:id="3793" w:author="PR Preview" w:date="2026-01-01T00:00:00Z">
        <w:r>
          <w:t xml:space="preserve"> </w:t>
        </w:r>
      </w:ins>
      <m:oMath>
        <m:r>
          <m:t>0</m:t>
        </m:r>
      </m:oMath>
      <w:ins w:id="3794" w:author="PR Preview" w:date="2026-01-01T00:00:00Z">
        <w:r>
          <w:t xml:space="preserve"> </w:t>
        </w:r>
      </w:ins>
      <w:ins w:id="3795" w:author="PR Preview" w:date="2026-01-01T00:00:00Z">
        <w:r>
          <w:t xml:space="preserve">(</w:t>
        </w:r>
      </w:ins>
      <w:hyperlink w:anchor="thm-norm-properties">
        <w:ins w:id="3796" w:author="PR Preview" w:date="2026-01-01T00:00:00Z">
          <w:r>
            <w:rPr>
              <w:rStyle w:val="Hyperlink"/>
            </w:rPr>
            <w:t xml:space="preserve">Theorem 53</w:t>
          </w:r>
        </w:ins>
      </w:hyperlink>
      <w:ins w:id="3797" w:author="PR Preview" w:date="2026-01-01T00:00:00Z">
        <w:r>
          <w:t xml:space="preserve">, part 1), so</w:t>
        </w:r>
      </w:ins>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del w:id="3798" w:author="PR Preview" w:date="2026-01-01T00:00:00Z">
        <w:r>
          <w:rPr>
            <w:b/>
            <w:bCs/>
          </w:rPr>
          <w:delText xml:space="preserve">When equality holds (</w:delText>
        </w:r>
      </w:del>
      <m:oMath>
        <m:acc>
          <m:accPr>
            <m:chr m:val="̃"/>
          </m:accPr>
          <m:e>
            <m:r>
              <m:t>y</m:t>
            </m:r>
          </m:e>
        </m:acc>
        <m:r>
          <m:rPr>
            <m:sty m:val="p"/>
          </m:rPr>
          <m:t>≠</m:t>
        </m:r>
        <m:acc>
          <m:accPr>
            <m:chr m:val="̃"/>
          </m:accPr>
          <m:e>
            <m:r>
              <m:t>0</m:t>
            </m:r>
          </m:e>
        </m:acc>
      </m:oMath>
      <w:del w:id="3799" w:author="PR Preview" w:date="2026-01-01T00:00:00Z">
        <w:r>
          <w:rPr>
            <w:b/>
            <w:bCs/>
          </w:rPr>
          <w:delText xml:space="preserve">).</w:delText>
        </w:r>
      </w:del>
      <w:del w:id="3800" w:author="PR Preview" w:date="2026-01-01T00:00:00Z">
        <w:r>
          <w:delText xml:space="preserve"> </w:delText>
        </w:r>
      </w:del>
      <w:del w:id="3801" w:author="PR Preview" w:date="2026-01-01T00:00:00Z">
        <w:r>
          <w:delText xml:space="preserve">Both sides of the inequality are nonnegative,</w:delText>
        </w:r>
      </w:del>
      <w:del w:id="3802" w:author="PR Preview" w:date="2026-01-01T00:00:00Z">
        <w:r>
          <w:delText xml:space="preserve"> </w:delText>
        </w:r>
      </w:del>
      <w:del w:id="3803" w:author="PR Preview" w:date="2026-01-01T00:00:00Z">
        <w:r>
          <w:delText xml:space="preserve">so equality holds exactly when</w:delText>
        </w:r>
      </w:del>
      <w:del w:id="3804" w:author="PR Preview" w:date="2026-01-01T00:00:00Z">
        <w:r>
          <w:delText xml:space="preserve"> </w:delText>
        </w:r>
      </w:del>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del w:id="3805" w:author="PR Preview" w:date="2026-01-01T00:00:00Z">
        <w:r>
          <w:delText xml:space="preserve">,</w:delText>
        </w:r>
      </w:del>
      <w:del w:id="3806" w:author="PR Preview" w:date="2026-01-01T00:00:00Z">
        <w:r>
          <w:delText xml:space="preserve"> </w:delText>
        </w:r>
      </w:del>
      <w:del w:id="3807" w:author="PR Preview" w:date="2026-01-01T00:00:00Z">
        <w:r>
          <w:delText xml:space="preserve">that is (dividing by</w:delText>
        </w:r>
      </w:del>
      <w:del w:id="3808" w:author="PR Preview" w:date="2026-01-01T00:00:00Z">
        <w:r>
          <w:delText xml:space="preserve"> </w:delText>
        </w:r>
      </w:del>
      <m:oMath>
        <m:r>
          <m:t>​</m:t>
        </m:r>
        <m:d>
          <m:dPr>
            <m:begChr m:val="∥"/>
            <m:sepChr m:val=""/>
            <m:endChr m:val="∥"/>
            <m:grow/>
          </m:dPr>
          <m:e>
            <m:acc>
              <m:accPr>
                <m:chr m:val="̃"/>
              </m:accPr>
              <m:e>
                <m:r>
                  <m:t>y</m:t>
                </m:r>
              </m:e>
            </m:acc>
          </m:e>
        </m:d>
        <m:sSup>
          <m:e>
            <m:r>
              <m:t>​</m:t>
            </m:r>
          </m:e>
          <m:sup>
            <m:r>
              <m:t>2</m:t>
            </m:r>
          </m:sup>
        </m:sSup>
        <m:r>
          <m:rPr>
            <m:sty m:val="p"/>
          </m:rPr>
          <m:t>&gt;</m:t>
        </m:r>
        <m:r>
          <m:t>0</m:t>
        </m:r>
      </m:oMath>
      <w:del w:id="3809" w:author="PR Preview" w:date="2026-01-01T00:00:00Z">
        <w:r>
          <w:delText xml:space="preserve"> </w:delText>
        </w:r>
      </w:del>
      <w:del w:id="3810" w:author="PR Preview" w:date="2026-01-01T00:00:00Z">
        <w:r>
          <w:delText xml:space="preserve">and rearranging),</w:delText>
        </w:r>
      </w:del>
      <w:del w:id="3811" w:author="PR Preview" w:date="2026-01-01T00:00:00Z">
        <w:r>
          <w:delText xml:space="preserve"> </w:delText>
        </w:r>
      </w:del>
      <w:del w:id="3812" w:author="PR Preview" w:date="2026-01-01T00:00:00Z">
        <w:r>
          <w:delText xml:space="preserve">when</w:delText>
        </w:r>
      </w:del>
      <w:del w:id="3813" w:author="PR Preview" w:date="2026-01-01T00:00:00Z">
        <w:r>
          <w:delText xml:space="preserve"> </w:delText>
        </w:r>
      </w:del>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del w:id="3814" w:author="PR Preview" w:date="2026-01-01T00:00:00Z">
        <w:r>
          <w:delText xml:space="preserve">.</w:delText>
        </w:r>
      </w:del>
      <w:del w:id="3815" w:author="PR Preview" w:date="2026-01-01T00:00:00Z">
        <w:r>
          <w:delText xml:space="preserve"> </w:delText>
        </w:r>
      </w:del>
      <w:del w:id="3816" w:author="PR Preview" w:date="2026-01-01T00:00:00Z">
        <w:r>
          <w:delText xml:space="preserve">By</w:delText>
        </w:r>
      </w:del>
      <w:del w:id="3817" w:author="PR Preview" w:date="2026-01-01T00:00:00Z">
        <w:r>
          <w:delText xml:space="preserve"> </w:delText>
        </w:r>
      </w:del>
      <w:hyperlink w:anchor="eq-cauchy-schwarz-chain">
        <w:del w:id="3818" w:author="PR Preview" w:date="2026-01-01T00:00:00Z">
          <w:r>
            <w:rPr>
              <w:rStyle w:val="Hyperlink"/>
            </w:rPr>
            <w:delText xml:space="preserve">Equation 6</w:delText>
          </w:r>
        </w:del>
      </w:hyperlink>
      <w:del w:id="3819" w:author="PR Preview" w:date="2026-01-01T00:00:00Z">
        <w:r>
          <w:delText xml:space="preserve">, that quantity is</w:delText>
        </w:r>
      </w:del>
      <w:del w:id="3820" w:author="PR Preview" w:date="2026-01-01T00:00:00Z">
        <w:r>
          <w:delText xml:space="preserve"> </w:delText>
        </w:r>
      </w:del>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del w:id="3821" w:author="PR Preview" w:date="2026-01-01T00:00:00Z">
        <w:r>
          <w:delText xml:space="preserve">,</w:delText>
        </w:r>
      </w:del>
      <w:del w:id="3822" w:author="PR Preview" w:date="2026-01-01T00:00:00Z">
        <w:r>
          <w:delText xml:space="preserve"> </w:delText>
        </w:r>
      </w:del>
      <w:del w:id="3823" w:author="PR Preview" w:date="2026-01-01T00:00:00Z">
        <w:r>
          <w:delText xml:space="preserve">so equality holds exactly when</w:delText>
        </w:r>
      </w:del>
      <w:del w:id="3824" w:author="PR Preview" w:date="2026-01-01T00:00:00Z">
        <w:r>
          <w:delText xml:space="preserve"> </w:delText>
        </w:r>
      </w:del>
      <m:oMath>
        <m:acc>
          <m:accPr>
            <m:chr m:val="̃"/>
          </m:accPr>
          <m:e>
            <m:r>
              <m:t>x</m:t>
            </m:r>
          </m:e>
        </m:acc>
        <m:r>
          <m:rPr>
            <m:sty m:val="p"/>
          </m:rPr>
          <m:t>−</m:t>
        </m:r>
        <m:r>
          <m:t>t</m:t>
        </m:r>
        <m:r>
          <m:t> </m:t>
        </m:r>
        <m:acc>
          <m:accPr>
            <m:chr m:val="̃"/>
          </m:accPr>
          <m:e>
            <m:r>
              <m:t>y</m:t>
            </m:r>
          </m:e>
        </m:acc>
        <m:r>
          <m:rPr>
            <m:sty m:val="p"/>
          </m:rPr>
          <m:t>=</m:t>
        </m:r>
        <m:acc>
          <m:accPr>
            <m:chr m:val="̃"/>
          </m:accPr>
          <m:e>
            <m:r>
              <m:t>0</m:t>
            </m:r>
          </m:e>
        </m:acc>
      </m:oMath>
      <w:del w:id="3825" w:author="PR Preview" w:date="2026-01-01T00:00:00Z">
        <w:r>
          <w:delText xml:space="preserve"> </w:delText>
        </w:r>
      </w:del>
      <w:del w:id="3826" w:author="PR Preview" w:date="2026-01-01T00:00:00Z">
        <w:r>
          <w:delText xml:space="preserve">(</w:delText>
        </w:r>
      </w:del>
      <w:hyperlink w:anchor="thm-norm-properties">
        <w:del w:id="3827" w:author="PR Preview" w:date="2026-01-01T00:00:00Z">
          <w:r>
            <w:rPr>
              <w:rStyle w:val="Hyperlink"/>
            </w:rPr>
            <w:delText xml:space="preserve">Theorem 52</w:delText>
          </w:r>
        </w:del>
      </w:hyperlink>
      <w:del w:id="3828" w:author="PR Preview" w:date="2026-01-01T00:00:00Z">
        <w:r>
          <w:delText xml:space="preserve">, part 1),</w:delText>
        </w:r>
      </w:del>
      <w:del w:id="3829" w:author="PR Preview" w:date="2026-01-01T00:00:00Z">
        <w:r>
          <w:delText xml:space="preserve"> </w:delText>
        </w:r>
      </w:del>
      <w:del w:id="3830" w:author="PR Preview" w:date="2026-01-01T00:00:00Z">
        <w:r>
          <w:delText xml:space="preserve">that is, when</w:delText>
        </w:r>
      </w:del>
      <w:del w:id="3831" w:author="PR Preview" w:date="2026-01-01T00:00:00Z">
        <w:r>
          <w:delText xml:space="preserve"> </w:delText>
        </w:r>
      </w:del>
      <m:oMath>
        <m:acc>
          <m:accPr>
            <m:chr m:val="̃"/>
          </m:accPr>
          <m:e>
            <m:r>
              <m:t>x</m:t>
            </m:r>
          </m:e>
        </m:acc>
        <m:r>
          <m:rPr>
            <m:sty m:val="p"/>
          </m:rPr>
          <m:t>=</m:t>
        </m:r>
        <m:r>
          <m:t>t</m:t>
        </m:r>
        <m:r>
          <m:t> </m:t>
        </m:r>
        <m:acc>
          <m:accPr>
            <m:chr m:val="̃"/>
          </m:accPr>
          <m:e>
            <m:r>
              <m:t>y</m:t>
            </m:r>
          </m:e>
        </m:acc>
      </m:oMath>
      <w:del w:id="3832" w:author="PR Preview" w:date="2026-01-01T00:00:00Z">
        <w:r>
          <w:delText xml:space="preserve">.</w:delText>
        </w:r>
      </w:del>
    </w:p>
    <w:p>
      <w:pPr>
        <w:pStyle w:val="BodyText"/>
      </w:pPr>
      <w:ins w:id="3833" w:author="PR Preview" w:date="2026-01-01T00:00:00Z">
        <w:r>
          <w:rPr>
            <w:b/>
            <w:bCs/>
          </w:rPr>
          <w:t xml:space="preserve">When equality holds (</w:t>
        </w:r>
      </w:ins>
      <m:oMath>
        <m:acc>
          <m:accPr>
            <m:chr m:val="̃"/>
          </m:accPr>
          <m:e>
            <m:r>
              <m:t>y</m:t>
            </m:r>
          </m:e>
        </m:acc>
        <m:r>
          <m:rPr>
            <m:sty m:val="p"/>
          </m:rPr>
          <m:t>≠</m:t>
        </m:r>
        <m:acc>
          <m:accPr>
            <m:chr m:val="̃"/>
          </m:accPr>
          <m:e>
            <m:r>
              <m:t>0</m:t>
            </m:r>
          </m:e>
        </m:acc>
      </m:oMath>
      <w:ins w:id="3834" w:author="PR Preview" w:date="2026-01-01T00:00:00Z">
        <w:r>
          <w:rPr>
            <w:b/>
            <w:bCs/>
          </w:rPr>
          <w:t xml:space="preserve">).</w:t>
        </w:r>
      </w:ins>
      <w:ins w:id="3835" w:author="PR Preview" w:date="2026-01-01T00:00:00Z">
        <w:r>
          <w:t xml:space="preserve"> </w:t>
        </w:r>
      </w:ins>
      <w:ins w:id="3836" w:author="PR Preview" w:date="2026-01-01T00:00:00Z">
        <w:r>
          <w:t xml:space="preserve">Both sides of the inequality are nonnegative,</w:t>
        </w:r>
      </w:ins>
      <w:ins w:id="3837" w:author="PR Preview" w:date="2026-01-01T00:00:00Z">
        <w:r>
          <w:t xml:space="preserve"> </w:t>
        </w:r>
      </w:ins>
      <w:ins w:id="3838" w:author="PR Preview" w:date="2026-01-01T00:00:00Z">
        <w:r>
          <w:t xml:space="preserve">so equality holds exactly when</w:t>
        </w:r>
      </w:ins>
      <w:ins w:id="3839" w:author="PR Preview" w:date="2026-01-01T00:00:00Z">
        <w:r>
          <w:t xml:space="preserve"> </w:t>
        </w:r>
      </w:ins>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ins w:id="3840" w:author="PR Preview" w:date="2026-01-01T00:00:00Z">
        <w:r>
          <w:t xml:space="preserve">,</w:t>
        </w:r>
      </w:ins>
      <w:ins w:id="3841" w:author="PR Preview" w:date="2026-01-01T00:00:00Z">
        <w:r>
          <w:t xml:space="preserve"> </w:t>
        </w:r>
      </w:ins>
      <w:ins w:id="3842" w:author="PR Preview" w:date="2026-01-01T00:00:00Z">
        <w:r>
          <w:t xml:space="preserve">that is (dividing by</w:t>
        </w:r>
      </w:ins>
      <w:ins w:id="3843" w:author="PR Preview" w:date="2026-01-01T00:00:00Z">
        <w:r>
          <w:t xml:space="preserve"> </w:t>
        </w:r>
      </w:ins>
      <m:oMath>
        <m:r>
          <m:t>​</m:t>
        </m:r>
        <m:d>
          <m:dPr>
            <m:begChr m:val="∥"/>
            <m:sepChr m:val=""/>
            <m:endChr m:val="∥"/>
            <m:grow/>
          </m:dPr>
          <m:e>
            <m:acc>
              <m:accPr>
                <m:chr m:val="̃"/>
              </m:accPr>
              <m:e>
                <m:r>
                  <m:t>y</m:t>
                </m:r>
              </m:e>
            </m:acc>
          </m:e>
        </m:d>
        <m:sSup>
          <m:e>
            <m:r>
              <m:t>​</m:t>
            </m:r>
          </m:e>
          <m:sup>
            <m:r>
              <m:t>2</m:t>
            </m:r>
          </m:sup>
        </m:sSup>
        <m:r>
          <m:rPr>
            <m:sty m:val="p"/>
          </m:rPr>
          <m:t>&gt;</m:t>
        </m:r>
        <m:r>
          <m:t>0</m:t>
        </m:r>
      </m:oMath>
      <w:ins w:id="3844" w:author="PR Preview" w:date="2026-01-01T00:00:00Z">
        <w:r>
          <w:t xml:space="preserve"> </w:t>
        </w:r>
      </w:ins>
      <w:ins w:id="3845" w:author="PR Preview" w:date="2026-01-01T00:00:00Z">
        <w:r>
          <w:t xml:space="preserve">and rearranging),</w:t>
        </w:r>
      </w:ins>
      <w:ins w:id="3846" w:author="PR Preview" w:date="2026-01-01T00:00:00Z">
        <w:r>
          <w:t xml:space="preserve"> </w:t>
        </w:r>
      </w:ins>
      <w:ins w:id="3847" w:author="PR Preview" w:date="2026-01-01T00:00:00Z">
        <w:r>
          <w:t xml:space="preserve">when</w:t>
        </w:r>
      </w:ins>
      <w:ins w:id="3848" w:author="PR Preview" w:date="2026-01-01T00:00:00Z">
        <w:r>
          <w:t xml:space="preserve"> </w:t>
        </w:r>
      </w:ins>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ins w:id="3849" w:author="PR Preview" w:date="2026-01-01T00:00:00Z">
        <w:r>
          <w:t xml:space="preserve">.</w:t>
        </w:r>
      </w:ins>
      <w:ins w:id="3850" w:author="PR Preview" w:date="2026-01-01T00:00:00Z">
        <w:r>
          <w:t xml:space="preserve"> </w:t>
        </w:r>
      </w:ins>
      <w:ins w:id="3851" w:author="PR Preview" w:date="2026-01-01T00:00:00Z">
        <w:r>
          <w:t xml:space="preserve">By</w:t>
        </w:r>
      </w:ins>
      <w:ins w:id="3852" w:author="PR Preview" w:date="2026-01-01T00:00:00Z">
        <w:r>
          <w:t xml:space="preserve"> </w:t>
        </w:r>
      </w:ins>
      <w:hyperlink w:anchor="eq-cauchy-schwarz-chain">
        <w:ins w:id="3853" w:author="PR Preview" w:date="2026-01-01T00:00:00Z">
          <w:r>
            <w:rPr>
              <w:rStyle w:val="Hyperlink"/>
            </w:rPr>
            <w:t xml:space="preserve">Equation 6</w:t>
          </w:r>
        </w:ins>
      </w:hyperlink>
      <w:ins w:id="3854" w:author="PR Preview" w:date="2026-01-01T00:00:00Z">
        <w:r>
          <w:t xml:space="preserve">, that quantity is</w:t>
        </w:r>
      </w:ins>
      <w:ins w:id="3855" w:author="PR Preview" w:date="2026-01-01T00:00:00Z">
        <w:r>
          <w:t xml:space="preserve"> </w:t>
        </w:r>
      </w:ins>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ins w:id="3856" w:author="PR Preview" w:date="2026-01-01T00:00:00Z">
        <w:r>
          <w:t xml:space="preserve">,</w:t>
        </w:r>
      </w:ins>
      <w:ins w:id="3857" w:author="PR Preview" w:date="2026-01-01T00:00:00Z">
        <w:r>
          <w:t xml:space="preserve"> </w:t>
        </w:r>
      </w:ins>
      <w:ins w:id="3858" w:author="PR Preview" w:date="2026-01-01T00:00:00Z">
        <w:r>
          <w:t xml:space="preserve">so equality holds exactly when</w:t>
        </w:r>
      </w:ins>
      <w:ins w:id="3859" w:author="PR Preview" w:date="2026-01-01T00:00:00Z">
        <w:r>
          <w:t xml:space="preserve"> </w:t>
        </w:r>
      </w:ins>
      <m:oMath>
        <m:acc>
          <m:accPr>
            <m:chr m:val="̃"/>
          </m:accPr>
          <m:e>
            <m:r>
              <m:t>x</m:t>
            </m:r>
          </m:e>
        </m:acc>
        <m:r>
          <m:rPr>
            <m:sty m:val="p"/>
          </m:rPr>
          <m:t>−</m:t>
        </m:r>
        <m:r>
          <m:t>t</m:t>
        </m:r>
        <m:r>
          <m:t> </m:t>
        </m:r>
        <m:acc>
          <m:accPr>
            <m:chr m:val="̃"/>
          </m:accPr>
          <m:e>
            <m:r>
              <m:t>y</m:t>
            </m:r>
          </m:e>
        </m:acc>
        <m:r>
          <m:rPr>
            <m:sty m:val="p"/>
          </m:rPr>
          <m:t>=</m:t>
        </m:r>
        <m:acc>
          <m:accPr>
            <m:chr m:val="̃"/>
          </m:accPr>
          <m:e>
            <m:r>
              <m:t>0</m:t>
            </m:r>
          </m:e>
        </m:acc>
      </m:oMath>
      <w:ins w:id="3860" w:author="PR Preview" w:date="2026-01-01T00:00:00Z">
        <w:r>
          <w:t xml:space="preserve"> </w:t>
        </w:r>
      </w:ins>
      <w:ins w:id="3861" w:author="PR Preview" w:date="2026-01-01T00:00:00Z">
        <w:r>
          <w:t xml:space="preserve">(</w:t>
        </w:r>
      </w:ins>
      <w:hyperlink w:anchor="thm-norm-properties">
        <w:ins w:id="3862" w:author="PR Preview" w:date="2026-01-01T00:00:00Z">
          <w:r>
            <w:rPr>
              <w:rStyle w:val="Hyperlink"/>
            </w:rPr>
            <w:t xml:space="preserve">Theorem 53</w:t>
          </w:r>
        </w:ins>
      </w:hyperlink>
      <w:ins w:id="3863" w:author="PR Preview" w:date="2026-01-01T00:00:00Z">
        <w:r>
          <w:t xml:space="preserve">, part 1),</w:t>
        </w:r>
      </w:ins>
      <w:ins w:id="3864" w:author="PR Preview" w:date="2026-01-01T00:00:00Z">
        <w:r>
          <w:t xml:space="preserve"> </w:t>
        </w:r>
      </w:ins>
      <w:ins w:id="3865" w:author="PR Preview" w:date="2026-01-01T00:00:00Z">
        <w:r>
          <w:t xml:space="preserve">that is, when</w:t>
        </w:r>
      </w:ins>
      <w:ins w:id="3866" w:author="PR Preview" w:date="2026-01-01T00:00:00Z">
        <w:r>
          <w:t xml:space="preserve"> </w:t>
        </w:r>
      </w:ins>
      <m:oMath>
        <m:acc>
          <m:accPr>
            <m:chr m:val="̃"/>
          </m:accPr>
          <m:e>
            <m:r>
              <m:t>x</m:t>
            </m:r>
          </m:e>
        </m:acc>
        <m:r>
          <m:rPr>
            <m:sty m:val="p"/>
          </m:rPr>
          <m:t>=</m:t>
        </m:r>
        <m:r>
          <m:t>t</m:t>
        </m:r>
        <m:r>
          <m:t> </m:t>
        </m:r>
        <m:acc>
          <m:accPr>
            <m:chr m:val="̃"/>
          </m:accPr>
          <m:e>
            <m:r>
              <m:t>y</m:t>
            </m:r>
          </m:e>
        </m:acc>
      </m:oMath>
      <w:ins w:id="3867" w:author="PR Preview" w:date="2026-01-01T00:00:00Z">
        <w:r>
          <w:t xml:space="preserve">.</w:t>
        </w:r>
      </w:ins>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47</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53</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31" w:name="exm-cauchy-schwarz"/>
    <w:p>
      <w:pPr>
        <w:pStyle w:val="FirstParagraph"/>
      </w:pPr>
      <w:del w:id="3868" w:author="PR Preview" w:date="2026-01-01T00:00:00Z">
        <w:r>
          <w:rPr>
            <w:b/>
            <w:bCs/>
          </w:rPr>
          <w:delText xml:space="preserve">Example 97 (A strict case and an equality case)</w:delText>
        </w:r>
      </w:del>
      <w:del w:id="3869" w:author="PR Preview" w:date="2026-01-01T00:00:00Z">
        <w:r>
          <w:delText xml:space="preserve"> </w:delText>
        </w:r>
      </w:del>
      <w:del w:id="3870" w:author="PR Preview" w:date="2026-01-01T00:00:00Z">
        <w:r>
          <w:delText xml:space="preserve"> </w:delText>
        </w:r>
      </w:del>
    </w:p>
    <w:p>
      <w:pPr>
        <w:pStyle w:val="FirstParagraph"/>
      </w:pPr>
      <w:ins w:id="3871" w:author="PR Preview" w:date="2026-01-01T00:00:00Z">
        <w:r>
          <w:rPr>
            <w:b/>
            <w:bCs/>
          </w:rPr>
          <w:t xml:space="preserve">Example 98 (A strict case and an equality case)</w:t>
        </w:r>
      </w:ins>
      <w:ins w:id="3872" w:author="PR Preview" w:date="2026-01-01T00:00:00Z">
        <w:r>
          <w:t xml:space="preserve"> </w:t>
        </w:r>
      </w:ins>
      <w:ins w:id="3873" w:author="PR Preview" w:date="2026-01-01T00:00:00Z">
        <w:r>
          <w:t xml:space="preserve"> </w:t>
        </w:r>
      </w:ins>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31"/>
    <w:bookmarkStart w:id="332" w:name="thm-triangle-inequality"/>
    <w:p>
      <w:pPr>
        <w:pStyle w:val="FirstParagraph"/>
      </w:pPr>
      <w:del w:id="3874" w:author="PR Preview" w:date="2026-01-01T00:00:00Z">
        <w:r>
          <w:rPr>
            <w:b/>
            <w:bCs/>
          </w:rPr>
          <w:delText xml:space="preserve">Theorem 55 (Triangle inequality)</w:delText>
        </w:r>
      </w:del>
      <w:del w:id="3875" w:author="PR Preview" w:date="2026-01-01T00:00:00Z">
        <w:r>
          <w:delText xml:space="preserve"> </w:delText>
        </w:r>
      </w:del>
      <w:del w:id="3876" w:author="PR Preview" w:date="2026-01-01T00:00:00Z">
        <w:r>
          <w:delText xml:space="preserve">For any</w:delText>
        </w:r>
      </w:del>
      <w:del w:id="3877" w:author="PR Preview" w:date="2026-01-01T00:00:00Z">
        <w:r>
          <w:delText xml:space="preserve"> </w:delText>
        </w:r>
      </w:del>
      <m:oMath>
        <m:acc>
          <m:accPr>
            <m:chr m:val="̃"/>
          </m:accPr>
          <m:e>
            <m:r>
              <m:t>x</m:t>
            </m:r>
          </m:e>
        </m:acc>
        <m:r>
          <m:rPr>
            <m:sty m:val="p"/>
          </m:rPr>
          <m:t>,</m:t>
        </m:r>
        <m:acc>
          <m:accPr>
            <m:chr m:val="̃"/>
          </m:accPr>
          <m:e>
            <m:r>
              <m:t>y</m:t>
            </m:r>
          </m:e>
        </m:acc>
        <m:r>
          <m:rPr>
            <m:sty m:val="p"/>
          </m:rPr>
          <m:t>∈</m:t>
        </m:r>
        <m:sSup>
          <m:e>
            <m:r>
              <m:rPr>
                <m:scr m:val="double-struck"/>
                <m:sty m:val="p"/>
              </m:rPr>
              <m:t>R</m:t>
            </m:r>
          </m:e>
          <m:sup>
            <m:r>
              <m:t>p</m:t>
            </m:r>
          </m:sup>
        </m:sSup>
      </m:oMath>
      <w:del w:id="3878" w:author="PR Preview" w:date="2026-01-01T00:00:00Z">
        <w:r>
          <w:delText xml:space="preserve">,</w:delText>
        </w:r>
      </w:del>
    </w:p>
    <w:p>
      <w:pPr>
        <w:pStyle w:val="FirstParagraph"/>
      </w:pPr>
      <w:ins w:id="3879" w:author="PR Preview" w:date="2026-01-01T00:00:00Z">
        <w:r>
          <w:rPr>
            <w:b/>
            <w:bCs/>
          </w:rPr>
          <w:t xml:space="preserve">Theorem 56 (Triangle inequality)</w:t>
        </w:r>
      </w:ins>
      <w:ins w:id="3880" w:author="PR Preview" w:date="2026-01-01T00:00:00Z">
        <w:r>
          <w:t xml:space="preserve"> </w:t>
        </w:r>
      </w:ins>
      <w:ins w:id="3881" w:author="PR Preview" w:date="2026-01-01T00:00:00Z">
        <w:r>
          <w:t xml:space="preserve">For any</w:t>
        </w:r>
      </w:ins>
      <w:ins w:id="3882" w:author="PR Preview" w:date="2026-01-01T00:00:00Z">
        <w:r>
          <w:t xml:space="preserve"> </w:t>
        </w:r>
      </w:ins>
      <m:oMath>
        <m:acc>
          <m:accPr>
            <m:chr m:val="̃"/>
          </m:accPr>
          <m:e>
            <m:r>
              <m:t>x</m:t>
            </m:r>
          </m:e>
        </m:acc>
        <m:r>
          <m:rPr>
            <m:sty m:val="p"/>
          </m:rPr>
          <m:t>,</m:t>
        </m:r>
        <m:acc>
          <m:accPr>
            <m:chr m:val="̃"/>
          </m:accPr>
          <m:e>
            <m:r>
              <m:t>y</m:t>
            </m:r>
          </m:e>
        </m:acc>
        <m:r>
          <m:rPr>
            <m:sty m:val="p"/>
          </m:rPr>
          <m:t>∈</m:t>
        </m:r>
        <m:sSup>
          <m:e>
            <m:r>
              <m:rPr>
                <m:scr m:val="double-struck"/>
                <m:sty m:val="p"/>
              </m:rPr>
              <m:t>R</m:t>
            </m:r>
          </m:e>
          <m:sup>
            <m:r>
              <m:t>p</m:t>
            </m:r>
          </m:sup>
        </m:sSup>
      </m:oMath>
      <w:ins w:id="3883" w:author="PR Preview" w:date="2026-01-01T00:00:00Z">
        <w:r>
          <w:t xml:space="preserve">,</w:t>
        </w:r>
      </w:ins>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55</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del w:id="3884" w:author="PR Preview" w:date="2026-01-01T00:00:00Z">
        <w:r>
          <w:delText xml:space="preserve">Both</w:delText>
        </w:r>
      </w:del>
      <w:del w:id="3885" w:author="PR Preview" w:date="2026-01-01T00:00:00Z">
        <w:r>
          <w:delText xml:space="preserve"> </w:delText>
        </w:r>
      </w:del>
      <m:oMath>
        <m:r>
          <m:t>​</m:t>
        </m:r>
        <m:d>
          <m:dPr>
            <m:begChr m:val="∥"/>
            <m:sepChr m:val=""/>
            <m:endChr m:val="∥"/>
            <m:grow/>
          </m:dPr>
          <m:e>
            <m:acc>
              <m:accPr>
                <m:chr m:val="̃"/>
              </m:accPr>
              <m:e>
                <m:r>
                  <m:t>x</m:t>
                </m:r>
              </m:e>
            </m:acc>
            <m:r>
              <m:rPr>
                <m:sty m:val="p"/>
              </m:rPr>
              <m:t>+</m:t>
            </m:r>
            <m:acc>
              <m:accPr>
                <m:chr m:val="̃"/>
              </m:accPr>
              <m:e>
                <m:r>
                  <m:t>y</m:t>
                </m:r>
              </m:e>
            </m:acc>
          </m:e>
        </m:d>
        <m:r>
          <m:t>​</m:t>
        </m:r>
      </m:oMath>
      <w:del w:id="3886" w:author="PR Preview" w:date="2026-01-01T00:00:00Z">
        <w:r>
          <w:delText xml:space="preserve"> </w:delText>
        </w:r>
      </w:del>
      <w:del w:id="3887" w:author="PR Preview" w:date="2026-01-01T00:00:00Z">
        <w:r>
          <w:delText xml:space="preserve">and</w:delText>
        </w:r>
      </w:del>
      <w:del w:id="3888" w:author="PR Preview" w:date="2026-01-01T00:00:00Z">
        <w:r>
          <w:delText xml:space="preserve"> </w:delText>
        </w:r>
      </w:del>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del w:id="3889" w:author="PR Preview" w:date="2026-01-01T00:00:00Z">
        <w:r>
          <w:delText xml:space="preserve"> </w:delText>
        </w:r>
      </w:del>
      <w:del w:id="3890" w:author="PR Preview" w:date="2026-01-01T00:00:00Z">
        <w:r>
          <w:delText xml:space="preserve">are nonnegative (</w:delText>
        </w:r>
      </w:del>
      <w:hyperlink w:anchor="thm-norm-properties">
        <w:del w:id="3891" w:author="PR Preview" w:date="2026-01-01T00:00:00Z">
          <w:r>
            <w:rPr>
              <w:rStyle w:val="Hyperlink"/>
            </w:rPr>
            <w:delText xml:space="preserve">Theorem 52</w:delText>
          </w:r>
        </w:del>
      </w:hyperlink>
      <w:del w:id="3892" w:author="PR Preview" w:date="2026-01-01T00:00:00Z">
        <w:r>
          <w:delText xml:space="preserve">),</w:delText>
        </w:r>
      </w:del>
      <w:del w:id="3893" w:author="PR Preview" w:date="2026-01-01T00:00:00Z">
        <w:r>
          <w:delText xml:space="preserve"> </w:delText>
        </w:r>
      </w:del>
      <w:del w:id="3894" w:author="PR Preview" w:date="2026-01-01T00:00:00Z">
        <w:r>
          <w:delText xml:space="preserve">and for nonnegative numbers</w:delText>
        </w:r>
      </w:del>
      <w:del w:id="3895" w:author="PR Preview" w:date="2026-01-01T00:00:00Z">
        <w:r>
          <w:delText xml:space="preserve"> </w:delText>
        </w:r>
      </w:del>
      <m:oMath>
        <m:sSup>
          <m:e>
            <m:r>
              <m:t>a</m:t>
            </m:r>
          </m:e>
          <m:sup>
            <m:r>
              <m:t>2</m:t>
            </m:r>
          </m:sup>
        </m:sSup>
        <m:r>
          <m:rPr>
            <m:sty m:val="p"/>
          </m:rPr>
          <m:t>≤</m:t>
        </m:r>
        <m:sSup>
          <m:e>
            <m:r>
              <m:t>b</m:t>
            </m:r>
          </m:e>
          <m:sup>
            <m:r>
              <m:t>2</m:t>
            </m:r>
          </m:sup>
        </m:sSup>
      </m:oMath>
      <w:del w:id="3896" w:author="PR Preview" w:date="2026-01-01T00:00:00Z">
        <w:r>
          <w:delText xml:space="preserve"> </w:delText>
        </w:r>
      </w:del>
      <w:del w:id="3897" w:author="PR Preview" w:date="2026-01-01T00:00:00Z">
        <w:r>
          <w:delText xml:space="preserve">implies</w:delText>
        </w:r>
      </w:del>
      <w:del w:id="3898" w:author="PR Preview" w:date="2026-01-01T00:00:00Z">
        <w:r>
          <w:delText xml:space="preserve"> </w:delText>
        </w:r>
      </w:del>
      <m:oMath>
        <m:r>
          <m:t>a</m:t>
        </m:r>
        <m:r>
          <m:rPr>
            <m:sty m:val="p"/>
          </m:rPr>
          <m:t>≤</m:t>
        </m:r>
        <m:r>
          <m:t>b</m:t>
        </m:r>
      </m:oMath>
      <w:del w:id="3899" w:author="PR Preview" w:date="2026-01-01T00:00:00Z">
        <w:r>
          <w:delText xml:space="preserve">.</w:delText>
        </w:r>
      </w:del>
    </w:p>
    <w:p>
      <w:pPr>
        <w:pStyle w:val="BodyText"/>
      </w:pPr>
      <w:del w:id="3900" w:author="PR Preview" w:date="2026-01-01T00:00:00Z">
        <w:r>
          <w:rPr>
            <w:b/>
            <w:bCs/>
          </w:rPr>
          <w:delText xml:space="preserve">Example 98 (A strict case and an equality case)</w:delText>
        </w:r>
      </w:del>
      <w:del w:id="3901" w:author="PR Preview" w:date="2026-01-01T00:00:00Z">
        <w:r>
          <w:delText xml:space="preserve"> </w:delText>
        </w:r>
      </w:del>
      <w:del w:id="3902" w:author="PR Preview" w:date="2026-01-01T00:00:00Z">
        <w:r>
          <w:delText xml:space="preserve"> </w:delText>
        </w:r>
      </w:del>
    </w:p>
    <w:p>
      <w:pPr>
        <w:pStyle w:val="FirstParagraph"/>
      </w:pPr>
      <w:ins w:id="3903" w:author="PR Preview" w:date="2026-01-01T00:00:00Z">
        <w:r>
          <w:t xml:space="preserve">Both</w:t>
        </w:r>
      </w:ins>
      <w:ins w:id="3904"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r>
          <m:t>​</m:t>
        </m:r>
      </m:oMath>
      <w:ins w:id="3905" w:author="PR Preview" w:date="2026-01-01T00:00:00Z">
        <w:r>
          <w:t xml:space="preserve"> </w:t>
        </w:r>
      </w:ins>
      <w:ins w:id="3906" w:author="PR Preview" w:date="2026-01-01T00:00:00Z">
        <w:r>
          <w:t xml:space="preserve">and</w:t>
        </w:r>
      </w:ins>
      <w:ins w:id="3907" w:author="PR Preview" w:date="2026-01-01T00:00:00Z">
        <w:r>
          <w:t xml:space="preserve"> </w:t>
        </w:r>
      </w:ins>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ins w:id="3908" w:author="PR Preview" w:date="2026-01-01T00:00:00Z">
        <w:r>
          <w:t xml:space="preserve"> </w:t>
        </w:r>
      </w:ins>
      <w:ins w:id="3909" w:author="PR Preview" w:date="2026-01-01T00:00:00Z">
        <w:r>
          <w:t xml:space="preserve">are nonnegative (</w:t>
        </w:r>
      </w:ins>
      <w:hyperlink w:anchor="thm-norm-properties">
        <w:ins w:id="3910" w:author="PR Preview" w:date="2026-01-01T00:00:00Z">
          <w:r>
            <w:rPr>
              <w:rStyle w:val="Hyperlink"/>
            </w:rPr>
            <w:t xml:space="preserve">Theorem 53</w:t>
          </w:r>
        </w:ins>
      </w:hyperlink>
      <w:ins w:id="3911" w:author="PR Preview" w:date="2026-01-01T00:00:00Z">
        <w:r>
          <w:t xml:space="preserve">),</w:t>
        </w:r>
      </w:ins>
      <w:ins w:id="3912" w:author="PR Preview" w:date="2026-01-01T00:00:00Z">
        <w:r>
          <w:t xml:space="preserve"> </w:t>
        </w:r>
      </w:ins>
      <w:ins w:id="3913" w:author="PR Preview" w:date="2026-01-01T00:00:00Z">
        <w:r>
          <w:t xml:space="preserve">and for nonnegative numbers</w:t>
        </w:r>
      </w:ins>
      <w:ins w:id="3914" w:author="PR Preview" w:date="2026-01-01T00:00:00Z">
        <w:r>
          <w:t xml:space="preserve"> </w:t>
        </w:r>
      </w:ins>
      <m:oMath>
        <m:sSup>
          <m:e>
            <m:r>
              <m:t>a</m:t>
            </m:r>
          </m:e>
          <m:sup>
            <m:r>
              <m:t>2</m:t>
            </m:r>
          </m:sup>
        </m:sSup>
        <m:r>
          <m:rPr>
            <m:sty m:val="p"/>
          </m:rPr>
          <m:t>≤</m:t>
        </m:r>
        <m:sSup>
          <m:e>
            <m:r>
              <m:t>b</m:t>
            </m:r>
          </m:e>
          <m:sup>
            <m:r>
              <m:t>2</m:t>
            </m:r>
          </m:sup>
        </m:sSup>
      </m:oMath>
      <w:ins w:id="3915" w:author="PR Preview" w:date="2026-01-01T00:00:00Z">
        <w:r>
          <w:t xml:space="preserve"> </w:t>
        </w:r>
      </w:ins>
      <w:ins w:id="3916" w:author="PR Preview" w:date="2026-01-01T00:00:00Z">
        <w:r>
          <w:t xml:space="preserve">implies</w:t>
        </w:r>
      </w:ins>
      <w:ins w:id="3917" w:author="PR Preview" w:date="2026-01-01T00:00:00Z">
        <w:r>
          <w:t xml:space="preserve"> </w:t>
        </w:r>
      </w:ins>
      <m:oMath>
        <m:r>
          <m:t>a</m:t>
        </m:r>
        <m:r>
          <m:rPr>
            <m:sty m:val="p"/>
          </m:rPr>
          <m:t>≤</m:t>
        </m:r>
        <m:r>
          <m:t>b</m:t>
        </m:r>
      </m:oMath>
      <w:ins w:id="3918" w:author="PR Preview" w:date="2026-01-01T00:00:00Z">
        <w:r>
          <w:t xml:space="preserve">.</w:t>
        </w:r>
      </w:ins>
    </w:p>
    <w:bookmarkStart w:id="333" w:name="exm-triangle-inequality"/>
    <w:p>
      <w:pPr>
        <w:pStyle w:val="BodyText"/>
      </w:pPr>
      <w:ins w:id="3919" w:author="PR Preview" w:date="2026-01-01T00:00:00Z">
        <w:r>
          <w:rPr>
            <w:b/>
            <w:bCs/>
          </w:rPr>
          <w:t xml:space="preserve">Example 99 (A strict case and an equality case)</w:t>
        </w:r>
      </w:ins>
      <w:ins w:id="3920" w:author="PR Preview" w:date="2026-01-01T00:00:00Z">
        <w:r>
          <w:t xml:space="preserve"> </w:t>
        </w:r>
      </w:ins>
      <w:ins w:id="3921" w:author="PR Preview" w:date="2026-01-01T00:00:00Z">
        <w:r>
          <w:t xml:space="preserve"> </w:t>
        </w:r>
      </w:ins>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3"/>
    <w:bookmarkStart w:id="334"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4"/>
    <w:bookmarkStart w:id="335" w:name="exm-norm-euclidean"/>
    <w:p>
      <w:pPr>
        <w:pStyle w:val="BodyText"/>
      </w:pPr>
      <w:del w:id="3922" w:author="PR Preview" w:date="2026-01-01T00:00:00Z">
        <w:r>
          <w:rPr>
            <w:b/>
            <w:bCs/>
          </w:rPr>
          <w:delText xml:space="preserve">Example 99 (Euclidean space as a normed vector space)</w:delText>
        </w:r>
      </w:del>
      <w:del w:id="3923" w:author="PR Preview" w:date="2026-01-01T00:00:00Z">
        <w:r>
          <w:delText xml:space="preserve"> </w:delText>
        </w:r>
      </w:del>
      <w:del w:id="3924" w:author="PR Preview" w:date="2026-01-01T00:00:00Z">
        <w:r>
          <w:delText xml:space="preserve">The Euclidean space</w:delText>
        </w:r>
      </w:del>
      <w:del w:id="3925" w:author="PR Preview" w:date="2026-01-01T00:00:00Z">
        <w:r>
          <w:delText xml:space="preserve"> </w:delText>
        </w:r>
      </w:del>
      <m:oMath>
        <m:sSup>
          <m:e>
            <m:r>
              <m:rPr>
                <m:scr m:val="double-struck"/>
                <m:sty m:val="p"/>
              </m:rPr>
              <m:t>R</m:t>
            </m:r>
          </m:e>
          <m:sup>
            <m:r>
              <m:t>p</m:t>
            </m:r>
          </m:sup>
        </m:sSup>
      </m:oMath>
      <w:del w:id="3926" w:author="PR Preview" w:date="2026-01-01T00:00:00Z">
        <w:r>
          <w:delText xml:space="preserve"> </w:delText>
        </w:r>
      </w:del>
      <w:del w:id="3927" w:author="PR Preview" w:date="2026-01-01T00:00:00Z">
        <w:r>
          <w:delText xml:space="preserve">equipped with the Euclidean norm (</w:delText>
        </w:r>
      </w:del>
      <w:hyperlink w:anchor="def-euclidean-norm">
        <w:del w:id="3928" w:author="PR Preview" w:date="2026-01-01T00:00:00Z">
          <w:r>
            <w:rPr>
              <w:rStyle w:val="Hyperlink"/>
            </w:rPr>
            <w:delText xml:space="preserve">Definition 14</w:delText>
          </w:r>
        </w:del>
      </w:hyperlink>
      <w:del w:id="3929" w:author="PR Preview" w:date="2026-01-01T00:00:00Z">
        <w:r>
          <w:delText xml:space="preserve">)</w:delText>
        </w:r>
      </w:del>
      <w:del w:id="3930" w:author="PR Preview" w:date="2026-01-01T00:00:00Z">
        <w:r>
          <w:delText xml:space="preserve"> </w:delText>
        </w:r>
      </w:del>
      <w:del w:id="3931" w:author="PR Preview" w:date="2026-01-01T00:00:00Z">
        <w:r>
          <w:delText xml:space="preserve">is a normed vector space:</w:delText>
        </w:r>
      </w:del>
    </w:p>
    <w:p>
      <w:pPr>
        <w:pStyle w:val="Compact"/>
        <w:numPr>
          <w:ilvl w:val="0"/>
          <w:numId w:val="1055"/>
        </w:numPr>
      </w:pPr>
      <w:del w:id="3932" w:author="PR Preview" w:date="2026-01-01T00:00:00Z">
        <w:r>
          <w:delText xml:space="preserve">Positivity and absolute homogeneity hold by</w:delText>
        </w:r>
      </w:del>
      <w:del w:id="3933" w:author="PR Preview" w:date="2026-01-01T00:00:00Z">
        <w:r>
          <w:delText xml:space="preserve"> </w:delText>
        </w:r>
      </w:del>
      <w:hyperlink w:anchor="thm-norm-properties">
        <w:del w:id="3934" w:author="PR Preview" w:date="2026-01-01T00:00:00Z">
          <w:r>
            <w:rPr>
              <w:rStyle w:val="Hyperlink"/>
            </w:rPr>
            <w:delText xml:space="preserve">Theorem 52</w:delText>
          </w:r>
        </w:del>
      </w:hyperlink>
      <w:del w:id="3935" w:author="PR Preview" w:date="2026-01-01T00:00:00Z">
        <w:r>
          <w:delText xml:space="preserve">.</w:delText>
        </w:r>
      </w:del>
    </w:p>
    <w:p>
      <w:pPr>
        <w:pStyle w:val="Compact"/>
        <w:numPr>
          <w:ilvl w:val="0"/>
          <w:numId w:val="1055"/>
        </w:numPr>
      </w:pPr>
      <w:del w:id="3936" w:author="PR Preview" w:date="2026-01-01T00:00:00Z">
        <w:r>
          <w:delText xml:space="preserve">The triangle inequality holds by</w:delText>
        </w:r>
      </w:del>
      <w:del w:id="3937" w:author="PR Preview" w:date="2026-01-01T00:00:00Z">
        <w:r>
          <w:delText xml:space="preserve"> </w:delText>
        </w:r>
      </w:del>
      <w:hyperlink w:anchor="thm-triangle-inequality">
        <w:del w:id="3938" w:author="PR Preview" w:date="2026-01-01T00:00:00Z">
          <w:r>
            <w:rPr>
              <w:rStyle w:val="Hyperlink"/>
            </w:rPr>
            <w:delText xml:space="preserve">Theorem 55</w:delText>
          </w:r>
        </w:del>
      </w:hyperlink>
      <w:del w:id="3939" w:author="PR Preview" w:date="2026-01-01T00:00:00Z">
        <w:r>
          <w:delText xml:space="preserve">.</w:delText>
        </w:r>
      </w:del>
    </w:p>
    <w:p>
      <w:pPr>
        <w:pStyle w:val="BodyText"/>
      </w:pPr>
      <w:ins w:id="3940" w:author="PR Preview" w:date="2026-01-01T00:00:00Z">
        <w:r>
          <w:rPr>
            <w:b/>
            <w:bCs/>
          </w:rPr>
          <w:t xml:space="preserve">Example 100 (Euclidean space as a normed vector space)</w:t>
        </w:r>
      </w:ins>
      <w:ins w:id="3941" w:author="PR Preview" w:date="2026-01-01T00:00:00Z">
        <w:r>
          <w:t xml:space="preserve"> </w:t>
        </w:r>
      </w:ins>
      <w:ins w:id="3942" w:author="PR Preview" w:date="2026-01-01T00:00:00Z">
        <w:r>
          <w:t xml:space="preserve">The Euclidean space</w:t>
        </w:r>
      </w:ins>
      <w:ins w:id="3943" w:author="PR Preview" w:date="2026-01-01T00:00:00Z">
        <w:r>
          <w:t xml:space="preserve"> </w:t>
        </w:r>
      </w:ins>
      <m:oMath>
        <m:sSup>
          <m:e>
            <m:r>
              <m:rPr>
                <m:scr m:val="double-struck"/>
                <m:sty m:val="p"/>
              </m:rPr>
              <m:t>R</m:t>
            </m:r>
          </m:e>
          <m:sup>
            <m:r>
              <m:t>p</m:t>
            </m:r>
          </m:sup>
        </m:sSup>
      </m:oMath>
      <w:ins w:id="3944" w:author="PR Preview" w:date="2026-01-01T00:00:00Z">
        <w:r>
          <w:t xml:space="preserve"> </w:t>
        </w:r>
      </w:ins>
      <w:ins w:id="3945" w:author="PR Preview" w:date="2026-01-01T00:00:00Z">
        <w:r>
          <w:t xml:space="preserve">equipped with the Euclidean norm (</w:t>
        </w:r>
      </w:ins>
      <w:hyperlink w:anchor="def-euclidean-norm">
        <w:ins w:id="3946" w:author="PR Preview" w:date="2026-01-01T00:00:00Z">
          <w:r>
            <w:rPr>
              <w:rStyle w:val="Hyperlink"/>
            </w:rPr>
            <w:t xml:space="preserve">Definition 14</w:t>
          </w:r>
        </w:ins>
      </w:hyperlink>
      <w:ins w:id="3947" w:author="PR Preview" w:date="2026-01-01T00:00:00Z">
        <w:r>
          <w:t xml:space="preserve">)</w:t>
        </w:r>
      </w:ins>
      <w:ins w:id="3948" w:author="PR Preview" w:date="2026-01-01T00:00:00Z">
        <w:r>
          <w:t xml:space="preserve"> </w:t>
        </w:r>
      </w:ins>
      <w:ins w:id="3949" w:author="PR Preview" w:date="2026-01-01T00:00:00Z">
        <w:r>
          <w:t xml:space="preserve">is a normed vector space:</w:t>
        </w:r>
      </w:ins>
    </w:p>
    <w:p>
      <w:pPr>
        <w:pStyle w:val="Compact"/>
        <w:numPr>
          <w:ilvl w:val="0"/>
          <w:numId w:val="1055"/>
        </w:numPr>
      </w:pPr>
      <w:ins w:id="3950" w:author="PR Preview" w:date="2026-01-01T00:00:00Z">
        <w:r>
          <w:t xml:space="preserve">Positivity and absolute homogeneity hold by</w:t>
        </w:r>
      </w:ins>
      <w:ins w:id="3951" w:author="PR Preview" w:date="2026-01-01T00:00:00Z">
        <w:r>
          <w:t xml:space="preserve"> </w:t>
        </w:r>
      </w:ins>
      <w:hyperlink w:anchor="thm-norm-properties">
        <w:ins w:id="3952" w:author="PR Preview" w:date="2026-01-01T00:00:00Z">
          <w:r>
            <w:rPr>
              <w:rStyle w:val="Hyperlink"/>
            </w:rPr>
            <w:t xml:space="preserve">Theorem 53</w:t>
          </w:r>
        </w:ins>
      </w:hyperlink>
      <w:ins w:id="3953" w:author="PR Preview" w:date="2026-01-01T00:00:00Z">
        <w:r>
          <w:t xml:space="preserve">.</w:t>
        </w:r>
      </w:ins>
    </w:p>
    <w:p>
      <w:pPr>
        <w:pStyle w:val="Compact"/>
        <w:numPr>
          <w:ilvl w:val="0"/>
          <w:numId w:val="1055"/>
        </w:numPr>
      </w:pPr>
      <w:ins w:id="3954" w:author="PR Preview" w:date="2026-01-01T00:00:00Z">
        <w:r>
          <w:t xml:space="preserve">The triangle inequality holds by</w:t>
        </w:r>
      </w:ins>
      <w:ins w:id="3955" w:author="PR Preview" w:date="2026-01-01T00:00:00Z">
        <w:r>
          <w:t xml:space="preserve"> </w:t>
        </w:r>
      </w:ins>
      <w:hyperlink w:anchor="thm-triangle-inequality">
        <w:ins w:id="3956" w:author="PR Preview" w:date="2026-01-01T00:00:00Z">
          <w:r>
            <w:rPr>
              <w:rStyle w:val="Hyperlink"/>
            </w:rPr>
            <w:t xml:space="preserve">Theorem 56</w:t>
          </w:r>
        </w:ins>
      </w:hyperlink>
      <w:ins w:id="3957" w:author="PR Preview" w:date="2026-01-01T00:00:00Z">
        <w:r>
          <w:t xml:space="preserve">.</w:t>
        </w:r>
      </w:ins>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5"/>
    <w:bookmarkStart w:id="336"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del w:id="3958" w:author="PR Preview" w:date="2026-01-01T00:00:00Z">
        <w:r>
          <w:delText xml:space="preserve">Three special cases are widely used:</w:delText>
        </w:r>
      </w:del>
    </w:p>
    <w:p>
      <w:pPr>
        <w:pStyle w:val="Compact"/>
        <w:numPr>
          <w:ilvl w:val="0"/>
          <w:numId w:val="1056"/>
        </w:numPr>
      </w:pPr>
      <m:oMath>
        <m:sSub>
          <m:e>
            <m:r>
              <m:t>ℓ</m:t>
            </m:r>
          </m:e>
          <m:sub>
            <m:r>
              <m:t>1</m:t>
            </m:r>
          </m:sub>
        </m:sSub>
      </m:oMath>
      <w:del w:id="3959" w:author="PR Preview" w:date="2026-01-01T00:00:00Z">
        <w:r>
          <w:rPr>
            <w:b/>
            <w:bCs/>
          </w:rPr>
          <w:delText xml:space="preserve"> </w:delText>
        </w:r>
      </w:del>
      <w:del w:id="3960" w:author="PR Preview" w:date="2026-01-01T00:00:00Z">
        <w:r>
          <w:rPr>
            <w:b/>
            <w:bCs/>
          </w:rPr>
          <w:delText xml:space="preserve">norm</w:delText>
        </w:r>
      </w:del>
      <w:del w:id="3961" w:author="PR Preview" w:date="2026-01-01T00:00:00Z">
        <w:r>
          <w:delText xml:space="preserve"> </w:delText>
        </w:r>
      </w:del>
      <w:del w:id="3962" w:author="PR Preview" w:date="2026-01-01T00:00:00Z">
        <w:r>
          <w:delText xml:space="preserve">(</w:delText>
        </w:r>
      </w:del>
      <m:oMath>
        <m:r>
          <m:t>k</m:t>
        </m:r>
        <m:r>
          <m:rPr>
            <m:sty m:val="p"/>
          </m:rPr>
          <m:t>=</m:t>
        </m:r>
        <m:r>
          <m:t>1</m:t>
        </m:r>
      </m:oMath>
      <w:del w:id="3963" w:author="PR Preview" w:date="2026-01-01T00:00:00Z">
        <w:r>
          <w:delText xml:space="preserve">, also called the</w:delText>
        </w:r>
      </w:del>
      <w:del w:id="3964" w:author="PR Preview" w:date="2026-01-01T00:00:00Z">
        <w:r>
          <w:delText xml:space="preserve"> </w:delText>
        </w:r>
      </w:del>
      <w:del w:id="3965" w:author="PR Preview" w:date="2026-01-01T00:00:00Z">
        <w:r>
          <w:rPr>
            <w:b/>
            <w:bCs/>
          </w:rPr>
          <w:delText xml:space="preserve">taxicab norm</w:delText>
        </w:r>
      </w:del>
      <w:del w:id="3966" w:author="PR Preview" w:date="2026-01-01T00:00:00Z">
        <w:r>
          <w:delText xml:space="preserve"> </w:delText>
        </w:r>
      </w:del>
      <w:del w:id="3967" w:author="PR Preview" w:date="2026-01-01T00:00:00Z">
        <w:r>
          <w:delText xml:space="preserve">or</w:delText>
        </w:r>
      </w:del>
      <w:del w:id="3968" w:author="PR Preview" w:date="2026-01-01T00:00:00Z">
        <w:r>
          <w:delText xml:space="preserve"> </w:delText>
        </w:r>
      </w:del>
      <w:del w:id="3969" w:author="PR Preview" w:date="2026-01-01T00:00:00Z">
        <w:r>
          <w:rPr>
            <w:b/>
            <w:bCs/>
          </w:rPr>
          <w:delText xml:space="preserve">Manhattan norm</w:delText>
        </w:r>
      </w:del>
      <w:del w:id="3970" w:author="PR Preview" w:date="2026-01-01T00:00:00Z">
        <w:r>
          <w:delText xml:space="preserve">):</w:delText>
        </w:r>
      </w:del>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del w:id="3971" w:author="PR Preview" w:date="2026-01-01T00:00:00Z">
        <w:r>
          <w:rPr>
            <w:b/>
            <w:bCs/>
          </w:rPr>
          <w:delText xml:space="preserve"> </w:delText>
        </w:r>
      </w:del>
      <w:del w:id="3972" w:author="PR Preview" w:date="2026-01-01T00:00:00Z">
        <w:r>
          <w:rPr>
            <w:b/>
            <w:bCs/>
          </w:rPr>
          <w:delText xml:space="preserve">norm</w:delText>
        </w:r>
      </w:del>
      <w:del w:id="3973" w:author="PR Preview" w:date="2026-01-01T00:00:00Z">
        <w:r>
          <w:delText xml:space="preserve"> </w:delText>
        </w:r>
      </w:del>
      <w:del w:id="3974" w:author="PR Preview" w:date="2026-01-01T00:00:00Z">
        <w:r>
          <w:delText xml:space="preserve">(</w:delText>
        </w:r>
      </w:del>
      <m:oMath>
        <m:r>
          <m:t>k</m:t>
        </m:r>
        <m:r>
          <m:rPr>
            <m:sty m:val="p"/>
          </m:rPr>
          <m:t>=</m:t>
        </m:r>
        <m:r>
          <m:t>2</m:t>
        </m:r>
      </m:oMath>
      <w:del w:id="3975" w:author="PR Preview" w:date="2026-01-01T00:00:00Z">
        <w:r>
          <w:delText xml:space="preserve">):</w:delText>
        </w:r>
      </w:del>
      <w:del w:id="3976" w:author="PR Preview" w:date="2026-01-01T00:00:00Z">
        <w:r>
          <w:delText xml:space="preserve"> </w:delText>
        </w:r>
      </w:del>
      <w:del w:id="3977" w:author="PR Preview" w:date="2026-01-01T00:00:00Z">
        <w:r>
          <w:delText xml:space="preserve">the standard Euclidean norm (</w:delText>
        </w:r>
      </w:del>
      <w:hyperlink w:anchor="def-euclidean-norm">
        <w:del w:id="3978" w:author="PR Preview" w:date="2026-01-01T00:00:00Z">
          <w:r>
            <w:rPr>
              <w:rStyle w:val="Hyperlink"/>
            </w:rPr>
            <w:delText xml:space="preserve">Definition 14</w:delText>
          </w:r>
        </w:del>
      </w:hyperlink>
      <w:del w:id="3979" w:author="PR Preview" w:date="2026-01-01T00:00:00Z">
        <w:r>
          <w:delText xml:space="preserve">),</w:delText>
        </w:r>
      </w:del>
      <w:del w:id="3980" w:author="PR Preview" w:date="2026-01-01T00:00:00Z">
        <w:r>
          <w:delText xml:space="preserve"> </w:delText>
        </w:r>
      </w:del>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del w:id="3981" w:author="PR Preview" w:date="2026-01-01T00:00:00Z">
        <w:r>
          <w:delText xml:space="preserve">.</w:delText>
        </w:r>
      </w:del>
    </w:p>
    <w:p>
      <w:pPr>
        <w:pStyle w:val="Compact"/>
        <w:numPr>
          <w:ilvl w:val="0"/>
          <w:numId w:val="1056"/>
        </w:numPr>
      </w:pPr>
      <w:del w:id="3982" w:author="PR Preview" w:date="2026-01-01T00:00:00Z">
        <w:r>
          <w:rPr>
            <w:b/>
            <w:bCs/>
          </w:rPr>
          <w:delText xml:space="preserve">infinity norm</w:delText>
        </w:r>
      </w:del>
      <w:del w:id="3983" w:author="PR Preview" w:date="2026-01-01T00:00:00Z">
        <w:r>
          <w:delText xml:space="preserve"> </w:delText>
        </w:r>
      </w:del>
      <w:del w:id="3984" w:author="PR Preview" w:date="2026-01-01T00:00:00Z">
        <w:r>
          <w:delText xml:space="preserve">(</w:delText>
        </w:r>
      </w:del>
      <m:oMath>
        <m:r>
          <m:t>k</m:t>
        </m:r>
        <m:r>
          <m:rPr>
            <m:sty m:val="p"/>
          </m:rPr>
          <m:t>=</m:t>
        </m:r>
        <m:r>
          <m:rPr>
            <m:sty m:val="p"/>
          </m:rPr>
          <m:t>∞</m:t>
        </m:r>
      </m:oMath>
      <w:del w:id="3985" w:author="PR Preview" w:date="2026-01-01T00:00:00Z">
        <w:r>
          <w:delText xml:space="preserve">, also called the</w:delText>
        </w:r>
      </w:del>
      <w:del w:id="3986" w:author="PR Preview" w:date="2026-01-01T00:00:00Z">
        <w:r>
          <w:delText xml:space="preserve"> </w:delText>
        </w:r>
      </w:del>
      <m:oMath>
        <m:sSub>
          <m:e>
            <m:r>
              <m:t>ℓ</m:t>
            </m:r>
          </m:e>
          <m:sub>
            <m:r>
              <m:rPr>
                <m:sty m:val="p"/>
              </m:rPr>
              <m:t>∞</m:t>
            </m:r>
          </m:sub>
        </m:sSub>
      </m:oMath>
      <w:del w:id="3987" w:author="PR Preview" w:date="2026-01-01T00:00:00Z">
        <w:r>
          <w:rPr>
            <w:b/>
            <w:bCs/>
          </w:rPr>
          <w:delText xml:space="preserve"> </w:delText>
        </w:r>
      </w:del>
      <w:del w:id="3988" w:author="PR Preview" w:date="2026-01-01T00:00:00Z">
        <w:r>
          <w:rPr>
            <w:b/>
            <w:bCs/>
          </w:rPr>
          <w:delText xml:space="preserve">norm</w:delText>
        </w:r>
      </w:del>
      <w:del w:id="3989" w:author="PR Preview" w:date="2026-01-01T00:00:00Z">
        <w:r>
          <w:delText xml:space="preserve">,</w:delText>
        </w:r>
      </w:del>
      <w:del w:id="3990" w:author="PR Preview" w:date="2026-01-01T00:00:00Z">
        <w:r>
          <w:delText xml:space="preserve"> </w:delText>
        </w:r>
      </w:del>
      <w:del w:id="3991" w:author="PR Preview" w:date="2026-01-01T00:00:00Z">
        <w:r>
          <w:rPr>
            <w:b/>
            <w:bCs/>
          </w:rPr>
          <w:delText xml:space="preserve">maximum norm</w:delText>
        </w:r>
      </w:del>
      <w:del w:id="3992" w:author="PR Preview" w:date="2026-01-01T00:00:00Z">
        <w:r>
          <w:delText xml:space="preserve">, or</w:delText>
        </w:r>
      </w:del>
      <w:del w:id="3993" w:author="PR Preview" w:date="2026-01-01T00:00:00Z">
        <w:r>
          <w:delText xml:space="preserve"> </w:delText>
        </w:r>
      </w:del>
      <w:del w:id="3994" w:author="PR Preview" w:date="2026-01-01T00:00:00Z">
        <w:r>
          <w:rPr>
            <w:b/>
            <w:bCs/>
          </w:rPr>
          <w:delText xml:space="preserve">Chebyshev norm</w:delText>
        </w:r>
      </w:del>
      <w:del w:id="3995" w:author="PR Preview" w:date="2026-01-01T00:00:00Z">
        <w:r>
          <w:delText xml:space="preserve">):</w:delText>
        </w:r>
      </w:del>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del w:id="3996" w:author="PR Preview" w:date="2026-01-01T00:00:00Z">
        <w:r>
          <w:delText xml:space="preserve">Each vector</w:delText>
        </w:r>
      </w:del>
      <w:del w:id="3997" w:author="PR Preview" w:date="2026-01-01T00:00:00Z">
        <w:r>
          <w:delText xml:space="preserve"> </w:delText>
        </w:r>
      </w:del>
      <m:oMath>
        <m:r>
          <m:t>p</m:t>
        </m:r>
      </m:oMath>
      <w:del w:id="3998" w:author="PR Preview" w:date="2026-01-01T00:00:00Z">
        <w:r>
          <w:delText xml:space="preserve">-norm satisfies the norm axioms (</w:delText>
        </w:r>
      </w:del>
      <w:hyperlink w:anchor="def-norm">
        <w:del w:id="3999" w:author="PR Preview" w:date="2026-01-01T00:00:00Z">
          <w:r>
            <w:rPr>
              <w:rStyle w:val="Hyperlink"/>
            </w:rPr>
            <w:delText xml:space="preserve">Definition 59</w:delText>
          </w:r>
        </w:del>
      </w:hyperlink>
      <w:del w:id="4000" w:author="PR Preview" w:date="2026-01-01T00:00:00Z">
        <w:r>
          <w:delText xml:space="preserve">) on</w:delText>
        </w:r>
      </w:del>
      <w:del w:id="4001" w:author="PR Preview" w:date="2026-01-01T00:00:00Z">
        <w:r>
          <w:delText xml:space="preserve"> </w:delText>
        </w:r>
      </w:del>
      <m:oMath>
        <m:sSup>
          <m:e>
            <m:r>
              <m:rPr>
                <m:scr m:val="double-struck"/>
                <m:sty m:val="p"/>
              </m:rPr>
              <m:t>R</m:t>
            </m:r>
          </m:e>
          <m:sup>
            <m:r>
              <m:t>p</m:t>
            </m:r>
          </m:sup>
        </m:sSup>
      </m:oMath>
      <w:del w:id="4002" w:author="PR Preview" w:date="2026-01-01T00:00:00Z">
        <w:r>
          <w:delText xml:space="preserve">.</w:delText>
        </w:r>
      </w:del>
    </w:p>
    <w:p>
      <w:pPr>
        <w:pStyle w:val="BodyText"/>
      </w:pPr>
      <w:del w:id="4003" w:author="PR Preview" w:date="2026-01-01T00:00:00Z">
        <w:r>
          <w:rPr>
            <w:b/>
            <w:bCs/>
          </w:rPr>
          <w:delText xml:space="preserve">Example 100 (Calculating</w:delText>
        </w:r>
      </w:del>
      <w:del w:id="4004" w:author="PR Preview" w:date="2026-01-01T00:00:00Z">
        <w:r>
          <w:rPr>
            <w:b/>
            <w:bCs/>
          </w:rPr>
          <w:delText xml:space="preserve"> </w:delText>
        </w:r>
      </w:del>
      <m:oMath>
        <m:sSub>
          <m:e>
            <m:r>
              <m:t>ℓ</m:t>
            </m:r>
          </m:e>
          <m:sub>
            <m:r>
              <m:t>1</m:t>
            </m:r>
          </m:sub>
        </m:sSub>
      </m:oMath>
      <w:del w:id="4005" w:author="PR Preview" w:date="2026-01-01T00:00:00Z">
        <w:r>
          <w:rPr>
            <w:b/>
            <w:bCs/>
          </w:rPr>
          <w:delText xml:space="preserve">,</w:delText>
        </w:r>
      </w:del>
      <w:del w:id="4006" w:author="PR Preview" w:date="2026-01-01T00:00:00Z">
        <w:r>
          <w:rPr>
            <w:b/>
            <w:bCs/>
          </w:rPr>
          <w:delText xml:space="preserve"> </w:delText>
        </w:r>
      </w:del>
      <m:oMath>
        <m:sSub>
          <m:e>
            <m:r>
              <m:t>ℓ</m:t>
            </m:r>
          </m:e>
          <m:sub>
            <m:r>
              <m:t>2</m:t>
            </m:r>
          </m:sub>
        </m:sSub>
      </m:oMath>
      <w:del w:id="4007" w:author="PR Preview" w:date="2026-01-01T00:00:00Z">
        <w:r>
          <w:rPr>
            <w:b/>
            <w:bCs/>
          </w:rPr>
          <w:delText xml:space="preserve">, and</w:delText>
        </w:r>
      </w:del>
      <w:del w:id="4008" w:author="PR Preview" w:date="2026-01-01T00:00:00Z">
        <w:r>
          <w:rPr>
            <w:b/>
            <w:bCs/>
          </w:rPr>
          <w:delText xml:space="preserve"> </w:delText>
        </w:r>
      </w:del>
      <m:oMath>
        <m:sSub>
          <m:e>
            <m:r>
              <m:t>ℓ</m:t>
            </m:r>
          </m:e>
          <m:sub>
            <m:r>
              <m:rPr>
                <m:sty m:val="p"/>
              </m:rPr>
              <m:t>∞</m:t>
            </m:r>
          </m:sub>
        </m:sSub>
      </m:oMath>
      <w:del w:id="4009" w:author="PR Preview" w:date="2026-01-01T00:00:00Z">
        <w:r>
          <w:rPr>
            <w:b/>
            <w:bCs/>
          </w:rPr>
          <w:delText xml:space="preserve"> </w:delText>
        </w:r>
      </w:del>
      <w:del w:id="4010" w:author="PR Preview" w:date="2026-01-01T00:00:00Z">
        <w:r>
          <w:rPr>
            <w:b/>
            <w:bCs/>
          </w:rPr>
          <w:delText xml:space="preserve">norms)</w:delText>
        </w:r>
      </w:del>
      <w:del w:id="4011" w:author="PR Preview" w:date="2026-01-01T00:00:00Z">
        <w:r>
          <w:delText xml:space="preserve"> </w:delText>
        </w:r>
      </w:del>
      <w:del w:id="4012" w:author="PR Preview" w:date="2026-01-01T00:00:00Z">
        <w:r>
          <w:delText xml:space="preserve">For</w:delText>
        </w:r>
      </w:del>
      <w:del w:id="4013" w:author="PR Preview" w:date="2026-01-01T00:00:00Z">
        <w:r>
          <w:delText xml:space="preserve"> </w:delText>
        </w:r>
      </w:del>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4014" w:author="PR Preview" w:date="2026-01-01T00:00:00Z">
        <w:r>
          <w:delText xml:space="preserve">:</w:delText>
        </w:r>
      </w:del>
    </w:p>
    <w:p>
      <w:pPr>
        <w:pStyle w:val="FirstParagraph"/>
      </w:pPr>
      <w:ins w:id="4015" w:author="PR Preview" w:date="2026-01-01T00:00:00Z">
        <w:r>
          <w:t xml:space="preserve">The cases</w:t>
        </w:r>
      </w:ins>
      <w:ins w:id="4016" w:author="PR Preview" w:date="2026-01-01T00:00:00Z">
        <w:r>
          <w:t xml:space="preserve"> </w:t>
        </w:r>
      </w:ins>
      <m:oMath>
        <m:r>
          <m:t>k</m:t>
        </m:r>
        <m:r>
          <m:rPr>
            <m:sty m:val="p"/>
          </m:rPr>
          <m:t>=</m:t>
        </m:r>
        <m:r>
          <m:t>1</m:t>
        </m:r>
      </m:oMath>
      <w:ins w:id="4017" w:author="PR Preview" w:date="2026-01-01T00:00:00Z">
        <w:r>
          <w:t xml:space="preserve"> </w:t>
        </w:r>
      </w:ins>
      <w:ins w:id="4018" w:author="PR Preview" w:date="2026-01-01T00:00:00Z">
        <w:r>
          <w:t xml:space="preserve">and</w:t>
        </w:r>
      </w:ins>
      <w:ins w:id="4019" w:author="PR Preview" w:date="2026-01-01T00:00:00Z">
        <w:r>
          <w:t xml:space="preserve"> </w:t>
        </w:r>
      </w:ins>
      <m:oMath>
        <m:r>
          <m:t>k</m:t>
        </m:r>
        <m:r>
          <m:rPr>
            <m:sty m:val="p"/>
          </m:rPr>
          <m:t>=</m:t>
        </m:r>
        <m:r>
          <m:t>2</m:t>
        </m:r>
      </m:oMath>
      <w:ins w:id="4020" w:author="PR Preview" w:date="2026-01-01T00:00:00Z">
        <w:r>
          <w:t xml:space="preserve"> </w:t>
        </w:r>
      </w:ins>
      <w:ins w:id="4021" w:author="PR Preview" w:date="2026-01-01T00:00:00Z">
        <w:r>
          <w:t xml:space="preserve">are named the</w:t>
        </w:r>
      </w:ins>
      <w:ins w:id="4022" w:author="PR Preview" w:date="2026-01-01T00:00:00Z">
        <w:r>
          <w:t xml:space="preserve"> </w:t>
        </w:r>
      </w:ins>
      <m:oMath>
        <m:sSub>
          <m:e>
            <m:r>
              <m:t>ℓ</m:t>
            </m:r>
          </m:e>
          <m:sub>
            <m:r>
              <m:t>1</m:t>
            </m:r>
          </m:sub>
        </m:sSub>
      </m:oMath>
      <w:ins w:id="4023" w:author="PR Preview" w:date="2026-01-01T00:00:00Z">
        <w:r>
          <w:rPr>
            <w:b/>
            <w:bCs/>
          </w:rPr>
          <w:t xml:space="preserve"> </w:t>
        </w:r>
      </w:ins>
      <w:ins w:id="4024" w:author="PR Preview" w:date="2026-01-01T00:00:00Z">
        <w:r>
          <w:rPr>
            <w:b/>
            <w:bCs/>
          </w:rPr>
          <w:t xml:space="preserve">norm</w:t>
        </w:r>
      </w:ins>
      <w:ins w:id="4025" w:author="PR Preview" w:date="2026-01-01T00:00:00Z">
        <w:r>
          <w:t xml:space="preserve"> </w:t>
        </w:r>
      </w:ins>
      <w:ins w:id="4026" w:author="PR Preview" w:date="2026-01-01T00:00:00Z">
        <w:r>
          <w:t xml:space="preserve">(also the</w:t>
        </w:r>
      </w:ins>
      <w:ins w:id="4027" w:author="PR Preview" w:date="2026-01-01T00:00:00Z">
        <w:r>
          <w:t xml:space="preserve"> </w:t>
        </w:r>
      </w:ins>
      <w:ins w:id="4028" w:author="PR Preview" w:date="2026-01-01T00:00:00Z">
        <w:r>
          <w:rPr>
            <w:b/>
            <w:bCs/>
          </w:rPr>
          <w:t xml:space="preserve">taxicab norm</w:t>
        </w:r>
      </w:ins>
      <w:ins w:id="4029" w:author="PR Preview" w:date="2026-01-01T00:00:00Z">
        <w:r>
          <w:t xml:space="preserve"> </w:t>
        </w:r>
      </w:ins>
      <w:ins w:id="4030" w:author="PR Preview" w:date="2026-01-01T00:00:00Z">
        <w:r>
          <w:t xml:space="preserve">or</w:t>
        </w:r>
      </w:ins>
      <w:ins w:id="4031" w:author="PR Preview" w:date="2026-01-01T00:00:00Z">
        <w:r>
          <w:t xml:space="preserve"> </w:t>
        </w:r>
      </w:ins>
      <w:ins w:id="4032" w:author="PR Preview" w:date="2026-01-01T00:00:00Z">
        <w:r>
          <w:rPr>
            <w:b/>
            <w:bCs/>
          </w:rPr>
          <w:t xml:space="preserve">Manhattan norm</w:t>
        </w:r>
      </w:ins>
      <w:ins w:id="4033" w:author="PR Preview" w:date="2026-01-01T00:00:00Z">
        <w:r>
          <w:t xml:space="preserve">)</w:t>
        </w:r>
      </w:ins>
      <w:ins w:id="4034" w:author="PR Preview" w:date="2026-01-01T00:00:00Z">
        <w:r>
          <w:t xml:space="preserve"> </w:t>
        </w:r>
      </w:ins>
      <w:ins w:id="4035" w:author="PR Preview" w:date="2026-01-01T00:00:00Z">
        <w:r>
          <w:t xml:space="preserve">and the</w:t>
        </w:r>
      </w:ins>
      <w:ins w:id="4036" w:author="PR Preview" w:date="2026-01-01T00:00:00Z">
        <w:r>
          <w:t xml:space="preserve"> </w:t>
        </w:r>
      </w:ins>
      <m:oMath>
        <m:sSub>
          <m:e>
            <m:r>
              <m:t>ℓ</m:t>
            </m:r>
          </m:e>
          <m:sub>
            <m:r>
              <m:t>2</m:t>
            </m:r>
          </m:sub>
        </m:sSub>
      </m:oMath>
      <w:ins w:id="4037" w:author="PR Preview" w:date="2026-01-01T00:00:00Z">
        <w:r>
          <w:rPr>
            <w:b/>
            <w:bCs/>
          </w:rPr>
          <w:t xml:space="preserve"> </w:t>
        </w:r>
      </w:ins>
      <w:ins w:id="4038" w:author="PR Preview" w:date="2026-01-01T00:00:00Z">
        <w:r>
          <w:rPr>
            <w:b/>
            <w:bCs/>
          </w:rPr>
          <w:t xml:space="preserve">norm</w:t>
        </w:r>
      </w:ins>
      <w:ins w:id="4039" w:author="PR Preview" w:date="2026-01-01T00:00:00Z">
        <w:r>
          <w:t xml:space="preserve">.</w:t>
        </w:r>
      </w:ins>
      <w:ins w:id="4040" w:author="PR Preview" w:date="2026-01-01T00:00:00Z">
        <w:r>
          <w:t xml:space="preserve"> </w:t>
        </w:r>
      </w:ins>
      <w:ins w:id="4041" w:author="PR Preview" w:date="2026-01-01T00:00:00Z">
        <w:r>
          <w:t xml:space="preserve">The</w:t>
        </w:r>
      </w:ins>
      <w:ins w:id="4042" w:author="PR Preview" w:date="2026-01-01T00:00:00Z">
        <w:r>
          <w:t xml:space="preserve"> </w:t>
        </w:r>
      </w:ins>
      <w:ins w:id="4043" w:author="PR Preview" w:date="2026-01-01T00:00:00Z">
        <w:r>
          <w:rPr>
            <w:b/>
            <w:bCs/>
          </w:rPr>
          <w:t xml:space="preserve">infinity norm</w:t>
        </w:r>
      </w:ins>
      <w:ins w:id="4044" w:author="PR Preview" w:date="2026-01-01T00:00:00Z">
        <w:r>
          <w:t xml:space="preserve"> </w:t>
        </w:r>
      </w:ins>
      <w:ins w:id="4045" w:author="PR Preview" w:date="2026-01-01T00:00:00Z">
        <w:r>
          <w:t xml:space="preserve">(also the</w:t>
        </w:r>
      </w:ins>
      <w:ins w:id="4046" w:author="PR Preview" w:date="2026-01-01T00:00:00Z">
        <w:r>
          <w:t xml:space="preserve"> </w:t>
        </w:r>
      </w:ins>
      <m:oMath>
        <m:sSub>
          <m:e>
            <m:r>
              <m:t>ℓ</m:t>
            </m:r>
          </m:e>
          <m:sub>
            <m:r>
              <m:rPr>
                <m:sty m:val="p"/>
              </m:rPr>
              <m:t>∞</m:t>
            </m:r>
          </m:sub>
        </m:sSub>
      </m:oMath>
      <w:ins w:id="4047" w:author="PR Preview" w:date="2026-01-01T00:00:00Z">
        <w:r>
          <w:rPr>
            <w:b/>
            <w:bCs/>
          </w:rPr>
          <w:t xml:space="preserve"> </w:t>
        </w:r>
      </w:ins>
      <w:ins w:id="4048" w:author="PR Preview" w:date="2026-01-01T00:00:00Z">
        <w:r>
          <w:rPr>
            <w:b/>
            <w:bCs/>
          </w:rPr>
          <w:t xml:space="preserve">norm</w:t>
        </w:r>
      </w:ins>
      <w:ins w:id="4049" w:author="PR Preview" w:date="2026-01-01T00:00:00Z">
        <w:r>
          <w:t xml:space="preserve">,</w:t>
        </w:r>
      </w:ins>
      <w:ins w:id="4050" w:author="PR Preview" w:date="2026-01-01T00:00:00Z">
        <w:r>
          <w:t xml:space="preserve"> </w:t>
        </w:r>
      </w:ins>
      <w:ins w:id="4051" w:author="PR Preview" w:date="2026-01-01T00:00:00Z">
        <w:r>
          <w:rPr>
            <w:b/>
            <w:bCs/>
          </w:rPr>
          <w:t xml:space="preserve">maximum norm</w:t>
        </w:r>
      </w:ins>
      <w:ins w:id="4052" w:author="PR Preview" w:date="2026-01-01T00:00:00Z">
        <w:r>
          <w:t xml:space="preserve">, or</w:t>
        </w:r>
      </w:ins>
      <w:ins w:id="4053" w:author="PR Preview" w:date="2026-01-01T00:00:00Z">
        <w:r>
          <w:t xml:space="preserve"> </w:t>
        </w:r>
      </w:ins>
      <w:ins w:id="4054" w:author="PR Preview" w:date="2026-01-01T00:00:00Z">
        <w:r>
          <w:rPr>
            <w:b/>
            <w:bCs/>
          </w:rPr>
          <w:t xml:space="preserve">Chebyshev norm</w:t>
        </w:r>
      </w:ins>
      <w:ins w:id="4055" w:author="PR Preview" w:date="2026-01-01T00:00:00Z">
        <w:r>
          <w:t xml:space="preserve">) is defined separately by</w:t>
        </w:r>
      </w:ins>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bookmarkEnd w:id="336"/>
    <w:bookmarkStart w:id="337" w:name="exm-vector-p-norm"/>
    <w:p>
      <w:pPr>
        <w:pStyle w:val="FirstParagraph"/>
      </w:pPr>
      <w:ins w:id="4056" w:author="PR Preview" w:date="2026-01-01T00:00:00Z">
        <w:r>
          <w:rPr>
            <w:b/>
            <w:bCs/>
          </w:rPr>
          <w:t xml:space="preserve">Example 101 (Calculating</w:t>
        </w:r>
      </w:ins>
      <w:ins w:id="4057" w:author="PR Preview" w:date="2026-01-01T00:00:00Z">
        <w:r>
          <w:rPr>
            <w:b/>
            <w:bCs/>
          </w:rPr>
          <w:t xml:space="preserve"> </w:t>
        </w:r>
      </w:ins>
      <m:oMath>
        <m:sSub>
          <m:e>
            <m:r>
              <m:t>ℓ</m:t>
            </m:r>
          </m:e>
          <m:sub>
            <m:r>
              <m:t>1</m:t>
            </m:r>
          </m:sub>
        </m:sSub>
      </m:oMath>
      <w:ins w:id="4058" w:author="PR Preview" w:date="2026-01-01T00:00:00Z">
        <w:r>
          <w:rPr>
            <w:b/>
            <w:bCs/>
          </w:rPr>
          <w:t xml:space="preserve">,</w:t>
        </w:r>
      </w:ins>
      <w:ins w:id="4059" w:author="PR Preview" w:date="2026-01-01T00:00:00Z">
        <w:r>
          <w:rPr>
            <w:b/>
            <w:bCs/>
          </w:rPr>
          <w:t xml:space="preserve"> </w:t>
        </w:r>
      </w:ins>
      <m:oMath>
        <m:sSub>
          <m:e>
            <m:r>
              <m:t>ℓ</m:t>
            </m:r>
          </m:e>
          <m:sub>
            <m:r>
              <m:t>2</m:t>
            </m:r>
          </m:sub>
        </m:sSub>
      </m:oMath>
      <w:ins w:id="4060" w:author="PR Preview" w:date="2026-01-01T00:00:00Z">
        <w:r>
          <w:rPr>
            <w:b/>
            <w:bCs/>
          </w:rPr>
          <w:t xml:space="preserve">, and</w:t>
        </w:r>
      </w:ins>
      <w:ins w:id="4061" w:author="PR Preview" w:date="2026-01-01T00:00:00Z">
        <w:r>
          <w:rPr>
            <w:b/>
            <w:bCs/>
          </w:rPr>
          <w:t xml:space="preserve"> </w:t>
        </w:r>
      </w:ins>
      <m:oMath>
        <m:sSub>
          <m:e>
            <m:r>
              <m:t>ℓ</m:t>
            </m:r>
          </m:e>
          <m:sub>
            <m:r>
              <m:rPr>
                <m:sty m:val="p"/>
              </m:rPr>
              <m:t>∞</m:t>
            </m:r>
          </m:sub>
        </m:sSub>
      </m:oMath>
      <w:ins w:id="4062" w:author="PR Preview" w:date="2026-01-01T00:00:00Z">
        <w:r>
          <w:rPr>
            <w:b/>
            <w:bCs/>
          </w:rPr>
          <w:t xml:space="preserve"> </w:t>
        </w:r>
      </w:ins>
      <w:ins w:id="4063" w:author="PR Preview" w:date="2026-01-01T00:00:00Z">
        <w:r>
          <w:rPr>
            <w:b/>
            <w:bCs/>
          </w:rPr>
          <w:t xml:space="preserve">norms)</w:t>
        </w:r>
      </w:ins>
      <w:ins w:id="4064" w:author="PR Preview" w:date="2026-01-01T00:00:00Z">
        <w:r>
          <w:t xml:space="preserve"> </w:t>
        </w:r>
      </w:ins>
      <w:ins w:id="4065" w:author="PR Preview" w:date="2026-01-01T00:00:00Z">
        <w:r>
          <w:t xml:space="preserve">For</w:t>
        </w:r>
      </w:ins>
      <w:ins w:id="4066" w:author="PR Preview" w:date="2026-01-01T00:00:00Z">
        <w:r>
          <w:t xml:space="preserve"> </w:t>
        </w:r>
      </w:ins>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ins w:id="4067" w:author="PR Preview" w:date="2026-01-01T00:00:00Z">
        <w:r>
          <w:t xml:space="preserve">:</w:t>
        </w:r>
      </w:ins>
    </w:p>
    <w:p>
      <w:pPr>
        <w:numPr>
          <w:ilvl w:val="0"/>
          <w:numId w:val="1056"/>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6"/>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6"/>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7"/>
    <w:bookmarkStart w:id="338"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7"/>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7"/>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7"/>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8"/>
    <w:bookmarkStart w:id="339" w:name="thm-vector-p-norm"/>
    <w:p>
      <w:pPr>
        <w:pStyle w:val="BodyText"/>
      </w:pPr>
      <w:ins w:id="4068" w:author="PR Preview" w:date="2026-01-01T00:00:00Z">
        <w:r>
          <w:rPr>
            <w:b/>
            <w:bCs/>
          </w:rPr>
          <w:t xml:space="preserve">Theorem 57 (The</w:t>
        </w:r>
      </w:ins>
      <w:ins w:id="4069" w:author="PR Preview" w:date="2026-01-01T00:00:00Z">
        <w:r>
          <w:rPr>
            <w:b/>
            <w:bCs/>
          </w:rPr>
          <w:t xml:space="preserve"> </w:t>
        </w:r>
      </w:ins>
      <m:oMath>
        <m:sSub>
          <m:e>
            <m:r>
              <m:t>ℓ</m:t>
            </m:r>
          </m:e>
          <m:sub>
            <m:r>
              <m:t>1</m:t>
            </m:r>
          </m:sub>
        </m:sSub>
      </m:oMath>
      <w:ins w:id="4070" w:author="PR Preview" w:date="2026-01-01T00:00:00Z">
        <w:r>
          <w:rPr>
            <w:b/>
            <w:bCs/>
          </w:rPr>
          <w:t xml:space="preserve">,</w:t>
        </w:r>
      </w:ins>
      <w:ins w:id="4071" w:author="PR Preview" w:date="2026-01-01T00:00:00Z">
        <w:r>
          <w:rPr>
            <w:b/>
            <w:bCs/>
          </w:rPr>
          <w:t xml:space="preserve"> </w:t>
        </w:r>
      </w:ins>
      <m:oMath>
        <m:sSub>
          <m:e>
            <m:r>
              <m:t>ℓ</m:t>
            </m:r>
          </m:e>
          <m:sub>
            <m:r>
              <m:t>2</m:t>
            </m:r>
          </m:sub>
        </m:sSub>
      </m:oMath>
      <w:ins w:id="4072" w:author="PR Preview" w:date="2026-01-01T00:00:00Z">
        <w:r>
          <w:rPr>
            <w:b/>
            <w:bCs/>
          </w:rPr>
          <w:t xml:space="preserve"> </w:t>
        </w:r>
      </w:ins>
      <w:ins w:id="4073" w:author="PR Preview" w:date="2026-01-01T00:00:00Z">
        <w:r>
          <w:rPr>
            <w:b/>
            <w:bCs/>
          </w:rPr>
          <w:t xml:space="preserve">and infinity norms, and the norm axioms)</w:t>
        </w:r>
      </w:ins>
      <w:ins w:id="4074" w:author="PR Preview" w:date="2026-01-01T00:00:00Z">
        <w:r>
          <w:t xml:space="preserve"> </w:t>
        </w:r>
      </w:ins>
      <w:ins w:id="4075" w:author="PR Preview" w:date="2026-01-01T00:00:00Z">
        <w:r>
          <w:t xml:space="preserve">Let</w:t>
        </w:r>
      </w:ins>
      <w:ins w:id="4076"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ins w:id="4077" w:author="PR Preview" w:date="2026-01-01T00:00:00Z">
        <w:r>
          <w:t xml:space="preserve">.</w:t>
        </w:r>
      </w:ins>
    </w:p>
    <w:p>
      <w:pPr>
        <w:pStyle w:val="Compact"/>
        <w:numPr>
          <w:ilvl w:val="0"/>
          <w:numId w:val="1058"/>
        </w:numPr>
      </w:pPr>
      <m:oMath>
        <m:r>
          <m:t>​</m:t>
        </m:r>
        <m:d>
          <m:dPr>
            <m:begChr m:val="∥"/>
            <m:sepChr m:val=""/>
            <m:endChr m:val="∥"/>
            <m:grow/>
          </m:dPr>
          <m:e>
            <m:acc>
              <m:accPr>
                <m:chr m:val="̃"/>
              </m:accPr>
              <m:e>
                <m:r>
                  <m:t>x</m:t>
                </m:r>
              </m:e>
            </m:acc>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ins w:id="4078" w:author="PR Preview" w:date="2026-01-01T00:00:00Z">
        <w:r>
          <w:t xml:space="preserve">, and</w:t>
        </w:r>
      </w:ins>
      <w:ins w:id="4079" w:author="PR Preview" w:date="2026-01-01T00:00:00Z">
        <w:r>
          <w:t xml:space="preserve"> </w:t>
        </w:r>
      </w:ins>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ins w:id="4080" w:author="PR Preview" w:date="2026-01-01T00:00:00Z">
        <w:r>
          <w:t xml:space="preserve">,</w:t>
        </w:r>
      </w:ins>
      <w:ins w:id="4081" w:author="PR Preview" w:date="2026-01-01T00:00:00Z">
        <w:r>
          <w:t xml:space="preserve"> </w:t>
        </w:r>
      </w:ins>
      <w:ins w:id="4082" w:author="PR Preview" w:date="2026-01-01T00:00:00Z">
        <w:r>
          <w:t xml:space="preserve">which is the Euclidean norm (</w:t>
        </w:r>
      </w:ins>
      <w:hyperlink w:anchor="def-euclidean-norm">
        <w:ins w:id="4083" w:author="PR Preview" w:date="2026-01-01T00:00:00Z">
          <w:r>
            <w:rPr>
              <w:rStyle w:val="Hyperlink"/>
            </w:rPr>
            <w:t xml:space="preserve">Definition 14</w:t>
          </w:r>
        </w:ins>
      </w:hyperlink>
      <w:ins w:id="4084" w:author="PR Preview" w:date="2026-01-01T00:00:00Z">
        <w:r>
          <w:t xml:space="preserve">).</w:t>
        </w:r>
      </w:ins>
    </w:p>
    <w:p>
      <w:pPr>
        <w:pStyle w:val="Compact"/>
        <w:numPr>
          <w:ilvl w:val="0"/>
          <w:numId w:val="1058"/>
        </w:numPr>
      </w:pPr>
      <m:oMath>
        <m:r>
          <m:t>​</m:t>
        </m:r>
        <m:d>
          <m:dPr>
            <m:begChr m:val="∥"/>
            <m:sepChr m:val=""/>
            <m:endChr m:val="∥"/>
            <m:grow/>
          </m:dPr>
          <m:e>
            <m:acc>
              <m:accPr>
                <m:chr m:val="̃"/>
              </m:accPr>
              <m:e>
                <m:r>
                  <m:t>x</m:t>
                </m:r>
              </m:e>
            </m:acc>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acc>
              <m:accPr>
                <m:chr m:val="̃"/>
              </m:accPr>
              <m:e>
                <m:r>
                  <m:t>x</m:t>
                </m:r>
              </m:e>
            </m:acc>
          </m:e>
        </m:d>
        <m:sSub>
          <m:e>
            <m:r>
              <m:t>​</m:t>
            </m:r>
          </m:e>
          <m:sub>
            <m:r>
              <m:t>k</m:t>
            </m:r>
          </m:sub>
        </m:sSub>
      </m:oMath>
      <w:ins w:id="4085" w:author="PR Preview" w:date="2026-01-01T00:00:00Z">
        <w:r>
          <w:t xml:space="preserve">.</w:t>
        </w:r>
      </w:ins>
    </w:p>
    <w:p>
      <w:pPr>
        <w:pStyle w:val="Compact"/>
        <w:numPr>
          <w:ilvl w:val="0"/>
          <w:numId w:val="1058"/>
        </w:numPr>
      </w:pPr>
      <w:ins w:id="4086" w:author="PR Preview" w:date="2026-01-01T00:00:00Z">
        <w:r>
          <w:t xml:space="preserve">For every real number</w:t>
        </w:r>
      </w:ins>
      <w:ins w:id="4087" w:author="PR Preview" w:date="2026-01-01T00:00:00Z">
        <w:r>
          <w:t xml:space="preserve"> </w:t>
        </w:r>
      </w:ins>
      <m:oMath>
        <m:r>
          <m:t>k</m:t>
        </m:r>
        <m:r>
          <m:rPr>
            <m:sty m:val="p"/>
          </m:rPr>
          <m:t>≥</m:t>
        </m:r>
        <m:r>
          <m:t>1</m:t>
        </m:r>
      </m:oMath>
      <w:ins w:id="4088" w:author="PR Preview" w:date="2026-01-01T00:00:00Z">
        <w:r>
          <w:t xml:space="preserve">, and for</w:t>
        </w:r>
      </w:ins>
      <w:ins w:id="4089" w:author="PR Preview" w:date="2026-01-01T00:00:00Z">
        <w:r>
          <w:t xml:space="preserve"> </w:t>
        </w:r>
      </w:ins>
      <m:oMath>
        <m:r>
          <m:t>k</m:t>
        </m:r>
        <m:r>
          <m:rPr>
            <m:sty m:val="p"/>
          </m:rPr>
          <m:t>=</m:t>
        </m:r>
        <m:r>
          <m:rPr>
            <m:sty m:val="p"/>
          </m:rPr>
          <m:t>∞</m:t>
        </m:r>
      </m:oMath>
      <w:ins w:id="4090" w:author="PR Preview" w:date="2026-01-01T00:00:00Z">
        <w:r>
          <w:t xml:space="preserve">,</w:t>
        </w:r>
      </w:ins>
      <w:ins w:id="4091" w:author="PR Preview" w:date="2026-01-01T00:00:00Z">
        <w:r>
          <w:t xml:space="preserve"> </w:t>
        </w:r>
      </w:ins>
      <m:oMath>
        <m:r>
          <m:t>​</m:t>
        </m:r>
        <m:d>
          <m:dPr>
            <m:begChr m:val="∥"/>
            <m:sepChr m:val=""/>
            <m:endChr m:val="∥"/>
            <m:grow/>
          </m:dPr>
          <m:e>
            <m:r>
              <m:rPr>
                <m:sty m:val="p"/>
              </m:rPr>
              <m:t>⋅</m:t>
            </m:r>
          </m:e>
        </m:d>
        <m:sSub>
          <m:e>
            <m:r>
              <m:t>​</m:t>
            </m:r>
          </m:e>
          <m:sub>
            <m:r>
              <m:t>k</m:t>
            </m:r>
          </m:sub>
        </m:sSub>
      </m:oMath>
      <w:ins w:id="4092" w:author="PR Preview" w:date="2026-01-01T00:00:00Z">
        <w:r>
          <w:t xml:space="preserve"> </w:t>
        </w:r>
      </w:ins>
      <w:ins w:id="4093" w:author="PR Preview" w:date="2026-01-01T00:00:00Z">
        <w:r>
          <w:t xml:space="preserve">is a norm on</w:t>
        </w:r>
      </w:ins>
      <w:ins w:id="4094" w:author="PR Preview" w:date="2026-01-01T00:00:00Z">
        <w:r>
          <w:t xml:space="preserve"> </w:t>
        </w:r>
      </w:ins>
      <m:oMath>
        <m:sSup>
          <m:e>
            <m:r>
              <m:rPr>
                <m:scr m:val="double-struck"/>
                <m:sty m:val="p"/>
              </m:rPr>
              <m:t>R</m:t>
            </m:r>
          </m:e>
          <m:sup>
            <m:r>
              <m:t>p</m:t>
            </m:r>
          </m:sup>
        </m:sSup>
      </m:oMath>
      <w:ins w:id="4095" w:author="PR Preview" w:date="2026-01-01T00:00:00Z">
        <w:r>
          <w:t xml:space="preserve"> </w:t>
        </w:r>
      </w:ins>
      <w:ins w:id="4096" w:author="PR Preview" w:date="2026-01-01T00:00:00Z">
        <w:r>
          <w:t xml:space="preserve">(</w:t>
        </w:r>
      </w:ins>
      <w:hyperlink w:anchor="def-norm">
        <w:ins w:id="4097" w:author="PR Preview" w:date="2026-01-01T00:00:00Z">
          <w:r>
            <w:rPr>
              <w:rStyle w:val="Hyperlink"/>
            </w:rPr>
            <w:t xml:space="preserve">Definition 59</w:t>
          </w:r>
        </w:ins>
      </w:hyperlink>
      <w:ins w:id="4098" w:author="PR Preview" w:date="2026-01-01T00:00:00Z">
        <w:r>
          <w:t xml:space="preserve">).</w:t>
        </w:r>
      </w:ins>
    </w:p>
    <w:bookmarkEnd w:id="339"/>
    <w:p>
      <w:pPr>
        <w:pStyle w:val="FirstParagraph"/>
      </w:pPr>
      <w:ins w:id="4099" w:author="PR Preview" w:date="2026-01-01T00:00:00Z">
        <w:r>
          <w:rPr>
            <w:i/>
            <w:iCs/>
          </w:rPr>
          <w:t xml:space="preserve">Proof</w:t>
        </w:r>
      </w:ins>
      <w:ins w:id="4100" w:author="PR Preview" w:date="2026-01-01T00:00:00Z">
        <w:r>
          <w:t xml:space="preserve">. </w:t>
        </w:r>
      </w:ins>
      <w:ins w:id="4101" w:author="PR Preview" w:date="2026-01-01T00:00:00Z">
        <w:r>
          <w:rPr>
            <w:b/>
            <w:bCs/>
          </w:rPr>
          <w:t xml:space="preserve">Part 1.</w:t>
        </w:r>
      </w:ins>
      <w:ins w:id="4102" w:author="PR Preview" w:date="2026-01-01T00:00:00Z">
        <w:r>
          <w:t xml:space="preserve"> </w:t>
        </w:r>
      </w:ins>
      <w:ins w:id="4103" w:author="PR Preview" w:date="2026-01-01T00:00:00Z">
        <w:r>
          <w:t xml:space="preserve">Setting</w:t>
        </w:r>
      </w:ins>
      <w:ins w:id="4104" w:author="PR Preview" w:date="2026-01-01T00:00:00Z">
        <w:r>
          <w:t xml:space="preserve"> </w:t>
        </w:r>
      </w:ins>
      <m:oMath>
        <m:r>
          <m:t>k</m:t>
        </m:r>
        <m:r>
          <m:rPr>
            <m:sty m:val="p"/>
          </m:rPr>
          <m:t>=</m:t>
        </m:r>
        <m:r>
          <m:t>1</m:t>
        </m:r>
      </m:oMath>
      <w:ins w:id="4105" w:author="PR Preview" w:date="2026-01-01T00:00:00Z">
        <w:r>
          <w:t xml:space="preserve"> </w:t>
        </w:r>
      </w:ins>
      <w:ins w:id="4106" w:author="PR Preview" w:date="2026-01-01T00:00:00Z">
        <w:r>
          <w:t xml:space="preserve">in</w:t>
        </w:r>
      </w:ins>
      <w:ins w:id="4107" w:author="PR Preview" w:date="2026-01-01T00:00:00Z">
        <w:r>
          <w:t xml:space="preserve"> </w:t>
        </w:r>
      </w:ins>
      <w:hyperlink w:anchor="def-vector-p-norm">
        <w:ins w:id="4108" w:author="PR Preview" w:date="2026-01-01T00:00:00Z">
          <w:r>
            <w:rPr>
              <w:rStyle w:val="Hyperlink"/>
            </w:rPr>
            <w:t xml:space="preserve">Definition 60</w:t>
          </w:r>
        </w:ins>
      </w:hyperlink>
      <w:ins w:id="4109" w:author="PR Preview" w:date="2026-01-01T00:00:00Z">
        <w:r>
          <w:t xml:space="preserve"> </w:t>
        </w:r>
      </w:ins>
      <w:ins w:id="4110" w:author="PR Preview" w:date="2026-01-01T00:00:00Z">
        <w:r>
          <w:t xml:space="preserve">gives</w:t>
        </w:r>
      </w:ins>
      <w:ins w:id="4111"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ins w:id="4112" w:author="PR Preview" w:date="2026-01-01T00:00:00Z">
        <w:r>
          <w:t xml:space="preserve">.</w:t>
        </w:r>
      </w:ins>
      <w:ins w:id="4113" w:author="PR Preview" w:date="2026-01-01T00:00:00Z">
        <w:r>
          <w:t xml:space="preserve"> </w:t>
        </w:r>
      </w:ins>
      <w:ins w:id="4114" w:author="PR Preview" w:date="2026-01-01T00:00:00Z">
        <w:r>
          <w:t xml:space="preserve">Setting</w:t>
        </w:r>
      </w:ins>
      <w:ins w:id="4115" w:author="PR Preview" w:date="2026-01-01T00:00:00Z">
        <w:r>
          <w:t xml:space="preserve"> </w:t>
        </w:r>
      </w:ins>
      <m:oMath>
        <m:r>
          <m:t>k</m:t>
        </m:r>
        <m:r>
          <m:rPr>
            <m:sty m:val="p"/>
          </m:rPr>
          <m:t>=</m:t>
        </m:r>
        <m:r>
          <m:t>2</m:t>
        </m:r>
      </m:oMath>
      <w:ins w:id="4116" w:author="PR Preview" w:date="2026-01-01T00:00:00Z">
        <w:r>
          <w:t xml:space="preserve"> </w:t>
        </w:r>
      </w:ins>
      <w:ins w:id="4117" w:author="PR Preview" w:date="2026-01-01T00:00:00Z">
        <w:r>
          <w:t xml:space="preserve">gives</w:t>
        </w:r>
      </w:ins>
      <w:ins w:id="4118" w:author="PR Preview" w:date="2026-01-01T00:00:00Z">
        <w:r>
          <w:t xml:space="preserve"> </w:t>
        </w:r>
      </w:ins>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ins w:id="4119" w:author="PR Preview" w:date="2026-01-01T00:00:00Z">
        <w:r>
          <w:t xml:space="preserve">,</w:t>
        </w:r>
      </w:ins>
      <w:ins w:id="4120" w:author="PR Preview" w:date="2026-01-01T00:00:00Z">
        <w:r>
          <w:t xml:space="preserve"> </w:t>
        </w:r>
      </w:ins>
      <w:ins w:id="4121" w:author="PR Preview" w:date="2026-01-01T00:00:00Z">
        <w:r>
          <w:t xml:space="preserve">and</w:t>
        </w:r>
      </w:ins>
      <w:ins w:id="4122" w:author="PR Preview" w:date="2026-01-01T00:00:00Z">
        <w:r>
          <w:t xml:space="preserve"> </w:t>
        </w:r>
      </w:ins>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ins w:id="4123" w:author="PR Preview" w:date="2026-01-01T00:00:00Z">
        <w:r>
          <w:t xml:space="preserve"> </w:t>
        </w:r>
      </w:ins>
      <w:ins w:id="4124" w:author="PR Preview" w:date="2026-01-01T00:00:00Z">
        <w:r>
          <w:t xml:space="preserve">for every real number</w:t>
        </w:r>
      </w:ins>
      <w:ins w:id="4125" w:author="PR Preview" w:date="2026-01-01T00:00:00Z">
        <w:r>
          <w:t xml:space="preserve"> </w:t>
        </w:r>
      </w:ins>
      <m:oMath>
        <m:sSub>
          <m:e>
            <m:r>
              <m:t>x</m:t>
            </m:r>
          </m:e>
          <m:sub>
            <m:r>
              <m:t>i</m:t>
            </m:r>
          </m:sub>
        </m:sSub>
      </m:oMath>
      <w:ins w:id="4126" w:author="PR Preview" w:date="2026-01-01T00:00:00Z">
        <w:r>
          <w:t xml:space="preserve">.</w:t>
        </w:r>
      </w:ins>
    </w:p>
    <w:p>
      <w:pPr>
        <w:pStyle w:val="BodyText"/>
      </w:pPr>
      <w:ins w:id="4127" w:author="PR Preview" w:date="2026-01-01T00:00:00Z">
        <w:r>
          <w:rPr>
            <w:b/>
            <w:bCs/>
          </w:rPr>
          <w:t xml:space="preserve">Part 2.</w:t>
        </w:r>
      </w:ins>
      <w:ins w:id="4128" w:author="PR Preview" w:date="2026-01-01T00:00:00Z">
        <w:r>
          <w:t xml:space="preserve"> </w:t>
        </w:r>
      </w:ins>
      <w:ins w:id="4129" w:author="PR Preview" w:date="2026-01-01T00:00:00Z">
        <w:r>
          <w:t xml:space="preserve">If</w:t>
        </w:r>
      </w:ins>
      <w:ins w:id="4130" w:author="PR Preview" w:date="2026-01-01T00:00:00Z">
        <w:r>
          <w:t xml:space="preserve"> </w:t>
        </w:r>
      </w:ins>
      <m:oMath>
        <m:acc>
          <m:accPr>
            <m:chr m:val="̃"/>
          </m:accPr>
          <m:e>
            <m:r>
              <m:t>x</m:t>
            </m:r>
          </m:e>
        </m:acc>
        <m:r>
          <m:rPr>
            <m:sty m:val="p"/>
          </m:rPr>
          <m:t>=</m:t>
        </m:r>
        <m:acc>
          <m:accPr>
            <m:chr m:val="̃"/>
          </m:accPr>
          <m:e>
            <m:r>
              <m:t>0</m:t>
            </m:r>
          </m:e>
        </m:acc>
      </m:oMath>
      <w:ins w:id="4131" w:author="PR Preview" w:date="2026-01-01T00:00:00Z">
        <w:r>
          <w:t xml:space="preserve">, every</w:t>
        </w:r>
      </w:ins>
      <w:ins w:id="4132" w:author="PR Preview" w:date="2026-01-01T00:00:00Z">
        <w:r>
          <w:t xml:space="preserve"> </w:t>
        </w:r>
      </w:ins>
      <m:oMath>
        <m:r>
          <m:t>​</m:t>
        </m:r>
        <m:d>
          <m:dPr>
            <m:begChr m:val="∥"/>
            <m:sepChr m:val=""/>
            <m:endChr m:val="∥"/>
            <m:grow/>
          </m:dPr>
          <m:e>
            <m:acc>
              <m:accPr>
                <m:chr m:val="̃"/>
              </m:accPr>
              <m:e>
                <m:r>
                  <m:t>x</m:t>
                </m:r>
              </m:e>
            </m:acc>
          </m:e>
        </m:d>
        <m:sSub>
          <m:e>
            <m:r>
              <m:t>​</m:t>
            </m:r>
          </m:e>
          <m:sub>
            <m:r>
              <m:t>k</m:t>
            </m:r>
          </m:sub>
        </m:sSub>
      </m:oMath>
      <w:ins w:id="4133" w:author="PR Preview" w:date="2026-01-01T00:00:00Z">
        <w:r>
          <w:t xml:space="preserve"> </w:t>
        </w:r>
      </w:ins>
      <w:ins w:id="4134" w:author="PR Preview" w:date="2026-01-01T00:00:00Z">
        <w:r>
          <w:t xml:space="preserve">is</w:t>
        </w:r>
      </w:ins>
      <w:ins w:id="4135" w:author="PR Preview" w:date="2026-01-01T00:00:00Z">
        <w:r>
          <w:t xml:space="preserve"> </w:t>
        </w:r>
      </w:ins>
      <m:oMath>
        <m:r>
          <m:t>0</m:t>
        </m:r>
      </m:oMath>
      <w:ins w:id="4136" w:author="PR Preview" w:date="2026-01-01T00:00:00Z">
        <w:r>
          <w:t xml:space="preserve">, and so is</w:t>
        </w:r>
      </w:ins>
      <w:ins w:id="4137" w:author="PR Preview" w:date="2026-01-01T00:00:00Z">
        <w:r>
          <w:t xml:space="preserve"> </w:t>
        </w:r>
      </w:ins>
      <m:oMath>
        <m:r>
          <m:t>​</m:t>
        </m:r>
        <m:d>
          <m:dPr>
            <m:begChr m:val="∥"/>
            <m:sepChr m:val=""/>
            <m:endChr m:val="∥"/>
            <m:grow/>
          </m:dPr>
          <m:e>
            <m:acc>
              <m:accPr>
                <m:chr m:val="̃"/>
              </m:accPr>
              <m:e>
                <m:r>
                  <m:t>x</m:t>
                </m:r>
              </m:e>
            </m:acc>
          </m:e>
        </m:d>
        <m:sSub>
          <m:e>
            <m:r>
              <m:t>​</m:t>
            </m:r>
          </m:e>
          <m:sub>
            <m:r>
              <m:rPr>
                <m:sty m:val="p"/>
              </m:rPr>
              <m:t>∞</m:t>
            </m:r>
          </m:sub>
        </m:sSub>
      </m:oMath>
      <w:ins w:id="4138" w:author="PR Preview" w:date="2026-01-01T00:00:00Z">
        <w:r>
          <w:t xml:space="preserve">.</w:t>
        </w:r>
      </w:ins>
      <w:ins w:id="4139" w:author="PR Preview" w:date="2026-01-01T00:00:00Z">
        <w:r>
          <w:t xml:space="preserve"> </w:t>
        </w:r>
      </w:ins>
      <w:ins w:id="4140" w:author="PR Preview" w:date="2026-01-01T00:00:00Z">
        <w:r>
          <w:t xml:space="preserve">Otherwise, let</w:t>
        </w:r>
      </w:ins>
      <w:ins w:id="4141" w:author="PR Preview" w:date="2026-01-01T00:00:00Z">
        <w:r>
          <w:t xml:space="preserve"> </w:t>
        </w:r>
      </w:ins>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ins w:id="4142" w:author="PR Preview" w:date="2026-01-01T00:00:00Z">
        <w:r>
          <w:t xml:space="preserve">, and pick</w:t>
        </w:r>
      </w:ins>
      <w:ins w:id="4143" w:author="PR Preview" w:date="2026-01-01T00:00:00Z">
        <w:r>
          <w:t xml:space="preserve"> </w:t>
        </w:r>
      </w:ins>
      <m:oMath>
        <m:r>
          <m:t>j</m:t>
        </m:r>
      </m:oMath>
      <w:ins w:id="4144" w:author="PR Preview" w:date="2026-01-01T00:00:00Z">
        <w:r>
          <w:t xml:space="preserve"> </w:t>
        </w:r>
      </w:ins>
      <w:ins w:id="4145" w:author="PR Preview" w:date="2026-01-01T00:00:00Z">
        <w:r>
          <w:t xml:space="preserve">with</w:t>
        </w:r>
      </w:ins>
      <w:ins w:id="4146" w:author="PR Preview" w:date="2026-01-01T00:00:00Z">
        <w:r>
          <w:t xml:space="preserve"> </w:t>
        </w:r>
      </w:ins>
      <m:oMath>
        <m:r>
          <m:t>​</m:t>
        </m:r>
        <m:d>
          <m:dPr>
            <m:begChr m:val="|"/>
            <m:sepChr m:val=""/>
            <m:endChr m:val="|"/>
            <m:grow/>
          </m:dPr>
          <m:e>
            <m:sSub>
              <m:e>
                <m:r>
                  <m:t>x</m:t>
                </m:r>
              </m:e>
              <m:sub>
                <m:r>
                  <m:t>j</m:t>
                </m:r>
              </m:sub>
            </m:sSub>
          </m:e>
        </m:d>
        <m:r>
          <m:t>​</m:t>
        </m:r>
        <m:r>
          <m:rPr>
            <m:sty m:val="p"/>
          </m:rPr>
          <m:t>=</m:t>
        </m:r>
        <m:r>
          <m:t>M</m:t>
        </m:r>
      </m:oMath>
      <w:ins w:id="4147" w:author="PR Preview" w:date="2026-01-01T00:00:00Z">
        <w:r>
          <w:t xml:space="preserve">.</w:t>
        </w:r>
      </w:ins>
      <w:ins w:id="4148" w:author="PR Preview" w:date="2026-01-01T00:00:00Z">
        <w:r>
          <w:t xml:space="preserve"> </w:t>
        </w:r>
      </w:ins>
      <w:ins w:id="4149" w:author="PR Preview" w:date="2026-01-01T00:00:00Z">
        <w:r>
          <w:t xml:space="preserve">Every term of</w:t>
        </w:r>
      </w:ins>
      <w:ins w:id="4150"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4151" w:author="PR Preview" w:date="2026-01-01T00:00:00Z">
        <w:r>
          <w:t xml:space="preserve"> </w:t>
        </w:r>
      </w:ins>
      <w:ins w:id="4152" w:author="PR Preview" w:date="2026-01-01T00:00:00Z">
        <w:r>
          <w:t xml:space="preserve">is at most</w:t>
        </w:r>
      </w:ins>
      <w:ins w:id="4153" w:author="PR Preview" w:date="2026-01-01T00:00:00Z">
        <w:r>
          <w:t xml:space="preserve"> </w:t>
        </w:r>
      </w:ins>
      <m:oMath>
        <m:sSup>
          <m:e>
            <m:r>
              <m:t>M</m:t>
            </m:r>
          </m:e>
          <m:sup>
            <m:r>
              <m:t>k</m:t>
            </m:r>
          </m:sup>
        </m:sSup>
      </m:oMath>
      <w:ins w:id="4154" w:author="PR Preview" w:date="2026-01-01T00:00:00Z">
        <w:r>
          <w:t xml:space="preserve">, and the</w:t>
        </w:r>
      </w:ins>
      <w:ins w:id="4155" w:author="PR Preview" w:date="2026-01-01T00:00:00Z">
        <w:r>
          <w:t xml:space="preserve"> </w:t>
        </w:r>
      </w:ins>
      <m:oMath>
        <m:r>
          <m:t>j</m:t>
        </m:r>
      </m:oMath>
      <w:ins w:id="4156" w:author="PR Preview" w:date="2026-01-01T00:00:00Z">
        <w:r>
          <w:t xml:space="preserve">th term equals</w:t>
        </w:r>
      </w:ins>
      <w:ins w:id="4157" w:author="PR Preview" w:date="2026-01-01T00:00:00Z">
        <w:r>
          <w:t xml:space="preserve"> </w:t>
        </w:r>
      </w:ins>
      <m:oMath>
        <m:sSup>
          <m:e>
            <m:r>
              <m:t>M</m:t>
            </m:r>
          </m:e>
          <m:sup>
            <m:r>
              <m:t>k</m:t>
            </m:r>
          </m:sup>
        </m:sSup>
      </m:oMath>
      <w:ins w:id="4158" w:author="PR Preview" w:date="2026-01-01T00:00:00Z">
        <w:r>
          <w:t xml:space="preserve">, so</w:t>
        </w:r>
      </w:ins>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ins w:id="4159" w:author="PR Preview" w:date="2026-01-01T00:00:00Z">
        <w:r>
          <w:t xml:space="preserve">Taking the</w:t>
        </w:r>
      </w:ins>
      <w:ins w:id="4160" w:author="PR Preview" w:date="2026-01-01T00:00:00Z">
        <w:r>
          <w:t xml:space="preserve"> </w:t>
        </w:r>
      </w:ins>
      <m:oMath>
        <m:r>
          <m:t>1</m:t>
        </m:r>
        <m:r>
          <m:rPr>
            <m:sty m:val="p"/>
          </m:rPr>
          <m:t>/</m:t>
        </m:r>
        <m:r>
          <m:t>k</m:t>
        </m:r>
      </m:oMath>
      <w:ins w:id="4161" w:author="PR Preview" w:date="2026-01-01T00:00:00Z">
        <w:r>
          <w:t xml:space="preserve"> </w:t>
        </w:r>
      </w:ins>
      <w:ins w:id="4162" w:author="PR Preview" w:date="2026-01-01T00:00:00Z">
        <w:r>
          <w:t xml:space="preserve">power, which preserves order on</w:t>
        </w:r>
      </w:ins>
      <w:ins w:id="4163" w:author="PR Preview" w:date="2026-01-01T00:00:00Z">
        <w:r>
          <w:t xml:space="preserve"> </w:t>
        </w:r>
      </w:ins>
      <m:oMath>
        <m:r>
          <m:rPr>
            <m:sty m:val="p"/>
          </m:rPr>
          <m:t>[</m:t>
        </m:r>
        <m:r>
          <m:t>0</m:t>
        </m:r>
        <m:r>
          <m:rPr>
            <m:sty m:val="p"/>
          </m:rPr>
          <m:t>,</m:t>
        </m:r>
        <m:r>
          <m:rPr>
            <m:sty m:val="p"/>
          </m:rPr>
          <m:t>∞</m:t>
        </m:r>
        <m:r>
          <m:rPr>
            <m:sty m:val="p"/>
          </m:rPr>
          <m:t>)</m:t>
        </m:r>
      </m:oMath>
      <w:ins w:id="4164" w:author="PR Preview" w:date="2026-01-01T00:00:00Z">
        <w:r>
          <w:t xml:space="preserve">, gives</w:t>
        </w:r>
      </w:ins>
    </w:p>
    <w:p>
      <w:pPr>
        <w:pStyle w:val="BodyText"/>
      </w:pPr>
      <m:oMathPara>
        <m:oMathParaPr>
          <m:jc m:val="center"/>
        </m:oMathParaPr>
        <m:oMath>
          <m:r>
            <m:t>M</m:t>
          </m:r>
          <m:r>
            <m:rPr>
              <m:sty m:val="p"/>
            </m:rPr>
            <m:t>≤</m:t>
          </m:r>
          <m:r>
            <m:t>​</m:t>
          </m:r>
          <m:d>
            <m:dPr>
              <m:begChr m:val="∥"/>
              <m:sepChr m:val=""/>
              <m:endChr m:val="∥"/>
              <m:grow/>
            </m:dPr>
            <m:e>
              <m:acc>
                <m:accPr>
                  <m:chr m:val="̃"/>
                </m:accPr>
                <m:e>
                  <m:r>
                    <m:t>x</m:t>
                  </m:r>
                </m:e>
              </m:acc>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ins w:id="4165" w:author="PR Preview" w:date="2026-01-01T00:00:00Z">
        <w:r>
          <w:t xml:space="preserve">As</w:t>
        </w:r>
      </w:ins>
      <w:ins w:id="4166" w:author="PR Preview" w:date="2026-01-01T00:00:00Z">
        <w:r>
          <w:t xml:space="preserve"> </w:t>
        </w:r>
      </w:ins>
      <m:oMath>
        <m:r>
          <m:t>k</m:t>
        </m:r>
        <m:r>
          <m:rPr>
            <m:sty m:val="p"/>
          </m:rPr>
          <m:t>→</m:t>
        </m:r>
        <m:r>
          <m:rPr>
            <m:sty m:val="p"/>
          </m:rPr>
          <m:t>∞</m:t>
        </m:r>
      </m:oMath>
      <w:ins w:id="4167" w:author="PR Preview" w:date="2026-01-01T00:00:00Z">
        <w:r>
          <w:t xml:space="preserve">,</w:t>
        </w:r>
      </w:ins>
      <w:ins w:id="4168" w:author="PR Preview" w:date="2026-01-01T00:00:00Z">
        <w:r>
          <w:t xml:space="preserve"> </w:t>
        </w:r>
      </w:ins>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ins w:id="4169" w:author="PR Preview" w:date="2026-01-01T00:00:00Z">
        <w:r>
          <w:t xml:space="preserve">,</w:t>
        </w:r>
      </w:ins>
      <w:ins w:id="4170" w:author="PR Preview" w:date="2026-01-01T00:00:00Z">
        <w:r>
          <w:t xml:space="preserve"> </w:t>
        </w:r>
      </w:ins>
      <w:ins w:id="4171" w:author="PR Preview" w:date="2026-01-01T00:00:00Z">
        <w:r>
          <w:t xml:space="preserve">so</w:t>
        </w:r>
      </w:ins>
      <w:ins w:id="4172" w:author="PR Preview" w:date="2026-01-01T00:00:00Z">
        <w:r>
          <w:t xml:space="preserve"> </w:t>
        </w:r>
      </w:ins>
      <m:oMath>
        <m:r>
          <m:t>​</m:t>
        </m:r>
        <m:d>
          <m:dPr>
            <m:begChr m:val="∥"/>
            <m:sepChr m:val=""/>
            <m:endChr m:val="∥"/>
            <m:grow/>
          </m:dPr>
          <m:e>
            <m:acc>
              <m:accPr>
                <m:chr m:val="̃"/>
              </m:accPr>
              <m:e>
                <m:r>
                  <m:t>x</m:t>
                </m:r>
              </m:e>
            </m:acc>
          </m:e>
        </m:d>
        <m:sSub>
          <m:e>
            <m:r>
              <m:t>​</m:t>
            </m:r>
          </m:e>
          <m:sub>
            <m:r>
              <m:t>k</m:t>
            </m:r>
          </m:sub>
        </m:sSub>
      </m:oMath>
      <w:ins w:id="4173" w:author="PR Preview" w:date="2026-01-01T00:00:00Z">
        <w:r>
          <w:t xml:space="preserve"> </w:t>
        </w:r>
      </w:ins>
      <w:ins w:id="4174" w:author="PR Preview" w:date="2026-01-01T00:00:00Z">
        <w:r>
          <w:t xml:space="preserve">is squeezed between</w:t>
        </w:r>
      </w:ins>
      <w:ins w:id="4175" w:author="PR Preview" w:date="2026-01-01T00:00:00Z">
        <w:r>
          <w:t xml:space="preserve"> </w:t>
        </w:r>
      </w:ins>
      <m:oMath>
        <m:r>
          <m:t>M</m:t>
        </m:r>
      </m:oMath>
      <w:ins w:id="4176" w:author="PR Preview" w:date="2026-01-01T00:00:00Z">
        <w:r>
          <w:t xml:space="preserve"> </w:t>
        </w:r>
      </w:ins>
      <w:ins w:id="4177" w:author="PR Preview" w:date="2026-01-01T00:00:00Z">
        <w:r>
          <w:t xml:space="preserve">and a quantity that tends to</w:t>
        </w:r>
      </w:ins>
      <w:ins w:id="4178" w:author="PR Preview" w:date="2026-01-01T00:00:00Z">
        <w:r>
          <w:t xml:space="preserve"> </w:t>
        </w:r>
      </w:ins>
      <m:oMath>
        <m:r>
          <m:t>M</m:t>
        </m:r>
      </m:oMath>
      <w:ins w:id="4179" w:author="PR Preview" w:date="2026-01-01T00:00:00Z">
        <w:r>
          <w:t xml:space="preserve">.</w:t>
        </w:r>
      </w:ins>
      <w:ins w:id="4180" w:author="PR Preview" w:date="2026-01-01T00:00:00Z">
        <w:r>
          <w:t xml:space="preserve"> </w:t>
        </w:r>
      </w:ins>
      <w:ins w:id="4181" w:author="PR Preview" w:date="2026-01-01T00:00:00Z">
        <w:r>
          <w:t xml:space="preserve">Thus</w:t>
        </w:r>
      </w:ins>
      <w:ins w:id="4182" w:author="PR Preview" w:date="2026-01-01T00:00:00Z">
        <w:r>
          <w:t xml:space="preserve"> </w:t>
        </w:r>
      </w:ins>
      <m:oMath>
        <m:r>
          <m:t>​</m:t>
        </m:r>
        <m:d>
          <m:dPr>
            <m:begChr m:val="∥"/>
            <m:sepChr m:val=""/>
            <m:endChr m:val="∥"/>
            <m:grow/>
          </m:dPr>
          <m:e>
            <m:acc>
              <m:accPr>
                <m:chr m:val="̃"/>
              </m:accPr>
              <m:e>
                <m:r>
                  <m:t>x</m:t>
                </m:r>
              </m:e>
            </m:acc>
          </m:e>
        </m:d>
        <m:sSub>
          <m:e>
            <m:r>
              <m:t>​</m:t>
            </m:r>
          </m:e>
          <m:sub>
            <m:r>
              <m:t>k</m:t>
            </m:r>
          </m:sub>
        </m:sSub>
        <m:r>
          <m:rPr>
            <m:sty m:val="p"/>
          </m:rPr>
          <m:t>→</m:t>
        </m:r>
        <m:r>
          <m:t>M</m:t>
        </m:r>
        <m:r>
          <m:rPr>
            <m:sty m:val="p"/>
          </m:rPr>
          <m:t>=</m:t>
        </m:r>
        <m:r>
          <m:t>​</m:t>
        </m:r>
        <m:d>
          <m:dPr>
            <m:begChr m:val="∥"/>
            <m:sepChr m:val=""/>
            <m:endChr m:val="∥"/>
            <m:grow/>
          </m:dPr>
          <m:e>
            <m:acc>
              <m:accPr>
                <m:chr m:val="̃"/>
              </m:accPr>
              <m:e>
                <m:r>
                  <m:t>x</m:t>
                </m:r>
              </m:e>
            </m:acc>
          </m:e>
        </m:d>
        <m:sSub>
          <m:e>
            <m:r>
              <m:t>​</m:t>
            </m:r>
          </m:e>
          <m:sub>
            <m:r>
              <m:rPr>
                <m:sty m:val="p"/>
              </m:rPr>
              <m:t>∞</m:t>
            </m:r>
          </m:sub>
        </m:sSub>
      </m:oMath>
      <w:ins w:id="4183" w:author="PR Preview" w:date="2026-01-01T00:00:00Z">
        <w:r>
          <w:t xml:space="preserve">.</w:t>
        </w:r>
      </w:ins>
    </w:p>
    <w:p>
      <w:pPr>
        <w:pStyle w:val="BodyText"/>
      </w:pPr>
      <w:ins w:id="4184" w:author="PR Preview" w:date="2026-01-01T00:00:00Z">
        <w:r>
          <w:rPr>
            <w:b/>
            <w:bCs/>
          </w:rPr>
          <w:t xml:space="preserve">Part 3, finite</w:t>
        </w:r>
      </w:ins>
      <w:ins w:id="4185" w:author="PR Preview" w:date="2026-01-01T00:00:00Z">
        <w:r>
          <w:rPr>
            <w:b/>
            <w:bCs/>
          </w:rPr>
          <w:t xml:space="preserve"> </w:t>
        </w:r>
      </w:ins>
      <m:oMath>
        <m:r>
          <m:t>k</m:t>
        </m:r>
      </m:oMath>
      <w:ins w:id="4186" w:author="PR Preview" w:date="2026-01-01T00:00:00Z">
        <w:r>
          <w:rPr>
            <w:b/>
            <w:bCs/>
          </w:rPr>
          <w:t xml:space="preserve">.</w:t>
        </w:r>
      </w:ins>
    </w:p>
    <w:p>
      <w:pPr>
        <w:numPr>
          <w:ilvl w:val="0"/>
          <w:numId w:val="1059"/>
        </w:numPr>
      </w:pPr>
      <w:ins w:id="4187" w:author="PR Preview" w:date="2026-01-01T00:00:00Z">
        <w:r>
          <w:rPr>
            <w:i/>
            <w:iCs/>
          </w:rPr>
          <w:t xml:space="preserve">Positivity and definiteness.</w:t>
        </w:r>
      </w:ins>
      <w:ins w:id="4188" w:author="PR Preview" w:date="2026-01-01T00:00:00Z">
        <w:r>
          <w:t xml:space="preserve"> </w:t>
        </w:r>
      </w:ins>
      <w:ins w:id="4189" w:author="PR Preview" w:date="2026-01-01T00:00:00Z">
        <w:r>
          <w:t xml:space="preserve">Each term</w:t>
        </w:r>
      </w:ins>
      <w:ins w:id="4190" w:author="PR Preview" w:date="2026-01-01T00:00:00Z">
        <w:r>
          <w:t xml:space="preserve"> </w:t>
        </w:r>
      </w:ins>
      <m:oMath>
        <m:r>
          <m:t>​</m:t>
        </m:r>
        <m:d>
          <m:dPr>
            <m:begChr m:val="|"/>
            <m:sepChr m:val=""/>
            <m:endChr m:val="|"/>
            <m:grow/>
          </m:dPr>
          <m:e>
            <m:sSub>
              <m:e>
                <m:r>
                  <m:t>x</m:t>
                </m:r>
              </m:e>
              <m:sub>
                <m:r>
                  <m:t>i</m:t>
                </m:r>
              </m:sub>
            </m:sSub>
          </m:e>
        </m:d>
        <m:sSup>
          <m:e>
            <m:r>
              <m:t>​</m:t>
            </m:r>
          </m:e>
          <m:sup>
            <m:r>
              <m:t>k</m:t>
            </m:r>
          </m:sup>
        </m:sSup>
      </m:oMath>
      <w:ins w:id="4191" w:author="PR Preview" w:date="2026-01-01T00:00:00Z">
        <w:r>
          <w:t xml:space="preserve"> </w:t>
        </w:r>
      </w:ins>
      <w:ins w:id="4192" w:author="PR Preview" w:date="2026-01-01T00:00:00Z">
        <w:r>
          <w:t xml:space="preserve">is at least</w:t>
        </w:r>
      </w:ins>
      <w:ins w:id="4193" w:author="PR Preview" w:date="2026-01-01T00:00:00Z">
        <w:r>
          <w:t xml:space="preserve"> </w:t>
        </w:r>
      </w:ins>
      <m:oMath>
        <m:r>
          <m:t>0</m:t>
        </m:r>
      </m:oMath>
      <w:ins w:id="4194" w:author="PR Preview" w:date="2026-01-01T00:00:00Z">
        <w:r>
          <w:t xml:space="preserve">, so</w:t>
        </w:r>
      </w:ins>
      <w:ins w:id="4195" w:author="PR Preview" w:date="2026-01-01T00:00:00Z">
        <w:r>
          <w:t xml:space="preserve"> </w:t>
        </w:r>
      </w:ins>
      <m:oMath>
        <m:r>
          <m:t>​</m:t>
        </m:r>
        <m:d>
          <m:dPr>
            <m:begChr m:val="∥"/>
            <m:sepChr m:val=""/>
            <m:endChr m:val="∥"/>
            <m:grow/>
          </m:dPr>
          <m:e>
            <m:acc>
              <m:accPr>
                <m:chr m:val="̃"/>
              </m:accPr>
              <m:e>
                <m:r>
                  <m:t>x</m:t>
                </m:r>
              </m:e>
            </m:acc>
          </m:e>
        </m:d>
        <m:sSub>
          <m:e>
            <m:r>
              <m:t>​</m:t>
            </m:r>
          </m:e>
          <m:sub>
            <m:r>
              <m:t>k</m:t>
            </m:r>
          </m:sub>
        </m:sSub>
        <m:r>
          <m:rPr>
            <m:sty m:val="p"/>
          </m:rPr>
          <m:t>≥</m:t>
        </m:r>
        <m:r>
          <m:t>0</m:t>
        </m:r>
      </m:oMath>
      <w:ins w:id="4196" w:author="PR Preview" w:date="2026-01-01T00:00:00Z">
        <w:r>
          <w:t xml:space="preserve">.</w:t>
        </w:r>
      </w:ins>
      <w:ins w:id="4197" w:author="PR Preview" w:date="2026-01-01T00:00:00Z">
        <w:r>
          <w:t xml:space="preserve"> </w:t>
        </w:r>
      </w:ins>
      <w:ins w:id="4198" w:author="PR Preview" w:date="2026-01-01T00:00:00Z">
        <w:r>
          <w:t xml:space="preserve">The sum</w:t>
        </w:r>
      </w:ins>
      <w:ins w:id="4199"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4200" w:author="PR Preview" w:date="2026-01-01T00:00:00Z">
        <w:r>
          <w:t xml:space="preserve"> </w:t>
        </w:r>
      </w:ins>
      <w:ins w:id="4201" w:author="PR Preview" w:date="2026-01-01T00:00:00Z">
        <w:r>
          <w:t xml:space="preserve">is</w:t>
        </w:r>
      </w:ins>
      <w:ins w:id="4202" w:author="PR Preview" w:date="2026-01-01T00:00:00Z">
        <w:r>
          <w:t xml:space="preserve"> </w:t>
        </w:r>
      </w:ins>
      <m:oMath>
        <m:r>
          <m:t>0</m:t>
        </m:r>
      </m:oMath>
      <w:ins w:id="4203" w:author="PR Preview" w:date="2026-01-01T00:00:00Z">
        <w:r>
          <w:t xml:space="preserve"> </w:t>
        </w:r>
      </w:ins>
      <w:ins w:id="4204" w:author="PR Preview" w:date="2026-01-01T00:00:00Z">
        <w:r>
          <w:t xml:space="preserve">exactly when every term is</w:t>
        </w:r>
      </w:ins>
      <w:ins w:id="4205" w:author="PR Preview" w:date="2026-01-01T00:00:00Z">
        <w:r>
          <w:t xml:space="preserve"> </w:t>
        </w:r>
      </w:ins>
      <m:oMath>
        <m:r>
          <m:t>0</m:t>
        </m:r>
      </m:oMath>
      <w:ins w:id="4206" w:author="PR Preview" w:date="2026-01-01T00:00:00Z">
        <w:r>
          <w:t xml:space="preserve">, that is, when</w:t>
        </w:r>
      </w:ins>
      <w:ins w:id="4207" w:author="PR Preview" w:date="2026-01-01T00:00:00Z">
        <w:r>
          <w:t xml:space="preserve"> </w:t>
        </w:r>
      </w:ins>
      <m:oMath>
        <m:acc>
          <m:accPr>
            <m:chr m:val="̃"/>
          </m:accPr>
          <m:e>
            <m:r>
              <m:t>x</m:t>
            </m:r>
          </m:e>
        </m:acc>
        <m:r>
          <m:rPr>
            <m:sty m:val="p"/>
          </m:rPr>
          <m:t>=</m:t>
        </m:r>
        <m:acc>
          <m:accPr>
            <m:chr m:val="̃"/>
          </m:accPr>
          <m:e>
            <m:r>
              <m:t>0</m:t>
            </m:r>
          </m:e>
        </m:acc>
      </m:oMath>
      <w:ins w:id="4208" w:author="PR Preview" w:date="2026-01-01T00:00:00Z">
        <w:r>
          <w:t xml:space="preserve">.</w:t>
        </w:r>
      </w:ins>
    </w:p>
    <w:p>
      <w:pPr>
        <w:numPr>
          <w:ilvl w:val="0"/>
          <w:numId w:val="1059"/>
        </w:numPr>
      </w:pPr>
      <w:ins w:id="4209" w:author="PR Preview" w:date="2026-01-01T00:00:00Z">
        <w:r>
          <w:rPr>
            <w:i/>
            <w:iCs/>
          </w:rPr>
          <w:t xml:space="preserve">Absolute homogeneity.</w:t>
        </w:r>
      </w:ins>
      <w:ins w:id="4210" w:author="PR Preview" w:date="2026-01-01T00:00:00Z">
        <w:r>
          <w:t xml:space="preserve"> </w:t>
        </w:r>
      </w:ins>
      <w:ins w:id="4211" w:author="PR Preview" w:date="2026-01-01T00:00:00Z">
        <w:r>
          <w:t xml:space="preserve">For a number</w:t>
        </w:r>
      </w:ins>
      <w:ins w:id="4212" w:author="PR Preview" w:date="2026-01-01T00:00:00Z">
        <w:r>
          <w:t xml:space="preserve"> </w:t>
        </w:r>
      </w:ins>
      <m:oMath>
        <m:r>
          <m:t>c</m:t>
        </m:r>
      </m:oMath>
      <w:ins w:id="4213" w:author="PR Preview" w:date="2026-01-01T00:00:00Z">
        <w:r>
          <w:t xml:space="preserve">,</w:t>
        </w:r>
      </w:ins>
    </w:p>
    <w:p>
      <w:pPr>
        <w:pStyle w:val="BodyText"/>
      </w:pPr>
      <m:oMathPara>
        <m:oMathParaPr>
          <m:jc m:val="center"/>
        </m:oMathParaPr>
        <m:oMath>
          <m:eqArr>
            <m:e>
              <m:r>
                <m:t>​</m:t>
              </m:r>
              <m:d>
                <m:dPr>
                  <m:begChr m:val="∥"/>
                  <m:sepChr m:val=""/>
                  <m:endChr m:val="∥"/>
                  <m:grow/>
                </m:dPr>
                <m:e>
                  <m:r>
                    <m:t>c</m:t>
                  </m:r>
                  <m:r>
                    <m:t> </m:t>
                  </m:r>
                  <m:acc>
                    <m:accPr>
                      <m:chr m:val="̃"/>
                    </m:accPr>
                    <m:e>
                      <m:r>
                        <m:t>x</m:t>
                      </m:r>
                    </m:e>
                  </m:acc>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59"/>
        </w:numPr>
      </w:pPr>
      <w:ins w:id="4214" w:author="PR Preview" w:date="2026-01-01T00:00:00Z">
        <w:r>
          <w:rPr>
            <w:i/>
            <w:iCs/>
          </w:rPr>
          <w:t xml:space="preserve">Triangle inequality.</w:t>
        </w:r>
      </w:ins>
      <w:ins w:id="4215" w:author="PR Preview" w:date="2026-01-01T00:00:00Z">
        <w:r>
          <w:t xml:space="preserve"> </w:t>
        </w:r>
      </w:ins>
      <w:ins w:id="4216" w:author="PR Preview" w:date="2026-01-01T00:00:00Z">
        <w:r>
          <w:t xml:space="preserve">Let</w:t>
        </w:r>
      </w:ins>
      <w:ins w:id="4217" w:author="PR Preview" w:date="2026-01-01T00:00:00Z">
        <w:r>
          <w:t xml:space="preserve"> </w:t>
        </w:r>
      </w:ins>
      <m:oMath>
        <m:acc>
          <m:accPr>
            <m:chr m:val="̃"/>
          </m:accPr>
          <m:e>
            <m:r>
              <m:t>y</m:t>
            </m:r>
          </m:e>
        </m:acc>
        <m:r>
          <m:rPr>
            <m:sty m:val="p"/>
          </m:rPr>
          <m:t>∈</m:t>
        </m:r>
        <m:sSup>
          <m:e>
            <m:r>
              <m:rPr>
                <m:scr m:val="double-struck"/>
                <m:sty m:val="p"/>
              </m:rPr>
              <m:t>R</m:t>
            </m:r>
          </m:e>
          <m:sup>
            <m:r>
              <m:t>p</m:t>
            </m:r>
          </m:sup>
        </m:sSup>
      </m:oMath>
      <w:ins w:id="4218" w:author="PR Preview" w:date="2026-01-01T00:00:00Z">
        <w:r>
          <w:t xml:space="preserve">.</w:t>
        </w:r>
      </w:ins>
      <w:ins w:id="4219" w:author="PR Preview" w:date="2026-01-01T00:00:00Z">
        <w:r>
          <w:t xml:space="preserve"> </w:t>
        </w:r>
      </w:ins>
      <w:ins w:id="4220" w:author="PR Preview" w:date="2026-01-01T00:00:00Z">
        <w:r>
          <w:t xml:space="preserve">If</w:t>
        </w:r>
      </w:ins>
      <w:ins w:id="4221" w:author="PR Preview" w:date="2026-01-01T00:00:00Z">
        <w:r>
          <w:t xml:space="preserve"> </w:t>
        </w:r>
      </w:ins>
      <m:oMath>
        <m:acc>
          <m:accPr>
            <m:chr m:val="̃"/>
          </m:accPr>
          <m:e>
            <m:r>
              <m:t>x</m:t>
            </m:r>
          </m:e>
        </m:acc>
        <m:r>
          <m:rPr>
            <m:sty m:val="p"/>
          </m:rPr>
          <m:t>=</m:t>
        </m:r>
        <m:acc>
          <m:accPr>
            <m:chr m:val="̃"/>
          </m:accPr>
          <m:e>
            <m:r>
              <m:t>0</m:t>
            </m:r>
          </m:e>
        </m:acc>
      </m:oMath>
      <w:ins w:id="4222" w:author="PR Preview" w:date="2026-01-01T00:00:00Z">
        <w:r>
          <w:t xml:space="preserve"> </w:t>
        </w:r>
      </w:ins>
      <w:ins w:id="4223" w:author="PR Preview" w:date="2026-01-01T00:00:00Z">
        <w:r>
          <w:t xml:space="preserve">or</w:t>
        </w:r>
      </w:ins>
      <w:ins w:id="4224" w:author="PR Preview" w:date="2026-01-01T00:00:00Z">
        <w:r>
          <w:t xml:space="preserve"> </w:t>
        </w:r>
      </w:ins>
      <m:oMath>
        <m:acc>
          <m:accPr>
            <m:chr m:val="̃"/>
          </m:accPr>
          <m:e>
            <m:r>
              <m:t>y</m:t>
            </m:r>
          </m:e>
        </m:acc>
        <m:r>
          <m:rPr>
            <m:sty m:val="p"/>
          </m:rPr>
          <m:t>=</m:t>
        </m:r>
        <m:acc>
          <m:accPr>
            <m:chr m:val="̃"/>
          </m:accPr>
          <m:e>
            <m:r>
              <m:t>0</m:t>
            </m:r>
          </m:e>
        </m:acc>
      </m:oMath>
      <w:ins w:id="4225" w:author="PR Preview" w:date="2026-01-01T00:00:00Z">
        <w:r>
          <w:t xml:space="preserve">, both sides of</w:t>
        </w:r>
      </w:ins>
      <w:ins w:id="4226"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m:t>
        </m:r>
        <m:d>
          <m:dPr>
            <m:begChr m:val="∥"/>
            <m:sepChr m:val=""/>
            <m:endChr m:val="∥"/>
            <m:grow/>
          </m:dPr>
          <m:e>
            <m:acc>
              <m:accPr>
                <m:chr m:val="̃"/>
              </m:accPr>
              <m:e>
                <m:r>
                  <m:t>x</m:t>
                </m:r>
              </m:e>
            </m:acc>
          </m:e>
        </m:d>
        <m:sSub>
          <m:e>
            <m:r>
              <m:t>​</m:t>
            </m:r>
          </m:e>
          <m:sub>
            <m:r>
              <m:t>k</m:t>
            </m:r>
          </m:sub>
        </m:sSub>
        <m:r>
          <m:rPr>
            <m:sty m:val="p"/>
          </m:rPr>
          <m:t>+</m:t>
        </m:r>
        <m:r>
          <m:t>​</m:t>
        </m:r>
        <m:d>
          <m:dPr>
            <m:begChr m:val="∥"/>
            <m:sepChr m:val=""/>
            <m:endChr m:val="∥"/>
            <m:grow/>
          </m:dPr>
          <m:e>
            <m:acc>
              <m:accPr>
                <m:chr m:val="̃"/>
              </m:accPr>
              <m:e>
                <m:r>
                  <m:t>y</m:t>
                </m:r>
              </m:e>
            </m:acc>
          </m:e>
        </m:d>
        <m:sSub>
          <m:e>
            <m:r>
              <m:t>​</m:t>
            </m:r>
          </m:e>
          <m:sub>
            <m:r>
              <m:t>k</m:t>
            </m:r>
          </m:sub>
        </m:sSub>
      </m:oMath>
      <w:ins w:id="4227" w:author="PR Preview" w:date="2026-01-01T00:00:00Z">
        <w:r>
          <w:t xml:space="preserve"> </w:t>
        </w:r>
      </w:ins>
      <w:ins w:id="4228" w:author="PR Preview" w:date="2026-01-01T00:00:00Z">
        <w:r>
          <w:t xml:space="preserve">are equal.</w:t>
        </w:r>
      </w:ins>
      <w:ins w:id="4229" w:author="PR Preview" w:date="2026-01-01T00:00:00Z">
        <w:r>
          <w:t xml:space="preserve"> </w:t>
        </w:r>
      </w:ins>
      <w:ins w:id="4230" w:author="PR Preview" w:date="2026-01-01T00:00:00Z">
        <w:r>
          <w:t xml:space="preserve">Otherwise, let</w:t>
        </w:r>
      </w:ins>
      <w:ins w:id="4231" w:author="PR Preview" w:date="2026-01-01T00:00:00Z">
        <w:r>
          <w:t xml:space="preserve"> </w:t>
        </w:r>
      </w:ins>
      <m:oMath>
        <m:r>
          <m:t>a</m:t>
        </m:r>
        <m:limUpp>
          <m:e>
            <m:r>
              <m:rPr>
                <m:sty m:val="p"/>
              </m:rPr>
              <m:t>=</m:t>
            </m:r>
          </m:e>
          <m:lim>
            <m:r>
              <m:rPr>
                <m:nor/>
                <m:sty m:val="p"/>
              </m:rPr>
              <m:t>def</m:t>
            </m:r>
          </m:lim>
        </m:limUpp>
        <m:r>
          <m:t>​</m:t>
        </m:r>
        <m:d>
          <m:dPr>
            <m:begChr m:val="∥"/>
            <m:sepChr m:val=""/>
            <m:endChr m:val="∥"/>
            <m:grow/>
          </m:dPr>
          <m:e>
            <m:acc>
              <m:accPr>
                <m:chr m:val="̃"/>
              </m:accPr>
              <m:e>
                <m:r>
                  <m:t>x</m:t>
                </m:r>
              </m:e>
            </m:acc>
          </m:e>
        </m:d>
        <m:sSub>
          <m:e>
            <m:r>
              <m:t>​</m:t>
            </m:r>
          </m:e>
          <m:sub>
            <m:r>
              <m:t>k</m:t>
            </m:r>
          </m:sub>
        </m:sSub>
        <m:r>
          <m:rPr>
            <m:sty m:val="p"/>
          </m:rPr>
          <m:t>&gt;</m:t>
        </m:r>
        <m:r>
          <m:t>0</m:t>
        </m:r>
      </m:oMath>
      <w:ins w:id="4232" w:author="PR Preview" w:date="2026-01-01T00:00:00Z">
        <w:r>
          <w:t xml:space="preserve">,</w:t>
        </w:r>
      </w:ins>
      <w:ins w:id="4233" w:author="PR Preview" w:date="2026-01-01T00:00:00Z">
        <w:r>
          <w:t xml:space="preserve"> </w:t>
        </w:r>
      </w:ins>
      <m:oMath>
        <m:r>
          <m:t>b</m:t>
        </m:r>
        <m:limUpp>
          <m:e>
            <m:r>
              <m:rPr>
                <m:sty m:val="p"/>
              </m:rPr>
              <m:t>=</m:t>
            </m:r>
          </m:e>
          <m:lim>
            <m:r>
              <m:rPr>
                <m:nor/>
                <m:sty m:val="p"/>
              </m:rPr>
              <m:t>def</m:t>
            </m:r>
          </m:lim>
        </m:limUpp>
        <m:r>
          <m:t>​</m:t>
        </m:r>
        <m:d>
          <m:dPr>
            <m:begChr m:val="∥"/>
            <m:sepChr m:val=""/>
            <m:endChr m:val="∥"/>
            <m:grow/>
          </m:dPr>
          <m:e>
            <m:acc>
              <m:accPr>
                <m:chr m:val="̃"/>
              </m:accPr>
              <m:e>
                <m:r>
                  <m:t>y</m:t>
                </m:r>
              </m:e>
            </m:acc>
          </m:e>
        </m:d>
        <m:sSub>
          <m:e>
            <m:r>
              <m:t>​</m:t>
            </m:r>
          </m:e>
          <m:sub>
            <m:r>
              <m:t>k</m:t>
            </m:r>
          </m:sub>
        </m:sSub>
        <m:r>
          <m:rPr>
            <m:sty m:val="p"/>
          </m:rPr>
          <m:t>&gt;</m:t>
        </m:r>
        <m:r>
          <m:t>0</m:t>
        </m:r>
      </m:oMath>
      <w:ins w:id="4234" w:author="PR Preview" w:date="2026-01-01T00:00:00Z">
        <w:r>
          <w:t xml:space="preserve">,</w:t>
        </w:r>
      </w:ins>
      <w:ins w:id="4235" w:author="PR Preview" w:date="2026-01-01T00:00:00Z">
        <w:r>
          <w:t xml:space="preserve"> </w:t>
        </w:r>
      </w:ins>
      <m:oMath>
        <m:r>
          <m:t>λ</m:t>
        </m:r>
        <m:limUpp>
          <m:e>
            <m:r>
              <m:rPr>
                <m:sty m:val="p"/>
              </m:rPr>
              <m:t>=</m:t>
            </m:r>
          </m:e>
          <m:lim>
            <m:r>
              <m:rPr>
                <m:nor/>
                <m:sty m:val="p"/>
              </m:rPr>
              <m:t>def</m:t>
            </m:r>
          </m:lim>
        </m:limUpp>
        <m:f>
          <m:fPr>
            <m:type m:val="bar"/>
          </m:fPr>
          <m:num>
            <m:r>
              <m:t>a</m:t>
            </m:r>
          </m:num>
          <m:den>
            <m:r>
              <m:t>a</m:t>
            </m:r>
            <m:r>
              <m:rPr>
                <m:sty m:val="p"/>
              </m:rPr>
              <m:t>+</m:t>
            </m:r>
            <m:r>
              <m:t>b</m:t>
            </m:r>
          </m:den>
        </m:f>
      </m:oMath>
      <w:ins w:id="4236" w:author="PR Preview" w:date="2026-01-01T00:00:00Z">
        <w:r>
          <w:t xml:space="preserve">,</w:t>
        </w:r>
      </w:ins>
      <w:ins w:id="4237" w:author="PR Preview" w:date="2026-01-01T00:00:00Z">
        <w:r>
          <w:t xml:space="preserve"> </w:t>
        </w:r>
      </w:ins>
      <m:oMath>
        <m:acc>
          <m:accPr>
            <m:chr m:val="̃"/>
          </m:accPr>
          <m:e>
            <m:r>
              <m:t>u</m:t>
            </m:r>
          </m:e>
        </m:acc>
        <m:limUpp>
          <m:e>
            <m:r>
              <m:rPr>
                <m:sty m:val="p"/>
              </m:rPr>
              <m:t>=</m:t>
            </m:r>
          </m:e>
          <m:lim>
            <m:r>
              <m:rPr>
                <m:nor/>
                <m:sty m:val="p"/>
              </m:rPr>
              <m:t>def</m:t>
            </m:r>
          </m:lim>
        </m:limUpp>
        <m:acc>
          <m:accPr>
            <m:chr m:val="̃"/>
          </m:accPr>
          <m:e>
            <m:r>
              <m:t>x</m:t>
            </m:r>
          </m:e>
        </m:acc>
        <m:r>
          <m:rPr>
            <m:sty m:val="p"/>
          </m:rPr>
          <m:t>/</m:t>
        </m:r>
        <m:r>
          <m:t>a</m:t>
        </m:r>
      </m:oMath>
      <w:ins w:id="4238" w:author="PR Preview" w:date="2026-01-01T00:00:00Z">
        <w:r>
          <w:t xml:space="preserve"> </w:t>
        </w:r>
      </w:ins>
      <w:ins w:id="4239" w:author="PR Preview" w:date="2026-01-01T00:00:00Z">
        <w:r>
          <w:t xml:space="preserve">and</w:t>
        </w:r>
      </w:ins>
      <w:ins w:id="4240" w:author="PR Preview" w:date="2026-01-01T00:00:00Z">
        <w:r>
          <w:t xml:space="preserve"> </w:t>
        </w:r>
      </w:ins>
      <m:oMath>
        <m:acc>
          <m:accPr>
            <m:chr m:val="̃"/>
          </m:accPr>
          <m:e>
            <m:r>
              <m:t>v</m:t>
            </m:r>
          </m:e>
        </m:acc>
        <m:limUpp>
          <m:e>
            <m:r>
              <m:rPr>
                <m:sty m:val="p"/>
              </m:rPr>
              <m:t>=</m:t>
            </m:r>
          </m:e>
          <m:lim>
            <m:r>
              <m:rPr>
                <m:nor/>
                <m:sty m:val="p"/>
              </m:rPr>
              <m:t>def</m:t>
            </m:r>
          </m:lim>
        </m:limUpp>
        <m:acc>
          <m:accPr>
            <m:chr m:val="̃"/>
          </m:accPr>
          <m:e>
            <m:r>
              <m:t>y</m:t>
            </m:r>
          </m:e>
        </m:acc>
        <m:r>
          <m:rPr>
            <m:sty m:val="p"/>
          </m:rPr>
          <m:t>/</m:t>
        </m:r>
        <m:r>
          <m:t>b</m:t>
        </m:r>
      </m:oMath>
      <w:ins w:id="4241" w:author="PR Preview" w:date="2026-01-01T00:00:00Z">
        <w:r>
          <w:t xml:space="preserve">.</w:t>
        </w:r>
      </w:ins>
      <w:ins w:id="4242" w:author="PR Preview" w:date="2026-01-01T00:00:00Z">
        <w:r>
          <w:t xml:space="preserve"> </w:t>
        </w:r>
      </w:ins>
      <w:ins w:id="4243" w:author="PR Preview" w:date="2026-01-01T00:00:00Z">
        <w:r>
          <w:t xml:space="preserve">By absolute homogeneity,</w:t>
        </w:r>
      </w:ins>
      <w:ins w:id="4244" w:author="PR Preview" w:date="2026-01-01T00:00:00Z">
        <w:r>
          <w:t xml:space="preserve"> </w:t>
        </w:r>
      </w:ins>
      <m:oMath>
        <m:r>
          <m:t>​</m:t>
        </m:r>
        <m:d>
          <m:dPr>
            <m:begChr m:val="∥"/>
            <m:sepChr m:val=""/>
            <m:endChr m:val="∥"/>
            <m:grow/>
          </m:dPr>
          <m:e>
            <m:acc>
              <m:accPr>
                <m:chr m:val="̃"/>
              </m:accPr>
              <m:e>
                <m:r>
                  <m:t>u</m:t>
                </m:r>
              </m:e>
            </m:acc>
          </m:e>
        </m:d>
        <m:sSub>
          <m:e>
            <m:r>
              <m:t>​</m:t>
            </m:r>
          </m:e>
          <m:sub>
            <m:r>
              <m:t>k</m:t>
            </m:r>
          </m:sub>
        </m:sSub>
        <m:r>
          <m:rPr>
            <m:sty m:val="p"/>
          </m:rPr>
          <m:t>=</m:t>
        </m:r>
        <m:r>
          <m:t>​</m:t>
        </m:r>
        <m:d>
          <m:dPr>
            <m:begChr m:val="∥"/>
            <m:sepChr m:val=""/>
            <m:endChr m:val="∥"/>
            <m:grow/>
          </m:dPr>
          <m:e>
            <m:acc>
              <m:accPr>
                <m:chr m:val="̃"/>
              </m:accPr>
              <m:e>
                <m:r>
                  <m:t>v</m:t>
                </m:r>
              </m:e>
            </m:acc>
          </m:e>
        </m:d>
        <m:sSub>
          <m:e>
            <m:r>
              <m:t>​</m:t>
            </m:r>
          </m:e>
          <m:sub>
            <m:r>
              <m:t>k</m:t>
            </m:r>
          </m:sub>
        </m:sSub>
        <m:r>
          <m:rPr>
            <m:sty m:val="p"/>
          </m:rPr>
          <m:t>=</m:t>
        </m:r>
        <m:r>
          <m:t>1</m:t>
        </m:r>
      </m:oMath>
      <w:ins w:id="4245" w:author="PR Preview" w:date="2026-01-01T00:00:00Z">
        <w:r>
          <w:t xml:space="preserve">,</w:t>
        </w:r>
      </w:ins>
      <w:ins w:id="4246" w:author="PR Preview" w:date="2026-01-01T00:00:00Z">
        <w:r>
          <w:t xml:space="preserve"> </w:t>
        </w:r>
      </w:ins>
      <w:ins w:id="4247" w:author="PR Preview" w:date="2026-01-01T00:00:00Z">
        <w:r>
          <w:t xml:space="preserve">and</w:t>
        </w:r>
      </w:ins>
    </w:p>
    <w:p>
      <w:pPr>
        <w:pStyle w:val="BodyText"/>
      </w:pPr>
      <m:oMathPara>
        <m:oMathParaPr>
          <m:jc m:val="center"/>
        </m:oMathParaPr>
        <m:oMath>
          <m:f>
            <m:fPr>
              <m:type m:val="bar"/>
            </m:fPr>
            <m:num>
              <m:acc>
                <m:accPr>
                  <m:chr m:val="̃"/>
                </m:accPr>
                <m:e>
                  <m:r>
                    <m:t>x</m:t>
                  </m:r>
                </m:e>
              </m:acc>
              <m:r>
                <m:rPr>
                  <m:sty m:val="p"/>
                </m:rPr>
                <m:t>+</m:t>
              </m:r>
              <m:acc>
                <m:accPr>
                  <m:chr m:val="̃"/>
                </m:accPr>
                <m:e>
                  <m:r>
                    <m:t>y</m:t>
                  </m:r>
                </m:e>
              </m:acc>
            </m:num>
            <m:den>
              <m:r>
                <m:t>a</m:t>
              </m:r>
              <m:r>
                <m:rPr>
                  <m:sty m:val="p"/>
                </m:rPr>
                <m:t>+</m:t>
              </m:r>
              <m:r>
                <m:t>b</m:t>
              </m:r>
            </m:den>
          </m:f>
          <m:r>
            <m:rPr>
              <m:sty m:val="p"/>
            </m:rPr>
            <m:t>=</m:t>
          </m:r>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r>
            <m:rPr>
              <m:sty m:val="p"/>
            </m:rPr>
            <m:t>.</m:t>
          </m:r>
        </m:oMath>
      </m:oMathPara>
    </w:p>
    <w:p>
      <w:pPr>
        <w:numPr>
          <w:ilvl w:val="0"/>
          <w:numId w:val="1000"/>
        </w:numPr>
      </w:pPr>
      <w:ins w:id="4248" w:author="PR Preview" w:date="2026-01-01T00:00:00Z">
        <w:r>
          <w:t xml:space="preserve">The function</w:t>
        </w:r>
      </w:ins>
      <w:ins w:id="4249" w:author="PR Preview" w:date="2026-01-01T00:00:00Z">
        <w:r>
          <w:t xml:space="preserve"> </w:t>
        </w:r>
      </w:ins>
      <m:oMath>
        <m:r>
          <m:t>s</m:t>
        </m:r>
        <m:r>
          <m:rPr>
            <m:sty m:val="p"/>
          </m:rPr>
          <m:t>↦</m:t>
        </m:r>
        <m:sSup>
          <m:e>
            <m:r>
              <m:t>s</m:t>
            </m:r>
          </m:e>
          <m:sup>
            <m:r>
              <m:t>k</m:t>
            </m:r>
          </m:sup>
        </m:sSup>
      </m:oMath>
      <w:ins w:id="4250" w:author="PR Preview" w:date="2026-01-01T00:00:00Z">
        <w:r>
          <w:t xml:space="preserve"> </w:t>
        </w:r>
      </w:ins>
      <w:ins w:id="4251" w:author="PR Preview" w:date="2026-01-01T00:00:00Z">
        <w:r>
          <w:t xml:space="preserve">is non-decreasing and convex on</w:t>
        </w:r>
      </w:ins>
      <w:ins w:id="4252" w:author="PR Preview" w:date="2026-01-01T00:00:00Z">
        <w:r>
          <w:t xml:space="preserve"> </w:t>
        </w:r>
      </w:ins>
      <m:oMath>
        <m:r>
          <m:rPr>
            <m:sty m:val="p"/>
          </m:rPr>
          <m:t>[</m:t>
        </m:r>
        <m:r>
          <m:t>0</m:t>
        </m:r>
        <m:r>
          <m:rPr>
            <m:sty m:val="p"/>
          </m:rPr>
          <m:t>,</m:t>
        </m:r>
        <m:r>
          <m:rPr>
            <m:sty m:val="p"/>
          </m:rPr>
          <m:t>∞</m:t>
        </m:r>
        <m:r>
          <m:rPr>
            <m:sty m:val="p"/>
          </m:rPr>
          <m:t>)</m:t>
        </m:r>
      </m:oMath>
      <w:ins w:id="4253" w:author="PR Preview" w:date="2026-01-01T00:00:00Z">
        <w:r>
          <w:t xml:space="preserve"> </w:t>
        </w:r>
      </w:ins>
      <w:ins w:id="4254" w:author="PR Preview" w:date="2026-01-01T00:00:00Z">
        <w:r>
          <w:t xml:space="preserve">(its second derivative</w:t>
        </w:r>
      </w:ins>
      <w:ins w:id="4255" w:author="PR Preview" w:date="2026-01-01T00:00:00Z">
        <w:r>
          <w:t xml:space="preserve"> </w:t>
        </w:r>
      </w:ins>
      <m:oMath>
        <m:r>
          <m:t>k</m:t>
        </m:r>
        <m:r>
          <m:rPr>
            <m:sty m:val="p"/>
          </m:rPr>
          <m:t>(</m:t>
        </m:r>
        <m:r>
          <m:t>k</m:t>
        </m:r>
        <m:r>
          <m:rPr>
            <m:sty m:val="p"/>
          </m:rPr>
          <m:t>−</m:t>
        </m:r>
        <m:r>
          <m:t>1</m:t>
        </m:r>
        <m:r>
          <m:rPr>
            <m:sty m:val="p"/>
          </m:rPr>
          <m:t>)</m:t>
        </m:r>
        <m:sSup>
          <m:e>
            <m:r>
              <m:t>s</m:t>
            </m:r>
          </m:e>
          <m:sup>
            <m:r>
              <m:t>k</m:t>
            </m:r>
            <m:r>
              <m:rPr>
                <m:sty m:val="p"/>
              </m:rPr>
              <m:t>−</m:t>
            </m:r>
            <m:r>
              <m:t>2</m:t>
            </m:r>
          </m:sup>
        </m:sSup>
      </m:oMath>
      <w:ins w:id="4256" w:author="PR Preview" w:date="2026-01-01T00:00:00Z">
        <w:r>
          <w:t xml:space="preserve"> </w:t>
        </w:r>
      </w:ins>
      <w:ins w:id="4257" w:author="PR Preview" w:date="2026-01-01T00:00:00Z">
        <w:r>
          <w:t xml:space="preserve">is nonnegative).</w:t>
        </w:r>
      </w:ins>
      <w:ins w:id="4258" w:author="PR Preview" w:date="2026-01-01T00:00:00Z">
        <w:r>
          <w:t xml:space="preserve"> </w:t>
        </w:r>
      </w:ins>
      <w:ins w:id="4259" w:author="PR Preview" w:date="2026-01-01T00:00:00Z">
        <w:r>
          <w:t xml:space="preserve">So for each coordinate</w:t>
        </w:r>
      </w:ins>
      <w:ins w:id="4260" w:author="PR Preview" w:date="2026-01-01T00:00:00Z">
        <w:r>
          <w:t xml:space="preserve"> </w:t>
        </w:r>
      </w:ins>
      <m:oMath>
        <m:r>
          <m:t>i</m:t>
        </m:r>
      </m:oMath>
      <w:ins w:id="4261" w:author="PR Preview" w:date="2026-01-01T00:00:00Z">
        <w:r>
          <w:t xml:space="preserve">,</w:t>
        </w:r>
      </w:ins>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ins w:id="4262" w:author="PR Preview" w:date="2026-01-01T00:00:00Z">
        <w:r>
          <w:t xml:space="preserve">Summing over</w:t>
        </w:r>
      </w:ins>
      <w:ins w:id="4263" w:author="PR Preview" w:date="2026-01-01T00:00:00Z">
        <w:r>
          <w:t xml:space="preserve"> </w:t>
        </w:r>
      </w:ins>
      <m:oMath>
        <m:r>
          <m:t>i</m:t>
        </m:r>
      </m:oMath>
      <w:ins w:id="4264" w:author="PR Preview" w:date="2026-01-01T00:00:00Z">
        <w:r>
          <w:t xml:space="preserve">, and using</w:t>
        </w:r>
      </w:ins>
      <w:ins w:id="4265"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acc>
              <m:accPr>
                <m:chr m:val="̃"/>
              </m:accPr>
              <m:e>
                <m:r>
                  <m:t>u</m:t>
                </m:r>
              </m:e>
            </m:acc>
          </m:e>
        </m:d>
        <m:sSubSup>
          <m:e>
            <m:r>
              <m:t>​</m:t>
            </m:r>
          </m:e>
          <m:sub>
            <m:r>
              <m:t>k</m:t>
            </m:r>
          </m:sub>
          <m:sup>
            <m:r>
              <m:t>k</m:t>
            </m:r>
          </m:sup>
        </m:sSubSup>
        <m:r>
          <m:rPr>
            <m:sty m:val="p"/>
          </m:rPr>
          <m:t>=</m:t>
        </m:r>
        <m:r>
          <m:t>1</m:t>
        </m:r>
      </m:oMath>
      <w:ins w:id="4266" w:author="PR Preview" w:date="2026-01-01T00:00:00Z">
        <w:r>
          <w:t xml:space="preserve"> </w:t>
        </w:r>
      </w:ins>
      <w:ins w:id="4267" w:author="PR Preview" w:date="2026-01-01T00:00:00Z">
        <w:r>
          <w:t xml:space="preserve">and likewise for</w:t>
        </w:r>
      </w:ins>
      <w:ins w:id="4268" w:author="PR Preview" w:date="2026-01-01T00:00:00Z">
        <w:r>
          <w:t xml:space="preserve"> </w:t>
        </w:r>
      </w:ins>
      <m:oMath>
        <m:acc>
          <m:accPr>
            <m:chr m:val="̃"/>
          </m:accPr>
          <m:e>
            <m:r>
              <m:t>v</m:t>
            </m:r>
          </m:e>
        </m:acc>
      </m:oMath>
      <w:ins w:id="4269" w:author="PR Preview" w:date="2026-01-01T00:00:00Z">
        <w:r>
          <w:t xml:space="preserve">,</w:t>
        </w:r>
      </w:ins>
    </w:p>
    <w:p>
      <w:pPr>
        <w:pStyle w:val="BodyText"/>
      </w:pPr>
      <m:oMathPara>
        <m:oMathParaPr>
          <m:jc m:val="center"/>
        </m:oMathParaPr>
        <m:oMath>
          <m:r>
            <m:t>​</m:t>
          </m:r>
          <m:d>
            <m:dPr>
              <m:begChr m:val="∥"/>
              <m:sepChr m:val=""/>
              <m:endChr m:val="∥"/>
              <m:grow/>
            </m:dPr>
            <m:e>
              <m:r>
                <m:t>λ</m:t>
              </m:r>
              <m:r>
                <m:t> </m:t>
              </m:r>
              <m:acc>
                <m:accPr>
                  <m:chr m:val="̃"/>
                </m:accPr>
                <m:e>
                  <m:r>
                    <m:t>u</m:t>
                  </m:r>
                </m:e>
              </m:acc>
              <m:r>
                <m:rPr>
                  <m:sty m:val="p"/>
                </m:rPr>
                <m:t>+</m:t>
              </m:r>
              <m:r>
                <m:rPr>
                  <m:sty m:val="p"/>
                </m:rPr>
                <m:t>(</m:t>
              </m:r>
              <m:r>
                <m:t>1</m:t>
              </m:r>
              <m:r>
                <m:rPr>
                  <m:sty m:val="p"/>
                </m:rPr>
                <m:t>−</m:t>
              </m:r>
              <m:r>
                <m:t>λ</m:t>
              </m:r>
              <m:r>
                <m:rPr>
                  <m:sty m:val="p"/>
                </m:rPr>
                <m:t>)</m:t>
              </m:r>
              <m:r>
                <m:t> </m:t>
              </m:r>
              <m:acc>
                <m:accPr>
                  <m:chr m:val="̃"/>
                </m:accPr>
                <m:e>
                  <m:r>
                    <m:t>v</m:t>
                  </m:r>
                </m:e>
              </m:acc>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ins w:id="4270" w:author="PR Preview" w:date="2026-01-01T00:00:00Z">
        <w:r>
          <w:t xml:space="preserve">So</w:t>
        </w:r>
      </w:ins>
      <w:ins w:id="4271"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rPr>
            <m:sty m:val="p"/>
          </m:rPr>
          <m:t>(</m:t>
        </m:r>
        <m:r>
          <m:t>a</m:t>
        </m:r>
        <m:r>
          <m:rPr>
            <m:sty m:val="p"/>
          </m:rPr>
          <m:t>+</m:t>
        </m:r>
        <m:r>
          <m:t>b</m:t>
        </m:r>
        <m:r>
          <m:rPr>
            <m:sty m:val="p"/>
          </m:rPr>
          <m:t>)</m:t>
        </m:r>
        <m:r>
          <m:rPr>
            <m:sty m:val="p"/>
          </m:rPr>
          <m:t>≤</m:t>
        </m:r>
        <m:r>
          <m:t>1</m:t>
        </m:r>
      </m:oMath>
      <w:ins w:id="4272" w:author="PR Preview" w:date="2026-01-01T00:00:00Z">
        <w:r>
          <w:t xml:space="preserve"> </w:t>
        </w:r>
      </w:ins>
      <w:ins w:id="4273" w:author="PR Preview" w:date="2026-01-01T00:00:00Z">
        <w:r>
          <w:t xml:space="preserve">by absolute homogeneity, that is,</w:t>
        </w:r>
      </w:ins>
      <w:ins w:id="4274"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sSub>
          <m:e>
            <m:r>
              <m:t>​</m:t>
            </m:r>
          </m:e>
          <m:sub>
            <m:r>
              <m:t>k</m:t>
            </m:r>
          </m:sub>
        </m:sSub>
        <m:r>
          <m:rPr>
            <m:sty m:val="p"/>
          </m:rPr>
          <m:t>≤</m:t>
        </m:r>
        <m:r>
          <m:t>a</m:t>
        </m:r>
        <m:r>
          <m:rPr>
            <m:sty m:val="p"/>
          </m:rPr>
          <m:t>+</m:t>
        </m:r>
        <m:r>
          <m:t>b</m:t>
        </m:r>
      </m:oMath>
      <w:ins w:id="4275" w:author="PR Preview" w:date="2026-01-01T00:00:00Z">
        <w:r>
          <w:t xml:space="preserve">.</w:t>
        </w:r>
      </w:ins>
    </w:p>
    <w:p>
      <w:pPr>
        <w:pStyle w:val="FirstParagraph"/>
      </w:pPr>
      <w:ins w:id="4276" w:author="PR Preview" w:date="2026-01-01T00:00:00Z">
        <w:r>
          <w:rPr>
            <w:b/>
            <w:bCs/>
          </w:rPr>
          <w:t xml:space="preserve">Part 3,</w:t>
        </w:r>
      </w:ins>
      <w:ins w:id="4277" w:author="PR Preview" w:date="2026-01-01T00:00:00Z">
        <w:r>
          <w:rPr>
            <w:b/>
            <w:bCs/>
          </w:rPr>
          <w:t xml:space="preserve"> </w:t>
        </w:r>
      </w:ins>
      <m:oMath>
        <m:r>
          <m:t>k</m:t>
        </m:r>
        <m:r>
          <m:rPr>
            <m:sty m:val="p"/>
          </m:rPr>
          <m:t>=</m:t>
        </m:r>
        <m:r>
          <m:rPr>
            <m:sty m:val="p"/>
          </m:rPr>
          <m:t>∞</m:t>
        </m:r>
      </m:oMath>
      <w:ins w:id="4278" w:author="PR Preview" w:date="2026-01-01T00:00:00Z">
        <w:r>
          <w:rPr>
            <w:b/>
            <w:bCs/>
          </w:rPr>
          <w:t xml:space="preserve">.</w:t>
        </w:r>
      </w:ins>
      <w:ins w:id="4279" w:author="PR Preview" w:date="2026-01-01T00:00:00Z">
        <w:r>
          <w:t xml:space="preserve"> </w:t>
        </w:r>
      </w:ins>
      <w:ins w:id="4280" w:author="PR Preview" w:date="2026-01-01T00:00:00Z">
        <w:r>
          <w:t xml:space="preserve">Every</w:t>
        </w:r>
      </w:ins>
      <w:ins w:id="4281" w:author="PR Preview" w:date="2026-01-01T00:00:00Z">
        <w:r>
          <w:t xml:space="preserve"> </w:t>
        </w:r>
      </w:ins>
      <m:oMath>
        <m:r>
          <m:t>​</m:t>
        </m:r>
        <m:d>
          <m:dPr>
            <m:begChr m:val="|"/>
            <m:sepChr m:val=""/>
            <m:endChr m:val="|"/>
            <m:grow/>
          </m:dPr>
          <m:e>
            <m:sSub>
              <m:e>
                <m:r>
                  <m:t>x</m:t>
                </m:r>
              </m:e>
              <m:sub>
                <m:r>
                  <m:t>i</m:t>
                </m:r>
              </m:sub>
            </m:sSub>
          </m:e>
        </m:d>
        <m:r>
          <m:t>​</m:t>
        </m:r>
      </m:oMath>
      <w:ins w:id="4282" w:author="PR Preview" w:date="2026-01-01T00:00:00Z">
        <w:r>
          <w:t xml:space="preserve"> </w:t>
        </w:r>
      </w:ins>
      <w:ins w:id="4283" w:author="PR Preview" w:date="2026-01-01T00:00:00Z">
        <w:r>
          <w:t xml:space="preserve">is at least</w:t>
        </w:r>
      </w:ins>
      <w:ins w:id="4284" w:author="PR Preview" w:date="2026-01-01T00:00:00Z">
        <w:r>
          <w:t xml:space="preserve"> </w:t>
        </w:r>
      </w:ins>
      <m:oMath>
        <m:r>
          <m:t>0</m:t>
        </m:r>
      </m:oMath>
      <w:ins w:id="4285" w:author="PR Preview" w:date="2026-01-01T00:00:00Z">
        <w:r>
          <w:t xml:space="preserve">, and the largest of them is</w:t>
        </w:r>
      </w:ins>
      <w:ins w:id="4286" w:author="PR Preview" w:date="2026-01-01T00:00:00Z">
        <w:r>
          <w:t xml:space="preserve"> </w:t>
        </w:r>
      </w:ins>
      <m:oMath>
        <m:r>
          <m:t>0</m:t>
        </m:r>
      </m:oMath>
      <w:ins w:id="4287" w:author="PR Preview" w:date="2026-01-01T00:00:00Z">
        <w:r>
          <w:t xml:space="preserve"> </w:t>
        </w:r>
      </w:ins>
      <w:ins w:id="4288" w:author="PR Preview" w:date="2026-01-01T00:00:00Z">
        <w:r>
          <w:t xml:space="preserve">exactly when</w:t>
        </w:r>
      </w:ins>
      <w:ins w:id="4289" w:author="PR Preview" w:date="2026-01-01T00:00:00Z">
        <w:r>
          <w:t xml:space="preserve"> </w:t>
        </w:r>
      </w:ins>
      <m:oMath>
        <m:acc>
          <m:accPr>
            <m:chr m:val="̃"/>
          </m:accPr>
          <m:e>
            <m:r>
              <m:t>x</m:t>
            </m:r>
          </m:e>
        </m:acc>
        <m:r>
          <m:rPr>
            <m:sty m:val="p"/>
          </m:rPr>
          <m:t>=</m:t>
        </m:r>
        <m:acc>
          <m:accPr>
            <m:chr m:val="̃"/>
          </m:accPr>
          <m:e>
            <m:r>
              <m:t>0</m:t>
            </m:r>
          </m:e>
        </m:acc>
      </m:oMath>
      <w:ins w:id="4290" w:author="PR Preview" w:date="2026-01-01T00:00:00Z">
        <w:r>
          <w:t xml:space="preserve">.</w:t>
        </w:r>
      </w:ins>
      <w:ins w:id="4291" w:author="PR Preview" w:date="2026-01-01T00:00:00Z">
        <w:r>
          <w:t xml:space="preserve"> </w:t>
        </w:r>
      </w:ins>
      <w:ins w:id="4292" w:author="PR Preview" w:date="2026-01-01T00:00:00Z">
        <w:r>
          <w:t xml:space="preserve">For a number</w:t>
        </w:r>
      </w:ins>
      <w:ins w:id="4293" w:author="PR Preview" w:date="2026-01-01T00:00:00Z">
        <w:r>
          <w:t xml:space="preserve"> </w:t>
        </w:r>
      </w:ins>
      <m:oMath>
        <m:r>
          <m:t>c</m:t>
        </m:r>
      </m:oMath>
      <w:ins w:id="4294" w:author="PR Preview" w:date="2026-01-01T00:00:00Z">
        <w:r>
          <w:t xml:space="preserve">,</w:t>
        </w:r>
      </w:ins>
      <w:ins w:id="4295" w:author="PR Preview" w:date="2026-01-01T00:00:00Z">
        <w:r>
          <w:t xml:space="preserve"> </w:t>
        </w:r>
      </w:ins>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ins w:id="4296" w:author="PR Preview" w:date="2026-01-01T00:00:00Z">
        <w:r>
          <w:t xml:space="preserve">.</w:t>
        </w:r>
      </w:ins>
      <w:ins w:id="4297" w:author="PR Preview" w:date="2026-01-01T00:00:00Z">
        <w:r>
          <w:t xml:space="preserve"> </w:t>
        </w:r>
      </w:ins>
      <w:ins w:id="4298" w:author="PR Preview" w:date="2026-01-01T00:00:00Z">
        <w:r>
          <w:t xml:space="preserve">For each</w:t>
        </w:r>
      </w:ins>
      <w:ins w:id="4299" w:author="PR Preview" w:date="2026-01-01T00:00:00Z">
        <w:r>
          <w:t xml:space="preserve"> </w:t>
        </w:r>
      </w:ins>
      <m:oMath>
        <m:r>
          <m:t>i</m:t>
        </m:r>
      </m:oMath>
      <w:ins w:id="4300" w:author="PR Preview" w:date="2026-01-01T00:00:00Z">
        <w:r>
          <w:t xml:space="preserve">,</w:t>
        </w:r>
      </w:ins>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r>
                <m:rPr>
                  <m:sty m:val="p"/>
                </m:rPr>
                <m:t>,</m:t>
              </m:r>
              <m:r>
                <m:t>&amp;</m:t>
              </m:r>
              <m:r>
                <m:t>&amp;</m:t>
              </m:r>
              <m:r>
                <m:rPr>
                  <m:nor/>
                  <m:sty m:val="p"/>
                </m:rPr>
                <m:t>(each is at most the maximum)</m:t>
              </m:r>
            </m:e>
          </m:eqArr>
        </m:oMath>
      </m:oMathPara>
    </w:p>
    <w:p>
      <w:pPr>
        <w:pStyle w:val="FirstParagraph"/>
      </w:pPr>
      <w:ins w:id="4301" w:author="PR Preview" w:date="2026-01-01T00:00:00Z">
        <w:r>
          <w:t xml:space="preserve">and taking the maximum over</w:t>
        </w:r>
      </w:ins>
      <w:ins w:id="4302" w:author="PR Preview" w:date="2026-01-01T00:00:00Z">
        <w:r>
          <w:t xml:space="preserve"> </w:t>
        </w:r>
      </w:ins>
      <m:oMath>
        <m:r>
          <m:t>i</m:t>
        </m:r>
      </m:oMath>
      <w:ins w:id="4303" w:author="PR Preview" w:date="2026-01-01T00:00:00Z">
        <w:r>
          <w:t xml:space="preserve"> </w:t>
        </w:r>
      </w:ins>
      <w:ins w:id="4304" w:author="PR Preview" w:date="2026-01-01T00:00:00Z">
        <w:r>
          <w:t xml:space="preserve">on the left gives</w:t>
        </w:r>
      </w:ins>
      <w:ins w:id="4305" w:author="PR Preview" w:date="2026-01-01T00:00:00Z">
        <w:r>
          <w:t xml:space="preserve"> </w:t>
        </w:r>
      </w:ins>
      <m:oMath>
        <m:r>
          <m:t>​</m:t>
        </m:r>
        <m:d>
          <m:dPr>
            <m:begChr m:val="∥"/>
            <m:sepChr m:val=""/>
            <m:endChr m:val="∥"/>
            <m:grow/>
          </m:dPr>
          <m:e>
            <m:acc>
              <m:accPr>
                <m:chr m:val="̃"/>
              </m:accPr>
              <m:e>
                <m:r>
                  <m:t>x</m:t>
                </m:r>
              </m:e>
            </m:acc>
            <m:r>
              <m:rPr>
                <m:sty m:val="p"/>
              </m:rPr>
              <m:t>+</m:t>
            </m:r>
            <m:acc>
              <m:accPr>
                <m:chr m:val="̃"/>
              </m:accPr>
              <m:e>
                <m:r>
                  <m:t>y</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y</m:t>
                </m:r>
              </m:e>
            </m:acc>
          </m:e>
        </m:d>
        <m:sSub>
          <m:e>
            <m:r>
              <m:t>​</m:t>
            </m:r>
          </m:e>
          <m:sub>
            <m:r>
              <m:rPr>
                <m:sty m:val="p"/>
              </m:rPr>
              <m:t>∞</m:t>
            </m:r>
          </m:sub>
        </m:sSub>
      </m:oMath>
      <w:ins w:id="4306" w:author="PR Preview" w:date="2026-01-01T00:00:00Z">
        <w:r>
          <w:t xml:space="preserve">.</w:t>
        </w:r>
      </w:ins>
    </w:p>
    <w:bookmarkStart w:id="340" w:name="exm-vector-p-norm-limit"/>
    <w:p>
      <w:pPr>
        <w:pStyle w:val="BodyText"/>
      </w:pPr>
      <w:ins w:id="4307" w:author="PR Preview" w:date="2026-01-01T00:00:00Z">
        <w:r>
          <w:rPr>
            <w:b/>
            <w:bCs/>
          </w:rPr>
          <w:t xml:space="preserve">Example 102 (The</w:t>
        </w:r>
      </w:ins>
      <w:ins w:id="4308" w:author="PR Preview" w:date="2026-01-01T00:00:00Z">
        <w:r>
          <w:rPr>
            <w:b/>
            <w:bCs/>
          </w:rPr>
          <w:t xml:space="preserve"> </w:t>
        </w:r>
      </w:ins>
      <m:oMath>
        <m:sSub>
          <m:e>
            <m:r>
              <m:t>ℓ</m:t>
            </m:r>
          </m:e>
          <m:sub>
            <m:r>
              <m:t>k</m:t>
            </m:r>
          </m:sub>
        </m:sSub>
      </m:oMath>
      <w:ins w:id="4309" w:author="PR Preview" w:date="2026-01-01T00:00:00Z">
        <w:r>
          <w:rPr>
            <w:b/>
            <w:bCs/>
          </w:rPr>
          <w:t xml:space="preserve"> </w:t>
        </w:r>
      </w:ins>
      <w:ins w:id="4310" w:author="PR Preview" w:date="2026-01-01T00:00:00Z">
        <w:r>
          <w:rPr>
            <w:b/>
            <w:bCs/>
          </w:rPr>
          <w:t xml:space="preserve">norm approaches the maximum norm as</w:t>
        </w:r>
      </w:ins>
      <w:ins w:id="4311" w:author="PR Preview" w:date="2026-01-01T00:00:00Z">
        <w:r>
          <w:rPr>
            <w:b/>
            <w:bCs/>
          </w:rPr>
          <w:t xml:space="preserve"> </w:t>
        </w:r>
      </w:ins>
      <m:oMath>
        <m:r>
          <m:t>k</m:t>
        </m:r>
      </m:oMath>
      <w:ins w:id="4312" w:author="PR Preview" w:date="2026-01-01T00:00:00Z">
        <w:r>
          <w:rPr>
            <w:b/>
            <w:bCs/>
          </w:rPr>
          <w:t xml:space="preserve"> </w:t>
        </w:r>
      </w:ins>
      <w:ins w:id="4313" w:author="PR Preview" w:date="2026-01-01T00:00:00Z">
        <w:r>
          <w:rPr>
            <w:b/>
            <w:bCs/>
          </w:rPr>
          <w:t xml:space="preserve">grows)</w:t>
        </w:r>
      </w:ins>
      <w:ins w:id="4314" w:author="PR Preview" w:date="2026-01-01T00:00:00Z">
        <w:r>
          <w:t xml:space="preserve"> </w:t>
        </w:r>
      </w:ins>
      <w:ins w:id="4315" w:author="PR Preview" w:date="2026-01-01T00:00:00Z">
        <w:r>
          <w:t xml:space="preserve">Take</w:t>
        </w:r>
      </w:ins>
      <w:ins w:id="4316" w:author="PR Preview" w:date="2026-01-01T00:00:00Z">
        <w:r>
          <w:t xml:space="preserve"> </w:t>
        </w:r>
      </w:ins>
      <m:oMath>
        <m:acc>
          <m:accPr>
            <m:chr m:val="̃"/>
          </m:accPr>
          <m:e>
            <m:r>
              <m:t>x</m:t>
            </m:r>
          </m:e>
        </m:acc>
        <m:r>
          <m:rPr>
            <m:sty m:val="p"/>
          </m:rPr>
          <m:t>=</m:t>
        </m:r>
        <m:r>
          <m:rPr>
            <m:sty m:val="p"/>
          </m:rPr>
          <m:t>(</m:t>
        </m:r>
        <m:r>
          <m:t>3</m:t>
        </m:r>
        <m:r>
          <m:rPr>
            <m:sty m:val="p"/>
          </m:rPr>
          <m:t>,</m:t>
        </m:r>
        <m:r>
          <m:rPr>
            <m:sty m:val="p"/>
          </m:rPr>
          <m:t>−</m:t>
        </m:r>
        <m:r>
          <m:t>4</m:t>
        </m:r>
        <m:r>
          <m:rPr>
            <m:sty m:val="p"/>
          </m:rPr>
          <m:t>)</m:t>
        </m:r>
      </m:oMath>
      <w:ins w:id="4317" w:author="PR Preview" w:date="2026-01-01T00:00:00Z">
        <w:r>
          <w:t xml:space="preserve"> </w:t>
        </w:r>
      </w:ins>
      <w:ins w:id="4318" w:author="PR Preview" w:date="2026-01-01T00:00:00Z">
        <w:r>
          <w:t xml:space="preserve">and</w:t>
        </w:r>
      </w:ins>
      <w:ins w:id="4319" w:author="PR Preview" w:date="2026-01-01T00:00:00Z">
        <w:r>
          <w:t xml:space="preserve"> </w:t>
        </w:r>
      </w:ins>
      <m:oMath>
        <m:acc>
          <m:accPr>
            <m:chr m:val="̃"/>
          </m:accPr>
          <m:e>
            <m:r>
              <m:t>y</m:t>
            </m:r>
          </m:e>
        </m:acc>
        <m:r>
          <m:rPr>
            <m:sty m:val="p"/>
          </m:rPr>
          <m:t>=</m:t>
        </m:r>
        <m:r>
          <m:rPr>
            <m:sty m:val="p"/>
          </m:rPr>
          <m:t>(</m:t>
        </m:r>
        <m:r>
          <m:rPr>
            <m:sty m:val="p"/>
          </m:rPr>
          <m:t>−</m:t>
        </m:r>
        <m:r>
          <m:t>1</m:t>
        </m:r>
        <m:r>
          <m:rPr>
            <m:sty m:val="p"/>
          </m:rPr>
          <m:t>,</m:t>
        </m:r>
        <m:r>
          <m:t>5</m:t>
        </m:r>
        <m:r>
          <m:rPr>
            <m:sty m:val="p"/>
          </m:rPr>
          <m:t>)</m:t>
        </m:r>
      </m:oMath>
      <w:ins w:id="4320" w:author="PR Preview" w:date="2026-01-01T00:00:00Z">
        <w:r>
          <w:t xml:space="preserve"> </w:t>
        </w:r>
      </w:ins>
      <w:ins w:id="4321" w:author="PR Preview" w:date="2026-01-01T00:00:00Z">
        <w:r>
          <w:t xml:space="preserve">in</w:t>
        </w:r>
      </w:ins>
      <w:ins w:id="4322" w:author="PR Preview" w:date="2026-01-01T00:00:00Z">
        <w:r>
          <w:t xml:space="preserve"> </w:t>
        </w:r>
      </w:ins>
      <m:oMath>
        <m:sSup>
          <m:e>
            <m:r>
              <m:rPr>
                <m:scr m:val="double-struck"/>
                <m:sty m:val="p"/>
              </m:rPr>
              <m:t>R</m:t>
            </m:r>
          </m:e>
          <m:sup>
            <m:r>
              <m:t>2</m:t>
            </m:r>
          </m:sup>
        </m:sSup>
      </m:oMath>
      <w:ins w:id="4323" w:author="PR Preview" w:date="2026-01-01T00:00:00Z">
        <w:r>
          <w:t xml:space="preserve">.</w:t>
        </w:r>
      </w:ins>
      <w:ins w:id="4324" w:author="PR Preview" w:date="2026-01-01T00:00:00Z">
        <w:r>
          <w:t xml:space="preserve"> </w:t>
        </w:r>
      </w:ins>
      <w:ins w:id="4325" w:author="PR Preview" w:date="2026-01-01T00:00:00Z">
        <w:r>
          <w:t xml:space="preserve">The code computes</w:t>
        </w:r>
      </w:ins>
      <w:ins w:id="4326" w:author="PR Preview" w:date="2026-01-01T00:00:00Z">
        <w:r>
          <w:t xml:space="preserve"> </w:t>
        </w:r>
      </w:ins>
      <m:oMath>
        <m:r>
          <m:t>​</m:t>
        </m:r>
        <m:d>
          <m:dPr>
            <m:begChr m:val="∥"/>
            <m:sepChr m:val=""/>
            <m:endChr m:val="∥"/>
            <m:grow/>
          </m:dPr>
          <m:e>
            <m:acc>
              <m:accPr>
                <m:chr m:val="̃"/>
              </m:accPr>
              <m:e>
                <m:r>
                  <m:t>x</m:t>
                </m:r>
              </m:e>
            </m:acc>
          </m:e>
        </m:d>
        <m:sSub>
          <m:e>
            <m:r>
              <m:t>​</m:t>
            </m:r>
          </m:e>
          <m:sub>
            <m:r>
              <m:t>k</m:t>
            </m:r>
          </m:sub>
        </m:sSub>
      </m:oMath>
      <w:ins w:id="4327" w:author="PR Preview" w:date="2026-01-01T00:00:00Z">
        <w:r>
          <w:t xml:space="preserve"> </w:t>
        </w:r>
      </w:ins>
      <w:ins w:id="4328" w:author="PR Preview" w:date="2026-01-01T00:00:00Z">
        <w:r>
          <w:t xml:space="preserve">for several values of</w:t>
        </w:r>
      </w:ins>
      <w:ins w:id="4329" w:author="PR Preview" w:date="2026-01-01T00:00:00Z">
        <w:r>
          <w:t xml:space="preserve"> </w:t>
        </w:r>
      </w:ins>
      <m:oMath>
        <m:r>
          <m:t>k</m:t>
        </m:r>
      </m:oMath>
      <w:ins w:id="4330" w:author="PR Preview" w:date="2026-01-01T00:00:00Z">
        <w:r>
          <w:t xml:space="preserve">, including</w:t>
        </w:r>
      </w:ins>
      <w:ins w:id="4331" w:author="PR Preview" w:date="2026-01-01T00:00:00Z">
        <w:r>
          <w:t xml:space="preserve"> </w:t>
        </w:r>
      </w:ins>
      <m:oMath>
        <m:r>
          <m:t>k</m:t>
        </m:r>
        <m:r>
          <m:rPr>
            <m:sty m:val="p"/>
          </m:rPr>
          <m:t>=</m:t>
        </m:r>
        <m:r>
          <m:rPr>
            <m:sty m:val="p"/>
          </m:rPr>
          <m:t>∞</m:t>
        </m:r>
      </m:oMath>
      <w:ins w:id="4332" w:author="PR Preview" w:date="2026-01-01T00:00:00Z">
        <w:r>
          <w:t xml:space="preserve"> </w:t>
        </w:r>
      </w:ins>
      <w:ins w:id="4333" w:author="PR Preview" w:date="2026-01-01T00:00:00Z">
        <w:r>
          <w:t xml:space="preserve">as the maximum,</w:t>
        </w:r>
      </w:ins>
      <w:ins w:id="4334" w:author="PR Preview" w:date="2026-01-01T00:00:00Z">
        <w:r>
          <w:t xml:space="preserve"> </w:t>
        </w:r>
      </w:ins>
      <w:ins w:id="4335" w:author="PR Preview" w:date="2026-01-01T00:00:00Z">
        <w:r>
          <w:t xml:space="preserve">and checks the triangle inequality for</w:t>
        </w:r>
      </w:ins>
      <w:ins w:id="4336" w:author="PR Preview" w:date="2026-01-01T00:00:00Z">
        <w:r>
          <w:t xml:space="preserve"> </w:t>
        </w:r>
      </w:ins>
      <m:oMath>
        <m:acc>
          <m:accPr>
            <m:chr m:val="̃"/>
          </m:accPr>
          <m:e>
            <m:r>
              <m:t>x</m:t>
            </m:r>
          </m:e>
        </m:acc>
      </m:oMath>
      <w:ins w:id="4337" w:author="PR Preview" w:date="2026-01-01T00:00:00Z">
        <w:r>
          <w:t xml:space="preserve"> </w:t>
        </w:r>
      </w:ins>
      <w:ins w:id="4338" w:author="PR Preview" w:date="2026-01-01T00:00:00Z">
        <w:r>
          <w:t xml:space="preserve">and</w:t>
        </w:r>
      </w:ins>
      <w:ins w:id="4339" w:author="PR Preview" w:date="2026-01-01T00:00:00Z">
        <w:r>
          <w:t xml:space="preserve"> </w:t>
        </w:r>
      </w:ins>
      <m:oMath>
        <m:acc>
          <m:accPr>
            <m:chr m:val="̃"/>
          </m:accPr>
          <m:e>
            <m:r>
              <m:t>y</m:t>
            </m:r>
          </m:e>
        </m:acc>
      </m:oMath>
      <w:ins w:id="4340" w:author="PR Preview" w:date="2026-01-01T00:00:00Z">
        <w:r>
          <w:t xml:space="preserve"> </w:t>
        </w:r>
      </w:ins>
      <w:ins w:id="4341" w:author="PR Preview" w:date="2026-01-01T00:00:00Z">
        <w:r>
          <w:t xml:space="preserve">at each of them.</w:t>
        </w:r>
      </w:ins>
    </w:p>
    <w:p>
      <w:pPr>
        <w:pStyle w:val="SourceCode"/>
      </w:pPr>
      <w:ins w:id="4342" w:author="PR Preview" w:date="2026-01-01T00:00:00Z">
        <w:r>
          <w:rPr>
            <w:rStyle w:val="NormalTok"/>
          </w:rPr>
          <w:t xml:space="preserve">lk_norm </w:t>
        </w:r>
      </w:ins>
      <w:ins w:id="4343" w:author="PR Preview" w:date="2026-01-01T00:00:00Z">
        <w:r>
          <w:rPr>
            <w:rStyle w:val="OtherTok"/>
          </w:rPr>
          <w:t xml:space="preserve">&lt;-</w:t>
        </w:r>
      </w:ins>
      <w:ins w:id="4344" w:author="PR Preview" w:date="2026-01-01T00:00:00Z">
        <w:r>
          <w:rPr>
            <w:rStyle w:val="NormalTok"/>
          </w:rPr>
          <w:t xml:space="preserve"> </w:t>
        </w:r>
      </w:ins>
      <w:ins w:id="4345" w:author="PR Preview" w:date="2026-01-01T00:00:00Z">
        <w:r>
          <w:rPr>
            <w:rStyle w:val="ControlFlowTok"/>
          </w:rPr>
          <w:t xml:space="preserve">function</w:t>
        </w:r>
      </w:ins>
      <w:ins w:id="4346" w:author="PR Preview" w:date="2026-01-01T00:00:00Z">
        <w:r>
          <w:rPr>
            <w:rStyle w:val="NormalTok"/>
          </w:rPr>
          <w:t xml:space="preserve">(x, k) {</w:t>
        </w:r>
      </w:ins>
      <w:ins w:id="4347" w:author="PR Preview" w:date="2026-01-01T00:00:00Z">
        <w:r>
          <w:br/>
        </w:r>
      </w:ins>
      <w:ins w:id="4348" w:author="PR Preview" w:date="2026-01-01T00:00:00Z">
        <w:r>
          <w:rPr>
            <w:rStyle w:val="NormalTok"/>
          </w:rPr>
          <w:t xml:space="preserve">  </w:t>
        </w:r>
      </w:ins>
      <w:ins w:id="4349" w:author="PR Preview" w:date="2026-01-01T00:00:00Z">
        <w:r>
          <w:rPr>
            <w:rStyle w:val="ControlFlowTok"/>
          </w:rPr>
          <w:t xml:space="preserve">if</w:t>
        </w:r>
      </w:ins>
      <w:ins w:id="4350" w:author="PR Preview" w:date="2026-01-01T00:00:00Z">
        <w:r>
          <w:rPr>
            <w:rStyle w:val="NormalTok"/>
          </w:rPr>
          <w:t xml:space="preserve"> (</w:t>
        </w:r>
      </w:ins>
      <w:ins w:id="4351" w:author="PR Preview" w:date="2026-01-01T00:00:00Z">
        <w:r>
          <w:rPr>
            <w:rStyle w:val="FunctionTok"/>
          </w:rPr>
          <w:t xml:space="preserve">is.infinite</w:t>
        </w:r>
      </w:ins>
      <w:ins w:id="4352" w:author="PR Preview" w:date="2026-01-01T00:00:00Z">
        <w:r>
          <w:rPr>
            <w:rStyle w:val="NormalTok"/>
          </w:rPr>
          <w:t xml:space="preserve">(k)) </w:t>
        </w:r>
      </w:ins>
      <w:ins w:id="4353" w:author="PR Preview" w:date="2026-01-01T00:00:00Z">
        <w:r>
          <w:rPr>
            <w:rStyle w:val="FunctionTok"/>
          </w:rPr>
          <w:t xml:space="preserve">max</w:t>
        </w:r>
      </w:ins>
      <w:ins w:id="4354" w:author="PR Preview" w:date="2026-01-01T00:00:00Z">
        <w:r>
          <w:rPr>
            <w:rStyle w:val="NormalTok"/>
          </w:rPr>
          <w:t xml:space="preserve">(</w:t>
        </w:r>
      </w:ins>
      <w:ins w:id="4355" w:author="PR Preview" w:date="2026-01-01T00:00:00Z">
        <w:r>
          <w:rPr>
            <w:rStyle w:val="FunctionTok"/>
          </w:rPr>
          <w:t xml:space="preserve">abs</w:t>
        </w:r>
      </w:ins>
      <w:ins w:id="4356" w:author="PR Preview" w:date="2026-01-01T00:00:00Z">
        <w:r>
          <w:rPr>
            <w:rStyle w:val="NormalTok"/>
          </w:rPr>
          <w:t xml:space="preserve">(x)) </w:t>
        </w:r>
      </w:ins>
      <w:ins w:id="4357" w:author="PR Preview" w:date="2026-01-01T00:00:00Z">
        <w:r>
          <w:rPr>
            <w:rStyle w:val="ControlFlowTok"/>
          </w:rPr>
          <w:t xml:space="preserve">else</w:t>
        </w:r>
      </w:ins>
      <w:ins w:id="4358" w:author="PR Preview" w:date="2026-01-01T00:00:00Z">
        <w:r>
          <w:rPr>
            <w:rStyle w:val="NormalTok"/>
          </w:rPr>
          <w:t xml:space="preserve"> </w:t>
        </w:r>
      </w:ins>
      <w:ins w:id="4359" w:author="PR Preview" w:date="2026-01-01T00:00:00Z">
        <w:r>
          <w:rPr>
            <w:rStyle w:val="FunctionTok"/>
          </w:rPr>
          <w:t xml:space="preserve">sum</w:t>
        </w:r>
      </w:ins>
      <w:ins w:id="4360" w:author="PR Preview" w:date="2026-01-01T00:00:00Z">
        <w:r>
          <w:rPr>
            <w:rStyle w:val="NormalTok"/>
          </w:rPr>
          <w:t xml:space="preserve">(</w:t>
        </w:r>
      </w:ins>
      <w:ins w:id="4361" w:author="PR Preview" w:date="2026-01-01T00:00:00Z">
        <w:r>
          <w:rPr>
            <w:rStyle w:val="FunctionTok"/>
          </w:rPr>
          <w:t xml:space="preserve">abs</w:t>
        </w:r>
      </w:ins>
      <w:ins w:id="4362" w:author="PR Preview" w:date="2026-01-01T00:00:00Z">
        <w:r>
          <w:rPr>
            <w:rStyle w:val="NormalTok"/>
          </w:rPr>
          <w:t xml:space="preserve">(x)</w:t>
        </w:r>
      </w:ins>
      <w:ins w:id="4363" w:author="PR Preview" w:date="2026-01-01T00:00:00Z">
        <w:r>
          <w:rPr>
            <w:rStyle w:val="SpecialCharTok"/>
          </w:rPr>
          <w:t xml:space="preserve">^</w:t>
        </w:r>
      </w:ins>
      <w:ins w:id="4364" w:author="PR Preview" w:date="2026-01-01T00:00:00Z">
        <w:r>
          <w:rPr>
            <w:rStyle w:val="NormalTok"/>
          </w:rPr>
          <w:t xml:space="preserve">k)</w:t>
        </w:r>
      </w:ins>
      <w:ins w:id="4365" w:author="PR Preview" w:date="2026-01-01T00:00:00Z">
        <w:r>
          <w:rPr>
            <w:rStyle w:val="SpecialCharTok"/>
          </w:rPr>
          <w:t xml:space="preserve">^</w:t>
        </w:r>
      </w:ins>
      <w:ins w:id="4366" w:author="PR Preview" w:date="2026-01-01T00:00:00Z">
        <w:r>
          <w:rPr>
            <w:rStyle w:val="NormalTok"/>
          </w:rPr>
          <w:t xml:space="preserve">(</w:t>
        </w:r>
      </w:ins>
      <w:ins w:id="4367" w:author="PR Preview" w:date="2026-01-01T00:00:00Z">
        <w:r>
          <w:rPr>
            <w:rStyle w:val="DecValTok"/>
          </w:rPr>
          <w:t xml:space="preserve">1</w:t>
        </w:r>
      </w:ins>
      <w:ins w:id="4368" w:author="PR Preview" w:date="2026-01-01T00:00:00Z">
        <w:r>
          <w:rPr>
            <w:rStyle w:val="NormalTok"/>
          </w:rPr>
          <w:t xml:space="preserve"> </w:t>
        </w:r>
      </w:ins>
      <w:ins w:id="4369" w:author="PR Preview" w:date="2026-01-01T00:00:00Z">
        <w:r>
          <w:rPr>
            <w:rStyle w:val="SpecialCharTok"/>
          </w:rPr>
          <w:t xml:space="preserve">/</w:t>
        </w:r>
      </w:ins>
      <w:ins w:id="4370" w:author="PR Preview" w:date="2026-01-01T00:00:00Z">
        <w:r>
          <w:rPr>
            <w:rStyle w:val="NormalTok"/>
          </w:rPr>
          <w:t xml:space="preserve"> k)</w:t>
        </w:r>
      </w:ins>
      <w:ins w:id="4371" w:author="PR Preview" w:date="2026-01-01T00:00:00Z">
        <w:r>
          <w:br/>
        </w:r>
      </w:ins>
      <w:ins w:id="4372" w:author="PR Preview" w:date="2026-01-01T00:00:00Z">
        <w:r>
          <w:rPr>
            <w:rStyle w:val="NormalTok"/>
          </w:rPr>
          <w:t xml:space="preserve">}</w:t>
        </w:r>
      </w:ins>
      <w:ins w:id="4373" w:author="PR Preview" w:date="2026-01-01T00:00:00Z">
        <w:r>
          <w:br/>
        </w:r>
      </w:ins>
      <w:ins w:id="4374" w:author="PR Preview" w:date="2026-01-01T00:00:00Z">
        <w:r>
          <w:br/>
        </w:r>
      </w:ins>
      <w:ins w:id="4375" w:author="PR Preview" w:date="2026-01-01T00:00:00Z">
        <w:r>
          <w:rPr>
            <w:rStyle w:val="NormalTok"/>
          </w:rPr>
          <w:t xml:space="preserve">x </w:t>
        </w:r>
      </w:ins>
      <w:ins w:id="4376" w:author="PR Preview" w:date="2026-01-01T00:00:00Z">
        <w:r>
          <w:rPr>
            <w:rStyle w:val="OtherTok"/>
          </w:rPr>
          <w:t xml:space="preserve">&lt;-</w:t>
        </w:r>
      </w:ins>
      <w:ins w:id="4377" w:author="PR Preview" w:date="2026-01-01T00:00:00Z">
        <w:r>
          <w:rPr>
            <w:rStyle w:val="NormalTok"/>
          </w:rPr>
          <w:t xml:space="preserve"> </w:t>
        </w:r>
      </w:ins>
      <w:ins w:id="4378" w:author="PR Preview" w:date="2026-01-01T00:00:00Z">
        <w:r>
          <w:rPr>
            <w:rStyle w:val="FunctionTok"/>
          </w:rPr>
          <w:t xml:space="preserve">c</w:t>
        </w:r>
      </w:ins>
      <w:ins w:id="4379" w:author="PR Preview" w:date="2026-01-01T00:00:00Z">
        <w:r>
          <w:rPr>
            <w:rStyle w:val="NormalTok"/>
          </w:rPr>
          <w:t xml:space="preserve">(</w:t>
        </w:r>
      </w:ins>
      <w:ins w:id="4380" w:author="PR Preview" w:date="2026-01-01T00:00:00Z">
        <w:r>
          <w:rPr>
            <w:rStyle w:val="DecValTok"/>
          </w:rPr>
          <w:t xml:space="preserve">3</w:t>
        </w:r>
      </w:ins>
      <w:ins w:id="4381" w:author="PR Preview" w:date="2026-01-01T00:00:00Z">
        <w:r>
          <w:rPr>
            <w:rStyle w:val="NormalTok"/>
          </w:rPr>
          <w:t xml:space="preserve">, </w:t>
        </w:r>
      </w:ins>
      <w:ins w:id="4382" w:author="PR Preview" w:date="2026-01-01T00:00:00Z">
        <w:r>
          <w:rPr>
            <w:rStyle w:val="SpecialCharTok"/>
          </w:rPr>
          <w:t xml:space="preserve">-</w:t>
        </w:r>
      </w:ins>
      <w:ins w:id="4383" w:author="PR Preview" w:date="2026-01-01T00:00:00Z">
        <w:r>
          <w:rPr>
            <w:rStyle w:val="DecValTok"/>
          </w:rPr>
          <w:t xml:space="preserve">4</w:t>
        </w:r>
      </w:ins>
      <w:ins w:id="4384" w:author="PR Preview" w:date="2026-01-01T00:00:00Z">
        <w:r>
          <w:rPr>
            <w:rStyle w:val="NormalTok"/>
          </w:rPr>
          <w:t xml:space="preserve">)</w:t>
        </w:r>
      </w:ins>
      <w:ins w:id="4385" w:author="PR Preview" w:date="2026-01-01T00:00:00Z">
        <w:r>
          <w:br/>
        </w:r>
      </w:ins>
      <w:ins w:id="4386" w:author="PR Preview" w:date="2026-01-01T00:00:00Z">
        <w:r>
          <w:rPr>
            <w:rStyle w:val="NormalTok"/>
          </w:rPr>
          <w:t xml:space="preserve">y </w:t>
        </w:r>
      </w:ins>
      <w:ins w:id="4387" w:author="PR Preview" w:date="2026-01-01T00:00:00Z">
        <w:r>
          <w:rPr>
            <w:rStyle w:val="OtherTok"/>
          </w:rPr>
          <w:t xml:space="preserve">&lt;-</w:t>
        </w:r>
      </w:ins>
      <w:ins w:id="4388" w:author="PR Preview" w:date="2026-01-01T00:00:00Z">
        <w:r>
          <w:rPr>
            <w:rStyle w:val="NormalTok"/>
          </w:rPr>
          <w:t xml:space="preserve"> </w:t>
        </w:r>
      </w:ins>
      <w:ins w:id="4389" w:author="PR Preview" w:date="2026-01-01T00:00:00Z">
        <w:r>
          <w:rPr>
            <w:rStyle w:val="FunctionTok"/>
          </w:rPr>
          <w:t xml:space="preserve">c</w:t>
        </w:r>
      </w:ins>
      <w:ins w:id="4390" w:author="PR Preview" w:date="2026-01-01T00:00:00Z">
        <w:r>
          <w:rPr>
            <w:rStyle w:val="NormalTok"/>
          </w:rPr>
          <w:t xml:space="preserve">(</w:t>
        </w:r>
      </w:ins>
      <w:ins w:id="4391" w:author="PR Preview" w:date="2026-01-01T00:00:00Z">
        <w:r>
          <w:rPr>
            <w:rStyle w:val="SpecialCharTok"/>
          </w:rPr>
          <w:t xml:space="preserve">-</w:t>
        </w:r>
      </w:ins>
      <w:ins w:id="4392" w:author="PR Preview" w:date="2026-01-01T00:00:00Z">
        <w:r>
          <w:rPr>
            <w:rStyle w:val="DecValTok"/>
          </w:rPr>
          <w:t xml:space="preserve">1</w:t>
        </w:r>
      </w:ins>
      <w:ins w:id="4393" w:author="PR Preview" w:date="2026-01-01T00:00:00Z">
        <w:r>
          <w:rPr>
            <w:rStyle w:val="NormalTok"/>
          </w:rPr>
          <w:t xml:space="preserve">, </w:t>
        </w:r>
      </w:ins>
      <w:ins w:id="4394" w:author="PR Preview" w:date="2026-01-01T00:00:00Z">
        <w:r>
          <w:rPr>
            <w:rStyle w:val="DecValTok"/>
          </w:rPr>
          <w:t xml:space="preserve">5</w:t>
        </w:r>
      </w:ins>
      <w:ins w:id="4395" w:author="PR Preview" w:date="2026-01-01T00:00:00Z">
        <w:r>
          <w:rPr>
            <w:rStyle w:val="NormalTok"/>
          </w:rPr>
          <w:t xml:space="preserve">)</w:t>
        </w:r>
      </w:ins>
      <w:ins w:id="4396" w:author="PR Preview" w:date="2026-01-01T00:00:00Z">
        <w:r>
          <w:br/>
        </w:r>
      </w:ins>
      <w:ins w:id="4397" w:author="PR Preview" w:date="2026-01-01T00:00:00Z">
        <w:r>
          <w:rPr>
            <w:rStyle w:val="NormalTok"/>
          </w:rPr>
          <w:t xml:space="preserve">ks </w:t>
        </w:r>
      </w:ins>
      <w:ins w:id="4398" w:author="PR Preview" w:date="2026-01-01T00:00:00Z">
        <w:r>
          <w:rPr>
            <w:rStyle w:val="OtherTok"/>
          </w:rPr>
          <w:t xml:space="preserve">&lt;-</w:t>
        </w:r>
      </w:ins>
      <w:ins w:id="4399" w:author="PR Preview" w:date="2026-01-01T00:00:00Z">
        <w:r>
          <w:rPr>
            <w:rStyle w:val="NormalTok"/>
          </w:rPr>
          <w:t xml:space="preserve"> </w:t>
        </w:r>
      </w:ins>
      <w:ins w:id="4400" w:author="PR Preview" w:date="2026-01-01T00:00:00Z">
        <w:r>
          <w:rPr>
            <w:rStyle w:val="FunctionTok"/>
          </w:rPr>
          <w:t xml:space="preserve">c</w:t>
        </w:r>
      </w:ins>
      <w:ins w:id="4401" w:author="PR Preview" w:date="2026-01-01T00:00:00Z">
        <w:r>
          <w:rPr>
            <w:rStyle w:val="NormalTok"/>
          </w:rPr>
          <w:t xml:space="preserve">(</w:t>
        </w:r>
      </w:ins>
      <w:ins w:id="4402" w:author="PR Preview" w:date="2026-01-01T00:00:00Z">
        <w:r>
          <w:rPr>
            <w:rStyle w:val="DecValTok"/>
          </w:rPr>
          <w:t xml:space="preserve">1</w:t>
        </w:r>
      </w:ins>
      <w:ins w:id="4403" w:author="PR Preview" w:date="2026-01-01T00:00:00Z">
        <w:r>
          <w:rPr>
            <w:rStyle w:val="NormalTok"/>
          </w:rPr>
          <w:t xml:space="preserve">, </w:t>
        </w:r>
      </w:ins>
      <w:ins w:id="4404" w:author="PR Preview" w:date="2026-01-01T00:00:00Z">
        <w:r>
          <w:rPr>
            <w:rStyle w:val="DecValTok"/>
          </w:rPr>
          <w:t xml:space="preserve">2</w:t>
        </w:r>
      </w:ins>
      <w:ins w:id="4405" w:author="PR Preview" w:date="2026-01-01T00:00:00Z">
        <w:r>
          <w:rPr>
            <w:rStyle w:val="NormalTok"/>
          </w:rPr>
          <w:t xml:space="preserve">, </w:t>
        </w:r>
      </w:ins>
      <w:ins w:id="4406" w:author="PR Preview" w:date="2026-01-01T00:00:00Z">
        <w:r>
          <w:rPr>
            <w:rStyle w:val="DecValTok"/>
          </w:rPr>
          <w:t xml:space="preserve">4</w:t>
        </w:r>
      </w:ins>
      <w:ins w:id="4407" w:author="PR Preview" w:date="2026-01-01T00:00:00Z">
        <w:r>
          <w:rPr>
            <w:rStyle w:val="NormalTok"/>
          </w:rPr>
          <w:t xml:space="preserve">, </w:t>
        </w:r>
      </w:ins>
      <w:ins w:id="4408" w:author="PR Preview" w:date="2026-01-01T00:00:00Z">
        <w:r>
          <w:rPr>
            <w:rStyle w:val="DecValTok"/>
          </w:rPr>
          <w:t xml:space="preserve">8</w:t>
        </w:r>
      </w:ins>
      <w:ins w:id="4409" w:author="PR Preview" w:date="2026-01-01T00:00:00Z">
        <w:r>
          <w:rPr>
            <w:rStyle w:val="NormalTok"/>
          </w:rPr>
          <w:t xml:space="preserve">, </w:t>
        </w:r>
      </w:ins>
      <w:ins w:id="4410" w:author="PR Preview" w:date="2026-01-01T00:00:00Z">
        <w:r>
          <w:rPr>
            <w:rStyle w:val="DecValTok"/>
          </w:rPr>
          <w:t xml:space="preserve">16</w:t>
        </w:r>
      </w:ins>
      <w:ins w:id="4411" w:author="PR Preview" w:date="2026-01-01T00:00:00Z">
        <w:r>
          <w:rPr>
            <w:rStyle w:val="NormalTok"/>
          </w:rPr>
          <w:t xml:space="preserve">, </w:t>
        </w:r>
      </w:ins>
      <w:ins w:id="4412" w:author="PR Preview" w:date="2026-01-01T00:00:00Z">
        <w:r>
          <w:rPr>
            <w:rStyle w:val="DecValTok"/>
          </w:rPr>
          <w:t xml:space="preserve">32</w:t>
        </w:r>
      </w:ins>
      <w:ins w:id="4413" w:author="PR Preview" w:date="2026-01-01T00:00:00Z">
        <w:r>
          <w:rPr>
            <w:rStyle w:val="NormalTok"/>
          </w:rPr>
          <w:t xml:space="preserve">, </w:t>
        </w:r>
      </w:ins>
      <w:ins w:id="4414" w:author="PR Preview" w:date="2026-01-01T00:00:00Z">
        <w:r>
          <w:rPr>
            <w:rStyle w:val="DecValTok"/>
          </w:rPr>
          <w:t xml:space="preserve">64</w:t>
        </w:r>
      </w:ins>
      <w:ins w:id="4415" w:author="PR Preview" w:date="2026-01-01T00:00:00Z">
        <w:r>
          <w:rPr>
            <w:rStyle w:val="NormalTok"/>
          </w:rPr>
          <w:t xml:space="preserve">, </w:t>
        </w:r>
      </w:ins>
      <w:ins w:id="4416" w:author="PR Preview" w:date="2026-01-01T00:00:00Z">
        <w:r>
          <w:rPr>
            <w:rStyle w:val="ConstantTok"/>
          </w:rPr>
          <w:t xml:space="preserve">Inf</w:t>
        </w:r>
      </w:ins>
      <w:ins w:id="4417" w:author="PR Preview" w:date="2026-01-01T00:00:00Z">
        <w:r>
          <w:rPr>
            <w:rStyle w:val="NormalTok"/>
          </w:rPr>
          <w:t xml:space="preserve">)</w:t>
        </w:r>
      </w:ins>
      <w:ins w:id="4418" w:author="PR Preview" w:date="2026-01-01T00:00:00Z">
        <w:r>
          <w:br/>
        </w:r>
      </w:ins>
      <w:ins w:id="4419" w:author="PR Preview" w:date="2026-01-01T00:00:00Z">
        <w:r>
          <w:rPr>
            <w:rStyle w:val="NormalTok"/>
          </w:rPr>
          <w:t xml:space="preserve">norms </w:t>
        </w:r>
      </w:ins>
      <w:ins w:id="4420" w:author="PR Preview" w:date="2026-01-01T00:00:00Z">
        <w:r>
          <w:rPr>
            <w:rStyle w:val="OtherTok"/>
          </w:rPr>
          <w:t xml:space="preserve">&lt;-</w:t>
        </w:r>
      </w:ins>
      <w:ins w:id="4421" w:author="PR Preview" w:date="2026-01-01T00:00:00Z">
        <w:r>
          <w:rPr>
            <w:rStyle w:val="NormalTok"/>
          </w:rPr>
          <w:t xml:space="preserve"> </w:t>
        </w:r>
      </w:ins>
      <w:ins w:id="4422" w:author="PR Preview" w:date="2026-01-01T00:00:00Z">
        <w:r>
          <w:rPr>
            <w:rStyle w:val="FunctionTok"/>
          </w:rPr>
          <w:t xml:space="preserve">sapply</w:t>
        </w:r>
      </w:ins>
      <w:ins w:id="4423" w:author="PR Preview" w:date="2026-01-01T00:00:00Z">
        <w:r>
          <w:rPr>
            <w:rStyle w:val="NormalTok"/>
          </w:rPr>
          <w:t xml:space="preserve">(ks, </w:t>
        </w:r>
      </w:ins>
      <w:ins w:id="4424" w:author="PR Preview" w:date="2026-01-01T00:00:00Z">
        <w:r>
          <w:rPr>
            <w:rStyle w:val="ControlFlowTok"/>
          </w:rPr>
          <w:t xml:space="preserve">function</w:t>
        </w:r>
      </w:ins>
      <w:ins w:id="4425" w:author="PR Preview" w:date="2026-01-01T00:00:00Z">
        <w:r>
          <w:rPr>
            <w:rStyle w:val="NormalTok"/>
          </w:rPr>
          <w:t xml:space="preserve">(k) </w:t>
        </w:r>
      </w:ins>
      <w:ins w:id="4426" w:author="PR Preview" w:date="2026-01-01T00:00:00Z">
        <w:r>
          <w:rPr>
            <w:rStyle w:val="FunctionTok"/>
          </w:rPr>
          <w:t xml:space="preserve">lk_norm</w:t>
        </w:r>
      </w:ins>
      <w:ins w:id="4427" w:author="PR Preview" w:date="2026-01-01T00:00:00Z">
        <w:r>
          <w:rPr>
            <w:rStyle w:val="NormalTok"/>
          </w:rPr>
          <w:t xml:space="preserve">(x, k))</w:t>
        </w:r>
      </w:ins>
      <w:ins w:id="4428" w:author="PR Preview" w:date="2026-01-01T00:00:00Z">
        <w:r>
          <w:br/>
        </w:r>
      </w:ins>
      <w:ins w:id="4429" w:author="PR Preview" w:date="2026-01-01T00:00:00Z">
        <w:r>
          <w:rPr>
            <w:rStyle w:val="NormalTok"/>
          </w:rPr>
          <w:t xml:space="preserve">triangle </w:t>
        </w:r>
      </w:ins>
      <w:ins w:id="4430" w:author="PR Preview" w:date="2026-01-01T00:00:00Z">
        <w:r>
          <w:rPr>
            <w:rStyle w:val="OtherTok"/>
          </w:rPr>
          <w:t xml:space="preserve">&lt;-</w:t>
        </w:r>
      </w:ins>
      <w:ins w:id="4431" w:author="PR Preview" w:date="2026-01-01T00:00:00Z">
        <w:r>
          <w:rPr>
            <w:rStyle w:val="NormalTok"/>
          </w:rPr>
          <w:t xml:space="preserve"> </w:t>
        </w:r>
      </w:ins>
      <w:ins w:id="4432" w:author="PR Preview" w:date="2026-01-01T00:00:00Z">
        <w:r>
          <w:rPr>
            <w:rStyle w:val="FunctionTok"/>
          </w:rPr>
          <w:t xml:space="preserve">sapply</w:t>
        </w:r>
      </w:ins>
      <w:ins w:id="4433" w:author="PR Preview" w:date="2026-01-01T00:00:00Z">
        <w:r>
          <w:rPr>
            <w:rStyle w:val="NormalTok"/>
          </w:rPr>
          <w:t xml:space="preserve">(</w:t>
        </w:r>
      </w:ins>
      <w:ins w:id="4434" w:author="PR Preview" w:date="2026-01-01T00:00:00Z">
        <w:r>
          <w:br/>
        </w:r>
      </w:ins>
      <w:ins w:id="4435" w:author="PR Preview" w:date="2026-01-01T00:00:00Z">
        <w:r>
          <w:rPr>
            <w:rStyle w:val="NormalTok"/>
          </w:rPr>
          <w:t xml:space="preserve">  ks,</w:t>
        </w:r>
      </w:ins>
      <w:ins w:id="4436" w:author="PR Preview" w:date="2026-01-01T00:00:00Z">
        <w:r>
          <w:br/>
        </w:r>
      </w:ins>
      <w:ins w:id="4437" w:author="PR Preview" w:date="2026-01-01T00:00:00Z">
        <w:r>
          <w:rPr>
            <w:rStyle w:val="NormalTok"/>
          </w:rPr>
          <w:t xml:space="preserve">  </w:t>
        </w:r>
      </w:ins>
      <w:ins w:id="4438" w:author="PR Preview" w:date="2026-01-01T00:00:00Z">
        <w:r>
          <w:rPr>
            <w:rStyle w:val="ControlFlowTok"/>
          </w:rPr>
          <w:t xml:space="preserve">function</w:t>
        </w:r>
      </w:ins>
      <w:ins w:id="4439" w:author="PR Preview" w:date="2026-01-01T00:00:00Z">
        <w:r>
          <w:rPr>
            <w:rStyle w:val="NormalTok"/>
          </w:rPr>
          <w:t xml:space="preserve">(k) </w:t>
        </w:r>
      </w:ins>
      <w:ins w:id="4440" w:author="PR Preview" w:date="2026-01-01T00:00:00Z">
        <w:r>
          <w:rPr>
            <w:rStyle w:val="FunctionTok"/>
          </w:rPr>
          <w:t xml:space="preserve">lk_norm</w:t>
        </w:r>
      </w:ins>
      <w:ins w:id="4441" w:author="PR Preview" w:date="2026-01-01T00:00:00Z">
        <w:r>
          <w:rPr>
            <w:rStyle w:val="NormalTok"/>
          </w:rPr>
          <w:t xml:space="preserve">(x </w:t>
        </w:r>
      </w:ins>
      <w:ins w:id="4442" w:author="PR Preview" w:date="2026-01-01T00:00:00Z">
        <w:r>
          <w:rPr>
            <w:rStyle w:val="SpecialCharTok"/>
          </w:rPr>
          <w:t xml:space="preserve">+</w:t>
        </w:r>
      </w:ins>
      <w:ins w:id="4443" w:author="PR Preview" w:date="2026-01-01T00:00:00Z">
        <w:r>
          <w:rPr>
            <w:rStyle w:val="NormalTok"/>
          </w:rPr>
          <w:t xml:space="preserve"> y, k) </w:t>
        </w:r>
      </w:ins>
      <w:ins w:id="4444" w:author="PR Preview" w:date="2026-01-01T00:00:00Z">
        <w:r>
          <w:rPr>
            <w:rStyle w:val="SpecialCharTok"/>
          </w:rPr>
          <w:t xml:space="preserve">&lt;=</w:t>
        </w:r>
      </w:ins>
      <w:ins w:id="4445" w:author="PR Preview" w:date="2026-01-01T00:00:00Z">
        <w:r>
          <w:rPr>
            <w:rStyle w:val="NormalTok"/>
          </w:rPr>
          <w:t xml:space="preserve"> </w:t>
        </w:r>
      </w:ins>
      <w:ins w:id="4446" w:author="PR Preview" w:date="2026-01-01T00:00:00Z">
        <w:r>
          <w:rPr>
            <w:rStyle w:val="FunctionTok"/>
          </w:rPr>
          <w:t xml:space="preserve">lk_norm</w:t>
        </w:r>
      </w:ins>
      <w:ins w:id="4447" w:author="PR Preview" w:date="2026-01-01T00:00:00Z">
        <w:r>
          <w:rPr>
            <w:rStyle w:val="NormalTok"/>
          </w:rPr>
          <w:t xml:space="preserve">(x, k) </w:t>
        </w:r>
      </w:ins>
      <w:ins w:id="4448" w:author="PR Preview" w:date="2026-01-01T00:00:00Z">
        <w:r>
          <w:rPr>
            <w:rStyle w:val="SpecialCharTok"/>
          </w:rPr>
          <w:t xml:space="preserve">+</w:t>
        </w:r>
      </w:ins>
      <w:ins w:id="4449" w:author="PR Preview" w:date="2026-01-01T00:00:00Z">
        <w:r>
          <w:rPr>
            <w:rStyle w:val="NormalTok"/>
          </w:rPr>
          <w:t xml:space="preserve"> </w:t>
        </w:r>
      </w:ins>
      <w:ins w:id="4450" w:author="PR Preview" w:date="2026-01-01T00:00:00Z">
        <w:r>
          <w:rPr>
            <w:rStyle w:val="FunctionTok"/>
          </w:rPr>
          <w:t xml:space="preserve">lk_norm</w:t>
        </w:r>
      </w:ins>
      <w:ins w:id="4451" w:author="PR Preview" w:date="2026-01-01T00:00:00Z">
        <w:r>
          <w:rPr>
            <w:rStyle w:val="NormalTok"/>
          </w:rPr>
          <w:t xml:space="preserve">(y, k)</w:t>
        </w:r>
      </w:ins>
      <w:ins w:id="4452" w:author="PR Preview" w:date="2026-01-01T00:00:00Z">
        <w:r>
          <w:br/>
        </w:r>
      </w:ins>
      <w:ins w:id="4453" w:author="PR Preview" w:date="2026-01-01T00:00:00Z">
        <w:r>
          <w:rPr>
            <w:rStyle w:val="NormalTok"/>
          </w:rPr>
          <w:t xml:space="preserve">)</w:t>
        </w:r>
      </w:ins>
      <w:ins w:id="4454" w:author="PR Preview" w:date="2026-01-01T00:00:00Z">
        <w:r>
          <w:br/>
        </w:r>
      </w:ins>
      <w:ins w:id="4455" w:author="PR Preview" w:date="2026-01-01T00:00:00Z">
        <w:r>
          <w:rPr>
            <w:rStyle w:val="FunctionTok"/>
          </w:rPr>
          <w:t xml:space="preserve">data.frame</w:t>
        </w:r>
      </w:ins>
      <w:ins w:id="4456" w:author="PR Preview" w:date="2026-01-01T00:00:00Z">
        <w:r>
          <w:rPr>
            <w:rStyle w:val="NormalTok"/>
          </w:rPr>
          <w:t xml:space="preserve">(</w:t>
        </w:r>
      </w:ins>
      <w:ins w:id="4457" w:author="PR Preview" w:date="2026-01-01T00:00:00Z">
        <w:r>
          <w:rPr>
            <w:rStyle w:val="AttributeTok"/>
          </w:rPr>
          <w:t xml:space="preserve">k =</w:t>
        </w:r>
      </w:ins>
      <w:ins w:id="4458" w:author="PR Preview" w:date="2026-01-01T00:00:00Z">
        <w:r>
          <w:rPr>
            <w:rStyle w:val="NormalTok"/>
          </w:rPr>
          <w:t xml:space="preserve"> ks, </w:t>
        </w:r>
      </w:ins>
      <w:ins w:id="4459" w:author="PR Preview" w:date="2026-01-01T00:00:00Z">
        <w:r>
          <w:rPr>
            <w:rStyle w:val="AttributeTok"/>
          </w:rPr>
          <w:t xml:space="preserve">norm =</w:t>
        </w:r>
      </w:ins>
      <w:ins w:id="4460" w:author="PR Preview" w:date="2026-01-01T00:00:00Z">
        <w:r>
          <w:rPr>
            <w:rStyle w:val="NormalTok"/>
          </w:rPr>
          <w:t xml:space="preserve"> norms, </w:t>
        </w:r>
      </w:ins>
      <w:ins w:id="4461" w:author="PR Preview" w:date="2026-01-01T00:00:00Z">
        <w:r>
          <w:rPr>
            <w:rStyle w:val="AttributeTok"/>
          </w:rPr>
          <w:t xml:space="preserve">triangle_holds =</w:t>
        </w:r>
      </w:ins>
      <w:ins w:id="4462" w:author="PR Preview" w:date="2026-01-01T00:00:00Z">
        <w:r>
          <w:rPr>
            <w:rStyle w:val="NormalTok"/>
          </w:rPr>
          <w:t xml:space="preserve"> triangle)</w:t>
        </w:r>
      </w:ins>
      <w:ins w:id="4463" w:author="PR Preview" w:date="2026-01-01T00:00:00Z">
        <w:r>
          <w:br/>
        </w:r>
      </w:ins>
      <w:ins w:id="4464" w:author="PR Preview" w:date="2026-01-01T00:00:00Z">
        <w:r>
          <w:rPr>
            <w:rStyle w:val="CommentTok"/>
          </w:rPr>
          <w:t xml:space="preserve">#&gt; # A tibble: 8 × 3</w:t>
        </w:r>
      </w:ins>
      <w:ins w:id="4465" w:author="PR Preview" w:date="2026-01-01T00:00:00Z">
        <w:r>
          <w:br/>
        </w:r>
      </w:ins>
      <w:ins w:id="4466" w:author="PR Preview" w:date="2026-01-01T00:00:00Z">
        <w:r>
          <w:rPr>
            <w:rStyle w:val="CommentTok"/>
          </w:rPr>
          <w:t xml:space="preserve">#&gt;       k  norm triangle_holds</w:t>
        </w:r>
      </w:ins>
      <w:ins w:id="4467" w:author="PR Preview" w:date="2026-01-01T00:00:00Z">
        <w:r>
          <w:br/>
        </w:r>
      </w:ins>
      <w:ins w:id="4468" w:author="PR Preview" w:date="2026-01-01T00:00:00Z">
        <w:r>
          <w:rPr>
            <w:rStyle w:val="CommentTok"/>
          </w:rPr>
          <w:t xml:space="preserve">#&gt;   &lt;dbl&gt; &lt;dbl&gt; &lt;lgl&gt;         </w:t>
        </w:r>
      </w:ins>
      <w:ins w:id="4469" w:author="PR Preview" w:date="2026-01-01T00:00:00Z">
        <w:r>
          <w:br/>
        </w:r>
      </w:ins>
      <w:ins w:id="4470" w:author="PR Preview" w:date="2026-01-01T00:00:00Z">
        <w:r>
          <w:rPr>
            <w:rStyle w:val="CommentTok"/>
          </w:rPr>
          <w:t xml:space="preserve">#&gt; 1     1  7    TRUE          </w:t>
        </w:r>
      </w:ins>
      <w:ins w:id="4471" w:author="PR Preview" w:date="2026-01-01T00:00:00Z">
        <w:r>
          <w:br/>
        </w:r>
      </w:ins>
      <w:ins w:id="4472" w:author="PR Preview" w:date="2026-01-01T00:00:00Z">
        <w:r>
          <w:rPr>
            <w:rStyle w:val="CommentTok"/>
          </w:rPr>
          <w:t xml:space="preserve">#&gt; 2     2  5    TRUE          </w:t>
        </w:r>
      </w:ins>
      <w:ins w:id="4473" w:author="PR Preview" w:date="2026-01-01T00:00:00Z">
        <w:r>
          <w:br/>
        </w:r>
      </w:ins>
      <w:ins w:id="4474" w:author="PR Preview" w:date="2026-01-01T00:00:00Z">
        <w:r>
          <w:rPr>
            <w:rStyle w:val="CommentTok"/>
          </w:rPr>
          <w:t xml:space="preserve">#&gt; 3     4  4.28 TRUE          </w:t>
        </w:r>
      </w:ins>
      <w:ins w:id="4475" w:author="PR Preview" w:date="2026-01-01T00:00:00Z">
        <w:r>
          <w:br/>
        </w:r>
      </w:ins>
      <w:ins w:id="4476" w:author="PR Preview" w:date="2026-01-01T00:00:00Z">
        <w:r>
          <w:rPr>
            <w:rStyle w:val="CommentTok"/>
          </w:rPr>
          <w:t xml:space="preserve">#&gt; 4     8  4.05 TRUE          </w:t>
        </w:r>
      </w:ins>
      <w:ins w:id="4477" w:author="PR Preview" w:date="2026-01-01T00:00:00Z">
        <w:r>
          <w:br/>
        </w:r>
      </w:ins>
      <w:ins w:id="4478" w:author="PR Preview" w:date="2026-01-01T00:00:00Z">
        <w:r>
          <w:rPr>
            <w:rStyle w:val="CommentTok"/>
          </w:rPr>
          <w:t xml:space="preserve">#&gt; 5    16  4.00 TRUE          </w:t>
        </w:r>
      </w:ins>
      <w:ins w:id="4479" w:author="PR Preview" w:date="2026-01-01T00:00:00Z">
        <w:r>
          <w:br/>
        </w:r>
      </w:ins>
      <w:ins w:id="4480" w:author="PR Preview" w:date="2026-01-01T00:00:00Z">
        <w:r>
          <w:rPr>
            <w:rStyle w:val="CommentTok"/>
          </w:rPr>
          <w:t xml:space="preserve">#&gt; 6    32  4.00 TRUE          </w:t>
        </w:r>
      </w:ins>
      <w:ins w:id="4481" w:author="PR Preview" w:date="2026-01-01T00:00:00Z">
        <w:r>
          <w:br/>
        </w:r>
      </w:ins>
      <w:ins w:id="4482" w:author="PR Preview" w:date="2026-01-01T00:00:00Z">
        <w:r>
          <w:rPr>
            <w:rStyle w:val="CommentTok"/>
          </w:rPr>
          <w:t xml:space="preserve">#&gt; 7    64  4.00 TRUE          </w:t>
        </w:r>
      </w:ins>
      <w:ins w:id="4483" w:author="PR Preview" w:date="2026-01-01T00:00:00Z">
        <w:r>
          <w:br/>
        </w:r>
      </w:ins>
      <w:ins w:id="4484" w:author="PR Preview" w:date="2026-01-01T00:00:00Z">
        <w:r>
          <w:rPr>
            <w:rStyle w:val="CommentTok"/>
          </w:rPr>
          <w:t xml:space="preserve">#&gt; 8   Inf  4    TRUE</w:t>
        </w:r>
      </w:ins>
    </w:p>
    <w:p>
      <w:pPr>
        <w:pStyle w:val="FirstParagraph"/>
      </w:pPr>
      <w:ins w:id="4485" w:author="PR Preview" w:date="2026-01-01T00:00:00Z">
        <w:r>
          <w:t xml:space="preserve">By part 1 of</w:t>
        </w:r>
      </w:ins>
      <w:ins w:id="4486" w:author="PR Preview" w:date="2026-01-01T00:00:00Z">
        <w:r>
          <w:t xml:space="preserve"> </w:t>
        </w:r>
      </w:ins>
      <w:hyperlink w:anchor="thm-vector-p-norm">
        <w:ins w:id="4487" w:author="PR Preview" w:date="2026-01-01T00:00:00Z">
          <w:r>
            <w:rPr>
              <w:rStyle w:val="Hyperlink"/>
            </w:rPr>
            <w:t xml:space="preserve">Theorem 57</w:t>
          </w:r>
        </w:ins>
      </w:hyperlink>
      <w:ins w:id="4488" w:author="PR Preview" w:date="2026-01-01T00:00:00Z">
        <w:r>
          <w:t xml:space="preserve">, the</w:t>
        </w:r>
      </w:ins>
      <w:ins w:id="4489" w:author="PR Preview" w:date="2026-01-01T00:00:00Z">
        <w:r>
          <w:t xml:space="preserve"> </w:t>
        </w:r>
      </w:ins>
      <m:oMath>
        <m:sSub>
          <m:e>
            <m:r>
              <m:t>ℓ</m:t>
            </m:r>
          </m:e>
          <m:sub>
            <m:r>
              <m:t>1</m:t>
            </m:r>
          </m:sub>
        </m:sSub>
      </m:oMath>
      <w:ins w:id="4490" w:author="PR Preview" w:date="2026-01-01T00:00:00Z">
        <w:r>
          <w:t xml:space="preserve"> </w:t>
        </w:r>
      </w:ins>
      <w:ins w:id="4491" w:author="PR Preview" w:date="2026-01-01T00:00:00Z">
        <w:r>
          <w:t xml:space="preserve">norm 7 equals</w:t>
        </w:r>
      </w:ins>
      <w:ins w:id="4492" w:author="PR Preview" w:date="2026-01-01T00:00:00Z">
        <w:r>
          <w:t xml:space="preserve"> </w:t>
        </w:r>
      </w:ins>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ins w:id="4493" w:author="PR Preview" w:date="2026-01-01T00:00:00Z">
        <w:r>
          <w:t xml:space="preserve">,</w:t>
        </w:r>
      </w:ins>
      <w:ins w:id="4494" w:author="PR Preview" w:date="2026-01-01T00:00:00Z">
        <w:r>
          <w:t xml:space="preserve"> </w:t>
        </w:r>
      </w:ins>
      <w:ins w:id="4495" w:author="PR Preview" w:date="2026-01-01T00:00:00Z">
        <w:r>
          <w:t xml:space="preserve">and the</w:t>
        </w:r>
      </w:ins>
      <w:ins w:id="4496" w:author="PR Preview" w:date="2026-01-01T00:00:00Z">
        <w:r>
          <w:t xml:space="preserve"> </w:t>
        </w:r>
      </w:ins>
      <m:oMath>
        <m:sSub>
          <m:e>
            <m:r>
              <m:t>ℓ</m:t>
            </m:r>
          </m:e>
          <m:sub>
            <m:r>
              <m:t>2</m:t>
            </m:r>
          </m:sub>
        </m:sSub>
      </m:oMath>
      <w:ins w:id="4497" w:author="PR Preview" w:date="2026-01-01T00:00:00Z">
        <w:r>
          <w:t xml:space="preserve"> </w:t>
        </w:r>
      </w:ins>
      <w:ins w:id="4498" w:author="PR Preview" w:date="2026-01-01T00:00:00Z">
        <w:r>
          <w:t xml:space="preserve">norm 5 equals</w:t>
        </w:r>
      </w:ins>
      <w:ins w:id="4499" w:author="PR Preview" w:date="2026-01-01T00:00:00Z">
        <w:r>
          <w:t xml:space="preserve"> </w:t>
        </w:r>
      </w:ins>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ins w:id="4500" w:author="PR Preview" w:date="2026-01-01T00:00:00Z">
        <w:r>
          <w:t xml:space="preserve">.</w:t>
        </w:r>
      </w:ins>
      <w:ins w:id="4501" w:author="PR Preview" w:date="2026-01-01T00:00:00Z">
        <w:r>
          <w:t xml:space="preserve"> </w:t>
        </w:r>
      </w:ins>
      <w:ins w:id="4502" w:author="PR Preview" w:date="2026-01-01T00:00:00Z">
        <w:r>
          <w:t xml:space="preserve">By part 2, the norms approach the maximum norm 4:</w:t>
        </w:r>
      </w:ins>
      <w:ins w:id="4503" w:author="PR Preview" w:date="2026-01-01T00:00:00Z">
        <w:r>
          <w:t xml:space="preserve"> </w:t>
        </w:r>
      </w:ins>
      <w:ins w:id="4504" w:author="PR Preview" w:date="2026-01-01T00:00:00Z">
        <w:r>
          <w:t xml:space="preserve">at</w:t>
        </w:r>
      </w:ins>
      <w:ins w:id="4505" w:author="PR Preview" w:date="2026-01-01T00:00:00Z">
        <w:r>
          <w:t xml:space="preserve"> </w:t>
        </w:r>
      </w:ins>
      <m:oMath>
        <m:r>
          <m:t>k</m:t>
        </m:r>
        <m:r>
          <m:rPr>
            <m:sty m:val="p"/>
          </m:rPr>
          <m:t>=</m:t>
        </m:r>
        <m:r>
          <m:t>64</m:t>
        </m:r>
      </m:oMath>
      <w:ins w:id="4506" w:author="PR Preview" w:date="2026-01-01T00:00:00Z">
        <w:r>
          <w:t xml:space="preserve"> </w:t>
        </w:r>
      </w:ins>
      <w:ins w:id="4507" w:author="PR Preview" w:date="2026-01-01T00:00:00Z">
        <w:r>
          <w:t xml:space="preserve">the</w:t>
        </w:r>
      </w:ins>
      <w:ins w:id="4508" w:author="PR Preview" w:date="2026-01-01T00:00:00Z">
        <w:r>
          <w:t xml:space="preserve"> </w:t>
        </w:r>
      </w:ins>
      <m:oMath>
        <m:sSub>
          <m:e>
            <m:r>
              <m:t>ℓ</m:t>
            </m:r>
          </m:e>
          <m:sub>
            <m:r>
              <m:t>k</m:t>
            </m:r>
          </m:sub>
        </m:sSub>
      </m:oMath>
      <w:ins w:id="4509" w:author="PR Preview" w:date="2026-01-01T00:00:00Z">
        <w:r>
          <w:t xml:space="preserve"> </w:t>
        </w:r>
      </w:ins>
      <w:ins w:id="4510" w:author="PR Preview" w:date="2026-01-01T00:00:00Z">
        <w:r>
          <w:t xml:space="preserve">norm is within</w:t>
        </w:r>
      </w:ins>
      <w:ins w:id="4511" w:author="PR Preview" w:date="2026-01-01T00:00:00Z">
        <w:r>
          <w:t xml:space="preserve"> </w:t>
        </w:r>
      </w:ins>
      <w:ins w:id="4512" w:author="PR Preview" w:date="2026-01-01T00:00:00Z">
        <w:r>
          <w:t xml:space="preserve">0.00000000063 of it.</w:t>
        </w:r>
      </w:ins>
      <w:ins w:id="4513" w:author="PR Preview" w:date="2026-01-01T00:00:00Z">
        <w:r>
          <w:t xml:space="preserve"> </w:t>
        </w:r>
      </w:ins>
      <w:ins w:id="4514" w:author="PR Preview" w:date="2026-01-01T00:00:00Z">
        <w:r>
          <w:t xml:space="preserve">By part 3, the triangle inequality holds at all 8 of the 8 values of</w:t>
        </w:r>
      </w:ins>
      <w:ins w:id="4515" w:author="PR Preview" w:date="2026-01-01T00:00:00Z">
        <w:r>
          <w:t xml:space="preserve"> </w:t>
        </w:r>
      </w:ins>
      <m:oMath>
        <m:r>
          <m:t>k</m:t>
        </m:r>
      </m:oMath>
      <w:ins w:id="4516" w:author="PR Preview" w:date="2026-01-01T00:00:00Z">
        <w:r>
          <w:t xml:space="preserve">.</w:t>
        </w:r>
      </w:ins>
    </w:p>
    <w:bookmarkEnd w:id="340"/>
    <w:bookmarkStart w:id="341"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41"/>
    <w:bookmarkStart w:id="342" w:name="exm-cosine-sine"/>
    <w:p>
      <w:pPr>
        <w:pStyle w:val="BodyText"/>
      </w:pPr>
      <w:del w:id="4517" w:author="PR Preview" w:date="2026-01-01T00:00:00Z">
        <w:r>
          <w:rPr>
            <w:b/>
            <w:bCs/>
          </w:rPr>
          <w:delText xml:space="preserve">Example 101 (Cosines and sines of some angles)</w:delText>
        </w:r>
      </w:del>
      <w:del w:id="4518" w:author="PR Preview" w:date="2026-01-01T00:00:00Z">
        <w:r>
          <w:delText xml:space="preserve"> </w:delText>
        </w:r>
      </w:del>
      <w:del w:id="4519" w:author="PR Preview" w:date="2026-01-01T00:00:00Z">
        <w:r>
          <w:delText xml:space="preserve"> </w:delText>
        </w:r>
      </w:del>
    </w:p>
    <w:p>
      <w:pPr>
        <w:pStyle w:val="BodyText"/>
      </w:pPr>
      <w:ins w:id="4520" w:author="PR Preview" w:date="2026-01-01T00:00:00Z">
        <w:r>
          <w:rPr>
            <w:b/>
            <w:bCs/>
          </w:rPr>
          <w:t xml:space="preserve">Example 103 (Cosines and sines of some angles)</w:t>
        </w:r>
      </w:ins>
      <w:ins w:id="4521" w:author="PR Preview" w:date="2026-01-01T00:00:00Z">
        <w:r>
          <w:t xml:space="preserve"> </w:t>
        </w:r>
      </w:ins>
      <w:ins w:id="4522" w:author="PR Preview" w:date="2026-01-01T00:00:00Z">
        <w:r>
          <w:t xml:space="preserve"> </w:t>
        </w:r>
      </w:ins>
    </w:p>
    <w:p>
      <w:pPr>
        <w:numPr>
          <w:ilvl w:val="0"/>
          <w:numId w:val="1060"/>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60"/>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60"/>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60"/>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42"/>
    <w:bookmarkStart w:id="343"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3"/>
    <w:bookmarkStart w:id="344" w:name="rem-angle-well-defined"/>
    <w:p>
      <w:pPr>
        <w:pStyle w:val="FirstParagraph"/>
      </w:pPr>
      <w:del w:id="4523" w:author="PR Preview" w:date="2026-01-01T00:00:00Z">
        <w:r>
          <w:rPr>
            <w:i/>
            <w:iCs/>
          </w:rPr>
          <w:delText xml:space="preserve">Remark 17</w:delText>
        </w:r>
      </w:del>
      <w:del w:id="4524" w:author="PR Preview" w:date="2026-01-01T00:00:00Z">
        <w:r>
          <w:delText xml:space="preserve"> (Why the angle is well defined). </w:delText>
        </w:r>
      </w:del>
      <w:del w:id="4525" w:author="PR Preview" w:date="2026-01-01T00:00:00Z">
        <w:r>
          <w:delText xml:space="preserve">The denominator is positive, because both vectors are nonzero (</w:delText>
        </w:r>
      </w:del>
      <w:hyperlink w:anchor="thm-norm-properties">
        <w:del w:id="4526" w:author="PR Preview" w:date="2026-01-01T00:00:00Z">
          <w:r>
            <w:rPr>
              <w:rStyle w:val="Hyperlink"/>
            </w:rPr>
            <w:delText xml:space="preserve">Theorem 52</w:delText>
          </w:r>
        </w:del>
      </w:hyperlink>
      <w:del w:id="4527" w:author="PR Preview" w:date="2026-01-01T00:00:00Z">
        <w:r>
          <w:delText xml:space="preserve">),</w:delText>
        </w:r>
      </w:del>
      <w:del w:id="4528" w:author="PR Preview" w:date="2026-01-01T00:00:00Z">
        <w:r>
          <w:delText xml:space="preserve"> </w:delText>
        </w:r>
      </w:del>
      <w:del w:id="4529" w:author="PR Preview" w:date="2026-01-01T00:00:00Z">
        <w:r>
          <w:delText xml:space="preserve">and by</w:delText>
        </w:r>
      </w:del>
      <w:del w:id="4530" w:author="PR Preview" w:date="2026-01-01T00:00:00Z">
        <w:r>
          <w:delText xml:space="preserve"> </w:delText>
        </w:r>
      </w:del>
      <w:hyperlink w:anchor="thm-cauchy-schwarz">
        <w:del w:id="4531" w:author="PR Preview" w:date="2026-01-01T00:00:00Z">
          <w:r>
            <w:rPr>
              <w:rStyle w:val="Hyperlink"/>
            </w:rPr>
            <w:delText xml:space="preserve">Theorem 54</w:delText>
          </w:r>
        </w:del>
      </w:hyperlink>
      <w:del w:id="4532" w:author="PR Preview" w:date="2026-01-01T00:00:00Z">
        <w:r>
          <w:delText xml:space="preserve"> </w:delText>
        </w:r>
      </w:del>
      <w:del w:id="4533" w:author="PR Preview" w:date="2026-01-01T00:00:00Z">
        <w:r>
          <w:delText xml:space="preserve">the ratio lies between</w:delText>
        </w:r>
      </w:del>
      <w:del w:id="4534" w:author="PR Preview" w:date="2026-01-01T00:00:00Z">
        <w:r>
          <w:delText xml:space="preserve"> </w:delText>
        </w:r>
      </w:del>
      <m:oMath>
        <m:r>
          <m:rPr>
            <m:sty m:val="p"/>
          </m:rPr>
          <m:t>−</m:t>
        </m:r>
        <m:r>
          <m:t>1</m:t>
        </m:r>
      </m:oMath>
      <w:del w:id="4535" w:author="PR Preview" w:date="2026-01-01T00:00:00Z">
        <w:r>
          <w:delText xml:space="preserve"> </w:delText>
        </w:r>
      </w:del>
      <w:del w:id="4536" w:author="PR Preview" w:date="2026-01-01T00:00:00Z">
        <w:r>
          <w:delText xml:space="preserve">and</w:delText>
        </w:r>
      </w:del>
      <w:del w:id="4537" w:author="PR Preview" w:date="2026-01-01T00:00:00Z">
        <w:r>
          <w:delText xml:space="preserve"> </w:delText>
        </w:r>
      </w:del>
      <m:oMath>
        <m:r>
          <m:t>1</m:t>
        </m:r>
      </m:oMath>
      <w:del w:id="4538" w:author="PR Preview" w:date="2026-01-01T00:00:00Z">
        <w:r>
          <w:delText xml:space="preserve">.</w:delText>
        </w:r>
      </w:del>
      <w:del w:id="4539" w:author="PR Preview" w:date="2026-01-01T00:00:00Z">
        <w:r>
          <w:delText xml:space="preserve"> </w:delText>
        </w:r>
      </w:del>
      <w:del w:id="4540" w:author="PR Preview" w:date="2026-01-01T00:00:00Z">
        <w:r>
          <w:delText xml:space="preserve">On</w:delText>
        </w:r>
      </w:del>
      <w:del w:id="4541" w:author="PR Preview" w:date="2026-01-01T00:00:00Z">
        <w:r>
          <w:delText xml:space="preserve"> </w:delText>
        </w:r>
      </w:del>
      <m:oMath>
        <m:r>
          <m:rPr>
            <m:sty m:val="p"/>
          </m:rPr>
          <m:t>[</m:t>
        </m:r>
        <m:r>
          <m:t>0</m:t>
        </m:r>
        <m:r>
          <m:rPr>
            <m:sty m:val="p"/>
          </m:rPr>
          <m:t>,</m:t>
        </m:r>
        <m:r>
          <m:t>π</m:t>
        </m:r>
        <m:r>
          <m:rPr>
            <m:sty m:val="p"/>
          </m:rPr>
          <m:t>]</m:t>
        </m:r>
      </m:oMath>
      <w:del w:id="4542" w:author="PR Preview" w:date="2026-01-01T00:00:00Z">
        <w:r>
          <w:delText xml:space="preserve">,</w:delText>
        </w:r>
      </w:del>
      <w:del w:id="4543" w:author="PR Preview" w:date="2026-01-01T00:00:00Z">
        <w:r>
          <w:delText xml:space="preserve"> </w:delText>
        </w:r>
      </w:del>
      <m:oMath>
        <m:r>
          <m:rPr>
            <m:sty m:val="p"/>
          </m:rPr>
          <m:t>cos</m:t>
        </m:r>
      </m:oMath>
      <w:del w:id="4544" w:author="PR Preview" w:date="2026-01-01T00:00:00Z">
        <w:r>
          <w:delText xml:space="preserve"> </w:delText>
        </w:r>
      </w:del>
      <w:del w:id="4545" w:author="PR Preview" w:date="2026-01-01T00:00:00Z">
        <w:r>
          <w:delText xml:space="preserve">is decreasing from</w:delText>
        </w:r>
      </w:del>
      <w:del w:id="4546" w:author="PR Preview" w:date="2026-01-01T00:00:00Z">
        <w:r>
          <w:delText xml:space="preserve"> </w:delText>
        </w:r>
      </w:del>
      <m:oMath>
        <m:r>
          <m:t>1</m:t>
        </m:r>
      </m:oMath>
      <w:del w:id="4547" w:author="PR Preview" w:date="2026-01-01T00:00:00Z">
        <w:r>
          <w:delText xml:space="preserve"> </w:delText>
        </w:r>
      </w:del>
      <w:del w:id="4548" w:author="PR Preview" w:date="2026-01-01T00:00:00Z">
        <w:r>
          <w:delText xml:space="preserve">to</w:delText>
        </w:r>
      </w:del>
      <w:del w:id="4549" w:author="PR Preview" w:date="2026-01-01T00:00:00Z">
        <w:r>
          <w:delText xml:space="preserve"> </w:delText>
        </w:r>
      </w:del>
      <m:oMath>
        <m:r>
          <m:rPr>
            <m:sty m:val="p"/>
          </m:rPr>
          <m:t>−</m:t>
        </m:r>
        <m:r>
          <m:t>1</m:t>
        </m:r>
      </m:oMath>
      <w:del w:id="4550" w:author="PR Preview" w:date="2026-01-01T00:00:00Z">
        <w:r>
          <w:delText xml:space="preserve"> </w:delText>
        </w:r>
      </w:del>
      <w:del w:id="4551" w:author="PR Preview" w:date="2026-01-01T00:00:00Z">
        <w:r>
          <w:delText xml:space="preserve">and takes each value in</w:delText>
        </w:r>
      </w:del>
      <w:del w:id="4552" w:author="PR Preview" w:date="2026-01-01T00:00:00Z">
        <w:r>
          <w:delText xml:space="preserve"> </w:delText>
        </w:r>
      </w:del>
      <m:oMath>
        <m:r>
          <m:rPr>
            <m:sty m:val="p"/>
          </m:rPr>
          <m:t>[</m:t>
        </m:r>
        <m:r>
          <m:rPr>
            <m:sty m:val="p"/>
          </m:rPr>
          <m:t>−</m:t>
        </m:r>
        <m:r>
          <m:t>1</m:t>
        </m:r>
        <m:r>
          <m:rPr>
            <m:sty m:val="p"/>
          </m:rPr>
          <m:t>,</m:t>
        </m:r>
        <m:r>
          <m:t>1</m:t>
        </m:r>
        <m:r>
          <m:rPr>
            <m:sty m:val="p"/>
          </m:rPr>
          <m:t>]</m:t>
        </m:r>
      </m:oMath>
      <w:del w:id="4553" w:author="PR Preview" w:date="2026-01-01T00:00:00Z">
        <w:r>
          <w:delText xml:space="preserve"> </w:delText>
        </w:r>
      </w:del>
      <w:del w:id="4554" w:author="PR Preview" w:date="2026-01-01T00:00:00Z">
        <w:r>
          <w:delText xml:space="preserve">exactly once,</w:delText>
        </w:r>
      </w:del>
      <w:del w:id="4555" w:author="PR Preview" w:date="2026-01-01T00:00:00Z">
        <w:r>
          <w:delText xml:space="preserve"> </w:delText>
        </w:r>
      </w:del>
      <w:del w:id="4556" w:author="PR Preview" w:date="2026-01-01T00:00:00Z">
        <w:r>
          <w:delText xml:space="preserve">so there is exactly one such</w:delText>
        </w:r>
      </w:del>
      <w:del w:id="4557" w:author="PR Preview" w:date="2026-01-01T00:00:00Z">
        <w:r>
          <w:delText xml:space="preserve"> </w:delText>
        </w:r>
      </w:del>
      <m:oMath>
        <m:r>
          <m:t>θ</m:t>
        </m:r>
      </m:oMath>
      <w:del w:id="4558" w:author="PR Preview" w:date="2026-01-01T00:00:00Z">
        <w:r>
          <w:delText xml:space="preserve">.</w:delText>
        </w:r>
      </w:del>
      <w:del w:id="4559" w:author="PR Preview" w:date="2026-01-01T00:00:00Z">
        <w:r>
          <w:delText xml:space="preserve"> </w:delText>
        </w:r>
      </w:del>
      <w:del w:id="4560" w:author="PR Preview" w:date="2026-01-01T00:00:00Z">
        <w:r>
          <w:delText xml:space="preserve">The angle is</w:delText>
        </w:r>
      </w:del>
      <w:del w:id="4561" w:author="PR Preview" w:date="2026-01-01T00:00:00Z">
        <w:r>
          <w:delText xml:space="preserve"> </w:delText>
        </w:r>
      </w:del>
      <m:oMath>
        <m:r>
          <m:t>π</m:t>
        </m:r>
        <m:r>
          <m:rPr>
            <m:sty m:val="p"/>
          </m:rPr>
          <m:t>/</m:t>
        </m:r>
        <m:r>
          <m:t>2</m:t>
        </m:r>
      </m:oMath>
      <w:del w:id="4562" w:author="PR Preview" w:date="2026-01-01T00:00:00Z">
        <w:r>
          <w:delText xml:space="preserve"> </w:delText>
        </w:r>
      </w:del>
      <w:del w:id="4563" w:author="PR Preview" w:date="2026-01-01T00:00:00Z">
        <w:r>
          <w:delText xml:space="preserve">exactly when</w:delText>
        </w:r>
      </w:del>
      <w:del w:id="4564" w:author="PR Preview" w:date="2026-01-01T00:00:00Z">
        <w:r>
          <w:delText xml:space="preserve"> </w:delText>
        </w:r>
      </w:del>
      <m:oMath>
        <m:acc>
          <m:accPr>
            <m:chr m:val="̃"/>
          </m:accPr>
          <m:e>
            <m:r>
              <m:t>x</m:t>
            </m:r>
          </m:e>
        </m:acc>
        <m:r>
          <m:rPr>
            <m:sty m:val="p"/>
          </m:rPr>
          <m:t>⋅</m:t>
        </m:r>
        <m:acc>
          <m:accPr>
            <m:chr m:val="̃"/>
          </m:accPr>
          <m:e>
            <m:r>
              <m:t>y</m:t>
            </m:r>
          </m:e>
        </m:acc>
        <m:r>
          <m:rPr>
            <m:sty m:val="p"/>
          </m:rPr>
          <m:t>=</m:t>
        </m:r>
        <m:r>
          <m:t>0</m:t>
        </m:r>
      </m:oMath>
      <w:del w:id="4565" w:author="PR Preview" w:date="2026-01-01T00:00:00Z">
        <w:r>
          <w:delText xml:space="preserve">,</w:delText>
        </w:r>
      </w:del>
      <w:del w:id="4566" w:author="PR Preview" w:date="2026-01-01T00:00:00Z">
        <w:r>
          <w:delText xml:space="preserve"> </w:delText>
        </w:r>
      </w:del>
      <w:del w:id="4567" w:author="PR Preview" w:date="2026-01-01T00:00:00Z">
        <w:r>
          <w:delText xml:space="preserve">so for nonzero vectors, orthogonal (</w:delText>
        </w:r>
      </w:del>
      <w:hyperlink w:anchor="def-orthogonal-vectors">
        <w:del w:id="4568" w:author="PR Preview" w:date="2026-01-01T00:00:00Z">
          <w:r>
            <w:rPr>
              <w:rStyle w:val="Hyperlink"/>
            </w:rPr>
            <w:delText xml:space="preserve">Definition 13</w:delText>
          </w:r>
        </w:del>
      </w:hyperlink>
      <w:del w:id="4569" w:author="PR Preview" w:date="2026-01-01T00:00:00Z">
        <w:r>
          <w:delText xml:space="preserve">) means at a right angle.</w:delText>
        </w:r>
      </w:del>
    </w:p>
    <w:p>
      <w:pPr>
        <w:pStyle w:val="BodyText"/>
      </w:pPr>
      <w:del w:id="4570" w:author="PR Preview" w:date="2026-01-01T00:00:00Z">
        <w:r>
          <w:rPr>
            <w:b/>
            <w:bCs/>
          </w:rPr>
          <w:delText xml:space="preserve">Example 102 (Some angles in the plane)</w:delText>
        </w:r>
      </w:del>
      <w:del w:id="4571" w:author="PR Preview" w:date="2026-01-01T00:00:00Z">
        <w:r>
          <w:delText xml:space="preserve"> </w:delText>
        </w:r>
      </w:del>
      <w:del w:id="4572" w:author="PR Preview" w:date="2026-01-01T00:00:00Z">
        <w:r>
          <w:delText xml:space="preserve"> </w:delText>
        </w:r>
      </w:del>
    </w:p>
    <w:p>
      <w:pPr>
        <w:pStyle w:val="FirstParagraph"/>
      </w:pPr>
      <w:ins w:id="4573" w:author="PR Preview" w:date="2026-01-01T00:00:00Z">
        <w:r>
          <w:rPr>
            <w:i/>
            <w:iCs/>
          </w:rPr>
          <w:t xml:space="preserve">Remark 17</w:t>
        </w:r>
      </w:ins>
      <w:ins w:id="4574" w:author="PR Preview" w:date="2026-01-01T00:00:00Z">
        <w:r>
          <w:t xml:space="preserve"> (Why the angle is well defined). </w:t>
        </w:r>
      </w:ins>
      <w:ins w:id="4575" w:author="PR Preview" w:date="2026-01-01T00:00:00Z">
        <w:r>
          <w:t xml:space="preserve">The denominator is positive, because both vectors are nonzero (</w:t>
        </w:r>
      </w:ins>
      <w:hyperlink w:anchor="thm-norm-properties">
        <w:ins w:id="4576" w:author="PR Preview" w:date="2026-01-01T00:00:00Z">
          <w:r>
            <w:rPr>
              <w:rStyle w:val="Hyperlink"/>
            </w:rPr>
            <w:t xml:space="preserve">Theorem 53</w:t>
          </w:r>
        </w:ins>
      </w:hyperlink>
      <w:ins w:id="4577" w:author="PR Preview" w:date="2026-01-01T00:00:00Z">
        <w:r>
          <w:t xml:space="preserve">),</w:t>
        </w:r>
      </w:ins>
      <w:ins w:id="4578" w:author="PR Preview" w:date="2026-01-01T00:00:00Z">
        <w:r>
          <w:t xml:space="preserve"> </w:t>
        </w:r>
      </w:ins>
      <w:ins w:id="4579" w:author="PR Preview" w:date="2026-01-01T00:00:00Z">
        <w:r>
          <w:t xml:space="preserve">and by</w:t>
        </w:r>
      </w:ins>
      <w:ins w:id="4580" w:author="PR Preview" w:date="2026-01-01T00:00:00Z">
        <w:r>
          <w:t xml:space="preserve"> </w:t>
        </w:r>
      </w:ins>
      <w:hyperlink w:anchor="thm-cauchy-schwarz">
        <w:ins w:id="4581" w:author="PR Preview" w:date="2026-01-01T00:00:00Z">
          <w:r>
            <w:rPr>
              <w:rStyle w:val="Hyperlink"/>
            </w:rPr>
            <w:t xml:space="preserve">Theorem 55</w:t>
          </w:r>
        </w:ins>
      </w:hyperlink>
      <w:ins w:id="4582" w:author="PR Preview" w:date="2026-01-01T00:00:00Z">
        <w:r>
          <w:t xml:space="preserve"> </w:t>
        </w:r>
      </w:ins>
      <w:ins w:id="4583" w:author="PR Preview" w:date="2026-01-01T00:00:00Z">
        <w:r>
          <w:t xml:space="preserve">the ratio lies between</w:t>
        </w:r>
      </w:ins>
      <w:ins w:id="4584" w:author="PR Preview" w:date="2026-01-01T00:00:00Z">
        <w:r>
          <w:t xml:space="preserve"> </w:t>
        </w:r>
      </w:ins>
      <m:oMath>
        <m:r>
          <m:rPr>
            <m:sty m:val="p"/>
          </m:rPr>
          <m:t>−</m:t>
        </m:r>
        <m:r>
          <m:t>1</m:t>
        </m:r>
      </m:oMath>
      <w:ins w:id="4585" w:author="PR Preview" w:date="2026-01-01T00:00:00Z">
        <w:r>
          <w:t xml:space="preserve"> </w:t>
        </w:r>
      </w:ins>
      <w:ins w:id="4586" w:author="PR Preview" w:date="2026-01-01T00:00:00Z">
        <w:r>
          <w:t xml:space="preserve">and</w:t>
        </w:r>
      </w:ins>
      <w:ins w:id="4587" w:author="PR Preview" w:date="2026-01-01T00:00:00Z">
        <w:r>
          <w:t xml:space="preserve"> </w:t>
        </w:r>
      </w:ins>
      <m:oMath>
        <m:r>
          <m:t>1</m:t>
        </m:r>
      </m:oMath>
      <w:ins w:id="4588" w:author="PR Preview" w:date="2026-01-01T00:00:00Z">
        <w:r>
          <w:t xml:space="preserve">.</w:t>
        </w:r>
      </w:ins>
      <w:ins w:id="4589" w:author="PR Preview" w:date="2026-01-01T00:00:00Z">
        <w:r>
          <w:t xml:space="preserve"> </w:t>
        </w:r>
      </w:ins>
      <w:ins w:id="4590" w:author="PR Preview" w:date="2026-01-01T00:00:00Z">
        <w:r>
          <w:t xml:space="preserve">On</w:t>
        </w:r>
      </w:ins>
      <w:ins w:id="4591" w:author="PR Preview" w:date="2026-01-01T00:00:00Z">
        <w:r>
          <w:t xml:space="preserve"> </w:t>
        </w:r>
      </w:ins>
      <m:oMath>
        <m:r>
          <m:rPr>
            <m:sty m:val="p"/>
          </m:rPr>
          <m:t>[</m:t>
        </m:r>
        <m:r>
          <m:t>0</m:t>
        </m:r>
        <m:r>
          <m:rPr>
            <m:sty m:val="p"/>
          </m:rPr>
          <m:t>,</m:t>
        </m:r>
        <m:r>
          <m:t>π</m:t>
        </m:r>
        <m:r>
          <m:rPr>
            <m:sty m:val="p"/>
          </m:rPr>
          <m:t>]</m:t>
        </m:r>
      </m:oMath>
      <w:ins w:id="4592" w:author="PR Preview" w:date="2026-01-01T00:00:00Z">
        <w:r>
          <w:t xml:space="preserve">,</w:t>
        </w:r>
      </w:ins>
      <w:ins w:id="4593" w:author="PR Preview" w:date="2026-01-01T00:00:00Z">
        <w:r>
          <w:t xml:space="preserve"> </w:t>
        </w:r>
      </w:ins>
      <m:oMath>
        <m:r>
          <m:rPr>
            <m:sty m:val="p"/>
          </m:rPr>
          <m:t>cos</m:t>
        </m:r>
      </m:oMath>
      <w:ins w:id="4594" w:author="PR Preview" w:date="2026-01-01T00:00:00Z">
        <w:r>
          <w:t xml:space="preserve"> </w:t>
        </w:r>
      </w:ins>
      <w:ins w:id="4595" w:author="PR Preview" w:date="2026-01-01T00:00:00Z">
        <w:r>
          <w:t xml:space="preserve">is decreasing from</w:t>
        </w:r>
      </w:ins>
      <w:ins w:id="4596" w:author="PR Preview" w:date="2026-01-01T00:00:00Z">
        <w:r>
          <w:t xml:space="preserve"> </w:t>
        </w:r>
      </w:ins>
      <m:oMath>
        <m:r>
          <m:t>1</m:t>
        </m:r>
      </m:oMath>
      <w:ins w:id="4597" w:author="PR Preview" w:date="2026-01-01T00:00:00Z">
        <w:r>
          <w:t xml:space="preserve"> </w:t>
        </w:r>
      </w:ins>
      <w:ins w:id="4598" w:author="PR Preview" w:date="2026-01-01T00:00:00Z">
        <w:r>
          <w:t xml:space="preserve">to</w:t>
        </w:r>
      </w:ins>
      <w:ins w:id="4599" w:author="PR Preview" w:date="2026-01-01T00:00:00Z">
        <w:r>
          <w:t xml:space="preserve"> </w:t>
        </w:r>
      </w:ins>
      <m:oMath>
        <m:r>
          <m:rPr>
            <m:sty m:val="p"/>
          </m:rPr>
          <m:t>−</m:t>
        </m:r>
        <m:r>
          <m:t>1</m:t>
        </m:r>
      </m:oMath>
      <w:ins w:id="4600" w:author="PR Preview" w:date="2026-01-01T00:00:00Z">
        <w:r>
          <w:t xml:space="preserve"> </w:t>
        </w:r>
      </w:ins>
      <w:ins w:id="4601" w:author="PR Preview" w:date="2026-01-01T00:00:00Z">
        <w:r>
          <w:t xml:space="preserve">and takes each value in</w:t>
        </w:r>
      </w:ins>
      <w:ins w:id="4602" w:author="PR Preview" w:date="2026-01-01T00:00:00Z">
        <w:r>
          <w:t xml:space="preserve"> </w:t>
        </w:r>
      </w:ins>
      <m:oMath>
        <m:r>
          <m:rPr>
            <m:sty m:val="p"/>
          </m:rPr>
          <m:t>[</m:t>
        </m:r>
        <m:r>
          <m:rPr>
            <m:sty m:val="p"/>
          </m:rPr>
          <m:t>−</m:t>
        </m:r>
        <m:r>
          <m:t>1</m:t>
        </m:r>
        <m:r>
          <m:rPr>
            <m:sty m:val="p"/>
          </m:rPr>
          <m:t>,</m:t>
        </m:r>
        <m:r>
          <m:t>1</m:t>
        </m:r>
        <m:r>
          <m:rPr>
            <m:sty m:val="p"/>
          </m:rPr>
          <m:t>]</m:t>
        </m:r>
      </m:oMath>
      <w:ins w:id="4603" w:author="PR Preview" w:date="2026-01-01T00:00:00Z">
        <w:r>
          <w:t xml:space="preserve"> </w:t>
        </w:r>
      </w:ins>
      <w:ins w:id="4604" w:author="PR Preview" w:date="2026-01-01T00:00:00Z">
        <w:r>
          <w:t xml:space="preserve">exactly once,</w:t>
        </w:r>
      </w:ins>
      <w:ins w:id="4605" w:author="PR Preview" w:date="2026-01-01T00:00:00Z">
        <w:r>
          <w:t xml:space="preserve"> </w:t>
        </w:r>
      </w:ins>
      <w:ins w:id="4606" w:author="PR Preview" w:date="2026-01-01T00:00:00Z">
        <w:r>
          <w:t xml:space="preserve">so there is exactly one such</w:t>
        </w:r>
      </w:ins>
      <w:ins w:id="4607" w:author="PR Preview" w:date="2026-01-01T00:00:00Z">
        <w:r>
          <w:t xml:space="preserve"> </w:t>
        </w:r>
      </w:ins>
      <m:oMath>
        <m:r>
          <m:t>θ</m:t>
        </m:r>
      </m:oMath>
      <w:ins w:id="4608" w:author="PR Preview" w:date="2026-01-01T00:00:00Z">
        <w:r>
          <w:t xml:space="preserve">.</w:t>
        </w:r>
      </w:ins>
      <w:ins w:id="4609" w:author="PR Preview" w:date="2026-01-01T00:00:00Z">
        <w:r>
          <w:t xml:space="preserve"> </w:t>
        </w:r>
      </w:ins>
      <w:ins w:id="4610" w:author="PR Preview" w:date="2026-01-01T00:00:00Z">
        <w:r>
          <w:t xml:space="preserve">The angle is</w:t>
        </w:r>
      </w:ins>
      <w:ins w:id="4611" w:author="PR Preview" w:date="2026-01-01T00:00:00Z">
        <w:r>
          <w:t xml:space="preserve"> </w:t>
        </w:r>
      </w:ins>
      <m:oMath>
        <m:r>
          <m:t>π</m:t>
        </m:r>
        <m:r>
          <m:rPr>
            <m:sty m:val="p"/>
          </m:rPr>
          <m:t>/</m:t>
        </m:r>
        <m:r>
          <m:t>2</m:t>
        </m:r>
      </m:oMath>
      <w:ins w:id="4612" w:author="PR Preview" w:date="2026-01-01T00:00:00Z">
        <w:r>
          <w:t xml:space="preserve"> </w:t>
        </w:r>
      </w:ins>
      <w:ins w:id="4613" w:author="PR Preview" w:date="2026-01-01T00:00:00Z">
        <w:r>
          <w:t xml:space="preserve">exactly when</w:t>
        </w:r>
      </w:ins>
      <w:ins w:id="4614" w:author="PR Preview" w:date="2026-01-01T00:00:00Z">
        <w:r>
          <w:t xml:space="preserve"> </w:t>
        </w:r>
      </w:ins>
      <m:oMath>
        <m:acc>
          <m:accPr>
            <m:chr m:val="̃"/>
          </m:accPr>
          <m:e>
            <m:r>
              <m:t>x</m:t>
            </m:r>
          </m:e>
        </m:acc>
        <m:r>
          <m:rPr>
            <m:sty m:val="p"/>
          </m:rPr>
          <m:t>⋅</m:t>
        </m:r>
        <m:acc>
          <m:accPr>
            <m:chr m:val="̃"/>
          </m:accPr>
          <m:e>
            <m:r>
              <m:t>y</m:t>
            </m:r>
          </m:e>
        </m:acc>
        <m:r>
          <m:rPr>
            <m:sty m:val="p"/>
          </m:rPr>
          <m:t>=</m:t>
        </m:r>
        <m:r>
          <m:t>0</m:t>
        </m:r>
      </m:oMath>
      <w:ins w:id="4615" w:author="PR Preview" w:date="2026-01-01T00:00:00Z">
        <w:r>
          <w:t xml:space="preserve">,</w:t>
        </w:r>
      </w:ins>
      <w:ins w:id="4616" w:author="PR Preview" w:date="2026-01-01T00:00:00Z">
        <w:r>
          <w:t xml:space="preserve"> </w:t>
        </w:r>
      </w:ins>
      <w:ins w:id="4617" w:author="PR Preview" w:date="2026-01-01T00:00:00Z">
        <w:r>
          <w:t xml:space="preserve">so for nonzero vectors, orthogonal (</w:t>
        </w:r>
      </w:ins>
      <w:hyperlink w:anchor="def-orthogonal-vectors">
        <w:ins w:id="4618" w:author="PR Preview" w:date="2026-01-01T00:00:00Z">
          <w:r>
            <w:rPr>
              <w:rStyle w:val="Hyperlink"/>
            </w:rPr>
            <w:t xml:space="preserve">Definition 13</w:t>
          </w:r>
        </w:ins>
      </w:hyperlink>
      <w:ins w:id="4619" w:author="PR Preview" w:date="2026-01-01T00:00:00Z">
        <w:r>
          <w:t xml:space="preserve">) means at a right angle.</w:t>
        </w:r>
      </w:ins>
    </w:p>
    <w:bookmarkEnd w:id="344"/>
    <w:bookmarkStart w:id="345" w:name="exm-angle"/>
    <w:p>
      <w:pPr>
        <w:pStyle w:val="BodyText"/>
      </w:pPr>
      <w:ins w:id="4620" w:author="PR Preview" w:date="2026-01-01T00:00:00Z">
        <w:r>
          <w:rPr>
            <w:b/>
            <w:bCs/>
          </w:rPr>
          <w:t xml:space="preserve">Example 104 (Some angles in the plane)</w:t>
        </w:r>
      </w:ins>
      <w:ins w:id="4621" w:author="PR Preview" w:date="2026-01-01T00:00:00Z">
        <w:r>
          <w:t xml:space="preserve"> </w:t>
        </w:r>
      </w:ins>
      <w:ins w:id="4622" w:author="PR Preview" w:date="2026-01-01T00:00:00Z">
        <w:r>
          <w:t xml:space="preserve"> </w:t>
        </w:r>
      </w:ins>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1"/>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1"/>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5"/>
    <w:bookmarkStart w:id="346"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6"/>
    <w:bookmarkStart w:id="347" w:name="exm-cosine-similarity"/>
    <w:p>
      <w:pPr>
        <w:pStyle w:val="FirstParagraph"/>
      </w:pPr>
      <w:del w:id="4623" w:author="PR Preview" w:date="2026-01-01T00:00:00Z">
        <w:r>
          <w:rPr>
            <w:b/>
            <w:bCs/>
          </w:rPr>
          <w:delText xml:space="preserve">Example 103 (Cosine similarity of parallel, orthogonal, and arbitrary vectors)</w:delText>
        </w:r>
      </w:del>
      <w:del w:id="4624" w:author="PR Preview" w:date="2026-01-01T00:00:00Z">
        <w:r>
          <w:delText xml:space="preserve"> </w:delText>
        </w:r>
      </w:del>
      <w:del w:id="4625" w:author="PR Preview" w:date="2026-01-01T00:00:00Z">
        <w:r>
          <w:delText xml:space="preserve">For vectors in</w:delText>
        </w:r>
      </w:del>
      <w:del w:id="4626" w:author="PR Preview" w:date="2026-01-01T00:00:00Z">
        <w:r>
          <w:delText xml:space="preserve"> </w:delText>
        </w:r>
      </w:del>
      <m:oMath>
        <m:sSup>
          <m:e>
            <m:r>
              <m:rPr>
                <m:scr m:val="double-struck"/>
                <m:sty m:val="p"/>
              </m:rPr>
              <m:t>R</m:t>
            </m:r>
          </m:e>
          <m:sup>
            <m:r>
              <m:t>2</m:t>
            </m:r>
          </m:sup>
        </m:sSup>
      </m:oMath>
      <w:del w:id="4627" w:author="PR Preview" w:date="2026-01-01T00:00:00Z">
        <w:r>
          <w:delText xml:space="preserve">:</w:delText>
        </w:r>
      </w:del>
    </w:p>
    <w:p>
      <w:pPr>
        <w:pStyle w:val="FirstParagraph"/>
      </w:pPr>
      <w:ins w:id="4628" w:author="PR Preview" w:date="2026-01-01T00:00:00Z">
        <w:r>
          <w:rPr>
            <w:b/>
            <w:bCs/>
          </w:rPr>
          <w:t xml:space="preserve">Example 105 (Cosine similarity of parallel, orthogonal, and arbitrary vectors)</w:t>
        </w:r>
      </w:ins>
      <w:ins w:id="4629" w:author="PR Preview" w:date="2026-01-01T00:00:00Z">
        <w:r>
          <w:t xml:space="preserve"> </w:t>
        </w:r>
      </w:ins>
      <w:ins w:id="4630" w:author="PR Preview" w:date="2026-01-01T00:00:00Z">
        <w:r>
          <w:t xml:space="preserve">For vectors in</w:t>
        </w:r>
      </w:ins>
      <w:ins w:id="4631" w:author="PR Preview" w:date="2026-01-01T00:00:00Z">
        <w:r>
          <w:t xml:space="preserve"> </w:t>
        </w:r>
      </w:ins>
      <m:oMath>
        <m:sSup>
          <m:e>
            <m:r>
              <m:rPr>
                <m:scr m:val="double-struck"/>
                <m:sty m:val="p"/>
              </m:rPr>
              <m:t>R</m:t>
            </m:r>
          </m:e>
          <m:sup>
            <m:r>
              <m:t>2</m:t>
            </m:r>
          </m:sup>
        </m:sSup>
      </m:oMath>
      <w:ins w:id="4632" w:author="PR Preview" w:date="2026-01-01T00:00:00Z">
        <w:r>
          <w:t xml:space="preserve">:</w:t>
        </w:r>
      </w:ins>
    </w:p>
    <w:p>
      <w:pPr>
        <w:numPr>
          <w:ilvl w:val="0"/>
          <w:numId w:val="1062"/>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2"/>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2"/>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7"/>
    <w:bookmarkEnd w:id="348"/>
    <w:bookmarkStart w:id="367"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9" name="Picture"/>
                  <a:graphic>
                    <a:graphicData uri="http://schemas.openxmlformats.org/drawingml/2006/picture">
                      <pic:pic>
                        <pic:nvPicPr>
                          <pic:cNvPr descr="/opt/quarto/share/formats/docx/note.png" id="35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51" w:name="thm-dot-linear-sum"/>
    <w:p>
      <w:pPr>
        <w:pStyle w:val="BodyText"/>
      </w:pPr>
      <w:del w:id="4633" w:author="PR Preview" w:date="2026-01-01T00:00:00Z">
        <w:r>
          <w:rPr>
            <w:b/>
            <w:bCs/>
          </w:rPr>
          <w:delText xml:space="preserve">Theorem 56 (The dot product of a vector with a linear combination)</w:delText>
        </w:r>
      </w:del>
      <w:del w:id="4634" w:author="PR Preview" w:date="2026-01-01T00:00:00Z">
        <w:r>
          <w:delText xml:space="preserve"> </w:delText>
        </w:r>
      </w:del>
      <w:del w:id="4635" w:author="PR Preview" w:date="2026-01-01T00:00:00Z">
        <w:r>
          <w:delText xml:space="preserve">For vectors</w:delText>
        </w:r>
      </w:del>
      <w:del w:id="4636" w:author="PR Preview" w:date="2026-01-01T00:00:00Z">
        <w:r>
          <w:delText xml:space="preserve"> </w:delText>
        </w:r>
      </w:del>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del w:id="4637" w:author="PR Preview" w:date="2026-01-01T00:00:00Z">
        <w:r>
          <w:delText xml:space="preserve"> </w:delText>
        </w:r>
      </w:del>
      <w:del w:id="4638" w:author="PR Preview" w:date="2026-01-01T00:00:00Z">
        <w:r>
          <w:delText xml:space="preserve">and numbers</w:delText>
        </w:r>
      </w:del>
      <w:del w:id="463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640" w:author="PR Preview" w:date="2026-01-01T00:00:00Z">
        <w:r>
          <w:delText xml:space="preserve">, with</w:delText>
        </w:r>
      </w:del>
      <w:del w:id="4641" w:author="PR Preview" w:date="2026-01-01T00:00:00Z">
        <w:r>
          <w:delText xml:space="preserve"> </w:delText>
        </w:r>
      </w:del>
      <m:oMath>
        <m:r>
          <m:t>k</m:t>
        </m:r>
        <m:r>
          <m:rPr>
            <m:sty m:val="p"/>
          </m:rPr>
          <m:t>≥</m:t>
        </m:r>
        <m:r>
          <m:t>1</m:t>
        </m:r>
      </m:oMath>
      <w:del w:id="4642" w:author="PR Preview" w:date="2026-01-01T00:00:00Z">
        <w:r>
          <w:delText xml:space="preserve">,</w:delText>
        </w:r>
      </w:del>
    </w:p>
    <w:p>
      <w:pPr>
        <w:pStyle w:val="BodyText"/>
      </w:pPr>
      <w:ins w:id="4643" w:author="PR Preview" w:date="2026-01-01T00:00:00Z">
        <w:r>
          <w:rPr>
            <w:b/>
            <w:bCs/>
          </w:rPr>
          <w:t xml:space="preserve">Theorem 58 (The dot product of a vector with a linear combination)</w:t>
        </w:r>
      </w:ins>
      <w:ins w:id="4644" w:author="PR Preview" w:date="2026-01-01T00:00:00Z">
        <w:r>
          <w:t xml:space="preserve"> </w:t>
        </w:r>
      </w:ins>
      <w:ins w:id="4645" w:author="PR Preview" w:date="2026-01-01T00:00:00Z">
        <w:r>
          <w:t xml:space="preserve">For vectors</w:t>
        </w:r>
      </w:ins>
      <w:ins w:id="4646" w:author="PR Preview" w:date="2026-01-01T00:00:00Z">
        <w:r>
          <w:t xml:space="preserve"> </w:t>
        </w:r>
      </w:ins>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ins w:id="4647" w:author="PR Preview" w:date="2026-01-01T00:00:00Z">
        <w:r>
          <w:t xml:space="preserve"> </w:t>
        </w:r>
      </w:ins>
      <w:ins w:id="4648" w:author="PR Preview" w:date="2026-01-01T00:00:00Z">
        <w:r>
          <w:t xml:space="preserve">and numbers</w:t>
        </w:r>
      </w:ins>
      <w:ins w:id="464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650" w:author="PR Preview" w:date="2026-01-01T00:00:00Z">
        <w:r>
          <w:t xml:space="preserve">, with</w:t>
        </w:r>
      </w:ins>
      <w:ins w:id="4651" w:author="PR Preview" w:date="2026-01-01T00:00:00Z">
        <w:r>
          <w:t xml:space="preserve"> </w:t>
        </w:r>
      </w:ins>
      <m:oMath>
        <m:r>
          <m:t>k</m:t>
        </m:r>
        <m:r>
          <m:rPr>
            <m:sty m:val="p"/>
          </m:rPr>
          <m:t>≥</m:t>
        </m:r>
        <m:r>
          <m:t>1</m:t>
        </m:r>
      </m:oMath>
      <w:ins w:id="4652" w:author="PR Preview" w:date="2026-01-01T00:00:00Z">
        <w:r>
          <w:t xml:space="preserve">,</w:t>
        </w:r>
      </w:ins>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51"/>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52" w:name="exm-dot-linear-sum"/>
    <w:p>
      <w:pPr>
        <w:pStyle w:val="FirstParagraph"/>
      </w:pPr>
      <w:del w:id="4653" w:author="PR Preview" w:date="2026-01-01T00:00:00Z">
        <w:r>
          <w:rPr>
            <w:b/>
            <w:bCs/>
          </w:rPr>
          <w:delText xml:space="preserve">Example 104 (Dotting with a combination of three vectors)</w:delText>
        </w:r>
      </w:del>
      <w:del w:id="4654" w:author="PR Preview" w:date="2026-01-01T00:00:00Z">
        <w:r>
          <w:delText xml:space="preserve"> </w:delText>
        </w:r>
      </w:del>
      <w:del w:id="4655" w:author="PR Preview" w:date="2026-01-01T00:00:00Z">
        <w:r>
          <w:delText xml:space="preserve">Let</w:delText>
        </w:r>
      </w:del>
      <w:del w:id="4656"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4657" w:author="PR Preview" w:date="2026-01-01T00:00:00Z">
        <w:r>
          <w:delText xml:space="preserve"> </w:delText>
        </w:r>
      </w:del>
      <w:del w:id="4658" w:author="PR Preview" w:date="2026-01-01T00:00:00Z">
        <w:r>
          <w:delText xml:space="preserve">and take the combination</w:delText>
        </w:r>
      </w:del>
      <w:del w:id="4659"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4660" w:author="PR Preview" w:date="2026-01-01T00:00:00Z">
        <w:r>
          <w:delText xml:space="preserve">.</w:delText>
        </w:r>
      </w:del>
      <w:del w:id="4661" w:author="PR Preview" w:date="2026-01-01T00:00:00Z">
        <w:r>
          <w:delText xml:space="preserve"> </w:delText>
        </w:r>
      </w:del>
      <w:del w:id="4662" w:author="PR Preview" w:date="2026-01-01T00:00:00Z">
        <w:r>
          <w:delText xml:space="preserve">Directly,</w:delText>
        </w:r>
      </w:del>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del w:id="4663" w:author="PR Preview" w:date="2026-01-01T00:00:00Z">
        <w:r>
          <w:delText xml:space="preserve">By</w:delText>
        </w:r>
      </w:del>
      <w:del w:id="4664" w:author="PR Preview" w:date="2026-01-01T00:00:00Z">
        <w:r>
          <w:delText xml:space="preserve"> </w:delText>
        </w:r>
      </w:del>
      <w:hyperlink w:anchor="thm-dot-linear-sum">
        <w:del w:id="4665" w:author="PR Preview" w:date="2026-01-01T00:00:00Z">
          <w:r>
            <w:rPr>
              <w:rStyle w:val="Hyperlink"/>
            </w:rPr>
            <w:delText xml:space="preserve">Theorem 56</w:delText>
          </w:r>
        </w:del>
      </w:hyperlink>
      <w:del w:id="4666" w:author="PR Preview" w:date="2026-01-01T00:00:00Z">
        <w:r>
          <w:delText xml:space="preserve">,</w:delText>
        </w:r>
      </w:del>
      <w:del w:id="4667" w:author="PR Preview" w:date="2026-01-01T00:00:00Z">
        <w:r>
          <w:delText xml:space="preserve"> </w:delText>
        </w:r>
      </w:del>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del w:id="4668" w:author="PR Preview" w:date="2026-01-01T00:00:00Z">
        <w:r>
          <w:delText xml:space="preserve">, the same number.</w:delText>
        </w:r>
      </w:del>
    </w:p>
    <w:p>
      <w:pPr>
        <w:pStyle w:val="BodyText"/>
      </w:pPr>
      <w:del w:id="4669" w:author="PR Preview" w:date="2026-01-01T00:00:00Z">
        <w:r>
          <w:rPr>
            <w:b/>
            <w:bCs/>
          </w:rPr>
          <w:delText xml:space="preserve">Theorem 57 (Orthonormal vectors are linearly independent)</w:delText>
        </w:r>
      </w:del>
      <w:del w:id="4670" w:author="PR Preview" w:date="2026-01-01T00:00:00Z">
        <w:r>
          <w:delText xml:space="preserve"> </w:delText>
        </w:r>
      </w:del>
      <w:del w:id="4671" w:author="PR Preview" w:date="2026-01-01T00:00:00Z">
        <w:r>
          <w:delText xml:space="preserve">If</w:delText>
        </w:r>
      </w:del>
      <w:del w:id="4672"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4673" w:author="PR Preview" w:date="2026-01-01T00:00:00Z">
        <w:r>
          <w:delText xml:space="preserve"> </w:delText>
        </w:r>
      </w:del>
      <w:del w:id="4674" w:author="PR Preview" w:date="2026-01-01T00:00:00Z">
        <w:r>
          <w:delText xml:space="preserve">are orthonormal (</w:delText>
        </w:r>
      </w:del>
      <w:hyperlink w:anchor="def-orthonormal-vectors">
        <w:del w:id="4675" w:author="PR Preview" w:date="2026-01-01T00:00:00Z">
          <w:r>
            <w:rPr>
              <w:rStyle w:val="Hyperlink"/>
            </w:rPr>
            <w:delText xml:space="preserve">Definition 17</w:delText>
          </w:r>
        </w:del>
      </w:hyperlink>
      <w:del w:id="4676" w:author="PR Preview" w:date="2026-01-01T00:00:00Z">
        <w:r>
          <w:delText xml:space="preserve">),</w:delText>
        </w:r>
      </w:del>
      <w:del w:id="4677" w:author="PR Preview" w:date="2026-01-01T00:00:00Z">
        <w:r>
          <w:delText xml:space="preserve"> </w:delText>
        </w:r>
      </w:del>
      <w:del w:id="4678" w:author="PR Preview" w:date="2026-01-01T00:00:00Z">
        <w:r>
          <w:delText xml:space="preserve">then they are linearly independent (</w:delText>
        </w:r>
      </w:del>
      <w:hyperlink w:anchor="def-linearly-independent">
        <w:del w:id="4679" w:author="PR Preview" w:date="2026-01-01T00:00:00Z">
          <w:r>
            <w:rPr>
              <w:rStyle w:val="Hyperlink"/>
            </w:rPr>
            <w:delText xml:space="preserve">Definition 37</w:delText>
          </w:r>
        </w:del>
      </w:hyperlink>
      <w:del w:id="4680" w:author="PR Preview" w:date="2026-01-01T00:00:00Z">
        <w:r>
          <w:delText xml:space="preserve">).</w:delText>
        </w:r>
      </w:del>
    </w:p>
    <w:p>
      <w:pPr>
        <w:pStyle w:val="FirstParagraph"/>
      </w:pPr>
      <w:ins w:id="4681" w:author="PR Preview" w:date="2026-01-01T00:00:00Z">
        <w:r>
          <w:rPr>
            <w:b/>
            <w:bCs/>
          </w:rPr>
          <w:t xml:space="preserve">Example 106 (Dotting with a combination of three vectors)</w:t>
        </w:r>
      </w:ins>
      <w:ins w:id="4682" w:author="PR Preview" w:date="2026-01-01T00:00:00Z">
        <w:r>
          <w:t xml:space="preserve"> </w:t>
        </w:r>
      </w:ins>
      <w:ins w:id="4683" w:author="PR Preview" w:date="2026-01-01T00:00:00Z">
        <w:r>
          <w:t xml:space="preserve">Let</w:t>
        </w:r>
      </w:ins>
      <w:ins w:id="4684"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4685" w:author="PR Preview" w:date="2026-01-01T00:00:00Z">
        <w:r>
          <w:t xml:space="preserve"> </w:t>
        </w:r>
      </w:ins>
      <w:ins w:id="4686" w:author="PR Preview" w:date="2026-01-01T00:00:00Z">
        <w:r>
          <w:t xml:space="preserve">and take the combination</w:t>
        </w:r>
      </w:ins>
      <w:ins w:id="4687"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4688" w:author="PR Preview" w:date="2026-01-01T00:00:00Z">
        <w:r>
          <w:t xml:space="preserve">.</w:t>
        </w:r>
      </w:ins>
      <w:ins w:id="4689" w:author="PR Preview" w:date="2026-01-01T00:00:00Z">
        <w:r>
          <w:t xml:space="preserve"> </w:t>
        </w:r>
      </w:ins>
      <w:ins w:id="4690" w:author="PR Preview" w:date="2026-01-01T00:00:00Z">
        <w:r>
          <w:t xml:space="preserve">Directly,</w:t>
        </w:r>
      </w:ins>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ins w:id="4691" w:author="PR Preview" w:date="2026-01-01T00:00:00Z">
        <w:r>
          <w:t xml:space="preserve">By</w:t>
        </w:r>
      </w:ins>
      <w:ins w:id="4692" w:author="PR Preview" w:date="2026-01-01T00:00:00Z">
        <w:r>
          <w:t xml:space="preserve"> </w:t>
        </w:r>
      </w:ins>
      <w:hyperlink w:anchor="thm-dot-linear-sum">
        <w:ins w:id="4693" w:author="PR Preview" w:date="2026-01-01T00:00:00Z">
          <w:r>
            <w:rPr>
              <w:rStyle w:val="Hyperlink"/>
            </w:rPr>
            <w:t xml:space="preserve">Theorem 58</w:t>
          </w:r>
        </w:ins>
      </w:hyperlink>
      <w:ins w:id="4694" w:author="PR Preview" w:date="2026-01-01T00:00:00Z">
        <w:r>
          <w:t xml:space="preserve">,</w:t>
        </w:r>
      </w:ins>
      <w:ins w:id="4695" w:author="PR Preview" w:date="2026-01-01T00:00:00Z">
        <w:r>
          <w:t xml:space="preserve"> </w:t>
        </w:r>
      </w:ins>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ins w:id="4696" w:author="PR Preview" w:date="2026-01-01T00:00:00Z">
        <w:r>
          <w:t xml:space="preserve">, the same number.</w:t>
        </w:r>
      </w:ins>
    </w:p>
    <w:bookmarkEnd w:id="352"/>
    <w:bookmarkStart w:id="353" w:name="thm-orthonormal-independent"/>
    <w:p>
      <w:pPr>
        <w:pStyle w:val="BodyText"/>
      </w:pPr>
      <w:ins w:id="4697" w:author="PR Preview" w:date="2026-01-01T00:00:00Z">
        <w:r>
          <w:rPr>
            <w:b/>
            <w:bCs/>
          </w:rPr>
          <w:t xml:space="preserve">Theorem 59 (Orthonormal vectors are linearly independent)</w:t>
        </w:r>
      </w:ins>
      <w:ins w:id="4698" w:author="PR Preview" w:date="2026-01-01T00:00:00Z">
        <w:r>
          <w:t xml:space="preserve"> </w:t>
        </w:r>
      </w:ins>
      <w:ins w:id="4699" w:author="PR Preview" w:date="2026-01-01T00:00:00Z">
        <w:r>
          <w:t xml:space="preserve">If</w:t>
        </w:r>
      </w:ins>
      <w:ins w:id="4700"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4701" w:author="PR Preview" w:date="2026-01-01T00:00:00Z">
        <w:r>
          <w:t xml:space="preserve"> </w:t>
        </w:r>
      </w:ins>
      <w:ins w:id="4702" w:author="PR Preview" w:date="2026-01-01T00:00:00Z">
        <w:r>
          <w:t xml:space="preserve">are orthonormal (</w:t>
        </w:r>
      </w:ins>
      <w:hyperlink w:anchor="def-orthonormal-vectors">
        <w:ins w:id="4703" w:author="PR Preview" w:date="2026-01-01T00:00:00Z">
          <w:r>
            <w:rPr>
              <w:rStyle w:val="Hyperlink"/>
            </w:rPr>
            <w:t xml:space="preserve">Definition 17</w:t>
          </w:r>
        </w:ins>
      </w:hyperlink>
      <w:ins w:id="4704" w:author="PR Preview" w:date="2026-01-01T00:00:00Z">
        <w:r>
          <w:t xml:space="preserve">),</w:t>
        </w:r>
      </w:ins>
      <w:ins w:id="4705" w:author="PR Preview" w:date="2026-01-01T00:00:00Z">
        <w:r>
          <w:t xml:space="preserve"> </w:t>
        </w:r>
      </w:ins>
      <w:ins w:id="4706" w:author="PR Preview" w:date="2026-01-01T00:00:00Z">
        <w:r>
          <w:t xml:space="preserve">then they are linearly independent (</w:t>
        </w:r>
      </w:ins>
      <w:hyperlink w:anchor="def-linearly-independent">
        <w:ins w:id="4707" w:author="PR Preview" w:date="2026-01-01T00:00:00Z">
          <w:r>
            <w:rPr>
              <w:rStyle w:val="Hyperlink"/>
            </w:rPr>
            <w:t xml:space="preserve">Definition 37</w:t>
          </w:r>
        </w:ins>
      </w:hyperlink>
      <w:ins w:id="4708" w:author="PR Preview" w:date="2026-01-01T00:00:00Z">
        <w:r>
          <w:t xml:space="preserve">).</w:t>
        </w:r>
      </w:ins>
    </w:p>
    <w:bookmarkEnd w:id="353"/>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4" w:name="exm-orthonormal-independent"/>
    <w:p>
      <w:pPr>
        <w:pStyle w:val="BodyText"/>
      </w:pPr>
      <w:del w:id="4709" w:author="PR Preview" w:date="2026-01-01T00:00:00Z">
        <w:r>
          <w:rPr>
            <w:b/>
            <w:bCs/>
          </w:rPr>
          <w:delText xml:space="preserve">Example 105 (Three orthonormal vectors in</w:delText>
        </w:r>
      </w:del>
      <w:del w:id="4710" w:author="PR Preview" w:date="2026-01-01T00:00:00Z">
        <w:r>
          <w:rPr>
            <w:b/>
            <w:bCs/>
          </w:rPr>
          <w:delText xml:space="preserve"> </w:delText>
        </w:r>
      </w:del>
      <m:oMath>
        <m:sSup>
          <m:e>
            <m:r>
              <m:rPr>
                <m:scr m:val="double-struck"/>
                <m:sty m:val="p"/>
              </m:rPr>
              <m:t>R</m:t>
            </m:r>
          </m:e>
          <m:sup>
            <m:r>
              <m:t>3</m:t>
            </m:r>
          </m:sup>
        </m:sSup>
      </m:oMath>
      <w:del w:id="4711" w:author="PR Preview" w:date="2026-01-01T00:00:00Z">
        <w:r>
          <w:rPr>
            <w:b/>
            <w:bCs/>
          </w:rPr>
          <w:delText xml:space="preserve">)</w:delText>
        </w:r>
      </w:del>
      <w:del w:id="4712" w:author="PR Preview" w:date="2026-01-01T00:00:00Z">
        <w:r>
          <w:delText xml:space="preserve"> </w:delText>
        </w:r>
      </w:del>
      <w:del w:id="4713" w:author="PR Preview" w:date="2026-01-01T00:00:00Z">
        <w:r>
          <w:delText xml:space="preserve">Let</w:delText>
        </w:r>
      </w:del>
    </w:p>
    <w:p>
      <w:pPr>
        <w:pStyle w:val="BodyText"/>
      </w:pPr>
      <w:ins w:id="4714" w:author="PR Preview" w:date="2026-01-01T00:00:00Z">
        <w:r>
          <w:rPr>
            <w:b/>
            <w:bCs/>
          </w:rPr>
          <w:t xml:space="preserve">Example 107 (Three orthonormal vectors in</w:t>
        </w:r>
      </w:ins>
      <w:ins w:id="4715" w:author="PR Preview" w:date="2026-01-01T00:00:00Z">
        <w:r>
          <w:rPr>
            <w:b/>
            <w:bCs/>
          </w:rPr>
          <w:t xml:space="preserve"> </w:t>
        </w:r>
      </w:ins>
      <m:oMath>
        <m:sSup>
          <m:e>
            <m:r>
              <m:rPr>
                <m:scr m:val="double-struck"/>
                <m:sty m:val="p"/>
              </m:rPr>
              <m:t>R</m:t>
            </m:r>
          </m:e>
          <m:sup>
            <m:r>
              <m:t>3</m:t>
            </m:r>
          </m:sup>
        </m:sSup>
      </m:oMath>
      <w:ins w:id="4716" w:author="PR Preview" w:date="2026-01-01T00:00:00Z">
        <w:r>
          <w:rPr>
            <w:b/>
            <w:bCs/>
          </w:rPr>
          <w:t xml:space="preserve">)</w:t>
        </w:r>
      </w:ins>
      <w:ins w:id="4717" w:author="PR Preview" w:date="2026-01-01T00:00:00Z">
        <w:r>
          <w:t xml:space="preserve"> </w:t>
        </w:r>
      </w:ins>
      <w:ins w:id="4718" w:author="PR Preview" w:date="2026-01-01T00:00:00Z">
        <w:r>
          <w:t xml:space="preserve">Let</w:t>
        </w:r>
      </w:ins>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4719" w:author="PR Preview" w:date="2026-01-01T00:00:00Z">
        <w:r>
          <w:delText xml:space="preserve">So by</w:delText>
        </w:r>
      </w:del>
      <w:del w:id="4720" w:author="PR Preview" w:date="2026-01-01T00:00:00Z">
        <w:r>
          <w:delText xml:space="preserve"> </w:delText>
        </w:r>
      </w:del>
      <w:hyperlink w:anchor="thm-orthonormal-independent">
        <w:del w:id="4721" w:author="PR Preview" w:date="2026-01-01T00:00:00Z">
          <w:r>
            <w:rPr>
              <w:rStyle w:val="Hyperlink"/>
            </w:rPr>
            <w:delText xml:space="preserve">Theorem 57</w:delText>
          </w:r>
        </w:del>
      </w:hyperlink>
      <w:del w:id="4722" w:author="PR Preview" w:date="2026-01-01T00:00:00Z">
        <w:r>
          <w:delText xml:space="preserve"> </w:delText>
        </w:r>
      </w:del>
      <w:del w:id="4723" w:author="PR Preview" w:date="2026-01-01T00:00:00Z">
        <w:r>
          <w:delText xml:space="preserve">they are linearly independent,</w:delText>
        </w:r>
      </w:del>
      <w:del w:id="4724" w:author="PR Preview" w:date="2026-01-01T00:00:00Z">
        <w:r>
          <w:delText xml:space="preserve"> </w:delText>
        </w:r>
      </w:del>
      <w:del w:id="4725" w:author="PR Preview" w:date="2026-01-01T00:00:00Z">
        <w:r>
          <w:delText xml:space="preserve">with no need to solve</w:delText>
        </w:r>
      </w:del>
      <w:del w:id="4726" w:author="PR Preview" w:date="2026-01-01T00:00:00Z">
        <w:r>
          <w:delText xml:space="preserve"> </w:delText>
        </w:r>
      </w:del>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del w:id="4727" w:author="PR Preview" w:date="2026-01-01T00:00:00Z">
        <w:r>
          <w:delText xml:space="preserve">.</w:delText>
        </w:r>
      </w:del>
    </w:p>
    <w:p>
      <w:pPr>
        <w:pStyle w:val="FirstParagraph"/>
      </w:pPr>
      <w:ins w:id="4728" w:author="PR Preview" w:date="2026-01-01T00:00:00Z">
        <w:r>
          <w:t xml:space="preserve">So by</w:t>
        </w:r>
      </w:ins>
      <w:ins w:id="4729" w:author="PR Preview" w:date="2026-01-01T00:00:00Z">
        <w:r>
          <w:t xml:space="preserve"> </w:t>
        </w:r>
      </w:ins>
      <w:hyperlink w:anchor="thm-orthonormal-independent">
        <w:ins w:id="4730" w:author="PR Preview" w:date="2026-01-01T00:00:00Z">
          <w:r>
            <w:rPr>
              <w:rStyle w:val="Hyperlink"/>
            </w:rPr>
            <w:t xml:space="preserve">Theorem 59</w:t>
          </w:r>
        </w:ins>
      </w:hyperlink>
      <w:ins w:id="4731" w:author="PR Preview" w:date="2026-01-01T00:00:00Z">
        <w:r>
          <w:t xml:space="preserve"> </w:t>
        </w:r>
      </w:ins>
      <w:ins w:id="4732" w:author="PR Preview" w:date="2026-01-01T00:00:00Z">
        <w:r>
          <w:t xml:space="preserve">they are linearly independent,</w:t>
        </w:r>
      </w:ins>
      <w:ins w:id="4733" w:author="PR Preview" w:date="2026-01-01T00:00:00Z">
        <w:r>
          <w:t xml:space="preserve"> </w:t>
        </w:r>
      </w:ins>
      <w:ins w:id="4734" w:author="PR Preview" w:date="2026-01-01T00:00:00Z">
        <w:r>
          <w:t xml:space="preserve">with no need to solve</w:t>
        </w:r>
      </w:ins>
      <w:ins w:id="4735" w:author="PR Preview" w:date="2026-01-01T00:00:00Z">
        <w:r>
          <w:t xml:space="preserve"> </w:t>
        </w:r>
      </w:ins>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ins w:id="4736" w:author="PR Preview" w:date="2026-01-01T00:00:00Z">
        <w:r>
          <w:t xml:space="preserve">.</w:t>
        </w:r>
      </w:ins>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4"/>
    <w:bookmarkStart w:id="355"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5"/>
    <w:bookmarkStart w:id="356" w:name="exm-orthonormal-basis"/>
    <w:p>
      <w:pPr>
        <w:pStyle w:val="BodyText"/>
      </w:pPr>
      <w:del w:id="4737" w:author="PR Preview" w:date="2026-01-01T00:00:00Z">
        <w:r>
          <w:rPr>
            <w:b/>
            <w:bCs/>
          </w:rPr>
          <w:delText xml:space="preserve">Example 106 (Orthonormal bases of</w:delText>
        </w:r>
      </w:del>
      <w:del w:id="4738" w:author="PR Preview" w:date="2026-01-01T00:00:00Z">
        <w:r>
          <w:rPr>
            <w:b/>
            <w:bCs/>
          </w:rPr>
          <w:delText xml:space="preserve"> </w:delText>
        </w:r>
      </w:del>
      <m:oMath>
        <m:sSup>
          <m:e>
            <m:r>
              <m:rPr>
                <m:scr m:val="double-struck"/>
                <m:sty m:val="p"/>
              </m:rPr>
              <m:t>R</m:t>
            </m:r>
          </m:e>
          <m:sup>
            <m:r>
              <m:t>3</m:t>
            </m:r>
          </m:sup>
        </m:sSup>
      </m:oMath>
      <w:del w:id="4739" w:author="PR Preview" w:date="2026-01-01T00:00:00Z">
        <w:r>
          <w:rPr>
            <w:b/>
            <w:bCs/>
          </w:rPr>
          <w:delText xml:space="preserve">)</w:delText>
        </w:r>
      </w:del>
      <w:del w:id="4740" w:author="PR Preview" w:date="2026-01-01T00:00:00Z">
        <w:r>
          <w:delText xml:space="preserve"> </w:delText>
        </w:r>
      </w:del>
      <w:del w:id="4741" w:author="PR Preview" w:date="2026-01-01T00:00:00Z">
        <w:r>
          <w:delText xml:space="preserve"> </w:delText>
        </w:r>
      </w:del>
    </w:p>
    <w:p>
      <w:pPr>
        <w:pStyle w:val="BodyText"/>
      </w:pPr>
      <w:ins w:id="4742" w:author="PR Preview" w:date="2026-01-01T00:00:00Z">
        <w:r>
          <w:rPr>
            <w:b/>
            <w:bCs/>
          </w:rPr>
          <w:t xml:space="preserve">Example 108 (Orthonormal bases of</w:t>
        </w:r>
      </w:ins>
      <w:ins w:id="4743" w:author="PR Preview" w:date="2026-01-01T00:00:00Z">
        <w:r>
          <w:rPr>
            <w:b/>
            <w:bCs/>
          </w:rPr>
          <w:t xml:space="preserve"> </w:t>
        </w:r>
      </w:ins>
      <m:oMath>
        <m:sSup>
          <m:e>
            <m:r>
              <m:rPr>
                <m:scr m:val="double-struck"/>
                <m:sty m:val="p"/>
              </m:rPr>
              <m:t>R</m:t>
            </m:r>
          </m:e>
          <m:sup>
            <m:r>
              <m:t>3</m:t>
            </m:r>
          </m:sup>
        </m:sSup>
      </m:oMath>
      <w:ins w:id="4744" w:author="PR Preview" w:date="2026-01-01T00:00:00Z">
        <w:r>
          <w:rPr>
            <w:b/>
            <w:bCs/>
          </w:rPr>
          <w:t xml:space="preserve">)</w:t>
        </w:r>
      </w:ins>
      <w:ins w:id="4745" w:author="PR Preview" w:date="2026-01-01T00:00:00Z">
        <w:r>
          <w:t xml:space="preserve"> </w:t>
        </w:r>
      </w:ins>
      <w:ins w:id="4746" w:author="PR Preview" w:date="2026-01-01T00:00:00Z">
        <w:r>
          <w:t xml:space="preserve"> </w:t>
        </w:r>
      </w:ins>
    </w:p>
    <w:p>
      <w:pPr>
        <w:pStyle w:val="Compact"/>
        <w:numPr>
          <w:ilvl w:val="0"/>
          <w:numId w:val="1063"/>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del w:id="4747" w:author="PR Preview" w:date="2026-01-01T00:00:00Z">
        <w:r>
          <w:delText xml:space="preserve">The vectors</w:delText>
        </w:r>
      </w:del>
      <w:del w:id="4748"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4749" w:author="PR Preview" w:date="2026-01-01T00:00:00Z">
        <w:r>
          <w:delText xml:space="preserve"> </w:delText>
        </w:r>
      </w:del>
      <w:del w:id="4750" w:author="PR Preview" w:date="2026-01-01T00:00:00Z">
        <w:r>
          <w:delText xml:space="preserve">of</w:delText>
        </w:r>
      </w:del>
      <w:del w:id="4751" w:author="PR Preview" w:date="2026-01-01T00:00:00Z">
        <w:r>
          <w:delText xml:space="preserve"> </w:delText>
        </w:r>
      </w:del>
      <w:hyperlink w:anchor="exm-orthonormal-independent">
        <w:del w:id="4752" w:author="PR Preview" w:date="2026-01-01T00:00:00Z">
          <w:r>
            <w:rPr>
              <w:rStyle w:val="Hyperlink"/>
            </w:rPr>
            <w:delText xml:space="preserve">Example 105</w:delText>
          </w:r>
        </w:del>
      </w:hyperlink>
      <w:del w:id="4753" w:author="PR Preview" w:date="2026-01-01T00:00:00Z">
        <w:r>
          <w:delText xml:space="preserve"> </w:delText>
        </w:r>
      </w:del>
      <w:del w:id="4754" w:author="PR Preview" w:date="2026-01-01T00:00:00Z">
        <w:r>
          <w:delText xml:space="preserve">are orthonormal and linearly independent,</w:delText>
        </w:r>
      </w:del>
      <w:del w:id="4755" w:author="PR Preview" w:date="2026-01-01T00:00:00Z">
        <w:r>
          <w:delText xml:space="preserve"> </w:delText>
        </w:r>
      </w:del>
      <w:del w:id="4756" w:author="PR Preview" w:date="2026-01-01T00:00:00Z">
        <w:r>
          <w:delText xml:space="preserve">so they are a basis of their span (</w:delText>
        </w:r>
      </w:del>
      <w:hyperlink w:anchor="def-basis">
        <w:del w:id="4757" w:author="PR Preview" w:date="2026-01-01T00:00:00Z">
          <w:r>
            <w:rPr>
              <w:rStyle w:val="Hyperlink"/>
            </w:rPr>
            <w:delText xml:space="preserve">Definition 42</w:delText>
          </w:r>
        </w:del>
      </w:hyperlink>
      <w:del w:id="4758" w:author="PR Preview" w:date="2026-01-01T00:00:00Z">
        <w:r>
          <w:delText xml:space="preserve">),</w:delText>
        </w:r>
      </w:del>
      <w:del w:id="4759" w:author="PR Preview" w:date="2026-01-01T00:00:00Z">
        <w:r>
          <w:delText xml:space="preserve"> </w:delText>
        </w:r>
      </w:del>
      <w:del w:id="4760" w:author="PR Preview" w:date="2026-01-01T00:00:00Z">
        <w:r>
          <w:delText xml:space="preserve">which therefore has dimension</w:delText>
        </w:r>
      </w:del>
      <w:del w:id="4761" w:author="PR Preview" w:date="2026-01-01T00:00:00Z">
        <w:r>
          <w:delText xml:space="preserve"> </w:delText>
        </w:r>
      </w:del>
      <m:oMath>
        <m:r>
          <m:t>3</m:t>
        </m:r>
      </m:oMath>
      <w:del w:id="4762" w:author="PR Preview" w:date="2026-01-01T00:00:00Z">
        <w:r>
          <w:delText xml:space="preserve"> </w:delText>
        </w:r>
      </w:del>
      <w:del w:id="4763" w:author="PR Preview" w:date="2026-01-01T00:00:00Z">
        <w:r>
          <w:delText xml:space="preserve">(</w:delText>
        </w:r>
      </w:del>
      <w:hyperlink w:anchor="def-dimension">
        <w:del w:id="4764" w:author="PR Preview" w:date="2026-01-01T00:00:00Z">
          <w:r>
            <w:rPr>
              <w:rStyle w:val="Hyperlink"/>
            </w:rPr>
            <w:delText xml:space="preserve">Definition 44</w:delText>
          </w:r>
        </w:del>
      </w:hyperlink>
      <w:del w:id="4765" w:author="PR Preview" w:date="2026-01-01T00:00:00Z">
        <w:r>
          <w:delText xml:space="preserve">)</w:delText>
        </w:r>
      </w:del>
      <w:del w:id="4766" w:author="PR Preview" w:date="2026-01-01T00:00:00Z">
        <w:r>
          <w:delText xml:space="preserve"> </w:delText>
        </w:r>
      </w:del>
      <w:del w:id="4767" w:author="PR Preview" w:date="2026-01-01T00:00:00Z">
        <w:r>
          <w:delText xml:space="preserve">and is all of</w:delText>
        </w:r>
      </w:del>
      <w:del w:id="4768" w:author="PR Preview" w:date="2026-01-01T00:00:00Z">
        <w:r>
          <w:delText xml:space="preserve"> </w:delText>
        </w:r>
      </w:del>
      <m:oMath>
        <m:sSup>
          <m:e>
            <m:r>
              <m:rPr>
                <m:scr m:val="double-struck"/>
                <m:sty m:val="p"/>
              </m:rPr>
              <m:t>R</m:t>
            </m:r>
          </m:e>
          <m:sup>
            <m:r>
              <m:t>3</m:t>
            </m:r>
          </m:sup>
        </m:sSup>
      </m:oMath>
      <w:del w:id="4769" w:author="PR Preview" w:date="2026-01-01T00:00:00Z">
        <w:r>
          <w:delText xml:space="preserve"> </w:delText>
        </w:r>
      </w:del>
      <w:del w:id="4770" w:author="PR Preview" w:date="2026-01-01T00:00:00Z">
        <w:r>
          <w:delText xml:space="preserve">(</w:delText>
        </w:r>
      </w:del>
      <w:hyperlink w:anchor="thm-subspace-equal-dim">
        <w:del w:id="4771" w:author="PR Preview" w:date="2026-01-01T00:00:00Z">
          <w:r>
            <w:rPr>
              <w:rStyle w:val="Hyperlink"/>
            </w:rPr>
            <w:delText xml:space="preserve">Theorem 30</w:delText>
          </w:r>
        </w:del>
      </w:hyperlink>
      <w:del w:id="4772" w:author="PR Preview" w:date="2026-01-01T00:00:00Z">
        <w:r>
          <w:delText xml:space="preserve">,</w:delText>
        </w:r>
      </w:del>
      <w:del w:id="4773" w:author="PR Preview" w:date="2026-01-01T00:00:00Z">
        <w:r>
          <w:delText xml:space="preserve"> </w:delText>
        </w:r>
      </w:del>
      <w:hyperlink w:anchor="exm-dimension">
        <w:del w:id="4774" w:author="PR Preview" w:date="2026-01-01T00:00:00Z">
          <w:r>
            <w:rPr>
              <w:rStyle w:val="Hyperlink"/>
            </w:rPr>
            <w:delText xml:space="preserve">Example 47</w:delText>
          </w:r>
        </w:del>
      </w:hyperlink>
      <w:del w:id="4775" w:author="PR Preview" w:date="2026-01-01T00:00:00Z">
        <w:r>
          <w:delText xml:space="preserve">).</w:delText>
        </w:r>
      </w:del>
      <w:del w:id="4776" w:author="PR Preview" w:date="2026-01-01T00:00:00Z">
        <w:r>
          <w:delText xml:space="preserve"> </w:delText>
        </w:r>
      </w:del>
      <w:del w:id="4777" w:author="PR Preview" w:date="2026-01-01T00:00:00Z">
        <w:r>
          <w:delText xml:space="preserve">So they are an orthonormal basis of</w:delText>
        </w:r>
      </w:del>
      <w:del w:id="4778" w:author="PR Preview" w:date="2026-01-01T00:00:00Z">
        <w:r>
          <w:delText xml:space="preserve"> </w:delText>
        </w:r>
      </w:del>
      <m:oMath>
        <m:sSup>
          <m:e>
            <m:r>
              <m:rPr>
                <m:scr m:val="double-struck"/>
                <m:sty m:val="p"/>
              </m:rPr>
              <m:t>R</m:t>
            </m:r>
          </m:e>
          <m:sup>
            <m:r>
              <m:t>3</m:t>
            </m:r>
          </m:sup>
        </m:sSup>
      </m:oMath>
      <w:del w:id="4779" w:author="PR Preview" w:date="2026-01-01T00:00:00Z">
        <w:r>
          <w:delText xml:space="preserve"> </w:delText>
        </w:r>
      </w:del>
      <w:del w:id="4780" w:author="PR Preview" w:date="2026-01-01T00:00:00Z">
        <w:r>
          <w:delText xml:space="preserve">too.</w:delText>
        </w:r>
      </w:del>
    </w:p>
    <w:p>
      <w:pPr>
        <w:pStyle w:val="FirstParagraph"/>
      </w:pPr>
      <w:del w:id="4781" w:author="PR Preview" w:date="2026-01-01T00:00:00Z">
        <w:r>
          <w:rPr>
            <w:b/>
            <w:bCs/>
          </w:rPr>
          <w:delText xml:space="preserve">Example 107 (Bases that are not orthonormal, and orthonormal lists that are not bases)</w:delText>
        </w:r>
      </w:del>
      <w:del w:id="4782" w:author="PR Preview" w:date="2026-01-01T00:00:00Z">
        <w:r>
          <w:delText xml:space="preserve"> </w:delText>
        </w:r>
      </w:del>
      <w:del w:id="4783" w:author="PR Preview" w:date="2026-01-01T00:00:00Z">
        <w:r>
          <w:delText xml:space="preserve"> </w:delText>
        </w:r>
      </w:del>
    </w:p>
    <w:p>
      <w:pPr>
        <w:pStyle w:val="Compact"/>
        <w:numPr>
          <w:ilvl w:val="0"/>
          <w:numId w:val="1063"/>
        </w:numPr>
      </w:pPr>
      <w:ins w:id="4784" w:author="PR Preview" w:date="2026-01-01T00:00:00Z">
        <w:r>
          <w:t xml:space="preserve">The vectors</w:t>
        </w:r>
      </w:ins>
      <w:ins w:id="4785"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4786" w:author="PR Preview" w:date="2026-01-01T00:00:00Z">
        <w:r>
          <w:t xml:space="preserve"> </w:t>
        </w:r>
      </w:ins>
      <w:ins w:id="4787" w:author="PR Preview" w:date="2026-01-01T00:00:00Z">
        <w:r>
          <w:t xml:space="preserve">of</w:t>
        </w:r>
      </w:ins>
      <w:ins w:id="4788" w:author="PR Preview" w:date="2026-01-01T00:00:00Z">
        <w:r>
          <w:t xml:space="preserve"> </w:t>
        </w:r>
      </w:ins>
      <w:hyperlink w:anchor="exm-orthonormal-independent">
        <w:ins w:id="4789" w:author="PR Preview" w:date="2026-01-01T00:00:00Z">
          <w:r>
            <w:rPr>
              <w:rStyle w:val="Hyperlink"/>
            </w:rPr>
            <w:t xml:space="preserve">Example 107</w:t>
          </w:r>
        </w:ins>
      </w:hyperlink>
      <w:ins w:id="4790" w:author="PR Preview" w:date="2026-01-01T00:00:00Z">
        <w:r>
          <w:t xml:space="preserve"> </w:t>
        </w:r>
      </w:ins>
      <w:ins w:id="4791" w:author="PR Preview" w:date="2026-01-01T00:00:00Z">
        <w:r>
          <w:t xml:space="preserve">are orthonormal and linearly independent,</w:t>
        </w:r>
      </w:ins>
      <w:ins w:id="4792" w:author="PR Preview" w:date="2026-01-01T00:00:00Z">
        <w:r>
          <w:t xml:space="preserve"> </w:t>
        </w:r>
      </w:ins>
      <w:ins w:id="4793" w:author="PR Preview" w:date="2026-01-01T00:00:00Z">
        <w:r>
          <w:t xml:space="preserve">so they are a basis of their span (</w:t>
        </w:r>
      </w:ins>
      <w:hyperlink w:anchor="def-basis">
        <w:ins w:id="4794" w:author="PR Preview" w:date="2026-01-01T00:00:00Z">
          <w:r>
            <w:rPr>
              <w:rStyle w:val="Hyperlink"/>
            </w:rPr>
            <w:t xml:space="preserve">Definition 42</w:t>
          </w:r>
        </w:ins>
      </w:hyperlink>
      <w:ins w:id="4795" w:author="PR Preview" w:date="2026-01-01T00:00:00Z">
        <w:r>
          <w:t xml:space="preserve">),</w:t>
        </w:r>
      </w:ins>
      <w:ins w:id="4796" w:author="PR Preview" w:date="2026-01-01T00:00:00Z">
        <w:r>
          <w:t xml:space="preserve"> </w:t>
        </w:r>
      </w:ins>
      <w:ins w:id="4797" w:author="PR Preview" w:date="2026-01-01T00:00:00Z">
        <w:r>
          <w:t xml:space="preserve">which therefore has dimension</w:t>
        </w:r>
      </w:ins>
      <w:ins w:id="4798" w:author="PR Preview" w:date="2026-01-01T00:00:00Z">
        <w:r>
          <w:t xml:space="preserve"> </w:t>
        </w:r>
      </w:ins>
      <m:oMath>
        <m:r>
          <m:t>3</m:t>
        </m:r>
      </m:oMath>
      <w:ins w:id="4799" w:author="PR Preview" w:date="2026-01-01T00:00:00Z">
        <w:r>
          <w:t xml:space="preserve"> </w:t>
        </w:r>
      </w:ins>
      <w:ins w:id="4800" w:author="PR Preview" w:date="2026-01-01T00:00:00Z">
        <w:r>
          <w:t xml:space="preserve">(</w:t>
        </w:r>
      </w:ins>
      <w:hyperlink w:anchor="def-dimension">
        <w:ins w:id="4801" w:author="PR Preview" w:date="2026-01-01T00:00:00Z">
          <w:r>
            <w:rPr>
              <w:rStyle w:val="Hyperlink"/>
            </w:rPr>
            <w:t xml:space="preserve">Definition 44</w:t>
          </w:r>
        </w:ins>
      </w:hyperlink>
      <w:ins w:id="4802" w:author="PR Preview" w:date="2026-01-01T00:00:00Z">
        <w:r>
          <w:t xml:space="preserve">)</w:t>
        </w:r>
      </w:ins>
      <w:ins w:id="4803" w:author="PR Preview" w:date="2026-01-01T00:00:00Z">
        <w:r>
          <w:t xml:space="preserve"> </w:t>
        </w:r>
      </w:ins>
      <w:ins w:id="4804" w:author="PR Preview" w:date="2026-01-01T00:00:00Z">
        <w:r>
          <w:t xml:space="preserve">and is all of</w:t>
        </w:r>
      </w:ins>
      <w:ins w:id="4805" w:author="PR Preview" w:date="2026-01-01T00:00:00Z">
        <w:r>
          <w:t xml:space="preserve"> </w:t>
        </w:r>
      </w:ins>
      <m:oMath>
        <m:sSup>
          <m:e>
            <m:r>
              <m:rPr>
                <m:scr m:val="double-struck"/>
                <m:sty m:val="p"/>
              </m:rPr>
              <m:t>R</m:t>
            </m:r>
          </m:e>
          <m:sup>
            <m:r>
              <m:t>3</m:t>
            </m:r>
          </m:sup>
        </m:sSup>
      </m:oMath>
      <w:ins w:id="4806" w:author="PR Preview" w:date="2026-01-01T00:00:00Z">
        <w:r>
          <w:t xml:space="preserve"> </w:t>
        </w:r>
      </w:ins>
      <w:ins w:id="4807" w:author="PR Preview" w:date="2026-01-01T00:00:00Z">
        <w:r>
          <w:t xml:space="preserve">(</w:t>
        </w:r>
      </w:ins>
      <w:hyperlink w:anchor="thm-subspace-equal-dim">
        <w:ins w:id="4808" w:author="PR Preview" w:date="2026-01-01T00:00:00Z">
          <w:r>
            <w:rPr>
              <w:rStyle w:val="Hyperlink"/>
            </w:rPr>
            <w:t xml:space="preserve">Theorem 30</w:t>
          </w:r>
        </w:ins>
      </w:hyperlink>
      <w:ins w:id="4809" w:author="PR Preview" w:date="2026-01-01T00:00:00Z">
        <w:r>
          <w:t xml:space="preserve">,</w:t>
        </w:r>
      </w:ins>
      <w:ins w:id="4810" w:author="PR Preview" w:date="2026-01-01T00:00:00Z">
        <w:r>
          <w:t xml:space="preserve"> </w:t>
        </w:r>
      </w:ins>
      <w:hyperlink w:anchor="exm-dimension">
        <w:ins w:id="4811" w:author="PR Preview" w:date="2026-01-01T00:00:00Z">
          <w:r>
            <w:rPr>
              <w:rStyle w:val="Hyperlink"/>
            </w:rPr>
            <w:t xml:space="preserve">Example 47</w:t>
          </w:r>
        </w:ins>
      </w:hyperlink>
      <w:ins w:id="4812" w:author="PR Preview" w:date="2026-01-01T00:00:00Z">
        <w:r>
          <w:t xml:space="preserve">).</w:t>
        </w:r>
      </w:ins>
      <w:ins w:id="4813" w:author="PR Preview" w:date="2026-01-01T00:00:00Z">
        <w:r>
          <w:t xml:space="preserve"> </w:t>
        </w:r>
      </w:ins>
      <w:ins w:id="4814" w:author="PR Preview" w:date="2026-01-01T00:00:00Z">
        <w:r>
          <w:t xml:space="preserve">So they are an orthonormal basis of</w:t>
        </w:r>
      </w:ins>
      <w:ins w:id="4815" w:author="PR Preview" w:date="2026-01-01T00:00:00Z">
        <w:r>
          <w:t xml:space="preserve"> </w:t>
        </w:r>
      </w:ins>
      <m:oMath>
        <m:sSup>
          <m:e>
            <m:r>
              <m:rPr>
                <m:scr m:val="double-struck"/>
                <m:sty m:val="p"/>
              </m:rPr>
              <m:t>R</m:t>
            </m:r>
          </m:e>
          <m:sup>
            <m:r>
              <m:t>3</m:t>
            </m:r>
          </m:sup>
        </m:sSup>
      </m:oMath>
      <w:ins w:id="4816" w:author="PR Preview" w:date="2026-01-01T00:00:00Z">
        <w:r>
          <w:t xml:space="preserve"> </w:t>
        </w:r>
      </w:ins>
      <w:ins w:id="4817" w:author="PR Preview" w:date="2026-01-01T00:00:00Z">
        <w:r>
          <w:t xml:space="preserve">too.</w:t>
        </w:r>
      </w:ins>
    </w:p>
    <w:bookmarkEnd w:id="356"/>
    <w:bookmarkStart w:id="357" w:name="exm-not-orthonormal-basis"/>
    <w:p>
      <w:pPr>
        <w:pStyle w:val="FirstParagraph"/>
      </w:pPr>
      <w:ins w:id="4818" w:author="PR Preview" w:date="2026-01-01T00:00:00Z">
        <w:r>
          <w:rPr>
            <w:b/>
            <w:bCs/>
          </w:rPr>
          <w:t xml:space="preserve">Example 109 (Bases that are not orthonormal, and orthonormal lists that are not bases)</w:t>
        </w:r>
      </w:ins>
      <w:ins w:id="4819" w:author="PR Preview" w:date="2026-01-01T00:00:00Z">
        <w:r>
          <w:t xml:space="preserve"> </w:t>
        </w:r>
      </w:ins>
      <w:ins w:id="4820" w:author="PR Preview" w:date="2026-01-01T00:00:00Z">
        <w:r>
          <w:t xml:space="preserve"> </w:t>
        </w:r>
      </w:ins>
    </w:p>
    <w:p>
      <w:pPr>
        <w:pStyle w:val="Compact"/>
        <w:numPr>
          <w:ilvl w:val="0"/>
          <w:numId w:val="1064"/>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4"/>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7"/>
    <w:bookmarkStart w:id="358" w:name="thm-orthonormal-expansion"/>
    <w:p>
      <w:pPr>
        <w:pStyle w:val="FirstParagraph"/>
      </w:pPr>
      <w:del w:id="4821" w:author="PR Preview" w:date="2026-01-01T00:00:00Z">
        <w:r>
          <w:rPr>
            <w:b/>
            <w:bCs/>
          </w:rPr>
          <w:delText xml:space="preserve">Theorem 58 (Coordinates in an orthonormal basis are dot products)</w:delText>
        </w:r>
      </w:del>
      <w:del w:id="4822" w:author="PR Preview" w:date="2026-01-01T00:00:00Z">
        <w:r>
          <w:delText xml:space="preserve"> </w:delText>
        </w:r>
      </w:del>
      <w:del w:id="4823" w:author="PR Preview" w:date="2026-01-01T00:00:00Z">
        <w:r>
          <w:delText xml:space="preserve">If</w:delText>
        </w:r>
      </w:del>
      <w:del w:id="4824"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4825" w:author="PR Preview" w:date="2026-01-01T00:00:00Z">
        <w:r>
          <w:delText xml:space="preserve"> </w:delText>
        </w:r>
      </w:del>
      <w:del w:id="4826" w:author="PR Preview" w:date="2026-01-01T00:00:00Z">
        <w:r>
          <w:delText xml:space="preserve">is an orthonormal basis of a subspace</w:delText>
        </w:r>
      </w:del>
      <w:del w:id="4827" w:author="PR Preview" w:date="2026-01-01T00:00:00Z">
        <w:r>
          <w:delText xml:space="preserve"> </w:delText>
        </w:r>
      </w:del>
      <m:oMath>
        <m:r>
          <m:rPr>
            <m:scr m:val="script"/>
            <m:sty m:val="p"/>
          </m:rPr>
          <m:t>S</m:t>
        </m:r>
      </m:oMath>
      <w:del w:id="4828" w:author="PR Preview" w:date="2026-01-01T00:00:00Z">
        <w:r>
          <w:delText xml:space="preserve"> </w:delText>
        </w:r>
      </w:del>
      <w:del w:id="4829" w:author="PR Preview" w:date="2026-01-01T00:00:00Z">
        <w:r>
          <w:delText xml:space="preserve">(</w:delText>
        </w:r>
      </w:del>
      <w:hyperlink w:anchor="def-orthonormal-basis">
        <w:del w:id="4830" w:author="PR Preview" w:date="2026-01-01T00:00:00Z">
          <w:r>
            <w:rPr>
              <w:rStyle w:val="Hyperlink"/>
            </w:rPr>
            <w:delText xml:space="preserve">Definition 64</w:delText>
          </w:r>
        </w:del>
      </w:hyperlink>
      <w:del w:id="4831" w:author="PR Preview" w:date="2026-01-01T00:00:00Z">
        <w:r>
          <w:delText xml:space="preserve">), then every</w:delText>
        </w:r>
      </w:del>
      <w:del w:id="4832" w:author="PR Preview" w:date="2026-01-01T00:00:00Z">
        <w:r>
          <w:delText xml:space="preserve"> </w:delText>
        </w:r>
      </w:del>
      <m:oMath>
        <m:acc>
          <m:accPr>
            <m:chr m:val="̃"/>
          </m:accPr>
          <m:e>
            <m:r>
              <m:t>x</m:t>
            </m:r>
          </m:e>
        </m:acc>
        <m:r>
          <m:rPr>
            <m:sty m:val="p"/>
          </m:rPr>
          <m:t>∈</m:t>
        </m:r>
        <m:r>
          <m:rPr>
            <m:scr m:val="script"/>
            <m:sty m:val="p"/>
          </m:rPr>
          <m:t>S</m:t>
        </m:r>
      </m:oMath>
      <w:del w:id="4833" w:author="PR Preview" w:date="2026-01-01T00:00:00Z">
        <w:r>
          <w:delText xml:space="preserve"> </w:delText>
        </w:r>
      </w:del>
      <w:del w:id="4834" w:author="PR Preview" w:date="2026-01-01T00:00:00Z">
        <w:r>
          <w:delText xml:space="preserve">satisfies</w:delText>
        </w:r>
      </w:del>
    </w:p>
    <w:p>
      <w:pPr>
        <w:pStyle w:val="FirstParagraph"/>
      </w:pPr>
      <w:ins w:id="4835" w:author="PR Preview" w:date="2026-01-01T00:00:00Z">
        <w:r>
          <w:rPr>
            <w:b/>
            <w:bCs/>
          </w:rPr>
          <w:t xml:space="preserve">Theorem 60 (Coordinates in an orthonormal basis are dot products)</w:t>
        </w:r>
      </w:ins>
      <w:ins w:id="4836" w:author="PR Preview" w:date="2026-01-01T00:00:00Z">
        <w:r>
          <w:t xml:space="preserve"> </w:t>
        </w:r>
      </w:ins>
      <w:ins w:id="4837" w:author="PR Preview" w:date="2026-01-01T00:00:00Z">
        <w:r>
          <w:t xml:space="preserve">If</w:t>
        </w:r>
      </w:ins>
      <w:ins w:id="4838"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4839" w:author="PR Preview" w:date="2026-01-01T00:00:00Z">
        <w:r>
          <w:t xml:space="preserve"> </w:t>
        </w:r>
      </w:ins>
      <w:ins w:id="4840" w:author="PR Preview" w:date="2026-01-01T00:00:00Z">
        <w:r>
          <w:t xml:space="preserve">is an orthonormal basis of a subspace</w:t>
        </w:r>
      </w:ins>
      <w:ins w:id="4841" w:author="PR Preview" w:date="2026-01-01T00:00:00Z">
        <w:r>
          <w:t xml:space="preserve"> </w:t>
        </w:r>
      </w:ins>
      <m:oMath>
        <m:r>
          <m:rPr>
            <m:scr m:val="script"/>
            <m:sty m:val="p"/>
          </m:rPr>
          <m:t>S</m:t>
        </m:r>
      </m:oMath>
      <w:ins w:id="4842" w:author="PR Preview" w:date="2026-01-01T00:00:00Z">
        <w:r>
          <w:t xml:space="preserve"> </w:t>
        </w:r>
      </w:ins>
      <w:ins w:id="4843" w:author="PR Preview" w:date="2026-01-01T00:00:00Z">
        <w:r>
          <w:t xml:space="preserve">(</w:t>
        </w:r>
      </w:ins>
      <w:hyperlink w:anchor="def-orthonormal-basis">
        <w:ins w:id="4844" w:author="PR Preview" w:date="2026-01-01T00:00:00Z">
          <w:r>
            <w:rPr>
              <w:rStyle w:val="Hyperlink"/>
            </w:rPr>
            <w:t xml:space="preserve">Definition 64</w:t>
          </w:r>
        </w:ins>
      </w:hyperlink>
      <w:ins w:id="4845" w:author="PR Preview" w:date="2026-01-01T00:00:00Z">
        <w:r>
          <w:t xml:space="preserve">), then every</w:t>
        </w:r>
      </w:ins>
      <w:ins w:id="4846" w:author="PR Preview" w:date="2026-01-01T00:00:00Z">
        <w:r>
          <w:t xml:space="preserve"> </w:t>
        </w:r>
      </w:ins>
      <m:oMath>
        <m:acc>
          <m:accPr>
            <m:chr m:val="̃"/>
          </m:accPr>
          <m:e>
            <m:r>
              <m:t>x</m:t>
            </m:r>
          </m:e>
        </m:acc>
        <m:r>
          <m:rPr>
            <m:sty m:val="p"/>
          </m:rPr>
          <m:t>∈</m:t>
        </m:r>
        <m:r>
          <m:rPr>
            <m:scr m:val="script"/>
            <m:sty m:val="p"/>
          </m:rPr>
          <m:t>S</m:t>
        </m:r>
      </m:oMath>
      <w:ins w:id="4847" w:author="PR Preview" w:date="2026-01-01T00:00:00Z">
        <w:r>
          <w:t xml:space="preserve"> </w:t>
        </w:r>
      </w:ins>
      <w:ins w:id="4848" w:author="PR Preview" w:date="2026-01-01T00:00:00Z">
        <w:r>
          <w:t xml:space="preserve">satisfies</w:t>
        </w:r>
      </w:ins>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8"/>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9" w:name="exm-orthonormal-expansion"/>
    <w:p>
      <w:pPr>
        <w:pStyle w:val="BodyText"/>
      </w:pPr>
      <w:del w:id="4849" w:author="PR Preview" w:date="2026-01-01T00:00:00Z">
        <w:r>
          <w:rPr>
            <w:b/>
            <w:bCs/>
          </w:rPr>
          <w:delText xml:space="preserve">Example 108 (Expanding a vector in an orthonormal basis)</w:delText>
        </w:r>
      </w:del>
      <w:del w:id="4850" w:author="PR Preview" w:date="2026-01-01T00:00:00Z">
        <w:r>
          <w:delText xml:space="preserve"> </w:delText>
        </w:r>
      </w:del>
      <w:del w:id="4851" w:author="PR Preview" w:date="2026-01-01T00:00:00Z">
        <w:r>
          <w:delText xml:space="preserve">With the orthonormal basis</w:delText>
        </w:r>
      </w:del>
      <w:del w:id="4852"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4853" w:author="PR Preview" w:date="2026-01-01T00:00:00Z">
        <w:r>
          <w:delText xml:space="preserve"> </w:delText>
        </w:r>
      </w:del>
      <w:del w:id="4854" w:author="PR Preview" w:date="2026-01-01T00:00:00Z">
        <w:r>
          <w:delText xml:space="preserve">of</w:delText>
        </w:r>
      </w:del>
      <w:del w:id="4855" w:author="PR Preview" w:date="2026-01-01T00:00:00Z">
        <w:r>
          <w:delText xml:space="preserve"> </w:delText>
        </w:r>
      </w:del>
      <m:oMath>
        <m:sSup>
          <m:e>
            <m:r>
              <m:rPr>
                <m:scr m:val="double-struck"/>
                <m:sty m:val="p"/>
              </m:rPr>
              <m:t>R</m:t>
            </m:r>
          </m:e>
          <m:sup>
            <m:r>
              <m:t>3</m:t>
            </m:r>
          </m:sup>
        </m:sSup>
      </m:oMath>
      <w:del w:id="4856" w:author="PR Preview" w:date="2026-01-01T00:00:00Z">
        <w:r>
          <w:delText xml:space="preserve"> </w:delText>
        </w:r>
      </w:del>
      <w:del w:id="4857" w:author="PR Preview" w:date="2026-01-01T00:00:00Z">
        <w:r>
          <w:delText xml:space="preserve">from</w:delText>
        </w:r>
      </w:del>
      <w:del w:id="4858" w:author="PR Preview" w:date="2026-01-01T00:00:00Z">
        <w:r>
          <w:delText xml:space="preserve"> </w:delText>
        </w:r>
      </w:del>
      <w:hyperlink w:anchor="exm-orthonormal-basis">
        <w:del w:id="4859" w:author="PR Preview" w:date="2026-01-01T00:00:00Z">
          <w:r>
            <w:rPr>
              <w:rStyle w:val="Hyperlink"/>
            </w:rPr>
            <w:delText xml:space="preserve">Example 106</w:delText>
          </w:r>
        </w:del>
      </w:hyperlink>
      <w:del w:id="4860" w:author="PR Preview" w:date="2026-01-01T00:00:00Z">
        <w:r>
          <w:delText xml:space="preserve"> </w:delText>
        </w:r>
      </w:del>
      <w:del w:id="4861" w:author="PR Preview" w:date="2026-01-01T00:00:00Z">
        <w:r>
          <w:delText xml:space="preserve">and</w:delText>
        </w:r>
      </w:del>
      <w:del w:id="4862"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r>
          <m:t>3</m:t>
        </m:r>
        <m:r>
          <m:rPr>
            <m:sty m:val="p"/>
          </m:rPr>
          <m:t>)</m:t>
        </m:r>
      </m:oMath>
      <w:del w:id="4863" w:author="PR Preview" w:date="2026-01-01T00:00:00Z">
        <w:r>
          <w:delText xml:space="preserve">:</w:delText>
        </w:r>
      </w:del>
      <w:del w:id="4864" w:author="PR Preview" w:date="2026-01-01T00:00:00Z">
        <w:r>
          <w:delText xml:space="preserve"> </w:delText>
        </w:r>
      </w:del>
      <m:oMath>
        <m:sSub>
          <m:e>
            <m:acc>
              <m:accPr>
                <m:chr m:val="̃"/>
              </m:accPr>
              <m:e>
                <m:r>
                  <m:t>q</m:t>
                </m:r>
              </m:e>
            </m:acc>
          </m:e>
          <m:sub>
            <m:r>
              <m:t>1</m:t>
            </m:r>
          </m:sub>
        </m:sSub>
        <m:r>
          <m:rPr>
            <m:sty m:val="p"/>
          </m:rPr>
          <m:t>⋅</m:t>
        </m:r>
        <m:acc>
          <m:accPr>
            <m:chr m:val="̃"/>
          </m:accPr>
          <m:e>
            <m:r>
              <m:t>x</m:t>
            </m:r>
          </m:e>
        </m:acc>
        <m:r>
          <m:rPr>
            <m:sty m:val="p"/>
          </m:rPr>
          <m:t>=</m:t>
        </m:r>
        <m:r>
          <m:t>3</m:t>
        </m:r>
      </m:oMath>
      <w:del w:id="4865" w:author="PR Preview" w:date="2026-01-01T00:00:00Z">
        <w:r>
          <w:delText xml:space="preserve">,</w:delText>
        </w:r>
      </w:del>
    </w:p>
    <w:p>
      <w:pPr>
        <w:pStyle w:val="BodyText"/>
      </w:pPr>
      <w:ins w:id="4866" w:author="PR Preview" w:date="2026-01-01T00:00:00Z">
        <w:r>
          <w:rPr>
            <w:b/>
            <w:bCs/>
          </w:rPr>
          <w:t xml:space="preserve">Example 110 (Expanding a vector in an orthonormal basis)</w:t>
        </w:r>
      </w:ins>
      <w:ins w:id="4867" w:author="PR Preview" w:date="2026-01-01T00:00:00Z">
        <w:r>
          <w:t xml:space="preserve"> </w:t>
        </w:r>
      </w:ins>
      <w:ins w:id="4868" w:author="PR Preview" w:date="2026-01-01T00:00:00Z">
        <w:r>
          <w:t xml:space="preserve">With the orthonormal basis</w:t>
        </w:r>
      </w:ins>
      <w:ins w:id="4869"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4870" w:author="PR Preview" w:date="2026-01-01T00:00:00Z">
        <w:r>
          <w:t xml:space="preserve"> </w:t>
        </w:r>
      </w:ins>
      <w:ins w:id="4871" w:author="PR Preview" w:date="2026-01-01T00:00:00Z">
        <w:r>
          <w:t xml:space="preserve">of</w:t>
        </w:r>
      </w:ins>
      <w:ins w:id="4872" w:author="PR Preview" w:date="2026-01-01T00:00:00Z">
        <w:r>
          <w:t xml:space="preserve"> </w:t>
        </w:r>
      </w:ins>
      <m:oMath>
        <m:sSup>
          <m:e>
            <m:r>
              <m:rPr>
                <m:scr m:val="double-struck"/>
                <m:sty m:val="p"/>
              </m:rPr>
              <m:t>R</m:t>
            </m:r>
          </m:e>
          <m:sup>
            <m:r>
              <m:t>3</m:t>
            </m:r>
          </m:sup>
        </m:sSup>
      </m:oMath>
      <w:ins w:id="4873" w:author="PR Preview" w:date="2026-01-01T00:00:00Z">
        <w:r>
          <w:t xml:space="preserve"> </w:t>
        </w:r>
      </w:ins>
      <w:ins w:id="4874" w:author="PR Preview" w:date="2026-01-01T00:00:00Z">
        <w:r>
          <w:t xml:space="preserve">from</w:t>
        </w:r>
      </w:ins>
      <w:ins w:id="4875" w:author="PR Preview" w:date="2026-01-01T00:00:00Z">
        <w:r>
          <w:t xml:space="preserve"> </w:t>
        </w:r>
      </w:ins>
      <w:hyperlink w:anchor="exm-orthonormal-basis">
        <w:ins w:id="4876" w:author="PR Preview" w:date="2026-01-01T00:00:00Z">
          <w:r>
            <w:rPr>
              <w:rStyle w:val="Hyperlink"/>
            </w:rPr>
            <w:t xml:space="preserve">Example 108</w:t>
          </w:r>
        </w:ins>
      </w:hyperlink>
      <w:ins w:id="4877" w:author="PR Preview" w:date="2026-01-01T00:00:00Z">
        <w:r>
          <w:t xml:space="preserve"> </w:t>
        </w:r>
      </w:ins>
      <w:ins w:id="4878" w:author="PR Preview" w:date="2026-01-01T00:00:00Z">
        <w:r>
          <w:t xml:space="preserve">and</w:t>
        </w:r>
      </w:ins>
      <w:ins w:id="4879"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r>
          <m:t>3</m:t>
        </m:r>
        <m:r>
          <m:rPr>
            <m:sty m:val="p"/>
          </m:rPr>
          <m:t>)</m:t>
        </m:r>
      </m:oMath>
      <w:ins w:id="4880" w:author="PR Preview" w:date="2026-01-01T00:00:00Z">
        <w:r>
          <w:t xml:space="preserve">:</w:t>
        </w:r>
      </w:ins>
      <w:ins w:id="4881" w:author="PR Preview" w:date="2026-01-01T00:00:00Z">
        <w:r>
          <w:t xml:space="preserve"> </w:t>
        </w:r>
      </w:ins>
      <m:oMath>
        <m:sSub>
          <m:e>
            <m:acc>
              <m:accPr>
                <m:chr m:val="̃"/>
              </m:accPr>
              <m:e>
                <m:r>
                  <m:t>q</m:t>
                </m:r>
              </m:e>
            </m:acc>
          </m:e>
          <m:sub>
            <m:r>
              <m:t>1</m:t>
            </m:r>
          </m:sub>
        </m:sSub>
        <m:r>
          <m:rPr>
            <m:sty m:val="p"/>
          </m:rPr>
          <m:t>⋅</m:t>
        </m:r>
        <m:acc>
          <m:accPr>
            <m:chr m:val="̃"/>
          </m:accPr>
          <m:e>
            <m:r>
              <m:t>x</m:t>
            </m:r>
          </m:e>
        </m:acc>
        <m:r>
          <m:rPr>
            <m:sty m:val="p"/>
          </m:rPr>
          <m:t>=</m:t>
        </m:r>
        <m:r>
          <m:t>3</m:t>
        </m:r>
      </m:oMath>
      <w:ins w:id="4882" w:author="PR Preview" w:date="2026-01-01T00:00:00Z">
        <w:r>
          <w:t xml:space="preserve">,</w:t>
        </w:r>
      </w:ins>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del w:id="4883" w:author="PR Preview" w:date="2026-01-01T00:00:00Z">
        <w:r>
          <w:delText xml:space="preserve">which is</w:delText>
        </w:r>
      </w:del>
      <w:del w:id="4884" w:author="PR Preview" w:date="2026-01-01T00:00:00Z">
        <w:r>
          <w:delText xml:space="preserve"> </w:delText>
        </w:r>
      </w:del>
      <m:oMath>
        <m:acc>
          <m:accPr>
            <m:chr m:val="̃"/>
          </m:accPr>
          <m:e>
            <m:r>
              <m:t>x</m:t>
            </m:r>
          </m:e>
        </m:acc>
      </m:oMath>
      <w:del w:id="4885" w:author="PR Preview" w:date="2026-01-01T00:00:00Z">
        <w:r>
          <w:delText xml:space="preserve">, as</w:delText>
        </w:r>
      </w:del>
      <w:del w:id="4886" w:author="PR Preview" w:date="2026-01-01T00:00:00Z">
        <w:r>
          <w:delText xml:space="preserve"> </w:delText>
        </w:r>
      </w:del>
      <w:hyperlink w:anchor="thm-orthonormal-expansion">
        <w:del w:id="4887" w:author="PR Preview" w:date="2026-01-01T00:00:00Z">
          <w:r>
            <w:rPr>
              <w:rStyle w:val="Hyperlink"/>
            </w:rPr>
            <w:delText xml:space="preserve">Theorem 58</w:delText>
          </w:r>
        </w:del>
      </w:hyperlink>
      <w:del w:id="4888" w:author="PR Preview" w:date="2026-01-01T00:00:00Z">
        <w:r>
          <w:delText xml:space="preserve"> </w:delText>
        </w:r>
      </w:del>
      <w:del w:id="4889" w:author="PR Preview" w:date="2026-01-01T00:00:00Z">
        <w:r>
          <w:delText xml:space="preserve">says.</w:delText>
        </w:r>
      </w:del>
    </w:p>
    <w:p>
      <w:pPr>
        <w:pStyle w:val="FirstParagraph"/>
      </w:pPr>
      <w:ins w:id="4890" w:author="PR Preview" w:date="2026-01-01T00:00:00Z">
        <w:r>
          <w:t xml:space="preserve">which is</w:t>
        </w:r>
      </w:ins>
      <w:ins w:id="4891" w:author="PR Preview" w:date="2026-01-01T00:00:00Z">
        <w:r>
          <w:t xml:space="preserve"> </w:t>
        </w:r>
      </w:ins>
      <m:oMath>
        <m:acc>
          <m:accPr>
            <m:chr m:val="̃"/>
          </m:accPr>
          <m:e>
            <m:r>
              <m:t>x</m:t>
            </m:r>
          </m:e>
        </m:acc>
      </m:oMath>
      <w:ins w:id="4892" w:author="PR Preview" w:date="2026-01-01T00:00:00Z">
        <w:r>
          <w:t xml:space="preserve">, as</w:t>
        </w:r>
      </w:ins>
      <w:ins w:id="4893" w:author="PR Preview" w:date="2026-01-01T00:00:00Z">
        <w:r>
          <w:t xml:space="preserve"> </w:t>
        </w:r>
      </w:ins>
      <w:hyperlink w:anchor="thm-orthonormal-expansion">
        <w:ins w:id="4894" w:author="PR Preview" w:date="2026-01-01T00:00:00Z">
          <w:r>
            <w:rPr>
              <w:rStyle w:val="Hyperlink"/>
            </w:rPr>
            <w:t xml:space="preserve">Theorem 60</w:t>
          </w:r>
        </w:ins>
      </w:hyperlink>
      <w:ins w:id="4895" w:author="PR Preview" w:date="2026-01-01T00:00:00Z">
        <w:r>
          <w:t xml:space="preserve"> </w:t>
        </w:r>
      </w:ins>
      <w:ins w:id="4896" w:author="PR Preview" w:date="2026-01-01T00:00:00Z">
        <w:r>
          <w:t xml:space="preserve">says.</w:t>
        </w:r>
      </w:ins>
    </w:p>
    <w:bookmarkEnd w:id="359"/>
    <w:bookmarkStart w:id="360"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5"/>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5"/>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5"/>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60"/>
    <w:bookmarkStart w:id="361" w:name="exm-gram-schmidt"/>
    <w:p>
      <w:pPr>
        <w:pStyle w:val="BodyText"/>
      </w:pPr>
      <w:del w:id="4897" w:author="PR Preview" w:date="2026-01-01T00:00:00Z">
        <w:r>
          <w:rPr>
            <w:b/>
            <w:bCs/>
          </w:rPr>
          <w:delText xml:space="preserve">Example 109 (Two steps of Gram-Schmidt in</w:delText>
        </w:r>
      </w:del>
      <w:del w:id="4898" w:author="PR Preview" w:date="2026-01-01T00:00:00Z">
        <w:r>
          <w:rPr>
            <w:b/>
            <w:bCs/>
          </w:rPr>
          <w:delText xml:space="preserve"> </w:delText>
        </w:r>
      </w:del>
      <m:oMath>
        <m:sSup>
          <m:e>
            <m:r>
              <m:rPr>
                <m:scr m:val="double-struck"/>
                <m:sty m:val="p"/>
              </m:rPr>
              <m:t>R</m:t>
            </m:r>
          </m:e>
          <m:sup>
            <m:r>
              <m:t>3</m:t>
            </m:r>
          </m:sup>
        </m:sSup>
      </m:oMath>
      <w:del w:id="4899" w:author="PR Preview" w:date="2026-01-01T00:00:00Z">
        <w:r>
          <w:rPr>
            <w:b/>
            <w:bCs/>
          </w:rPr>
          <w:delText xml:space="preserve">)</w:delText>
        </w:r>
      </w:del>
      <w:del w:id="4900" w:author="PR Preview" w:date="2026-01-01T00:00:00Z">
        <w:r>
          <w:delText xml:space="preserve"> </w:delText>
        </w:r>
      </w:del>
      <w:del w:id="4901" w:author="PR Preview" w:date="2026-01-01T00:00:00Z">
        <w:r>
          <w:delText xml:space="preserve">Let</w:delText>
        </w:r>
      </w:del>
      <w:del w:id="4902"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4903" w:author="PR Preview" w:date="2026-01-01T00:00:00Z">
        <w:r>
          <w:delText xml:space="preserve"> </w:delText>
        </w:r>
      </w:del>
      <w:del w:id="4904" w:author="PR Preview" w:date="2026-01-01T00:00:00Z">
        <w:r>
          <w:delText xml:space="preserve">and</w:delText>
        </w:r>
      </w:del>
      <w:del w:id="4905"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4906" w:author="PR Preview" w:date="2026-01-01T00:00:00Z">
        <w:r>
          <w:delText xml:space="preserve">.</w:delText>
        </w:r>
      </w:del>
    </w:p>
    <w:p>
      <w:pPr>
        <w:pStyle w:val="BodyText"/>
      </w:pPr>
      <w:ins w:id="4907" w:author="PR Preview" w:date="2026-01-01T00:00:00Z">
        <w:r>
          <w:rPr>
            <w:b/>
            <w:bCs/>
          </w:rPr>
          <w:t xml:space="preserve">Example 111 (Two steps of Gram-Schmidt in</w:t>
        </w:r>
      </w:ins>
      <w:ins w:id="4908" w:author="PR Preview" w:date="2026-01-01T00:00:00Z">
        <w:r>
          <w:rPr>
            <w:b/>
            <w:bCs/>
          </w:rPr>
          <w:t xml:space="preserve"> </w:t>
        </w:r>
      </w:ins>
      <m:oMath>
        <m:sSup>
          <m:e>
            <m:r>
              <m:rPr>
                <m:scr m:val="double-struck"/>
                <m:sty m:val="p"/>
              </m:rPr>
              <m:t>R</m:t>
            </m:r>
          </m:e>
          <m:sup>
            <m:r>
              <m:t>3</m:t>
            </m:r>
          </m:sup>
        </m:sSup>
      </m:oMath>
      <w:ins w:id="4909" w:author="PR Preview" w:date="2026-01-01T00:00:00Z">
        <w:r>
          <w:rPr>
            <w:b/>
            <w:bCs/>
          </w:rPr>
          <w:t xml:space="preserve">)</w:t>
        </w:r>
      </w:ins>
      <w:ins w:id="4910" w:author="PR Preview" w:date="2026-01-01T00:00:00Z">
        <w:r>
          <w:t xml:space="preserve"> </w:t>
        </w:r>
      </w:ins>
      <w:ins w:id="4911" w:author="PR Preview" w:date="2026-01-01T00:00:00Z">
        <w:r>
          <w:t xml:space="preserve">Let</w:t>
        </w:r>
      </w:ins>
      <w:ins w:id="4912"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4913" w:author="PR Preview" w:date="2026-01-01T00:00:00Z">
        <w:r>
          <w:t xml:space="preserve"> </w:t>
        </w:r>
      </w:ins>
      <w:ins w:id="4914" w:author="PR Preview" w:date="2026-01-01T00:00:00Z">
        <w:r>
          <w:t xml:space="preserve">and</w:t>
        </w:r>
      </w:ins>
      <w:ins w:id="4915"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4916" w:author="PR Preview" w:date="2026-01-01T00:00:00Z">
        <w:r>
          <w:t xml:space="preserve">.</w:t>
        </w:r>
      </w:ins>
    </w:p>
    <w:p>
      <w:pPr>
        <w:numPr>
          <w:ilvl w:val="0"/>
          <w:numId w:val="1066"/>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6"/>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61"/>
    <w:bookmarkStart w:id="362" w:name="exm-gram-schmidt-stops"/>
    <w:p>
      <w:pPr>
        <w:pStyle w:val="FirstParagraph"/>
      </w:pPr>
      <w:del w:id="4917" w:author="PR Preview" w:date="2026-01-01T00:00:00Z">
        <w:r>
          <w:rPr>
            <w:b/>
            <w:bCs/>
          </w:rPr>
          <w:delText xml:space="preserve">Example 110 (Gram-Schmidt stops on dependent vectors)</w:delText>
        </w:r>
      </w:del>
      <w:del w:id="4918" w:author="PR Preview" w:date="2026-01-01T00:00:00Z">
        <w:r>
          <w:delText xml:space="preserve"> </w:delText>
        </w:r>
      </w:del>
      <w:del w:id="4919" w:author="PR Preview" w:date="2026-01-01T00:00:00Z">
        <w:r>
          <w:delText xml:space="preserve">Let</w:delText>
        </w:r>
      </w:del>
      <w:del w:id="4920"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2</m:t>
        </m:r>
        <m:r>
          <m:rPr>
            <m:sty m:val="p"/>
          </m:rPr>
          <m:t>)</m:t>
        </m:r>
      </m:oMath>
      <w:del w:id="4921" w:author="PR Preview" w:date="2026-01-01T00:00:00Z">
        <w:r>
          <w:delText xml:space="preserve"> </w:delText>
        </w:r>
      </w:del>
      <w:del w:id="4922" w:author="PR Preview" w:date="2026-01-01T00:00:00Z">
        <w:r>
          <w:delText xml:space="preserve">and</w:delText>
        </w:r>
      </w:del>
      <w:del w:id="4923"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4924" w:author="PR Preview" w:date="2026-01-01T00:00:00Z">
        <w:r>
          <w:delText xml:space="preserve">.</w:delText>
        </w:r>
      </w:del>
      <w:del w:id="4925" w:author="PR Preview" w:date="2026-01-01T00:00:00Z">
        <w:r>
          <w:delText xml:space="preserve"> </w:delText>
        </w:r>
      </w:del>
      <w:del w:id="4926" w:author="PR Preview" w:date="2026-01-01T00:00:00Z">
        <w:r>
          <w:delText xml:space="preserve">Step 1 gives</w:delText>
        </w:r>
      </w:del>
      <w:del w:id="4927"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4928" w:author="PR Preview" w:date="2026-01-01T00:00:00Z">
        <w:r>
          <w:delText xml:space="preserve">.</w:delText>
        </w:r>
      </w:del>
      <w:del w:id="4929" w:author="PR Preview" w:date="2026-01-01T00:00:00Z">
        <w:r>
          <w:delText xml:space="preserve"> </w:delText>
        </w:r>
      </w:del>
      <w:del w:id="4930" w:author="PR Preview" w:date="2026-01-01T00:00:00Z">
        <w:r>
          <w:delText xml:space="preserve">In step 2,</w:delText>
        </w:r>
      </w:del>
    </w:p>
    <w:p>
      <w:pPr>
        <w:pStyle w:val="FirstParagraph"/>
      </w:pPr>
      <w:ins w:id="4931" w:author="PR Preview" w:date="2026-01-01T00:00:00Z">
        <w:r>
          <w:rPr>
            <w:b/>
            <w:bCs/>
          </w:rPr>
          <w:t xml:space="preserve">Example 112 (Gram-Schmidt stops on dependent vectors)</w:t>
        </w:r>
      </w:ins>
      <w:ins w:id="4932" w:author="PR Preview" w:date="2026-01-01T00:00:00Z">
        <w:r>
          <w:t xml:space="preserve"> </w:t>
        </w:r>
      </w:ins>
      <w:ins w:id="4933" w:author="PR Preview" w:date="2026-01-01T00:00:00Z">
        <w:r>
          <w:t xml:space="preserve">Let</w:t>
        </w:r>
      </w:ins>
      <w:ins w:id="4934"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2</m:t>
        </m:r>
        <m:r>
          <m:rPr>
            <m:sty m:val="p"/>
          </m:rPr>
          <m:t>)</m:t>
        </m:r>
      </m:oMath>
      <w:ins w:id="4935" w:author="PR Preview" w:date="2026-01-01T00:00:00Z">
        <w:r>
          <w:t xml:space="preserve"> </w:t>
        </w:r>
      </w:ins>
      <w:ins w:id="4936" w:author="PR Preview" w:date="2026-01-01T00:00:00Z">
        <w:r>
          <w:t xml:space="preserve">and</w:t>
        </w:r>
      </w:ins>
      <w:ins w:id="4937"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4938" w:author="PR Preview" w:date="2026-01-01T00:00:00Z">
        <w:r>
          <w:t xml:space="preserve">.</w:t>
        </w:r>
      </w:ins>
      <w:ins w:id="4939" w:author="PR Preview" w:date="2026-01-01T00:00:00Z">
        <w:r>
          <w:t xml:space="preserve"> </w:t>
        </w:r>
      </w:ins>
      <w:ins w:id="4940" w:author="PR Preview" w:date="2026-01-01T00:00:00Z">
        <w:r>
          <w:t xml:space="preserve">Step 1 gives</w:t>
        </w:r>
      </w:ins>
      <w:ins w:id="4941"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ins w:id="4942" w:author="PR Preview" w:date="2026-01-01T00:00:00Z">
        <w:r>
          <w:t xml:space="preserve">.</w:t>
        </w:r>
      </w:ins>
      <w:ins w:id="4943" w:author="PR Preview" w:date="2026-01-01T00:00:00Z">
        <w:r>
          <w:t xml:space="preserve"> </w:t>
        </w:r>
      </w:ins>
      <w:ins w:id="4944" w:author="PR Preview" w:date="2026-01-01T00:00:00Z">
        <w:r>
          <w:t xml:space="preserve">In step 2,</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62"/>
    <w:bookmarkStart w:id="363" w:name="thm-gram-schmidt"/>
    <w:p>
      <w:pPr>
        <w:pStyle w:val="BodyText"/>
      </w:pPr>
      <w:del w:id="4945" w:author="PR Preview" w:date="2026-01-01T00:00:00Z">
        <w:r>
          <w:rPr>
            <w:b/>
            <w:bCs/>
          </w:rPr>
          <w:delText xml:space="preserve">Theorem 59 (What Gram-Schmidt produces)</w:delText>
        </w:r>
      </w:del>
      <w:del w:id="4946" w:author="PR Preview" w:date="2026-01-01T00:00:00Z">
        <w:r>
          <w:delText xml:space="preserve"> </w:delText>
        </w:r>
      </w:del>
      <w:del w:id="4947" w:author="PR Preview" w:date="2026-01-01T00:00:00Z">
        <w:r>
          <w:delText xml:space="preserve">Run the Gram-Schmidt process (</w:delText>
        </w:r>
      </w:del>
      <w:hyperlink w:anchor="def-gram-schmidt">
        <w:del w:id="4948" w:author="PR Preview" w:date="2026-01-01T00:00:00Z">
          <w:r>
            <w:rPr>
              <w:rStyle w:val="Hyperlink"/>
            </w:rPr>
            <w:delText xml:space="preserve">Definition 65</w:delText>
          </w:r>
        </w:del>
      </w:hyperlink>
      <w:del w:id="4949" w:author="PR Preview" w:date="2026-01-01T00:00:00Z">
        <w:r>
          <w:delText xml:space="preserve">) on</w:delText>
        </w:r>
      </w:del>
      <w:del w:id="4950"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del w:id="4951" w:author="PR Preview" w:date="2026-01-01T00:00:00Z">
        <w:r>
          <w:delText xml:space="preserve">.</w:delText>
        </w:r>
      </w:del>
    </w:p>
    <w:p>
      <w:pPr>
        <w:pStyle w:val="BodyText"/>
      </w:pPr>
      <w:ins w:id="4952" w:author="PR Preview" w:date="2026-01-01T00:00:00Z">
        <w:r>
          <w:rPr>
            <w:b/>
            <w:bCs/>
          </w:rPr>
          <w:t xml:space="preserve">Theorem 61 (What Gram-Schmidt produces)</w:t>
        </w:r>
      </w:ins>
      <w:ins w:id="4953" w:author="PR Preview" w:date="2026-01-01T00:00:00Z">
        <w:r>
          <w:t xml:space="preserve"> </w:t>
        </w:r>
      </w:ins>
      <w:ins w:id="4954" w:author="PR Preview" w:date="2026-01-01T00:00:00Z">
        <w:r>
          <w:t xml:space="preserve">Run the Gram-Schmidt process (</w:t>
        </w:r>
      </w:ins>
      <w:hyperlink w:anchor="def-gram-schmidt">
        <w:ins w:id="4955" w:author="PR Preview" w:date="2026-01-01T00:00:00Z">
          <w:r>
            <w:rPr>
              <w:rStyle w:val="Hyperlink"/>
            </w:rPr>
            <w:t xml:space="preserve">Definition 65</w:t>
          </w:r>
        </w:ins>
      </w:hyperlink>
      <w:ins w:id="4956" w:author="PR Preview" w:date="2026-01-01T00:00:00Z">
        <w:r>
          <w:t xml:space="preserve">) on</w:t>
        </w:r>
      </w:ins>
      <w:ins w:id="4957"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ins w:id="4958" w:author="PR Preview" w:date="2026-01-01T00:00:00Z">
        <w:r>
          <w:t xml:space="preserve">.</w:t>
        </w:r>
      </w:ins>
    </w:p>
    <w:p>
      <w:pPr>
        <w:pStyle w:val="Compact"/>
        <w:numPr>
          <w:ilvl w:val="0"/>
          <w:numId w:val="1067"/>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7"/>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7"/>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63"/>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del w:id="4959" w:author="PR Preview" w:date="2026-01-01T00:00:00Z">
        <w:r>
          <w:delText xml:space="preserve">The orthonormal vectors</w:delText>
        </w:r>
      </w:del>
      <w:del w:id="4960"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del w:id="4961" w:author="PR Preview" w:date="2026-01-01T00:00:00Z">
        <w:r>
          <w:delText xml:space="preserve"> </w:delText>
        </w:r>
      </w:del>
      <w:del w:id="4962" w:author="PR Preview" w:date="2026-01-01T00:00:00Z">
        <w:r>
          <w:delText xml:space="preserve">are linearly independent</w:delText>
        </w:r>
      </w:del>
      <w:del w:id="4963" w:author="PR Preview" w:date="2026-01-01T00:00:00Z">
        <w:r>
          <w:delText xml:space="preserve"> </w:delText>
        </w:r>
      </w:del>
      <w:del w:id="4964" w:author="PR Preview" w:date="2026-01-01T00:00:00Z">
        <w:r>
          <w:delText xml:space="preserve">(</w:delText>
        </w:r>
      </w:del>
      <w:hyperlink w:anchor="thm-orthonormal-independent">
        <w:del w:id="4965" w:author="PR Preview" w:date="2026-01-01T00:00:00Z">
          <w:r>
            <w:rPr>
              <w:rStyle w:val="Hyperlink"/>
            </w:rPr>
            <w:delText xml:space="preserve">Theorem 57</w:delText>
          </w:r>
        </w:del>
      </w:hyperlink>
      <w:del w:id="4966" w:author="PR Preview" w:date="2026-01-01T00:00:00Z">
        <w:r>
          <w:delText xml:space="preserve">) and span</w:delText>
        </w:r>
      </w:del>
      <w:del w:id="4967" w:author="PR Preview" w:date="2026-01-01T00:00:00Z">
        <w:r>
          <w:delText xml:space="preserve"> </w:delText>
        </w:r>
      </w:del>
      <m:oMath>
        <m:sSub>
          <m:e>
            <m:r>
              <m:rPr>
                <m:scr m:val="script"/>
                <m:sty m:val="p"/>
              </m:rPr>
              <m:t>S</m:t>
            </m:r>
          </m:e>
          <m:sub>
            <m:r>
              <m:t>i</m:t>
            </m:r>
            <m:r>
              <m:rPr>
                <m:sty m:val="p"/>
              </m:rPr>
              <m:t>−</m:t>
            </m:r>
            <m:r>
              <m:t>1</m:t>
            </m:r>
          </m:sub>
        </m:sSub>
      </m:oMath>
      <w:del w:id="4968" w:author="PR Preview" w:date="2026-01-01T00:00:00Z">
        <w:r>
          <w:delText xml:space="preserve">,</w:delText>
        </w:r>
      </w:del>
      <w:del w:id="4969" w:author="PR Preview" w:date="2026-01-01T00:00:00Z">
        <w:r>
          <w:delText xml:space="preserve"> </w:delText>
        </w:r>
      </w:del>
      <w:del w:id="4970" w:author="PR Preview" w:date="2026-01-01T00:00:00Z">
        <w:r>
          <w:delText xml:space="preserve">so they are an orthonormal basis of it.</w:delText>
        </w:r>
      </w:del>
    </w:p>
    <w:p>
      <w:pPr>
        <w:pStyle w:val="FirstParagraph"/>
      </w:pPr>
      <w:ins w:id="4971" w:author="PR Preview" w:date="2026-01-01T00:00:00Z">
        <w:r>
          <w:t xml:space="preserve">The orthonormal vectors</w:t>
        </w:r>
      </w:ins>
      <w:ins w:id="4972"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ins w:id="4973" w:author="PR Preview" w:date="2026-01-01T00:00:00Z">
        <w:r>
          <w:t xml:space="preserve"> </w:t>
        </w:r>
      </w:ins>
      <w:ins w:id="4974" w:author="PR Preview" w:date="2026-01-01T00:00:00Z">
        <w:r>
          <w:t xml:space="preserve">are linearly independent</w:t>
        </w:r>
      </w:ins>
      <w:ins w:id="4975" w:author="PR Preview" w:date="2026-01-01T00:00:00Z">
        <w:r>
          <w:t xml:space="preserve"> </w:t>
        </w:r>
      </w:ins>
      <w:ins w:id="4976" w:author="PR Preview" w:date="2026-01-01T00:00:00Z">
        <w:r>
          <w:t xml:space="preserve">(</w:t>
        </w:r>
      </w:ins>
      <w:hyperlink w:anchor="thm-orthonormal-independent">
        <w:ins w:id="4977" w:author="PR Preview" w:date="2026-01-01T00:00:00Z">
          <w:r>
            <w:rPr>
              <w:rStyle w:val="Hyperlink"/>
            </w:rPr>
            <w:t xml:space="preserve">Theorem 59</w:t>
          </w:r>
        </w:ins>
      </w:hyperlink>
      <w:ins w:id="4978" w:author="PR Preview" w:date="2026-01-01T00:00:00Z">
        <w:r>
          <w:t xml:space="preserve">) and span</w:t>
        </w:r>
      </w:ins>
      <w:ins w:id="4979" w:author="PR Preview" w:date="2026-01-01T00:00:00Z">
        <w:r>
          <w:t xml:space="preserve"> </w:t>
        </w:r>
      </w:ins>
      <m:oMath>
        <m:sSub>
          <m:e>
            <m:r>
              <m:rPr>
                <m:scr m:val="script"/>
                <m:sty m:val="p"/>
              </m:rPr>
              <m:t>S</m:t>
            </m:r>
          </m:e>
          <m:sub>
            <m:r>
              <m:t>i</m:t>
            </m:r>
            <m:r>
              <m:rPr>
                <m:sty m:val="p"/>
              </m:rPr>
              <m:t>−</m:t>
            </m:r>
            <m:r>
              <m:t>1</m:t>
            </m:r>
          </m:sub>
        </m:sSub>
      </m:oMath>
      <w:ins w:id="4980" w:author="PR Preview" w:date="2026-01-01T00:00:00Z">
        <w:r>
          <w:t xml:space="preserve">,</w:t>
        </w:r>
      </w:ins>
      <w:ins w:id="4981" w:author="PR Preview" w:date="2026-01-01T00:00:00Z">
        <w:r>
          <w:t xml:space="preserve"> </w:t>
        </w:r>
      </w:ins>
      <w:ins w:id="4982" w:author="PR Preview" w:date="2026-01-01T00:00:00Z">
        <w:r>
          <w:t xml:space="preserve">so they are an orthonormal basis of it.</w:t>
        </w:r>
      </w:ins>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58</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4983" w:author="PR Preview" w:date="2026-01-01T00:00:00Z">
        <w:r>
          <w:rPr>
            <w:i/>
            <w:iCs/>
          </w:rPr>
          <w:delText xml:space="preserve">Part 2 at step</w:delText>
        </w:r>
      </w:del>
      <w:del w:id="4984" w:author="PR Preview" w:date="2026-01-01T00:00:00Z">
        <w:r>
          <w:rPr>
            <w:i/>
            <w:iCs/>
          </w:rPr>
          <w:delText xml:space="preserve"> </w:delText>
        </w:r>
      </w:del>
      <m:oMath>
        <m:r>
          <m:t>i</m:t>
        </m:r>
      </m:oMath>
      <w:del w:id="4985" w:author="PR Preview" w:date="2026-01-01T00:00:00Z">
        <w:r>
          <w:rPr>
            <w:i/>
            <w:iCs/>
          </w:rPr>
          <w:delText xml:space="preserve">.</w:delText>
        </w:r>
      </w:del>
      <w:del w:id="4986" w:author="PR Preview" w:date="2026-01-01T00:00:00Z">
        <w:r>
          <w:delText xml:space="preserve"> </w:delText>
        </w:r>
      </w:del>
      <w:del w:id="4987" w:author="PR Preview" w:date="2026-01-01T00:00:00Z">
        <w:r>
          <w:delText xml:space="preserve">If</w:delText>
        </w:r>
      </w:del>
      <w:del w:id="4988"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4989" w:author="PR Preview" w:date="2026-01-01T00:00:00Z">
        <w:r>
          <w:delText xml:space="preserve">, then</w:delText>
        </w:r>
      </w:del>
      <w:del w:id="4990" w:author="PR Preview" w:date="2026-01-01T00:00:00Z">
        <w:r>
          <w:delText xml:space="preserve"> </w:delText>
        </w:r>
      </w:del>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del w:id="4991" w:author="PR Preview" w:date="2026-01-01T00:00:00Z">
        <w:r>
          <w:delText xml:space="preserve">.</w:delText>
        </w:r>
      </w:del>
      <w:del w:id="4992" w:author="PR Preview" w:date="2026-01-01T00:00:00Z">
        <w:r>
          <w:delText xml:space="preserve"> </w:delText>
        </w:r>
      </w:del>
      <w:del w:id="4993" w:author="PR Preview" w:date="2026-01-01T00:00:00Z">
        <w:r>
          <w:delText xml:space="preserve">Conversely, if</w:delText>
        </w:r>
      </w:del>
      <w:del w:id="4994" w:author="PR Preview" w:date="2026-01-01T00:00:00Z">
        <w:r>
          <w:delText xml:space="preserve"> </w:delText>
        </w:r>
      </w:del>
      <m:oMath>
        <m:sSub>
          <m:e>
            <m:acc>
              <m:accPr>
                <m:chr m:val="̃"/>
              </m:accPr>
              <m:e>
                <m:r>
                  <m:t>a</m:t>
                </m:r>
              </m:e>
            </m:acc>
          </m:e>
          <m:sub>
            <m:r>
              <m:t>i</m:t>
            </m:r>
          </m:sub>
        </m:sSub>
        <m:r>
          <m:rPr>
            <m:sty m:val="p"/>
          </m:rPr>
          <m:t>∈</m:t>
        </m:r>
        <m:sSub>
          <m:e>
            <m:r>
              <m:rPr>
                <m:scr m:val="script"/>
                <m:sty m:val="p"/>
              </m:rPr>
              <m:t>S</m:t>
            </m:r>
          </m:e>
          <m:sub>
            <m:r>
              <m:t>i</m:t>
            </m:r>
            <m:r>
              <m:rPr>
                <m:sty m:val="p"/>
              </m:rPr>
              <m:t>−</m:t>
            </m:r>
            <m:r>
              <m:t>1</m:t>
            </m:r>
          </m:sub>
        </m:sSub>
      </m:oMath>
      <w:del w:id="4995" w:author="PR Preview" w:date="2026-01-01T00:00:00Z">
        <w:r>
          <w:delText xml:space="preserve">, then</w:delText>
        </w:r>
      </w:del>
      <w:del w:id="4996" w:author="PR Preview" w:date="2026-01-01T00:00:00Z">
        <w:r>
          <w:delText xml:space="preserve"> </w:delText>
        </w:r>
      </w:del>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del w:id="4997" w:author="PR Preview" w:date="2026-01-01T00:00:00Z">
        <w:r>
          <w:delText xml:space="preserve"> </w:delText>
        </w:r>
      </w:del>
      <w:del w:id="4998" w:author="PR Preview" w:date="2026-01-01T00:00:00Z">
        <w:r>
          <w:delText xml:space="preserve">(</w:delText>
        </w:r>
      </w:del>
      <w:hyperlink w:anchor="thm-orthonormal-expansion">
        <w:del w:id="4999" w:author="PR Preview" w:date="2026-01-01T00:00:00Z">
          <w:r>
            <w:rPr>
              <w:rStyle w:val="Hyperlink"/>
            </w:rPr>
            <w:delText xml:space="preserve">Theorem 58</w:delText>
          </w:r>
        </w:del>
      </w:hyperlink>
      <w:del w:id="5000" w:author="PR Preview" w:date="2026-01-01T00:00:00Z">
        <w:r>
          <w:delText xml:space="preserve">), so</w:delText>
        </w:r>
      </w:del>
      <w:del w:id="5001"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5002" w:author="PR Preview" w:date="2026-01-01T00:00:00Z">
        <w:r>
          <w:delText xml:space="preserve">.</w:delText>
        </w:r>
      </w:del>
    </w:p>
    <w:p>
      <w:pPr>
        <w:pStyle w:val="BodyText"/>
      </w:pPr>
      <w:del w:id="5003" w:author="PR Preview" w:date="2026-01-01T00:00:00Z">
        <w:r>
          <w:rPr>
            <w:i/>
            <w:iCs/>
          </w:rPr>
          <w:delText xml:space="preserve">Part 1 at step</w:delText>
        </w:r>
      </w:del>
      <w:del w:id="5004" w:author="PR Preview" w:date="2026-01-01T00:00:00Z">
        <w:r>
          <w:rPr>
            <w:i/>
            <w:iCs/>
          </w:rPr>
          <w:delText xml:space="preserve"> </w:delText>
        </w:r>
      </w:del>
      <m:oMath>
        <m:r>
          <m:t>i</m:t>
        </m:r>
      </m:oMath>
      <w:del w:id="5005" w:author="PR Preview" w:date="2026-01-01T00:00:00Z">
        <w:r>
          <w:rPr>
            <w:i/>
            <w:iCs/>
          </w:rPr>
          <w:delText xml:space="preserve">, if the process does not stop.</w:delText>
        </w:r>
      </w:del>
      <w:del w:id="5006" w:author="PR Preview" w:date="2026-01-01T00:00:00Z">
        <w:r>
          <w:delText xml:space="preserve"> </w:delText>
        </w:r>
      </w:del>
      <w:del w:id="5007" w:author="PR Preview" w:date="2026-01-01T00:00:00Z">
        <w:r>
          <w:delText xml:space="preserve">Then</w:delText>
        </w:r>
      </w:del>
      <w:del w:id="5008"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5009" w:author="PR Preview" w:date="2026-01-01T00:00:00Z">
        <w:r>
          <w:delText xml:space="preserve">, so</w:delText>
        </w:r>
      </w:del>
      <w:del w:id="5010"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del w:id="5011" w:author="PR Preview" w:date="2026-01-01T00:00:00Z">
        <w:r>
          <w:delText xml:space="preserve">,</w:delText>
        </w:r>
      </w:del>
      <w:del w:id="5012" w:author="PR Preview" w:date="2026-01-01T00:00:00Z">
        <w:r>
          <w:delText xml:space="preserve"> </w:delText>
        </w:r>
      </w:del>
      <w:del w:id="5013" w:author="PR Preview" w:date="2026-01-01T00:00:00Z">
        <w:r>
          <w:delText xml:space="preserve">and</w:delText>
        </w:r>
      </w:del>
      <w:del w:id="5014" w:author="PR Preview" w:date="2026-01-01T00:00:00Z">
        <w:r>
          <w:delText xml:space="preserve"> </w:delText>
        </w:r>
      </w:del>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del w:id="5015" w:author="PR Preview" w:date="2026-01-01T00:00:00Z">
        <w:r>
          <w:delText xml:space="preserve"> </w:delText>
        </w:r>
      </w:del>
      <w:del w:id="5016" w:author="PR Preview" w:date="2026-01-01T00:00:00Z">
        <w:r>
          <w:delText xml:space="preserve">has</w:delText>
        </w:r>
      </w:del>
      <w:del w:id="5017" w:author="PR Preview" w:date="2026-01-01T00:00:00Z">
        <w:r>
          <w:delText xml:space="preserve"> </w:delText>
        </w:r>
      </w:del>
      <w:del w:id="5018" w:author="PR Preview" w:date="2026-01-01T00:00:00Z">
        <w:r>
          <w:delText xml:space="preserve">norm</w:delText>
        </w:r>
      </w:del>
      <w:del w:id="5019"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del w:id="5020" w:author="PR Preview" w:date="2026-01-01T00:00:00Z">
        <w:r>
          <w:delText xml:space="preserve"> </w:delText>
        </w:r>
      </w:del>
      <w:del w:id="5021" w:author="PR Preview" w:date="2026-01-01T00:00:00Z">
        <w:r>
          <w:delText xml:space="preserve">(</w:delText>
        </w:r>
      </w:del>
      <w:hyperlink w:anchor="thm-norm-properties">
        <w:del w:id="5022" w:author="PR Preview" w:date="2026-01-01T00:00:00Z">
          <w:r>
            <w:rPr>
              <w:rStyle w:val="Hyperlink"/>
            </w:rPr>
            <w:delText xml:space="preserve">Theorem 52</w:delText>
          </w:r>
        </w:del>
      </w:hyperlink>
      <w:del w:id="5023" w:author="PR Preview" w:date="2026-01-01T00:00:00Z">
        <w:r>
          <w:delText xml:space="preserve">)</w:delText>
        </w:r>
      </w:del>
      <w:del w:id="5024" w:author="PR Preview" w:date="2026-01-01T00:00:00Z">
        <w:r>
          <w:delText xml:space="preserve"> </w:delText>
        </w:r>
      </w:del>
      <w:del w:id="5025" w:author="PR Preview" w:date="2026-01-01T00:00:00Z">
        <w:r>
          <w:delText xml:space="preserve">and for</w:delText>
        </w:r>
      </w:del>
      <w:del w:id="5026" w:author="PR Preview" w:date="2026-01-01T00:00:00Z">
        <w:r>
          <w:delText xml:space="preserve"> </w:delText>
        </w:r>
      </w:del>
      <m:oMath>
        <m:r>
          <m:t>l</m:t>
        </m:r>
        <m:r>
          <m:rPr>
            <m:sty m:val="p"/>
          </m:rPr>
          <m:t>&lt;</m:t>
        </m:r>
        <m:r>
          <m:t>i</m:t>
        </m:r>
      </m:oMath>
    </w:p>
    <w:p>
      <w:pPr>
        <w:pStyle w:val="FirstParagraph"/>
      </w:pPr>
      <w:ins w:id="5027" w:author="PR Preview" w:date="2026-01-01T00:00:00Z">
        <w:r>
          <w:rPr>
            <w:i/>
            <w:iCs/>
          </w:rPr>
          <w:t xml:space="preserve">Part 2 at step</w:t>
        </w:r>
      </w:ins>
      <w:ins w:id="5028" w:author="PR Preview" w:date="2026-01-01T00:00:00Z">
        <w:r>
          <w:rPr>
            <w:i/>
            <w:iCs/>
          </w:rPr>
          <w:t xml:space="preserve"> </w:t>
        </w:r>
      </w:ins>
      <m:oMath>
        <m:r>
          <m:t>i</m:t>
        </m:r>
      </m:oMath>
      <w:ins w:id="5029" w:author="PR Preview" w:date="2026-01-01T00:00:00Z">
        <w:r>
          <w:rPr>
            <w:i/>
            <w:iCs/>
          </w:rPr>
          <w:t xml:space="preserve">.</w:t>
        </w:r>
      </w:ins>
      <w:ins w:id="5030" w:author="PR Preview" w:date="2026-01-01T00:00:00Z">
        <w:r>
          <w:t xml:space="preserve"> </w:t>
        </w:r>
      </w:ins>
      <w:ins w:id="5031" w:author="PR Preview" w:date="2026-01-01T00:00:00Z">
        <w:r>
          <w:t xml:space="preserve">If</w:t>
        </w:r>
      </w:ins>
      <w:ins w:id="5032"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5033" w:author="PR Preview" w:date="2026-01-01T00:00:00Z">
        <w:r>
          <w:t xml:space="preserve">, then</w:t>
        </w:r>
      </w:ins>
      <w:ins w:id="5034" w:author="PR Preview" w:date="2026-01-01T00:00:00Z">
        <w:r>
          <w:t xml:space="preserve"> </w:t>
        </w:r>
      </w:ins>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ins w:id="5035" w:author="PR Preview" w:date="2026-01-01T00:00:00Z">
        <w:r>
          <w:t xml:space="preserve">.</w:t>
        </w:r>
      </w:ins>
      <w:ins w:id="5036" w:author="PR Preview" w:date="2026-01-01T00:00:00Z">
        <w:r>
          <w:t xml:space="preserve"> </w:t>
        </w:r>
      </w:ins>
      <w:ins w:id="5037" w:author="PR Preview" w:date="2026-01-01T00:00:00Z">
        <w:r>
          <w:t xml:space="preserve">Conversely, if</w:t>
        </w:r>
      </w:ins>
      <w:ins w:id="5038" w:author="PR Preview" w:date="2026-01-01T00:00:00Z">
        <w:r>
          <w:t xml:space="preserve"> </w:t>
        </w:r>
      </w:ins>
      <m:oMath>
        <m:sSub>
          <m:e>
            <m:acc>
              <m:accPr>
                <m:chr m:val="̃"/>
              </m:accPr>
              <m:e>
                <m:r>
                  <m:t>a</m:t>
                </m:r>
              </m:e>
            </m:acc>
          </m:e>
          <m:sub>
            <m:r>
              <m:t>i</m:t>
            </m:r>
          </m:sub>
        </m:sSub>
        <m:r>
          <m:rPr>
            <m:sty m:val="p"/>
          </m:rPr>
          <m:t>∈</m:t>
        </m:r>
        <m:sSub>
          <m:e>
            <m:r>
              <m:rPr>
                <m:scr m:val="script"/>
                <m:sty m:val="p"/>
              </m:rPr>
              <m:t>S</m:t>
            </m:r>
          </m:e>
          <m:sub>
            <m:r>
              <m:t>i</m:t>
            </m:r>
            <m:r>
              <m:rPr>
                <m:sty m:val="p"/>
              </m:rPr>
              <m:t>−</m:t>
            </m:r>
            <m:r>
              <m:t>1</m:t>
            </m:r>
          </m:sub>
        </m:sSub>
      </m:oMath>
      <w:ins w:id="5039" w:author="PR Preview" w:date="2026-01-01T00:00:00Z">
        <w:r>
          <w:t xml:space="preserve">, then</w:t>
        </w:r>
      </w:ins>
      <w:ins w:id="5040" w:author="PR Preview" w:date="2026-01-01T00:00:00Z">
        <w:r>
          <w:t xml:space="preserve"> </w:t>
        </w:r>
      </w:ins>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ins w:id="5041" w:author="PR Preview" w:date="2026-01-01T00:00:00Z">
        <w:r>
          <w:t xml:space="preserve"> </w:t>
        </w:r>
      </w:ins>
      <w:ins w:id="5042" w:author="PR Preview" w:date="2026-01-01T00:00:00Z">
        <w:r>
          <w:t xml:space="preserve">(</w:t>
        </w:r>
      </w:ins>
      <w:hyperlink w:anchor="thm-orthonormal-expansion">
        <w:ins w:id="5043" w:author="PR Preview" w:date="2026-01-01T00:00:00Z">
          <w:r>
            <w:rPr>
              <w:rStyle w:val="Hyperlink"/>
            </w:rPr>
            <w:t xml:space="preserve">Theorem 60</w:t>
          </w:r>
        </w:ins>
      </w:hyperlink>
      <w:ins w:id="5044" w:author="PR Preview" w:date="2026-01-01T00:00:00Z">
        <w:r>
          <w:t xml:space="preserve">), so</w:t>
        </w:r>
      </w:ins>
      <w:ins w:id="5045"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5046" w:author="PR Preview" w:date="2026-01-01T00:00:00Z">
        <w:r>
          <w:t xml:space="preserve">.</w:t>
        </w:r>
      </w:ins>
    </w:p>
    <w:p>
      <w:pPr>
        <w:pStyle w:val="BodyText"/>
      </w:pPr>
      <w:ins w:id="5047" w:author="PR Preview" w:date="2026-01-01T00:00:00Z">
        <w:r>
          <w:rPr>
            <w:i/>
            <w:iCs/>
          </w:rPr>
          <w:t xml:space="preserve">Part 1 at step</w:t>
        </w:r>
      </w:ins>
      <w:ins w:id="5048" w:author="PR Preview" w:date="2026-01-01T00:00:00Z">
        <w:r>
          <w:rPr>
            <w:i/>
            <w:iCs/>
          </w:rPr>
          <w:t xml:space="preserve"> </w:t>
        </w:r>
      </w:ins>
      <m:oMath>
        <m:r>
          <m:t>i</m:t>
        </m:r>
      </m:oMath>
      <w:ins w:id="5049" w:author="PR Preview" w:date="2026-01-01T00:00:00Z">
        <w:r>
          <w:rPr>
            <w:i/>
            <w:iCs/>
          </w:rPr>
          <w:t xml:space="preserve">, if the process does not stop.</w:t>
        </w:r>
      </w:ins>
      <w:ins w:id="5050" w:author="PR Preview" w:date="2026-01-01T00:00:00Z">
        <w:r>
          <w:t xml:space="preserve"> </w:t>
        </w:r>
      </w:ins>
      <w:ins w:id="5051" w:author="PR Preview" w:date="2026-01-01T00:00:00Z">
        <w:r>
          <w:t xml:space="preserve">Then</w:t>
        </w:r>
      </w:ins>
      <w:ins w:id="5052"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5053" w:author="PR Preview" w:date="2026-01-01T00:00:00Z">
        <w:r>
          <w:t xml:space="preserve">, so</w:t>
        </w:r>
      </w:ins>
      <w:ins w:id="5054" w:author="PR Preview" w:date="2026-01-01T00:00:00Z">
        <w:r>
          <w:t xml:space="preserve"> </w:t>
        </w:r>
      </w:ins>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ins w:id="5055" w:author="PR Preview" w:date="2026-01-01T00:00:00Z">
        <w:r>
          <w:t xml:space="preserve">,</w:t>
        </w:r>
      </w:ins>
      <w:ins w:id="5056" w:author="PR Preview" w:date="2026-01-01T00:00:00Z">
        <w:r>
          <w:t xml:space="preserve"> </w:t>
        </w:r>
      </w:ins>
      <w:ins w:id="5057" w:author="PR Preview" w:date="2026-01-01T00:00:00Z">
        <w:r>
          <w:t xml:space="preserve">and</w:t>
        </w:r>
      </w:ins>
      <w:ins w:id="5058" w:author="PR Preview" w:date="2026-01-01T00:00:00Z">
        <w:r>
          <w:t xml:space="preserve"> </w:t>
        </w:r>
      </w:ins>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ins w:id="5059" w:author="PR Preview" w:date="2026-01-01T00:00:00Z">
        <w:r>
          <w:t xml:space="preserve"> </w:t>
        </w:r>
      </w:ins>
      <w:ins w:id="5060" w:author="PR Preview" w:date="2026-01-01T00:00:00Z">
        <w:r>
          <w:t xml:space="preserve">has</w:t>
        </w:r>
      </w:ins>
      <w:ins w:id="5061" w:author="PR Preview" w:date="2026-01-01T00:00:00Z">
        <w:r>
          <w:t xml:space="preserve"> </w:t>
        </w:r>
      </w:ins>
      <w:ins w:id="5062" w:author="PR Preview" w:date="2026-01-01T00:00:00Z">
        <w:r>
          <w:t xml:space="preserve">norm</w:t>
        </w:r>
      </w:ins>
      <w:ins w:id="5063" w:author="PR Preview" w:date="2026-01-01T00:00:00Z">
        <w:r>
          <w:t xml:space="preserve"> </w:t>
        </w:r>
      </w:ins>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ins w:id="5064" w:author="PR Preview" w:date="2026-01-01T00:00:00Z">
        <w:r>
          <w:t xml:space="preserve"> </w:t>
        </w:r>
      </w:ins>
      <w:ins w:id="5065" w:author="PR Preview" w:date="2026-01-01T00:00:00Z">
        <w:r>
          <w:t xml:space="preserve">(</w:t>
        </w:r>
      </w:ins>
      <w:hyperlink w:anchor="thm-norm-properties">
        <w:ins w:id="5066" w:author="PR Preview" w:date="2026-01-01T00:00:00Z">
          <w:r>
            <w:rPr>
              <w:rStyle w:val="Hyperlink"/>
            </w:rPr>
            <w:t xml:space="preserve">Theorem 53</w:t>
          </w:r>
        </w:ins>
      </w:hyperlink>
      <w:ins w:id="5067" w:author="PR Preview" w:date="2026-01-01T00:00:00Z">
        <w:r>
          <w:t xml:space="preserve">)</w:t>
        </w:r>
      </w:ins>
      <w:ins w:id="5068" w:author="PR Preview" w:date="2026-01-01T00:00:00Z">
        <w:r>
          <w:t xml:space="preserve"> </w:t>
        </w:r>
      </w:ins>
      <w:ins w:id="5069" w:author="PR Preview" w:date="2026-01-01T00:00:00Z">
        <w:r>
          <w:t xml:space="preserve">and for</w:t>
        </w:r>
      </w:ins>
      <w:ins w:id="5070" w:author="PR Preview" w:date="2026-01-01T00:00:00Z">
        <w:r>
          <w:t xml:space="preserve"> </w:t>
        </w:r>
      </w:ins>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47</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8"/>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8"/>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5071" w:author="PR Preview" w:date="2026-01-01T00:00:00Z">
        <w:r>
          <w:rPr>
            <w:b/>
            <w:bCs/>
          </w:rPr>
          <w:delText xml:space="preserve">Part 3.</w:delText>
        </w:r>
      </w:del>
      <w:del w:id="5072" w:author="PR Preview" w:date="2026-01-01T00:00:00Z">
        <w:r>
          <w:delText xml:space="preserve"> </w:delText>
        </w:r>
      </w:del>
      <w:del w:id="5073" w:author="PR Preview" w:date="2026-01-01T00:00:00Z">
        <w:r>
          <w:delText xml:space="preserve">If the process completes, then</w:delText>
        </w:r>
      </w:del>
      <w:del w:id="5074" w:author="PR Preview" w:date="2026-01-01T00:00:00Z">
        <w:r>
          <w:delText xml:space="preserve"> </w:delText>
        </w:r>
      </w:del>
      <m:oMath>
        <m:sSub>
          <m:e>
            <m:acc>
              <m:accPr>
                <m:chr m:val="̃"/>
              </m:accPr>
              <m:e>
                <m:r>
                  <m:t>a</m:t>
                </m:r>
              </m:e>
            </m:acc>
          </m:e>
          <m:sub>
            <m:r>
              <m:t>1</m:t>
            </m:r>
          </m:sub>
        </m:sSub>
        <m:r>
          <m:rPr>
            <m:sty m:val="p"/>
          </m:rPr>
          <m:t>∉</m:t>
        </m:r>
        <m:r>
          <m:rPr>
            <m:sty m:val="p"/>
          </m:rPr>
          <m:t>span</m:t>
        </m:r>
      </m:oMath>
      <w:del w:id="5075" w:author="PR Preview" w:date="2026-01-01T00:00:00Z">
        <w:r>
          <w:delText xml:space="preserve"> </w:delText>
        </w:r>
      </w:del>
      <w:del w:id="5076" w:author="PR Preview" w:date="2026-01-01T00:00:00Z">
        <w:r>
          <w:delText xml:space="preserve">of the empty list,</w:delText>
        </w:r>
      </w:del>
      <w:del w:id="5077" w:author="PR Preview" w:date="2026-01-01T00:00:00Z">
        <w:r>
          <w:delText xml:space="preserve"> </w:delText>
        </w:r>
      </w:del>
      <w:del w:id="5078" w:author="PR Preview" w:date="2026-01-01T00:00:00Z">
        <w:r>
          <w:delText xml:space="preserve">and for each</w:delText>
        </w:r>
      </w:del>
      <w:del w:id="5079" w:author="PR Preview" w:date="2026-01-01T00:00:00Z">
        <w:r>
          <w:delText xml:space="preserve"> </w:delText>
        </w:r>
      </w:del>
      <m:oMath>
        <m:r>
          <m:t>i</m:t>
        </m:r>
        <m:r>
          <m:rPr>
            <m:sty m:val="p"/>
          </m:rPr>
          <m:t>≥</m:t>
        </m:r>
        <m:r>
          <m:t>2</m:t>
        </m:r>
      </m:oMath>
      <w:del w:id="5080" w:author="PR Preview" w:date="2026-01-01T00:00:00Z">
        <w:r>
          <w:delText xml:space="preserve">,</w:delText>
        </w:r>
      </w:del>
      <w:del w:id="5081" w:author="PR Preview" w:date="2026-01-01T00:00:00Z">
        <w:r>
          <w:delText xml:space="preserve"> </w:delText>
        </w:r>
      </w:del>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del w:id="5082" w:author="PR Preview" w:date="2026-01-01T00:00:00Z">
        <w:r>
          <w:delText xml:space="preserve"> </w:delText>
        </w:r>
      </w:del>
      <w:del w:id="5083" w:author="PR Preview" w:date="2026-01-01T00:00:00Z">
        <w:r>
          <w:delText xml:space="preserve">(part 2).</w:delText>
        </w:r>
      </w:del>
      <w:del w:id="5084" w:author="PR Preview" w:date="2026-01-01T00:00:00Z">
        <w:r>
          <w:delText xml:space="preserve"> </w:delText>
        </w:r>
      </w:del>
      <w:del w:id="5085" w:author="PR Preview" w:date="2026-01-01T00:00:00Z">
        <w:r>
          <w:delText xml:space="preserve">Applying</w:delText>
        </w:r>
      </w:del>
      <w:del w:id="5086" w:author="PR Preview" w:date="2026-01-01T00:00:00Z">
        <w:r>
          <w:delText xml:space="preserve"> </w:delText>
        </w:r>
      </w:del>
      <w:hyperlink w:anchor="thm-add-outside-span">
        <w:del w:id="5087" w:author="PR Preview" w:date="2026-01-01T00:00:00Z">
          <w:r>
            <w:rPr>
              <w:rStyle w:val="Hyperlink"/>
            </w:rPr>
            <w:delText xml:space="preserve">Theorem 27</w:delText>
          </w:r>
        </w:del>
      </w:hyperlink>
      <w:del w:id="5088" w:author="PR Preview" w:date="2026-01-01T00:00:00Z">
        <w:r>
          <w:delText xml:space="preserve"> </w:delText>
        </w:r>
      </w:del>
      <m:oMath>
        <m:r>
          <m:t>k</m:t>
        </m:r>
      </m:oMath>
      <w:del w:id="5089" w:author="PR Preview" w:date="2026-01-01T00:00:00Z">
        <w:r>
          <w:delText xml:space="preserve"> </w:delText>
        </w:r>
      </w:del>
      <w:del w:id="5090" w:author="PR Preview" w:date="2026-01-01T00:00:00Z">
        <w:r>
          <w:delText xml:space="preserve">times, starting from the empty list,</w:delText>
        </w:r>
      </w:del>
      <w:del w:id="5091" w:author="PR Preview" w:date="2026-01-01T00:00:00Z">
        <w:r>
          <w:delText xml:space="preserve"> </w:delText>
        </w:r>
      </w:del>
      <w:del w:id="5092" w:author="PR Preview" w:date="2026-01-01T00:00:00Z">
        <w:r>
          <w:delText xml:space="preserve">shows that</w:delText>
        </w:r>
      </w:del>
      <w:del w:id="5093"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del w:id="5094" w:author="PR Preview" w:date="2026-01-01T00:00:00Z">
        <w:r>
          <w:delText xml:space="preserve"> </w:delText>
        </w:r>
      </w:del>
      <w:del w:id="5095" w:author="PR Preview" w:date="2026-01-01T00:00:00Z">
        <w:r>
          <w:delText xml:space="preserve">are linearly independent.</w:delText>
        </w:r>
      </w:del>
      <w:del w:id="5096" w:author="PR Preview" w:date="2026-01-01T00:00:00Z">
        <w:r>
          <w:delText xml:space="preserve"> </w:delText>
        </w:r>
      </w:del>
      <w:del w:id="5097" w:author="PR Preview" w:date="2026-01-01T00:00:00Z">
        <w:r>
          <w:delText xml:space="preserve">Conversely, if they are linearly independent,</w:delText>
        </w:r>
      </w:del>
      <w:del w:id="5098" w:author="PR Preview" w:date="2026-01-01T00:00:00Z">
        <w:r>
          <w:delText xml:space="preserve"> </w:delText>
        </w:r>
      </w:del>
      <w:del w:id="5099" w:author="PR Preview" w:date="2026-01-01T00:00:00Z">
        <w:r>
          <w:delText xml:space="preserve">no</w:delText>
        </w:r>
      </w:del>
      <w:del w:id="5100" w:author="PR Preview" w:date="2026-01-01T00:00:00Z">
        <w:r>
          <w:delText xml:space="preserve"> </w:delText>
        </w:r>
      </w:del>
      <m:oMath>
        <m:sSub>
          <m:e>
            <m:acc>
              <m:accPr>
                <m:chr m:val="̃"/>
              </m:accPr>
              <m:e>
                <m:r>
                  <m:t>a</m:t>
                </m:r>
              </m:e>
            </m:acc>
          </m:e>
          <m:sub>
            <m:r>
              <m:t>i</m:t>
            </m:r>
          </m:sub>
        </m:sSub>
      </m:oMath>
      <w:del w:id="5101" w:author="PR Preview" w:date="2026-01-01T00:00:00Z">
        <w:r>
          <w:delText xml:space="preserve"> </w:delText>
        </w:r>
      </w:del>
      <w:del w:id="5102" w:author="PR Preview" w:date="2026-01-01T00:00:00Z">
        <w:r>
          <w:delText xml:space="preserve">is a linear combination</w:delText>
        </w:r>
      </w:del>
      <w:del w:id="5103"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del w:id="5104" w:author="PR Preview" w:date="2026-01-01T00:00:00Z">
        <w:r>
          <w:delText xml:space="preserve"> </w:delText>
        </w:r>
      </w:del>
      <w:del w:id="5105" w:author="PR Preview" w:date="2026-01-01T00:00:00Z">
        <w:r>
          <w:delText xml:space="preserve">of the earlier ones,</w:delText>
        </w:r>
      </w:del>
      <w:del w:id="5106" w:author="PR Preview" w:date="2026-01-01T00:00:00Z">
        <w:r>
          <w:delText xml:space="preserve"> </w:delText>
        </w:r>
      </w:del>
      <w:del w:id="5107" w:author="PR Preview" w:date="2026-01-01T00:00:00Z">
        <w:r>
          <w:delText xml:space="preserve">because then</w:delText>
        </w:r>
      </w:del>
      <w:del w:id="5108"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del w:id="5109" w:author="PR Preview" w:date="2026-01-01T00:00:00Z">
        <w:r>
          <w:delText xml:space="preserve"> </w:delText>
        </w:r>
      </w:del>
      <w:del w:id="5110" w:author="PR Preview" w:date="2026-01-01T00:00:00Z">
        <w:r>
          <w:delText xml:space="preserve">would be a combination with a nonzero coefficient;</w:delText>
        </w:r>
      </w:del>
      <w:del w:id="5111" w:author="PR Preview" w:date="2026-01-01T00:00:00Z">
        <w:r>
          <w:delText xml:space="preserve"> </w:delText>
        </w:r>
      </w:del>
      <w:del w:id="5112" w:author="PR Preview" w:date="2026-01-01T00:00:00Z">
        <w:r>
          <w:delText xml:space="preserve">so by part 2 the process never stops.</w:delText>
        </w:r>
      </w:del>
      <w:del w:id="5113" w:author="PR Preview" w:date="2026-01-01T00:00:00Z">
        <w:r>
          <w:delText xml:space="preserve"> </w:delText>
        </w:r>
      </w:del>
      <w:del w:id="5114" w:author="PR Preview" w:date="2026-01-01T00:00:00Z">
        <w:r>
          <w:delText xml:space="preserve">When it completes,</w:delText>
        </w:r>
      </w:del>
      <w:del w:id="5115"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del w:id="5116" w:author="PR Preview" w:date="2026-01-01T00:00:00Z">
        <w:r>
          <w:delText xml:space="preserve"> </w:delText>
        </w:r>
      </w:del>
      <w:del w:id="5117" w:author="PR Preview" w:date="2026-01-01T00:00:00Z">
        <w:r>
          <w:delText xml:space="preserve">are orthonormal, hence linearly independent</w:delText>
        </w:r>
      </w:del>
      <w:del w:id="5118" w:author="PR Preview" w:date="2026-01-01T00:00:00Z">
        <w:r>
          <w:delText xml:space="preserve"> </w:delText>
        </w:r>
      </w:del>
      <w:del w:id="5119" w:author="PR Preview" w:date="2026-01-01T00:00:00Z">
        <w:r>
          <w:delText xml:space="preserve">(</w:delText>
        </w:r>
      </w:del>
      <w:hyperlink w:anchor="thm-orthonormal-independent">
        <w:del w:id="5120" w:author="PR Preview" w:date="2026-01-01T00:00:00Z">
          <w:r>
            <w:rPr>
              <w:rStyle w:val="Hyperlink"/>
            </w:rPr>
            <w:delText xml:space="preserve">Theorem 57</w:delText>
          </w:r>
        </w:del>
      </w:hyperlink>
      <w:del w:id="5121" w:author="PR Preview" w:date="2026-01-01T00:00:00Z">
        <w:r>
          <w:delText xml:space="preserve">),</w:delText>
        </w:r>
      </w:del>
      <w:del w:id="5122" w:author="PR Preview" w:date="2026-01-01T00:00:00Z">
        <w:r>
          <w:delText xml:space="preserve"> </w:delText>
        </w:r>
      </w:del>
      <w:del w:id="5123" w:author="PR Preview" w:date="2026-01-01T00:00:00Z">
        <w:r>
          <w:delText xml:space="preserve">and span</w:delText>
        </w:r>
      </w:del>
      <w:del w:id="5124" w:author="PR Preview" w:date="2026-01-01T00:00:00Z">
        <w:r>
          <w:delText xml:space="preserve"> </w:delText>
        </w:r>
      </w:del>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del w:id="5125" w:author="PR Preview" w:date="2026-01-01T00:00:00Z">
        <w:r>
          <w:delText xml:space="preserve"> </w:delText>
        </w:r>
      </w:del>
      <w:del w:id="5126" w:author="PR Preview" w:date="2026-01-01T00:00:00Z">
        <w:r>
          <w:delText xml:space="preserve">(part 1),</w:delText>
        </w:r>
      </w:del>
      <w:del w:id="5127" w:author="PR Preview" w:date="2026-01-01T00:00:00Z">
        <w:r>
          <w:delText xml:space="preserve"> </w:delText>
        </w:r>
      </w:del>
      <w:del w:id="5128" w:author="PR Preview" w:date="2026-01-01T00:00:00Z">
        <w:r>
          <w:delText xml:space="preserve">so they are an orthonormal basis of it.</w:delText>
        </w:r>
      </w:del>
    </w:p>
    <w:p>
      <w:pPr>
        <w:pStyle w:val="BodyText"/>
      </w:pPr>
      <w:del w:id="5129" w:author="PR Preview" w:date="2026-01-01T00:00:00Z">
        <w:r>
          <w:rPr>
            <w:b/>
            <w:bCs/>
          </w:rPr>
          <w:delText xml:space="preserve">Example 111 (Finishing an orthonormal basis of</w:delText>
        </w:r>
      </w:del>
      <w:del w:id="5130" w:author="PR Preview" w:date="2026-01-01T00:00:00Z">
        <w:r>
          <w:rPr>
            <w:b/>
            <w:bCs/>
          </w:rPr>
          <w:delText xml:space="preserve"> </w:delText>
        </w:r>
      </w:del>
      <m:oMath>
        <m:sSup>
          <m:e>
            <m:r>
              <m:rPr>
                <m:scr m:val="double-struck"/>
                <m:sty m:val="p"/>
              </m:rPr>
              <m:t>R</m:t>
            </m:r>
          </m:e>
          <m:sup>
            <m:r>
              <m:t>3</m:t>
            </m:r>
          </m:sup>
        </m:sSup>
      </m:oMath>
      <w:del w:id="5131" w:author="PR Preview" w:date="2026-01-01T00:00:00Z">
        <w:r>
          <w:rPr>
            <w:b/>
            <w:bCs/>
          </w:rPr>
          <w:delText xml:space="preserve">)</w:delText>
        </w:r>
      </w:del>
      <w:del w:id="5132" w:author="PR Preview" w:date="2026-01-01T00:00:00Z">
        <w:r>
          <w:delText xml:space="preserve"> </w:delText>
        </w:r>
      </w:del>
      <w:del w:id="5133" w:author="PR Preview" w:date="2026-01-01T00:00:00Z">
        <w:r>
          <w:delText xml:space="preserve">Continue</w:delText>
        </w:r>
      </w:del>
      <w:del w:id="5134" w:author="PR Preview" w:date="2026-01-01T00:00:00Z">
        <w:r>
          <w:delText xml:space="preserve"> </w:delText>
        </w:r>
      </w:del>
      <w:hyperlink w:anchor="exm-gram-schmidt">
        <w:del w:id="5135" w:author="PR Preview" w:date="2026-01-01T00:00:00Z">
          <w:r>
            <w:rPr>
              <w:rStyle w:val="Hyperlink"/>
            </w:rPr>
            <w:delText xml:space="preserve">Example 109</w:delText>
          </w:r>
        </w:del>
      </w:hyperlink>
      <w:del w:id="5136" w:author="PR Preview" w:date="2026-01-01T00:00:00Z">
        <w:r>
          <w:delText xml:space="preserve"> </w:delText>
        </w:r>
      </w:del>
      <w:del w:id="5137" w:author="PR Preview" w:date="2026-01-01T00:00:00Z">
        <w:r>
          <w:delText xml:space="preserve">with</w:delText>
        </w:r>
      </w:del>
      <w:del w:id="5138"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5139" w:author="PR Preview" w:date="2026-01-01T00:00:00Z">
        <w:r>
          <w:delText xml:space="preserve">.</w:delText>
        </w:r>
      </w:del>
      <w:del w:id="5140" w:author="PR Preview" w:date="2026-01-01T00:00:00Z">
        <w:r>
          <w:delText xml:space="preserve"> </w:delText>
        </w:r>
      </w:del>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del w:id="5141" w:author="PR Preview" w:date="2026-01-01T00:00:00Z">
        <w:r>
          <w:delText xml:space="preserve"> </w:delText>
        </w:r>
      </w:del>
      <w:del w:id="5142" w:author="PR Preview" w:date="2026-01-01T00:00:00Z">
        <w:r>
          <w:delText xml:space="preserve">and</w:delText>
        </w:r>
      </w:del>
    </w:p>
    <w:p>
      <w:pPr>
        <w:pStyle w:val="BodyText"/>
      </w:pPr>
      <w:ins w:id="5143" w:author="PR Preview" w:date="2026-01-01T00:00:00Z">
        <w:r>
          <w:rPr>
            <w:b/>
            <w:bCs/>
          </w:rPr>
          <w:t xml:space="preserve">Part 3.</w:t>
        </w:r>
      </w:ins>
      <w:ins w:id="5144" w:author="PR Preview" w:date="2026-01-01T00:00:00Z">
        <w:r>
          <w:t xml:space="preserve"> </w:t>
        </w:r>
      </w:ins>
      <w:ins w:id="5145" w:author="PR Preview" w:date="2026-01-01T00:00:00Z">
        <w:r>
          <w:t xml:space="preserve">If the process completes, then</w:t>
        </w:r>
      </w:ins>
      <w:ins w:id="5146" w:author="PR Preview" w:date="2026-01-01T00:00:00Z">
        <w:r>
          <w:t xml:space="preserve"> </w:t>
        </w:r>
      </w:ins>
      <m:oMath>
        <m:sSub>
          <m:e>
            <m:acc>
              <m:accPr>
                <m:chr m:val="̃"/>
              </m:accPr>
              <m:e>
                <m:r>
                  <m:t>a</m:t>
                </m:r>
              </m:e>
            </m:acc>
          </m:e>
          <m:sub>
            <m:r>
              <m:t>1</m:t>
            </m:r>
          </m:sub>
        </m:sSub>
        <m:r>
          <m:rPr>
            <m:sty m:val="p"/>
          </m:rPr>
          <m:t>∉</m:t>
        </m:r>
        <m:r>
          <m:rPr>
            <m:sty m:val="p"/>
          </m:rPr>
          <m:t>span</m:t>
        </m:r>
      </m:oMath>
      <w:ins w:id="5147" w:author="PR Preview" w:date="2026-01-01T00:00:00Z">
        <w:r>
          <w:t xml:space="preserve"> </w:t>
        </w:r>
      </w:ins>
      <w:ins w:id="5148" w:author="PR Preview" w:date="2026-01-01T00:00:00Z">
        <w:r>
          <w:t xml:space="preserve">of the empty list,</w:t>
        </w:r>
      </w:ins>
      <w:ins w:id="5149" w:author="PR Preview" w:date="2026-01-01T00:00:00Z">
        <w:r>
          <w:t xml:space="preserve"> </w:t>
        </w:r>
      </w:ins>
      <w:ins w:id="5150" w:author="PR Preview" w:date="2026-01-01T00:00:00Z">
        <w:r>
          <w:t xml:space="preserve">and for each</w:t>
        </w:r>
      </w:ins>
      <w:ins w:id="5151" w:author="PR Preview" w:date="2026-01-01T00:00:00Z">
        <w:r>
          <w:t xml:space="preserve"> </w:t>
        </w:r>
      </w:ins>
      <m:oMath>
        <m:r>
          <m:t>i</m:t>
        </m:r>
        <m:r>
          <m:rPr>
            <m:sty m:val="p"/>
          </m:rPr>
          <m:t>≥</m:t>
        </m:r>
        <m:r>
          <m:t>2</m:t>
        </m:r>
      </m:oMath>
      <w:ins w:id="5152" w:author="PR Preview" w:date="2026-01-01T00:00:00Z">
        <w:r>
          <w:t xml:space="preserve">,</w:t>
        </w:r>
      </w:ins>
      <w:ins w:id="5153" w:author="PR Preview" w:date="2026-01-01T00:00:00Z">
        <w:r>
          <w:t xml:space="preserve"> </w:t>
        </w:r>
      </w:ins>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ins w:id="5154" w:author="PR Preview" w:date="2026-01-01T00:00:00Z">
        <w:r>
          <w:t xml:space="preserve"> </w:t>
        </w:r>
      </w:ins>
      <w:ins w:id="5155" w:author="PR Preview" w:date="2026-01-01T00:00:00Z">
        <w:r>
          <w:t xml:space="preserve">(part 2).</w:t>
        </w:r>
      </w:ins>
      <w:ins w:id="5156" w:author="PR Preview" w:date="2026-01-01T00:00:00Z">
        <w:r>
          <w:t xml:space="preserve"> </w:t>
        </w:r>
      </w:ins>
      <w:ins w:id="5157" w:author="PR Preview" w:date="2026-01-01T00:00:00Z">
        <w:r>
          <w:t xml:space="preserve">Applying</w:t>
        </w:r>
      </w:ins>
      <w:ins w:id="5158" w:author="PR Preview" w:date="2026-01-01T00:00:00Z">
        <w:r>
          <w:t xml:space="preserve"> </w:t>
        </w:r>
      </w:ins>
      <w:hyperlink w:anchor="thm-add-outside-span">
        <w:ins w:id="5159" w:author="PR Preview" w:date="2026-01-01T00:00:00Z">
          <w:r>
            <w:rPr>
              <w:rStyle w:val="Hyperlink"/>
            </w:rPr>
            <w:t xml:space="preserve">Theorem 27</w:t>
          </w:r>
        </w:ins>
      </w:hyperlink>
      <w:ins w:id="5160" w:author="PR Preview" w:date="2026-01-01T00:00:00Z">
        <w:r>
          <w:t xml:space="preserve"> </w:t>
        </w:r>
      </w:ins>
      <m:oMath>
        <m:r>
          <m:t>k</m:t>
        </m:r>
      </m:oMath>
      <w:ins w:id="5161" w:author="PR Preview" w:date="2026-01-01T00:00:00Z">
        <w:r>
          <w:t xml:space="preserve"> </w:t>
        </w:r>
      </w:ins>
      <w:ins w:id="5162" w:author="PR Preview" w:date="2026-01-01T00:00:00Z">
        <w:r>
          <w:t xml:space="preserve">times, starting from the empty list,</w:t>
        </w:r>
      </w:ins>
      <w:ins w:id="5163" w:author="PR Preview" w:date="2026-01-01T00:00:00Z">
        <w:r>
          <w:t xml:space="preserve"> </w:t>
        </w:r>
      </w:ins>
      <w:ins w:id="5164" w:author="PR Preview" w:date="2026-01-01T00:00:00Z">
        <w:r>
          <w:t xml:space="preserve">shows that</w:t>
        </w:r>
      </w:ins>
      <w:ins w:id="5165"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ins w:id="5166" w:author="PR Preview" w:date="2026-01-01T00:00:00Z">
        <w:r>
          <w:t xml:space="preserve"> </w:t>
        </w:r>
      </w:ins>
      <w:ins w:id="5167" w:author="PR Preview" w:date="2026-01-01T00:00:00Z">
        <w:r>
          <w:t xml:space="preserve">are linearly independent.</w:t>
        </w:r>
      </w:ins>
      <w:ins w:id="5168" w:author="PR Preview" w:date="2026-01-01T00:00:00Z">
        <w:r>
          <w:t xml:space="preserve"> </w:t>
        </w:r>
      </w:ins>
      <w:ins w:id="5169" w:author="PR Preview" w:date="2026-01-01T00:00:00Z">
        <w:r>
          <w:t xml:space="preserve">Conversely, if they are linearly independent,</w:t>
        </w:r>
      </w:ins>
      <w:ins w:id="5170" w:author="PR Preview" w:date="2026-01-01T00:00:00Z">
        <w:r>
          <w:t xml:space="preserve"> </w:t>
        </w:r>
      </w:ins>
      <w:ins w:id="5171" w:author="PR Preview" w:date="2026-01-01T00:00:00Z">
        <w:r>
          <w:t xml:space="preserve">no</w:t>
        </w:r>
      </w:ins>
      <w:ins w:id="5172" w:author="PR Preview" w:date="2026-01-01T00:00:00Z">
        <w:r>
          <w:t xml:space="preserve"> </w:t>
        </w:r>
      </w:ins>
      <m:oMath>
        <m:sSub>
          <m:e>
            <m:acc>
              <m:accPr>
                <m:chr m:val="̃"/>
              </m:accPr>
              <m:e>
                <m:r>
                  <m:t>a</m:t>
                </m:r>
              </m:e>
            </m:acc>
          </m:e>
          <m:sub>
            <m:r>
              <m:t>i</m:t>
            </m:r>
          </m:sub>
        </m:sSub>
      </m:oMath>
      <w:ins w:id="5173" w:author="PR Preview" w:date="2026-01-01T00:00:00Z">
        <w:r>
          <w:t xml:space="preserve"> </w:t>
        </w:r>
      </w:ins>
      <w:ins w:id="5174" w:author="PR Preview" w:date="2026-01-01T00:00:00Z">
        <w:r>
          <w:t xml:space="preserve">is a linear combination</w:t>
        </w:r>
      </w:ins>
      <w:ins w:id="5175" w:author="PR Preview" w:date="2026-01-01T00:00:00Z">
        <w:r>
          <w:t xml:space="preserve"> </w:t>
        </w:r>
      </w:ins>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ins w:id="5176" w:author="PR Preview" w:date="2026-01-01T00:00:00Z">
        <w:r>
          <w:t xml:space="preserve"> </w:t>
        </w:r>
      </w:ins>
      <w:ins w:id="5177" w:author="PR Preview" w:date="2026-01-01T00:00:00Z">
        <w:r>
          <w:t xml:space="preserve">of the earlier ones,</w:t>
        </w:r>
      </w:ins>
      <w:ins w:id="5178" w:author="PR Preview" w:date="2026-01-01T00:00:00Z">
        <w:r>
          <w:t xml:space="preserve"> </w:t>
        </w:r>
      </w:ins>
      <w:ins w:id="5179" w:author="PR Preview" w:date="2026-01-01T00:00:00Z">
        <w:r>
          <w:t xml:space="preserve">because then</w:t>
        </w:r>
      </w:ins>
      <w:ins w:id="5180" w:author="PR Preview" w:date="2026-01-01T00:00:00Z">
        <w:r>
          <w:t xml:space="preserve"> </w:t>
        </w:r>
      </w:ins>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ins w:id="5181" w:author="PR Preview" w:date="2026-01-01T00:00:00Z">
        <w:r>
          <w:t xml:space="preserve"> </w:t>
        </w:r>
      </w:ins>
      <w:ins w:id="5182" w:author="PR Preview" w:date="2026-01-01T00:00:00Z">
        <w:r>
          <w:t xml:space="preserve">would be a combination with a nonzero coefficient;</w:t>
        </w:r>
      </w:ins>
      <w:ins w:id="5183" w:author="PR Preview" w:date="2026-01-01T00:00:00Z">
        <w:r>
          <w:t xml:space="preserve"> </w:t>
        </w:r>
      </w:ins>
      <w:ins w:id="5184" w:author="PR Preview" w:date="2026-01-01T00:00:00Z">
        <w:r>
          <w:t xml:space="preserve">so by part 2 the process never stops.</w:t>
        </w:r>
      </w:ins>
      <w:ins w:id="5185" w:author="PR Preview" w:date="2026-01-01T00:00:00Z">
        <w:r>
          <w:t xml:space="preserve"> </w:t>
        </w:r>
      </w:ins>
      <w:ins w:id="5186" w:author="PR Preview" w:date="2026-01-01T00:00:00Z">
        <w:r>
          <w:t xml:space="preserve">When it completes,</w:t>
        </w:r>
      </w:ins>
      <w:ins w:id="5187"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ins w:id="5188" w:author="PR Preview" w:date="2026-01-01T00:00:00Z">
        <w:r>
          <w:t xml:space="preserve"> </w:t>
        </w:r>
      </w:ins>
      <w:ins w:id="5189" w:author="PR Preview" w:date="2026-01-01T00:00:00Z">
        <w:r>
          <w:t xml:space="preserve">are orthonormal, hence linearly independent</w:t>
        </w:r>
      </w:ins>
      <w:ins w:id="5190" w:author="PR Preview" w:date="2026-01-01T00:00:00Z">
        <w:r>
          <w:t xml:space="preserve"> </w:t>
        </w:r>
      </w:ins>
      <w:ins w:id="5191" w:author="PR Preview" w:date="2026-01-01T00:00:00Z">
        <w:r>
          <w:t xml:space="preserve">(</w:t>
        </w:r>
      </w:ins>
      <w:hyperlink w:anchor="thm-orthonormal-independent">
        <w:ins w:id="5192" w:author="PR Preview" w:date="2026-01-01T00:00:00Z">
          <w:r>
            <w:rPr>
              <w:rStyle w:val="Hyperlink"/>
            </w:rPr>
            <w:t xml:space="preserve">Theorem 59</w:t>
          </w:r>
        </w:ins>
      </w:hyperlink>
      <w:ins w:id="5193" w:author="PR Preview" w:date="2026-01-01T00:00:00Z">
        <w:r>
          <w:t xml:space="preserve">),</w:t>
        </w:r>
      </w:ins>
      <w:ins w:id="5194" w:author="PR Preview" w:date="2026-01-01T00:00:00Z">
        <w:r>
          <w:t xml:space="preserve"> </w:t>
        </w:r>
      </w:ins>
      <w:ins w:id="5195" w:author="PR Preview" w:date="2026-01-01T00:00:00Z">
        <w:r>
          <w:t xml:space="preserve">and span</w:t>
        </w:r>
      </w:ins>
      <w:ins w:id="5196" w:author="PR Preview" w:date="2026-01-01T00:00:00Z">
        <w:r>
          <w:t xml:space="preserve"> </w:t>
        </w:r>
      </w:ins>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ins w:id="5197" w:author="PR Preview" w:date="2026-01-01T00:00:00Z">
        <w:r>
          <w:t xml:space="preserve"> </w:t>
        </w:r>
      </w:ins>
      <w:ins w:id="5198" w:author="PR Preview" w:date="2026-01-01T00:00:00Z">
        <w:r>
          <w:t xml:space="preserve">(part 1),</w:t>
        </w:r>
      </w:ins>
      <w:ins w:id="5199" w:author="PR Preview" w:date="2026-01-01T00:00:00Z">
        <w:r>
          <w:t xml:space="preserve"> </w:t>
        </w:r>
      </w:ins>
      <w:ins w:id="5200" w:author="PR Preview" w:date="2026-01-01T00:00:00Z">
        <w:r>
          <w:t xml:space="preserve">so they are an orthonormal basis of it.</w:t>
        </w:r>
      </w:ins>
    </w:p>
    <w:bookmarkStart w:id="364" w:name="exm-thm-gram-schmidt"/>
    <w:p>
      <w:pPr>
        <w:pStyle w:val="BodyText"/>
      </w:pPr>
      <w:ins w:id="5201" w:author="PR Preview" w:date="2026-01-01T00:00:00Z">
        <w:r>
          <w:rPr>
            <w:b/>
            <w:bCs/>
          </w:rPr>
          <w:t xml:space="preserve">Example 113 (Finishing an orthonormal basis of</w:t>
        </w:r>
      </w:ins>
      <w:ins w:id="5202" w:author="PR Preview" w:date="2026-01-01T00:00:00Z">
        <w:r>
          <w:rPr>
            <w:b/>
            <w:bCs/>
          </w:rPr>
          <w:t xml:space="preserve"> </w:t>
        </w:r>
      </w:ins>
      <m:oMath>
        <m:sSup>
          <m:e>
            <m:r>
              <m:rPr>
                <m:scr m:val="double-struck"/>
                <m:sty m:val="p"/>
              </m:rPr>
              <m:t>R</m:t>
            </m:r>
          </m:e>
          <m:sup>
            <m:r>
              <m:t>3</m:t>
            </m:r>
          </m:sup>
        </m:sSup>
      </m:oMath>
      <w:ins w:id="5203" w:author="PR Preview" w:date="2026-01-01T00:00:00Z">
        <w:r>
          <w:rPr>
            <w:b/>
            <w:bCs/>
          </w:rPr>
          <w:t xml:space="preserve">)</w:t>
        </w:r>
      </w:ins>
      <w:ins w:id="5204" w:author="PR Preview" w:date="2026-01-01T00:00:00Z">
        <w:r>
          <w:t xml:space="preserve"> </w:t>
        </w:r>
      </w:ins>
      <w:ins w:id="5205" w:author="PR Preview" w:date="2026-01-01T00:00:00Z">
        <w:r>
          <w:t xml:space="preserve">Continue</w:t>
        </w:r>
      </w:ins>
      <w:ins w:id="5206" w:author="PR Preview" w:date="2026-01-01T00:00:00Z">
        <w:r>
          <w:t xml:space="preserve"> </w:t>
        </w:r>
      </w:ins>
      <w:hyperlink w:anchor="exm-gram-schmidt">
        <w:ins w:id="5207" w:author="PR Preview" w:date="2026-01-01T00:00:00Z">
          <w:r>
            <w:rPr>
              <w:rStyle w:val="Hyperlink"/>
            </w:rPr>
            <w:t xml:space="preserve">Example 111</w:t>
          </w:r>
        </w:ins>
      </w:hyperlink>
      <w:ins w:id="5208" w:author="PR Preview" w:date="2026-01-01T00:00:00Z">
        <w:r>
          <w:t xml:space="preserve"> </w:t>
        </w:r>
      </w:ins>
      <w:ins w:id="5209" w:author="PR Preview" w:date="2026-01-01T00:00:00Z">
        <w:r>
          <w:t xml:space="preserve">with</w:t>
        </w:r>
      </w:ins>
      <w:ins w:id="5210"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5211" w:author="PR Preview" w:date="2026-01-01T00:00:00Z">
        <w:r>
          <w:t xml:space="preserve">.</w:t>
        </w:r>
      </w:ins>
      <w:ins w:id="5212" w:author="PR Preview" w:date="2026-01-01T00:00:00Z">
        <w:r>
          <w:t xml:space="preserve"> </w:t>
        </w:r>
      </w:ins>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ins w:id="5213" w:author="PR Preview" w:date="2026-01-01T00:00:00Z">
        <w:r>
          <w:t xml:space="preserve"> </w:t>
        </w:r>
      </w:ins>
      <w:ins w:id="5214" w:author="PR Preview" w:date="2026-01-01T00:00:00Z">
        <w:r>
          <w:t xml:space="preserve">and</w:t>
        </w:r>
      </w:ins>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5215" w:author="PR Preview" w:date="2026-01-01T00:00:00Z">
        <w:r>
          <w:delText xml:space="preserve">with norm</w:delText>
        </w:r>
      </w:del>
      <w:del w:id="5216"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5217" w:author="PR Preview" w:date="2026-01-01T00:00:00Z">
        <w:r>
          <w:delText xml:space="preserve">,</w:delText>
        </w:r>
      </w:del>
      <w:del w:id="5218" w:author="PR Preview" w:date="2026-01-01T00:00:00Z">
        <w:r>
          <w:delText xml:space="preserve"> </w:delText>
        </w:r>
      </w:del>
      <w:del w:id="5219" w:author="PR Preview" w:date="2026-01-01T00:00:00Z">
        <w:r>
          <w:delText xml:space="preserve">so</w:delText>
        </w:r>
      </w:del>
      <w:del w:id="5220"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5221" w:author="PR Preview" w:date="2026-01-01T00:00:00Z">
        <w:r>
          <w:delText xml:space="preserve">.</w:delText>
        </w:r>
      </w:del>
      <w:del w:id="5222" w:author="PR Preview" w:date="2026-01-01T00:00:00Z">
        <w:r>
          <w:delText xml:space="preserve"> </w:delText>
        </w:r>
      </w:del>
      <w:del w:id="5223" w:author="PR Preview" w:date="2026-01-01T00:00:00Z">
        <w:r>
          <w:delText xml:space="preserve">The process did not stop,</w:delText>
        </w:r>
      </w:del>
      <w:del w:id="5224" w:author="PR Preview" w:date="2026-01-01T00:00:00Z">
        <w:r>
          <w:delText xml:space="preserve"> </w:delText>
        </w:r>
      </w:del>
      <w:del w:id="5225" w:author="PR Preview" w:date="2026-01-01T00:00:00Z">
        <w:r>
          <w:delText xml:space="preserve">so by</w:delText>
        </w:r>
      </w:del>
      <w:del w:id="5226" w:author="PR Preview" w:date="2026-01-01T00:00:00Z">
        <w:r>
          <w:delText xml:space="preserve"> </w:delText>
        </w:r>
      </w:del>
      <w:hyperlink w:anchor="thm-gram-schmidt">
        <w:del w:id="5227" w:author="PR Preview" w:date="2026-01-01T00:00:00Z">
          <w:r>
            <w:rPr>
              <w:rStyle w:val="Hyperlink"/>
            </w:rPr>
            <w:delText xml:space="preserve">Theorem 59</w:delText>
          </w:r>
        </w:del>
      </w:hyperlink>
      <w:del w:id="5228" w:author="PR Preview" w:date="2026-01-01T00:00:00Z">
        <w:r>
          <w:delText xml:space="preserve"> </w:delText>
        </w:r>
      </w:del>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del w:id="5229" w:author="PR Preview" w:date="2026-01-01T00:00:00Z">
        <w:r>
          <w:delText xml:space="preserve"> </w:delText>
        </w:r>
      </w:del>
      <w:del w:id="5230" w:author="PR Preview" w:date="2026-01-01T00:00:00Z">
        <w:r>
          <w:delText xml:space="preserve">are linearly independent</w:delText>
        </w:r>
      </w:del>
      <w:del w:id="5231" w:author="PR Preview" w:date="2026-01-01T00:00:00Z">
        <w:r>
          <w:delText xml:space="preserve"> </w:delText>
        </w:r>
      </w:del>
      <w:del w:id="5232" w:author="PR Preview" w:date="2026-01-01T00:00:00Z">
        <w:r>
          <w:delText xml:space="preserve">and</w:delText>
        </w:r>
      </w:del>
      <w:del w:id="5233" w:author="PR Preview" w:date="2026-01-01T00:00:00Z">
        <w:r>
          <w:delText xml:space="preserve"> </w:delText>
        </w:r>
      </w:del>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del w:id="5234" w:author="PR Preview" w:date="2026-01-01T00:00:00Z">
        <w:r>
          <w:delText xml:space="preserve"> </w:delText>
        </w:r>
      </w:del>
      <w:del w:id="5235" w:author="PR Preview" w:date="2026-01-01T00:00:00Z">
        <w:r>
          <w:delText xml:space="preserve">is an orthonormal basis of their span.</w:delText>
        </w:r>
      </w:del>
      <w:del w:id="5236" w:author="PR Preview" w:date="2026-01-01T00:00:00Z">
        <w:r>
          <w:delText xml:space="preserve"> </w:delText>
        </w:r>
      </w:del>
      <w:del w:id="5237" w:author="PR Preview" w:date="2026-01-01T00:00:00Z">
        <w:r>
          <w:delText xml:space="preserve">That span therefore has dimension</w:delText>
        </w:r>
      </w:del>
      <w:del w:id="5238" w:author="PR Preview" w:date="2026-01-01T00:00:00Z">
        <w:r>
          <w:delText xml:space="preserve"> </w:delText>
        </w:r>
      </w:del>
      <m:oMath>
        <m:r>
          <m:t>3</m:t>
        </m:r>
      </m:oMath>
      <w:del w:id="5239" w:author="PR Preview" w:date="2026-01-01T00:00:00Z">
        <w:r>
          <w:delText xml:space="preserve"> </w:delText>
        </w:r>
      </w:del>
      <w:del w:id="5240" w:author="PR Preview" w:date="2026-01-01T00:00:00Z">
        <w:r>
          <w:delText xml:space="preserve">(</w:delText>
        </w:r>
      </w:del>
      <w:hyperlink w:anchor="def-dimension">
        <w:del w:id="5241" w:author="PR Preview" w:date="2026-01-01T00:00:00Z">
          <w:r>
            <w:rPr>
              <w:rStyle w:val="Hyperlink"/>
            </w:rPr>
            <w:delText xml:space="preserve">Definition 44</w:delText>
          </w:r>
        </w:del>
      </w:hyperlink>
      <w:del w:id="5242" w:author="PR Preview" w:date="2026-01-01T00:00:00Z">
        <w:r>
          <w:delText xml:space="preserve">),</w:delText>
        </w:r>
      </w:del>
      <w:del w:id="5243" w:author="PR Preview" w:date="2026-01-01T00:00:00Z">
        <w:r>
          <w:delText xml:space="preserve"> </w:delText>
        </w:r>
      </w:del>
      <w:del w:id="5244" w:author="PR Preview" w:date="2026-01-01T00:00:00Z">
        <w:r>
          <w:delText xml:space="preserve">so it is</w:delText>
        </w:r>
      </w:del>
      <w:del w:id="5245" w:author="PR Preview" w:date="2026-01-01T00:00:00Z">
        <w:r>
          <w:delText xml:space="preserve"> </w:delText>
        </w:r>
      </w:del>
      <m:oMath>
        <m:sSup>
          <m:e>
            <m:r>
              <m:rPr>
                <m:scr m:val="double-struck"/>
                <m:sty m:val="p"/>
              </m:rPr>
              <m:t>R</m:t>
            </m:r>
          </m:e>
          <m:sup>
            <m:r>
              <m:t>3</m:t>
            </m:r>
          </m:sup>
        </m:sSup>
      </m:oMath>
      <w:del w:id="5246" w:author="PR Preview" w:date="2026-01-01T00:00:00Z">
        <w:r>
          <w:delText xml:space="preserve"> </w:delText>
        </w:r>
      </w:del>
      <w:del w:id="5247" w:author="PR Preview" w:date="2026-01-01T00:00:00Z">
        <w:r>
          <w:delText xml:space="preserve">(</w:delText>
        </w:r>
      </w:del>
      <w:hyperlink w:anchor="thm-subspace-equal-dim">
        <w:del w:id="5248" w:author="PR Preview" w:date="2026-01-01T00:00:00Z">
          <w:r>
            <w:rPr>
              <w:rStyle w:val="Hyperlink"/>
            </w:rPr>
            <w:delText xml:space="preserve">Theorem 30</w:delText>
          </w:r>
        </w:del>
      </w:hyperlink>
      <w:del w:id="5249" w:author="PR Preview" w:date="2026-01-01T00:00:00Z">
        <w:r>
          <w:delText xml:space="preserve">,</w:delText>
        </w:r>
      </w:del>
      <w:del w:id="5250" w:author="PR Preview" w:date="2026-01-01T00:00:00Z">
        <w:r>
          <w:delText xml:space="preserve"> </w:delText>
        </w:r>
      </w:del>
      <w:hyperlink w:anchor="exm-dimension">
        <w:del w:id="5251" w:author="PR Preview" w:date="2026-01-01T00:00:00Z">
          <w:r>
            <w:rPr>
              <w:rStyle w:val="Hyperlink"/>
            </w:rPr>
            <w:delText xml:space="preserve">Example 47</w:delText>
          </w:r>
        </w:del>
      </w:hyperlink>
      <w:del w:id="5252" w:author="PR Preview" w:date="2026-01-01T00:00:00Z">
        <w:r>
          <w:delText xml:space="preserve">).</w:delText>
        </w:r>
      </w:del>
      <w:del w:id="5253" w:author="PR Preview" w:date="2026-01-01T00:00:00Z">
        <w:r>
          <w:delText xml:space="preserve"> </w:delText>
        </w:r>
      </w:del>
      <w:del w:id="5254" w:author="PR Preview" w:date="2026-01-01T00:00:00Z">
        <w:r>
          <w:delText xml:space="preserve">As a check,</w:delText>
        </w:r>
      </w:del>
    </w:p>
    <w:p>
      <w:pPr>
        <w:pStyle w:val="FirstParagraph"/>
      </w:pPr>
      <w:ins w:id="5255" w:author="PR Preview" w:date="2026-01-01T00:00:00Z">
        <w:r>
          <w:t xml:space="preserve">with norm</w:t>
        </w:r>
      </w:ins>
      <w:ins w:id="5256"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5257" w:author="PR Preview" w:date="2026-01-01T00:00:00Z">
        <w:r>
          <w:t xml:space="preserve">,</w:t>
        </w:r>
      </w:ins>
      <w:ins w:id="5258" w:author="PR Preview" w:date="2026-01-01T00:00:00Z">
        <w:r>
          <w:t xml:space="preserve"> </w:t>
        </w:r>
      </w:ins>
      <w:ins w:id="5259" w:author="PR Preview" w:date="2026-01-01T00:00:00Z">
        <w:r>
          <w:t xml:space="preserve">so</w:t>
        </w:r>
      </w:ins>
      <w:ins w:id="5260"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5261" w:author="PR Preview" w:date="2026-01-01T00:00:00Z">
        <w:r>
          <w:t xml:space="preserve">.</w:t>
        </w:r>
      </w:ins>
      <w:ins w:id="5262" w:author="PR Preview" w:date="2026-01-01T00:00:00Z">
        <w:r>
          <w:t xml:space="preserve"> </w:t>
        </w:r>
      </w:ins>
      <w:ins w:id="5263" w:author="PR Preview" w:date="2026-01-01T00:00:00Z">
        <w:r>
          <w:t xml:space="preserve">The process did not stop,</w:t>
        </w:r>
      </w:ins>
      <w:ins w:id="5264" w:author="PR Preview" w:date="2026-01-01T00:00:00Z">
        <w:r>
          <w:t xml:space="preserve"> </w:t>
        </w:r>
      </w:ins>
      <w:ins w:id="5265" w:author="PR Preview" w:date="2026-01-01T00:00:00Z">
        <w:r>
          <w:t xml:space="preserve">so by</w:t>
        </w:r>
      </w:ins>
      <w:ins w:id="5266" w:author="PR Preview" w:date="2026-01-01T00:00:00Z">
        <w:r>
          <w:t xml:space="preserve"> </w:t>
        </w:r>
      </w:ins>
      <w:hyperlink w:anchor="thm-gram-schmidt">
        <w:ins w:id="5267" w:author="PR Preview" w:date="2026-01-01T00:00:00Z">
          <w:r>
            <w:rPr>
              <w:rStyle w:val="Hyperlink"/>
            </w:rPr>
            <w:t xml:space="preserve">Theorem 61</w:t>
          </w:r>
        </w:ins>
      </w:hyperlink>
      <w:ins w:id="5268" w:author="PR Preview" w:date="2026-01-01T00:00:00Z">
        <w:r>
          <w:t xml:space="preserve"> </w:t>
        </w:r>
      </w:ins>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ins w:id="5269" w:author="PR Preview" w:date="2026-01-01T00:00:00Z">
        <w:r>
          <w:t xml:space="preserve"> </w:t>
        </w:r>
      </w:ins>
      <w:ins w:id="5270" w:author="PR Preview" w:date="2026-01-01T00:00:00Z">
        <w:r>
          <w:t xml:space="preserve">are linearly independent</w:t>
        </w:r>
      </w:ins>
      <w:ins w:id="5271" w:author="PR Preview" w:date="2026-01-01T00:00:00Z">
        <w:r>
          <w:t xml:space="preserve"> </w:t>
        </w:r>
      </w:ins>
      <w:ins w:id="5272" w:author="PR Preview" w:date="2026-01-01T00:00:00Z">
        <w:r>
          <w:t xml:space="preserve">and</w:t>
        </w:r>
      </w:ins>
      <w:ins w:id="5273" w:author="PR Preview" w:date="2026-01-01T00:00:00Z">
        <w:r>
          <w:t xml:space="preserve"> </w:t>
        </w:r>
      </w:ins>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ins w:id="5274" w:author="PR Preview" w:date="2026-01-01T00:00:00Z">
        <w:r>
          <w:t xml:space="preserve"> </w:t>
        </w:r>
      </w:ins>
      <w:ins w:id="5275" w:author="PR Preview" w:date="2026-01-01T00:00:00Z">
        <w:r>
          <w:t xml:space="preserve">is an orthonormal basis of their span.</w:t>
        </w:r>
      </w:ins>
      <w:ins w:id="5276" w:author="PR Preview" w:date="2026-01-01T00:00:00Z">
        <w:r>
          <w:t xml:space="preserve"> </w:t>
        </w:r>
      </w:ins>
      <w:ins w:id="5277" w:author="PR Preview" w:date="2026-01-01T00:00:00Z">
        <w:r>
          <w:t xml:space="preserve">That span therefore has dimension</w:t>
        </w:r>
      </w:ins>
      <w:ins w:id="5278" w:author="PR Preview" w:date="2026-01-01T00:00:00Z">
        <w:r>
          <w:t xml:space="preserve"> </w:t>
        </w:r>
      </w:ins>
      <m:oMath>
        <m:r>
          <m:t>3</m:t>
        </m:r>
      </m:oMath>
      <w:ins w:id="5279" w:author="PR Preview" w:date="2026-01-01T00:00:00Z">
        <w:r>
          <w:t xml:space="preserve"> </w:t>
        </w:r>
      </w:ins>
      <w:ins w:id="5280" w:author="PR Preview" w:date="2026-01-01T00:00:00Z">
        <w:r>
          <w:t xml:space="preserve">(</w:t>
        </w:r>
      </w:ins>
      <w:hyperlink w:anchor="def-dimension">
        <w:ins w:id="5281" w:author="PR Preview" w:date="2026-01-01T00:00:00Z">
          <w:r>
            <w:rPr>
              <w:rStyle w:val="Hyperlink"/>
            </w:rPr>
            <w:t xml:space="preserve">Definition 44</w:t>
          </w:r>
        </w:ins>
      </w:hyperlink>
      <w:ins w:id="5282" w:author="PR Preview" w:date="2026-01-01T00:00:00Z">
        <w:r>
          <w:t xml:space="preserve">),</w:t>
        </w:r>
      </w:ins>
      <w:ins w:id="5283" w:author="PR Preview" w:date="2026-01-01T00:00:00Z">
        <w:r>
          <w:t xml:space="preserve"> </w:t>
        </w:r>
      </w:ins>
      <w:ins w:id="5284" w:author="PR Preview" w:date="2026-01-01T00:00:00Z">
        <w:r>
          <w:t xml:space="preserve">so it is</w:t>
        </w:r>
      </w:ins>
      <w:ins w:id="5285" w:author="PR Preview" w:date="2026-01-01T00:00:00Z">
        <w:r>
          <w:t xml:space="preserve"> </w:t>
        </w:r>
      </w:ins>
      <m:oMath>
        <m:sSup>
          <m:e>
            <m:r>
              <m:rPr>
                <m:scr m:val="double-struck"/>
                <m:sty m:val="p"/>
              </m:rPr>
              <m:t>R</m:t>
            </m:r>
          </m:e>
          <m:sup>
            <m:r>
              <m:t>3</m:t>
            </m:r>
          </m:sup>
        </m:sSup>
      </m:oMath>
      <w:ins w:id="5286" w:author="PR Preview" w:date="2026-01-01T00:00:00Z">
        <w:r>
          <w:t xml:space="preserve"> </w:t>
        </w:r>
      </w:ins>
      <w:ins w:id="5287" w:author="PR Preview" w:date="2026-01-01T00:00:00Z">
        <w:r>
          <w:t xml:space="preserve">(</w:t>
        </w:r>
      </w:ins>
      <w:hyperlink w:anchor="thm-subspace-equal-dim">
        <w:ins w:id="5288" w:author="PR Preview" w:date="2026-01-01T00:00:00Z">
          <w:r>
            <w:rPr>
              <w:rStyle w:val="Hyperlink"/>
            </w:rPr>
            <w:t xml:space="preserve">Theorem 30</w:t>
          </w:r>
        </w:ins>
      </w:hyperlink>
      <w:ins w:id="5289" w:author="PR Preview" w:date="2026-01-01T00:00:00Z">
        <w:r>
          <w:t xml:space="preserve">,</w:t>
        </w:r>
      </w:ins>
      <w:ins w:id="5290" w:author="PR Preview" w:date="2026-01-01T00:00:00Z">
        <w:r>
          <w:t xml:space="preserve"> </w:t>
        </w:r>
      </w:ins>
      <w:hyperlink w:anchor="exm-dimension">
        <w:ins w:id="5291" w:author="PR Preview" w:date="2026-01-01T00:00:00Z">
          <w:r>
            <w:rPr>
              <w:rStyle w:val="Hyperlink"/>
            </w:rPr>
            <w:t xml:space="preserve">Example 47</w:t>
          </w:r>
        </w:ins>
      </w:hyperlink>
      <w:ins w:id="5292" w:author="PR Preview" w:date="2026-01-01T00:00:00Z">
        <w:r>
          <w:t xml:space="preserve">).</w:t>
        </w:r>
      </w:ins>
      <w:ins w:id="5293" w:author="PR Preview" w:date="2026-01-01T00:00:00Z">
        <w:r>
          <w:t xml:space="preserve"> </w:t>
        </w:r>
      </w:ins>
      <w:ins w:id="5294" w:author="PR Preview" w:date="2026-01-01T00:00:00Z">
        <w:r>
          <w:t xml:space="preserve">As a check,</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4"/>
    <w:bookmarkStart w:id="365"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5"/>
    <w:p>
      <w:pPr>
        <w:pStyle w:val="BodyText"/>
      </w:pPr>
      <w:del w:id="5295" w:author="PR Preview" w:date="2026-01-01T00:00:00Z">
        <w:r>
          <w:rPr>
            <w:i/>
            <w:iCs/>
          </w:rPr>
          <w:delText xml:space="preserve">Proof</w:delText>
        </w:r>
      </w:del>
      <w:del w:id="5296" w:author="PR Preview" w:date="2026-01-01T00:00:00Z">
        <w:r>
          <w:delText xml:space="preserve">. </w:delText>
        </w:r>
      </w:del>
      <w:del w:id="5297" w:author="PR Preview" w:date="2026-01-01T00:00:00Z">
        <w:r>
          <w:delText xml:space="preserve">Let</w:delText>
        </w:r>
      </w:del>
      <w:del w:id="5298"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del w:id="5299" w:author="PR Preview" w:date="2026-01-01T00:00:00Z">
        <w:r>
          <w:delText xml:space="preserve"> </w:delText>
        </w:r>
      </w:del>
      <w:del w:id="5300" w:author="PR Preview" w:date="2026-01-01T00:00:00Z">
        <w:r>
          <w:delText xml:space="preserve">be orthonormal.</w:delText>
        </w:r>
      </w:del>
      <w:del w:id="5301" w:author="PR Preview" w:date="2026-01-01T00:00:00Z">
        <w:r>
          <w:delText xml:space="preserve"> </w:delText>
        </w:r>
      </w:del>
      <w:del w:id="5302" w:author="PR Preview" w:date="2026-01-01T00:00:00Z">
        <w:r>
          <w:delText xml:space="preserve">They are linearly independent (</w:delText>
        </w:r>
      </w:del>
      <w:hyperlink w:anchor="thm-orthonormal-independent">
        <w:del w:id="5303" w:author="PR Preview" w:date="2026-01-01T00:00:00Z">
          <w:r>
            <w:rPr>
              <w:rStyle w:val="Hyperlink"/>
            </w:rPr>
            <w:delText xml:space="preserve">Theorem 57</w:delText>
          </w:r>
        </w:del>
      </w:hyperlink>
      <w:del w:id="5304" w:author="PR Preview" w:date="2026-01-01T00:00:00Z">
        <w:r>
          <w:delText xml:space="preserve">),</w:delText>
        </w:r>
      </w:del>
      <w:del w:id="5305" w:author="PR Preview" w:date="2026-01-01T00:00:00Z">
        <w:r>
          <w:delText xml:space="preserve"> </w:delText>
        </w:r>
      </w:del>
      <w:del w:id="5306" w:author="PR Preview" w:date="2026-01-01T00:00:00Z">
        <w:r>
          <w:delText xml:space="preserve">so they extend to a basis</w:delText>
        </w:r>
      </w:del>
      <w:del w:id="5307" w:author="PR Preview" w:date="2026-01-01T00:00:00Z">
        <w:r>
          <w:delText xml:space="preserve"> </w:delText>
        </w:r>
      </w:del>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del w:id="5308" w:author="PR Preview" w:date="2026-01-01T00:00:00Z">
        <w:r>
          <w:delText xml:space="preserve"> </w:delText>
        </w:r>
      </w:del>
      <w:del w:id="5309" w:author="PR Preview" w:date="2026-01-01T00:00:00Z">
        <w:r>
          <w:delText xml:space="preserve">of</w:delText>
        </w:r>
      </w:del>
      <w:del w:id="5310" w:author="PR Preview" w:date="2026-01-01T00:00:00Z">
        <w:r>
          <w:delText xml:space="preserve"> </w:delText>
        </w:r>
      </w:del>
      <m:oMath>
        <m:r>
          <m:rPr>
            <m:scr m:val="script"/>
            <m:sty m:val="p"/>
          </m:rPr>
          <m:t>S</m:t>
        </m:r>
      </m:oMath>
      <w:del w:id="5311" w:author="PR Preview" w:date="2026-01-01T00:00:00Z">
        <w:r>
          <w:delText xml:space="preserve"> </w:delText>
        </w:r>
      </w:del>
      <w:del w:id="5312" w:author="PR Preview" w:date="2026-01-01T00:00:00Z">
        <w:r>
          <w:delText xml:space="preserve">(</w:delText>
        </w:r>
      </w:del>
      <w:hyperlink w:anchor="thm-extend-basis">
        <w:del w:id="5313" w:author="PR Preview" w:date="2026-01-01T00:00:00Z">
          <w:r>
            <w:rPr>
              <w:rStyle w:val="Hyperlink"/>
            </w:rPr>
            <w:delText xml:space="preserve">Theorem 28</w:delText>
          </w:r>
        </w:del>
      </w:hyperlink>
      <w:del w:id="5314" w:author="PR Preview" w:date="2026-01-01T00:00:00Z">
        <w:r>
          <w:delText xml:space="preserve">).</w:delText>
        </w:r>
      </w:del>
      <w:del w:id="5315" w:author="PR Preview" w:date="2026-01-01T00:00:00Z">
        <w:r>
          <w:delText xml:space="preserve"> </w:delText>
        </w:r>
      </w:del>
      <w:del w:id="5316" w:author="PR Preview" w:date="2026-01-01T00:00:00Z">
        <w:r>
          <w:delText xml:space="preserve">Run the Gram-Schmidt process on this basis.</w:delText>
        </w:r>
      </w:del>
      <w:del w:id="5317" w:author="PR Preview" w:date="2026-01-01T00:00:00Z">
        <w:r>
          <w:delText xml:space="preserve"> </w:delText>
        </w:r>
      </w:del>
      <w:del w:id="5318" w:author="PR Preview" w:date="2026-01-01T00:00:00Z">
        <w:r>
          <w:delText xml:space="preserve">It is linearly independent, so the process completes,</w:delText>
        </w:r>
      </w:del>
      <w:del w:id="5319" w:author="PR Preview" w:date="2026-01-01T00:00:00Z">
        <w:r>
          <w:delText xml:space="preserve"> </w:delText>
        </w:r>
      </w:del>
      <w:del w:id="5320" w:author="PR Preview" w:date="2026-01-01T00:00:00Z">
        <w:r>
          <w:delText xml:space="preserve">and the output is an orthonormal basis of its span, which is</w:delText>
        </w:r>
      </w:del>
      <w:del w:id="5321" w:author="PR Preview" w:date="2026-01-01T00:00:00Z">
        <w:r>
          <w:delText xml:space="preserve"> </w:delText>
        </w:r>
      </w:del>
      <m:oMath>
        <m:r>
          <m:rPr>
            <m:scr m:val="script"/>
            <m:sty m:val="p"/>
          </m:rPr>
          <m:t>S</m:t>
        </m:r>
      </m:oMath>
      <w:del w:id="5322" w:author="PR Preview" w:date="2026-01-01T00:00:00Z">
        <w:r>
          <w:delText xml:space="preserve"> </w:delText>
        </w:r>
      </w:del>
      <w:del w:id="5323" w:author="PR Preview" w:date="2026-01-01T00:00:00Z">
        <w:r>
          <w:delText xml:space="preserve">(</w:delText>
        </w:r>
      </w:del>
      <w:hyperlink w:anchor="thm-gram-schmidt">
        <w:del w:id="5324" w:author="PR Preview" w:date="2026-01-01T00:00:00Z">
          <w:r>
            <w:rPr>
              <w:rStyle w:val="Hyperlink"/>
            </w:rPr>
            <w:delText xml:space="preserve">Theorem 59</w:delText>
          </w:r>
        </w:del>
      </w:hyperlink>
      <w:del w:id="5325" w:author="PR Preview" w:date="2026-01-01T00:00:00Z">
        <w:r>
          <w:delText xml:space="preserve">, part 3).</w:delText>
        </w:r>
      </w:del>
    </w:p>
    <w:p>
      <w:pPr>
        <w:pStyle w:val="BodyText"/>
      </w:pPr>
      <w:ins w:id="5326" w:author="PR Preview" w:date="2026-01-01T00:00:00Z">
        <w:r>
          <w:rPr>
            <w:i/>
            <w:iCs/>
          </w:rPr>
          <w:t xml:space="preserve">Proof</w:t>
        </w:r>
      </w:ins>
      <w:ins w:id="5327" w:author="PR Preview" w:date="2026-01-01T00:00:00Z">
        <w:r>
          <w:t xml:space="preserve">. </w:t>
        </w:r>
      </w:ins>
      <w:ins w:id="5328" w:author="PR Preview" w:date="2026-01-01T00:00:00Z">
        <w:r>
          <w:t xml:space="preserve">Let</w:t>
        </w:r>
      </w:ins>
      <w:ins w:id="5329"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ins w:id="5330" w:author="PR Preview" w:date="2026-01-01T00:00:00Z">
        <w:r>
          <w:t xml:space="preserve"> </w:t>
        </w:r>
      </w:ins>
      <w:ins w:id="5331" w:author="PR Preview" w:date="2026-01-01T00:00:00Z">
        <w:r>
          <w:t xml:space="preserve">be orthonormal.</w:t>
        </w:r>
      </w:ins>
      <w:ins w:id="5332" w:author="PR Preview" w:date="2026-01-01T00:00:00Z">
        <w:r>
          <w:t xml:space="preserve"> </w:t>
        </w:r>
      </w:ins>
      <w:ins w:id="5333" w:author="PR Preview" w:date="2026-01-01T00:00:00Z">
        <w:r>
          <w:t xml:space="preserve">They are linearly independent (</w:t>
        </w:r>
      </w:ins>
      <w:hyperlink w:anchor="thm-orthonormal-independent">
        <w:ins w:id="5334" w:author="PR Preview" w:date="2026-01-01T00:00:00Z">
          <w:r>
            <w:rPr>
              <w:rStyle w:val="Hyperlink"/>
            </w:rPr>
            <w:t xml:space="preserve">Theorem 59</w:t>
          </w:r>
        </w:ins>
      </w:hyperlink>
      <w:ins w:id="5335" w:author="PR Preview" w:date="2026-01-01T00:00:00Z">
        <w:r>
          <w:t xml:space="preserve">),</w:t>
        </w:r>
      </w:ins>
      <w:ins w:id="5336" w:author="PR Preview" w:date="2026-01-01T00:00:00Z">
        <w:r>
          <w:t xml:space="preserve"> </w:t>
        </w:r>
      </w:ins>
      <w:ins w:id="5337" w:author="PR Preview" w:date="2026-01-01T00:00:00Z">
        <w:r>
          <w:t xml:space="preserve">so they extend to a basis</w:t>
        </w:r>
      </w:ins>
      <w:ins w:id="5338" w:author="PR Preview" w:date="2026-01-01T00:00:00Z">
        <w:r>
          <w:t xml:space="preserve"> </w:t>
        </w:r>
      </w:ins>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ins w:id="5339" w:author="PR Preview" w:date="2026-01-01T00:00:00Z">
        <w:r>
          <w:t xml:space="preserve"> </w:t>
        </w:r>
      </w:ins>
      <w:ins w:id="5340" w:author="PR Preview" w:date="2026-01-01T00:00:00Z">
        <w:r>
          <w:t xml:space="preserve">of</w:t>
        </w:r>
      </w:ins>
      <w:ins w:id="5341" w:author="PR Preview" w:date="2026-01-01T00:00:00Z">
        <w:r>
          <w:t xml:space="preserve"> </w:t>
        </w:r>
      </w:ins>
      <m:oMath>
        <m:r>
          <m:rPr>
            <m:scr m:val="script"/>
            <m:sty m:val="p"/>
          </m:rPr>
          <m:t>S</m:t>
        </m:r>
      </m:oMath>
      <w:ins w:id="5342" w:author="PR Preview" w:date="2026-01-01T00:00:00Z">
        <w:r>
          <w:t xml:space="preserve"> </w:t>
        </w:r>
      </w:ins>
      <w:ins w:id="5343" w:author="PR Preview" w:date="2026-01-01T00:00:00Z">
        <w:r>
          <w:t xml:space="preserve">(</w:t>
        </w:r>
      </w:ins>
      <w:hyperlink w:anchor="thm-extend-basis">
        <w:ins w:id="5344" w:author="PR Preview" w:date="2026-01-01T00:00:00Z">
          <w:r>
            <w:rPr>
              <w:rStyle w:val="Hyperlink"/>
            </w:rPr>
            <w:t xml:space="preserve">Theorem 28</w:t>
          </w:r>
        </w:ins>
      </w:hyperlink>
      <w:ins w:id="5345" w:author="PR Preview" w:date="2026-01-01T00:00:00Z">
        <w:r>
          <w:t xml:space="preserve">).</w:t>
        </w:r>
      </w:ins>
      <w:ins w:id="5346" w:author="PR Preview" w:date="2026-01-01T00:00:00Z">
        <w:r>
          <w:t xml:space="preserve"> </w:t>
        </w:r>
      </w:ins>
      <w:ins w:id="5347" w:author="PR Preview" w:date="2026-01-01T00:00:00Z">
        <w:r>
          <w:t xml:space="preserve">Run the Gram-Schmidt process on this basis.</w:t>
        </w:r>
      </w:ins>
      <w:ins w:id="5348" w:author="PR Preview" w:date="2026-01-01T00:00:00Z">
        <w:r>
          <w:t xml:space="preserve"> </w:t>
        </w:r>
      </w:ins>
      <w:ins w:id="5349" w:author="PR Preview" w:date="2026-01-01T00:00:00Z">
        <w:r>
          <w:t xml:space="preserve">It is linearly independent, so the process completes,</w:t>
        </w:r>
      </w:ins>
      <w:ins w:id="5350" w:author="PR Preview" w:date="2026-01-01T00:00:00Z">
        <w:r>
          <w:t xml:space="preserve"> </w:t>
        </w:r>
      </w:ins>
      <w:ins w:id="5351" w:author="PR Preview" w:date="2026-01-01T00:00:00Z">
        <w:r>
          <w:t xml:space="preserve">and the output is an orthonormal basis of its span, which is</w:t>
        </w:r>
      </w:ins>
      <w:ins w:id="5352" w:author="PR Preview" w:date="2026-01-01T00:00:00Z">
        <w:r>
          <w:t xml:space="preserve"> </w:t>
        </w:r>
      </w:ins>
      <m:oMath>
        <m:r>
          <m:rPr>
            <m:scr m:val="script"/>
            <m:sty m:val="p"/>
          </m:rPr>
          <m:t>S</m:t>
        </m:r>
      </m:oMath>
      <w:ins w:id="5353" w:author="PR Preview" w:date="2026-01-01T00:00:00Z">
        <w:r>
          <w:t xml:space="preserve"> </w:t>
        </w:r>
      </w:ins>
      <w:ins w:id="5354" w:author="PR Preview" w:date="2026-01-01T00:00:00Z">
        <w:r>
          <w:t xml:space="preserve">(</w:t>
        </w:r>
      </w:ins>
      <w:hyperlink w:anchor="thm-gram-schmidt">
        <w:ins w:id="5355" w:author="PR Preview" w:date="2026-01-01T00:00:00Z">
          <w:r>
            <w:rPr>
              <w:rStyle w:val="Hyperlink"/>
            </w:rPr>
            <w:t xml:space="preserve">Theorem 61</w:t>
          </w:r>
        </w:ins>
      </w:hyperlink>
      <w:ins w:id="5356" w:author="PR Preview" w:date="2026-01-01T00:00:00Z">
        <w:r>
          <w:t xml:space="preserve">, part 3).</w:t>
        </w:r>
      </w:ins>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6" w:name="exm-orthonormal-basis-exists"/>
    <w:p>
      <w:pPr>
        <w:pStyle w:val="BodyText"/>
      </w:pPr>
      <w:del w:id="5357" w:author="PR Preview" w:date="2026-01-01T00:00:00Z">
        <w:r>
          <w:rPr>
            <w:b/>
            <w:bCs/>
          </w:rPr>
          <w:delText xml:space="preserve">Example 112 (Extending one unit vector to an orthonormal basis of</w:delText>
        </w:r>
      </w:del>
      <w:del w:id="5358" w:author="PR Preview" w:date="2026-01-01T00:00:00Z">
        <w:r>
          <w:rPr>
            <w:b/>
            <w:bCs/>
          </w:rPr>
          <w:delText xml:space="preserve"> </w:delText>
        </w:r>
      </w:del>
      <m:oMath>
        <m:sSup>
          <m:e>
            <m:r>
              <m:rPr>
                <m:scr m:val="double-struck"/>
                <m:sty m:val="p"/>
              </m:rPr>
              <m:t>R</m:t>
            </m:r>
          </m:e>
          <m:sup>
            <m:r>
              <m:t>3</m:t>
            </m:r>
          </m:sup>
        </m:sSup>
      </m:oMath>
      <w:del w:id="5359" w:author="PR Preview" w:date="2026-01-01T00:00:00Z">
        <w:r>
          <w:rPr>
            <w:b/>
            <w:bCs/>
          </w:rPr>
          <w:delText xml:space="preserve">)</w:delText>
        </w:r>
      </w:del>
      <w:del w:id="5360" w:author="PR Preview" w:date="2026-01-01T00:00:00Z">
        <w:r>
          <w:delText xml:space="preserve"> </w:delText>
        </w:r>
      </w:del>
      <w:del w:id="5361" w:author="PR Preview" w:date="2026-01-01T00:00:00Z">
        <w:r>
          <w:delText xml:space="preserve">Start from the unit vector</w:delText>
        </w:r>
      </w:del>
      <w:del w:id="5362" w:author="PR Preview" w:date="2026-01-01T00:00:00Z">
        <w:r>
          <w:delText xml:space="preserve"> </w:delText>
        </w:r>
      </w:del>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5363" w:author="PR Preview" w:date="2026-01-01T00:00:00Z">
        <w:r>
          <w:delText xml:space="preserve">.</w:delText>
        </w:r>
      </w:del>
      <w:del w:id="5364" w:author="PR Preview" w:date="2026-01-01T00:00:00Z">
        <w:r>
          <w:delText xml:space="preserve"> </w:delText>
        </w:r>
      </w:del>
      <w:del w:id="5365" w:author="PR Preview" w:date="2026-01-01T00:00:00Z">
        <w:r>
          <w:delText xml:space="preserve">Extend it to a basis of</w:delText>
        </w:r>
      </w:del>
      <w:del w:id="5366" w:author="PR Preview" w:date="2026-01-01T00:00:00Z">
        <w:r>
          <w:delText xml:space="preserve"> </w:delText>
        </w:r>
      </w:del>
      <m:oMath>
        <m:sSup>
          <m:e>
            <m:r>
              <m:rPr>
                <m:scr m:val="double-struck"/>
                <m:sty m:val="p"/>
              </m:rPr>
              <m:t>R</m:t>
            </m:r>
          </m:e>
          <m:sup>
            <m:r>
              <m:t>3</m:t>
            </m:r>
          </m:sup>
        </m:sSup>
      </m:oMath>
      <w:del w:id="5367" w:author="PR Preview" w:date="2026-01-01T00:00:00Z">
        <w:r>
          <w:delText xml:space="preserve"> </w:delText>
        </w:r>
      </w:del>
      <w:del w:id="5368" w:author="PR Preview" w:date="2026-01-01T00:00:00Z">
        <w:r>
          <w:delText xml:space="preserve">as in</w:delText>
        </w:r>
      </w:del>
      <w:del w:id="5369" w:author="PR Preview" w:date="2026-01-01T00:00:00Z">
        <w:r>
          <w:delText xml:space="preserve"> </w:delText>
        </w:r>
      </w:del>
      <w:hyperlink w:anchor="exm-extend-basis">
        <w:del w:id="5370" w:author="PR Preview" w:date="2026-01-01T00:00:00Z">
          <w:r>
            <w:rPr>
              <w:rStyle w:val="Hyperlink"/>
            </w:rPr>
            <w:delText xml:space="preserve">Example 49</w:delText>
          </w:r>
        </w:del>
      </w:hyperlink>
      <w:del w:id="5371" w:author="PR Preview" w:date="2026-01-01T00:00:00Z">
        <w:r>
          <w:delText xml:space="preserve">,</w:delText>
        </w:r>
      </w:del>
      <w:del w:id="5372" w:author="PR Preview" w:date="2026-01-01T00:00:00Z">
        <w:r>
          <w:delText xml:space="preserve"> </w:delText>
        </w:r>
      </w:del>
      <w:del w:id="5373" w:author="PR Preview" w:date="2026-01-01T00:00:00Z">
        <w:r>
          <w:delText xml:space="preserve">starting from the empty list:</w:delText>
        </w:r>
      </w:del>
      <w:del w:id="5374" w:author="PR Preview" w:date="2026-01-01T00:00:00Z">
        <w:r>
          <w:delText xml:space="preserve"> </w:delText>
        </w:r>
      </w:del>
      <m:oMath>
        <m:sSub>
          <m:e>
            <m:acc>
              <m:accPr>
                <m:chr m:val="̃"/>
              </m:accPr>
              <m:e>
                <m:r>
                  <m:t>u</m:t>
                </m:r>
              </m:e>
            </m:acc>
          </m:e>
          <m:sub>
            <m:r>
              <m:t>1</m:t>
            </m:r>
          </m:sub>
        </m:sSub>
      </m:oMath>
      <w:del w:id="5375" w:author="PR Preview" w:date="2026-01-01T00:00:00Z">
        <w:r>
          <w:delText xml:space="preserve"> </w:delText>
        </w:r>
      </w:del>
      <w:del w:id="5376" w:author="PR Preview" w:date="2026-01-01T00:00:00Z">
        <w:r>
          <w:delText xml:space="preserve">is not in the span of the empty list,</w:delText>
        </w:r>
      </w:del>
      <w:del w:id="5377" w:author="PR Preview" w:date="2026-01-01T00:00:00Z">
        <w:r>
          <w:delText xml:space="preserve"> </w:delText>
        </w:r>
      </w:del>
      <m:oMath>
        <m:r>
          <m:t>​</m:t>
        </m:r>
        <m:d>
          <m:dPr>
            <m:begChr m:val="{"/>
            <m:sepChr m:val=""/>
            <m:endChr m:val="}"/>
            <m:grow/>
          </m:dPr>
          <m:e>
            <m:acc>
              <m:accPr>
                <m:chr m:val="̃"/>
              </m:accPr>
              <m:e>
                <m:r>
                  <m:t>0</m:t>
                </m:r>
              </m:e>
            </m:acc>
          </m:e>
        </m:d>
        <m:r>
          <m:t>​</m:t>
        </m:r>
      </m:oMath>
      <w:del w:id="5378" w:author="PR Preview" w:date="2026-01-01T00:00:00Z">
        <w:r>
          <w:delText xml:space="preserve">, because</w:delText>
        </w:r>
      </w:del>
      <w:del w:id="5379" w:author="PR Preview" w:date="2026-01-01T00:00:00Z">
        <w:r>
          <w:delText xml:space="preserve"> </w:delText>
        </w:r>
      </w:del>
      <m:oMath>
        <m:r>
          <m:t>​</m:t>
        </m:r>
        <m:d>
          <m:dPr>
            <m:begChr m:val="∥"/>
            <m:sepChr m:val=""/>
            <m:endChr m:val="∥"/>
            <m:grow/>
          </m:dPr>
          <m:e>
            <m:sSub>
              <m:e>
                <m:acc>
                  <m:accPr>
                    <m:chr m:val="̃"/>
                  </m:accPr>
                  <m:e>
                    <m:r>
                      <m:t>u</m:t>
                    </m:r>
                  </m:e>
                </m:acc>
              </m:e>
              <m:sub>
                <m:r>
                  <m:t>1</m:t>
                </m:r>
              </m:sub>
            </m:sSub>
          </m:e>
        </m:d>
        <m:r>
          <m:t>​</m:t>
        </m:r>
        <m:r>
          <m:rPr>
            <m:sty m:val="p"/>
          </m:rPr>
          <m:t>=</m:t>
        </m:r>
        <m:r>
          <m:t>1</m:t>
        </m:r>
      </m:oMath>
      <w:del w:id="5380" w:author="PR Preview" w:date="2026-01-01T00:00:00Z">
        <w:r>
          <w:delText xml:space="preserve">;</w:delText>
        </w:r>
      </w:del>
      <w:del w:id="5381" w:author="PR Preview" w:date="2026-01-01T00:00:00Z">
        <w:r>
          <w:delText xml:space="preserve"> </w:delText>
        </w:r>
      </w:del>
      <m:oMath>
        <m:r>
          <m:rPr>
            <m:sty m:val="p"/>
          </m:rPr>
          <m:t>(</m:t>
        </m:r>
        <m:r>
          <m:t>1</m:t>
        </m:r>
        <m:r>
          <m:rPr>
            <m:sty m:val="p"/>
          </m:rPr>
          <m:t>,</m:t>
        </m:r>
        <m:r>
          <m:t>0</m:t>
        </m:r>
        <m:r>
          <m:rPr>
            <m:sty m:val="p"/>
          </m:rPr>
          <m:t>,</m:t>
        </m:r>
        <m:r>
          <m:t>0</m:t>
        </m:r>
        <m:r>
          <m:rPr>
            <m:sty m:val="p"/>
          </m:rPr>
          <m:t>)</m:t>
        </m:r>
      </m:oMath>
      <w:del w:id="5382" w:author="PR Preview" w:date="2026-01-01T00:00:00Z">
        <w:r>
          <w:delText xml:space="preserve"> </w:delText>
        </w:r>
      </w:del>
      <w:del w:id="5383" w:author="PR Preview" w:date="2026-01-01T00:00:00Z">
        <w:r>
          <w:delText xml:space="preserve">is not in</w:delText>
        </w:r>
      </w:del>
      <w:del w:id="5384"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e>
        </m:d>
        <m:r>
          <m:t>​</m:t>
        </m:r>
      </m:oMath>
      <w:del w:id="5385" w:author="PR Preview" w:date="2026-01-01T00:00:00Z">
        <w:r>
          <w:delText xml:space="preserve">,</w:delText>
        </w:r>
      </w:del>
      <w:del w:id="5386" w:author="PR Preview" w:date="2026-01-01T00:00:00Z">
        <w:r>
          <w:delText xml:space="preserve"> </w:delText>
        </w:r>
      </w:del>
      <w:del w:id="5387" w:author="PR Preview" w:date="2026-01-01T00:00:00Z">
        <w:r>
          <w:delText xml:space="preserve">because every multiple of</w:delText>
        </w:r>
      </w:del>
      <w:del w:id="5388" w:author="PR Preview" w:date="2026-01-01T00:00:00Z">
        <w:r>
          <w:delText xml:space="preserve"> </w:delText>
        </w:r>
      </w:del>
      <m:oMath>
        <m:sSub>
          <m:e>
            <m:acc>
              <m:accPr>
                <m:chr m:val="̃"/>
              </m:accPr>
              <m:e>
                <m:r>
                  <m:t>u</m:t>
                </m:r>
              </m:e>
            </m:acc>
          </m:e>
          <m:sub>
            <m:r>
              <m:t>1</m:t>
            </m:r>
          </m:sub>
        </m:sSub>
      </m:oMath>
      <w:del w:id="5389" w:author="PR Preview" w:date="2026-01-01T00:00:00Z">
        <w:r>
          <w:delText xml:space="preserve"> </w:delText>
        </w:r>
      </w:del>
      <w:del w:id="5390" w:author="PR Preview" w:date="2026-01-01T00:00:00Z">
        <w:r>
          <w:delText xml:space="preserve">has equal first and second entries,</w:delText>
        </w:r>
      </w:del>
      <w:del w:id="5391" w:author="PR Preview" w:date="2026-01-01T00:00:00Z">
        <w:r>
          <w:delText xml:space="preserve"> </w:delText>
        </w:r>
      </w:del>
      <w:del w:id="5392" w:author="PR Preview" w:date="2026-01-01T00:00:00Z">
        <w:r>
          <w:delText xml:space="preserve">and</w:delText>
        </w:r>
      </w:del>
      <w:del w:id="5393" w:author="PR Preview" w:date="2026-01-01T00:00:00Z">
        <w:r>
          <w:delText xml:space="preserve"> </w:delText>
        </w:r>
      </w:del>
      <m:oMath>
        <m:r>
          <m:rPr>
            <m:sty m:val="p"/>
          </m:rPr>
          <m:t>(</m:t>
        </m:r>
        <m:r>
          <m:t>0</m:t>
        </m:r>
        <m:r>
          <m:rPr>
            <m:sty m:val="p"/>
          </m:rPr>
          <m:t>,</m:t>
        </m:r>
        <m:r>
          <m:t>0</m:t>
        </m:r>
        <m:r>
          <m:rPr>
            <m:sty m:val="p"/>
          </m:rPr>
          <m:t>,</m:t>
        </m:r>
        <m:r>
          <m:t>1</m:t>
        </m:r>
        <m:r>
          <m:rPr>
            <m:sty m:val="p"/>
          </m:rPr>
          <m:t>)</m:t>
        </m:r>
      </m:oMath>
      <w:del w:id="5394" w:author="PR Preview" w:date="2026-01-01T00:00:00Z">
        <w:r>
          <w:delText xml:space="preserve"> </w:delText>
        </w:r>
      </w:del>
      <w:del w:id="5395" w:author="PR Preview" w:date="2026-01-01T00:00:00Z">
        <w:r>
          <w:delText xml:space="preserve">is not in</w:delText>
        </w:r>
      </w:del>
      <w:del w:id="5396" w:author="PR Preview" w:date="2026-01-01T00:00:00Z">
        <w:r>
          <w:delText xml:space="preserve"> </w:delText>
        </w:r>
      </w:del>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del w:id="5397" w:author="PR Preview" w:date="2026-01-01T00:00:00Z">
        <w:r>
          <w:delText xml:space="preserve">,</w:delText>
        </w:r>
      </w:del>
      <w:del w:id="5398" w:author="PR Preview" w:date="2026-01-01T00:00:00Z">
        <w:r>
          <w:delText xml:space="preserve"> </w:delText>
        </w:r>
      </w:del>
      <w:del w:id="5399" w:author="PR Preview" w:date="2026-01-01T00:00:00Z">
        <w:r>
          <w:delText xml:space="preserve">because every combination of those two vectors has third entry</w:delText>
        </w:r>
      </w:del>
      <w:del w:id="5400" w:author="PR Preview" w:date="2026-01-01T00:00:00Z">
        <w:r>
          <w:delText xml:space="preserve"> </w:delText>
        </w:r>
      </w:del>
      <m:oMath>
        <m:r>
          <m:t>0</m:t>
        </m:r>
      </m:oMath>
      <w:del w:id="5401" w:author="PR Preview" w:date="2026-01-01T00:00:00Z">
        <w:r>
          <w:delText xml:space="preserve">.</w:delText>
        </w:r>
      </w:del>
      <w:del w:id="5402" w:author="PR Preview" w:date="2026-01-01T00:00:00Z">
        <w:r>
          <w:delText xml:space="preserve"> </w:delText>
        </w:r>
      </w:del>
      <w:del w:id="5403" w:author="PR Preview" w:date="2026-01-01T00:00:00Z">
        <w:r>
          <w:delText xml:space="preserve">So</w:delText>
        </w:r>
      </w:del>
      <w:del w:id="5404"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5405" w:author="PR Preview" w:date="2026-01-01T00:00:00Z">
        <w:r>
          <w:delText xml:space="preserve"> </w:delText>
        </w:r>
      </w:del>
      <w:del w:id="5406" w:author="PR Preview" w:date="2026-01-01T00:00:00Z">
        <w:r>
          <w:delText xml:space="preserve">are linearly independent (</w:delText>
        </w:r>
      </w:del>
      <w:hyperlink w:anchor="thm-add-outside-span">
        <w:del w:id="5407" w:author="PR Preview" w:date="2026-01-01T00:00:00Z">
          <w:r>
            <w:rPr>
              <w:rStyle w:val="Hyperlink"/>
            </w:rPr>
            <w:delText xml:space="preserve">Theorem 27</w:delText>
          </w:r>
        </w:del>
      </w:hyperlink>
      <w:del w:id="5408" w:author="PR Preview" w:date="2026-01-01T00:00:00Z">
        <w:r>
          <w:delText xml:space="preserve">),</w:delText>
        </w:r>
      </w:del>
      <w:del w:id="5409" w:author="PR Preview" w:date="2026-01-01T00:00:00Z">
        <w:r>
          <w:delText xml:space="preserve"> </w:delText>
        </w:r>
      </w:del>
      <w:del w:id="5410" w:author="PR Preview" w:date="2026-01-01T00:00:00Z">
        <w:r>
          <w:delText xml:space="preserve">and three linearly independent vectors in</w:delText>
        </w:r>
      </w:del>
      <w:del w:id="5411" w:author="PR Preview" w:date="2026-01-01T00:00:00Z">
        <w:r>
          <w:delText xml:space="preserve"> </w:delText>
        </w:r>
      </w:del>
      <m:oMath>
        <m:sSup>
          <m:e>
            <m:r>
              <m:rPr>
                <m:scr m:val="double-struck"/>
                <m:sty m:val="p"/>
              </m:rPr>
              <m:t>R</m:t>
            </m:r>
          </m:e>
          <m:sup>
            <m:r>
              <m:t>3</m:t>
            </m:r>
          </m:sup>
        </m:sSup>
      </m:oMath>
      <w:del w:id="5412" w:author="PR Preview" w:date="2026-01-01T00:00:00Z">
        <w:r>
          <w:delText xml:space="preserve"> </w:delText>
        </w:r>
      </w:del>
      <w:del w:id="5413" w:author="PR Preview" w:date="2026-01-01T00:00:00Z">
        <w:r>
          <w:delText xml:space="preserve">are a basis of it</w:delText>
        </w:r>
      </w:del>
      <w:del w:id="5414" w:author="PR Preview" w:date="2026-01-01T00:00:00Z">
        <w:r>
          <w:delText xml:space="preserve"> </w:delText>
        </w:r>
      </w:del>
      <w:del w:id="5415" w:author="PR Preview" w:date="2026-01-01T00:00:00Z">
        <w:r>
          <w:delText xml:space="preserve">(they are a basis of their span, which has dimension</w:delText>
        </w:r>
      </w:del>
      <w:del w:id="5416" w:author="PR Preview" w:date="2026-01-01T00:00:00Z">
        <w:r>
          <w:delText xml:space="preserve"> </w:delText>
        </w:r>
      </w:del>
      <m:oMath>
        <m:r>
          <m:t>3</m:t>
        </m:r>
      </m:oMath>
      <w:del w:id="5417" w:author="PR Preview" w:date="2026-01-01T00:00:00Z">
        <w:r>
          <w:delText xml:space="preserve"> </w:delText>
        </w:r>
      </w:del>
      <w:del w:id="5418" w:author="PR Preview" w:date="2026-01-01T00:00:00Z">
        <w:r>
          <w:delText xml:space="preserve">(</w:delText>
        </w:r>
      </w:del>
      <w:hyperlink w:anchor="def-dimension">
        <w:del w:id="5419" w:author="PR Preview" w:date="2026-01-01T00:00:00Z">
          <w:r>
            <w:rPr>
              <w:rStyle w:val="Hyperlink"/>
            </w:rPr>
            <w:delText xml:space="preserve">Definition 44</w:delText>
          </w:r>
        </w:del>
      </w:hyperlink>
      <w:del w:id="5420" w:author="PR Preview" w:date="2026-01-01T00:00:00Z">
        <w:r>
          <w:delText xml:space="preserve">)</w:delText>
        </w:r>
      </w:del>
      <w:del w:id="5421" w:author="PR Preview" w:date="2026-01-01T00:00:00Z">
        <w:r>
          <w:delText xml:space="preserve"> </w:delText>
        </w:r>
      </w:del>
      <w:del w:id="5422" w:author="PR Preview" w:date="2026-01-01T00:00:00Z">
        <w:r>
          <w:delText xml:space="preserve">and so is</w:delText>
        </w:r>
      </w:del>
      <w:del w:id="5423" w:author="PR Preview" w:date="2026-01-01T00:00:00Z">
        <w:r>
          <w:delText xml:space="preserve"> </w:delText>
        </w:r>
      </w:del>
      <m:oMath>
        <m:sSup>
          <m:e>
            <m:r>
              <m:rPr>
                <m:scr m:val="double-struck"/>
                <m:sty m:val="p"/>
              </m:rPr>
              <m:t>R</m:t>
            </m:r>
          </m:e>
          <m:sup>
            <m:r>
              <m:t>3</m:t>
            </m:r>
          </m:sup>
        </m:sSup>
      </m:oMath>
      <w:del w:id="5424" w:author="PR Preview" w:date="2026-01-01T00:00:00Z">
        <w:r>
          <w:delText xml:space="preserve"> </w:delText>
        </w:r>
      </w:del>
      <w:del w:id="5425" w:author="PR Preview" w:date="2026-01-01T00:00:00Z">
        <w:r>
          <w:delText xml:space="preserve">(</w:delText>
        </w:r>
      </w:del>
      <w:hyperlink w:anchor="thm-subspace-equal-dim">
        <w:del w:id="5426" w:author="PR Preview" w:date="2026-01-01T00:00:00Z">
          <w:r>
            <w:rPr>
              <w:rStyle w:val="Hyperlink"/>
            </w:rPr>
            <w:delText xml:space="preserve">Theorem 30</w:delText>
          </w:r>
        </w:del>
      </w:hyperlink>
      <w:del w:id="5427" w:author="PR Preview" w:date="2026-01-01T00:00:00Z">
        <w:r>
          <w:delText xml:space="preserve">,</w:delText>
        </w:r>
      </w:del>
      <w:del w:id="5428" w:author="PR Preview" w:date="2026-01-01T00:00:00Z">
        <w:r>
          <w:delText xml:space="preserve"> </w:delText>
        </w:r>
      </w:del>
      <w:hyperlink w:anchor="exm-dimension">
        <w:del w:id="5429" w:author="PR Preview" w:date="2026-01-01T00:00:00Z">
          <w:r>
            <w:rPr>
              <w:rStyle w:val="Hyperlink"/>
            </w:rPr>
            <w:delText xml:space="preserve">Example 47</w:delText>
          </w:r>
        </w:del>
      </w:hyperlink>
      <w:del w:id="5430" w:author="PR Preview" w:date="2026-01-01T00:00:00Z">
        <w:r>
          <w:delText xml:space="preserve">)).</w:delText>
        </w:r>
      </w:del>
      <w:del w:id="5431" w:author="PR Preview" w:date="2026-01-01T00:00:00Z">
        <w:r>
          <w:delText xml:space="preserve"> </w:delText>
        </w:r>
      </w:del>
      <w:del w:id="5432" w:author="PR Preview" w:date="2026-01-01T00:00:00Z">
        <w:r>
          <w:delText xml:space="preserve">Gram-Schmidt on</w:delText>
        </w:r>
      </w:del>
      <w:del w:id="5433" w:author="PR Preview" w:date="2026-01-01T00:00:00Z">
        <w:r>
          <w:delText xml:space="preserve"> </w:delText>
        </w:r>
      </w:del>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5434" w:author="PR Preview" w:date="2026-01-01T00:00:00Z">
        <w:r>
          <w:delText xml:space="preserve">:</w:delText>
        </w:r>
      </w:del>
    </w:p>
    <w:p>
      <w:pPr>
        <w:pStyle w:val="BodyText"/>
      </w:pPr>
      <w:ins w:id="5435" w:author="PR Preview" w:date="2026-01-01T00:00:00Z">
        <w:r>
          <w:rPr>
            <w:b/>
            <w:bCs/>
          </w:rPr>
          <w:t xml:space="preserve">Example 114 (Extending one unit vector to an orthonormal basis of</w:t>
        </w:r>
      </w:ins>
      <w:ins w:id="5436" w:author="PR Preview" w:date="2026-01-01T00:00:00Z">
        <w:r>
          <w:rPr>
            <w:b/>
            <w:bCs/>
          </w:rPr>
          <w:t xml:space="preserve"> </w:t>
        </w:r>
      </w:ins>
      <m:oMath>
        <m:sSup>
          <m:e>
            <m:r>
              <m:rPr>
                <m:scr m:val="double-struck"/>
                <m:sty m:val="p"/>
              </m:rPr>
              <m:t>R</m:t>
            </m:r>
          </m:e>
          <m:sup>
            <m:r>
              <m:t>3</m:t>
            </m:r>
          </m:sup>
        </m:sSup>
      </m:oMath>
      <w:ins w:id="5437" w:author="PR Preview" w:date="2026-01-01T00:00:00Z">
        <w:r>
          <w:rPr>
            <w:b/>
            <w:bCs/>
          </w:rPr>
          <w:t xml:space="preserve">)</w:t>
        </w:r>
      </w:ins>
      <w:ins w:id="5438" w:author="PR Preview" w:date="2026-01-01T00:00:00Z">
        <w:r>
          <w:t xml:space="preserve"> </w:t>
        </w:r>
      </w:ins>
      <w:ins w:id="5439" w:author="PR Preview" w:date="2026-01-01T00:00:00Z">
        <w:r>
          <w:t xml:space="preserve">Start from the unit vector</w:t>
        </w:r>
      </w:ins>
      <w:ins w:id="5440" w:author="PR Preview" w:date="2026-01-01T00:00:00Z">
        <w:r>
          <w:t xml:space="preserve"> </w:t>
        </w:r>
      </w:ins>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5441" w:author="PR Preview" w:date="2026-01-01T00:00:00Z">
        <w:r>
          <w:t xml:space="preserve">.</w:t>
        </w:r>
      </w:ins>
      <w:ins w:id="5442" w:author="PR Preview" w:date="2026-01-01T00:00:00Z">
        <w:r>
          <w:t xml:space="preserve"> </w:t>
        </w:r>
      </w:ins>
      <w:ins w:id="5443" w:author="PR Preview" w:date="2026-01-01T00:00:00Z">
        <w:r>
          <w:t xml:space="preserve">Extend it to a basis of</w:t>
        </w:r>
      </w:ins>
      <w:ins w:id="5444" w:author="PR Preview" w:date="2026-01-01T00:00:00Z">
        <w:r>
          <w:t xml:space="preserve"> </w:t>
        </w:r>
      </w:ins>
      <m:oMath>
        <m:sSup>
          <m:e>
            <m:r>
              <m:rPr>
                <m:scr m:val="double-struck"/>
                <m:sty m:val="p"/>
              </m:rPr>
              <m:t>R</m:t>
            </m:r>
          </m:e>
          <m:sup>
            <m:r>
              <m:t>3</m:t>
            </m:r>
          </m:sup>
        </m:sSup>
      </m:oMath>
      <w:ins w:id="5445" w:author="PR Preview" w:date="2026-01-01T00:00:00Z">
        <w:r>
          <w:t xml:space="preserve"> </w:t>
        </w:r>
      </w:ins>
      <w:ins w:id="5446" w:author="PR Preview" w:date="2026-01-01T00:00:00Z">
        <w:r>
          <w:t xml:space="preserve">as in</w:t>
        </w:r>
      </w:ins>
      <w:ins w:id="5447" w:author="PR Preview" w:date="2026-01-01T00:00:00Z">
        <w:r>
          <w:t xml:space="preserve"> </w:t>
        </w:r>
      </w:ins>
      <w:hyperlink w:anchor="exm-extend-basis">
        <w:ins w:id="5448" w:author="PR Preview" w:date="2026-01-01T00:00:00Z">
          <w:r>
            <w:rPr>
              <w:rStyle w:val="Hyperlink"/>
            </w:rPr>
            <w:t xml:space="preserve">Example 49</w:t>
          </w:r>
        </w:ins>
      </w:hyperlink>
      <w:ins w:id="5449" w:author="PR Preview" w:date="2026-01-01T00:00:00Z">
        <w:r>
          <w:t xml:space="preserve">,</w:t>
        </w:r>
      </w:ins>
      <w:ins w:id="5450" w:author="PR Preview" w:date="2026-01-01T00:00:00Z">
        <w:r>
          <w:t xml:space="preserve"> </w:t>
        </w:r>
      </w:ins>
      <w:ins w:id="5451" w:author="PR Preview" w:date="2026-01-01T00:00:00Z">
        <w:r>
          <w:t xml:space="preserve">starting from the empty list:</w:t>
        </w:r>
      </w:ins>
      <w:ins w:id="5452" w:author="PR Preview" w:date="2026-01-01T00:00:00Z">
        <w:r>
          <w:t xml:space="preserve"> </w:t>
        </w:r>
      </w:ins>
      <m:oMath>
        <m:sSub>
          <m:e>
            <m:acc>
              <m:accPr>
                <m:chr m:val="̃"/>
              </m:accPr>
              <m:e>
                <m:r>
                  <m:t>u</m:t>
                </m:r>
              </m:e>
            </m:acc>
          </m:e>
          <m:sub>
            <m:r>
              <m:t>1</m:t>
            </m:r>
          </m:sub>
        </m:sSub>
      </m:oMath>
      <w:ins w:id="5453" w:author="PR Preview" w:date="2026-01-01T00:00:00Z">
        <w:r>
          <w:t xml:space="preserve"> </w:t>
        </w:r>
      </w:ins>
      <w:ins w:id="5454" w:author="PR Preview" w:date="2026-01-01T00:00:00Z">
        <w:r>
          <w:t xml:space="preserve">is not in the span of the empty list,</w:t>
        </w:r>
      </w:ins>
      <w:ins w:id="5455" w:author="PR Preview" w:date="2026-01-01T00:00:00Z">
        <w:r>
          <w:t xml:space="preserve"> </w:t>
        </w:r>
      </w:ins>
      <m:oMath>
        <m:r>
          <m:t>​</m:t>
        </m:r>
        <m:d>
          <m:dPr>
            <m:begChr m:val="{"/>
            <m:sepChr m:val=""/>
            <m:endChr m:val="}"/>
            <m:grow/>
          </m:dPr>
          <m:e>
            <m:acc>
              <m:accPr>
                <m:chr m:val="̃"/>
              </m:accPr>
              <m:e>
                <m:r>
                  <m:t>0</m:t>
                </m:r>
              </m:e>
            </m:acc>
          </m:e>
        </m:d>
        <m:r>
          <m:t>​</m:t>
        </m:r>
      </m:oMath>
      <w:ins w:id="5456" w:author="PR Preview" w:date="2026-01-01T00:00:00Z">
        <w:r>
          <w:t xml:space="preserve">, because</w:t>
        </w:r>
      </w:ins>
      <w:ins w:id="5457" w:author="PR Preview" w:date="2026-01-01T00:00:00Z">
        <w:r>
          <w:t xml:space="preserve"> </w:t>
        </w:r>
      </w:ins>
      <m:oMath>
        <m:r>
          <m:t>​</m:t>
        </m:r>
        <m:d>
          <m:dPr>
            <m:begChr m:val="∥"/>
            <m:sepChr m:val=""/>
            <m:endChr m:val="∥"/>
            <m:grow/>
          </m:dPr>
          <m:e>
            <m:sSub>
              <m:e>
                <m:acc>
                  <m:accPr>
                    <m:chr m:val="̃"/>
                  </m:accPr>
                  <m:e>
                    <m:r>
                      <m:t>u</m:t>
                    </m:r>
                  </m:e>
                </m:acc>
              </m:e>
              <m:sub>
                <m:r>
                  <m:t>1</m:t>
                </m:r>
              </m:sub>
            </m:sSub>
          </m:e>
        </m:d>
        <m:r>
          <m:t>​</m:t>
        </m:r>
        <m:r>
          <m:rPr>
            <m:sty m:val="p"/>
          </m:rPr>
          <m:t>=</m:t>
        </m:r>
        <m:r>
          <m:t>1</m:t>
        </m:r>
      </m:oMath>
      <w:ins w:id="5458" w:author="PR Preview" w:date="2026-01-01T00:00:00Z">
        <w:r>
          <w:t xml:space="preserve">;</w:t>
        </w:r>
      </w:ins>
      <w:ins w:id="5459" w:author="PR Preview" w:date="2026-01-01T00:00:00Z">
        <w:r>
          <w:t xml:space="preserve"> </w:t>
        </w:r>
      </w:ins>
      <m:oMath>
        <m:r>
          <m:rPr>
            <m:sty m:val="p"/>
          </m:rPr>
          <m:t>(</m:t>
        </m:r>
        <m:r>
          <m:t>1</m:t>
        </m:r>
        <m:r>
          <m:rPr>
            <m:sty m:val="p"/>
          </m:rPr>
          <m:t>,</m:t>
        </m:r>
        <m:r>
          <m:t>0</m:t>
        </m:r>
        <m:r>
          <m:rPr>
            <m:sty m:val="p"/>
          </m:rPr>
          <m:t>,</m:t>
        </m:r>
        <m:r>
          <m:t>0</m:t>
        </m:r>
        <m:r>
          <m:rPr>
            <m:sty m:val="p"/>
          </m:rPr>
          <m:t>)</m:t>
        </m:r>
      </m:oMath>
      <w:ins w:id="5460" w:author="PR Preview" w:date="2026-01-01T00:00:00Z">
        <w:r>
          <w:t xml:space="preserve"> </w:t>
        </w:r>
      </w:ins>
      <w:ins w:id="5461" w:author="PR Preview" w:date="2026-01-01T00:00:00Z">
        <w:r>
          <w:t xml:space="preserve">is not in</w:t>
        </w:r>
      </w:ins>
      <w:ins w:id="5462"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e>
        </m:d>
        <m:r>
          <m:t>​</m:t>
        </m:r>
      </m:oMath>
      <w:ins w:id="5463" w:author="PR Preview" w:date="2026-01-01T00:00:00Z">
        <w:r>
          <w:t xml:space="preserve">,</w:t>
        </w:r>
      </w:ins>
      <w:ins w:id="5464" w:author="PR Preview" w:date="2026-01-01T00:00:00Z">
        <w:r>
          <w:t xml:space="preserve"> </w:t>
        </w:r>
      </w:ins>
      <w:ins w:id="5465" w:author="PR Preview" w:date="2026-01-01T00:00:00Z">
        <w:r>
          <w:t xml:space="preserve">because every multiple of</w:t>
        </w:r>
      </w:ins>
      <w:ins w:id="5466" w:author="PR Preview" w:date="2026-01-01T00:00:00Z">
        <w:r>
          <w:t xml:space="preserve"> </w:t>
        </w:r>
      </w:ins>
      <m:oMath>
        <m:sSub>
          <m:e>
            <m:acc>
              <m:accPr>
                <m:chr m:val="̃"/>
              </m:accPr>
              <m:e>
                <m:r>
                  <m:t>u</m:t>
                </m:r>
              </m:e>
            </m:acc>
          </m:e>
          <m:sub>
            <m:r>
              <m:t>1</m:t>
            </m:r>
          </m:sub>
        </m:sSub>
      </m:oMath>
      <w:ins w:id="5467" w:author="PR Preview" w:date="2026-01-01T00:00:00Z">
        <w:r>
          <w:t xml:space="preserve"> </w:t>
        </w:r>
      </w:ins>
      <w:ins w:id="5468" w:author="PR Preview" w:date="2026-01-01T00:00:00Z">
        <w:r>
          <w:t xml:space="preserve">has equal first and second entries,</w:t>
        </w:r>
      </w:ins>
      <w:ins w:id="5469" w:author="PR Preview" w:date="2026-01-01T00:00:00Z">
        <w:r>
          <w:t xml:space="preserve"> </w:t>
        </w:r>
      </w:ins>
      <w:ins w:id="5470" w:author="PR Preview" w:date="2026-01-01T00:00:00Z">
        <w:r>
          <w:t xml:space="preserve">and</w:t>
        </w:r>
      </w:ins>
      <w:ins w:id="5471" w:author="PR Preview" w:date="2026-01-01T00:00:00Z">
        <w:r>
          <w:t xml:space="preserve"> </w:t>
        </w:r>
      </w:ins>
      <m:oMath>
        <m:r>
          <m:rPr>
            <m:sty m:val="p"/>
          </m:rPr>
          <m:t>(</m:t>
        </m:r>
        <m:r>
          <m:t>0</m:t>
        </m:r>
        <m:r>
          <m:rPr>
            <m:sty m:val="p"/>
          </m:rPr>
          <m:t>,</m:t>
        </m:r>
        <m:r>
          <m:t>0</m:t>
        </m:r>
        <m:r>
          <m:rPr>
            <m:sty m:val="p"/>
          </m:rPr>
          <m:t>,</m:t>
        </m:r>
        <m:r>
          <m:t>1</m:t>
        </m:r>
        <m:r>
          <m:rPr>
            <m:sty m:val="p"/>
          </m:rPr>
          <m:t>)</m:t>
        </m:r>
      </m:oMath>
      <w:ins w:id="5472" w:author="PR Preview" w:date="2026-01-01T00:00:00Z">
        <w:r>
          <w:t xml:space="preserve"> </w:t>
        </w:r>
      </w:ins>
      <w:ins w:id="5473" w:author="PR Preview" w:date="2026-01-01T00:00:00Z">
        <w:r>
          <w:t xml:space="preserve">is not in</w:t>
        </w:r>
      </w:ins>
      <w:ins w:id="5474" w:author="PR Preview" w:date="2026-01-01T00:00:00Z">
        <w:r>
          <w:t xml:space="preserve"> </w:t>
        </w:r>
      </w:ins>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ins w:id="5475" w:author="PR Preview" w:date="2026-01-01T00:00:00Z">
        <w:r>
          <w:t xml:space="preserve">,</w:t>
        </w:r>
      </w:ins>
      <w:ins w:id="5476" w:author="PR Preview" w:date="2026-01-01T00:00:00Z">
        <w:r>
          <w:t xml:space="preserve"> </w:t>
        </w:r>
      </w:ins>
      <w:ins w:id="5477" w:author="PR Preview" w:date="2026-01-01T00:00:00Z">
        <w:r>
          <w:t xml:space="preserve">because every combination of those two vectors has third entry</w:t>
        </w:r>
      </w:ins>
      <w:ins w:id="5478" w:author="PR Preview" w:date="2026-01-01T00:00:00Z">
        <w:r>
          <w:t xml:space="preserve"> </w:t>
        </w:r>
      </w:ins>
      <m:oMath>
        <m:r>
          <m:t>0</m:t>
        </m:r>
      </m:oMath>
      <w:ins w:id="5479" w:author="PR Preview" w:date="2026-01-01T00:00:00Z">
        <w:r>
          <w:t xml:space="preserve">.</w:t>
        </w:r>
      </w:ins>
      <w:ins w:id="5480" w:author="PR Preview" w:date="2026-01-01T00:00:00Z">
        <w:r>
          <w:t xml:space="preserve"> </w:t>
        </w:r>
      </w:ins>
      <w:ins w:id="5481" w:author="PR Preview" w:date="2026-01-01T00:00:00Z">
        <w:r>
          <w:t xml:space="preserve">So</w:t>
        </w:r>
      </w:ins>
      <w:ins w:id="5482"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5483" w:author="PR Preview" w:date="2026-01-01T00:00:00Z">
        <w:r>
          <w:t xml:space="preserve"> </w:t>
        </w:r>
      </w:ins>
      <w:ins w:id="5484" w:author="PR Preview" w:date="2026-01-01T00:00:00Z">
        <w:r>
          <w:t xml:space="preserve">are linearly independent (</w:t>
        </w:r>
      </w:ins>
      <w:hyperlink w:anchor="thm-add-outside-span">
        <w:ins w:id="5485" w:author="PR Preview" w:date="2026-01-01T00:00:00Z">
          <w:r>
            <w:rPr>
              <w:rStyle w:val="Hyperlink"/>
            </w:rPr>
            <w:t xml:space="preserve">Theorem 27</w:t>
          </w:r>
        </w:ins>
      </w:hyperlink>
      <w:ins w:id="5486" w:author="PR Preview" w:date="2026-01-01T00:00:00Z">
        <w:r>
          <w:t xml:space="preserve">),</w:t>
        </w:r>
      </w:ins>
      <w:ins w:id="5487" w:author="PR Preview" w:date="2026-01-01T00:00:00Z">
        <w:r>
          <w:t xml:space="preserve"> </w:t>
        </w:r>
      </w:ins>
      <w:ins w:id="5488" w:author="PR Preview" w:date="2026-01-01T00:00:00Z">
        <w:r>
          <w:t xml:space="preserve">and three linearly independent vectors in</w:t>
        </w:r>
      </w:ins>
      <w:ins w:id="5489" w:author="PR Preview" w:date="2026-01-01T00:00:00Z">
        <w:r>
          <w:t xml:space="preserve"> </w:t>
        </w:r>
      </w:ins>
      <m:oMath>
        <m:sSup>
          <m:e>
            <m:r>
              <m:rPr>
                <m:scr m:val="double-struck"/>
                <m:sty m:val="p"/>
              </m:rPr>
              <m:t>R</m:t>
            </m:r>
          </m:e>
          <m:sup>
            <m:r>
              <m:t>3</m:t>
            </m:r>
          </m:sup>
        </m:sSup>
      </m:oMath>
      <w:ins w:id="5490" w:author="PR Preview" w:date="2026-01-01T00:00:00Z">
        <w:r>
          <w:t xml:space="preserve"> </w:t>
        </w:r>
      </w:ins>
      <w:ins w:id="5491" w:author="PR Preview" w:date="2026-01-01T00:00:00Z">
        <w:r>
          <w:t xml:space="preserve">are a basis of it</w:t>
        </w:r>
      </w:ins>
      <w:ins w:id="5492" w:author="PR Preview" w:date="2026-01-01T00:00:00Z">
        <w:r>
          <w:t xml:space="preserve"> </w:t>
        </w:r>
      </w:ins>
      <w:ins w:id="5493" w:author="PR Preview" w:date="2026-01-01T00:00:00Z">
        <w:r>
          <w:t xml:space="preserve">(they are a basis of their span, which has dimension</w:t>
        </w:r>
      </w:ins>
      <w:ins w:id="5494" w:author="PR Preview" w:date="2026-01-01T00:00:00Z">
        <w:r>
          <w:t xml:space="preserve"> </w:t>
        </w:r>
      </w:ins>
      <m:oMath>
        <m:r>
          <m:t>3</m:t>
        </m:r>
      </m:oMath>
      <w:ins w:id="5495" w:author="PR Preview" w:date="2026-01-01T00:00:00Z">
        <w:r>
          <w:t xml:space="preserve"> </w:t>
        </w:r>
      </w:ins>
      <w:ins w:id="5496" w:author="PR Preview" w:date="2026-01-01T00:00:00Z">
        <w:r>
          <w:t xml:space="preserve">(</w:t>
        </w:r>
      </w:ins>
      <w:hyperlink w:anchor="def-dimension">
        <w:ins w:id="5497" w:author="PR Preview" w:date="2026-01-01T00:00:00Z">
          <w:r>
            <w:rPr>
              <w:rStyle w:val="Hyperlink"/>
            </w:rPr>
            <w:t xml:space="preserve">Definition 44</w:t>
          </w:r>
        </w:ins>
      </w:hyperlink>
      <w:ins w:id="5498" w:author="PR Preview" w:date="2026-01-01T00:00:00Z">
        <w:r>
          <w:t xml:space="preserve">)</w:t>
        </w:r>
      </w:ins>
      <w:ins w:id="5499" w:author="PR Preview" w:date="2026-01-01T00:00:00Z">
        <w:r>
          <w:t xml:space="preserve"> </w:t>
        </w:r>
      </w:ins>
      <w:ins w:id="5500" w:author="PR Preview" w:date="2026-01-01T00:00:00Z">
        <w:r>
          <w:t xml:space="preserve">and so is</w:t>
        </w:r>
      </w:ins>
      <w:ins w:id="5501" w:author="PR Preview" w:date="2026-01-01T00:00:00Z">
        <w:r>
          <w:t xml:space="preserve"> </w:t>
        </w:r>
      </w:ins>
      <m:oMath>
        <m:sSup>
          <m:e>
            <m:r>
              <m:rPr>
                <m:scr m:val="double-struck"/>
                <m:sty m:val="p"/>
              </m:rPr>
              <m:t>R</m:t>
            </m:r>
          </m:e>
          <m:sup>
            <m:r>
              <m:t>3</m:t>
            </m:r>
          </m:sup>
        </m:sSup>
      </m:oMath>
      <w:ins w:id="5502" w:author="PR Preview" w:date="2026-01-01T00:00:00Z">
        <w:r>
          <w:t xml:space="preserve"> </w:t>
        </w:r>
      </w:ins>
      <w:ins w:id="5503" w:author="PR Preview" w:date="2026-01-01T00:00:00Z">
        <w:r>
          <w:t xml:space="preserve">(</w:t>
        </w:r>
      </w:ins>
      <w:hyperlink w:anchor="thm-subspace-equal-dim">
        <w:ins w:id="5504" w:author="PR Preview" w:date="2026-01-01T00:00:00Z">
          <w:r>
            <w:rPr>
              <w:rStyle w:val="Hyperlink"/>
            </w:rPr>
            <w:t xml:space="preserve">Theorem 30</w:t>
          </w:r>
        </w:ins>
      </w:hyperlink>
      <w:ins w:id="5505" w:author="PR Preview" w:date="2026-01-01T00:00:00Z">
        <w:r>
          <w:t xml:space="preserve">,</w:t>
        </w:r>
      </w:ins>
      <w:ins w:id="5506" w:author="PR Preview" w:date="2026-01-01T00:00:00Z">
        <w:r>
          <w:t xml:space="preserve"> </w:t>
        </w:r>
      </w:ins>
      <w:hyperlink w:anchor="exm-dimension">
        <w:ins w:id="5507" w:author="PR Preview" w:date="2026-01-01T00:00:00Z">
          <w:r>
            <w:rPr>
              <w:rStyle w:val="Hyperlink"/>
            </w:rPr>
            <w:t xml:space="preserve">Example 47</w:t>
          </w:r>
        </w:ins>
      </w:hyperlink>
      <w:ins w:id="5508" w:author="PR Preview" w:date="2026-01-01T00:00:00Z">
        <w:r>
          <w:t xml:space="preserve">)).</w:t>
        </w:r>
      </w:ins>
      <w:ins w:id="5509" w:author="PR Preview" w:date="2026-01-01T00:00:00Z">
        <w:r>
          <w:t xml:space="preserve"> </w:t>
        </w:r>
      </w:ins>
      <w:ins w:id="5510" w:author="PR Preview" w:date="2026-01-01T00:00:00Z">
        <w:r>
          <w:t xml:space="preserve">Gram-Schmidt on</w:t>
        </w:r>
      </w:ins>
      <w:ins w:id="5511" w:author="PR Preview" w:date="2026-01-01T00:00:00Z">
        <w:r>
          <w:t xml:space="preserve"> </w:t>
        </w:r>
      </w:ins>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5512" w:author="PR Preview" w:date="2026-01-01T00:00:00Z">
        <w:r>
          <w:t xml:space="preserve">:</w:t>
        </w:r>
      </w:ins>
    </w:p>
    <w:p>
      <w:pPr>
        <w:numPr>
          <w:ilvl w:val="0"/>
          <w:numId w:val="1069"/>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9"/>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9"/>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del w:id="5513" w:author="PR Preview" w:date="2026-01-01T00:00:00Z">
        <w:r>
          <w:delText xml:space="preserve">The result is the orthonormal basis of</w:delText>
        </w:r>
      </w:del>
      <w:del w:id="5514" w:author="PR Preview" w:date="2026-01-01T00:00:00Z">
        <w:r>
          <w:delText xml:space="preserve"> </w:delText>
        </w:r>
      </w:del>
      <w:hyperlink w:anchor="exm-orthonormal-basis">
        <w:del w:id="5515" w:author="PR Preview" w:date="2026-01-01T00:00:00Z">
          <w:r>
            <w:rPr>
              <w:rStyle w:val="Hyperlink"/>
            </w:rPr>
            <w:delText xml:space="preserve">Example 106</w:delText>
          </w:r>
        </w:del>
      </w:hyperlink>
      <w:del w:id="5516" w:author="PR Preview" w:date="2026-01-01T00:00:00Z">
        <w:r>
          <w:delText xml:space="preserve">, in a different order.</w:delText>
        </w:r>
      </w:del>
    </w:p>
    <w:p>
      <w:pPr>
        <w:pStyle w:val="FirstParagraph"/>
      </w:pPr>
      <w:ins w:id="5517" w:author="PR Preview" w:date="2026-01-01T00:00:00Z">
        <w:r>
          <w:t xml:space="preserve">The result is the orthonormal basis of</w:t>
        </w:r>
      </w:ins>
      <w:ins w:id="5518" w:author="PR Preview" w:date="2026-01-01T00:00:00Z">
        <w:r>
          <w:t xml:space="preserve"> </w:t>
        </w:r>
      </w:ins>
      <w:hyperlink w:anchor="exm-orthonormal-basis">
        <w:ins w:id="5519" w:author="PR Preview" w:date="2026-01-01T00:00:00Z">
          <w:r>
            <w:rPr>
              <w:rStyle w:val="Hyperlink"/>
            </w:rPr>
            <w:t xml:space="preserve">Example 108</w:t>
          </w:r>
        </w:ins>
      </w:hyperlink>
      <w:ins w:id="5520" w:author="PR Preview" w:date="2026-01-01T00:00:00Z">
        <w:r>
          <w:t xml:space="preserve">, in a different order.</w:t>
        </w:r>
      </w:ins>
    </w:p>
    <w:bookmarkEnd w:id="366"/>
    <w:bookmarkEnd w:id="367"/>
    <w:bookmarkStart w:id="373" w:name="outer-product"/>
    <w:p>
      <w:pPr>
        <w:pStyle w:val="Heading3"/>
      </w:pPr>
      <w:r>
        <w:t xml:space="preserve">2.19 Outer product</w:t>
      </w:r>
    </w:p>
    <w:bookmarkStart w:id="368"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8"/>
    <w:bookmarkStart w:id="369" w:name="exm-outer-product"/>
    <w:p>
      <w:pPr>
        <w:pStyle w:val="FirstParagraph"/>
      </w:pPr>
      <w:del w:id="5521" w:author="PR Preview" w:date="2026-01-01T00:00:00Z">
        <w:r>
          <w:rPr>
            <w:b/>
            <w:bCs/>
          </w:rPr>
          <w:delText xml:space="preserve">Example 113 (An outer product)</w:delText>
        </w:r>
      </w:del>
      <w:del w:id="5522" w:author="PR Preview" w:date="2026-01-01T00:00:00Z">
        <w:r>
          <w:delText xml:space="preserve"> </w:delText>
        </w:r>
      </w:del>
      <w:del w:id="5523" w:author="PR Preview" w:date="2026-01-01T00:00:00Z">
        <w:r>
          <w:delText xml:space="preserve">For</w:delText>
        </w:r>
      </w:del>
      <w:del w:id="5524"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5525" w:author="PR Preview" w:date="2026-01-01T00:00:00Z">
        <w:r>
          <w:delText xml:space="preserve"> </w:delText>
        </w:r>
      </w:del>
      <w:del w:id="5526" w:author="PR Preview" w:date="2026-01-01T00:00:00Z">
        <w:r>
          <w:delText xml:space="preserve">and</w:delText>
        </w:r>
      </w:del>
      <w:del w:id="5527"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5528" w:author="PR Preview" w:date="2026-01-01T00:00:00Z">
        <w:r>
          <w:delText xml:space="preserve">:</w:delText>
        </w:r>
      </w:del>
    </w:p>
    <w:p>
      <w:pPr>
        <w:pStyle w:val="FirstParagraph"/>
      </w:pPr>
      <w:ins w:id="5529" w:author="PR Preview" w:date="2026-01-01T00:00:00Z">
        <w:r>
          <w:rPr>
            <w:b/>
            <w:bCs/>
          </w:rPr>
          <w:t xml:space="preserve">Example 115 (An outer product)</w:t>
        </w:r>
      </w:ins>
      <w:ins w:id="5530" w:author="PR Preview" w:date="2026-01-01T00:00:00Z">
        <w:r>
          <w:t xml:space="preserve"> </w:t>
        </w:r>
      </w:ins>
      <w:ins w:id="5531" w:author="PR Preview" w:date="2026-01-01T00:00:00Z">
        <w:r>
          <w:t xml:space="preserve">For</w:t>
        </w:r>
      </w:ins>
      <w:ins w:id="5532"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5533" w:author="PR Preview" w:date="2026-01-01T00:00:00Z">
        <w:r>
          <w:t xml:space="preserve"> </w:t>
        </w:r>
      </w:ins>
      <w:ins w:id="5534" w:author="PR Preview" w:date="2026-01-01T00:00:00Z">
        <w:r>
          <w:t xml:space="preserve">and</w:t>
        </w:r>
      </w:ins>
      <w:ins w:id="5535"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5536" w:author="PR Preview" w:date="2026-01-01T00:00:00Z">
        <w:r>
          <w:t xml:space="preserve">:</w:t>
        </w:r>
      </w:ins>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9"/>
    <w:bookmarkStart w:id="370"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del w:id="5537" w:author="PR Preview" w:date="2026-01-01T00:00:00Z">
        <w:r>
          <w:delText xml:space="preserve">For example,</w:delText>
        </w:r>
      </w:del>
      <w:del w:id="5538" w:author="PR Preview" w:date="2026-01-01T00:00:00Z">
        <w:r>
          <w:delText xml:space="preserve"> </w:delText>
        </w:r>
      </w:del>
      <m:oMath>
        <m:acc>
          <m:accPr>
            <m:chr m:val="̃"/>
          </m:accPr>
          <m:e>
            <m:r>
              <m:t>u</m:t>
            </m:r>
          </m:e>
        </m:acc>
        <m:r>
          <m:rPr>
            <m:sty m:val="p"/>
          </m:rPr>
          <m:t>=</m:t>
        </m:r>
        <m:r>
          <m:rPr>
            <m:sty m:val="p"/>
          </m:rPr>
          <m:t>(</m:t>
        </m:r>
        <m:r>
          <m:t>1</m:t>
        </m:r>
        <m:r>
          <m:rPr>
            <m:sty m:val="p"/>
          </m:rPr>
          <m:t>,</m:t>
        </m:r>
        <m:r>
          <m:t>2</m:t>
        </m:r>
        <m:r>
          <m:rPr>
            <m:sty m:val="p"/>
          </m:rPr>
          <m:t>,</m:t>
        </m:r>
        <m:r>
          <m:t>3</m:t>
        </m:r>
        <m:r>
          <m:rPr>
            <m:sty m:val="p"/>
          </m:rPr>
          <m:t>)</m:t>
        </m:r>
      </m:oMath>
      <w:del w:id="5539" w:author="PR Preview" w:date="2026-01-01T00:00:00Z">
        <w:r>
          <w:delText xml:space="preserve"> </w:delText>
        </w:r>
      </w:del>
      <w:del w:id="5540" w:author="PR Preview" w:date="2026-01-01T00:00:00Z">
        <w:r>
          <w:delText xml:space="preserve">and</w:delText>
        </w:r>
      </w:del>
      <w:del w:id="5541" w:author="PR Preview" w:date="2026-01-01T00:00:00Z">
        <w:r>
          <w:delText xml:space="preserve"> </w:delText>
        </w:r>
      </w:del>
      <m:oMath>
        <m:acc>
          <m:accPr>
            <m:chr m:val="̃"/>
          </m:accPr>
          <m:e>
            <m:r>
              <m:t>v</m:t>
            </m:r>
          </m:e>
        </m:acc>
        <m:r>
          <m:rPr>
            <m:sty m:val="p"/>
          </m:rPr>
          <m:t>=</m:t>
        </m:r>
        <m:r>
          <m:rPr>
            <m:sty m:val="p"/>
          </m:rPr>
          <m:t>(</m:t>
        </m:r>
        <m:r>
          <m:t>4</m:t>
        </m:r>
        <m:r>
          <m:rPr>
            <m:sty m:val="p"/>
          </m:rPr>
          <m:t>,</m:t>
        </m:r>
        <m:r>
          <m:t>5</m:t>
        </m:r>
        <m:r>
          <m:rPr>
            <m:sty m:val="p"/>
          </m:rPr>
          <m:t>)</m:t>
        </m:r>
      </m:oMath>
      <w:del w:id="5542" w:author="PR Preview" w:date="2026-01-01T00:00:00Z">
        <w:r>
          <w:delText xml:space="preserve"> </w:delText>
        </w:r>
      </w:del>
      <w:del w:id="5543" w:author="PR Preview" w:date="2026-01-01T00:00:00Z">
        <w:r>
          <w:delText xml:space="preserve">in</w:delText>
        </w:r>
      </w:del>
      <w:del w:id="5544" w:author="PR Preview" w:date="2026-01-01T00:00:00Z">
        <w:r>
          <w:delText xml:space="preserve"> </w:delText>
        </w:r>
      </w:del>
      <w:hyperlink w:anchor="exm-outer-product">
        <w:del w:id="5545" w:author="PR Preview" w:date="2026-01-01T00:00:00Z">
          <w:r>
            <w:rPr>
              <w:rStyle w:val="Hyperlink"/>
            </w:rPr>
            <w:delText xml:space="preserve">Example 113</w:delText>
          </w:r>
        </w:del>
      </w:hyperlink>
      <w:del w:id="5546" w:author="PR Preview" w:date="2026-01-01T00:00:00Z">
        <w:r>
          <w:delText xml:space="preserve"> </w:delText>
        </w:r>
      </w:del>
      <w:del w:id="5547" w:author="PR Preview" w:date="2026-01-01T00:00:00Z">
        <w:r>
          <w:delText xml:space="preserve">have different lengths,</w:delText>
        </w:r>
      </w:del>
      <w:del w:id="5548" w:author="PR Preview" w:date="2026-01-01T00:00:00Z">
        <w:r>
          <w:delText xml:space="preserve"> </w:delText>
        </w:r>
      </w:del>
      <w:del w:id="5549" w:author="PR Preview" w:date="2026-01-01T00:00:00Z">
        <w:r>
          <w:delText xml:space="preserve">so they have no dot product,</w:delText>
        </w:r>
      </w:del>
      <w:del w:id="5550" w:author="PR Preview" w:date="2026-01-01T00:00:00Z">
        <w:r>
          <w:delText xml:space="preserve"> </w:delText>
        </w:r>
      </w:del>
      <w:del w:id="5551" w:author="PR Preview" w:date="2026-01-01T00:00:00Z">
        <w:r>
          <w:delText xml:space="preserve">but their outer product is a</w:delText>
        </w:r>
      </w:del>
      <w:del w:id="5552" w:author="PR Preview" w:date="2026-01-01T00:00:00Z">
        <w:r>
          <w:delText xml:space="preserve"> </w:delText>
        </w:r>
      </w:del>
      <m:oMath>
        <m:r>
          <m:t>3</m:t>
        </m:r>
        <m:r>
          <m:rPr>
            <m:sty m:val="p"/>
          </m:rPr>
          <m:t>×</m:t>
        </m:r>
        <m:r>
          <m:t>2</m:t>
        </m:r>
      </m:oMath>
      <w:del w:id="5553" w:author="PR Preview" w:date="2026-01-01T00:00:00Z">
        <w:r>
          <w:delText xml:space="preserve"> </w:delText>
        </w:r>
      </w:del>
      <w:del w:id="5554" w:author="PR Preview" w:date="2026-01-01T00:00:00Z">
        <w:r>
          <w:delText xml:space="preserve">matrix.</w:delText>
        </w:r>
      </w:del>
      <w:del w:id="5555" w:author="PR Preview" w:date="2026-01-01T00:00:00Z">
        <w:r>
          <w:delText xml:space="preserve"> </w:delText>
        </w:r>
      </w:del>
      <w:del w:id="5556" w:author="PR Preview" w:date="2026-01-01T00:00:00Z">
        <w:r>
          <w:delText xml:space="preserve">For</w:delText>
        </w:r>
      </w:del>
      <w:del w:id="5557" w:author="PR Preview" w:date="2026-01-01T00:00:00Z">
        <w:r>
          <w:delText xml:space="preserve"> </w:delText>
        </w:r>
      </w:del>
      <m:oMath>
        <m:acc>
          <m:accPr>
            <m:chr m:val="̃"/>
          </m:accPr>
          <m:e>
            <m:r>
              <m:t>a</m:t>
            </m:r>
          </m:e>
        </m:acc>
        <m:r>
          <m:rPr>
            <m:sty m:val="p"/>
          </m:rPr>
          <m:t>=</m:t>
        </m:r>
        <m:r>
          <m:rPr>
            <m:sty m:val="p"/>
          </m:rPr>
          <m:t>(</m:t>
        </m:r>
        <m:r>
          <m:t>1</m:t>
        </m:r>
        <m:r>
          <m:rPr>
            <m:sty m:val="p"/>
          </m:rPr>
          <m:t>,</m:t>
        </m:r>
        <m:r>
          <m:t>2</m:t>
        </m:r>
        <m:r>
          <m:rPr>
            <m:sty m:val="p"/>
          </m:rPr>
          <m:t>)</m:t>
        </m:r>
      </m:oMath>
      <w:del w:id="5558" w:author="PR Preview" w:date="2026-01-01T00:00:00Z">
        <w:r>
          <w:delText xml:space="preserve"> </w:delText>
        </w:r>
      </w:del>
      <w:del w:id="5559" w:author="PR Preview" w:date="2026-01-01T00:00:00Z">
        <w:r>
          <w:delText xml:space="preserve">and</w:delText>
        </w:r>
      </w:del>
      <w:del w:id="5560" w:author="PR Preview" w:date="2026-01-01T00:00:00Z">
        <w:r>
          <w:delText xml:space="preserve"> </w:delText>
        </w:r>
      </w:del>
      <m:oMath>
        <m:acc>
          <m:accPr>
            <m:chr m:val="̃"/>
          </m:accPr>
          <m:e>
            <m:r>
              <m:t>b</m:t>
            </m:r>
          </m:e>
        </m:acc>
        <m:r>
          <m:rPr>
            <m:sty m:val="p"/>
          </m:rPr>
          <m:t>=</m:t>
        </m:r>
        <m:r>
          <m:rPr>
            <m:sty m:val="p"/>
          </m:rPr>
          <m:t>(</m:t>
        </m:r>
        <m:r>
          <m:t>3</m:t>
        </m:r>
        <m:r>
          <m:rPr>
            <m:sty m:val="p"/>
          </m:rPr>
          <m:t>,</m:t>
        </m:r>
        <m:r>
          <m:t>4</m:t>
        </m:r>
        <m:r>
          <m:rPr>
            <m:sty m:val="p"/>
          </m:rPr>
          <m:t>)</m:t>
        </m:r>
      </m:oMath>
      <w:del w:id="5561" w:author="PR Preview" w:date="2026-01-01T00:00:00Z">
        <w:r>
          <w:delText xml:space="preserve">,</w:delText>
        </w:r>
      </w:del>
      <w:del w:id="5562" w:author="PR Preview" w:date="2026-01-01T00:00:00Z">
        <w:r>
          <w:delText xml:space="preserve"> </w:delText>
        </w:r>
      </w:del>
      <w:del w:id="5563" w:author="PR Preview" w:date="2026-01-01T00:00:00Z">
        <w:r>
          <w:delText xml:space="preserve">which have the same length, both products exist:</w:delText>
        </w:r>
      </w:del>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p>
      <w:pPr>
        <w:pStyle w:val="FirstParagraph"/>
      </w:pPr>
      <w:del w:id="5564" w:author="PR Preview" w:date="2026-01-01T00:00:00Z">
        <w:r>
          <w:rPr>
            <w:b/>
            <w:bCs/>
          </w:rPr>
          <w:delText xml:space="preserve">Theorem 60 (An outer product has rank one)</w:delText>
        </w:r>
      </w:del>
      <w:del w:id="5565" w:author="PR Preview" w:date="2026-01-01T00:00:00Z">
        <w:r>
          <w:delText xml:space="preserve"> </w:delText>
        </w:r>
      </w:del>
      <w:del w:id="5566" w:author="PR Preview" w:date="2026-01-01T00:00:00Z">
        <w:r>
          <w:delText xml:space="preserve">If</w:delText>
        </w:r>
      </w:del>
      <w:del w:id="5567" w:author="PR Preview" w:date="2026-01-01T00:00:00Z">
        <w:r>
          <w:delText xml:space="preserve"> </w:delText>
        </w:r>
      </w:del>
      <m:oMath>
        <m:acc>
          <m:accPr>
            <m:chr m:val="̃"/>
          </m:accPr>
          <m:e>
            <m:r>
              <m:t>u</m:t>
            </m:r>
          </m:e>
        </m:acc>
      </m:oMath>
      <w:del w:id="5568" w:author="PR Preview" w:date="2026-01-01T00:00:00Z">
        <w:r>
          <w:delText xml:space="preserve"> </w:delText>
        </w:r>
      </w:del>
      <w:del w:id="5569" w:author="PR Preview" w:date="2026-01-01T00:00:00Z">
        <w:r>
          <w:delText xml:space="preserve">is a nonzero vector of length</w:delText>
        </w:r>
      </w:del>
      <w:del w:id="5570" w:author="PR Preview" w:date="2026-01-01T00:00:00Z">
        <w:r>
          <w:delText xml:space="preserve"> </w:delText>
        </w:r>
      </w:del>
      <m:oMath>
        <m:r>
          <m:t>m</m:t>
        </m:r>
      </m:oMath>
      <w:del w:id="5571" w:author="PR Preview" w:date="2026-01-01T00:00:00Z">
        <w:r>
          <w:delText xml:space="preserve"> </w:delText>
        </w:r>
      </w:del>
      <w:del w:id="5572" w:author="PR Preview" w:date="2026-01-01T00:00:00Z">
        <w:r>
          <w:delText xml:space="preserve">and</w:delText>
        </w:r>
      </w:del>
      <w:del w:id="5573" w:author="PR Preview" w:date="2026-01-01T00:00:00Z">
        <w:r>
          <w:delText xml:space="preserve"> </w:delText>
        </w:r>
      </w:del>
      <m:oMath>
        <m:acc>
          <m:accPr>
            <m:chr m:val="̃"/>
          </m:accPr>
          <m:e>
            <m:r>
              <m:t>v</m:t>
            </m:r>
          </m:e>
        </m:acc>
      </m:oMath>
      <w:del w:id="5574" w:author="PR Preview" w:date="2026-01-01T00:00:00Z">
        <w:r>
          <w:delText xml:space="preserve"> </w:delText>
        </w:r>
      </w:del>
      <w:del w:id="5575" w:author="PR Preview" w:date="2026-01-01T00:00:00Z">
        <w:r>
          <w:delText xml:space="preserve">is a nonzero vector of length</w:delText>
        </w:r>
      </w:del>
      <w:del w:id="5576" w:author="PR Preview" w:date="2026-01-01T00:00:00Z">
        <w:r>
          <w:delText xml:space="preserve"> </w:delText>
        </w:r>
      </w:del>
      <m:oMath>
        <m:r>
          <m:t>n</m:t>
        </m:r>
      </m:oMath>
      <w:del w:id="5577" w:author="PR Preview" w:date="2026-01-01T00:00:00Z">
        <w:r>
          <w:delText xml:space="preserve">,</w:delText>
        </w:r>
      </w:del>
      <w:del w:id="5578" w:author="PR Preview" w:date="2026-01-01T00:00:00Z">
        <w:r>
          <w:delText xml:space="preserve"> </w:delText>
        </w:r>
      </w:del>
      <w:del w:id="5579" w:author="PR Preview" w:date="2026-01-01T00:00:00Z">
        <w:r>
          <w:delText xml:space="preserve">then</w:delText>
        </w:r>
      </w:del>
      <w:del w:id="5580" w:author="PR Preview" w:date="2026-01-01T00:00:00Z">
        <w:r>
          <w:delText xml:space="preserve"> </w:delText>
        </w:r>
      </w:del>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del w:id="5581" w:author="PR Preview" w:date="2026-01-01T00:00:00Z">
        <w:r>
          <w:delText xml:space="preserve"> </w:delText>
        </w:r>
      </w:del>
      <w:del w:id="5582" w:author="PR Preview" w:date="2026-01-01T00:00:00Z">
        <w:r>
          <w:delText xml:space="preserve">(</w:delText>
        </w:r>
      </w:del>
      <w:hyperlink w:anchor="def-rank">
        <w:del w:id="5583" w:author="PR Preview" w:date="2026-01-01T00:00:00Z">
          <w:r>
            <w:rPr>
              <w:rStyle w:val="Hyperlink"/>
            </w:rPr>
            <w:delText xml:space="preserve">Definition 38</w:delText>
          </w:r>
        </w:del>
      </w:hyperlink>
      <w:del w:id="5584" w:author="PR Preview" w:date="2026-01-01T00:00:00Z">
        <w:r>
          <w:delText xml:space="preserve">).</w:delText>
        </w:r>
      </w:del>
    </w:p>
    <w:p>
      <w:pPr>
        <w:pStyle w:val="BodyText"/>
      </w:pPr>
      <w:ins w:id="5585" w:author="PR Preview" w:date="2026-01-01T00:00:00Z">
        <w:r>
          <w:t xml:space="preserve">For example,</w:t>
        </w:r>
      </w:ins>
      <w:ins w:id="5586" w:author="PR Preview" w:date="2026-01-01T00:00:00Z">
        <w:r>
          <w:t xml:space="preserve"> </w:t>
        </w:r>
      </w:ins>
      <m:oMath>
        <m:acc>
          <m:accPr>
            <m:chr m:val="̃"/>
          </m:accPr>
          <m:e>
            <m:r>
              <m:t>u</m:t>
            </m:r>
          </m:e>
        </m:acc>
        <m:r>
          <m:rPr>
            <m:sty m:val="p"/>
          </m:rPr>
          <m:t>=</m:t>
        </m:r>
        <m:r>
          <m:rPr>
            <m:sty m:val="p"/>
          </m:rPr>
          <m:t>(</m:t>
        </m:r>
        <m:r>
          <m:t>1</m:t>
        </m:r>
        <m:r>
          <m:rPr>
            <m:sty m:val="p"/>
          </m:rPr>
          <m:t>,</m:t>
        </m:r>
        <m:r>
          <m:t>2</m:t>
        </m:r>
        <m:r>
          <m:rPr>
            <m:sty m:val="p"/>
          </m:rPr>
          <m:t>,</m:t>
        </m:r>
        <m:r>
          <m:t>3</m:t>
        </m:r>
        <m:r>
          <m:rPr>
            <m:sty m:val="p"/>
          </m:rPr>
          <m:t>)</m:t>
        </m:r>
      </m:oMath>
      <w:ins w:id="5587" w:author="PR Preview" w:date="2026-01-01T00:00:00Z">
        <w:r>
          <w:t xml:space="preserve"> </w:t>
        </w:r>
      </w:ins>
      <w:ins w:id="5588" w:author="PR Preview" w:date="2026-01-01T00:00:00Z">
        <w:r>
          <w:t xml:space="preserve">and</w:t>
        </w:r>
      </w:ins>
      <w:ins w:id="5589" w:author="PR Preview" w:date="2026-01-01T00:00:00Z">
        <w:r>
          <w:t xml:space="preserve"> </w:t>
        </w:r>
      </w:ins>
      <m:oMath>
        <m:acc>
          <m:accPr>
            <m:chr m:val="̃"/>
          </m:accPr>
          <m:e>
            <m:r>
              <m:t>v</m:t>
            </m:r>
          </m:e>
        </m:acc>
        <m:r>
          <m:rPr>
            <m:sty m:val="p"/>
          </m:rPr>
          <m:t>=</m:t>
        </m:r>
        <m:r>
          <m:rPr>
            <m:sty m:val="p"/>
          </m:rPr>
          <m:t>(</m:t>
        </m:r>
        <m:r>
          <m:t>4</m:t>
        </m:r>
        <m:r>
          <m:rPr>
            <m:sty m:val="p"/>
          </m:rPr>
          <m:t>,</m:t>
        </m:r>
        <m:r>
          <m:t>5</m:t>
        </m:r>
        <m:r>
          <m:rPr>
            <m:sty m:val="p"/>
          </m:rPr>
          <m:t>)</m:t>
        </m:r>
      </m:oMath>
      <w:ins w:id="5590" w:author="PR Preview" w:date="2026-01-01T00:00:00Z">
        <w:r>
          <w:t xml:space="preserve"> </w:t>
        </w:r>
      </w:ins>
      <w:ins w:id="5591" w:author="PR Preview" w:date="2026-01-01T00:00:00Z">
        <w:r>
          <w:t xml:space="preserve">in</w:t>
        </w:r>
      </w:ins>
      <w:ins w:id="5592" w:author="PR Preview" w:date="2026-01-01T00:00:00Z">
        <w:r>
          <w:t xml:space="preserve"> </w:t>
        </w:r>
      </w:ins>
      <w:hyperlink w:anchor="exm-outer-product">
        <w:ins w:id="5593" w:author="PR Preview" w:date="2026-01-01T00:00:00Z">
          <w:r>
            <w:rPr>
              <w:rStyle w:val="Hyperlink"/>
            </w:rPr>
            <w:t xml:space="preserve">Example 115</w:t>
          </w:r>
        </w:ins>
      </w:hyperlink>
      <w:ins w:id="5594" w:author="PR Preview" w:date="2026-01-01T00:00:00Z">
        <w:r>
          <w:t xml:space="preserve"> </w:t>
        </w:r>
      </w:ins>
      <w:ins w:id="5595" w:author="PR Preview" w:date="2026-01-01T00:00:00Z">
        <w:r>
          <w:t xml:space="preserve">have different lengths,</w:t>
        </w:r>
      </w:ins>
      <w:ins w:id="5596" w:author="PR Preview" w:date="2026-01-01T00:00:00Z">
        <w:r>
          <w:t xml:space="preserve"> </w:t>
        </w:r>
      </w:ins>
      <w:ins w:id="5597" w:author="PR Preview" w:date="2026-01-01T00:00:00Z">
        <w:r>
          <w:t xml:space="preserve">so they have no dot product,</w:t>
        </w:r>
      </w:ins>
      <w:ins w:id="5598" w:author="PR Preview" w:date="2026-01-01T00:00:00Z">
        <w:r>
          <w:t xml:space="preserve"> </w:t>
        </w:r>
      </w:ins>
      <w:ins w:id="5599" w:author="PR Preview" w:date="2026-01-01T00:00:00Z">
        <w:r>
          <w:t xml:space="preserve">but their outer product is a</w:t>
        </w:r>
      </w:ins>
      <w:ins w:id="5600" w:author="PR Preview" w:date="2026-01-01T00:00:00Z">
        <w:r>
          <w:t xml:space="preserve"> </w:t>
        </w:r>
      </w:ins>
      <m:oMath>
        <m:r>
          <m:t>3</m:t>
        </m:r>
        <m:r>
          <m:rPr>
            <m:sty m:val="p"/>
          </m:rPr>
          <m:t>×</m:t>
        </m:r>
        <m:r>
          <m:t>2</m:t>
        </m:r>
      </m:oMath>
      <w:ins w:id="5601" w:author="PR Preview" w:date="2026-01-01T00:00:00Z">
        <w:r>
          <w:t xml:space="preserve"> </w:t>
        </w:r>
      </w:ins>
      <w:ins w:id="5602" w:author="PR Preview" w:date="2026-01-01T00:00:00Z">
        <w:r>
          <w:t xml:space="preserve">matrix.</w:t>
        </w:r>
      </w:ins>
      <w:ins w:id="5603" w:author="PR Preview" w:date="2026-01-01T00:00:00Z">
        <w:r>
          <w:t xml:space="preserve"> </w:t>
        </w:r>
      </w:ins>
      <w:ins w:id="5604" w:author="PR Preview" w:date="2026-01-01T00:00:00Z">
        <w:r>
          <w:t xml:space="preserve">For</w:t>
        </w:r>
      </w:ins>
      <w:ins w:id="5605" w:author="PR Preview" w:date="2026-01-01T00:00:00Z">
        <w:r>
          <w:t xml:space="preserve"> </w:t>
        </w:r>
      </w:ins>
      <m:oMath>
        <m:acc>
          <m:accPr>
            <m:chr m:val="̃"/>
          </m:accPr>
          <m:e>
            <m:r>
              <m:t>a</m:t>
            </m:r>
          </m:e>
        </m:acc>
        <m:r>
          <m:rPr>
            <m:sty m:val="p"/>
          </m:rPr>
          <m:t>=</m:t>
        </m:r>
        <m:r>
          <m:rPr>
            <m:sty m:val="p"/>
          </m:rPr>
          <m:t>(</m:t>
        </m:r>
        <m:r>
          <m:t>1</m:t>
        </m:r>
        <m:r>
          <m:rPr>
            <m:sty m:val="p"/>
          </m:rPr>
          <m:t>,</m:t>
        </m:r>
        <m:r>
          <m:t>2</m:t>
        </m:r>
        <m:r>
          <m:rPr>
            <m:sty m:val="p"/>
          </m:rPr>
          <m:t>)</m:t>
        </m:r>
      </m:oMath>
      <w:ins w:id="5606" w:author="PR Preview" w:date="2026-01-01T00:00:00Z">
        <w:r>
          <w:t xml:space="preserve"> </w:t>
        </w:r>
      </w:ins>
      <w:ins w:id="5607" w:author="PR Preview" w:date="2026-01-01T00:00:00Z">
        <w:r>
          <w:t xml:space="preserve">and</w:t>
        </w:r>
      </w:ins>
      <w:ins w:id="5608" w:author="PR Preview" w:date="2026-01-01T00:00:00Z">
        <w:r>
          <w:t xml:space="preserve"> </w:t>
        </w:r>
      </w:ins>
      <m:oMath>
        <m:acc>
          <m:accPr>
            <m:chr m:val="̃"/>
          </m:accPr>
          <m:e>
            <m:r>
              <m:t>b</m:t>
            </m:r>
          </m:e>
        </m:acc>
        <m:r>
          <m:rPr>
            <m:sty m:val="p"/>
          </m:rPr>
          <m:t>=</m:t>
        </m:r>
        <m:r>
          <m:rPr>
            <m:sty m:val="p"/>
          </m:rPr>
          <m:t>(</m:t>
        </m:r>
        <m:r>
          <m:t>3</m:t>
        </m:r>
        <m:r>
          <m:rPr>
            <m:sty m:val="p"/>
          </m:rPr>
          <m:t>,</m:t>
        </m:r>
        <m:r>
          <m:t>4</m:t>
        </m:r>
        <m:r>
          <m:rPr>
            <m:sty m:val="p"/>
          </m:rPr>
          <m:t>)</m:t>
        </m:r>
      </m:oMath>
      <w:ins w:id="5609" w:author="PR Preview" w:date="2026-01-01T00:00:00Z">
        <w:r>
          <w:t xml:space="preserve">,</w:t>
        </w:r>
      </w:ins>
      <w:ins w:id="5610" w:author="PR Preview" w:date="2026-01-01T00:00:00Z">
        <w:r>
          <w:t xml:space="preserve"> </w:t>
        </w:r>
      </w:ins>
      <w:ins w:id="5611" w:author="PR Preview" w:date="2026-01-01T00:00:00Z">
        <w:r>
          <w:t xml:space="preserve">which have the same length, both products exist:</w:t>
        </w:r>
      </w:ins>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70"/>
    <w:bookmarkStart w:id="371" w:name="thm-outer-product-rank"/>
    <w:p>
      <w:pPr>
        <w:pStyle w:val="FirstParagraph"/>
      </w:pPr>
      <w:ins w:id="5612" w:author="PR Preview" w:date="2026-01-01T00:00:00Z">
        <w:r>
          <w:rPr>
            <w:b/>
            <w:bCs/>
          </w:rPr>
          <w:t xml:space="preserve">Theorem 62 (An outer product has rank one)</w:t>
        </w:r>
      </w:ins>
      <w:ins w:id="5613" w:author="PR Preview" w:date="2026-01-01T00:00:00Z">
        <w:r>
          <w:t xml:space="preserve"> </w:t>
        </w:r>
      </w:ins>
      <w:ins w:id="5614" w:author="PR Preview" w:date="2026-01-01T00:00:00Z">
        <w:r>
          <w:t xml:space="preserve">If</w:t>
        </w:r>
      </w:ins>
      <w:ins w:id="5615" w:author="PR Preview" w:date="2026-01-01T00:00:00Z">
        <w:r>
          <w:t xml:space="preserve"> </w:t>
        </w:r>
      </w:ins>
      <m:oMath>
        <m:acc>
          <m:accPr>
            <m:chr m:val="̃"/>
          </m:accPr>
          <m:e>
            <m:r>
              <m:t>u</m:t>
            </m:r>
          </m:e>
        </m:acc>
      </m:oMath>
      <w:ins w:id="5616" w:author="PR Preview" w:date="2026-01-01T00:00:00Z">
        <w:r>
          <w:t xml:space="preserve"> </w:t>
        </w:r>
      </w:ins>
      <w:ins w:id="5617" w:author="PR Preview" w:date="2026-01-01T00:00:00Z">
        <w:r>
          <w:t xml:space="preserve">is a nonzero vector of length</w:t>
        </w:r>
      </w:ins>
      <w:ins w:id="5618" w:author="PR Preview" w:date="2026-01-01T00:00:00Z">
        <w:r>
          <w:t xml:space="preserve"> </w:t>
        </w:r>
      </w:ins>
      <m:oMath>
        <m:r>
          <m:t>m</m:t>
        </m:r>
      </m:oMath>
      <w:ins w:id="5619" w:author="PR Preview" w:date="2026-01-01T00:00:00Z">
        <w:r>
          <w:t xml:space="preserve"> </w:t>
        </w:r>
      </w:ins>
      <w:ins w:id="5620" w:author="PR Preview" w:date="2026-01-01T00:00:00Z">
        <w:r>
          <w:t xml:space="preserve">and</w:t>
        </w:r>
      </w:ins>
      <w:ins w:id="5621" w:author="PR Preview" w:date="2026-01-01T00:00:00Z">
        <w:r>
          <w:t xml:space="preserve"> </w:t>
        </w:r>
      </w:ins>
      <m:oMath>
        <m:acc>
          <m:accPr>
            <m:chr m:val="̃"/>
          </m:accPr>
          <m:e>
            <m:r>
              <m:t>v</m:t>
            </m:r>
          </m:e>
        </m:acc>
      </m:oMath>
      <w:ins w:id="5622" w:author="PR Preview" w:date="2026-01-01T00:00:00Z">
        <w:r>
          <w:t xml:space="preserve"> </w:t>
        </w:r>
      </w:ins>
      <w:ins w:id="5623" w:author="PR Preview" w:date="2026-01-01T00:00:00Z">
        <w:r>
          <w:t xml:space="preserve">is a nonzero vector of length</w:t>
        </w:r>
      </w:ins>
      <w:ins w:id="5624" w:author="PR Preview" w:date="2026-01-01T00:00:00Z">
        <w:r>
          <w:t xml:space="preserve"> </w:t>
        </w:r>
      </w:ins>
      <m:oMath>
        <m:r>
          <m:t>n</m:t>
        </m:r>
      </m:oMath>
      <w:ins w:id="5625" w:author="PR Preview" w:date="2026-01-01T00:00:00Z">
        <w:r>
          <w:t xml:space="preserve">,</w:t>
        </w:r>
      </w:ins>
      <w:ins w:id="5626" w:author="PR Preview" w:date="2026-01-01T00:00:00Z">
        <w:r>
          <w:t xml:space="preserve"> </w:t>
        </w:r>
      </w:ins>
      <w:ins w:id="5627" w:author="PR Preview" w:date="2026-01-01T00:00:00Z">
        <w:r>
          <w:t xml:space="preserve">then</w:t>
        </w:r>
      </w:ins>
      <w:ins w:id="5628" w:author="PR Preview" w:date="2026-01-01T00:00:00Z">
        <w:r>
          <w:t xml:space="preserve"> </w:t>
        </w:r>
      </w:ins>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ins w:id="5629" w:author="PR Preview" w:date="2026-01-01T00:00:00Z">
        <w:r>
          <w:t xml:space="preserve"> </w:t>
        </w:r>
      </w:ins>
      <w:ins w:id="5630" w:author="PR Preview" w:date="2026-01-01T00:00:00Z">
        <w:r>
          <w:t xml:space="preserve">(</w:t>
        </w:r>
      </w:ins>
      <w:hyperlink w:anchor="def-rank">
        <w:ins w:id="5631" w:author="PR Preview" w:date="2026-01-01T00:00:00Z">
          <w:r>
            <w:rPr>
              <w:rStyle w:val="Hyperlink"/>
            </w:rPr>
            <w:t xml:space="preserve">Definition 38</w:t>
          </w:r>
        </w:ins>
      </w:hyperlink>
      <w:ins w:id="5632" w:author="PR Preview" w:date="2026-01-01T00:00:00Z">
        <w:r>
          <w:t xml:space="preserve">).</w:t>
        </w:r>
      </w:ins>
    </w:p>
    <w:bookmarkEnd w:id="371"/>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72" w:name="exm-outer-product-rank"/>
    <w:p>
      <w:pPr>
        <w:pStyle w:val="BodyText"/>
      </w:pPr>
      <w:del w:id="5633" w:author="PR Preview" w:date="2026-01-01T00:00:00Z">
        <w:r>
          <w:rPr>
            <w:b/>
            <w:bCs/>
          </w:rPr>
          <w:delText xml:space="preserve">Example 114 (The rank of an outer product)</w:delText>
        </w:r>
      </w:del>
      <w:del w:id="5634" w:author="PR Preview" w:date="2026-01-01T00:00:00Z">
        <w:r>
          <w:delText xml:space="preserve"> </w:delText>
        </w:r>
      </w:del>
      <w:del w:id="5635" w:author="PR Preview" w:date="2026-01-01T00:00:00Z">
        <w:r>
          <w:delText xml:space="preserve">In</w:delText>
        </w:r>
      </w:del>
      <w:del w:id="5636" w:author="PR Preview" w:date="2026-01-01T00:00:00Z">
        <w:r>
          <w:delText xml:space="preserve"> </w:delText>
        </w:r>
      </w:del>
      <w:hyperlink w:anchor="exm-outer-product">
        <w:del w:id="5637" w:author="PR Preview" w:date="2026-01-01T00:00:00Z">
          <w:r>
            <w:rPr>
              <w:rStyle w:val="Hyperlink"/>
            </w:rPr>
            <w:delText xml:space="preserve">Example 113</w:delText>
          </w:r>
        </w:del>
      </w:hyperlink>
      <w:del w:id="5638" w:author="PR Preview" w:date="2026-01-01T00:00:00Z">
        <w:r>
          <w:delText xml:space="preserve">,</w:delText>
        </w:r>
      </w:del>
      <w:del w:id="5639" w:author="PR Preview" w:date="2026-01-01T00:00:00Z">
        <w:r>
          <w:delText xml:space="preserve"> </w:delText>
        </w:r>
      </w:del>
      <w:del w:id="5640" w:author="PR Preview" w:date="2026-01-01T00:00:00Z">
        <w:r>
          <w:delText xml:space="preserve">the second column</w:delText>
        </w:r>
      </w:del>
      <w:del w:id="5641" w:author="PR Preview" w:date="2026-01-01T00:00:00Z">
        <w:r>
          <w:delText xml:space="preserve"> </w:delText>
        </w:r>
      </w:del>
      <m:oMath>
        <m:r>
          <m:rPr>
            <m:sty m:val="p"/>
          </m:rPr>
          <m:t>(</m:t>
        </m:r>
        <m:r>
          <m:t>5</m:t>
        </m:r>
        <m:r>
          <m:rPr>
            <m:sty m:val="p"/>
          </m:rPr>
          <m:t>,</m:t>
        </m:r>
        <m:r>
          <m:t>10</m:t>
        </m:r>
        <m:r>
          <m:rPr>
            <m:sty m:val="p"/>
          </m:rPr>
          <m:t>,</m:t>
        </m:r>
        <m:r>
          <m:t>15</m:t>
        </m:r>
        <m:r>
          <m:rPr>
            <m:sty m:val="p"/>
          </m:rPr>
          <m:t>)</m:t>
        </m:r>
      </m:oMath>
      <w:del w:id="5642" w:author="PR Preview" w:date="2026-01-01T00:00:00Z">
        <w:r>
          <w:delText xml:space="preserve"> </w:delText>
        </w:r>
      </w:del>
      <w:del w:id="5643" w:author="PR Preview" w:date="2026-01-01T00:00:00Z">
        <w:r>
          <w:delText xml:space="preserve">of</w:delText>
        </w:r>
      </w:del>
      <w:del w:id="5644" w:author="PR Preview" w:date="2026-01-01T00:00:00Z">
        <w:r>
          <w:delText xml:space="preserve"> </w:delText>
        </w:r>
      </w:del>
      <m:oMath>
        <m:acc>
          <m:accPr>
            <m:chr m:val="̃"/>
          </m:accPr>
          <m:e>
            <m:r>
              <m:t>u</m:t>
            </m:r>
          </m:e>
        </m:acc>
        <m:r>
          <m:t> </m:t>
        </m:r>
        <m:sSup>
          <m:e>
            <m:acc>
              <m:accPr>
                <m:chr m:val="̃"/>
              </m:accPr>
              <m:e>
                <m:r>
                  <m:t>v</m:t>
                </m:r>
              </m:e>
            </m:acc>
          </m:e>
          <m:sup>
            <m:r>
              <m:rPr>
                <m:sty m:val="p"/>
              </m:rPr>
              <m:t>⊤</m:t>
            </m:r>
          </m:sup>
        </m:sSup>
      </m:oMath>
      <w:del w:id="5645" w:author="PR Preview" w:date="2026-01-01T00:00:00Z">
        <w:r>
          <w:delText xml:space="preserve"> </w:delText>
        </w:r>
      </w:del>
      <w:del w:id="5646" w:author="PR Preview" w:date="2026-01-01T00:00:00Z">
        <w:r>
          <w:delText xml:space="preserve">is</w:delText>
        </w:r>
      </w:del>
      <w:del w:id="5647" w:author="PR Preview" w:date="2026-01-01T00:00:00Z">
        <w:r>
          <w:delText xml:space="preserve"> </w:delText>
        </w:r>
      </w:del>
      <m:oMath>
        <m:f>
          <m:fPr>
            <m:type m:val="bar"/>
          </m:fPr>
          <m:num>
            <m:r>
              <m:t>5</m:t>
            </m:r>
          </m:num>
          <m:den>
            <m:r>
              <m:t>4</m:t>
            </m:r>
          </m:den>
        </m:f>
      </m:oMath>
      <w:del w:id="5648" w:author="PR Preview" w:date="2026-01-01T00:00:00Z">
        <w:r>
          <w:delText xml:space="preserve"> </w:delText>
        </w:r>
      </w:del>
      <w:del w:id="5649" w:author="PR Preview" w:date="2026-01-01T00:00:00Z">
        <w:r>
          <w:delText xml:space="preserve">times the first column</w:delText>
        </w:r>
      </w:del>
      <w:del w:id="5650" w:author="PR Preview" w:date="2026-01-01T00:00:00Z">
        <w:r>
          <w:delText xml:space="preserve"> </w:delText>
        </w:r>
      </w:del>
      <m:oMath>
        <m:r>
          <m:rPr>
            <m:sty m:val="p"/>
          </m:rPr>
          <m:t>(</m:t>
        </m:r>
        <m:r>
          <m:t>4</m:t>
        </m:r>
        <m:r>
          <m:rPr>
            <m:sty m:val="p"/>
          </m:rPr>
          <m:t>,</m:t>
        </m:r>
        <m:r>
          <m:t>8</m:t>
        </m:r>
        <m:r>
          <m:rPr>
            <m:sty m:val="p"/>
          </m:rPr>
          <m:t>,</m:t>
        </m:r>
        <m:r>
          <m:t>12</m:t>
        </m:r>
        <m:r>
          <m:rPr>
            <m:sty m:val="p"/>
          </m:rPr>
          <m:t>)</m:t>
        </m:r>
      </m:oMath>
      <w:del w:id="5651" w:author="PR Preview" w:date="2026-01-01T00:00:00Z">
        <w:r>
          <w:delText xml:space="preserve">,</w:delText>
        </w:r>
      </w:del>
      <w:del w:id="5652" w:author="PR Preview" w:date="2026-01-01T00:00:00Z">
        <w:r>
          <w:delText xml:space="preserve"> </w:delText>
        </w:r>
      </w:del>
      <w:del w:id="5653" w:author="PR Preview" w:date="2026-01-01T00:00:00Z">
        <w:r>
          <w:delText xml:space="preserve">because the columns are</w:delText>
        </w:r>
      </w:del>
      <w:del w:id="5654" w:author="PR Preview" w:date="2026-01-01T00:00:00Z">
        <w:r>
          <w:delText xml:space="preserve"> </w:delText>
        </w:r>
      </w:del>
      <m:oMath>
        <m:sSub>
          <m:e>
            <m:r>
              <m:t>v</m:t>
            </m:r>
          </m:e>
          <m:sub>
            <m:r>
              <m:t>1</m:t>
            </m:r>
          </m:sub>
        </m:sSub>
        <m:acc>
          <m:accPr>
            <m:chr m:val="̃"/>
          </m:accPr>
          <m:e>
            <m:r>
              <m:t>u</m:t>
            </m:r>
          </m:e>
        </m:acc>
        <m:r>
          <m:rPr>
            <m:sty m:val="p"/>
          </m:rPr>
          <m:t>=</m:t>
        </m:r>
        <m:r>
          <m:t>4</m:t>
        </m:r>
        <m:acc>
          <m:accPr>
            <m:chr m:val="̃"/>
          </m:accPr>
          <m:e>
            <m:r>
              <m:t>u</m:t>
            </m:r>
          </m:e>
        </m:acc>
      </m:oMath>
      <w:del w:id="5655" w:author="PR Preview" w:date="2026-01-01T00:00:00Z">
        <w:r>
          <w:delText xml:space="preserve"> </w:delText>
        </w:r>
      </w:del>
      <w:del w:id="5656" w:author="PR Preview" w:date="2026-01-01T00:00:00Z">
        <w:r>
          <w:delText xml:space="preserve">and</w:delText>
        </w:r>
      </w:del>
      <w:del w:id="5657" w:author="PR Preview" w:date="2026-01-01T00:00:00Z">
        <w:r>
          <w:delText xml:space="preserve"> </w:delText>
        </w:r>
      </w:del>
      <m:oMath>
        <m:sSub>
          <m:e>
            <m:r>
              <m:t>v</m:t>
            </m:r>
          </m:e>
          <m:sub>
            <m:r>
              <m:t>2</m:t>
            </m:r>
          </m:sub>
        </m:sSub>
        <m:acc>
          <m:accPr>
            <m:chr m:val="̃"/>
          </m:accPr>
          <m:e>
            <m:r>
              <m:t>u</m:t>
            </m:r>
          </m:e>
        </m:acc>
        <m:r>
          <m:rPr>
            <m:sty m:val="p"/>
          </m:rPr>
          <m:t>=</m:t>
        </m:r>
        <m:r>
          <m:t>5</m:t>
        </m:r>
        <m:acc>
          <m:accPr>
            <m:chr m:val="̃"/>
          </m:accPr>
          <m:e>
            <m:r>
              <m:t>u</m:t>
            </m:r>
          </m:e>
        </m:acc>
      </m:oMath>
      <w:del w:id="5658" w:author="PR Preview" w:date="2026-01-01T00:00:00Z">
        <w:r>
          <w:delText xml:space="preserve">.</w:delText>
        </w:r>
      </w:del>
      <w:del w:id="5659" w:author="PR Preview" w:date="2026-01-01T00:00:00Z">
        <w:r>
          <w:delText xml:space="preserve"> </w:delText>
        </w:r>
      </w:del>
      <w:del w:id="5660" w:author="PR Preview" w:date="2026-01-01T00:00:00Z">
        <w:r>
          <w:delText xml:space="preserve">So the two columns are not linearly independent,</w:delText>
        </w:r>
      </w:del>
      <w:del w:id="5661" w:author="PR Preview" w:date="2026-01-01T00:00:00Z">
        <w:r>
          <w:delText xml:space="preserve"> </w:delText>
        </w:r>
      </w:del>
      <w:del w:id="5662" w:author="PR Preview" w:date="2026-01-01T00:00:00Z">
        <w:r>
          <w:delText xml:space="preserve">and the</w:delText>
        </w:r>
      </w:del>
      <w:del w:id="5663" w:author="PR Preview" w:date="2026-01-01T00:00:00Z">
        <w:r>
          <w:delText xml:space="preserve"> </w:delText>
        </w:r>
      </w:del>
      <m:oMath>
        <m:r>
          <m:t>3</m:t>
        </m:r>
        <m:r>
          <m:rPr>
            <m:sty m:val="p"/>
          </m:rPr>
          <m:t>×</m:t>
        </m:r>
        <m:r>
          <m:t>2</m:t>
        </m:r>
      </m:oMath>
      <w:del w:id="5664" w:author="PR Preview" w:date="2026-01-01T00:00:00Z">
        <w:r>
          <w:delText xml:space="preserve"> </w:delText>
        </w:r>
      </w:del>
      <w:del w:id="5665" w:author="PR Preview" w:date="2026-01-01T00:00:00Z">
        <w:r>
          <w:delText xml:space="preserve">matrix has rank</w:delText>
        </w:r>
      </w:del>
      <w:del w:id="5666" w:author="PR Preview" w:date="2026-01-01T00:00:00Z">
        <w:r>
          <w:delText xml:space="preserve"> </w:delText>
        </w:r>
      </w:del>
      <m:oMath>
        <m:r>
          <m:t>1</m:t>
        </m:r>
      </m:oMath>
      <w:del w:id="5667" w:author="PR Preview" w:date="2026-01-01T00:00:00Z">
        <w:r>
          <w:delText xml:space="preserve">.</w:delText>
        </w:r>
      </w:del>
    </w:p>
    <w:p>
      <w:pPr>
        <w:pStyle w:val="BodyText"/>
      </w:pPr>
      <w:ins w:id="5668" w:author="PR Preview" w:date="2026-01-01T00:00:00Z">
        <w:r>
          <w:rPr>
            <w:b/>
            <w:bCs/>
          </w:rPr>
          <w:t xml:space="preserve">Example 116 (The rank of an outer product)</w:t>
        </w:r>
      </w:ins>
      <w:ins w:id="5669" w:author="PR Preview" w:date="2026-01-01T00:00:00Z">
        <w:r>
          <w:t xml:space="preserve"> </w:t>
        </w:r>
      </w:ins>
      <w:ins w:id="5670" w:author="PR Preview" w:date="2026-01-01T00:00:00Z">
        <w:r>
          <w:t xml:space="preserve">In</w:t>
        </w:r>
      </w:ins>
      <w:ins w:id="5671" w:author="PR Preview" w:date="2026-01-01T00:00:00Z">
        <w:r>
          <w:t xml:space="preserve"> </w:t>
        </w:r>
      </w:ins>
      <w:hyperlink w:anchor="exm-outer-product">
        <w:ins w:id="5672" w:author="PR Preview" w:date="2026-01-01T00:00:00Z">
          <w:r>
            <w:rPr>
              <w:rStyle w:val="Hyperlink"/>
            </w:rPr>
            <w:t xml:space="preserve">Example 115</w:t>
          </w:r>
        </w:ins>
      </w:hyperlink>
      <w:ins w:id="5673" w:author="PR Preview" w:date="2026-01-01T00:00:00Z">
        <w:r>
          <w:t xml:space="preserve">,</w:t>
        </w:r>
      </w:ins>
      <w:ins w:id="5674" w:author="PR Preview" w:date="2026-01-01T00:00:00Z">
        <w:r>
          <w:t xml:space="preserve"> </w:t>
        </w:r>
      </w:ins>
      <w:ins w:id="5675" w:author="PR Preview" w:date="2026-01-01T00:00:00Z">
        <w:r>
          <w:t xml:space="preserve">the second column</w:t>
        </w:r>
      </w:ins>
      <w:ins w:id="5676" w:author="PR Preview" w:date="2026-01-01T00:00:00Z">
        <w:r>
          <w:t xml:space="preserve"> </w:t>
        </w:r>
      </w:ins>
      <m:oMath>
        <m:r>
          <m:rPr>
            <m:sty m:val="p"/>
          </m:rPr>
          <m:t>(</m:t>
        </m:r>
        <m:r>
          <m:t>5</m:t>
        </m:r>
        <m:r>
          <m:rPr>
            <m:sty m:val="p"/>
          </m:rPr>
          <m:t>,</m:t>
        </m:r>
        <m:r>
          <m:t>10</m:t>
        </m:r>
        <m:r>
          <m:rPr>
            <m:sty m:val="p"/>
          </m:rPr>
          <m:t>,</m:t>
        </m:r>
        <m:r>
          <m:t>15</m:t>
        </m:r>
        <m:r>
          <m:rPr>
            <m:sty m:val="p"/>
          </m:rPr>
          <m:t>)</m:t>
        </m:r>
      </m:oMath>
      <w:ins w:id="5677" w:author="PR Preview" w:date="2026-01-01T00:00:00Z">
        <w:r>
          <w:t xml:space="preserve"> </w:t>
        </w:r>
      </w:ins>
      <w:ins w:id="5678" w:author="PR Preview" w:date="2026-01-01T00:00:00Z">
        <w:r>
          <w:t xml:space="preserve">of</w:t>
        </w:r>
      </w:ins>
      <w:ins w:id="5679" w:author="PR Preview" w:date="2026-01-01T00:00:00Z">
        <w:r>
          <w:t xml:space="preserve"> </w:t>
        </w:r>
      </w:ins>
      <m:oMath>
        <m:acc>
          <m:accPr>
            <m:chr m:val="̃"/>
          </m:accPr>
          <m:e>
            <m:r>
              <m:t>u</m:t>
            </m:r>
          </m:e>
        </m:acc>
        <m:r>
          <m:t> </m:t>
        </m:r>
        <m:sSup>
          <m:e>
            <m:acc>
              <m:accPr>
                <m:chr m:val="̃"/>
              </m:accPr>
              <m:e>
                <m:r>
                  <m:t>v</m:t>
                </m:r>
              </m:e>
            </m:acc>
          </m:e>
          <m:sup>
            <m:r>
              <m:rPr>
                <m:sty m:val="p"/>
              </m:rPr>
              <m:t>⊤</m:t>
            </m:r>
          </m:sup>
        </m:sSup>
      </m:oMath>
      <w:ins w:id="5680" w:author="PR Preview" w:date="2026-01-01T00:00:00Z">
        <w:r>
          <w:t xml:space="preserve"> </w:t>
        </w:r>
      </w:ins>
      <w:ins w:id="5681" w:author="PR Preview" w:date="2026-01-01T00:00:00Z">
        <w:r>
          <w:t xml:space="preserve">is</w:t>
        </w:r>
      </w:ins>
      <w:ins w:id="5682" w:author="PR Preview" w:date="2026-01-01T00:00:00Z">
        <w:r>
          <w:t xml:space="preserve"> </w:t>
        </w:r>
      </w:ins>
      <m:oMath>
        <m:f>
          <m:fPr>
            <m:type m:val="bar"/>
          </m:fPr>
          <m:num>
            <m:r>
              <m:t>5</m:t>
            </m:r>
          </m:num>
          <m:den>
            <m:r>
              <m:t>4</m:t>
            </m:r>
          </m:den>
        </m:f>
      </m:oMath>
      <w:ins w:id="5683" w:author="PR Preview" w:date="2026-01-01T00:00:00Z">
        <w:r>
          <w:t xml:space="preserve"> </w:t>
        </w:r>
      </w:ins>
      <w:ins w:id="5684" w:author="PR Preview" w:date="2026-01-01T00:00:00Z">
        <w:r>
          <w:t xml:space="preserve">times the first column</w:t>
        </w:r>
      </w:ins>
      <w:ins w:id="5685" w:author="PR Preview" w:date="2026-01-01T00:00:00Z">
        <w:r>
          <w:t xml:space="preserve"> </w:t>
        </w:r>
      </w:ins>
      <m:oMath>
        <m:r>
          <m:rPr>
            <m:sty m:val="p"/>
          </m:rPr>
          <m:t>(</m:t>
        </m:r>
        <m:r>
          <m:t>4</m:t>
        </m:r>
        <m:r>
          <m:rPr>
            <m:sty m:val="p"/>
          </m:rPr>
          <m:t>,</m:t>
        </m:r>
        <m:r>
          <m:t>8</m:t>
        </m:r>
        <m:r>
          <m:rPr>
            <m:sty m:val="p"/>
          </m:rPr>
          <m:t>,</m:t>
        </m:r>
        <m:r>
          <m:t>12</m:t>
        </m:r>
        <m:r>
          <m:rPr>
            <m:sty m:val="p"/>
          </m:rPr>
          <m:t>)</m:t>
        </m:r>
      </m:oMath>
      <w:ins w:id="5686" w:author="PR Preview" w:date="2026-01-01T00:00:00Z">
        <w:r>
          <w:t xml:space="preserve">,</w:t>
        </w:r>
      </w:ins>
      <w:ins w:id="5687" w:author="PR Preview" w:date="2026-01-01T00:00:00Z">
        <w:r>
          <w:t xml:space="preserve"> </w:t>
        </w:r>
      </w:ins>
      <w:ins w:id="5688" w:author="PR Preview" w:date="2026-01-01T00:00:00Z">
        <w:r>
          <w:t xml:space="preserve">because the columns are</w:t>
        </w:r>
      </w:ins>
      <w:ins w:id="5689" w:author="PR Preview" w:date="2026-01-01T00:00:00Z">
        <w:r>
          <w:t xml:space="preserve"> </w:t>
        </w:r>
      </w:ins>
      <m:oMath>
        <m:sSub>
          <m:e>
            <m:r>
              <m:t>v</m:t>
            </m:r>
          </m:e>
          <m:sub>
            <m:r>
              <m:t>1</m:t>
            </m:r>
          </m:sub>
        </m:sSub>
        <m:acc>
          <m:accPr>
            <m:chr m:val="̃"/>
          </m:accPr>
          <m:e>
            <m:r>
              <m:t>u</m:t>
            </m:r>
          </m:e>
        </m:acc>
        <m:r>
          <m:rPr>
            <m:sty m:val="p"/>
          </m:rPr>
          <m:t>=</m:t>
        </m:r>
        <m:r>
          <m:t>4</m:t>
        </m:r>
        <m:acc>
          <m:accPr>
            <m:chr m:val="̃"/>
          </m:accPr>
          <m:e>
            <m:r>
              <m:t>u</m:t>
            </m:r>
          </m:e>
        </m:acc>
      </m:oMath>
      <w:ins w:id="5690" w:author="PR Preview" w:date="2026-01-01T00:00:00Z">
        <w:r>
          <w:t xml:space="preserve"> </w:t>
        </w:r>
      </w:ins>
      <w:ins w:id="5691" w:author="PR Preview" w:date="2026-01-01T00:00:00Z">
        <w:r>
          <w:t xml:space="preserve">and</w:t>
        </w:r>
      </w:ins>
      <w:ins w:id="5692" w:author="PR Preview" w:date="2026-01-01T00:00:00Z">
        <w:r>
          <w:t xml:space="preserve"> </w:t>
        </w:r>
      </w:ins>
      <m:oMath>
        <m:sSub>
          <m:e>
            <m:r>
              <m:t>v</m:t>
            </m:r>
          </m:e>
          <m:sub>
            <m:r>
              <m:t>2</m:t>
            </m:r>
          </m:sub>
        </m:sSub>
        <m:acc>
          <m:accPr>
            <m:chr m:val="̃"/>
          </m:accPr>
          <m:e>
            <m:r>
              <m:t>u</m:t>
            </m:r>
          </m:e>
        </m:acc>
        <m:r>
          <m:rPr>
            <m:sty m:val="p"/>
          </m:rPr>
          <m:t>=</m:t>
        </m:r>
        <m:r>
          <m:t>5</m:t>
        </m:r>
        <m:acc>
          <m:accPr>
            <m:chr m:val="̃"/>
          </m:accPr>
          <m:e>
            <m:r>
              <m:t>u</m:t>
            </m:r>
          </m:e>
        </m:acc>
      </m:oMath>
      <w:ins w:id="5693" w:author="PR Preview" w:date="2026-01-01T00:00:00Z">
        <w:r>
          <w:t xml:space="preserve">.</w:t>
        </w:r>
      </w:ins>
      <w:ins w:id="5694" w:author="PR Preview" w:date="2026-01-01T00:00:00Z">
        <w:r>
          <w:t xml:space="preserve"> </w:t>
        </w:r>
      </w:ins>
      <w:ins w:id="5695" w:author="PR Preview" w:date="2026-01-01T00:00:00Z">
        <w:r>
          <w:t xml:space="preserve">So the two columns are not linearly independent,</w:t>
        </w:r>
      </w:ins>
      <w:ins w:id="5696" w:author="PR Preview" w:date="2026-01-01T00:00:00Z">
        <w:r>
          <w:t xml:space="preserve"> </w:t>
        </w:r>
      </w:ins>
      <w:ins w:id="5697" w:author="PR Preview" w:date="2026-01-01T00:00:00Z">
        <w:r>
          <w:t xml:space="preserve">and the</w:t>
        </w:r>
      </w:ins>
      <w:ins w:id="5698" w:author="PR Preview" w:date="2026-01-01T00:00:00Z">
        <w:r>
          <w:t xml:space="preserve"> </w:t>
        </w:r>
      </w:ins>
      <m:oMath>
        <m:r>
          <m:t>3</m:t>
        </m:r>
        <m:r>
          <m:rPr>
            <m:sty m:val="p"/>
          </m:rPr>
          <m:t>×</m:t>
        </m:r>
        <m:r>
          <m:t>2</m:t>
        </m:r>
      </m:oMath>
      <w:ins w:id="5699" w:author="PR Preview" w:date="2026-01-01T00:00:00Z">
        <w:r>
          <w:t xml:space="preserve"> </w:t>
        </w:r>
      </w:ins>
      <w:ins w:id="5700" w:author="PR Preview" w:date="2026-01-01T00:00:00Z">
        <w:r>
          <w:t xml:space="preserve">matrix has rank</w:t>
        </w:r>
      </w:ins>
      <w:ins w:id="5701" w:author="PR Preview" w:date="2026-01-01T00:00:00Z">
        <w:r>
          <w:t xml:space="preserve"> </w:t>
        </w:r>
      </w:ins>
      <m:oMath>
        <m:r>
          <m:t>1</m:t>
        </m:r>
      </m:oMath>
      <w:ins w:id="5702" w:author="PR Preview" w:date="2026-01-01T00:00:00Z">
        <w:r>
          <w:t xml:space="preserve">.</w:t>
        </w:r>
      </w:ins>
    </w:p>
    <w:bookmarkEnd w:id="372"/>
    <w:bookmarkEnd w:id="373"/>
    <w:bookmarkEnd w:id="374"/>
    <w:bookmarkStart w:id="409" w:name="special-matrices"/>
    <w:p>
      <w:pPr>
        <w:pStyle w:val="Heading2"/>
      </w:pPr>
      <w:r>
        <w:t xml:space="preserve">3 Special Matrices</w:t>
      </w:r>
    </w:p>
    <w:p>
      <w:pPr>
        <w:pStyle w:val="FirstParagraph"/>
      </w:pPr>
      <w:r>
        <w:t xml:space="preserve">Some special matrices appeared earlier:</w:t>
      </w:r>
    </w:p>
    <w:p>
      <w:pPr>
        <w:pStyle w:val="Compact"/>
        <w:numPr>
          <w:ilvl w:val="0"/>
          <w:numId w:val="1070"/>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70"/>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70"/>
        </w:numPr>
      </w:pPr>
      <w:r>
        <w:t xml:space="preserve">the identity matrix (</w:t>
      </w:r>
      <w:hyperlink w:anchor="def-identity-matrix">
        <w:r>
          <w:rPr>
            <w:rStyle w:val="Hyperlink"/>
          </w:rPr>
          <w:t xml:space="preserve">Definition 27</w:t>
        </w:r>
      </w:hyperlink>
      <w:r>
        <w:t xml:space="preserve">), in that same section</w:t>
      </w:r>
    </w:p>
    <w:bookmarkStart w:id="375"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5"/>
    <w:bookmarkStart w:id="376" w:name="exm-matrix-order"/>
    <w:p>
      <w:pPr>
        <w:pStyle w:val="BodyText"/>
      </w:pPr>
      <w:del w:id="5703" w:author="PR Preview" w:date="2026-01-01T00:00:00Z">
        <w:r>
          <w:rPr>
            <w:b/>
            <w:bCs/>
          </w:rPr>
          <w:delText xml:space="preserve">Example 115 (Orders of square matrices)</w:delText>
        </w:r>
      </w:del>
      <w:del w:id="570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5705" w:author="PR Preview" w:date="2026-01-01T00:00:00Z">
        <w:r>
          <w:delText xml:space="preserve"> </w:delText>
        </w:r>
      </w:del>
      <w:del w:id="5706" w:author="PR Preview" w:date="2026-01-01T00:00:00Z">
        <w:r>
          <w:delText xml:space="preserve">has order</w:delText>
        </w:r>
      </w:del>
      <w:del w:id="5707" w:author="PR Preview" w:date="2026-01-01T00:00:00Z">
        <w:r>
          <w:delText xml:space="preserve"> </w:delText>
        </w:r>
      </w:del>
      <m:oMath>
        <m:r>
          <m:t>2</m:t>
        </m:r>
      </m:oMath>
      <w:del w:id="5708" w:author="PR Preview" w:date="2026-01-01T00:00:00Z">
        <w:r>
          <w:delText xml:space="preserve">,</w:delText>
        </w:r>
      </w:del>
      <w:del w:id="5709" w:author="PR Preview" w:date="2026-01-01T00:00:00Z">
        <w:r>
          <w:delText xml:space="preserve"> </w:delText>
        </w:r>
      </w:del>
      <w:del w:id="5710" w:author="PR Preview" w:date="2026-01-01T00:00:00Z">
        <w:r>
          <w:delText xml:space="preserve">and</w:delText>
        </w:r>
      </w:del>
      <w:del w:id="5711" w:author="PR Preview" w:date="2026-01-01T00:00:00Z">
        <w:r>
          <w:delText xml:space="preserve"> </w:delText>
        </w:r>
      </w:del>
      <m:oMath>
        <m:r>
          <m:rPr>
            <m:sty m:val="p"/>
          </m:rPr>
          <m:t>[</m:t>
        </m:r>
        <m:r>
          <m:t>5</m:t>
        </m:r>
        <m:r>
          <m:rPr>
            <m:sty m:val="p"/>
          </m:rPr>
          <m:t>]</m:t>
        </m:r>
      </m:oMath>
      <w:del w:id="5712" w:author="PR Preview" w:date="2026-01-01T00:00:00Z">
        <w:r>
          <w:delText xml:space="preserve"> </w:delText>
        </w:r>
      </w:del>
      <w:del w:id="5713" w:author="PR Preview" w:date="2026-01-01T00:00:00Z">
        <w:r>
          <w:delText xml:space="preserve">has order</w:delText>
        </w:r>
      </w:del>
      <w:del w:id="5714" w:author="PR Preview" w:date="2026-01-01T00:00:00Z">
        <w:r>
          <w:delText xml:space="preserve"> </w:delText>
        </w:r>
      </w:del>
      <m:oMath>
        <m:r>
          <m:t>1</m:t>
        </m:r>
      </m:oMath>
      <w:del w:id="5715" w:author="PR Preview" w:date="2026-01-01T00:00:00Z">
        <w:r>
          <w:delText xml:space="preserve">.</w:delText>
        </w:r>
      </w:del>
      <w:del w:id="5716" w:author="PR Preview" w:date="2026-01-01T00:00:00Z">
        <w:r>
          <w:delText xml:space="preserve"> </w:delText>
        </w:r>
      </w:del>
      <w:del w:id="5717" w:author="PR Preview" w:date="2026-01-01T00:00:00Z">
        <w:r>
          <w:delText xml:space="preserve">A</w:delText>
        </w:r>
      </w:del>
      <w:del w:id="5718" w:author="PR Preview" w:date="2026-01-01T00:00:00Z">
        <w:r>
          <w:delText xml:space="preserve"> </w:delText>
        </w:r>
      </w:del>
      <m:oMath>
        <m:r>
          <m:t>2</m:t>
        </m:r>
        <m:r>
          <m:rPr>
            <m:sty m:val="p"/>
          </m:rPr>
          <m:t>×</m:t>
        </m:r>
        <m:r>
          <m:t>3</m:t>
        </m:r>
      </m:oMath>
      <w:del w:id="5719" w:author="PR Preview" w:date="2026-01-01T00:00:00Z">
        <w:r>
          <w:delText xml:space="preserve"> </w:delText>
        </w:r>
      </w:del>
      <w:del w:id="5720" w:author="PR Preview" w:date="2026-01-01T00:00:00Z">
        <w:r>
          <w:delText xml:space="preserve">matrix has no order, since it is not square (</w:delText>
        </w:r>
      </w:del>
      <w:hyperlink w:anchor="exm-square-matrix">
        <w:del w:id="5721" w:author="PR Preview" w:date="2026-01-01T00:00:00Z">
          <w:r>
            <w:rPr>
              <w:rStyle w:val="Hyperlink"/>
            </w:rPr>
            <w:delText xml:space="preserve">Example 19</w:delText>
          </w:r>
        </w:del>
      </w:hyperlink>
      <w:del w:id="5722" w:author="PR Preview" w:date="2026-01-01T00:00:00Z">
        <w:r>
          <w:delText xml:space="preserve">).</w:delText>
        </w:r>
      </w:del>
    </w:p>
    <w:p>
      <w:pPr>
        <w:pStyle w:val="BodyText"/>
      </w:pPr>
      <w:ins w:id="5723" w:author="PR Preview" w:date="2026-01-01T00:00:00Z">
        <w:r>
          <w:rPr>
            <w:b/>
            <w:bCs/>
          </w:rPr>
          <w:t xml:space="preserve">Example 117 (Orders of square matrices)</w:t>
        </w:r>
      </w:ins>
      <w:ins w:id="5724"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5725" w:author="PR Preview" w:date="2026-01-01T00:00:00Z">
        <w:r>
          <w:t xml:space="preserve"> </w:t>
        </w:r>
      </w:ins>
      <w:ins w:id="5726" w:author="PR Preview" w:date="2026-01-01T00:00:00Z">
        <w:r>
          <w:t xml:space="preserve">has order</w:t>
        </w:r>
      </w:ins>
      <w:ins w:id="5727" w:author="PR Preview" w:date="2026-01-01T00:00:00Z">
        <w:r>
          <w:t xml:space="preserve"> </w:t>
        </w:r>
      </w:ins>
      <m:oMath>
        <m:r>
          <m:t>2</m:t>
        </m:r>
      </m:oMath>
      <w:ins w:id="5728" w:author="PR Preview" w:date="2026-01-01T00:00:00Z">
        <w:r>
          <w:t xml:space="preserve">,</w:t>
        </w:r>
      </w:ins>
      <w:ins w:id="5729" w:author="PR Preview" w:date="2026-01-01T00:00:00Z">
        <w:r>
          <w:t xml:space="preserve"> </w:t>
        </w:r>
      </w:ins>
      <w:ins w:id="5730" w:author="PR Preview" w:date="2026-01-01T00:00:00Z">
        <w:r>
          <w:t xml:space="preserve">and</w:t>
        </w:r>
      </w:ins>
      <w:ins w:id="5731" w:author="PR Preview" w:date="2026-01-01T00:00:00Z">
        <w:r>
          <w:t xml:space="preserve"> </w:t>
        </w:r>
      </w:ins>
      <m:oMath>
        <m:r>
          <m:rPr>
            <m:sty m:val="p"/>
          </m:rPr>
          <m:t>[</m:t>
        </m:r>
        <m:r>
          <m:t>5</m:t>
        </m:r>
        <m:r>
          <m:rPr>
            <m:sty m:val="p"/>
          </m:rPr>
          <m:t>]</m:t>
        </m:r>
      </m:oMath>
      <w:ins w:id="5732" w:author="PR Preview" w:date="2026-01-01T00:00:00Z">
        <w:r>
          <w:t xml:space="preserve"> </w:t>
        </w:r>
      </w:ins>
      <w:ins w:id="5733" w:author="PR Preview" w:date="2026-01-01T00:00:00Z">
        <w:r>
          <w:t xml:space="preserve">has order</w:t>
        </w:r>
      </w:ins>
      <w:ins w:id="5734" w:author="PR Preview" w:date="2026-01-01T00:00:00Z">
        <w:r>
          <w:t xml:space="preserve"> </w:t>
        </w:r>
      </w:ins>
      <m:oMath>
        <m:r>
          <m:t>1</m:t>
        </m:r>
      </m:oMath>
      <w:ins w:id="5735" w:author="PR Preview" w:date="2026-01-01T00:00:00Z">
        <w:r>
          <w:t xml:space="preserve">.</w:t>
        </w:r>
      </w:ins>
      <w:ins w:id="5736" w:author="PR Preview" w:date="2026-01-01T00:00:00Z">
        <w:r>
          <w:t xml:space="preserve"> </w:t>
        </w:r>
      </w:ins>
      <w:ins w:id="5737" w:author="PR Preview" w:date="2026-01-01T00:00:00Z">
        <w:r>
          <w:t xml:space="preserve">A</w:t>
        </w:r>
      </w:ins>
      <w:ins w:id="5738" w:author="PR Preview" w:date="2026-01-01T00:00:00Z">
        <w:r>
          <w:t xml:space="preserve"> </w:t>
        </w:r>
      </w:ins>
      <m:oMath>
        <m:r>
          <m:t>2</m:t>
        </m:r>
        <m:r>
          <m:rPr>
            <m:sty m:val="p"/>
          </m:rPr>
          <m:t>×</m:t>
        </m:r>
        <m:r>
          <m:t>3</m:t>
        </m:r>
      </m:oMath>
      <w:ins w:id="5739" w:author="PR Preview" w:date="2026-01-01T00:00:00Z">
        <w:r>
          <w:t xml:space="preserve"> </w:t>
        </w:r>
      </w:ins>
      <w:ins w:id="5740" w:author="PR Preview" w:date="2026-01-01T00:00:00Z">
        <w:r>
          <w:t xml:space="preserve">matrix has no order, since it is not square (</w:t>
        </w:r>
      </w:ins>
      <w:hyperlink w:anchor="exm-square-matrix">
        <w:ins w:id="5741" w:author="PR Preview" w:date="2026-01-01T00:00:00Z">
          <w:r>
            <w:rPr>
              <w:rStyle w:val="Hyperlink"/>
            </w:rPr>
            <w:t xml:space="preserve">Example 19</w:t>
          </w:r>
        </w:ins>
      </w:hyperlink>
      <w:ins w:id="5742" w:author="PR Preview" w:date="2026-01-01T00:00:00Z">
        <w:r>
          <w:t xml:space="preserve">).</w:t>
        </w:r>
      </w:ins>
    </w:p>
    <w:bookmarkEnd w:id="376"/>
    <w:bookmarkStart w:id="377"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7"/>
    <w:bookmarkStart w:id="378" w:name="exm-matrix-power"/>
    <w:p>
      <w:pPr>
        <w:pStyle w:val="BodyText"/>
      </w:pPr>
      <w:del w:id="5743" w:author="PR Preview" w:date="2026-01-01T00:00:00Z">
        <w:r>
          <w:rPr>
            <w:b/>
            <w:bCs/>
          </w:rPr>
          <w:delText xml:space="preserve">Example 116 (Powers of a</w:delText>
        </w:r>
      </w:del>
      <w:del w:id="5744" w:author="PR Preview" w:date="2026-01-01T00:00:00Z">
        <w:r>
          <w:rPr>
            <w:b/>
            <w:bCs/>
          </w:rPr>
          <w:delText xml:space="preserve"> </w:delText>
        </w:r>
      </w:del>
      <m:oMath>
        <m:r>
          <m:t>2</m:t>
        </m:r>
        <m:r>
          <m:rPr>
            <m:sty m:val="p"/>
          </m:rPr>
          <m:t>×</m:t>
        </m:r>
        <m:r>
          <m:t>2</m:t>
        </m:r>
      </m:oMath>
      <w:del w:id="5745" w:author="PR Preview" w:date="2026-01-01T00:00:00Z">
        <w:r>
          <w:rPr>
            <w:b/>
            <w:bCs/>
          </w:rPr>
          <w:delText xml:space="preserve"> </w:delText>
        </w:r>
      </w:del>
      <w:del w:id="5746" w:author="PR Preview" w:date="2026-01-01T00:00:00Z">
        <w:r>
          <w:rPr>
            <w:b/>
            <w:bCs/>
          </w:rPr>
          <w:delText xml:space="preserve">matrix)</w:delText>
        </w:r>
      </w:del>
      <w:del w:id="5747" w:author="PR Preview" w:date="2026-01-01T00:00:00Z">
        <w:r>
          <w:delText xml:space="preserve"> </w:delText>
        </w:r>
      </w:del>
      <w:del w:id="5748" w:author="PR Preview" w:date="2026-01-01T00:00:00Z">
        <w:r>
          <w:delText xml:space="preserve">Let</w:delText>
        </w:r>
      </w:del>
      <w:del w:id="574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del w:id="5750" w:author="PR Preview" w:date="2026-01-01T00:00:00Z">
        <w:r>
          <w:delText xml:space="preserve">. Then</w:delText>
        </w:r>
      </w:del>
    </w:p>
    <w:p>
      <w:pPr>
        <w:pStyle w:val="BodyText"/>
      </w:pPr>
      <w:ins w:id="5751" w:author="PR Preview" w:date="2026-01-01T00:00:00Z">
        <w:r>
          <w:rPr>
            <w:b/>
            <w:bCs/>
          </w:rPr>
          <w:t xml:space="preserve">Example 118 (Powers of a</w:t>
        </w:r>
      </w:ins>
      <w:ins w:id="5752" w:author="PR Preview" w:date="2026-01-01T00:00:00Z">
        <w:r>
          <w:rPr>
            <w:b/>
            <w:bCs/>
          </w:rPr>
          <w:t xml:space="preserve"> </w:t>
        </w:r>
      </w:ins>
      <m:oMath>
        <m:r>
          <m:t>2</m:t>
        </m:r>
        <m:r>
          <m:rPr>
            <m:sty m:val="p"/>
          </m:rPr>
          <m:t>×</m:t>
        </m:r>
        <m:r>
          <m:t>2</m:t>
        </m:r>
      </m:oMath>
      <w:ins w:id="5753" w:author="PR Preview" w:date="2026-01-01T00:00:00Z">
        <w:r>
          <w:rPr>
            <w:b/>
            <w:bCs/>
          </w:rPr>
          <w:t xml:space="preserve"> </w:t>
        </w:r>
      </w:ins>
      <w:ins w:id="5754" w:author="PR Preview" w:date="2026-01-01T00:00:00Z">
        <w:r>
          <w:rPr>
            <w:b/>
            <w:bCs/>
          </w:rPr>
          <w:t xml:space="preserve">matrix)</w:t>
        </w:r>
      </w:ins>
      <w:ins w:id="5755" w:author="PR Preview" w:date="2026-01-01T00:00:00Z">
        <w:r>
          <w:t xml:space="preserve"> </w:t>
        </w:r>
      </w:ins>
      <w:ins w:id="5756" w:author="PR Preview" w:date="2026-01-01T00:00:00Z">
        <w:r>
          <w:t xml:space="preserve">Let</w:t>
        </w:r>
      </w:ins>
      <w:ins w:id="575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ins w:id="5758" w:author="PR Preview" w:date="2026-01-01T00:00:00Z">
        <w:r>
          <w:t xml:space="preserve">. Then</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8"/>
    <w:bookmarkStart w:id="379"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9"/>
    <w:bookmarkStart w:id="380"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80"/>
    <w:bookmarkStart w:id="381" w:name="exm-not-symmetric"/>
    <w:p>
      <w:pPr>
        <w:pStyle w:val="FirstParagraph"/>
      </w:pPr>
      <w:del w:id="5759" w:author="PR Preview" w:date="2026-01-01T00:00:00Z">
        <w:r>
          <w:rPr>
            <w:b/>
            <w:bCs/>
          </w:rPr>
          <w:delText xml:space="preserve">Example 117 (A matrix that is not symmetric)</w:delText>
        </w:r>
      </w:del>
      <w:del w:id="57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5761" w:author="PR Preview" w:date="2026-01-01T00:00:00Z">
        <w:r>
          <w:delText xml:space="preserve"> </w:delText>
        </w:r>
      </w:del>
      <w:del w:id="5762" w:author="PR Preview" w:date="2026-01-01T00:00:00Z">
        <w:r>
          <w:delText xml:space="preserve">is not symmetric:</w:delText>
        </w:r>
      </w:del>
    </w:p>
    <w:p>
      <w:pPr>
        <w:pStyle w:val="FirstParagraph"/>
      </w:pPr>
      <w:ins w:id="5763" w:author="PR Preview" w:date="2026-01-01T00:00:00Z">
        <w:r>
          <w:rPr>
            <w:b/>
            <w:bCs/>
          </w:rPr>
          <w:t xml:space="preserve">Example 119 (A matrix that is not symmetric)</w:t>
        </w:r>
      </w:ins>
      <w:ins w:id="576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5765" w:author="PR Preview" w:date="2026-01-01T00:00:00Z">
        <w:r>
          <w:t xml:space="preserve"> </w:t>
        </w:r>
      </w:ins>
      <w:ins w:id="5766" w:author="PR Preview" w:date="2026-01-01T00:00:00Z">
        <w:r>
          <w:t xml:space="preserve">is not symmetric:</w:t>
        </w:r>
      </w:ins>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81"/>
    <w:bookmarkStart w:id="382"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82"/>
    <w:bookmarkStart w:id="383"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83"/>
    <w:bookmarkStart w:id="384" w:name="exm-not-diagonal"/>
    <w:p>
      <w:pPr>
        <w:pStyle w:val="BodyText"/>
      </w:pPr>
      <w:del w:id="5767" w:author="PR Preview" w:date="2026-01-01T00:00:00Z">
        <w:r>
          <w:rPr>
            <w:b/>
            <w:bCs/>
          </w:rPr>
          <w:delText xml:space="preserve">Example 118 (A matrix that is not diagonal)</w:delText>
        </w:r>
      </w:del>
      <w:del w:id="5768"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del w:id="5769" w:author="PR Preview" w:date="2026-01-01T00:00:00Z">
        <w:r>
          <w:delText xml:space="preserve"> </w:delText>
        </w:r>
      </w:del>
      <w:del w:id="5770" w:author="PR Preview" w:date="2026-01-01T00:00:00Z">
        <w:r>
          <w:delText xml:space="preserve">is not diagonal: its off-diagonal entry</w:delText>
        </w:r>
      </w:del>
      <w:del w:id="5771" w:author="PR Preview" w:date="2026-01-01T00:00:00Z">
        <w:r>
          <w:delText xml:space="preserve"> </w:delText>
        </w:r>
      </w:del>
      <m:oMath>
        <m:sSub>
          <m:e>
            <m:r>
              <m:t>d</m:t>
            </m:r>
          </m:e>
          <m:sub>
            <m:r>
              <m:t>12</m:t>
            </m:r>
          </m:sub>
        </m:sSub>
        <m:r>
          <m:rPr>
            <m:sty m:val="p"/>
          </m:rPr>
          <m:t>=</m:t>
        </m:r>
        <m:r>
          <m:t>1</m:t>
        </m:r>
        <m:r>
          <m:rPr>
            <m:sty m:val="p"/>
          </m:rPr>
          <m:t>≠</m:t>
        </m:r>
        <m:r>
          <m:t>0</m:t>
        </m:r>
      </m:oMath>
      <w:del w:id="5772" w:author="PR Preview" w:date="2026-01-01T00:00:00Z">
        <w:r>
          <w:delText xml:space="preserve">.</w:delText>
        </w:r>
      </w:del>
    </w:p>
    <w:p>
      <w:pPr>
        <w:pStyle w:val="BodyText"/>
      </w:pPr>
      <w:ins w:id="5773" w:author="PR Preview" w:date="2026-01-01T00:00:00Z">
        <w:r>
          <w:rPr>
            <w:b/>
            <w:bCs/>
          </w:rPr>
          <w:t xml:space="preserve">Example 120 (A matrix that is not diagonal)</w:t>
        </w:r>
      </w:ins>
      <w:ins w:id="5774"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ins w:id="5775" w:author="PR Preview" w:date="2026-01-01T00:00:00Z">
        <w:r>
          <w:t xml:space="preserve"> </w:t>
        </w:r>
      </w:ins>
      <w:ins w:id="5776" w:author="PR Preview" w:date="2026-01-01T00:00:00Z">
        <w:r>
          <w:t xml:space="preserve">is not diagonal: its off-diagonal entry</w:t>
        </w:r>
      </w:ins>
      <w:ins w:id="5777" w:author="PR Preview" w:date="2026-01-01T00:00:00Z">
        <w:r>
          <w:t xml:space="preserve"> </w:t>
        </w:r>
      </w:ins>
      <m:oMath>
        <m:sSub>
          <m:e>
            <m:r>
              <m:t>d</m:t>
            </m:r>
          </m:e>
          <m:sub>
            <m:r>
              <m:t>12</m:t>
            </m:r>
          </m:sub>
        </m:sSub>
        <m:r>
          <m:rPr>
            <m:sty m:val="p"/>
          </m:rPr>
          <m:t>=</m:t>
        </m:r>
        <m:r>
          <m:t>1</m:t>
        </m:r>
        <m:r>
          <m:rPr>
            <m:sty m:val="p"/>
          </m:rPr>
          <m:t>≠</m:t>
        </m:r>
        <m:r>
          <m:t>0</m:t>
        </m:r>
      </m:oMath>
      <w:ins w:id="5778" w:author="PR Preview" w:date="2026-01-01T00:00:00Z">
        <w:r>
          <w:t xml:space="preserve">.</w:t>
        </w:r>
      </w:ins>
    </w:p>
    <w:bookmarkEnd w:id="384"/>
    <w:bookmarkStart w:id="385"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5"/>
    <w:bookmarkStart w:id="386"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6"/>
    <w:bookmarkStart w:id="387" w:name="exm-invertible-matrix"/>
    <w:p>
      <w:pPr>
        <w:pStyle w:val="BodyText"/>
      </w:pPr>
      <w:del w:id="5779" w:author="PR Preview" w:date="2026-01-01T00:00:00Z">
        <w:r>
          <w:rPr>
            <w:b/>
            <w:bCs/>
          </w:rPr>
          <w:delText xml:space="preserve">Example 119 (An invertible matrix and a singular one)</w:delText>
        </w:r>
      </w:del>
      <w:del w:id="5780" w:author="PR Preview" w:date="2026-01-01T00:00:00Z">
        <w:r>
          <w:delText xml:space="preserve"> </w:delText>
        </w:r>
      </w:del>
      <w:del w:id="5781" w:author="PR Preview" w:date="2026-01-01T00:00:00Z">
        <w:r>
          <w:delText xml:space="preserve">The matrix</w:delText>
        </w:r>
      </w:del>
      <w:del w:id="578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5783" w:author="PR Preview" w:date="2026-01-01T00:00:00Z">
        <w:r>
          <w:delText xml:space="preserve"> </w:delText>
        </w:r>
      </w:del>
      <w:del w:id="5784" w:author="PR Preview" w:date="2026-01-01T00:00:00Z">
        <w:r>
          <w:delText xml:space="preserve">is invertible, with</w:delText>
        </w:r>
      </w:del>
      <w:del w:id="5785"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5786" w:author="PR Preview" w:date="2026-01-01T00:00:00Z">
        <w:r>
          <w:delText xml:space="preserve">:</w:delText>
        </w:r>
      </w:del>
      <w:del w:id="5787" w:author="PR Preview" w:date="2026-01-01T00:00:00Z">
        <w:r>
          <w:delText xml:space="preserve"> </w:delText>
        </w:r>
      </w:del>
      <w:del w:id="5788" w:author="PR Preview" w:date="2026-01-01T00:00:00Z">
        <w:r>
          <w:delText xml:space="preserve">multiplying out gives</w:delText>
        </w:r>
      </w:del>
    </w:p>
    <w:p>
      <w:pPr>
        <w:pStyle w:val="BodyText"/>
      </w:pPr>
      <w:ins w:id="5789" w:author="PR Preview" w:date="2026-01-01T00:00:00Z">
        <w:r>
          <w:rPr>
            <w:b/>
            <w:bCs/>
          </w:rPr>
          <w:t xml:space="preserve">Example 121 (An invertible matrix and a singular one)</w:t>
        </w:r>
      </w:ins>
      <w:ins w:id="5790" w:author="PR Preview" w:date="2026-01-01T00:00:00Z">
        <w:r>
          <w:t xml:space="preserve"> </w:t>
        </w:r>
      </w:ins>
      <w:ins w:id="5791" w:author="PR Preview" w:date="2026-01-01T00:00:00Z">
        <w:r>
          <w:t xml:space="preserve">The matrix</w:t>
        </w:r>
      </w:ins>
      <w:ins w:id="579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5793" w:author="PR Preview" w:date="2026-01-01T00:00:00Z">
        <w:r>
          <w:t xml:space="preserve"> </w:t>
        </w:r>
      </w:ins>
      <w:ins w:id="5794" w:author="PR Preview" w:date="2026-01-01T00:00:00Z">
        <w:r>
          <w:t xml:space="preserve">is invertible, with</w:t>
        </w:r>
      </w:ins>
      <w:ins w:id="5795"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5796" w:author="PR Preview" w:date="2026-01-01T00:00:00Z">
        <w:r>
          <w:t xml:space="preserve">:</w:t>
        </w:r>
      </w:ins>
      <w:ins w:id="5797" w:author="PR Preview" w:date="2026-01-01T00:00:00Z">
        <w:r>
          <w:t xml:space="preserve"> </w:t>
        </w:r>
      </w:ins>
      <w:ins w:id="5798" w:author="PR Preview" w:date="2026-01-01T00:00:00Z">
        <w:r>
          <w:t xml:space="preserve">multiplying out gives</w:t>
        </w:r>
      </w:ins>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7"/>
    <w:bookmarkStart w:id="388"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del w:id="5799" w:author="PR Preview" w:date="2026-01-01T00:00:00Z">
        <w:r>
          <w:delText xml:space="preserve">The steps use</w:delText>
        </w:r>
      </w:del>
      <w:del w:id="5800" w:author="PR Preview" w:date="2026-01-01T00:00:00Z">
        <w:r>
          <w:delText xml:space="preserve"> </w:delText>
        </w:r>
      </w:del>
      <w:hyperlink w:anchor="thm-matmul-assoc">
        <w:del w:id="5801" w:author="PR Preview" w:date="2026-01-01T00:00:00Z">
          <w:r>
            <w:rPr>
              <w:rStyle w:val="Hyperlink"/>
            </w:rPr>
            <w:delText xml:space="preserve">Theorem 8</w:delText>
          </w:r>
        </w:del>
      </w:hyperlink>
      <w:del w:id="5802" w:author="PR Preview" w:date="2026-01-01T00:00:00Z">
        <w:r>
          <w:delText xml:space="preserve"> </w:delText>
        </w:r>
      </w:del>
      <w:del w:id="5803" w:author="PR Preview" w:date="2026-01-01T00:00:00Z">
        <w:r>
          <w:delText xml:space="preserve">and</w:delText>
        </w:r>
      </w:del>
      <w:del w:id="5804" w:author="PR Preview" w:date="2026-01-01T00:00:00Z">
        <w:r>
          <w:delText xml:space="preserve"> </w:delText>
        </w:r>
      </w:del>
      <w:hyperlink w:anchor="thm-identity">
        <w:del w:id="5805" w:author="PR Preview" w:date="2026-01-01T00:00:00Z">
          <w:r>
            <w:rPr>
              <w:rStyle w:val="Hyperlink"/>
            </w:rPr>
            <w:delText xml:space="preserve">Theorem 10</w:delText>
          </w:r>
        </w:del>
      </w:hyperlink>
      <w:del w:id="5806" w:author="PR Preview" w:date="2026-01-01T00:00:00Z">
        <w:r>
          <w:delText xml:space="preserve">.</w:delText>
        </w:r>
      </w:del>
      <w:del w:id="5807" w:author="PR Preview" w:date="2026-01-01T00:00:00Z">
        <w:r>
          <w:delText xml:space="preserve"> </w:delText>
        </w:r>
      </w:del>
      <w:del w:id="5808" w:author="PR Preview" w:date="2026-01-01T00:00:00Z">
        <w:r>
          <w:delText xml:space="preserve">Since</w:delText>
        </w:r>
      </w:del>
      <w:del w:id="5809" w:author="PR Preview" w:date="2026-01-01T00:00:00Z">
        <w:r>
          <w:delText xml:space="preserve"> </w:delText>
        </w:r>
      </w:del>
      <m:oMath>
        <m:r>
          <m:rPr>
            <m:sty m:val="bi"/>
          </m:rPr>
          <m:t>B</m:t>
        </m:r>
        <m:r>
          <m:rPr>
            <m:sty m:val="p"/>
          </m:rPr>
          <m:t>=</m:t>
        </m:r>
        <m:r>
          <m:rPr>
            <m:sty m:val="bi"/>
          </m:rPr>
          <m:t>C</m:t>
        </m:r>
      </m:oMath>
      <w:del w:id="5810" w:author="PR Preview" w:date="2026-01-01T00:00:00Z">
        <w:r>
          <w:delText xml:space="preserve">,</w:delText>
        </w:r>
      </w:del>
      <w:del w:id="5811" w:author="PR Preview" w:date="2026-01-01T00:00:00Z">
        <w:r>
          <w:delText xml:space="preserve"> </w:delText>
        </w:r>
      </w:del>
      <w:del w:id="5812" w:author="PR Preview" w:date="2026-01-01T00:00:00Z">
        <w:r>
          <w:delText xml:space="preserve">at most one matrix satisfies these equations,</w:delText>
        </w:r>
      </w:del>
      <w:del w:id="5813" w:author="PR Preview" w:date="2026-01-01T00:00:00Z">
        <w:r>
          <w:delText xml:space="preserve"> </w:delText>
        </w:r>
      </w:del>
      <w:del w:id="5814" w:author="PR Preview" w:date="2026-01-01T00:00:00Z">
        <w:r>
          <w:delText xml:space="preserve">which is the uniqueness that 5 asserts.</w:delText>
        </w:r>
      </w:del>
      <w:del w:id="5815" w:author="PR Preview" w:date="2026-01-01T00:00:00Z">
        <w:r>
          <w:delText xml:space="preserve"> </w:delText>
        </w:r>
      </w:del>
      <w:del w:id="5816" w:author="PR Preview" w:date="2026-01-01T00:00:00Z">
        <w:r>
          <w:delText xml:space="preserve">When</w:delText>
        </w:r>
      </w:del>
      <w:del w:id="5817" w:author="PR Preview" w:date="2026-01-01T00:00:00Z">
        <w:r>
          <w:delText xml:space="preserve"> </w:delText>
        </w:r>
      </w:del>
      <m:oMath>
        <m:r>
          <m:rPr>
            <m:sty m:val="bi"/>
          </m:rPr>
          <m:t>A</m:t>
        </m:r>
      </m:oMath>
      <w:del w:id="5818" w:author="PR Preview" w:date="2026-01-01T00:00:00Z">
        <w:r>
          <w:delText xml:space="preserve"> </w:delText>
        </w:r>
      </w:del>
      <w:del w:id="5819" w:author="PR Preview" w:date="2026-01-01T00:00:00Z">
        <w:r>
          <w:delText xml:space="preserve">is invertible,</w:delText>
        </w:r>
      </w:del>
      <w:del w:id="5820" w:author="PR Preview" w:date="2026-01-01T00:00:00Z">
        <w:r>
          <w:delText xml:space="preserve"> </w:delText>
        </w:r>
      </w:del>
      <w:del w:id="5821" w:author="PR Preview" w:date="2026-01-01T00:00:00Z">
        <w:r>
          <w:delText xml:space="preserve">the matrix</w:delText>
        </w:r>
      </w:del>
      <w:del w:id="5822" w:author="PR Preview" w:date="2026-01-01T00:00:00Z">
        <w:r>
          <w:delText xml:space="preserve"> </w:delText>
        </w:r>
      </w:del>
      <m:oMath>
        <m:r>
          <m:rPr>
            <m:sty m:val="bi"/>
          </m:rPr>
          <m:t>B</m:t>
        </m:r>
      </m:oMath>
      <w:del w:id="5823" w:author="PR Preview" w:date="2026-01-01T00:00:00Z">
        <w:r>
          <w:delText xml:space="preserve"> </w:delText>
        </w:r>
      </w:del>
      <w:del w:id="5824" w:author="PR Preview" w:date="2026-01-01T00:00:00Z">
        <w:r>
          <w:delText xml:space="preserve">in</w:delText>
        </w:r>
      </w:del>
      <w:del w:id="5825" w:author="PR Preview" w:date="2026-01-01T00:00:00Z">
        <w:r>
          <w:delText xml:space="preserve"> </w:delText>
        </w:r>
      </w:del>
      <w:hyperlink w:anchor="def-invertible-matrix">
        <w:del w:id="5826" w:author="PR Preview" w:date="2026-01-01T00:00:00Z">
          <w:r>
            <w:rPr>
              <w:rStyle w:val="Hyperlink"/>
            </w:rPr>
            <w:delText xml:space="preserve">Definition 72</w:delText>
          </w:r>
        </w:del>
      </w:hyperlink>
      <w:del w:id="5827" w:author="PR Preview" w:date="2026-01-01T00:00:00Z">
        <w:r>
          <w:delText xml:space="preserve"> </w:delText>
        </w:r>
      </w:del>
      <w:del w:id="5828" w:author="PR Preview" w:date="2026-01-01T00:00:00Z">
        <w:r>
          <w:delText xml:space="preserve">is therefore the inverse</w:delText>
        </w:r>
      </w:del>
      <w:del w:id="5829" w:author="PR Preview" w:date="2026-01-01T00:00:00Z">
        <w:r>
          <w:delText xml:space="preserve"> </w:delText>
        </w:r>
      </w:del>
      <m:oMath>
        <m:sSup>
          <m:e>
            <m:r>
              <m:rPr>
                <m:sty m:val="bi"/>
              </m:rPr>
              <m:t>A</m:t>
            </m:r>
          </m:e>
          <m:sup>
            <m:r>
              <m:rPr>
                <m:sty m:val="p"/>
              </m:rPr>
              <m:t>−</m:t>
            </m:r>
            <m:r>
              <m:t>1</m:t>
            </m:r>
          </m:sup>
        </m:sSup>
      </m:oMath>
      <w:del w:id="5830" w:author="PR Preview" w:date="2026-01-01T00:00:00Z">
        <w:r>
          <w:delText xml:space="preserve"> </w:delText>
        </w:r>
      </w:del>
      <w:del w:id="5831" w:author="PR Preview" w:date="2026-01-01T00:00:00Z">
        <w:r>
          <w:delText xml:space="preserve">of</w:delText>
        </w:r>
      </w:del>
      <w:del w:id="5832" w:author="PR Preview" w:date="2026-01-01T00:00:00Z">
        <w:r>
          <w:delText xml:space="preserve"> </w:delText>
        </w:r>
      </w:del>
      <m:oMath>
        <m:r>
          <m:rPr>
            <m:sty m:val="bi"/>
          </m:rPr>
          <m:t>A</m:t>
        </m:r>
      </m:oMath>
      <w:del w:id="5833" w:author="PR Preview" w:date="2026-01-01T00:00:00Z">
        <w:r>
          <w:delText xml:space="preserve">,</w:delText>
        </w:r>
      </w:del>
      <w:del w:id="5834" w:author="PR Preview" w:date="2026-01-01T00:00:00Z">
        <w:r>
          <w:delText xml:space="preserve"> </w:delText>
        </w:r>
      </w:del>
      <w:del w:id="5835" w:author="PR Preview" w:date="2026-01-01T00:00:00Z">
        <w:r>
          <w:delText xml:space="preserve">and</w:delText>
        </w:r>
      </w:del>
      <w:del w:id="5836" w:author="PR Preview" w:date="2026-01-01T00:00:00Z">
        <w:r>
          <w:delText xml:space="preserve"> </w:delText>
        </w:r>
      </w:del>
      <m:oMath>
        <m:r>
          <m:rPr>
            <m:sty m:val="bi"/>
          </m:rPr>
          <m:t>A</m:t>
        </m:r>
      </m:oMath>
      <w:del w:id="5837" w:author="PR Preview" w:date="2026-01-01T00:00:00Z">
        <w:r>
          <w:delText xml:space="preserve"> </w:delText>
        </w:r>
      </w:del>
      <w:del w:id="5838" w:author="PR Preview" w:date="2026-01-01T00:00:00Z">
        <w:r>
          <w:delText xml:space="preserve">is invertible exactly when it has an inverse.</w:delText>
        </w:r>
      </w:del>
      <w:del w:id="5839" w:author="PR Preview" w:date="2026-01-01T00:00:00Z">
        <w:r>
          <w:delText xml:space="preserve"> </w:delText>
        </w:r>
      </w:del>
      <w:del w:id="5840" w:author="PR Preview" w:date="2026-01-01T00:00:00Z">
        <w:r>
          <w:delText xml:space="preserve">For example,</w:delText>
        </w:r>
      </w:del>
      <w:del w:id="5841" w:author="PR Preview" w:date="2026-01-01T00:00:00Z">
        <w:r>
          <w:delText xml:space="preserve"> </w:delText>
        </w:r>
      </w:del>
      <w:del w:id="5842" w:author="PR Preview" w:date="2026-01-01T00:00:00Z">
        <w:r>
          <w:delText xml:space="preserve">for</w:delText>
        </w:r>
      </w:del>
      <w:del w:id="58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5844" w:author="PR Preview" w:date="2026-01-01T00:00:00Z">
        <w:r>
          <w:delText xml:space="preserve"> </w:delText>
        </w:r>
      </w:del>
      <w:del w:id="5845" w:author="PR Preview" w:date="2026-01-01T00:00:00Z">
        <w:r>
          <w:delText xml:space="preserve">in</w:delText>
        </w:r>
      </w:del>
      <w:del w:id="5846" w:author="PR Preview" w:date="2026-01-01T00:00:00Z">
        <w:r>
          <w:delText xml:space="preserve"> </w:delText>
        </w:r>
      </w:del>
      <w:hyperlink w:anchor="exm-invertible-matrix">
        <w:del w:id="5847" w:author="PR Preview" w:date="2026-01-01T00:00:00Z">
          <w:r>
            <w:rPr>
              <w:rStyle w:val="Hyperlink"/>
            </w:rPr>
            <w:delText xml:space="preserve">Example 119</w:delText>
          </w:r>
        </w:del>
      </w:hyperlink>
      <w:del w:id="5848" w:author="PR Preview" w:date="2026-01-01T00:00:00Z">
        <w:r>
          <w:delText xml:space="preserve">,</w:delText>
        </w:r>
      </w:del>
      <w:del w:id="5849"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5850" w:author="PR Preview" w:date="2026-01-01T00:00:00Z">
        <w:r>
          <w:delText xml:space="preserve"> </w:delText>
        </w:r>
      </w:del>
      <w:del w:id="5851" w:author="PR Preview" w:date="2026-01-01T00:00:00Z">
        <w:r>
          <w:delText xml:space="preserve">is the only</w:delText>
        </w:r>
      </w:del>
      <w:del w:id="5852" w:author="PR Preview" w:date="2026-01-01T00:00:00Z">
        <w:r>
          <w:delText xml:space="preserve"> </w:delText>
        </w:r>
      </w:del>
      <m:oMath>
        <m:r>
          <m:t>2</m:t>
        </m:r>
        <m:r>
          <m:rPr>
            <m:sty m:val="p"/>
          </m:rPr>
          <m:t>×</m:t>
        </m:r>
        <m:r>
          <m:t>2</m:t>
        </m:r>
      </m:oMath>
      <w:del w:id="5853" w:author="PR Preview" w:date="2026-01-01T00:00:00Z">
        <w:r>
          <w:delText xml:space="preserve"> </w:delText>
        </w:r>
      </w:del>
      <w:del w:id="5854" w:author="PR Preview" w:date="2026-01-01T00:00:00Z">
        <w:r>
          <w:delText xml:space="preserve">matrix</w:delText>
        </w:r>
      </w:del>
      <w:del w:id="5855" w:author="PR Preview" w:date="2026-01-01T00:00:00Z">
        <w:r>
          <w:delText xml:space="preserve"> </w:delText>
        </w:r>
      </w:del>
      <m:oMath>
        <m:r>
          <m:rPr>
            <m:sty m:val="bi"/>
          </m:rPr>
          <m:t>B</m:t>
        </m:r>
      </m:oMath>
      <w:del w:id="5856" w:author="PR Preview" w:date="2026-01-01T00:00:00Z">
        <w:r>
          <w:delText xml:space="preserve"> </w:delText>
        </w:r>
      </w:del>
      <w:del w:id="5857" w:author="PR Preview" w:date="2026-01-01T00:00:00Z">
        <w:r>
          <w:delText xml:space="preserve">with</w:delText>
        </w:r>
      </w:del>
    </w:p>
    <w:p>
      <w:pPr>
        <w:pStyle w:val="FirstParagraph"/>
      </w:pPr>
      <w:ins w:id="5858" w:author="PR Preview" w:date="2026-01-01T00:00:00Z">
        <w:r>
          <w:t xml:space="preserve">The steps use</w:t>
        </w:r>
      </w:ins>
      <w:ins w:id="5859" w:author="PR Preview" w:date="2026-01-01T00:00:00Z">
        <w:r>
          <w:t xml:space="preserve"> </w:t>
        </w:r>
      </w:ins>
      <w:hyperlink w:anchor="thm-matmul-assoc">
        <w:ins w:id="5860" w:author="PR Preview" w:date="2026-01-01T00:00:00Z">
          <w:r>
            <w:rPr>
              <w:rStyle w:val="Hyperlink"/>
            </w:rPr>
            <w:t xml:space="preserve">Theorem 8</w:t>
          </w:r>
        </w:ins>
      </w:hyperlink>
      <w:ins w:id="5861" w:author="PR Preview" w:date="2026-01-01T00:00:00Z">
        <w:r>
          <w:t xml:space="preserve"> </w:t>
        </w:r>
      </w:ins>
      <w:ins w:id="5862" w:author="PR Preview" w:date="2026-01-01T00:00:00Z">
        <w:r>
          <w:t xml:space="preserve">and</w:t>
        </w:r>
      </w:ins>
      <w:ins w:id="5863" w:author="PR Preview" w:date="2026-01-01T00:00:00Z">
        <w:r>
          <w:t xml:space="preserve"> </w:t>
        </w:r>
      </w:ins>
      <w:hyperlink w:anchor="thm-identity">
        <w:ins w:id="5864" w:author="PR Preview" w:date="2026-01-01T00:00:00Z">
          <w:r>
            <w:rPr>
              <w:rStyle w:val="Hyperlink"/>
            </w:rPr>
            <w:t xml:space="preserve">Theorem 10</w:t>
          </w:r>
        </w:ins>
      </w:hyperlink>
      <w:ins w:id="5865" w:author="PR Preview" w:date="2026-01-01T00:00:00Z">
        <w:r>
          <w:t xml:space="preserve">.</w:t>
        </w:r>
      </w:ins>
      <w:ins w:id="5866" w:author="PR Preview" w:date="2026-01-01T00:00:00Z">
        <w:r>
          <w:t xml:space="preserve"> </w:t>
        </w:r>
      </w:ins>
      <w:ins w:id="5867" w:author="PR Preview" w:date="2026-01-01T00:00:00Z">
        <w:r>
          <w:t xml:space="preserve">Since</w:t>
        </w:r>
      </w:ins>
      <w:ins w:id="5868" w:author="PR Preview" w:date="2026-01-01T00:00:00Z">
        <w:r>
          <w:t xml:space="preserve"> </w:t>
        </w:r>
      </w:ins>
      <m:oMath>
        <m:r>
          <m:rPr>
            <m:sty m:val="bi"/>
          </m:rPr>
          <m:t>B</m:t>
        </m:r>
        <m:r>
          <m:rPr>
            <m:sty m:val="p"/>
          </m:rPr>
          <m:t>=</m:t>
        </m:r>
        <m:r>
          <m:rPr>
            <m:sty m:val="bi"/>
          </m:rPr>
          <m:t>C</m:t>
        </m:r>
      </m:oMath>
      <w:ins w:id="5869" w:author="PR Preview" w:date="2026-01-01T00:00:00Z">
        <w:r>
          <w:t xml:space="preserve">,</w:t>
        </w:r>
      </w:ins>
      <w:ins w:id="5870" w:author="PR Preview" w:date="2026-01-01T00:00:00Z">
        <w:r>
          <w:t xml:space="preserve"> </w:t>
        </w:r>
      </w:ins>
      <w:ins w:id="5871" w:author="PR Preview" w:date="2026-01-01T00:00:00Z">
        <w:r>
          <w:t xml:space="preserve">at most one matrix satisfies these equations,</w:t>
        </w:r>
      </w:ins>
      <w:ins w:id="5872" w:author="PR Preview" w:date="2026-01-01T00:00:00Z">
        <w:r>
          <w:t xml:space="preserve"> </w:t>
        </w:r>
      </w:ins>
      <w:ins w:id="5873" w:author="PR Preview" w:date="2026-01-01T00:00:00Z">
        <w:r>
          <w:t xml:space="preserve">which is the uniqueness that 5 asserts.</w:t>
        </w:r>
      </w:ins>
      <w:ins w:id="5874" w:author="PR Preview" w:date="2026-01-01T00:00:00Z">
        <w:r>
          <w:t xml:space="preserve"> </w:t>
        </w:r>
      </w:ins>
      <w:ins w:id="5875" w:author="PR Preview" w:date="2026-01-01T00:00:00Z">
        <w:r>
          <w:t xml:space="preserve">When</w:t>
        </w:r>
      </w:ins>
      <w:ins w:id="5876" w:author="PR Preview" w:date="2026-01-01T00:00:00Z">
        <w:r>
          <w:t xml:space="preserve"> </w:t>
        </w:r>
      </w:ins>
      <m:oMath>
        <m:r>
          <m:rPr>
            <m:sty m:val="bi"/>
          </m:rPr>
          <m:t>A</m:t>
        </m:r>
      </m:oMath>
      <w:ins w:id="5877" w:author="PR Preview" w:date="2026-01-01T00:00:00Z">
        <w:r>
          <w:t xml:space="preserve"> </w:t>
        </w:r>
      </w:ins>
      <w:ins w:id="5878" w:author="PR Preview" w:date="2026-01-01T00:00:00Z">
        <w:r>
          <w:t xml:space="preserve">is invertible,</w:t>
        </w:r>
      </w:ins>
      <w:ins w:id="5879" w:author="PR Preview" w:date="2026-01-01T00:00:00Z">
        <w:r>
          <w:t xml:space="preserve"> </w:t>
        </w:r>
      </w:ins>
      <w:ins w:id="5880" w:author="PR Preview" w:date="2026-01-01T00:00:00Z">
        <w:r>
          <w:t xml:space="preserve">the matrix</w:t>
        </w:r>
      </w:ins>
      <w:ins w:id="5881" w:author="PR Preview" w:date="2026-01-01T00:00:00Z">
        <w:r>
          <w:t xml:space="preserve"> </w:t>
        </w:r>
      </w:ins>
      <m:oMath>
        <m:r>
          <m:rPr>
            <m:sty m:val="bi"/>
          </m:rPr>
          <m:t>B</m:t>
        </m:r>
      </m:oMath>
      <w:ins w:id="5882" w:author="PR Preview" w:date="2026-01-01T00:00:00Z">
        <w:r>
          <w:t xml:space="preserve"> </w:t>
        </w:r>
      </w:ins>
      <w:ins w:id="5883" w:author="PR Preview" w:date="2026-01-01T00:00:00Z">
        <w:r>
          <w:t xml:space="preserve">in</w:t>
        </w:r>
      </w:ins>
      <w:ins w:id="5884" w:author="PR Preview" w:date="2026-01-01T00:00:00Z">
        <w:r>
          <w:t xml:space="preserve"> </w:t>
        </w:r>
      </w:ins>
      <w:hyperlink w:anchor="def-invertible-matrix">
        <w:ins w:id="5885" w:author="PR Preview" w:date="2026-01-01T00:00:00Z">
          <w:r>
            <w:rPr>
              <w:rStyle w:val="Hyperlink"/>
            </w:rPr>
            <w:t xml:space="preserve">Definition 72</w:t>
          </w:r>
        </w:ins>
      </w:hyperlink>
      <w:ins w:id="5886" w:author="PR Preview" w:date="2026-01-01T00:00:00Z">
        <w:r>
          <w:t xml:space="preserve"> </w:t>
        </w:r>
      </w:ins>
      <w:ins w:id="5887" w:author="PR Preview" w:date="2026-01-01T00:00:00Z">
        <w:r>
          <w:t xml:space="preserve">is therefore the inverse</w:t>
        </w:r>
      </w:ins>
      <w:ins w:id="5888" w:author="PR Preview" w:date="2026-01-01T00:00:00Z">
        <w:r>
          <w:t xml:space="preserve"> </w:t>
        </w:r>
      </w:ins>
      <m:oMath>
        <m:sSup>
          <m:e>
            <m:r>
              <m:rPr>
                <m:sty m:val="bi"/>
              </m:rPr>
              <m:t>A</m:t>
            </m:r>
          </m:e>
          <m:sup>
            <m:r>
              <m:rPr>
                <m:sty m:val="p"/>
              </m:rPr>
              <m:t>−</m:t>
            </m:r>
            <m:r>
              <m:t>1</m:t>
            </m:r>
          </m:sup>
        </m:sSup>
      </m:oMath>
      <w:ins w:id="5889" w:author="PR Preview" w:date="2026-01-01T00:00:00Z">
        <w:r>
          <w:t xml:space="preserve"> </w:t>
        </w:r>
      </w:ins>
      <w:ins w:id="5890" w:author="PR Preview" w:date="2026-01-01T00:00:00Z">
        <w:r>
          <w:t xml:space="preserve">of</w:t>
        </w:r>
      </w:ins>
      <w:ins w:id="5891" w:author="PR Preview" w:date="2026-01-01T00:00:00Z">
        <w:r>
          <w:t xml:space="preserve"> </w:t>
        </w:r>
      </w:ins>
      <m:oMath>
        <m:r>
          <m:rPr>
            <m:sty m:val="bi"/>
          </m:rPr>
          <m:t>A</m:t>
        </m:r>
      </m:oMath>
      <w:ins w:id="5892" w:author="PR Preview" w:date="2026-01-01T00:00:00Z">
        <w:r>
          <w:t xml:space="preserve">,</w:t>
        </w:r>
      </w:ins>
      <w:ins w:id="5893" w:author="PR Preview" w:date="2026-01-01T00:00:00Z">
        <w:r>
          <w:t xml:space="preserve"> </w:t>
        </w:r>
      </w:ins>
      <w:ins w:id="5894" w:author="PR Preview" w:date="2026-01-01T00:00:00Z">
        <w:r>
          <w:t xml:space="preserve">and</w:t>
        </w:r>
      </w:ins>
      <w:ins w:id="5895" w:author="PR Preview" w:date="2026-01-01T00:00:00Z">
        <w:r>
          <w:t xml:space="preserve"> </w:t>
        </w:r>
      </w:ins>
      <m:oMath>
        <m:r>
          <m:rPr>
            <m:sty m:val="bi"/>
          </m:rPr>
          <m:t>A</m:t>
        </m:r>
      </m:oMath>
      <w:ins w:id="5896" w:author="PR Preview" w:date="2026-01-01T00:00:00Z">
        <w:r>
          <w:t xml:space="preserve"> </w:t>
        </w:r>
      </w:ins>
      <w:ins w:id="5897" w:author="PR Preview" w:date="2026-01-01T00:00:00Z">
        <w:r>
          <w:t xml:space="preserve">is invertible exactly when it has an inverse.</w:t>
        </w:r>
      </w:ins>
      <w:ins w:id="5898" w:author="PR Preview" w:date="2026-01-01T00:00:00Z">
        <w:r>
          <w:t xml:space="preserve"> </w:t>
        </w:r>
      </w:ins>
      <w:ins w:id="5899" w:author="PR Preview" w:date="2026-01-01T00:00:00Z">
        <w:r>
          <w:t xml:space="preserve">For example,</w:t>
        </w:r>
      </w:ins>
      <w:ins w:id="5900" w:author="PR Preview" w:date="2026-01-01T00:00:00Z">
        <w:r>
          <w:t xml:space="preserve"> </w:t>
        </w:r>
      </w:ins>
      <w:ins w:id="5901" w:author="PR Preview" w:date="2026-01-01T00:00:00Z">
        <w:r>
          <w:t xml:space="preserve">for</w:t>
        </w:r>
      </w:ins>
      <w:ins w:id="590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5903" w:author="PR Preview" w:date="2026-01-01T00:00:00Z">
        <w:r>
          <w:t xml:space="preserve"> </w:t>
        </w:r>
      </w:ins>
      <w:ins w:id="5904" w:author="PR Preview" w:date="2026-01-01T00:00:00Z">
        <w:r>
          <w:t xml:space="preserve">in</w:t>
        </w:r>
      </w:ins>
      <w:ins w:id="5905" w:author="PR Preview" w:date="2026-01-01T00:00:00Z">
        <w:r>
          <w:t xml:space="preserve"> </w:t>
        </w:r>
      </w:ins>
      <w:hyperlink w:anchor="exm-invertible-matrix">
        <w:ins w:id="5906" w:author="PR Preview" w:date="2026-01-01T00:00:00Z">
          <w:r>
            <w:rPr>
              <w:rStyle w:val="Hyperlink"/>
            </w:rPr>
            <w:t xml:space="preserve">Example 121</w:t>
          </w:r>
        </w:ins>
      </w:hyperlink>
      <w:ins w:id="5907" w:author="PR Preview" w:date="2026-01-01T00:00:00Z">
        <w:r>
          <w:t xml:space="preserve">,</w:t>
        </w:r>
      </w:ins>
      <w:ins w:id="590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5909" w:author="PR Preview" w:date="2026-01-01T00:00:00Z">
        <w:r>
          <w:t xml:space="preserve"> </w:t>
        </w:r>
      </w:ins>
      <w:ins w:id="5910" w:author="PR Preview" w:date="2026-01-01T00:00:00Z">
        <w:r>
          <w:t xml:space="preserve">is the only</w:t>
        </w:r>
      </w:ins>
      <w:ins w:id="5911" w:author="PR Preview" w:date="2026-01-01T00:00:00Z">
        <w:r>
          <w:t xml:space="preserve"> </w:t>
        </w:r>
      </w:ins>
      <m:oMath>
        <m:r>
          <m:t>2</m:t>
        </m:r>
        <m:r>
          <m:rPr>
            <m:sty m:val="p"/>
          </m:rPr>
          <m:t>×</m:t>
        </m:r>
        <m:r>
          <m:t>2</m:t>
        </m:r>
      </m:oMath>
      <w:ins w:id="5912" w:author="PR Preview" w:date="2026-01-01T00:00:00Z">
        <w:r>
          <w:t xml:space="preserve"> </w:t>
        </w:r>
      </w:ins>
      <w:ins w:id="5913" w:author="PR Preview" w:date="2026-01-01T00:00:00Z">
        <w:r>
          <w:t xml:space="preserve">matrix</w:t>
        </w:r>
      </w:ins>
      <w:ins w:id="5914" w:author="PR Preview" w:date="2026-01-01T00:00:00Z">
        <w:r>
          <w:t xml:space="preserve"> </w:t>
        </w:r>
      </w:ins>
      <m:oMath>
        <m:r>
          <m:rPr>
            <m:sty m:val="bi"/>
          </m:rPr>
          <m:t>B</m:t>
        </m:r>
      </m:oMath>
      <w:ins w:id="5915" w:author="PR Preview" w:date="2026-01-01T00:00:00Z">
        <w:r>
          <w:t xml:space="preserve"> </w:t>
        </w:r>
      </w:ins>
      <w:ins w:id="5916" w:author="PR Preview" w:date="2026-01-01T00:00:00Z">
        <w:r>
          <w:t xml:space="preserve">with</w:t>
        </w:r>
      </w:ins>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8"/>
    <w:bookmarkStart w:id="389" w:name="thm-inverse-product"/>
    <w:p>
      <w:pPr>
        <w:pStyle w:val="BodyText"/>
      </w:pPr>
      <w:del w:id="5917" w:author="PR Preview" w:date="2026-01-01T00:00:00Z">
        <w:r>
          <w:rPr>
            <w:b/>
            <w:bCs/>
          </w:rPr>
          <w:delText xml:space="preserve">Theorem 61 (Inverse of a product)</w:delText>
        </w:r>
      </w:del>
      <w:del w:id="5918" w:author="PR Preview" w:date="2026-01-01T00:00:00Z">
        <w:r>
          <w:delText xml:space="preserve"> </w:delText>
        </w:r>
      </w:del>
      <w:del w:id="5919" w:author="PR Preview" w:date="2026-01-01T00:00:00Z">
        <w:r>
          <w:delText xml:space="preserve">If</w:delText>
        </w:r>
      </w:del>
      <w:del w:id="5920" w:author="PR Preview" w:date="2026-01-01T00:00:00Z">
        <w:r>
          <w:delText xml:space="preserve"> </w:delText>
        </w:r>
      </w:del>
      <m:oMath>
        <m:r>
          <m:rPr>
            <m:sty m:val="bi"/>
          </m:rPr>
          <m:t>A</m:t>
        </m:r>
      </m:oMath>
      <w:del w:id="5921" w:author="PR Preview" w:date="2026-01-01T00:00:00Z">
        <w:r>
          <w:delText xml:space="preserve"> </w:delText>
        </w:r>
      </w:del>
      <w:del w:id="5922" w:author="PR Preview" w:date="2026-01-01T00:00:00Z">
        <w:r>
          <w:delText xml:space="preserve">and</w:delText>
        </w:r>
      </w:del>
      <w:del w:id="5923" w:author="PR Preview" w:date="2026-01-01T00:00:00Z">
        <w:r>
          <w:delText xml:space="preserve"> </w:delText>
        </w:r>
      </w:del>
      <m:oMath>
        <m:r>
          <m:rPr>
            <m:sty m:val="bi"/>
          </m:rPr>
          <m:t>B</m:t>
        </m:r>
      </m:oMath>
      <w:del w:id="5924" w:author="PR Preview" w:date="2026-01-01T00:00:00Z">
        <w:r>
          <w:delText xml:space="preserve"> </w:delText>
        </w:r>
      </w:del>
      <w:del w:id="5925" w:author="PR Preview" w:date="2026-01-01T00:00:00Z">
        <w:r>
          <w:delText xml:space="preserve">are invertible</w:delText>
        </w:r>
      </w:del>
      <w:del w:id="5926" w:author="PR Preview" w:date="2026-01-01T00:00:00Z">
        <w:r>
          <w:delText xml:space="preserve"> </w:delText>
        </w:r>
      </w:del>
      <m:oMath>
        <m:r>
          <m:t>p</m:t>
        </m:r>
        <m:r>
          <m:rPr>
            <m:sty m:val="p"/>
          </m:rPr>
          <m:t>×</m:t>
        </m:r>
        <m:r>
          <m:t>p</m:t>
        </m:r>
      </m:oMath>
      <w:del w:id="5927" w:author="PR Preview" w:date="2026-01-01T00:00:00Z">
        <w:r>
          <w:delText xml:space="preserve"> </w:delText>
        </w:r>
      </w:del>
      <w:del w:id="5928" w:author="PR Preview" w:date="2026-01-01T00:00:00Z">
        <w:r>
          <w:delText xml:space="preserve">matrices,</w:delText>
        </w:r>
      </w:del>
      <w:del w:id="5929" w:author="PR Preview" w:date="2026-01-01T00:00:00Z">
        <w:r>
          <w:delText xml:space="preserve"> </w:delText>
        </w:r>
      </w:del>
      <w:del w:id="5930" w:author="PR Preview" w:date="2026-01-01T00:00:00Z">
        <w:r>
          <w:delText xml:space="preserve">then</w:delText>
        </w:r>
      </w:del>
      <w:del w:id="5931" w:author="PR Preview" w:date="2026-01-01T00:00:00Z">
        <w:r>
          <w:delText xml:space="preserve"> </w:delText>
        </w:r>
      </w:del>
      <m:oMath>
        <m:r>
          <m:rPr>
            <m:sty m:val="bi"/>
          </m:rPr>
          <m:t>A</m:t>
        </m:r>
        <m:r>
          <m:rPr>
            <m:sty m:val="bi"/>
          </m:rPr>
          <m:t>B</m:t>
        </m:r>
      </m:oMath>
      <w:del w:id="5932" w:author="PR Preview" w:date="2026-01-01T00:00:00Z">
        <w:r>
          <w:delText xml:space="preserve"> </w:delText>
        </w:r>
      </w:del>
      <w:del w:id="5933" w:author="PR Preview" w:date="2026-01-01T00:00:00Z">
        <w:r>
          <w:delText xml:space="preserve">is invertible, and</w:delText>
        </w:r>
      </w:del>
    </w:p>
    <w:p>
      <w:pPr>
        <w:pStyle w:val="BodyText"/>
      </w:pPr>
      <w:ins w:id="5934" w:author="PR Preview" w:date="2026-01-01T00:00:00Z">
        <w:r>
          <w:rPr>
            <w:b/>
            <w:bCs/>
          </w:rPr>
          <w:t xml:space="preserve">Theorem 63 (Inverse of a product)</w:t>
        </w:r>
      </w:ins>
      <w:ins w:id="5935" w:author="PR Preview" w:date="2026-01-01T00:00:00Z">
        <w:r>
          <w:t xml:space="preserve"> </w:t>
        </w:r>
      </w:ins>
      <w:ins w:id="5936" w:author="PR Preview" w:date="2026-01-01T00:00:00Z">
        <w:r>
          <w:t xml:space="preserve">If</w:t>
        </w:r>
      </w:ins>
      <w:ins w:id="5937" w:author="PR Preview" w:date="2026-01-01T00:00:00Z">
        <w:r>
          <w:t xml:space="preserve"> </w:t>
        </w:r>
      </w:ins>
      <m:oMath>
        <m:r>
          <m:rPr>
            <m:sty m:val="bi"/>
          </m:rPr>
          <m:t>A</m:t>
        </m:r>
      </m:oMath>
      <w:ins w:id="5938" w:author="PR Preview" w:date="2026-01-01T00:00:00Z">
        <w:r>
          <w:t xml:space="preserve"> </w:t>
        </w:r>
      </w:ins>
      <w:ins w:id="5939" w:author="PR Preview" w:date="2026-01-01T00:00:00Z">
        <w:r>
          <w:t xml:space="preserve">and</w:t>
        </w:r>
      </w:ins>
      <w:ins w:id="5940" w:author="PR Preview" w:date="2026-01-01T00:00:00Z">
        <w:r>
          <w:t xml:space="preserve"> </w:t>
        </w:r>
      </w:ins>
      <m:oMath>
        <m:r>
          <m:rPr>
            <m:sty m:val="bi"/>
          </m:rPr>
          <m:t>B</m:t>
        </m:r>
      </m:oMath>
      <w:ins w:id="5941" w:author="PR Preview" w:date="2026-01-01T00:00:00Z">
        <w:r>
          <w:t xml:space="preserve"> </w:t>
        </w:r>
      </w:ins>
      <w:ins w:id="5942" w:author="PR Preview" w:date="2026-01-01T00:00:00Z">
        <w:r>
          <w:t xml:space="preserve">are invertible</w:t>
        </w:r>
      </w:ins>
      <w:ins w:id="5943" w:author="PR Preview" w:date="2026-01-01T00:00:00Z">
        <w:r>
          <w:t xml:space="preserve"> </w:t>
        </w:r>
      </w:ins>
      <m:oMath>
        <m:r>
          <m:t>p</m:t>
        </m:r>
        <m:r>
          <m:rPr>
            <m:sty m:val="p"/>
          </m:rPr>
          <m:t>×</m:t>
        </m:r>
        <m:r>
          <m:t>p</m:t>
        </m:r>
      </m:oMath>
      <w:ins w:id="5944" w:author="PR Preview" w:date="2026-01-01T00:00:00Z">
        <w:r>
          <w:t xml:space="preserve"> </w:t>
        </w:r>
      </w:ins>
      <w:ins w:id="5945" w:author="PR Preview" w:date="2026-01-01T00:00:00Z">
        <w:r>
          <w:t xml:space="preserve">matrices,</w:t>
        </w:r>
      </w:ins>
      <w:ins w:id="5946" w:author="PR Preview" w:date="2026-01-01T00:00:00Z">
        <w:r>
          <w:t xml:space="preserve"> </w:t>
        </w:r>
      </w:ins>
      <w:ins w:id="5947" w:author="PR Preview" w:date="2026-01-01T00:00:00Z">
        <w:r>
          <w:t xml:space="preserve">then</w:t>
        </w:r>
      </w:ins>
      <w:ins w:id="5948" w:author="PR Preview" w:date="2026-01-01T00:00:00Z">
        <w:r>
          <w:t xml:space="preserve"> </w:t>
        </w:r>
      </w:ins>
      <m:oMath>
        <m:r>
          <m:rPr>
            <m:sty m:val="bi"/>
          </m:rPr>
          <m:t>A</m:t>
        </m:r>
        <m:r>
          <m:rPr>
            <m:sty m:val="bi"/>
          </m:rPr>
          <m:t>B</m:t>
        </m:r>
      </m:oMath>
      <w:ins w:id="5949" w:author="PR Preview" w:date="2026-01-01T00:00:00Z">
        <w:r>
          <w:t xml:space="preserve"> </w:t>
        </w:r>
      </w:ins>
      <w:ins w:id="5950" w:author="PR Preview" w:date="2026-01-01T00:00:00Z">
        <w:r>
          <w:t xml:space="preserve">is invertible, and</w:t>
        </w:r>
      </w:ins>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9"/>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90" w:name="thm-inverse-transpose"/>
    <w:p>
      <w:pPr>
        <w:pStyle w:val="BodyText"/>
      </w:pPr>
      <w:del w:id="5951" w:author="PR Preview" w:date="2026-01-01T00:00:00Z">
        <w:r>
          <w:rPr>
            <w:b/>
            <w:bCs/>
          </w:rPr>
          <w:delText xml:space="preserve">Theorem 62 (Inverse of a transpose)</w:delText>
        </w:r>
      </w:del>
      <w:del w:id="5952" w:author="PR Preview" w:date="2026-01-01T00:00:00Z">
        <w:r>
          <w:delText xml:space="preserve"> </w:delText>
        </w:r>
      </w:del>
      <w:del w:id="5953" w:author="PR Preview" w:date="2026-01-01T00:00:00Z">
        <w:r>
          <w:delText xml:space="preserve">If</w:delText>
        </w:r>
      </w:del>
      <w:del w:id="5954" w:author="PR Preview" w:date="2026-01-01T00:00:00Z">
        <w:r>
          <w:delText xml:space="preserve"> </w:delText>
        </w:r>
      </w:del>
      <m:oMath>
        <m:r>
          <m:rPr>
            <m:sty m:val="bi"/>
          </m:rPr>
          <m:t>A</m:t>
        </m:r>
      </m:oMath>
      <w:del w:id="5955" w:author="PR Preview" w:date="2026-01-01T00:00:00Z">
        <w:r>
          <w:delText xml:space="preserve"> </w:delText>
        </w:r>
      </w:del>
      <w:del w:id="5956" w:author="PR Preview" w:date="2026-01-01T00:00:00Z">
        <w:r>
          <w:delText xml:space="preserve">is an invertible</w:delText>
        </w:r>
      </w:del>
      <w:del w:id="5957" w:author="PR Preview" w:date="2026-01-01T00:00:00Z">
        <w:r>
          <w:delText xml:space="preserve"> </w:delText>
        </w:r>
      </w:del>
      <m:oMath>
        <m:r>
          <m:t>p</m:t>
        </m:r>
        <m:r>
          <m:rPr>
            <m:sty m:val="p"/>
          </m:rPr>
          <m:t>×</m:t>
        </m:r>
        <m:r>
          <m:t>p</m:t>
        </m:r>
      </m:oMath>
      <w:del w:id="5958" w:author="PR Preview" w:date="2026-01-01T00:00:00Z">
        <w:r>
          <w:delText xml:space="preserve"> </w:delText>
        </w:r>
      </w:del>
      <w:del w:id="5959" w:author="PR Preview" w:date="2026-01-01T00:00:00Z">
        <w:r>
          <w:delText xml:space="preserve">matrix,</w:delText>
        </w:r>
      </w:del>
      <w:del w:id="5960" w:author="PR Preview" w:date="2026-01-01T00:00:00Z">
        <w:r>
          <w:delText xml:space="preserve"> </w:delText>
        </w:r>
      </w:del>
      <w:del w:id="5961" w:author="PR Preview" w:date="2026-01-01T00:00:00Z">
        <w:r>
          <w:delText xml:space="preserve">then</w:delText>
        </w:r>
      </w:del>
      <w:del w:id="5962" w:author="PR Preview" w:date="2026-01-01T00:00:00Z">
        <w:r>
          <w:delText xml:space="preserve"> </w:delText>
        </w:r>
      </w:del>
      <m:oMath>
        <m:sSup>
          <m:e>
            <m:r>
              <m:rPr>
                <m:sty m:val="bi"/>
              </m:rPr>
              <m:t>A</m:t>
            </m:r>
          </m:e>
          <m:sup>
            <m:r>
              <m:rPr>
                <m:sty m:val="p"/>
              </m:rPr>
              <m:t>⊤</m:t>
            </m:r>
          </m:sup>
        </m:sSup>
      </m:oMath>
      <w:del w:id="5963" w:author="PR Preview" w:date="2026-01-01T00:00:00Z">
        <w:r>
          <w:delText xml:space="preserve"> </w:delText>
        </w:r>
      </w:del>
      <w:del w:id="5964" w:author="PR Preview" w:date="2026-01-01T00:00:00Z">
        <w:r>
          <w:delText xml:space="preserve">is invertible, and</w:delText>
        </w:r>
      </w:del>
    </w:p>
    <w:p>
      <w:pPr>
        <w:pStyle w:val="BodyText"/>
      </w:pPr>
      <w:ins w:id="5965" w:author="PR Preview" w:date="2026-01-01T00:00:00Z">
        <w:r>
          <w:rPr>
            <w:b/>
            <w:bCs/>
          </w:rPr>
          <w:t xml:space="preserve">Theorem 64 (Inverse of a transpose)</w:t>
        </w:r>
      </w:ins>
      <w:ins w:id="5966" w:author="PR Preview" w:date="2026-01-01T00:00:00Z">
        <w:r>
          <w:t xml:space="preserve"> </w:t>
        </w:r>
      </w:ins>
      <w:ins w:id="5967" w:author="PR Preview" w:date="2026-01-01T00:00:00Z">
        <w:r>
          <w:t xml:space="preserve">If</w:t>
        </w:r>
      </w:ins>
      <w:ins w:id="5968" w:author="PR Preview" w:date="2026-01-01T00:00:00Z">
        <w:r>
          <w:t xml:space="preserve"> </w:t>
        </w:r>
      </w:ins>
      <m:oMath>
        <m:r>
          <m:rPr>
            <m:sty m:val="bi"/>
          </m:rPr>
          <m:t>A</m:t>
        </m:r>
      </m:oMath>
      <w:ins w:id="5969" w:author="PR Preview" w:date="2026-01-01T00:00:00Z">
        <w:r>
          <w:t xml:space="preserve"> </w:t>
        </w:r>
      </w:ins>
      <w:ins w:id="5970" w:author="PR Preview" w:date="2026-01-01T00:00:00Z">
        <w:r>
          <w:t xml:space="preserve">is an invertible</w:t>
        </w:r>
      </w:ins>
      <w:ins w:id="5971" w:author="PR Preview" w:date="2026-01-01T00:00:00Z">
        <w:r>
          <w:t xml:space="preserve"> </w:t>
        </w:r>
      </w:ins>
      <m:oMath>
        <m:r>
          <m:t>p</m:t>
        </m:r>
        <m:r>
          <m:rPr>
            <m:sty m:val="p"/>
          </m:rPr>
          <m:t>×</m:t>
        </m:r>
        <m:r>
          <m:t>p</m:t>
        </m:r>
      </m:oMath>
      <w:ins w:id="5972" w:author="PR Preview" w:date="2026-01-01T00:00:00Z">
        <w:r>
          <w:t xml:space="preserve"> </w:t>
        </w:r>
      </w:ins>
      <w:ins w:id="5973" w:author="PR Preview" w:date="2026-01-01T00:00:00Z">
        <w:r>
          <w:t xml:space="preserve">matrix,</w:t>
        </w:r>
      </w:ins>
      <w:ins w:id="5974" w:author="PR Preview" w:date="2026-01-01T00:00:00Z">
        <w:r>
          <w:t xml:space="preserve"> </w:t>
        </w:r>
      </w:ins>
      <w:ins w:id="5975" w:author="PR Preview" w:date="2026-01-01T00:00:00Z">
        <w:r>
          <w:t xml:space="preserve">then</w:t>
        </w:r>
      </w:ins>
      <w:ins w:id="5976" w:author="PR Preview" w:date="2026-01-01T00:00:00Z">
        <w:r>
          <w:t xml:space="preserve"> </w:t>
        </w:r>
      </w:ins>
      <m:oMath>
        <m:sSup>
          <m:e>
            <m:r>
              <m:rPr>
                <m:sty m:val="bi"/>
              </m:rPr>
              <m:t>A</m:t>
            </m:r>
          </m:e>
          <m:sup>
            <m:r>
              <m:rPr>
                <m:sty m:val="p"/>
              </m:rPr>
              <m:t>⊤</m:t>
            </m:r>
          </m:sup>
        </m:sSup>
      </m:oMath>
      <w:ins w:id="5977" w:author="PR Preview" w:date="2026-01-01T00:00:00Z">
        <w:r>
          <w:t xml:space="preserve"> </w:t>
        </w:r>
      </w:ins>
      <w:ins w:id="5978" w:author="PR Preview" w:date="2026-01-01T00:00:00Z">
        <w:r>
          <w:t xml:space="preserve">is invertible, and</w:t>
        </w:r>
      </w:ins>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90"/>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91" w:name="exm-inverse-transpose"/>
    <w:p>
      <w:pPr>
        <w:pStyle w:val="BodyText"/>
      </w:pPr>
      <w:del w:id="5979" w:author="PR Preview" w:date="2026-01-01T00:00:00Z">
        <w:r>
          <w:rPr>
            <w:b/>
            <w:bCs/>
          </w:rPr>
          <w:delText xml:space="preserve">Example 120 (Inverting a transpose)</w:delText>
        </w:r>
      </w:del>
      <w:del w:id="5980" w:author="PR Preview" w:date="2026-01-01T00:00:00Z">
        <w:r>
          <w:delText xml:space="preserve"> </w:delText>
        </w:r>
      </w:del>
      <w:del w:id="5981" w:author="PR Preview" w:date="2026-01-01T00:00:00Z">
        <w:r>
          <w:delText xml:space="preserve">For</w:delText>
        </w:r>
      </w:del>
      <w:del w:id="598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5983" w:author="PR Preview" w:date="2026-01-01T00:00:00Z">
        <w:r>
          <w:delText xml:space="preserve">,</w:delText>
        </w:r>
      </w:del>
      <w:del w:id="5984" w:author="PR Preview" w:date="2026-01-01T00:00:00Z">
        <w:r>
          <w:delText xml:space="preserve"> </w:delText>
        </w:r>
      </w:del>
      <w:hyperlink w:anchor="exm-invertible-matrix">
        <w:del w:id="5985" w:author="PR Preview" w:date="2026-01-01T00:00:00Z">
          <w:r>
            <w:rPr>
              <w:rStyle w:val="Hyperlink"/>
            </w:rPr>
            <w:delText xml:space="preserve">Example 119</w:delText>
          </w:r>
        </w:del>
      </w:hyperlink>
      <w:del w:id="5986" w:author="PR Preview" w:date="2026-01-01T00:00:00Z">
        <w:r>
          <w:delText xml:space="preserve"> </w:delText>
        </w:r>
      </w:del>
      <w:del w:id="5987" w:author="PR Preview" w:date="2026-01-01T00:00:00Z">
        <w:r>
          <w:delText xml:space="preserve">gives</w:delText>
        </w:r>
      </w:del>
      <w:del w:id="5988"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5989" w:author="PR Preview" w:date="2026-01-01T00:00:00Z">
        <w:r>
          <w:delText xml:space="preserve">,</w:delText>
        </w:r>
      </w:del>
      <w:del w:id="5990" w:author="PR Preview" w:date="2026-01-01T00:00:00Z">
        <w:r>
          <w:delText xml:space="preserve"> </w:delText>
        </w:r>
      </w:del>
      <w:del w:id="5991" w:author="PR Preview" w:date="2026-01-01T00:00:00Z">
        <w:r>
          <w:delText xml:space="preserve">so</w:delText>
        </w:r>
      </w:del>
      <w:del w:id="5992" w:author="PR Preview" w:date="2026-01-01T00:00:00Z">
        <w:r>
          <w:delText xml:space="preserve"> </w:delText>
        </w:r>
      </w:del>
      <w:hyperlink w:anchor="thm-inverse-transpose">
        <w:del w:id="5993" w:author="PR Preview" w:date="2026-01-01T00:00:00Z">
          <w:r>
            <w:rPr>
              <w:rStyle w:val="Hyperlink"/>
            </w:rPr>
            <w:delText xml:space="preserve">Theorem 62</w:delText>
          </w:r>
        </w:del>
      </w:hyperlink>
      <w:del w:id="5994" w:author="PR Preview" w:date="2026-01-01T00:00:00Z">
        <w:r>
          <w:delText xml:space="preserve"> </w:delText>
        </w:r>
      </w:del>
      <w:del w:id="5995" w:author="PR Preview" w:date="2026-01-01T00:00:00Z">
        <w:r>
          <w:delText xml:space="preserve">says</w:delText>
        </w:r>
      </w:del>
    </w:p>
    <w:p>
      <w:pPr>
        <w:pStyle w:val="BodyText"/>
      </w:pPr>
      <w:ins w:id="5996" w:author="PR Preview" w:date="2026-01-01T00:00:00Z">
        <w:r>
          <w:rPr>
            <w:b/>
            <w:bCs/>
          </w:rPr>
          <w:t xml:space="preserve">Example 122 (Inverting a transpose)</w:t>
        </w:r>
      </w:ins>
      <w:ins w:id="5997" w:author="PR Preview" w:date="2026-01-01T00:00:00Z">
        <w:r>
          <w:t xml:space="preserve"> </w:t>
        </w:r>
      </w:ins>
      <w:ins w:id="5998" w:author="PR Preview" w:date="2026-01-01T00:00:00Z">
        <w:r>
          <w:t xml:space="preserve">For</w:t>
        </w:r>
      </w:ins>
      <w:ins w:id="599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6000" w:author="PR Preview" w:date="2026-01-01T00:00:00Z">
        <w:r>
          <w:t xml:space="preserve">,</w:t>
        </w:r>
      </w:ins>
      <w:ins w:id="6001" w:author="PR Preview" w:date="2026-01-01T00:00:00Z">
        <w:r>
          <w:t xml:space="preserve"> </w:t>
        </w:r>
      </w:ins>
      <w:hyperlink w:anchor="exm-invertible-matrix">
        <w:ins w:id="6002" w:author="PR Preview" w:date="2026-01-01T00:00:00Z">
          <w:r>
            <w:rPr>
              <w:rStyle w:val="Hyperlink"/>
            </w:rPr>
            <w:t xml:space="preserve">Example 121</w:t>
          </w:r>
        </w:ins>
      </w:hyperlink>
      <w:ins w:id="6003" w:author="PR Preview" w:date="2026-01-01T00:00:00Z">
        <w:r>
          <w:t xml:space="preserve"> </w:t>
        </w:r>
      </w:ins>
      <w:ins w:id="6004" w:author="PR Preview" w:date="2026-01-01T00:00:00Z">
        <w:r>
          <w:t xml:space="preserve">gives</w:t>
        </w:r>
      </w:ins>
      <w:ins w:id="6005"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6006" w:author="PR Preview" w:date="2026-01-01T00:00:00Z">
        <w:r>
          <w:t xml:space="preserve">,</w:t>
        </w:r>
      </w:ins>
      <w:ins w:id="6007" w:author="PR Preview" w:date="2026-01-01T00:00:00Z">
        <w:r>
          <w:t xml:space="preserve"> </w:t>
        </w:r>
      </w:ins>
      <w:ins w:id="6008" w:author="PR Preview" w:date="2026-01-01T00:00:00Z">
        <w:r>
          <w:t xml:space="preserve">so</w:t>
        </w:r>
      </w:ins>
      <w:ins w:id="6009" w:author="PR Preview" w:date="2026-01-01T00:00:00Z">
        <w:r>
          <w:t xml:space="preserve"> </w:t>
        </w:r>
      </w:ins>
      <w:hyperlink w:anchor="thm-inverse-transpose">
        <w:ins w:id="6010" w:author="PR Preview" w:date="2026-01-01T00:00:00Z">
          <w:r>
            <w:rPr>
              <w:rStyle w:val="Hyperlink"/>
            </w:rPr>
            <w:t xml:space="preserve">Theorem 64</w:t>
          </w:r>
        </w:ins>
      </w:hyperlink>
      <w:ins w:id="6011" w:author="PR Preview" w:date="2026-01-01T00:00:00Z">
        <w:r>
          <w:t xml:space="preserve"> </w:t>
        </w:r>
      </w:ins>
      <w:ins w:id="6012" w:author="PR Preview" w:date="2026-01-01T00:00:00Z">
        <w:r>
          <w:t xml:space="preserve">says</w:t>
        </w:r>
      </w:ins>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91"/>
    <w:bookmarkStart w:id="392"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92"/>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del w:id="6013" w:author="PR Preview" w:date="2026-01-01T00:00:00Z">
        <w:r>
          <w:delText xml:space="preserve">The first step is</w:delText>
        </w:r>
      </w:del>
      <w:del w:id="6014" w:author="PR Preview" w:date="2026-01-01T00:00:00Z">
        <w:r>
          <w:delText xml:space="preserve"> </w:delText>
        </w:r>
      </w:del>
      <w:hyperlink w:anchor="thm-inverse-transpose">
        <w:del w:id="6015" w:author="PR Preview" w:date="2026-01-01T00:00:00Z">
          <w:r>
            <w:rPr>
              <w:rStyle w:val="Hyperlink"/>
            </w:rPr>
            <w:delText xml:space="preserve">Theorem 62</w:delText>
          </w:r>
        </w:del>
      </w:hyperlink>
      <w:del w:id="6016" w:author="PR Preview" w:date="2026-01-01T00:00:00Z">
        <w:r>
          <w:delText xml:space="preserve">.</w:delText>
        </w:r>
      </w:del>
    </w:p>
    <w:p>
      <w:pPr>
        <w:pStyle w:val="BodyText"/>
      </w:pPr>
      <w:del w:id="6017" w:author="PR Preview" w:date="2026-01-01T00:00:00Z">
        <w:r>
          <w:rPr>
            <w:b/>
            <w:bCs/>
          </w:rPr>
          <w:delText xml:space="preserve">Example 121 (Inverting a symmetric matrix)</w:delText>
        </w:r>
      </w:del>
      <w:del w:id="6018"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del w:id="6019" w:author="PR Preview" w:date="2026-01-01T00:00:00Z">
        <w:r>
          <w:delText xml:space="preserve"> </w:delText>
        </w:r>
      </w:del>
      <w:del w:id="6020" w:author="PR Preview" w:date="2026-01-01T00:00:00Z">
        <w:r>
          <w:delText xml:space="preserve">is symmetric,</w:delText>
        </w:r>
      </w:del>
      <w:del w:id="6021" w:author="PR Preview" w:date="2026-01-01T00:00:00Z">
        <w:r>
          <w:delText xml:space="preserve"> </w:delText>
        </w:r>
      </w:del>
      <w:del w:id="6022" w:author="PR Preview" w:date="2026-01-01T00:00:00Z">
        <w:r>
          <w:delText xml:space="preserve">and</w:delText>
        </w:r>
      </w:del>
      <w:del w:id="6023" w:author="PR Preview" w:date="2026-01-01T00:00:00Z">
        <w:r>
          <w:delText xml:space="preserve"> </w:delText>
        </w:r>
      </w:del>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del w:id="6024" w:author="PR Preview" w:date="2026-01-01T00:00:00Z">
        <w:r>
          <w:delText xml:space="preserve"> </w:delText>
        </w:r>
      </w:del>
      <w:del w:id="6025" w:author="PR Preview" w:date="2026-01-01T00:00:00Z">
        <w:r>
          <w:delText xml:space="preserve">is symmetric too, as</w:delText>
        </w:r>
      </w:del>
      <w:del w:id="6026" w:author="PR Preview" w:date="2026-01-01T00:00:00Z">
        <w:r>
          <w:delText xml:space="preserve"> </w:delText>
        </w:r>
      </w:del>
      <w:hyperlink w:anchor="cor-inverse-symmetric">
        <w:del w:id="6027" w:author="PR Preview" w:date="2026-01-01T00:00:00Z">
          <w:r>
            <w:rPr>
              <w:rStyle w:val="Hyperlink"/>
            </w:rPr>
            <w:delText xml:space="preserve">Corollary 6</w:delText>
          </w:r>
        </w:del>
      </w:hyperlink>
      <w:del w:id="6028" w:author="PR Preview" w:date="2026-01-01T00:00:00Z">
        <w:r>
          <w:delText xml:space="preserve"> </w:delText>
        </w:r>
      </w:del>
      <w:del w:id="6029" w:author="PR Preview" w:date="2026-01-01T00:00:00Z">
        <w:r>
          <w:delText xml:space="preserve">says.</w:delText>
        </w:r>
      </w:del>
    </w:p>
    <w:p>
      <w:pPr>
        <w:pStyle w:val="FirstParagraph"/>
      </w:pPr>
      <w:ins w:id="6030" w:author="PR Preview" w:date="2026-01-01T00:00:00Z">
        <w:r>
          <w:t xml:space="preserve">The first step is</w:t>
        </w:r>
      </w:ins>
      <w:ins w:id="6031" w:author="PR Preview" w:date="2026-01-01T00:00:00Z">
        <w:r>
          <w:t xml:space="preserve"> </w:t>
        </w:r>
      </w:ins>
      <w:hyperlink w:anchor="thm-inverse-transpose">
        <w:ins w:id="6032" w:author="PR Preview" w:date="2026-01-01T00:00:00Z">
          <w:r>
            <w:rPr>
              <w:rStyle w:val="Hyperlink"/>
            </w:rPr>
            <w:t xml:space="preserve">Theorem 64</w:t>
          </w:r>
        </w:ins>
      </w:hyperlink>
      <w:ins w:id="6033" w:author="PR Preview" w:date="2026-01-01T00:00:00Z">
        <w:r>
          <w:t xml:space="preserve">.</w:t>
        </w:r>
      </w:ins>
    </w:p>
    <w:bookmarkStart w:id="393" w:name="exm-inverse-symmetric"/>
    <w:p>
      <w:pPr>
        <w:pStyle w:val="BodyText"/>
      </w:pPr>
      <w:ins w:id="6034" w:author="PR Preview" w:date="2026-01-01T00:00:00Z">
        <w:r>
          <w:rPr>
            <w:b/>
            <w:bCs/>
          </w:rPr>
          <w:t xml:space="preserve">Example 123 (Inverting a symmetric matrix)</w:t>
        </w:r>
      </w:ins>
      <w:ins w:id="6035"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ins w:id="6036" w:author="PR Preview" w:date="2026-01-01T00:00:00Z">
        <w:r>
          <w:t xml:space="preserve"> </w:t>
        </w:r>
      </w:ins>
      <w:ins w:id="6037" w:author="PR Preview" w:date="2026-01-01T00:00:00Z">
        <w:r>
          <w:t xml:space="preserve">is symmetric,</w:t>
        </w:r>
      </w:ins>
      <w:ins w:id="6038" w:author="PR Preview" w:date="2026-01-01T00:00:00Z">
        <w:r>
          <w:t xml:space="preserve"> </w:t>
        </w:r>
      </w:ins>
      <w:ins w:id="6039" w:author="PR Preview" w:date="2026-01-01T00:00:00Z">
        <w:r>
          <w:t xml:space="preserve">and</w:t>
        </w:r>
      </w:ins>
      <w:ins w:id="6040" w:author="PR Preview" w:date="2026-01-01T00:00:00Z">
        <w:r>
          <w:t xml:space="preserve"> </w:t>
        </w:r>
      </w:ins>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ins w:id="6041" w:author="PR Preview" w:date="2026-01-01T00:00:00Z">
        <w:r>
          <w:t xml:space="preserve"> </w:t>
        </w:r>
      </w:ins>
      <w:ins w:id="6042" w:author="PR Preview" w:date="2026-01-01T00:00:00Z">
        <w:r>
          <w:t xml:space="preserve">is symmetric too, as</w:t>
        </w:r>
      </w:ins>
      <w:ins w:id="6043" w:author="PR Preview" w:date="2026-01-01T00:00:00Z">
        <w:r>
          <w:t xml:space="preserve"> </w:t>
        </w:r>
      </w:ins>
      <w:hyperlink w:anchor="cor-inverse-symmetric">
        <w:ins w:id="6044" w:author="PR Preview" w:date="2026-01-01T00:00:00Z">
          <w:r>
            <w:rPr>
              <w:rStyle w:val="Hyperlink"/>
            </w:rPr>
            <w:t xml:space="preserve">Corollary 6</w:t>
          </w:r>
        </w:ins>
      </w:hyperlink>
      <w:ins w:id="6045" w:author="PR Preview" w:date="2026-01-01T00:00:00Z">
        <w:r>
          <w:t xml:space="preserve"> </w:t>
        </w:r>
      </w:ins>
      <w:ins w:id="6046" w:author="PR Preview" w:date="2026-01-01T00:00:00Z">
        <w:r>
          <w:t xml:space="preserve">says.</w:t>
        </w:r>
      </w:ins>
    </w:p>
    <w:bookmarkEnd w:id="393"/>
    <w:bookmarkStart w:id="394"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4"/>
    <w:bookmarkStart w:id="395" w:name="exm-idempotent"/>
    <w:p>
      <w:pPr>
        <w:pStyle w:val="FirstParagraph"/>
      </w:pPr>
      <w:del w:id="6047" w:author="PR Preview" w:date="2026-01-01T00:00:00Z">
        <w:r>
          <w:rPr>
            <w:b/>
            <w:bCs/>
          </w:rPr>
          <w:delText xml:space="preserve">Example 122 (An idempotent matrix)</w:delText>
        </w:r>
      </w:del>
      <w:del w:id="6048" w:author="PR Preview" w:date="2026-01-01T00:00:00Z">
        <w:r>
          <w:delText xml:space="preserve"> </w:delText>
        </w:r>
      </w:del>
      <w:del w:id="6049" w:author="PR Preview" w:date="2026-01-01T00:00:00Z">
        <w:r>
          <w:delText xml:space="preserve">For</w:delText>
        </w:r>
      </w:del>
      <w:del w:id="6050"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6051" w:author="PR Preview" w:date="2026-01-01T00:00:00Z">
        <w:r>
          <w:delText xml:space="preserve">,</w:delText>
        </w:r>
      </w:del>
    </w:p>
    <w:p>
      <w:pPr>
        <w:pStyle w:val="FirstParagraph"/>
      </w:pPr>
      <w:ins w:id="6052" w:author="PR Preview" w:date="2026-01-01T00:00:00Z">
        <w:r>
          <w:rPr>
            <w:b/>
            <w:bCs/>
          </w:rPr>
          <w:t xml:space="preserve">Example 124 (An idempotent matrix)</w:t>
        </w:r>
      </w:ins>
      <w:ins w:id="6053" w:author="PR Preview" w:date="2026-01-01T00:00:00Z">
        <w:r>
          <w:t xml:space="preserve"> </w:t>
        </w:r>
      </w:ins>
      <w:ins w:id="6054" w:author="PR Preview" w:date="2026-01-01T00:00:00Z">
        <w:r>
          <w:t xml:space="preserve">For</w:t>
        </w:r>
      </w:ins>
      <w:ins w:id="6055"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6056" w:author="PR Preview" w:date="2026-01-01T00:00:00Z">
        <w:r>
          <w:t xml:space="preserve">,</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5"/>
    <w:bookmarkStart w:id="396" w:name="exm-not-idempotent"/>
    <w:p>
      <w:pPr>
        <w:pStyle w:val="BodyText"/>
      </w:pPr>
      <w:del w:id="6057" w:author="PR Preview" w:date="2026-01-01T00:00:00Z">
        <w:r>
          <w:rPr>
            <w:b/>
            <w:bCs/>
          </w:rPr>
          <w:delText xml:space="preserve">Example 123 (A matrix that is not idempotent)</w:delText>
        </w:r>
      </w:del>
      <w:del w:id="6058" w:author="PR Preview" w:date="2026-01-01T00:00:00Z">
        <w:r>
          <w:delText xml:space="preserve"> </w:delText>
        </w:r>
      </w:del>
      <w:del w:id="6059" w:author="PR Preview" w:date="2026-01-01T00:00:00Z">
        <w:r>
          <w:delText xml:space="preserve">For</w:delText>
        </w:r>
      </w:del>
      <w:del w:id="60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del w:id="6061" w:author="PR Preview" w:date="2026-01-01T00:00:00Z">
        <w:r>
          <w:delText xml:space="preserve">,</w:delText>
        </w:r>
      </w:del>
    </w:p>
    <w:p>
      <w:pPr>
        <w:pStyle w:val="BodyText"/>
      </w:pPr>
      <w:ins w:id="6062" w:author="PR Preview" w:date="2026-01-01T00:00:00Z">
        <w:r>
          <w:rPr>
            <w:b/>
            <w:bCs/>
          </w:rPr>
          <w:t xml:space="preserve">Example 125 (A matrix that is not idempotent)</w:t>
        </w:r>
      </w:ins>
      <w:ins w:id="6063" w:author="PR Preview" w:date="2026-01-01T00:00:00Z">
        <w:r>
          <w:t xml:space="preserve"> </w:t>
        </w:r>
      </w:ins>
      <w:ins w:id="6064" w:author="PR Preview" w:date="2026-01-01T00:00:00Z">
        <w:r>
          <w:t xml:space="preserve">For</w:t>
        </w:r>
      </w:ins>
      <w:ins w:id="606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ins w:id="6066" w:author="PR Preview" w:date="2026-01-01T00:00:00Z">
        <w:r>
          <w:t xml:space="preserve">,</w:t>
        </w:r>
      </w:ins>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6"/>
    <w:bookmarkStart w:id="397"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7"/>
    <w:bookmarkStart w:id="398"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8"/>
    <w:bookmarkStart w:id="399" w:name="exm-projection-matrix"/>
    <w:p>
      <w:pPr>
        <w:pStyle w:val="BodyText"/>
      </w:pPr>
      <w:del w:id="6067" w:author="PR Preview" w:date="2026-01-01T00:00:00Z">
        <w:r>
          <w:rPr>
            <w:b/>
            <w:bCs/>
          </w:rPr>
          <w:delText xml:space="preserve">Example 124 (An orthogonal projection and an oblique one)</w:delText>
        </w:r>
      </w:del>
      <w:del w:id="6068"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6069" w:author="PR Preview" w:date="2026-01-01T00:00:00Z">
        <w:r>
          <w:delText xml:space="preserve"> </w:delText>
        </w:r>
      </w:del>
      <w:del w:id="6070" w:author="PR Preview" w:date="2026-01-01T00:00:00Z">
        <w:r>
          <w:delText xml:space="preserve">is symmetric, and</w:delText>
        </w:r>
      </w:del>
      <w:del w:id="6071" w:author="PR Preview" w:date="2026-01-01T00:00:00Z">
        <w:r>
          <w:delText xml:space="preserve"> </w:delText>
        </w:r>
      </w:del>
      <m:oMath>
        <m:sSup>
          <m:e>
            <m:r>
              <m:rPr>
                <m:sty m:val="bi"/>
              </m:rPr>
              <m:t>P</m:t>
            </m:r>
          </m:e>
          <m:sup>
            <m:r>
              <m:t>2</m:t>
            </m:r>
          </m:sup>
        </m:sSup>
        <m:r>
          <m:rPr>
            <m:sty m:val="p"/>
          </m:rPr>
          <m:t>=</m:t>
        </m:r>
        <m:r>
          <m:rPr>
            <m:sty m:val="bi"/>
          </m:rPr>
          <m:t>P</m:t>
        </m:r>
      </m:oMath>
      <w:del w:id="6072" w:author="PR Preview" w:date="2026-01-01T00:00:00Z">
        <w:r>
          <w:delText xml:space="preserve">,</w:delText>
        </w:r>
      </w:del>
      <w:del w:id="6073" w:author="PR Preview" w:date="2026-01-01T00:00:00Z">
        <w:r>
          <w:delText xml:space="preserve"> </w:delText>
        </w:r>
      </w:del>
      <w:del w:id="6074" w:author="PR Preview" w:date="2026-01-01T00:00:00Z">
        <w:r>
          <w:delText xml:space="preserve">so</w:delText>
        </w:r>
      </w:del>
      <w:del w:id="6075" w:author="PR Preview" w:date="2026-01-01T00:00:00Z">
        <w:r>
          <w:delText xml:space="preserve"> </w:delText>
        </w:r>
      </w:del>
      <m:oMath>
        <m:r>
          <m:rPr>
            <m:sty m:val="bi"/>
          </m:rPr>
          <m:t>P</m:t>
        </m:r>
      </m:oMath>
      <w:del w:id="6076" w:author="PR Preview" w:date="2026-01-01T00:00:00Z">
        <w:r>
          <w:delText xml:space="preserve"> </w:delText>
        </w:r>
      </w:del>
      <w:del w:id="6077" w:author="PR Preview" w:date="2026-01-01T00:00:00Z">
        <w:r>
          <w:delText xml:space="preserve">is an orthogonal projection matrix;</w:delText>
        </w:r>
      </w:del>
      <w:del w:id="6078" w:author="PR Preview" w:date="2026-01-01T00:00:00Z">
        <w:r>
          <w:delText xml:space="preserve"> </w:delText>
        </w:r>
      </w:del>
      <w:del w:id="6079" w:author="PR Preview" w:date="2026-01-01T00:00:00Z">
        <w:r>
          <w:delText xml:space="preserve">it maps</w:delText>
        </w:r>
      </w:del>
      <w:del w:id="6080"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oMath>
      <w:del w:id="6081" w:author="PR Preview" w:date="2026-01-01T00:00:00Z">
        <w:r>
          <w:delText xml:space="preserve"> </w:delText>
        </w:r>
      </w:del>
      <w:del w:id="6082" w:author="PR Preview" w:date="2026-01-01T00:00:00Z">
        <w:r>
          <w:delText xml:space="preserve">to</w:delText>
        </w:r>
      </w:del>
      <w:del w:id="6083" w:author="PR Preview" w:date="2026-01-01T00:00:00Z">
        <w:r>
          <w:delText xml:space="preserve"> </w:delText>
        </w:r>
      </w:del>
      <m:oMath>
        <m:r>
          <m:rPr>
            <m:sty m:val="p"/>
          </m:rPr>
          <m:t>(</m:t>
        </m:r>
        <m:sSub>
          <m:e>
            <m:r>
              <m:t>v</m:t>
            </m:r>
          </m:e>
          <m:sub>
            <m:r>
              <m:t>1</m:t>
            </m:r>
          </m:sub>
        </m:sSub>
        <m:r>
          <m:rPr>
            <m:sty m:val="p"/>
          </m:rPr>
          <m:t>,</m:t>
        </m:r>
        <m:r>
          <m:t>0</m:t>
        </m:r>
        <m:r>
          <m:rPr>
            <m:sty m:val="p"/>
          </m:rPr>
          <m:t>)</m:t>
        </m:r>
      </m:oMath>
      <w:del w:id="6084" w:author="PR Preview" w:date="2026-01-01T00:00:00Z">
        <w:r>
          <w:delText xml:space="preserve">.</w:delText>
        </w:r>
      </w:del>
    </w:p>
    <w:p>
      <w:pPr>
        <w:pStyle w:val="BodyText"/>
      </w:pPr>
      <w:ins w:id="6085" w:author="PR Preview" w:date="2026-01-01T00:00:00Z">
        <w:r>
          <w:rPr>
            <w:b/>
            <w:bCs/>
          </w:rPr>
          <w:t xml:space="preserve">Example 126 (An orthogonal projection and an oblique one)</w:t>
        </w:r>
      </w:ins>
      <w:ins w:id="6086"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6087" w:author="PR Preview" w:date="2026-01-01T00:00:00Z">
        <w:r>
          <w:t xml:space="preserve"> </w:t>
        </w:r>
      </w:ins>
      <w:ins w:id="6088" w:author="PR Preview" w:date="2026-01-01T00:00:00Z">
        <w:r>
          <w:t xml:space="preserve">is symmetric, and</w:t>
        </w:r>
      </w:ins>
      <w:ins w:id="6089" w:author="PR Preview" w:date="2026-01-01T00:00:00Z">
        <w:r>
          <w:t xml:space="preserve"> </w:t>
        </w:r>
      </w:ins>
      <m:oMath>
        <m:sSup>
          <m:e>
            <m:r>
              <m:rPr>
                <m:sty m:val="bi"/>
              </m:rPr>
              <m:t>P</m:t>
            </m:r>
          </m:e>
          <m:sup>
            <m:r>
              <m:t>2</m:t>
            </m:r>
          </m:sup>
        </m:sSup>
        <m:r>
          <m:rPr>
            <m:sty m:val="p"/>
          </m:rPr>
          <m:t>=</m:t>
        </m:r>
        <m:r>
          <m:rPr>
            <m:sty m:val="bi"/>
          </m:rPr>
          <m:t>P</m:t>
        </m:r>
      </m:oMath>
      <w:ins w:id="6090" w:author="PR Preview" w:date="2026-01-01T00:00:00Z">
        <w:r>
          <w:t xml:space="preserve">,</w:t>
        </w:r>
      </w:ins>
      <w:ins w:id="6091" w:author="PR Preview" w:date="2026-01-01T00:00:00Z">
        <w:r>
          <w:t xml:space="preserve"> </w:t>
        </w:r>
      </w:ins>
      <w:ins w:id="6092" w:author="PR Preview" w:date="2026-01-01T00:00:00Z">
        <w:r>
          <w:t xml:space="preserve">so</w:t>
        </w:r>
      </w:ins>
      <w:ins w:id="6093" w:author="PR Preview" w:date="2026-01-01T00:00:00Z">
        <w:r>
          <w:t xml:space="preserve"> </w:t>
        </w:r>
      </w:ins>
      <m:oMath>
        <m:r>
          <m:rPr>
            <m:sty m:val="bi"/>
          </m:rPr>
          <m:t>P</m:t>
        </m:r>
      </m:oMath>
      <w:ins w:id="6094" w:author="PR Preview" w:date="2026-01-01T00:00:00Z">
        <w:r>
          <w:t xml:space="preserve"> </w:t>
        </w:r>
      </w:ins>
      <w:ins w:id="6095" w:author="PR Preview" w:date="2026-01-01T00:00:00Z">
        <w:r>
          <w:t xml:space="preserve">is an orthogonal projection matrix;</w:t>
        </w:r>
      </w:ins>
      <w:ins w:id="6096" w:author="PR Preview" w:date="2026-01-01T00:00:00Z">
        <w:r>
          <w:t xml:space="preserve"> </w:t>
        </w:r>
      </w:ins>
      <w:ins w:id="6097" w:author="PR Preview" w:date="2026-01-01T00:00:00Z">
        <w:r>
          <w:t xml:space="preserve">it maps</w:t>
        </w:r>
      </w:ins>
      <w:ins w:id="6098"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oMath>
      <w:ins w:id="6099" w:author="PR Preview" w:date="2026-01-01T00:00:00Z">
        <w:r>
          <w:t xml:space="preserve"> </w:t>
        </w:r>
      </w:ins>
      <w:ins w:id="6100" w:author="PR Preview" w:date="2026-01-01T00:00:00Z">
        <w:r>
          <w:t xml:space="preserve">to</w:t>
        </w:r>
      </w:ins>
      <w:ins w:id="6101" w:author="PR Preview" w:date="2026-01-01T00:00:00Z">
        <w:r>
          <w:t xml:space="preserve"> </w:t>
        </w:r>
      </w:ins>
      <m:oMath>
        <m:r>
          <m:rPr>
            <m:sty m:val="p"/>
          </m:rPr>
          <m:t>(</m:t>
        </m:r>
        <m:sSub>
          <m:e>
            <m:r>
              <m:t>v</m:t>
            </m:r>
          </m:e>
          <m:sub>
            <m:r>
              <m:t>1</m:t>
            </m:r>
          </m:sub>
        </m:sSub>
        <m:r>
          <m:rPr>
            <m:sty m:val="p"/>
          </m:rPr>
          <m:t>,</m:t>
        </m:r>
        <m:r>
          <m:t>0</m:t>
        </m:r>
        <m:r>
          <m:rPr>
            <m:sty m:val="p"/>
          </m:rPr>
          <m:t>)</m:t>
        </m:r>
      </m:oMath>
      <w:ins w:id="6102" w:author="PR Preview" w:date="2026-01-01T00:00:00Z">
        <w:r>
          <w:t xml:space="preserve">.</w:t>
        </w:r>
      </w:ins>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9"/>
    <w:bookmarkStart w:id="400" w:name="rem-projection-matrix-terminology"/>
    <w:p>
      <w:pPr>
        <w:pStyle w:val="BodyText"/>
      </w:pPr>
      <w:del w:id="6103" w:author="PR Preview" w:date="2026-01-01T00:00:00Z">
        <w:r>
          <w:rPr>
            <w:i/>
            <w:iCs/>
          </w:rPr>
          <w:delText xml:space="preserve">Remark 22</w:delText>
        </w:r>
      </w:del>
      <w:del w:id="6104" w:author="PR Preview" w:date="2026-01-01T00:00:00Z">
        <w:r>
          <w:delText xml:space="preserve"> (What</w:delText>
        </w:r>
      </w:del>
      <w:del w:id="6105" w:author="PR Preview" w:date="2026-01-01T00:00:00Z">
        <w:r>
          <w:delText xml:space="preserve"> </w:delText>
        </w:r>
      </w:del>
      <w:del w:id="6106" w:author="PR Preview" w:date="2026-01-01T00:00:00Z">
        <w:r>
          <w:delText xml:space="preserve">“projection matrix”</w:delText>
        </w:r>
      </w:del>
      <w:del w:id="6107" w:author="PR Preview" w:date="2026-01-01T00:00:00Z">
        <w:r>
          <w:delText xml:space="preserve"> </w:delText>
        </w:r>
      </w:del>
      <w:del w:id="6108" w:author="PR Preview" w:date="2026-01-01T00:00:00Z">
        <w:r>
          <w:delText xml:space="preserve">means in these notes). </w:delText>
        </w:r>
      </w:del>
      <w:del w:id="6109" w:author="PR Preview" w:date="2026-01-01T00:00:00Z">
        <w:r>
          <w:delText xml:space="preserve">Some texts call any idempotent matrix a projection matrix,</w:delText>
        </w:r>
      </w:del>
      <w:del w:id="6110" w:author="PR Preview" w:date="2026-01-01T00:00:00Z">
        <w:r>
          <w:delText xml:space="preserve"> </w:delText>
        </w:r>
      </w:del>
      <w:del w:id="6111" w:author="PR Preview" w:date="2026-01-01T00:00:00Z">
        <w:r>
          <w:delText xml:space="preserve">so that both</w:delText>
        </w:r>
      </w:del>
      <w:del w:id="6112" w:author="PR Preview" w:date="2026-01-01T00:00:00Z">
        <w:r>
          <w:delText xml:space="preserve"> </w:delText>
        </w:r>
      </w:del>
      <m:oMath>
        <m:r>
          <m:rPr>
            <m:sty m:val="bi"/>
          </m:rPr>
          <m:t>P</m:t>
        </m:r>
      </m:oMath>
      <w:del w:id="6113" w:author="PR Preview" w:date="2026-01-01T00:00:00Z">
        <w:r>
          <w:delText xml:space="preserve"> </w:delText>
        </w:r>
      </w:del>
      <w:del w:id="6114" w:author="PR Preview" w:date="2026-01-01T00:00:00Z">
        <w:r>
          <w:delText xml:space="preserve">and</w:delText>
        </w:r>
      </w:del>
      <w:del w:id="6115" w:author="PR Preview" w:date="2026-01-01T00:00:00Z">
        <w:r>
          <w:delText xml:space="preserve"> </w:delText>
        </w:r>
      </w:del>
      <m:oMath>
        <m:r>
          <m:rPr>
            <m:sty m:val="bi"/>
          </m:rPr>
          <m:t>Q</m:t>
        </m:r>
      </m:oMath>
      <w:del w:id="6116" w:author="PR Preview" w:date="2026-01-01T00:00:00Z">
        <w:r>
          <w:delText xml:space="preserve"> </w:delText>
        </w:r>
      </w:del>
      <w:del w:id="6117" w:author="PR Preview" w:date="2026-01-01T00:00:00Z">
        <w:r>
          <w:delText xml:space="preserve">in</w:delText>
        </w:r>
      </w:del>
      <w:del w:id="6118" w:author="PR Preview" w:date="2026-01-01T00:00:00Z">
        <w:r>
          <w:delText xml:space="preserve"> </w:delText>
        </w:r>
      </w:del>
      <w:hyperlink w:anchor="exm-projection-matrix">
        <w:del w:id="6119" w:author="PR Preview" w:date="2026-01-01T00:00:00Z">
          <w:r>
            <w:rPr>
              <w:rStyle w:val="Hyperlink"/>
            </w:rPr>
            <w:delText xml:space="preserve">Example 124</w:delText>
          </w:r>
        </w:del>
      </w:hyperlink>
      <w:del w:id="6120" w:author="PR Preview" w:date="2026-01-01T00:00:00Z">
        <w:r>
          <w:delText xml:space="preserve"> </w:delText>
        </w:r>
      </w:del>
      <w:del w:id="6121" w:author="PR Preview" w:date="2026-01-01T00:00:00Z">
        <w:r>
          <w:delText xml:space="preserve">would count as one.</w:delText>
        </w:r>
      </w:del>
      <w:del w:id="6122" w:author="PR Preview" w:date="2026-01-01T00:00:00Z">
        <w:r>
          <w:delText xml:space="preserve"> </w:delText>
        </w:r>
      </w:del>
      <w:del w:id="6123" w:author="PR Preview" w:date="2026-01-01T00:00:00Z">
        <w:r>
          <w:delText xml:space="preserve">Regression texts often say</w:delText>
        </w:r>
      </w:del>
      <w:del w:id="6124" w:author="PR Preview" w:date="2026-01-01T00:00:00Z">
        <w:r>
          <w:delText xml:space="preserve"> </w:delText>
        </w:r>
      </w:del>
      <w:del w:id="6125" w:author="PR Preview" w:date="2026-01-01T00:00:00Z">
        <w:r>
          <w:delText xml:space="preserve">“projection matrix”</w:delText>
        </w:r>
      </w:del>
      <w:del w:id="6126" w:author="PR Preview" w:date="2026-01-01T00:00:00Z">
        <w:r>
          <w:delText xml:space="preserve"> </w:delText>
        </w:r>
      </w:del>
      <w:del w:id="6127" w:author="PR Preview" w:date="2026-01-01T00:00:00Z">
        <w:r>
          <w:delText xml:space="preserve">when they mean an orthogonal one.</w:delText>
        </w:r>
      </w:del>
      <w:del w:id="6128" w:author="PR Preview" w:date="2026-01-01T00:00:00Z">
        <w:r>
          <w:delText xml:space="preserve"> </w:delText>
        </w:r>
      </w:del>
      <w:del w:id="6129" w:author="PR Preview" w:date="2026-01-01T00:00:00Z">
        <w:r>
          <w:delText xml:space="preserve">In these notes,</w:delText>
        </w:r>
      </w:del>
      <w:del w:id="6130" w:author="PR Preview" w:date="2026-01-01T00:00:00Z">
        <w:r>
          <w:delText xml:space="preserve"> </w:delText>
        </w:r>
      </w:del>
      <w:del w:id="6131" w:author="PR Preview" w:date="2026-01-01T00:00:00Z">
        <w:r>
          <w:delText xml:space="preserve">“projection matrix”</w:delText>
        </w:r>
      </w:del>
      <w:del w:id="6132" w:author="PR Preview" w:date="2026-01-01T00:00:00Z">
        <w:r>
          <w:delText xml:space="preserve"> </w:delText>
        </w:r>
      </w:del>
      <w:del w:id="6133" w:author="PR Preview" w:date="2026-01-01T00:00:00Z">
        <w:r>
          <w:delText xml:space="preserve">always means</w:delText>
        </w:r>
      </w:del>
      <w:del w:id="6134" w:author="PR Preview" w:date="2026-01-01T00:00:00Z">
        <w:r>
          <w:delText xml:space="preserve"> </w:delText>
        </w:r>
      </w:del>
      <w:del w:id="6135" w:author="PR Preview" w:date="2026-01-01T00:00:00Z">
        <w:r>
          <w:delText xml:space="preserve">an orthogonal projection matrix in the sense of</w:delText>
        </w:r>
      </w:del>
      <w:del w:id="6136" w:author="PR Preview" w:date="2026-01-01T00:00:00Z">
        <w:r>
          <w:delText xml:space="preserve"> </w:delText>
        </w:r>
      </w:del>
      <w:hyperlink w:anchor="def-projection-matrix">
        <w:del w:id="6137" w:author="PR Preview" w:date="2026-01-01T00:00:00Z">
          <w:r>
            <w:rPr>
              <w:rStyle w:val="Hyperlink"/>
            </w:rPr>
            <w:delText xml:space="preserve">Definition 74</w:delText>
          </w:r>
        </w:del>
      </w:hyperlink>
      <w:del w:id="6138" w:author="PR Preview" w:date="2026-01-01T00:00:00Z">
        <w:r>
          <w:delText xml:space="preserve">,</w:delText>
        </w:r>
      </w:del>
      <w:del w:id="6139" w:author="PR Preview" w:date="2026-01-01T00:00:00Z">
        <w:r>
          <w:delText xml:space="preserve"> </w:delText>
        </w:r>
      </w:del>
      <w:del w:id="6140" w:author="PR Preview" w:date="2026-01-01T00:00:00Z">
        <w:r>
          <w:delText xml:space="preserve">such as</w:delText>
        </w:r>
      </w:del>
      <w:del w:id="6141" w:author="PR Preview" w:date="2026-01-01T00:00:00Z">
        <w:r>
          <w:delText xml:space="preserve"> </w:delText>
        </w:r>
      </w:del>
      <m:oMath>
        <m:r>
          <m:rPr>
            <m:sty m:val="bi"/>
          </m:rPr>
          <m:t>P</m:t>
        </m:r>
      </m:oMath>
      <w:del w:id="6142" w:author="PR Preview" w:date="2026-01-01T00:00:00Z">
        <w:r>
          <w:delText xml:space="preserve"> </w:delText>
        </w:r>
      </w:del>
      <w:del w:id="6143" w:author="PR Preview" w:date="2026-01-01T00:00:00Z">
        <w:r>
          <w:delText xml:space="preserve">in</w:delText>
        </w:r>
      </w:del>
      <w:del w:id="6144" w:author="PR Preview" w:date="2026-01-01T00:00:00Z">
        <w:r>
          <w:delText xml:space="preserve"> </w:delText>
        </w:r>
      </w:del>
      <w:hyperlink w:anchor="exm-projection-matrix">
        <w:del w:id="6145" w:author="PR Preview" w:date="2026-01-01T00:00:00Z">
          <w:r>
            <w:rPr>
              <w:rStyle w:val="Hyperlink"/>
            </w:rPr>
            <w:delText xml:space="preserve">Example 124</w:delText>
          </w:r>
        </w:del>
      </w:hyperlink>
      <w:del w:id="6146" w:author="PR Preview" w:date="2026-01-01T00:00:00Z">
        <w:r>
          <w:delText xml:space="preserve">,</w:delText>
        </w:r>
      </w:del>
      <w:del w:id="6147" w:author="PR Preview" w:date="2026-01-01T00:00:00Z">
        <w:r>
          <w:delText xml:space="preserve"> </w:delText>
        </w:r>
      </w:del>
      <w:del w:id="6148" w:author="PR Preview" w:date="2026-01-01T00:00:00Z">
        <w:r>
          <w:delText xml:space="preserve">and never an oblique projection (</w:delText>
        </w:r>
      </w:del>
      <w:hyperlink w:anchor="def-oblique-projection">
        <w:del w:id="6149" w:author="PR Preview" w:date="2026-01-01T00:00:00Z">
          <w:r>
            <w:rPr>
              <w:rStyle w:val="Hyperlink"/>
            </w:rPr>
            <w:delText xml:space="preserve">Definition 75</w:delText>
          </w:r>
        </w:del>
      </w:hyperlink>
      <w:del w:id="6150" w:author="PR Preview" w:date="2026-01-01T00:00:00Z">
        <w:r>
          <w:delText xml:space="preserve">)</w:delText>
        </w:r>
      </w:del>
      <w:del w:id="6151" w:author="PR Preview" w:date="2026-01-01T00:00:00Z">
        <w:r>
          <w:delText xml:space="preserve"> </w:delText>
        </w:r>
      </w:del>
      <w:del w:id="6152" w:author="PR Preview" w:date="2026-01-01T00:00:00Z">
        <w:r>
          <w:delText xml:space="preserve">such as</w:delText>
        </w:r>
      </w:del>
      <w:del w:id="6153" w:author="PR Preview" w:date="2026-01-01T00:00:00Z">
        <w:r>
          <w:delText xml:space="preserve"> </w:delText>
        </w:r>
      </w:del>
      <m:oMath>
        <m:r>
          <m:rPr>
            <m:sty m:val="bi"/>
          </m:rPr>
          <m:t>Q</m:t>
        </m:r>
      </m:oMath>
      <w:del w:id="6154" w:author="PR Preview" w:date="2026-01-01T00:00:00Z">
        <w:r>
          <w:delText xml:space="preserve">.</w:delText>
        </w:r>
      </w:del>
    </w:p>
    <w:p>
      <w:pPr>
        <w:pStyle w:val="BodyText"/>
      </w:pPr>
      <w:del w:id="6155" w:author="PR Preview" w:date="2026-01-01T00:00:00Z">
        <w:r>
          <w:rPr>
            <w:b/>
            <w:bCs/>
          </w:rPr>
          <w:delText xml:space="preserve">Theorem 63 (Complement of a projection matrix)</w:delText>
        </w:r>
      </w:del>
      <w:del w:id="6156" w:author="PR Preview" w:date="2026-01-01T00:00:00Z">
        <w:r>
          <w:delText xml:space="preserve"> </w:delText>
        </w:r>
      </w:del>
      <w:del w:id="6157" w:author="PR Preview" w:date="2026-01-01T00:00:00Z">
        <w:r>
          <w:delText xml:space="preserve">If</w:delText>
        </w:r>
      </w:del>
      <w:del w:id="6158" w:author="PR Preview" w:date="2026-01-01T00:00:00Z">
        <w:r>
          <w:delText xml:space="preserve"> </w:delText>
        </w:r>
      </w:del>
      <m:oMath>
        <m:r>
          <m:rPr>
            <m:sty m:val="bi"/>
          </m:rPr>
          <m:t>P</m:t>
        </m:r>
      </m:oMath>
      <w:del w:id="6159" w:author="PR Preview" w:date="2026-01-01T00:00:00Z">
        <w:r>
          <w:delText xml:space="preserve"> </w:delText>
        </w:r>
      </w:del>
      <w:del w:id="6160" w:author="PR Preview" w:date="2026-01-01T00:00:00Z">
        <w:r>
          <w:delText xml:space="preserve">is a</w:delText>
        </w:r>
      </w:del>
      <w:del w:id="6161" w:author="PR Preview" w:date="2026-01-01T00:00:00Z">
        <w:r>
          <w:delText xml:space="preserve"> </w:delText>
        </w:r>
      </w:del>
      <m:oMath>
        <m:r>
          <m:t>p</m:t>
        </m:r>
        <m:r>
          <m:rPr>
            <m:sty m:val="p"/>
          </m:rPr>
          <m:t>×</m:t>
        </m:r>
        <m:r>
          <m:t>p</m:t>
        </m:r>
      </m:oMath>
      <w:del w:id="6162" w:author="PR Preview" w:date="2026-01-01T00:00:00Z">
        <w:r>
          <w:delText xml:space="preserve"> </w:delText>
        </w:r>
      </w:del>
      <w:del w:id="6163" w:author="PR Preview" w:date="2026-01-01T00:00:00Z">
        <w:r>
          <w:delText xml:space="preserve">orthogonal projection matrix (</w:delText>
        </w:r>
      </w:del>
      <w:hyperlink w:anchor="def-projection-matrix">
        <w:del w:id="6164" w:author="PR Preview" w:date="2026-01-01T00:00:00Z">
          <w:r>
            <w:rPr>
              <w:rStyle w:val="Hyperlink"/>
            </w:rPr>
            <w:delText xml:space="preserve">Definition 74</w:delText>
          </w:r>
        </w:del>
      </w:hyperlink>
      <w:del w:id="6165" w:author="PR Preview" w:date="2026-01-01T00:00:00Z">
        <w:r>
          <w:delText xml:space="preserve">),</w:delText>
        </w:r>
      </w:del>
      <w:del w:id="6166" w:author="PR Preview" w:date="2026-01-01T00:00:00Z">
        <w:r>
          <w:delText xml:space="preserve"> </w:delText>
        </w:r>
      </w:del>
      <w:del w:id="6167" w:author="PR Preview" w:date="2026-01-01T00:00:00Z">
        <w:r>
          <w:delText xml:space="preserve">then</w:delText>
        </w:r>
      </w:del>
      <w:del w:id="6168" w:author="PR Preview" w:date="2026-01-01T00:00:00Z">
        <w:r>
          <w:delText xml:space="preserve"> </w:delText>
        </w:r>
      </w:del>
      <m:oMath>
        <m:sSub>
          <m:e>
            <m:r>
              <m:rPr>
                <m:sty m:val="bi"/>
              </m:rPr>
              <m:t>I</m:t>
            </m:r>
          </m:e>
          <m:sub>
            <m:r>
              <m:t>p</m:t>
            </m:r>
          </m:sub>
        </m:sSub>
        <m:r>
          <m:rPr>
            <m:sty m:val="p"/>
          </m:rPr>
          <m:t>−</m:t>
        </m:r>
        <m:r>
          <m:rPr>
            <m:sty m:val="bi"/>
          </m:rPr>
          <m:t>P</m:t>
        </m:r>
      </m:oMath>
      <w:del w:id="6169" w:author="PR Preview" w:date="2026-01-01T00:00:00Z">
        <w:r>
          <w:delText xml:space="preserve"> </w:delText>
        </w:r>
      </w:del>
      <w:del w:id="6170" w:author="PR Preview" w:date="2026-01-01T00:00:00Z">
        <w:r>
          <w:delText xml:space="preserve">is also an orthogonal projection matrix.</w:delText>
        </w:r>
      </w:del>
    </w:p>
    <w:p>
      <w:pPr>
        <w:pStyle w:val="BodyText"/>
      </w:pPr>
      <w:ins w:id="6171" w:author="PR Preview" w:date="2026-01-01T00:00:00Z">
        <w:r>
          <w:rPr>
            <w:i/>
            <w:iCs/>
          </w:rPr>
          <w:t xml:space="preserve">Remark 22</w:t>
        </w:r>
      </w:ins>
      <w:ins w:id="6172" w:author="PR Preview" w:date="2026-01-01T00:00:00Z">
        <w:r>
          <w:t xml:space="preserve"> (What</w:t>
        </w:r>
      </w:ins>
      <w:ins w:id="6173" w:author="PR Preview" w:date="2026-01-01T00:00:00Z">
        <w:r>
          <w:t xml:space="preserve"> </w:t>
        </w:r>
      </w:ins>
      <w:ins w:id="6174" w:author="PR Preview" w:date="2026-01-01T00:00:00Z">
        <w:r>
          <w:t xml:space="preserve">“projection matrix”</w:t>
        </w:r>
      </w:ins>
      <w:ins w:id="6175" w:author="PR Preview" w:date="2026-01-01T00:00:00Z">
        <w:r>
          <w:t xml:space="preserve"> </w:t>
        </w:r>
      </w:ins>
      <w:ins w:id="6176" w:author="PR Preview" w:date="2026-01-01T00:00:00Z">
        <w:r>
          <w:t xml:space="preserve">means in these notes). </w:t>
        </w:r>
      </w:ins>
      <w:ins w:id="6177" w:author="PR Preview" w:date="2026-01-01T00:00:00Z">
        <w:r>
          <w:t xml:space="preserve">Some texts call any idempotent matrix a projection matrix,</w:t>
        </w:r>
      </w:ins>
      <w:ins w:id="6178" w:author="PR Preview" w:date="2026-01-01T00:00:00Z">
        <w:r>
          <w:t xml:space="preserve"> </w:t>
        </w:r>
      </w:ins>
      <w:ins w:id="6179" w:author="PR Preview" w:date="2026-01-01T00:00:00Z">
        <w:r>
          <w:t xml:space="preserve">so that both</w:t>
        </w:r>
      </w:ins>
      <w:ins w:id="6180" w:author="PR Preview" w:date="2026-01-01T00:00:00Z">
        <w:r>
          <w:t xml:space="preserve"> </w:t>
        </w:r>
      </w:ins>
      <m:oMath>
        <m:r>
          <m:rPr>
            <m:sty m:val="bi"/>
          </m:rPr>
          <m:t>P</m:t>
        </m:r>
      </m:oMath>
      <w:ins w:id="6181" w:author="PR Preview" w:date="2026-01-01T00:00:00Z">
        <w:r>
          <w:t xml:space="preserve"> </w:t>
        </w:r>
      </w:ins>
      <w:ins w:id="6182" w:author="PR Preview" w:date="2026-01-01T00:00:00Z">
        <w:r>
          <w:t xml:space="preserve">and</w:t>
        </w:r>
      </w:ins>
      <w:ins w:id="6183" w:author="PR Preview" w:date="2026-01-01T00:00:00Z">
        <w:r>
          <w:t xml:space="preserve"> </w:t>
        </w:r>
      </w:ins>
      <m:oMath>
        <m:r>
          <m:rPr>
            <m:sty m:val="bi"/>
          </m:rPr>
          <m:t>Q</m:t>
        </m:r>
      </m:oMath>
      <w:ins w:id="6184" w:author="PR Preview" w:date="2026-01-01T00:00:00Z">
        <w:r>
          <w:t xml:space="preserve"> </w:t>
        </w:r>
      </w:ins>
      <w:ins w:id="6185" w:author="PR Preview" w:date="2026-01-01T00:00:00Z">
        <w:r>
          <w:t xml:space="preserve">in</w:t>
        </w:r>
      </w:ins>
      <w:ins w:id="6186" w:author="PR Preview" w:date="2026-01-01T00:00:00Z">
        <w:r>
          <w:t xml:space="preserve"> </w:t>
        </w:r>
      </w:ins>
      <w:hyperlink w:anchor="exm-projection-matrix">
        <w:ins w:id="6187" w:author="PR Preview" w:date="2026-01-01T00:00:00Z">
          <w:r>
            <w:rPr>
              <w:rStyle w:val="Hyperlink"/>
            </w:rPr>
            <w:t xml:space="preserve">Example 126</w:t>
          </w:r>
        </w:ins>
      </w:hyperlink>
      <w:ins w:id="6188" w:author="PR Preview" w:date="2026-01-01T00:00:00Z">
        <w:r>
          <w:t xml:space="preserve"> </w:t>
        </w:r>
      </w:ins>
      <w:ins w:id="6189" w:author="PR Preview" w:date="2026-01-01T00:00:00Z">
        <w:r>
          <w:t xml:space="preserve">would count as one.</w:t>
        </w:r>
      </w:ins>
      <w:ins w:id="6190" w:author="PR Preview" w:date="2026-01-01T00:00:00Z">
        <w:r>
          <w:t xml:space="preserve"> </w:t>
        </w:r>
      </w:ins>
      <w:ins w:id="6191" w:author="PR Preview" w:date="2026-01-01T00:00:00Z">
        <w:r>
          <w:t xml:space="preserve">Regression texts often say</w:t>
        </w:r>
      </w:ins>
      <w:ins w:id="6192" w:author="PR Preview" w:date="2026-01-01T00:00:00Z">
        <w:r>
          <w:t xml:space="preserve"> </w:t>
        </w:r>
      </w:ins>
      <w:ins w:id="6193" w:author="PR Preview" w:date="2026-01-01T00:00:00Z">
        <w:r>
          <w:t xml:space="preserve">“projection matrix”</w:t>
        </w:r>
      </w:ins>
      <w:ins w:id="6194" w:author="PR Preview" w:date="2026-01-01T00:00:00Z">
        <w:r>
          <w:t xml:space="preserve"> </w:t>
        </w:r>
      </w:ins>
      <w:ins w:id="6195" w:author="PR Preview" w:date="2026-01-01T00:00:00Z">
        <w:r>
          <w:t xml:space="preserve">when they mean an orthogonal one.</w:t>
        </w:r>
      </w:ins>
      <w:ins w:id="6196" w:author="PR Preview" w:date="2026-01-01T00:00:00Z">
        <w:r>
          <w:t xml:space="preserve"> </w:t>
        </w:r>
      </w:ins>
      <w:ins w:id="6197" w:author="PR Preview" w:date="2026-01-01T00:00:00Z">
        <w:r>
          <w:t xml:space="preserve">In these notes,</w:t>
        </w:r>
      </w:ins>
      <w:ins w:id="6198" w:author="PR Preview" w:date="2026-01-01T00:00:00Z">
        <w:r>
          <w:t xml:space="preserve"> </w:t>
        </w:r>
      </w:ins>
      <w:ins w:id="6199" w:author="PR Preview" w:date="2026-01-01T00:00:00Z">
        <w:r>
          <w:t xml:space="preserve">“projection matrix”</w:t>
        </w:r>
      </w:ins>
      <w:ins w:id="6200" w:author="PR Preview" w:date="2026-01-01T00:00:00Z">
        <w:r>
          <w:t xml:space="preserve"> </w:t>
        </w:r>
      </w:ins>
      <w:ins w:id="6201" w:author="PR Preview" w:date="2026-01-01T00:00:00Z">
        <w:r>
          <w:t xml:space="preserve">always means</w:t>
        </w:r>
      </w:ins>
      <w:ins w:id="6202" w:author="PR Preview" w:date="2026-01-01T00:00:00Z">
        <w:r>
          <w:t xml:space="preserve"> </w:t>
        </w:r>
      </w:ins>
      <w:ins w:id="6203" w:author="PR Preview" w:date="2026-01-01T00:00:00Z">
        <w:r>
          <w:t xml:space="preserve">an orthogonal projection matrix in the sense of</w:t>
        </w:r>
      </w:ins>
      <w:ins w:id="6204" w:author="PR Preview" w:date="2026-01-01T00:00:00Z">
        <w:r>
          <w:t xml:space="preserve"> </w:t>
        </w:r>
      </w:ins>
      <w:hyperlink w:anchor="def-projection-matrix">
        <w:ins w:id="6205" w:author="PR Preview" w:date="2026-01-01T00:00:00Z">
          <w:r>
            <w:rPr>
              <w:rStyle w:val="Hyperlink"/>
            </w:rPr>
            <w:t xml:space="preserve">Definition 74</w:t>
          </w:r>
        </w:ins>
      </w:hyperlink>
      <w:ins w:id="6206" w:author="PR Preview" w:date="2026-01-01T00:00:00Z">
        <w:r>
          <w:t xml:space="preserve">,</w:t>
        </w:r>
      </w:ins>
      <w:ins w:id="6207" w:author="PR Preview" w:date="2026-01-01T00:00:00Z">
        <w:r>
          <w:t xml:space="preserve"> </w:t>
        </w:r>
      </w:ins>
      <w:ins w:id="6208" w:author="PR Preview" w:date="2026-01-01T00:00:00Z">
        <w:r>
          <w:t xml:space="preserve">such as</w:t>
        </w:r>
      </w:ins>
      <w:ins w:id="6209" w:author="PR Preview" w:date="2026-01-01T00:00:00Z">
        <w:r>
          <w:t xml:space="preserve"> </w:t>
        </w:r>
      </w:ins>
      <m:oMath>
        <m:r>
          <m:rPr>
            <m:sty m:val="bi"/>
          </m:rPr>
          <m:t>P</m:t>
        </m:r>
      </m:oMath>
      <w:ins w:id="6210" w:author="PR Preview" w:date="2026-01-01T00:00:00Z">
        <w:r>
          <w:t xml:space="preserve"> </w:t>
        </w:r>
      </w:ins>
      <w:ins w:id="6211" w:author="PR Preview" w:date="2026-01-01T00:00:00Z">
        <w:r>
          <w:t xml:space="preserve">in</w:t>
        </w:r>
      </w:ins>
      <w:ins w:id="6212" w:author="PR Preview" w:date="2026-01-01T00:00:00Z">
        <w:r>
          <w:t xml:space="preserve"> </w:t>
        </w:r>
      </w:ins>
      <w:hyperlink w:anchor="exm-projection-matrix">
        <w:ins w:id="6213" w:author="PR Preview" w:date="2026-01-01T00:00:00Z">
          <w:r>
            <w:rPr>
              <w:rStyle w:val="Hyperlink"/>
            </w:rPr>
            <w:t xml:space="preserve">Example 126</w:t>
          </w:r>
        </w:ins>
      </w:hyperlink>
      <w:ins w:id="6214" w:author="PR Preview" w:date="2026-01-01T00:00:00Z">
        <w:r>
          <w:t xml:space="preserve">,</w:t>
        </w:r>
      </w:ins>
      <w:ins w:id="6215" w:author="PR Preview" w:date="2026-01-01T00:00:00Z">
        <w:r>
          <w:t xml:space="preserve"> </w:t>
        </w:r>
      </w:ins>
      <w:ins w:id="6216" w:author="PR Preview" w:date="2026-01-01T00:00:00Z">
        <w:r>
          <w:t xml:space="preserve">and never an oblique projection (</w:t>
        </w:r>
      </w:ins>
      <w:hyperlink w:anchor="def-oblique-projection">
        <w:ins w:id="6217" w:author="PR Preview" w:date="2026-01-01T00:00:00Z">
          <w:r>
            <w:rPr>
              <w:rStyle w:val="Hyperlink"/>
            </w:rPr>
            <w:t xml:space="preserve">Definition 75</w:t>
          </w:r>
        </w:ins>
      </w:hyperlink>
      <w:ins w:id="6218" w:author="PR Preview" w:date="2026-01-01T00:00:00Z">
        <w:r>
          <w:t xml:space="preserve">)</w:t>
        </w:r>
      </w:ins>
      <w:ins w:id="6219" w:author="PR Preview" w:date="2026-01-01T00:00:00Z">
        <w:r>
          <w:t xml:space="preserve"> </w:t>
        </w:r>
      </w:ins>
      <w:ins w:id="6220" w:author="PR Preview" w:date="2026-01-01T00:00:00Z">
        <w:r>
          <w:t xml:space="preserve">such as</w:t>
        </w:r>
      </w:ins>
      <w:ins w:id="6221" w:author="PR Preview" w:date="2026-01-01T00:00:00Z">
        <w:r>
          <w:t xml:space="preserve"> </w:t>
        </w:r>
      </w:ins>
      <m:oMath>
        <m:r>
          <m:rPr>
            <m:sty m:val="bi"/>
          </m:rPr>
          <m:t>Q</m:t>
        </m:r>
      </m:oMath>
      <w:ins w:id="6222" w:author="PR Preview" w:date="2026-01-01T00:00:00Z">
        <w:r>
          <w:t xml:space="preserve">.</w:t>
        </w:r>
      </w:ins>
    </w:p>
    <w:bookmarkEnd w:id="400"/>
    <w:bookmarkStart w:id="401" w:name="thm-projection-complement"/>
    <w:p>
      <w:pPr>
        <w:pStyle w:val="BodyText"/>
      </w:pPr>
      <w:ins w:id="6223" w:author="PR Preview" w:date="2026-01-01T00:00:00Z">
        <w:r>
          <w:rPr>
            <w:b/>
            <w:bCs/>
          </w:rPr>
          <w:t xml:space="preserve">Theorem 65 (Complement of a projection matrix)</w:t>
        </w:r>
      </w:ins>
      <w:ins w:id="6224" w:author="PR Preview" w:date="2026-01-01T00:00:00Z">
        <w:r>
          <w:t xml:space="preserve"> </w:t>
        </w:r>
      </w:ins>
      <w:ins w:id="6225" w:author="PR Preview" w:date="2026-01-01T00:00:00Z">
        <w:r>
          <w:t xml:space="preserve">If</w:t>
        </w:r>
      </w:ins>
      <w:ins w:id="6226" w:author="PR Preview" w:date="2026-01-01T00:00:00Z">
        <w:r>
          <w:t xml:space="preserve"> </w:t>
        </w:r>
      </w:ins>
      <m:oMath>
        <m:r>
          <m:rPr>
            <m:sty m:val="bi"/>
          </m:rPr>
          <m:t>P</m:t>
        </m:r>
      </m:oMath>
      <w:ins w:id="6227" w:author="PR Preview" w:date="2026-01-01T00:00:00Z">
        <w:r>
          <w:t xml:space="preserve"> </w:t>
        </w:r>
      </w:ins>
      <w:ins w:id="6228" w:author="PR Preview" w:date="2026-01-01T00:00:00Z">
        <w:r>
          <w:t xml:space="preserve">is a</w:t>
        </w:r>
      </w:ins>
      <w:ins w:id="6229" w:author="PR Preview" w:date="2026-01-01T00:00:00Z">
        <w:r>
          <w:t xml:space="preserve"> </w:t>
        </w:r>
      </w:ins>
      <m:oMath>
        <m:r>
          <m:t>p</m:t>
        </m:r>
        <m:r>
          <m:rPr>
            <m:sty m:val="p"/>
          </m:rPr>
          <m:t>×</m:t>
        </m:r>
        <m:r>
          <m:t>p</m:t>
        </m:r>
      </m:oMath>
      <w:ins w:id="6230" w:author="PR Preview" w:date="2026-01-01T00:00:00Z">
        <w:r>
          <w:t xml:space="preserve"> </w:t>
        </w:r>
      </w:ins>
      <w:ins w:id="6231" w:author="PR Preview" w:date="2026-01-01T00:00:00Z">
        <w:r>
          <w:t xml:space="preserve">orthogonal projection matrix (</w:t>
        </w:r>
      </w:ins>
      <w:hyperlink w:anchor="def-projection-matrix">
        <w:ins w:id="6232" w:author="PR Preview" w:date="2026-01-01T00:00:00Z">
          <w:r>
            <w:rPr>
              <w:rStyle w:val="Hyperlink"/>
            </w:rPr>
            <w:t xml:space="preserve">Definition 74</w:t>
          </w:r>
        </w:ins>
      </w:hyperlink>
      <w:ins w:id="6233" w:author="PR Preview" w:date="2026-01-01T00:00:00Z">
        <w:r>
          <w:t xml:space="preserve">),</w:t>
        </w:r>
      </w:ins>
      <w:ins w:id="6234" w:author="PR Preview" w:date="2026-01-01T00:00:00Z">
        <w:r>
          <w:t xml:space="preserve"> </w:t>
        </w:r>
      </w:ins>
      <w:ins w:id="6235" w:author="PR Preview" w:date="2026-01-01T00:00:00Z">
        <w:r>
          <w:t xml:space="preserve">then</w:t>
        </w:r>
      </w:ins>
      <w:ins w:id="6236" w:author="PR Preview" w:date="2026-01-01T00:00:00Z">
        <w:r>
          <w:t xml:space="preserve"> </w:t>
        </w:r>
      </w:ins>
      <m:oMath>
        <m:sSub>
          <m:e>
            <m:r>
              <m:rPr>
                <m:sty m:val="bi"/>
              </m:rPr>
              <m:t>I</m:t>
            </m:r>
          </m:e>
          <m:sub>
            <m:r>
              <m:t>p</m:t>
            </m:r>
          </m:sub>
        </m:sSub>
        <m:r>
          <m:rPr>
            <m:sty m:val="p"/>
          </m:rPr>
          <m:t>−</m:t>
        </m:r>
        <m:r>
          <m:rPr>
            <m:sty m:val="bi"/>
          </m:rPr>
          <m:t>P</m:t>
        </m:r>
      </m:oMath>
      <w:ins w:id="6237" w:author="PR Preview" w:date="2026-01-01T00:00:00Z">
        <w:r>
          <w:t xml:space="preserve"> </w:t>
        </w:r>
      </w:ins>
      <w:ins w:id="6238" w:author="PR Preview" w:date="2026-01-01T00:00:00Z">
        <w:r>
          <w:t xml:space="preserve">is also an orthogonal projection matrix.</w:t>
        </w:r>
      </w:ins>
    </w:p>
    <w:bookmarkEnd w:id="401"/>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02" w:name="thm-projection-orthogonal"/>
    <w:p>
      <w:pPr>
        <w:pStyle w:val="FirstParagraph"/>
      </w:pPr>
      <w:del w:id="6239" w:author="PR Preview" w:date="2026-01-01T00:00:00Z">
        <w:r>
          <w:rPr>
            <w:b/>
            <w:bCs/>
          </w:rPr>
          <w:delText xml:space="preserve">Theorem 64 (Projection matrices produce orthogonal decompositions)</w:delText>
        </w:r>
      </w:del>
      <w:del w:id="6240" w:author="PR Preview" w:date="2026-01-01T00:00:00Z">
        <w:r>
          <w:delText xml:space="preserve"> </w:delText>
        </w:r>
      </w:del>
      <w:del w:id="6241" w:author="PR Preview" w:date="2026-01-01T00:00:00Z">
        <w:r>
          <w:delText xml:space="preserve">If</w:delText>
        </w:r>
      </w:del>
      <w:del w:id="6242" w:author="PR Preview" w:date="2026-01-01T00:00:00Z">
        <w:r>
          <w:delText xml:space="preserve"> </w:delText>
        </w:r>
      </w:del>
      <m:oMath>
        <m:r>
          <m:rPr>
            <m:sty m:val="bi"/>
          </m:rPr>
          <m:t>P</m:t>
        </m:r>
      </m:oMath>
      <w:del w:id="6243" w:author="PR Preview" w:date="2026-01-01T00:00:00Z">
        <w:r>
          <w:delText xml:space="preserve"> </w:delText>
        </w:r>
      </w:del>
      <w:del w:id="6244" w:author="PR Preview" w:date="2026-01-01T00:00:00Z">
        <w:r>
          <w:delText xml:space="preserve">is a</w:delText>
        </w:r>
      </w:del>
      <w:del w:id="6245" w:author="PR Preview" w:date="2026-01-01T00:00:00Z">
        <w:r>
          <w:delText xml:space="preserve"> </w:delText>
        </w:r>
      </w:del>
      <m:oMath>
        <m:r>
          <m:t>p</m:t>
        </m:r>
        <m:r>
          <m:rPr>
            <m:sty m:val="p"/>
          </m:rPr>
          <m:t>×</m:t>
        </m:r>
        <m:r>
          <m:t>p</m:t>
        </m:r>
      </m:oMath>
      <w:del w:id="6246" w:author="PR Preview" w:date="2026-01-01T00:00:00Z">
        <w:r>
          <w:delText xml:space="preserve"> </w:delText>
        </w:r>
      </w:del>
      <w:del w:id="6247" w:author="PR Preview" w:date="2026-01-01T00:00:00Z">
        <w:r>
          <w:delText xml:space="preserve">orthogonal projection matrix (</w:delText>
        </w:r>
      </w:del>
      <w:hyperlink w:anchor="def-projection-matrix">
        <w:del w:id="6248" w:author="PR Preview" w:date="2026-01-01T00:00:00Z">
          <w:r>
            <w:rPr>
              <w:rStyle w:val="Hyperlink"/>
            </w:rPr>
            <w:delText xml:space="preserve">Definition 74</w:delText>
          </w:r>
        </w:del>
      </w:hyperlink>
      <w:del w:id="6249" w:author="PR Preview" w:date="2026-01-01T00:00:00Z">
        <w:r>
          <w:delText xml:space="preserve">)</w:delText>
        </w:r>
      </w:del>
      <w:del w:id="6250" w:author="PR Preview" w:date="2026-01-01T00:00:00Z">
        <w:r>
          <w:delText xml:space="preserve"> </w:delText>
        </w:r>
      </w:del>
      <w:del w:id="6251" w:author="PR Preview" w:date="2026-01-01T00:00:00Z">
        <w:r>
          <w:delText xml:space="preserve">and</w:delText>
        </w:r>
      </w:del>
      <w:del w:id="6252" w:author="PR Preview" w:date="2026-01-01T00:00:00Z">
        <w:r>
          <w:delText xml:space="preserve"> </w:delText>
        </w:r>
      </w:del>
      <m:oMath>
        <m:acc>
          <m:accPr>
            <m:chr m:val="̃"/>
          </m:accPr>
          <m:e>
            <m:r>
              <m:t>v</m:t>
            </m:r>
          </m:e>
        </m:acc>
      </m:oMath>
      <w:del w:id="6253" w:author="PR Preview" w:date="2026-01-01T00:00:00Z">
        <w:r>
          <w:delText xml:space="preserve"> </w:delText>
        </w:r>
      </w:del>
      <w:del w:id="6254" w:author="PR Preview" w:date="2026-01-01T00:00:00Z">
        <w:r>
          <w:delText xml:space="preserve">is any vector of length</w:delText>
        </w:r>
      </w:del>
      <w:del w:id="6255" w:author="PR Preview" w:date="2026-01-01T00:00:00Z">
        <w:r>
          <w:delText xml:space="preserve"> </w:delText>
        </w:r>
      </w:del>
      <m:oMath>
        <m:r>
          <m:t>p</m:t>
        </m:r>
      </m:oMath>
      <w:del w:id="6256" w:author="PR Preview" w:date="2026-01-01T00:00:00Z">
        <w:r>
          <w:delText xml:space="preserve">, then</w:delText>
        </w:r>
      </w:del>
      <w:del w:id="6257" w:author="PR Preview" w:date="2026-01-01T00:00:00Z">
        <w:r>
          <w:delText xml:space="preserve"> </w:delText>
        </w:r>
      </w:del>
      <w:del w:id="6258" w:author="PR Preview" w:date="2026-01-01T00:00:00Z">
        <w:r>
          <w:delText xml:space="preserve">the two components of the decomposition</w:delText>
        </w:r>
      </w:del>
    </w:p>
    <w:p>
      <w:pPr>
        <w:pStyle w:val="FirstParagraph"/>
      </w:pPr>
      <w:ins w:id="6259" w:author="PR Preview" w:date="2026-01-01T00:00:00Z">
        <w:r>
          <w:rPr>
            <w:b/>
            <w:bCs/>
          </w:rPr>
          <w:t xml:space="preserve">Theorem 66 (Projection matrices produce orthogonal decompositions)</w:t>
        </w:r>
      </w:ins>
      <w:ins w:id="6260" w:author="PR Preview" w:date="2026-01-01T00:00:00Z">
        <w:r>
          <w:t xml:space="preserve"> </w:t>
        </w:r>
      </w:ins>
      <w:ins w:id="6261" w:author="PR Preview" w:date="2026-01-01T00:00:00Z">
        <w:r>
          <w:t xml:space="preserve">If</w:t>
        </w:r>
      </w:ins>
      <w:ins w:id="6262" w:author="PR Preview" w:date="2026-01-01T00:00:00Z">
        <w:r>
          <w:t xml:space="preserve"> </w:t>
        </w:r>
      </w:ins>
      <m:oMath>
        <m:r>
          <m:rPr>
            <m:sty m:val="bi"/>
          </m:rPr>
          <m:t>P</m:t>
        </m:r>
      </m:oMath>
      <w:ins w:id="6263" w:author="PR Preview" w:date="2026-01-01T00:00:00Z">
        <w:r>
          <w:t xml:space="preserve"> </w:t>
        </w:r>
      </w:ins>
      <w:ins w:id="6264" w:author="PR Preview" w:date="2026-01-01T00:00:00Z">
        <w:r>
          <w:t xml:space="preserve">is a</w:t>
        </w:r>
      </w:ins>
      <w:ins w:id="6265" w:author="PR Preview" w:date="2026-01-01T00:00:00Z">
        <w:r>
          <w:t xml:space="preserve"> </w:t>
        </w:r>
      </w:ins>
      <m:oMath>
        <m:r>
          <m:t>p</m:t>
        </m:r>
        <m:r>
          <m:rPr>
            <m:sty m:val="p"/>
          </m:rPr>
          <m:t>×</m:t>
        </m:r>
        <m:r>
          <m:t>p</m:t>
        </m:r>
      </m:oMath>
      <w:ins w:id="6266" w:author="PR Preview" w:date="2026-01-01T00:00:00Z">
        <w:r>
          <w:t xml:space="preserve"> </w:t>
        </w:r>
      </w:ins>
      <w:ins w:id="6267" w:author="PR Preview" w:date="2026-01-01T00:00:00Z">
        <w:r>
          <w:t xml:space="preserve">orthogonal projection matrix (</w:t>
        </w:r>
      </w:ins>
      <w:hyperlink w:anchor="def-projection-matrix">
        <w:ins w:id="6268" w:author="PR Preview" w:date="2026-01-01T00:00:00Z">
          <w:r>
            <w:rPr>
              <w:rStyle w:val="Hyperlink"/>
            </w:rPr>
            <w:t xml:space="preserve">Definition 74</w:t>
          </w:r>
        </w:ins>
      </w:hyperlink>
      <w:ins w:id="6269" w:author="PR Preview" w:date="2026-01-01T00:00:00Z">
        <w:r>
          <w:t xml:space="preserve">)</w:t>
        </w:r>
      </w:ins>
      <w:ins w:id="6270" w:author="PR Preview" w:date="2026-01-01T00:00:00Z">
        <w:r>
          <w:t xml:space="preserve"> </w:t>
        </w:r>
      </w:ins>
      <w:ins w:id="6271" w:author="PR Preview" w:date="2026-01-01T00:00:00Z">
        <w:r>
          <w:t xml:space="preserve">and</w:t>
        </w:r>
      </w:ins>
      <w:ins w:id="6272" w:author="PR Preview" w:date="2026-01-01T00:00:00Z">
        <w:r>
          <w:t xml:space="preserve"> </w:t>
        </w:r>
      </w:ins>
      <m:oMath>
        <m:acc>
          <m:accPr>
            <m:chr m:val="̃"/>
          </m:accPr>
          <m:e>
            <m:r>
              <m:t>v</m:t>
            </m:r>
          </m:e>
        </m:acc>
      </m:oMath>
      <w:ins w:id="6273" w:author="PR Preview" w:date="2026-01-01T00:00:00Z">
        <w:r>
          <w:t xml:space="preserve"> </w:t>
        </w:r>
      </w:ins>
      <w:ins w:id="6274" w:author="PR Preview" w:date="2026-01-01T00:00:00Z">
        <w:r>
          <w:t xml:space="preserve">is any vector of length</w:t>
        </w:r>
      </w:ins>
      <w:ins w:id="6275" w:author="PR Preview" w:date="2026-01-01T00:00:00Z">
        <w:r>
          <w:t xml:space="preserve"> </w:t>
        </w:r>
      </w:ins>
      <m:oMath>
        <m:r>
          <m:t>p</m:t>
        </m:r>
      </m:oMath>
      <w:ins w:id="6276" w:author="PR Preview" w:date="2026-01-01T00:00:00Z">
        <w:r>
          <w:t xml:space="preserve">, then</w:t>
        </w:r>
      </w:ins>
      <w:ins w:id="6277" w:author="PR Preview" w:date="2026-01-01T00:00:00Z">
        <w:r>
          <w:t xml:space="preserve"> </w:t>
        </w:r>
      </w:ins>
      <w:ins w:id="6278" w:author="PR Preview" w:date="2026-01-01T00:00:00Z">
        <w:r>
          <w:t xml:space="preserve">the two components of the decomposition</w:t>
        </w:r>
      </w:ins>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402"/>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03"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03"/>
    <w:bookmarkStart w:id="404" w:name="exm-orthogonal-matrix"/>
    <w:p>
      <w:pPr>
        <w:pStyle w:val="FirstParagraph"/>
      </w:pPr>
      <w:del w:id="6279" w:author="PR Preview" w:date="2026-01-01T00:00:00Z">
        <w:r>
          <w:rPr>
            <w:b/>
            <w:bCs/>
          </w:rPr>
          <w:delText xml:space="preserve">Example 125 (A rotation matrix)</w:delText>
        </w:r>
      </w:del>
      <w:del w:id="6280" w:author="PR Preview" w:date="2026-01-01T00:00:00Z">
        <w:r>
          <w:delText xml:space="preserve"> </w:delText>
        </w:r>
      </w:del>
      <w:del w:id="6281" w:author="PR Preview" w:date="2026-01-01T00:00:00Z">
        <w:r>
          <w:delText xml:space="preserve">The matrix</w:delText>
        </w:r>
      </w:del>
    </w:p>
    <w:p>
      <w:pPr>
        <w:pStyle w:val="FirstParagraph"/>
      </w:pPr>
      <w:ins w:id="6282" w:author="PR Preview" w:date="2026-01-01T00:00:00Z">
        <w:r>
          <w:rPr>
            <w:b/>
            <w:bCs/>
          </w:rPr>
          <w:t xml:space="preserve">Example 127 (A rotation matrix)</w:t>
        </w:r>
      </w:ins>
      <w:ins w:id="6283" w:author="PR Preview" w:date="2026-01-01T00:00:00Z">
        <w:r>
          <w:t xml:space="preserve"> </w:t>
        </w:r>
      </w:ins>
      <w:ins w:id="6284" w:author="PR Preview" w:date="2026-01-01T00:00:00Z">
        <w:r>
          <w:t xml:space="preserve">The matrix</w:t>
        </w:r>
      </w:ins>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4"/>
    <w:bookmarkStart w:id="405" w:name="exm-not-orthogonal-matrix"/>
    <w:p>
      <w:pPr>
        <w:pStyle w:val="FirstParagraph"/>
      </w:pPr>
      <w:del w:id="6285" w:author="PR Preview" w:date="2026-01-01T00:00:00Z">
        <w:r>
          <w:rPr>
            <w:b/>
            <w:bCs/>
          </w:rPr>
          <w:delText xml:space="preserve">Example 126 (Orthogonal columns are not enough)</w:delText>
        </w:r>
      </w:del>
      <w:del w:id="6286" w:author="PR Preview" w:date="2026-01-01T00:00:00Z">
        <w:r>
          <w:delText xml:space="preserve"> </w:delText>
        </w:r>
      </w:del>
      <m:oMath>
        <m:r>
          <m:rPr>
            <m:sty m:val="bi"/>
          </m:rPr>
          <m:t>Q</m:t>
        </m:r>
        <m:r>
          <m:rPr>
            <m:sty m:val="p"/>
          </m:rPr>
          <m:t>=</m:t>
        </m:r>
        <m:r>
          <m:t>2</m:t>
        </m:r>
        <m:sSub>
          <m:e>
            <m:r>
              <m:rPr>
                <m:sty m:val="bi"/>
              </m:rPr>
              <m:t>I</m:t>
            </m:r>
          </m:e>
          <m:sub>
            <m:r>
              <m:t>2</m:t>
            </m:r>
          </m:sub>
        </m:sSub>
      </m:oMath>
      <w:del w:id="6287" w:author="PR Preview" w:date="2026-01-01T00:00:00Z">
        <w:r>
          <w:delText xml:space="preserve"> </w:delText>
        </w:r>
      </w:del>
      <w:del w:id="6288" w:author="PR Preview" w:date="2026-01-01T00:00:00Z">
        <w:r>
          <w:delText xml:space="preserve">has orthogonal columns</w:delText>
        </w:r>
      </w:del>
      <w:del w:id="6289" w:author="PR Preview" w:date="2026-01-01T00:00:00Z">
        <w:r>
          <w:delText xml:space="preserve"> </w:delText>
        </w:r>
      </w:del>
      <m:oMath>
        <m:r>
          <m:rPr>
            <m:sty m:val="p"/>
          </m:rPr>
          <m:t>(</m:t>
        </m:r>
        <m:r>
          <m:t>2</m:t>
        </m:r>
        <m:r>
          <m:rPr>
            <m:sty m:val="p"/>
          </m:rPr>
          <m:t>,</m:t>
        </m:r>
        <m:r>
          <m:t>0</m:t>
        </m:r>
        <m:r>
          <m:rPr>
            <m:sty m:val="p"/>
          </m:rPr>
          <m:t>)</m:t>
        </m:r>
      </m:oMath>
      <w:del w:id="6290" w:author="PR Preview" w:date="2026-01-01T00:00:00Z">
        <w:r>
          <w:delText xml:space="preserve"> </w:delText>
        </w:r>
      </w:del>
      <w:del w:id="6291" w:author="PR Preview" w:date="2026-01-01T00:00:00Z">
        <w:r>
          <w:delText xml:space="preserve">and</w:delText>
        </w:r>
      </w:del>
      <w:del w:id="6292" w:author="PR Preview" w:date="2026-01-01T00:00:00Z">
        <w:r>
          <w:delText xml:space="preserve"> </w:delText>
        </w:r>
      </w:del>
      <m:oMath>
        <m:r>
          <m:rPr>
            <m:sty m:val="p"/>
          </m:rPr>
          <m:t>(</m:t>
        </m:r>
        <m:r>
          <m:t>0</m:t>
        </m:r>
        <m:r>
          <m:rPr>
            <m:sty m:val="p"/>
          </m:rPr>
          <m:t>,</m:t>
        </m:r>
        <m:r>
          <m:t>2</m:t>
        </m:r>
        <m:r>
          <m:rPr>
            <m:sty m:val="p"/>
          </m:rPr>
          <m:t>)</m:t>
        </m:r>
      </m:oMath>
      <w:del w:id="6293" w:author="PR Preview" w:date="2026-01-01T00:00:00Z">
        <w:r>
          <w:delText xml:space="preserve">, but</w:delText>
        </w:r>
      </w:del>
    </w:p>
    <w:p>
      <w:pPr>
        <w:pStyle w:val="FirstParagraph"/>
      </w:pPr>
      <w:ins w:id="6294" w:author="PR Preview" w:date="2026-01-01T00:00:00Z">
        <w:r>
          <w:rPr>
            <w:b/>
            <w:bCs/>
          </w:rPr>
          <w:t xml:space="preserve">Example 128 (Orthogonal columns are not enough)</w:t>
        </w:r>
      </w:ins>
      <w:ins w:id="6295" w:author="PR Preview" w:date="2026-01-01T00:00:00Z">
        <w:r>
          <w:t xml:space="preserve"> </w:t>
        </w:r>
      </w:ins>
      <m:oMath>
        <m:r>
          <m:rPr>
            <m:sty m:val="bi"/>
          </m:rPr>
          <m:t>Q</m:t>
        </m:r>
        <m:r>
          <m:rPr>
            <m:sty m:val="p"/>
          </m:rPr>
          <m:t>=</m:t>
        </m:r>
        <m:r>
          <m:t>2</m:t>
        </m:r>
        <m:sSub>
          <m:e>
            <m:r>
              <m:rPr>
                <m:sty m:val="bi"/>
              </m:rPr>
              <m:t>I</m:t>
            </m:r>
          </m:e>
          <m:sub>
            <m:r>
              <m:t>2</m:t>
            </m:r>
          </m:sub>
        </m:sSub>
      </m:oMath>
      <w:ins w:id="6296" w:author="PR Preview" w:date="2026-01-01T00:00:00Z">
        <w:r>
          <w:t xml:space="preserve"> </w:t>
        </w:r>
      </w:ins>
      <w:ins w:id="6297" w:author="PR Preview" w:date="2026-01-01T00:00:00Z">
        <w:r>
          <w:t xml:space="preserve">has orthogonal columns</w:t>
        </w:r>
      </w:ins>
      <w:ins w:id="6298" w:author="PR Preview" w:date="2026-01-01T00:00:00Z">
        <w:r>
          <w:t xml:space="preserve"> </w:t>
        </w:r>
      </w:ins>
      <m:oMath>
        <m:r>
          <m:rPr>
            <m:sty m:val="p"/>
          </m:rPr>
          <m:t>(</m:t>
        </m:r>
        <m:r>
          <m:t>2</m:t>
        </m:r>
        <m:r>
          <m:rPr>
            <m:sty m:val="p"/>
          </m:rPr>
          <m:t>,</m:t>
        </m:r>
        <m:r>
          <m:t>0</m:t>
        </m:r>
        <m:r>
          <m:rPr>
            <m:sty m:val="p"/>
          </m:rPr>
          <m:t>)</m:t>
        </m:r>
      </m:oMath>
      <w:ins w:id="6299" w:author="PR Preview" w:date="2026-01-01T00:00:00Z">
        <w:r>
          <w:t xml:space="preserve"> </w:t>
        </w:r>
      </w:ins>
      <w:ins w:id="6300" w:author="PR Preview" w:date="2026-01-01T00:00:00Z">
        <w:r>
          <w:t xml:space="preserve">and</w:t>
        </w:r>
      </w:ins>
      <w:ins w:id="6301" w:author="PR Preview" w:date="2026-01-01T00:00:00Z">
        <w:r>
          <w:t xml:space="preserve"> </w:t>
        </w:r>
      </w:ins>
      <m:oMath>
        <m:r>
          <m:rPr>
            <m:sty m:val="p"/>
          </m:rPr>
          <m:t>(</m:t>
        </m:r>
        <m:r>
          <m:t>0</m:t>
        </m:r>
        <m:r>
          <m:rPr>
            <m:sty m:val="p"/>
          </m:rPr>
          <m:t>,</m:t>
        </m:r>
        <m:r>
          <m:t>2</m:t>
        </m:r>
        <m:r>
          <m:rPr>
            <m:sty m:val="p"/>
          </m:rPr>
          <m:t>)</m:t>
        </m:r>
      </m:oMath>
      <w:ins w:id="6302" w:author="PR Preview" w:date="2026-01-01T00:00:00Z">
        <w:r>
          <w:t xml:space="preserve">, but</w:t>
        </w:r>
      </w:ins>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5"/>
    <w:bookmarkStart w:id="406"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del w:id="6303" w:author="PR Preview" w:date="2026-01-01T00:00:00Z">
        <w:r>
          <w:delText xml:space="preserve">For example, the columns of</w:delText>
        </w:r>
      </w:del>
      <w:del w:id="6304" w:author="PR Preview" w:date="2026-01-01T00:00:00Z">
        <w:r>
          <w:delText xml:space="preserve"> </w:delText>
        </w:r>
      </w:del>
      <m:oMath>
        <m:r>
          <m:rPr>
            <m:sty m:val="bi"/>
          </m:rPr>
          <m:t>Q</m:t>
        </m:r>
      </m:oMath>
      <w:del w:id="6305" w:author="PR Preview" w:date="2026-01-01T00:00:00Z">
        <w:r>
          <w:delText xml:space="preserve"> </w:delText>
        </w:r>
      </w:del>
      <w:del w:id="6306" w:author="PR Preview" w:date="2026-01-01T00:00:00Z">
        <w:r>
          <w:delText xml:space="preserve">in</w:delText>
        </w:r>
      </w:del>
      <w:del w:id="6307" w:author="PR Preview" w:date="2026-01-01T00:00:00Z">
        <w:r>
          <w:delText xml:space="preserve"> </w:delText>
        </w:r>
      </w:del>
      <w:hyperlink w:anchor="exm-orthogonal-matrix">
        <w:del w:id="6308" w:author="PR Preview" w:date="2026-01-01T00:00:00Z">
          <w:r>
            <w:rPr>
              <w:rStyle w:val="Hyperlink"/>
            </w:rPr>
            <w:delText xml:space="preserve">Example 125</w:delText>
          </w:r>
        </w:del>
      </w:hyperlink>
      <w:del w:id="6309" w:author="PR Preview" w:date="2026-01-01T00:00:00Z">
        <w:r>
          <w:delText xml:space="preserve"> </w:delText>
        </w:r>
      </w:del>
      <w:del w:id="6310" w:author="PR Preview" w:date="2026-01-01T00:00:00Z">
        <w:r>
          <w:delText xml:space="preserve">are</w:delText>
        </w:r>
      </w:del>
      <w:del w:id="6311" w:author="PR Preview" w:date="2026-01-01T00:00:00Z">
        <w:r>
          <w:delText xml:space="preserve"> </w:delText>
        </w:r>
      </w:del>
      <m:oMath>
        <m:r>
          <m:rPr>
            <m:sty m:val="p"/>
          </m:rPr>
          <m:t>(</m:t>
        </m:r>
        <m:r>
          <m:t>0.6</m:t>
        </m:r>
        <m:r>
          <m:rPr>
            <m:sty m:val="p"/>
          </m:rPr>
          <m:t>,</m:t>
        </m:r>
        <m:r>
          <m:t>0.8</m:t>
        </m:r>
        <m:r>
          <m:rPr>
            <m:sty m:val="p"/>
          </m:rPr>
          <m:t>)</m:t>
        </m:r>
      </m:oMath>
      <w:del w:id="6312" w:author="PR Preview" w:date="2026-01-01T00:00:00Z">
        <w:r>
          <w:delText xml:space="preserve"> </w:delText>
        </w:r>
      </w:del>
      <w:del w:id="6313" w:author="PR Preview" w:date="2026-01-01T00:00:00Z">
        <w:r>
          <w:delText xml:space="preserve">and</w:delText>
        </w:r>
      </w:del>
      <w:del w:id="6314" w:author="PR Preview" w:date="2026-01-01T00:00:00Z">
        <w:r>
          <w:delText xml:space="preserve"> </w:delText>
        </w:r>
      </w:del>
      <m:oMath>
        <m:r>
          <m:rPr>
            <m:sty m:val="p"/>
          </m:rPr>
          <m:t>(</m:t>
        </m:r>
        <m:r>
          <m:rPr>
            <m:sty m:val="p"/>
          </m:rPr>
          <m:t>−</m:t>
        </m:r>
        <m:r>
          <m:t>0.8</m:t>
        </m:r>
        <m:r>
          <m:rPr>
            <m:sty m:val="p"/>
          </m:rPr>
          <m:t>,</m:t>
        </m:r>
        <m:r>
          <m:t>0.6</m:t>
        </m:r>
        <m:r>
          <m:rPr>
            <m:sty m:val="p"/>
          </m:rPr>
          <m:t>)</m:t>
        </m:r>
      </m:oMath>
      <w:del w:id="6315" w:author="PR Preview" w:date="2026-01-01T00:00:00Z">
        <w:r>
          <w:delText xml:space="preserve">.</w:delText>
        </w:r>
      </w:del>
      <w:del w:id="6316" w:author="PR Preview" w:date="2026-01-01T00:00:00Z">
        <w:r>
          <w:delText xml:space="preserve"> </w:delText>
        </w:r>
      </w:del>
      <w:del w:id="6317" w:author="PR Preview" w:date="2026-01-01T00:00:00Z">
        <w:r>
          <w:delText xml:space="preserve">The diagonal entries</w:delText>
        </w:r>
      </w:del>
      <w:del w:id="6318" w:author="PR Preview" w:date="2026-01-01T00:00:00Z">
        <w:r>
          <w:delText xml:space="preserve"> </w:delText>
        </w:r>
      </w:del>
      <m:oMath>
        <m:r>
          <m:t>0.36</m:t>
        </m:r>
        <m:r>
          <m:rPr>
            <m:sty m:val="p"/>
          </m:rPr>
          <m:t>+</m:t>
        </m:r>
        <m:r>
          <m:t>0.64</m:t>
        </m:r>
        <m:r>
          <m:rPr>
            <m:sty m:val="p"/>
          </m:rPr>
          <m:t>=</m:t>
        </m:r>
        <m:r>
          <m:t>1</m:t>
        </m:r>
      </m:oMath>
      <w:del w:id="6319" w:author="PR Preview" w:date="2026-01-01T00:00:00Z">
        <w:r>
          <w:delText xml:space="preserve"> </w:delText>
        </w:r>
      </w:del>
      <w:del w:id="6320" w:author="PR Preview" w:date="2026-01-01T00:00:00Z">
        <w:r>
          <w:delText xml:space="preserve">of</w:delText>
        </w:r>
      </w:del>
      <w:del w:id="6321" w:author="PR Preview" w:date="2026-01-01T00:00:00Z">
        <w:r>
          <w:delText xml:space="preserve"> </w:delText>
        </w:r>
      </w:del>
      <m:oMath>
        <m:sSup>
          <m:e>
            <m:r>
              <m:rPr>
                <m:sty m:val="bi"/>
              </m:rPr>
              <m:t>Q</m:t>
            </m:r>
          </m:e>
          <m:sup>
            <m:r>
              <m:rPr>
                <m:sty m:val="p"/>
              </m:rPr>
              <m:t>⊤</m:t>
            </m:r>
          </m:sup>
        </m:sSup>
        <m:r>
          <m:rPr>
            <m:sty m:val="bi"/>
          </m:rPr>
          <m:t>Q</m:t>
        </m:r>
      </m:oMath>
      <w:del w:id="6322" w:author="PR Preview" w:date="2026-01-01T00:00:00Z">
        <w:r>
          <w:delText xml:space="preserve"> </w:delText>
        </w:r>
      </w:del>
      <w:del w:id="6323" w:author="PR Preview" w:date="2026-01-01T00:00:00Z">
        <w:r>
          <w:delText xml:space="preserve">are their squared norms,</w:delText>
        </w:r>
      </w:del>
      <w:del w:id="6324" w:author="PR Preview" w:date="2026-01-01T00:00:00Z">
        <w:r>
          <w:delText xml:space="preserve"> </w:delText>
        </w:r>
      </w:del>
      <w:del w:id="6325" w:author="PR Preview" w:date="2026-01-01T00:00:00Z">
        <w:r>
          <w:delText xml:space="preserve">and the off-diagonal entries</w:delText>
        </w:r>
      </w:del>
      <w:del w:id="6326" w:author="PR Preview" w:date="2026-01-01T00:00:00Z">
        <w:r>
          <w:delText xml:space="preserve"> </w:delText>
        </w:r>
      </w:del>
      <m:oMath>
        <m:r>
          <m:rPr>
            <m:sty m:val="p"/>
          </m:rPr>
          <m:t>−</m:t>
        </m:r>
        <m:r>
          <m:t>0.48</m:t>
        </m:r>
        <m:r>
          <m:rPr>
            <m:sty m:val="p"/>
          </m:rPr>
          <m:t>+</m:t>
        </m:r>
        <m:r>
          <m:t>0.48</m:t>
        </m:r>
        <m:r>
          <m:rPr>
            <m:sty m:val="p"/>
          </m:rPr>
          <m:t>=</m:t>
        </m:r>
        <m:r>
          <m:t>0</m:t>
        </m:r>
      </m:oMath>
      <w:del w:id="6327" w:author="PR Preview" w:date="2026-01-01T00:00:00Z">
        <w:r>
          <w:delText xml:space="preserve"> </w:delText>
        </w:r>
      </w:del>
      <w:del w:id="6328" w:author="PR Preview" w:date="2026-01-01T00:00:00Z">
        <w:r>
          <w:delText xml:space="preserve">are their dot product.</w:delText>
        </w:r>
      </w:del>
      <w:del w:id="6329" w:author="PR Preview" w:date="2026-01-01T00:00:00Z">
        <w:r>
          <w:delText xml:space="preserve"> </w:delText>
        </w:r>
      </w:del>
      <w:del w:id="6330" w:author="PR Preview" w:date="2026-01-01T00:00:00Z">
        <w:r>
          <w:delText xml:space="preserve">Multiplying in the other order also gives</w:delText>
        </w:r>
      </w:del>
      <w:del w:id="6331" w:author="PR Preview" w:date="2026-01-01T00:00:00Z">
        <w:r>
          <w:delText xml:space="preserve"> </w:delText>
        </w:r>
      </w:del>
      <m:oMath>
        <m:sSub>
          <m:e>
            <m:r>
              <m:rPr>
                <m:sty m:val="bi"/>
              </m:rPr>
              <m:t>I</m:t>
            </m:r>
          </m:e>
          <m:sub>
            <m:r>
              <m:t>2</m:t>
            </m:r>
          </m:sub>
        </m:sSub>
      </m:oMath>
      <w:del w:id="6332" w:author="PR Preview" w:date="2026-01-01T00:00:00Z">
        <w:r>
          <w:delText xml:space="preserve">:</w:delText>
        </w:r>
      </w:del>
    </w:p>
    <w:p>
      <w:pPr>
        <w:pStyle w:val="BodyText"/>
      </w:pPr>
      <w:ins w:id="6333" w:author="PR Preview" w:date="2026-01-01T00:00:00Z">
        <w:r>
          <w:t xml:space="preserve">For example, the columns of</w:t>
        </w:r>
      </w:ins>
      <w:ins w:id="6334" w:author="PR Preview" w:date="2026-01-01T00:00:00Z">
        <w:r>
          <w:t xml:space="preserve"> </w:t>
        </w:r>
      </w:ins>
      <m:oMath>
        <m:r>
          <m:rPr>
            <m:sty m:val="bi"/>
          </m:rPr>
          <m:t>Q</m:t>
        </m:r>
      </m:oMath>
      <w:ins w:id="6335" w:author="PR Preview" w:date="2026-01-01T00:00:00Z">
        <w:r>
          <w:t xml:space="preserve"> </w:t>
        </w:r>
      </w:ins>
      <w:ins w:id="6336" w:author="PR Preview" w:date="2026-01-01T00:00:00Z">
        <w:r>
          <w:t xml:space="preserve">in</w:t>
        </w:r>
      </w:ins>
      <w:ins w:id="6337" w:author="PR Preview" w:date="2026-01-01T00:00:00Z">
        <w:r>
          <w:t xml:space="preserve"> </w:t>
        </w:r>
      </w:ins>
      <w:hyperlink w:anchor="exm-orthogonal-matrix">
        <w:ins w:id="6338" w:author="PR Preview" w:date="2026-01-01T00:00:00Z">
          <w:r>
            <w:rPr>
              <w:rStyle w:val="Hyperlink"/>
            </w:rPr>
            <w:t xml:space="preserve">Example 127</w:t>
          </w:r>
        </w:ins>
      </w:hyperlink>
      <w:ins w:id="6339" w:author="PR Preview" w:date="2026-01-01T00:00:00Z">
        <w:r>
          <w:t xml:space="preserve"> </w:t>
        </w:r>
      </w:ins>
      <w:ins w:id="6340" w:author="PR Preview" w:date="2026-01-01T00:00:00Z">
        <w:r>
          <w:t xml:space="preserve">are</w:t>
        </w:r>
      </w:ins>
      <w:ins w:id="6341" w:author="PR Preview" w:date="2026-01-01T00:00:00Z">
        <w:r>
          <w:t xml:space="preserve"> </w:t>
        </w:r>
      </w:ins>
      <m:oMath>
        <m:r>
          <m:rPr>
            <m:sty m:val="p"/>
          </m:rPr>
          <m:t>(</m:t>
        </m:r>
        <m:r>
          <m:t>0.6</m:t>
        </m:r>
        <m:r>
          <m:rPr>
            <m:sty m:val="p"/>
          </m:rPr>
          <m:t>,</m:t>
        </m:r>
        <m:r>
          <m:t>0.8</m:t>
        </m:r>
        <m:r>
          <m:rPr>
            <m:sty m:val="p"/>
          </m:rPr>
          <m:t>)</m:t>
        </m:r>
      </m:oMath>
      <w:ins w:id="6342" w:author="PR Preview" w:date="2026-01-01T00:00:00Z">
        <w:r>
          <w:t xml:space="preserve"> </w:t>
        </w:r>
      </w:ins>
      <w:ins w:id="6343" w:author="PR Preview" w:date="2026-01-01T00:00:00Z">
        <w:r>
          <w:t xml:space="preserve">and</w:t>
        </w:r>
      </w:ins>
      <w:ins w:id="6344" w:author="PR Preview" w:date="2026-01-01T00:00:00Z">
        <w:r>
          <w:t xml:space="preserve"> </w:t>
        </w:r>
      </w:ins>
      <m:oMath>
        <m:r>
          <m:rPr>
            <m:sty m:val="p"/>
          </m:rPr>
          <m:t>(</m:t>
        </m:r>
        <m:r>
          <m:rPr>
            <m:sty m:val="p"/>
          </m:rPr>
          <m:t>−</m:t>
        </m:r>
        <m:r>
          <m:t>0.8</m:t>
        </m:r>
        <m:r>
          <m:rPr>
            <m:sty m:val="p"/>
          </m:rPr>
          <m:t>,</m:t>
        </m:r>
        <m:r>
          <m:t>0.6</m:t>
        </m:r>
        <m:r>
          <m:rPr>
            <m:sty m:val="p"/>
          </m:rPr>
          <m:t>)</m:t>
        </m:r>
      </m:oMath>
      <w:ins w:id="6345" w:author="PR Preview" w:date="2026-01-01T00:00:00Z">
        <w:r>
          <w:t xml:space="preserve">.</w:t>
        </w:r>
      </w:ins>
      <w:ins w:id="6346" w:author="PR Preview" w:date="2026-01-01T00:00:00Z">
        <w:r>
          <w:t xml:space="preserve"> </w:t>
        </w:r>
      </w:ins>
      <w:ins w:id="6347" w:author="PR Preview" w:date="2026-01-01T00:00:00Z">
        <w:r>
          <w:t xml:space="preserve">The diagonal entries</w:t>
        </w:r>
      </w:ins>
      <w:ins w:id="6348" w:author="PR Preview" w:date="2026-01-01T00:00:00Z">
        <w:r>
          <w:t xml:space="preserve"> </w:t>
        </w:r>
      </w:ins>
      <m:oMath>
        <m:r>
          <m:t>0.36</m:t>
        </m:r>
        <m:r>
          <m:rPr>
            <m:sty m:val="p"/>
          </m:rPr>
          <m:t>+</m:t>
        </m:r>
        <m:r>
          <m:t>0.64</m:t>
        </m:r>
        <m:r>
          <m:rPr>
            <m:sty m:val="p"/>
          </m:rPr>
          <m:t>=</m:t>
        </m:r>
        <m:r>
          <m:t>1</m:t>
        </m:r>
      </m:oMath>
      <w:ins w:id="6349" w:author="PR Preview" w:date="2026-01-01T00:00:00Z">
        <w:r>
          <w:t xml:space="preserve"> </w:t>
        </w:r>
      </w:ins>
      <w:ins w:id="6350" w:author="PR Preview" w:date="2026-01-01T00:00:00Z">
        <w:r>
          <w:t xml:space="preserve">of</w:t>
        </w:r>
      </w:ins>
      <w:ins w:id="6351" w:author="PR Preview" w:date="2026-01-01T00:00:00Z">
        <w:r>
          <w:t xml:space="preserve"> </w:t>
        </w:r>
      </w:ins>
      <m:oMath>
        <m:sSup>
          <m:e>
            <m:r>
              <m:rPr>
                <m:sty m:val="bi"/>
              </m:rPr>
              <m:t>Q</m:t>
            </m:r>
          </m:e>
          <m:sup>
            <m:r>
              <m:rPr>
                <m:sty m:val="p"/>
              </m:rPr>
              <m:t>⊤</m:t>
            </m:r>
          </m:sup>
        </m:sSup>
        <m:r>
          <m:rPr>
            <m:sty m:val="bi"/>
          </m:rPr>
          <m:t>Q</m:t>
        </m:r>
      </m:oMath>
      <w:ins w:id="6352" w:author="PR Preview" w:date="2026-01-01T00:00:00Z">
        <w:r>
          <w:t xml:space="preserve"> </w:t>
        </w:r>
      </w:ins>
      <w:ins w:id="6353" w:author="PR Preview" w:date="2026-01-01T00:00:00Z">
        <w:r>
          <w:t xml:space="preserve">are their squared norms,</w:t>
        </w:r>
      </w:ins>
      <w:ins w:id="6354" w:author="PR Preview" w:date="2026-01-01T00:00:00Z">
        <w:r>
          <w:t xml:space="preserve"> </w:t>
        </w:r>
      </w:ins>
      <w:ins w:id="6355" w:author="PR Preview" w:date="2026-01-01T00:00:00Z">
        <w:r>
          <w:t xml:space="preserve">and the off-diagonal entries</w:t>
        </w:r>
      </w:ins>
      <w:ins w:id="6356" w:author="PR Preview" w:date="2026-01-01T00:00:00Z">
        <w:r>
          <w:t xml:space="preserve"> </w:t>
        </w:r>
      </w:ins>
      <m:oMath>
        <m:r>
          <m:rPr>
            <m:sty m:val="p"/>
          </m:rPr>
          <m:t>−</m:t>
        </m:r>
        <m:r>
          <m:t>0.48</m:t>
        </m:r>
        <m:r>
          <m:rPr>
            <m:sty m:val="p"/>
          </m:rPr>
          <m:t>+</m:t>
        </m:r>
        <m:r>
          <m:t>0.48</m:t>
        </m:r>
        <m:r>
          <m:rPr>
            <m:sty m:val="p"/>
          </m:rPr>
          <m:t>=</m:t>
        </m:r>
        <m:r>
          <m:t>0</m:t>
        </m:r>
      </m:oMath>
      <w:ins w:id="6357" w:author="PR Preview" w:date="2026-01-01T00:00:00Z">
        <w:r>
          <w:t xml:space="preserve"> </w:t>
        </w:r>
      </w:ins>
      <w:ins w:id="6358" w:author="PR Preview" w:date="2026-01-01T00:00:00Z">
        <w:r>
          <w:t xml:space="preserve">are their dot product.</w:t>
        </w:r>
      </w:ins>
      <w:ins w:id="6359" w:author="PR Preview" w:date="2026-01-01T00:00:00Z">
        <w:r>
          <w:t xml:space="preserve"> </w:t>
        </w:r>
      </w:ins>
      <w:ins w:id="6360" w:author="PR Preview" w:date="2026-01-01T00:00:00Z">
        <w:r>
          <w:t xml:space="preserve">Multiplying in the other order also gives</w:t>
        </w:r>
      </w:ins>
      <w:ins w:id="6361" w:author="PR Preview" w:date="2026-01-01T00:00:00Z">
        <w:r>
          <w:t xml:space="preserve"> </w:t>
        </w:r>
      </w:ins>
      <m:oMath>
        <m:sSub>
          <m:e>
            <m:r>
              <m:rPr>
                <m:sty m:val="bi"/>
              </m:rPr>
              <m:t>I</m:t>
            </m:r>
          </m:e>
          <m:sub>
            <m:r>
              <m:t>2</m:t>
            </m:r>
          </m:sub>
        </m:sSub>
      </m:oMath>
      <w:ins w:id="6362"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6"/>
    <w:bookmarkStart w:id="407" w:name="thm-orthogonal-norm"/>
    <w:p>
      <w:pPr>
        <w:pStyle w:val="BodyText"/>
      </w:pPr>
      <w:del w:id="6363" w:author="PR Preview" w:date="2026-01-01T00:00:00Z">
        <w:r>
          <w:rPr>
            <w:b/>
            <w:bCs/>
          </w:rPr>
          <w:delText xml:space="preserve">Theorem 65 (Orthogonal matrices preserve length)</w:delText>
        </w:r>
      </w:del>
      <w:del w:id="6364" w:author="PR Preview" w:date="2026-01-01T00:00:00Z">
        <w:r>
          <w:delText xml:space="preserve"> </w:delText>
        </w:r>
      </w:del>
      <w:del w:id="6365" w:author="PR Preview" w:date="2026-01-01T00:00:00Z">
        <w:r>
          <w:delText xml:space="preserve">If</w:delText>
        </w:r>
      </w:del>
      <w:del w:id="6366" w:author="PR Preview" w:date="2026-01-01T00:00:00Z">
        <w:r>
          <w:delText xml:space="preserve"> </w:delText>
        </w:r>
      </w:del>
      <m:oMath>
        <m:r>
          <m:rPr>
            <m:sty m:val="bi"/>
          </m:rPr>
          <m:t>Q</m:t>
        </m:r>
      </m:oMath>
      <w:del w:id="6367" w:author="PR Preview" w:date="2026-01-01T00:00:00Z">
        <w:r>
          <w:delText xml:space="preserve"> </w:delText>
        </w:r>
      </w:del>
      <w:del w:id="6368" w:author="PR Preview" w:date="2026-01-01T00:00:00Z">
        <w:r>
          <w:delText xml:space="preserve">is a</w:delText>
        </w:r>
      </w:del>
      <w:del w:id="6369" w:author="PR Preview" w:date="2026-01-01T00:00:00Z">
        <w:r>
          <w:delText xml:space="preserve"> </w:delText>
        </w:r>
      </w:del>
      <m:oMath>
        <m:r>
          <m:t>p</m:t>
        </m:r>
        <m:r>
          <m:rPr>
            <m:sty m:val="p"/>
          </m:rPr>
          <m:t>×</m:t>
        </m:r>
        <m:r>
          <m:t>p</m:t>
        </m:r>
      </m:oMath>
      <w:del w:id="6370" w:author="PR Preview" w:date="2026-01-01T00:00:00Z">
        <w:r>
          <w:delText xml:space="preserve"> </w:delText>
        </w:r>
      </w:del>
      <w:del w:id="6371" w:author="PR Preview" w:date="2026-01-01T00:00:00Z">
        <w:r>
          <w:delText xml:space="preserve">orthogonal matrix (</w:delText>
        </w:r>
      </w:del>
      <w:hyperlink w:anchor="def-orthogonal-matrix">
        <w:del w:id="6372" w:author="PR Preview" w:date="2026-01-01T00:00:00Z">
          <w:r>
            <w:rPr>
              <w:rStyle w:val="Hyperlink"/>
            </w:rPr>
            <w:delText xml:space="preserve">Definition 76</w:delText>
          </w:r>
        </w:del>
      </w:hyperlink>
      <w:del w:id="6373" w:author="PR Preview" w:date="2026-01-01T00:00:00Z">
        <w:r>
          <w:delText xml:space="preserve">)</w:delText>
        </w:r>
      </w:del>
      <w:del w:id="6374" w:author="PR Preview" w:date="2026-01-01T00:00:00Z">
        <w:r>
          <w:delText xml:space="preserve"> </w:delText>
        </w:r>
      </w:del>
      <w:del w:id="6375" w:author="PR Preview" w:date="2026-01-01T00:00:00Z">
        <w:r>
          <w:delText xml:space="preserve">and</w:delText>
        </w:r>
      </w:del>
      <w:del w:id="6376" w:author="PR Preview" w:date="2026-01-01T00:00:00Z">
        <w:r>
          <w:delText xml:space="preserve"> </w:delText>
        </w:r>
      </w:del>
      <m:oMath>
        <m:acc>
          <m:accPr>
            <m:chr m:val="̃"/>
          </m:accPr>
          <m:e>
            <m:r>
              <m:t>x</m:t>
            </m:r>
          </m:e>
        </m:acc>
      </m:oMath>
      <w:del w:id="6377" w:author="PR Preview" w:date="2026-01-01T00:00:00Z">
        <w:r>
          <w:delText xml:space="preserve"> </w:delText>
        </w:r>
      </w:del>
      <w:del w:id="6378" w:author="PR Preview" w:date="2026-01-01T00:00:00Z">
        <w:r>
          <w:delText xml:space="preserve">is a vector of length</w:delText>
        </w:r>
      </w:del>
      <w:del w:id="6379" w:author="PR Preview" w:date="2026-01-01T00:00:00Z">
        <w:r>
          <w:delText xml:space="preserve"> </w:delText>
        </w:r>
      </w:del>
      <m:oMath>
        <m:r>
          <m:t>p</m:t>
        </m:r>
      </m:oMath>
      <w:del w:id="6380" w:author="PR Preview" w:date="2026-01-01T00:00:00Z">
        <w:r>
          <w:delText xml:space="preserve">, then</w:delText>
        </w:r>
      </w:del>
    </w:p>
    <w:p>
      <w:pPr>
        <w:pStyle w:val="BodyText"/>
      </w:pPr>
      <w:ins w:id="6381" w:author="PR Preview" w:date="2026-01-01T00:00:00Z">
        <w:r>
          <w:rPr>
            <w:b/>
            <w:bCs/>
          </w:rPr>
          <w:t xml:space="preserve">Theorem 67 (Orthogonal matrices preserve length)</w:t>
        </w:r>
      </w:ins>
      <w:ins w:id="6382" w:author="PR Preview" w:date="2026-01-01T00:00:00Z">
        <w:r>
          <w:t xml:space="preserve"> </w:t>
        </w:r>
      </w:ins>
      <w:ins w:id="6383" w:author="PR Preview" w:date="2026-01-01T00:00:00Z">
        <w:r>
          <w:t xml:space="preserve">If</w:t>
        </w:r>
      </w:ins>
      <w:ins w:id="6384" w:author="PR Preview" w:date="2026-01-01T00:00:00Z">
        <w:r>
          <w:t xml:space="preserve"> </w:t>
        </w:r>
      </w:ins>
      <m:oMath>
        <m:r>
          <m:rPr>
            <m:sty m:val="bi"/>
          </m:rPr>
          <m:t>Q</m:t>
        </m:r>
      </m:oMath>
      <w:ins w:id="6385" w:author="PR Preview" w:date="2026-01-01T00:00:00Z">
        <w:r>
          <w:t xml:space="preserve"> </w:t>
        </w:r>
      </w:ins>
      <w:ins w:id="6386" w:author="PR Preview" w:date="2026-01-01T00:00:00Z">
        <w:r>
          <w:t xml:space="preserve">is a</w:t>
        </w:r>
      </w:ins>
      <w:ins w:id="6387" w:author="PR Preview" w:date="2026-01-01T00:00:00Z">
        <w:r>
          <w:t xml:space="preserve"> </w:t>
        </w:r>
      </w:ins>
      <m:oMath>
        <m:r>
          <m:t>p</m:t>
        </m:r>
        <m:r>
          <m:rPr>
            <m:sty m:val="p"/>
          </m:rPr>
          <m:t>×</m:t>
        </m:r>
        <m:r>
          <m:t>p</m:t>
        </m:r>
      </m:oMath>
      <w:ins w:id="6388" w:author="PR Preview" w:date="2026-01-01T00:00:00Z">
        <w:r>
          <w:t xml:space="preserve"> </w:t>
        </w:r>
      </w:ins>
      <w:ins w:id="6389" w:author="PR Preview" w:date="2026-01-01T00:00:00Z">
        <w:r>
          <w:t xml:space="preserve">orthogonal matrix (</w:t>
        </w:r>
      </w:ins>
      <w:hyperlink w:anchor="def-orthogonal-matrix">
        <w:ins w:id="6390" w:author="PR Preview" w:date="2026-01-01T00:00:00Z">
          <w:r>
            <w:rPr>
              <w:rStyle w:val="Hyperlink"/>
            </w:rPr>
            <w:t xml:space="preserve">Definition 76</w:t>
          </w:r>
        </w:ins>
      </w:hyperlink>
      <w:ins w:id="6391" w:author="PR Preview" w:date="2026-01-01T00:00:00Z">
        <w:r>
          <w:t xml:space="preserve">)</w:t>
        </w:r>
      </w:ins>
      <w:ins w:id="6392" w:author="PR Preview" w:date="2026-01-01T00:00:00Z">
        <w:r>
          <w:t xml:space="preserve"> </w:t>
        </w:r>
      </w:ins>
      <w:ins w:id="6393" w:author="PR Preview" w:date="2026-01-01T00:00:00Z">
        <w:r>
          <w:t xml:space="preserve">and</w:t>
        </w:r>
      </w:ins>
      <w:ins w:id="6394" w:author="PR Preview" w:date="2026-01-01T00:00:00Z">
        <w:r>
          <w:t xml:space="preserve"> </w:t>
        </w:r>
      </w:ins>
      <m:oMath>
        <m:acc>
          <m:accPr>
            <m:chr m:val="̃"/>
          </m:accPr>
          <m:e>
            <m:r>
              <m:t>x</m:t>
            </m:r>
          </m:e>
        </m:acc>
      </m:oMath>
      <w:ins w:id="6395" w:author="PR Preview" w:date="2026-01-01T00:00:00Z">
        <w:r>
          <w:t xml:space="preserve"> </w:t>
        </w:r>
      </w:ins>
      <w:ins w:id="6396" w:author="PR Preview" w:date="2026-01-01T00:00:00Z">
        <w:r>
          <w:t xml:space="preserve">is a vector of length</w:t>
        </w:r>
      </w:ins>
      <w:ins w:id="6397" w:author="PR Preview" w:date="2026-01-01T00:00:00Z">
        <w:r>
          <w:t xml:space="preserve"> </w:t>
        </w:r>
      </w:ins>
      <m:oMath>
        <m:r>
          <m:t>p</m:t>
        </m:r>
      </m:oMath>
      <w:ins w:id="6398" w:author="PR Preview" w:date="2026-01-01T00:00:00Z">
        <w:r>
          <w:t xml:space="preserve">, then</w:t>
        </w:r>
      </w:ins>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7"/>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8" w:name="exm-orthogonal-norm"/>
    <w:p>
      <w:pPr>
        <w:pStyle w:val="BodyText"/>
      </w:pPr>
      <w:del w:id="6399" w:author="PR Preview" w:date="2026-01-01T00:00:00Z">
        <w:r>
          <w:rPr>
            <w:b/>
            <w:bCs/>
          </w:rPr>
          <w:delText xml:space="preserve">Example 127 (Rotating a vector keeps its length)</w:delText>
        </w:r>
      </w:del>
      <w:del w:id="6400" w:author="PR Preview" w:date="2026-01-01T00:00:00Z">
        <w:r>
          <w:delText xml:space="preserve"> </w:delText>
        </w:r>
      </w:del>
      <w:del w:id="6401" w:author="PR Preview" w:date="2026-01-01T00:00:00Z">
        <w:r>
          <w:delText xml:space="preserve">With</w:delText>
        </w:r>
      </w:del>
      <w:del w:id="6402" w:author="PR Preview" w:date="2026-01-01T00:00:00Z">
        <w:r>
          <w:delText xml:space="preserve"> </w:delText>
        </w:r>
      </w:del>
      <m:oMath>
        <m:r>
          <m:rPr>
            <m:sty m:val="bi"/>
          </m:rPr>
          <m:t>Q</m:t>
        </m:r>
      </m:oMath>
      <w:del w:id="6403" w:author="PR Preview" w:date="2026-01-01T00:00:00Z">
        <w:r>
          <w:delText xml:space="preserve"> </w:delText>
        </w:r>
      </w:del>
      <w:del w:id="6404" w:author="PR Preview" w:date="2026-01-01T00:00:00Z">
        <w:r>
          <w:delText xml:space="preserve">from</w:delText>
        </w:r>
      </w:del>
      <w:del w:id="6405" w:author="PR Preview" w:date="2026-01-01T00:00:00Z">
        <w:r>
          <w:delText xml:space="preserve"> </w:delText>
        </w:r>
      </w:del>
      <w:hyperlink w:anchor="exm-orthogonal-matrix">
        <w:del w:id="6406" w:author="PR Preview" w:date="2026-01-01T00:00:00Z">
          <w:r>
            <w:rPr>
              <w:rStyle w:val="Hyperlink"/>
            </w:rPr>
            <w:delText xml:space="preserve">Example 125</w:delText>
          </w:r>
        </w:del>
      </w:hyperlink>
      <w:del w:id="6407" w:author="PR Preview" w:date="2026-01-01T00:00:00Z">
        <w:r>
          <w:delText xml:space="preserve"> </w:delText>
        </w:r>
      </w:del>
      <w:del w:id="6408" w:author="PR Preview" w:date="2026-01-01T00:00:00Z">
        <w:r>
          <w:delText xml:space="preserve">and</w:delText>
        </w:r>
      </w:del>
      <w:del w:id="6409" w:author="PR Preview" w:date="2026-01-01T00:00:00Z">
        <w:r>
          <w:delText xml:space="preserve"> </w:delText>
        </w:r>
      </w:del>
      <m:oMath>
        <m:acc>
          <m:accPr>
            <m:chr m:val="̃"/>
          </m:accPr>
          <m:e>
            <m:r>
              <m:t>x</m:t>
            </m:r>
          </m:e>
        </m:acc>
        <m:r>
          <m:rPr>
            <m:sty m:val="p"/>
          </m:rPr>
          <m:t>=</m:t>
        </m:r>
        <m:r>
          <m:rPr>
            <m:sty m:val="p"/>
          </m:rPr>
          <m:t>(</m:t>
        </m:r>
        <m:r>
          <m:t>3</m:t>
        </m:r>
        <m:r>
          <m:rPr>
            <m:sty m:val="p"/>
          </m:rPr>
          <m:t>,</m:t>
        </m:r>
        <m:r>
          <m:t>4</m:t>
        </m:r>
        <m:r>
          <m:rPr>
            <m:sty m:val="p"/>
          </m:rPr>
          <m:t>)</m:t>
        </m:r>
      </m:oMath>
      <w:del w:id="6410" w:author="PR Preview" w:date="2026-01-01T00:00:00Z">
        <w:r>
          <w:delText xml:space="preserve"> </w:delText>
        </w:r>
      </w:del>
      <w:del w:id="6411" w:author="PR Preview" w:date="2026-01-01T00:00:00Z">
        <w:r>
          <w:delText xml:space="preserve">from</w:delText>
        </w:r>
      </w:del>
      <w:del w:id="6412" w:author="PR Preview" w:date="2026-01-01T00:00:00Z">
        <w:r>
          <w:delText xml:space="preserve"> </w:delText>
        </w:r>
      </w:del>
      <w:hyperlink w:anchor="exm-euclidean-norm">
        <w:del w:id="6413" w:author="PR Preview" w:date="2026-01-01T00:00:00Z">
          <w:r>
            <w:rPr>
              <w:rStyle w:val="Hyperlink"/>
            </w:rPr>
            <w:delText xml:space="preserve">Example 9</w:delText>
          </w:r>
        </w:del>
      </w:hyperlink>
      <w:del w:id="6414" w:author="PR Preview" w:date="2026-01-01T00:00:00Z">
        <w:r>
          <w:delText xml:space="preserve">:</w:delText>
        </w:r>
      </w:del>
    </w:p>
    <w:p>
      <w:pPr>
        <w:pStyle w:val="BodyText"/>
      </w:pPr>
      <w:ins w:id="6415" w:author="PR Preview" w:date="2026-01-01T00:00:00Z">
        <w:r>
          <w:rPr>
            <w:b/>
            <w:bCs/>
          </w:rPr>
          <w:t xml:space="preserve">Example 129 (Rotating a vector keeps its length)</w:t>
        </w:r>
      </w:ins>
      <w:ins w:id="6416" w:author="PR Preview" w:date="2026-01-01T00:00:00Z">
        <w:r>
          <w:t xml:space="preserve"> </w:t>
        </w:r>
      </w:ins>
      <w:ins w:id="6417" w:author="PR Preview" w:date="2026-01-01T00:00:00Z">
        <w:r>
          <w:t xml:space="preserve">With</w:t>
        </w:r>
      </w:ins>
      <w:ins w:id="6418" w:author="PR Preview" w:date="2026-01-01T00:00:00Z">
        <w:r>
          <w:t xml:space="preserve"> </w:t>
        </w:r>
      </w:ins>
      <m:oMath>
        <m:r>
          <m:rPr>
            <m:sty m:val="bi"/>
          </m:rPr>
          <m:t>Q</m:t>
        </m:r>
      </m:oMath>
      <w:ins w:id="6419" w:author="PR Preview" w:date="2026-01-01T00:00:00Z">
        <w:r>
          <w:t xml:space="preserve"> </w:t>
        </w:r>
      </w:ins>
      <w:ins w:id="6420" w:author="PR Preview" w:date="2026-01-01T00:00:00Z">
        <w:r>
          <w:t xml:space="preserve">from</w:t>
        </w:r>
      </w:ins>
      <w:ins w:id="6421" w:author="PR Preview" w:date="2026-01-01T00:00:00Z">
        <w:r>
          <w:t xml:space="preserve"> </w:t>
        </w:r>
      </w:ins>
      <w:hyperlink w:anchor="exm-orthogonal-matrix">
        <w:ins w:id="6422" w:author="PR Preview" w:date="2026-01-01T00:00:00Z">
          <w:r>
            <w:rPr>
              <w:rStyle w:val="Hyperlink"/>
            </w:rPr>
            <w:t xml:space="preserve">Example 127</w:t>
          </w:r>
        </w:ins>
      </w:hyperlink>
      <w:ins w:id="6423" w:author="PR Preview" w:date="2026-01-01T00:00:00Z">
        <w:r>
          <w:t xml:space="preserve"> </w:t>
        </w:r>
      </w:ins>
      <w:ins w:id="6424" w:author="PR Preview" w:date="2026-01-01T00:00:00Z">
        <w:r>
          <w:t xml:space="preserve">and</w:t>
        </w:r>
      </w:ins>
      <w:ins w:id="6425" w:author="PR Preview" w:date="2026-01-01T00:00:00Z">
        <w:r>
          <w:t xml:space="preserve"> </w:t>
        </w:r>
      </w:ins>
      <m:oMath>
        <m:acc>
          <m:accPr>
            <m:chr m:val="̃"/>
          </m:accPr>
          <m:e>
            <m:r>
              <m:t>x</m:t>
            </m:r>
          </m:e>
        </m:acc>
        <m:r>
          <m:rPr>
            <m:sty m:val="p"/>
          </m:rPr>
          <m:t>=</m:t>
        </m:r>
        <m:r>
          <m:rPr>
            <m:sty m:val="p"/>
          </m:rPr>
          <m:t>(</m:t>
        </m:r>
        <m:r>
          <m:t>3</m:t>
        </m:r>
        <m:r>
          <m:rPr>
            <m:sty m:val="p"/>
          </m:rPr>
          <m:t>,</m:t>
        </m:r>
        <m:r>
          <m:t>4</m:t>
        </m:r>
        <m:r>
          <m:rPr>
            <m:sty m:val="p"/>
          </m:rPr>
          <m:t>)</m:t>
        </m:r>
      </m:oMath>
      <w:ins w:id="6426" w:author="PR Preview" w:date="2026-01-01T00:00:00Z">
        <w:r>
          <w:t xml:space="preserve"> </w:t>
        </w:r>
      </w:ins>
      <w:ins w:id="6427" w:author="PR Preview" w:date="2026-01-01T00:00:00Z">
        <w:r>
          <w:t xml:space="preserve">from</w:t>
        </w:r>
      </w:ins>
      <w:ins w:id="6428" w:author="PR Preview" w:date="2026-01-01T00:00:00Z">
        <w:r>
          <w:t xml:space="preserve"> </w:t>
        </w:r>
      </w:ins>
      <w:hyperlink w:anchor="exm-euclidean-norm">
        <w:ins w:id="6429" w:author="PR Preview" w:date="2026-01-01T00:00:00Z">
          <w:r>
            <w:rPr>
              <w:rStyle w:val="Hyperlink"/>
            </w:rPr>
            <w:t xml:space="preserve">Example 9</w:t>
          </w:r>
        </w:ins>
      </w:hyperlink>
      <w:ins w:id="6430" w:author="PR Preview" w:date="2026-01-01T00:00:00Z">
        <w:r>
          <w:t xml:space="preserve">:</w:t>
        </w:r>
      </w:ins>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8"/>
    <w:bookmarkEnd w:id="409"/>
    <w:bookmarkStart w:id="418" w:name="quadratic-forms"/>
    <w:p>
      <w:pPr>
        <w:pStyle w:val="Heading2"/>
      </w:pPr>
      <w:r>
        <w:t xml:space="preserve">4 Quadratic Forms</w:t>
      </w:r>
    </w:p>
    <w:bookmarkStart w:id="410"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10"/>
    <w:bookmarkStart w:id="413"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1"/>
        </w:numPr>
      </w:pPr>
      <w:r>
        <w:t xml:space="preserve">The residual sum of squares in linear regression</w:t>
      </w:r>
      <w:r>
        <w:t xml:space="preserve"> </w:t>
      </w:r>
      <w:r>
        <w:t xml:space="preserve">(see</w:t>
      </w:r>
      <w:r>
        <w:t xml:space="preserve"> </w:t>
      </w:r>
      <w:hyperlink r:id="rId411">
        <w:r>
          <w:rPr>
            <w:rStyle w:val="Hyperlink"/>
          </w:rPr>
          <w:t xml:space="preserve">Vector Calculus</w:t>
        </w:r>
      </w:hyperlink>
      <w:r>
        <w:t xml:space="preserve">)</w:t>
      </w:r>
      <w:r>
        <w:t xml:space="preserve"> </w:t>
      </w:r>
      <w:r>
        <w:t xml:space="preserve">is a quadratic form.</w:t>
      </w:r>
    </w:p>
    <w:p>
      <w:pPr>
        <w:pStyle w:val="Compact"/>
        <w:numPr>
          <w:ilvl w:val="0"/>
          <w:numId w:val="1071"/>
        </w:numPr>
      </w:pPr>
      <w:r>
        <w:t xml:space="preserve">The variance of a linear combination of estimates</w:t>
      </w:r>
      <w:r>
        <w:t xml:space="preserve"> </w:t>
      </w:r>
      <w:r>
        <w:t xml:space="preserve">(see</w:t>
      </w:r>
      <w:r>
        <w:t xml:space="preserve"> </w:t>
      </w:r>
      <w:hyperlink r:id="rId412">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13"/>
    <w:bookmarkStart w:id="414"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4"/>
    <w:bookmarkStart w:id="415" w:name="exm-symmetric-part"/>
    <w:p>
      <w:pPr>
        <w:pStyle w:val="FirstParagraph"/>
      </w:pPr>
      <w:del w:id="6431" w:author="PR Preview" w:date="2026-01-01T00:00:00Z">
        <w:r>
          <w:rPr>
            <w:b/>
            <w:bCs/>
          </w:rPr>
          <w:delText xml:space="preserve">Example 128 (The symmetric part of a</w:delText>
        </w:r>
      </w:del>
      <w:del w:id="6432" w:author="PR Preview" w:date="2026-01-01T00:00:00Z">
        <w:r>
          <w:rPr>
            <w:b/>
            <w:bCs/>
          </w:rPr>
          <w:delText xml:space="preserve"> </w:delText>
        </w:r>
      </w:del>
      <m:oMath>
        <m:r>
          <m:t>2</m:t>
        </m:r>
        <m:r>
          <m:rPr>
            <m:sty m:val="p"/>
          </m:rPr>
          <m:t>×</m:t>
        </m:r>
        <m:r>
          <m:t>2</m:t>
        </m:r>
      </m:oMath>
      <w:del w:id="6433" w:author="PR Preview" w:date="2026-01-01T00:00:00Z">
        <w:r>
          <w:rPr>
            <w:b/>
            <w:bCs/>
          </w:rPr>
          <w:delText xml:space="preserve"> </w:delText>
        </w:r>
      </w:del>
      <w:del w:id="6434" w:author="PR Preview" w:date="2026-01-01T00:00:00Z">
        <w:r>
          <w:rPr>
            <w:b/>
            <w:bCs/>
          </w:rPr>
          <w:delText xml:space="preserve">matrix)</w:delText>
        </w:r>
      </w:del>
      <w:del w:id="6435" w:author="PR Preview" w:date="2026-01-01T00:00:00Z">
        <w:r>
          <w:delText xml:space="preserve"> </w:delText>
        </w:r>
      </w:del>
      <w:del w:id="6436" w:author="PR Preview" w:date="2026-01-01T00:00:00Z">
        <w:r>
          <w:delText xml:space="preserve">For</w:delText>
        </w:r>
      </w:del>
      <w:del w:id="6437"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6438" w:author="PR Preview" w:date="2026-01-01T00:00:00Z">
        <w:r>
          <w:delText xml:space="preserve">,</w:delText>
        </w:r>
      </w:del>
      <w:del w:id="6439" w:author="PR Preview" w:date="2026-01-01T00:00:00Z">
        <w:r>
          <w:delText xml:space="preserve"> </w:delText>
        </w:r>
      </w:del>
      <w:del w:id="6440" w:author="PR Preview" w:date="2026-01-01T00:00:00Z">
        <w:r>
          <w:delText xml:space="preserve">the symmetric part is</w:delText>
        </w:r>
      </w:del>
    </w:p>
    <w:p>
      <w:pPr>
        <w:pStyle w:val="FirstParagraph"/>
      </w:pPr>
      <w:ins w:id="6441" w:author="PR Preview" w:date="2026-01-01T00:00:00Z">
        <w:r>
          <w:rPr>
            <w:b/>
            <w:bCs/>
          </w:rPr>
          <w:t xml:space="preserve">Example 130 (The symmetric part of a</w:t>
        </w:r>
      </w:ins>
      <w:ins w:id="6442" w:author="PR Preview" w:date="2026-01-01T00:00:00Z">
        <w:r>
          <w:rPr>
            <w:b/>
            <w:bCs/>
          </w:rPr>
          <w:t xml:space="preserve"> </w:t>
        </w:r>
      </w:ins>
      <m:oMath>
        <m:r>
          <m:t>2</m:t>
        </m:r>
        <m:r>
          <m:rPr>
            <m:sty m:val="p"/>
          </m:rPr>
          <m:t>×</m:t>
        </m:r>
        <m:r>
          <m:t>2</m:t>
        </m:r>
      </m:oMath>
      <w:ins w:id="6443" w:author="PR Preview" w:date="2026-01-01T00:00:00Z">
        <w:r>
          <w:rPr>
            <w:b/>
            <w:bCs/>
          </w:rPr>
          <w:t xml:space="preserve"> </w:t>
        </w:r>
      </w:ins>
      <w:ins w:id="6444" w:author="PR Preview" w:date="2026-01-01T00:00:00Z">
        <w:r>
          <w:rPr>
            <w:b/>
            <w:bCs/>
          </w:rPr>
          <w:t xml:space="preserve">matrix)</w:t>
        </w:r>
      </w:ins>
      <w:ins w:id="6445" w:author="PR Preview" w:date="2026-01-01T00:00:00Z">
        <w:r>
          <w:t xml:space="preserve"> </w:t>
        </w:r>
      </w:ins>
      <w:ins w:id="6446" w:author="PR Preview" w:date="2026-01-01T00:00:00Z">
        <w:r>
          <w:t xml:space="preserve">For</w:t>
        </w:r>
      </w:ins>
      <w:ins w:id="6447"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6448" w:author="PR Preview" w:date="2026-01-01T00:00:00Z">
        <w:r>
          <w:t xml:space="preserve">,</w:t>
        </w:r>
      </w:ins>
      <w:ins w:id="6449" w:author="PR Preview" w:date="2026-01-01T00:00:00Z">
        <w:r>
          <w:t xml:space="preserve"> </w:t>
        </w:r>
      </w:ins>
      <w:ins w:id="6450" w:author="PR Preview" w:date="2026-01-01T00:00:00Z">
        <w:r>
          <w:t xml:space="preserve">the symmetric part is</w:t>
        </w:r>
      </w:ins>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5"/>
    <w:bookmarkStart w:id="416" w:name="thm-quadratic-form-symmetric"/>
    <w:p>
      <w:pPr>
        <w:pStyle w:val="BodyText"/>
      </w:pPr>
      <w:del w:id="6451" w:author="PR Preview" w:date="2026-01-01T00:00:00Z">
        <w:r>
          <w:rPr>
            <w:b/>
            <w:bCs/>
          </w:rPr>
          <w:delText xml:space="preserve">Theorem 66 (A quadratic form depends only on the symmetric part)</w:delText>
        </w:r>
      </w:del>
      <w:del w:id="6452" w:author="PR Preview" w:date="2026-01-01T00:00:00Z">
        <w:r>
          <w:delText xml:space="preserve"> </w:delText>
        </w:r>
      </w:del>
      <w:del w:id="6453" w:author="PR Preview" w:date="2026-01-01T00:00:00Z">
        <w:r>
          <w:delText xml:space="preserve">If</w:delText>
        </w:r>
      </w:del>
      <w:del w:id="6454" w:author="PR Preview" w:date="2026-01-01T00:00:00Z">
        <w:r>
          <w:delText xml:space="preserve"> </w:delText>
        </w:r>
      </w:del>
      <m:oMath>
        <m:r>
          <m:rPr>
            <m:sty m:val="bi"/>
          </m:rPr>
          <m:t>S</m:t>
        </m:r>
      </m:oMath>
      <w:del w:id="6455" w:author="PR Preview" w:date="2026-01-01T00:00:00Z">
        <w:r>
          <w:delText xml:space="preserve"> </w:delText>
        </w:r>
      </w:del>
      <w:del w:id="6456" w:author="PR Preview" w:date="2026-01-01T00:00:00Z">
        <w:r>
          <w:delText xml:space="preserve">is a</w:delText>
        </w:r>
      </w:del>
      <w:del w:id="6457" w:author="PR Preview" w:date="2026-01-01T00:00:00Z">
        <w:r>
          <w:delText xml:space="preserve"> </w:delText>
        </w:r>
      </w:del>
      <m:oMath>
        <m:r>
          <m:t>p</m:t>
        </m:r>
        <m:r>
          <m:rPr>
            <m:sty m:val="p"/>
          </m:rPr>
          <m:t>×</m:t>
        </m:r>
        <m:r>
          <m:t>p</m:t>
        </m:r>
      </m:oMath>
      <w:del w:id="6458" w:author="PR Preview" w:date="2026-01-01T00:00:00Z">
        <w:r>
          <w:delText xml:space="preserve"> </w:delText>
        </w:r>
      </w:del>
      <w:del w:id="6459" w:author="PR Preview" w:date="2026-01-01T00:00:00Z">
        <w:r>
          <w:delText xml:space="preserve">matrix and</w:delText>
        </w:r>
      </w:del>
      <w:del w:id="6460" w:author="PR Preview" w:date="2026-01-01T00:00:00Z">
        <w:r>
          <w:delText xml:space="preserve"> </w:delText>
        </w:r>
      </w:del>
      <m:oMath>
        <m:acc>
          <m:accPr>
            <m:chr m:val="̃"/>
          </m:accPr>
          <m:e>
            <m:r>
              <m:t>x</m:t>
            </m:r>
          </m:e>
        </m:acc>
      </m:oMath>
      <w:del w:id="6461" w:author="PR Preview" w:date="2026-01-01T00:00:00Z">
        <w:r>
          <w:delText xml:space="preserve"> </w:delText>
        </w:r>
      </w:del>
      <w:del w:id="6462" w:author="PR Preview" w:date="2026-01-01T00:00:00Z">
        <w:r>
          <w:delText xml:space="preserve">is a vector of length</w:delText>
        </w:r>
      </w:del>
      <w:del w:id="6463" w:author="PR Preview" w:date="2026-01-01T00:00:00Z">
        <w:r>
          <w:delText xml:space="preserve"> </w:delText>
        </w:r>
      </w:del>
      <m:oMath>
        <m:r>
          <m:t>p</m:t>
        </m:r>
      </m:oMath>
      <w:del w:id="6464" w:author="PR Preview" w:date="2026-01-01T00:00:00Z">
        <w:r>
          <w:delText xml:space="preserve">, then</w:delText>
        </w:r>
      </w:del>
    </w:p>
    <w:p>
      <w:pPr>
        <w:pStyle w:val="BodyText"/>
      </w:pPr>
      <w:ins w:id="6465" w:author="PR Preview" w:date="2026-01-01T00:00:00Z">
        <w:r>
          <w:rPr>
            <w:b/>
            <w:bCs/>
          </w:rPr>
          <w:t xml:space="preserve">Theorem 68 (A quadratic form depends only on the symmetric part)</w:t>
        </w:r>
      </w:ins>
      <w:ins w:id="6466" w:author="PR Preview" w:date="2026-01-01T00:00:00Z">
        <w:r>
          <w:t xml:space="preserve"> </w:t>
        </w:r>
      </w:ins>
      <w:ins w:id="6467" w:author="PR Preview" w:date="2026-01-01T00:00:00Z">
        <w:r>
          <w:t xml:space="preserve">If</w:t>
        </w:r>
      </w:ins>
      <w:ins w:id="6468" w:author="PR Preview" w:date="2026-01-01T00:00:00Z">
        <w:r>
          <w:t xml:space="preserve"> </w:t>
        </w:r>
      </w:ins>
      <m:oMath>
        <m:r>
          <m:rPr>
            <m:sty m:val="bi"/>
          </m:rPr>
          <m:t>S</m:t>
        </m:r>
      </m:oMath>
      <w:ins w:id="6469" w:author="PR Preview" w:date="2026-01-01T00:00:00Z">
        <w:r>
          <w:t xml:space="preserve"> </w:t>
        </w:r>
      </w:ins>
      <w:ins w:id="6470" w:author="PR Preview" w:date="2026-01-01T00:00:00Z">
        <w:r>
          <w:t xml:space="preserve">is a</w:t>
        </w:r>
      </w:ins>
      <w:ins w:id="6471" w:author="PR Preview" w:date="2026-01-01T00:00:00Z">
        <w:r>
          <w:t xml:space="preserve"> </w:t>
        </w:r>
      </w:ins>
      <m:oMath>
        <m:r>
          <m:t>p</m:t>
        </m:r>
        <m:r>
          <m:rPr>
            <m:sty m:val="p"/>
          </m:rPr>
          <m:t>×</m:t>
        </m:r>
        <m:r>
          <m:t>p</m:t>
        </m:r>
      </m:oMath>
      <w:ins w:id="6472" w:author="PR Preview" w:date="2026-01-01T00:00:00Z">
        <w:r>
          <w:t xml:space="preserve"> </w:t>
        </w:r>
      </w:ins>
      <w:ins w:id="6473" w:author="PR Preview" w:date="2026-01-01T00:00:00Z">
        <w:r>
          <w:t xml:space="preserve">matrix and</w:t>
        </w:r>
      </w:ins>
      <w:ins w:id="6474" w:author="PR Preview" w:date="2026-01-01T00:00:00Z">
        <w:r>
          <w:t xml:space="preserve"> </w:t>
        </w:r>
      </w:ins>
      <m:oMath>
        <m:acc>
          <m:accPr>
            <m:chr m:val="̃"/>
          </m:accPr>
          <m:e>
            <m:r>
              <m:t>x</m:t>
            </m:r>
          </m:e>
        </m:acc>
      </m:oMath>
      <w:ins w:id="6475" w:author="PR Preview" w:date="2026-01-01T00:00:00Z">
        <w:r>
          <w:t xml:space="preserve"> </w:t>
        </w:r>
      </w:ins>
      <w:ins w:id="6476" w:author="PR Preview" w:date="2026-01-01T00:00:00Z">
        <w:r>
          <w:t xml:space="preserve">is a vector of length</w:t>
        </w:r>
      </w:ins>
      <w:ins w:id="6477" w:author="PR Preview" w:date="2026-01-01T00:00:00Z">
        <w:r>
          <w:t xml:space="preserve"> </w:t>
        </w:r>
      </w:ins>
      <m:oMath>
        <m:r>
          <m:t>p</m:t>
        </m:r>
      </m:oMath>
      <w:ins w:id="6478" w:author="PR Preview" w:date="2026-01-01T00:00:00Z">
        <w:r>
          <w:t xml:space="preserve">, then</w:t>
        </w:r>
      </w:ins>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6"/>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7" w:name="exm-quadratic-form-symmetric"/>
    <w:p>
      <w:pPr>
        <w:pStyle w:val="BodyText"/>
      </w:pPr>
      <w:del w:id="6479" w:author="PR Preview" w:date="2026-01-01T00:00:00Z">
        <w:r>
          <w:rPr>
            <w:b/>
            <w:bCs/>
          </w:rPr>
          <w:delText xml:space="preserve">Example 129 (Replacing a matrix by its symmetric part)</w:delText>
        </w:r>
      </w:del>
      <w:del w:id="6480" w:author="PR Preview" w:date="2026-01-01T00:00:00Z">
        <w:r>
          <w:delText xml:space="preserve"> </w:delText>
        </w:r>
      </w:del>
      <w:del w:id="6481" w:author="PR Preview" w:date="2026-01-01T00:00:00Z">
        <w:r>
          <w:delText xml:space="preserve">With</w:delText>
        </w:r>
      </w:del>
      <w:del w:id="6482"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6483" w:author="PR Preview" w:date="2026-01-01T00:00:00Z">
        <w:r>
          <w:delText xml:space="preserve"> </w:delText>
        </w:r>
      </w:del>
      <w:del w:id="6484" w:author="PR Preview" w:date="2026-01-01T00:00:00Z">
        <w:r>
          <w:delText xml:space="preserve">from</w:delText>
        </w:r>
      </w:del>
      <w:del w:id="6485" w:author="PR Preview" w:date="2026-01-01T00:00:00Z">
        <w:r>
          <w:delText xml:space="preserve"> </w:delText>
        </w:r>
      </w:del>
      <w:hyperlink w:anchor="exm-symmetric-part">
        <w:del w:id="6486" w:author="PR Preview" w:date="2026-01-01T00:00:00Z">
          <w:r>
            <w:rPr>
              <w:rStyle w:val="Hyperlink"/>
            </w:rPr>
            <w:delText xml:space="preserve">Example 128</w:delText>
          </w:r>
        </w:del>
      </w:hyperlink>
      <w:del w:id="6487" w:author="PR Preview" w:date="2026-01-01T00:00:00Z">
        <w:r>
          <w:delText xml:space="preserve"> </w:delText>
        </w:r>
      </w:del>
      <w:del w:id="6488" w:author="PR Preview" w:date="2026-01-01T00:00:00Z">
        <w:r>
          <w:delText xml:space="preserve">and</w:delText>
        </w:r>
      </w:del>
      <w:del w:id="6489" w:author="PR Preview" w:date="2026-01-01T00:00:00Z">
        <w:r>
          <w:delText xml:space="preserve"> </w:delText>
        </w:r>
      </w:del>
      <m:oMath>
        <m:acc>
          <m:accPr>
            <m:chr m:val="̃"/>
          </m:accPr>
          <m:e>
            <m:r>
              <m:t>x</m:t>
            </m:r>
          </m:e>
        </m:acc>
        <m:r>
          <m:rPr>
            <m:sty m:val="p"/>
          </m:rPr>
          <m:t>=</m:t>
        </m:r>
        <m:r>
          <m:rPr>
            <m:sty m:val="p"/>
          </m:rPr>
          <m:t>(</m:t>
        </m:r>
        <m:r>
          <m:t>1</m:t>
        </m:r>
        <m:r>
          <m:rPr>
            <m:sty m:val="p"/>
          </m:rPr>
          <m:t>,</m:t>
        </m:r>
        <m:r>
          <m:t>1</m:t>
        </m:r>
        <m:r>
          <m:rPr>
            <m:sty m:val="p"/>
          </m:rPr>
          <m:t>)</m:t>
        </m:r>
      </m:oMath>
      <w:del w:id="6490" w:author="PR Preview" w:date="2026-01-01T00:00:00Z">
        <w:r>
          <w:delText xml:space="preserve">:</w:delText>
        </w:r>
      </w:del>
    </w:p>
    <w:p>
      <w:pPr>
        <w:pStyle w:val="BodyText"/>
      </w:pPr>
      <w:ins w:id="6491" w:author="PR Preview" w:date="2026-01-01T00:00:00Z">
        <w:r>
          <w:rPr>
            <w:b/>
            <w:bCs/>
          </w:rPr>
          <w:t xml:space="preserve">Example 131 (Replacing a matrix by its symmetric part)</w:t>
        </w:r>
      </w:ins>
      <w:ins w:id="6492" w:author="PR Preview" w:date="2026-01-01T00:00:00Z">
        <w:r>
          <w:t xml:space="preserve"> </w:t>
        </w:r>
      </w:ins>
      <w:ins w:id="6493" w:author="PR Preview" w:date="2026-01-01T00:00:00Z">
        <w:r>
          <w:t xml:space="preserve">With</w:t>
        </w:r>
      </w:ins>
      <w:ins w:id="6494"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6495" w:author="PR Preview" w:date="2026-01-01T00:00:00Z">
        <w:r>
          <w:t xml:space="preserve"> </w:t>
        </w:r>
      </w:ins>
      <w:ins w:id="6496" w:author="PR Preview" w:date="2026-01-01T00:00:00Z">
        <w:r>
          <w:t xml:space="preserve">from</w:t>
        </w:r>
      </w:ins>
      <w:ins w:id="6497" w:author="PR Preview" w:date="2026-01-01T00:00:00Z">
        <w:r>
          <w:t xml:space="preserve"> </w:t>
        </w:r>
      </w:ins>
      <w:hyperlink w:anchor="exm-symmetric-part">
        <w:ins w:id="6498" w:author="PR Preview" w:date="2026-01-01T00:00:00Z">
          <w:r>
            <w:rPr>
              <w:rStyle w:val="Hyperlink"/>
            </w:rPr>
            <w:t xml:space="preserve">Example 130</w:t>
          </w:r>
        </w:ins>
      </w:hyperlink>
      <w:ins w:id="6499" w:author="PR Preview" w:date="2026-01-01T00:00:00Z">
        <w:r>
          <w:t xml:space="preserve"> </w:t>
        </w:r>
      </w:ins>
      <w:ins w:id="6500" w:author="PR Preview" w:date="2026-01-01T00:00:00Z">
        <w:r>
          <w:t xml:space="preserve">and</w:t>
        </w:r>
      </w:ins>
      <w:ins w:id="6501" w:author="PR Preview" w:date="2026-01-01T00:00:00Z">
        <w:r>
          <w:t xml:space="preserve"> </w:t>
        </w:r>
      </w:ins>
      <m:oMath>
        <m:acc>
          <m:accPr>
            <m:chr m:val="̃"/>
          </m:accPr>
          <m:e>
            <m:r>
              <m:t>x</m:t>
            </m:r>
          </m:e>
        </m:acc>
        <m:r>
          <m:rPr>
            <m:sty m:val="p"/>
          </m:rPr>
          <m:t>=</m:t>
        </m:r>
        <m:r>
          <m:rPr>
            <m:sty m:val="p"/>
          </m:rPr>
          <m:t>(</m:t>
        </m:r>
        <m:r>
          <m:t>1</m:t>
        </m:r>
        <m:r>
          <m:rPr>
            <m:sty m:val="p"/>
          </m:rPr>
          <m:t>,</m:t>
        </m:r>
        <m:r>
          <m:t>1</m:t>
        </m:r>
        <m:r>
          <m:rPr>
            <m:sty m:val="p"/>
          </m:rPr>
          <m:t>)</m:t>
        </m:r>
      </m:oMath>
      <w:ins w:id="6502"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7"/>
    <w:bookmarkEnd w:id="418"/>
    <w:bookmarkStart w:id="433" w:name="trace-and-matrix-inner-product"/>
    <w:p>
      <w:pPr>
        <w:pStyle w:val="Heading2"/>
      </w:pPr>
      <w:r>
        <w:t xml:space="preserve">5 Trace and Matrix Inner Product</w:t>
      </w:r>
    </w:p>
    <w:bookmarkStart w:id="419"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9"/>
    <w:bookmarkStart w:id="420" w:name="exm-trace"/>
    <w:p>
      <w:pPr>
        <w:pStyle w:val="FirstParagraph"/>
      </w:pPr>
      <w:del w:id="6503" w:author="PR Preview" w:date="2026-01-01T00:00:00Z">
        <w:r>
          <w:rPr>
            <w:b/>
            <w:bCs/>
          </w:rPr>
          <w:delText xml:space="preserve">Example 130 (The trace of a</w:delText>
        </w:r>
      </w:del>
      <w:del w:id="6504" w:author="PR Preview" w:date="2026-01-01T00:00:00Z">
        <w:r>
          <w:rPr>
            <w:b/>
            <w:bCs/>
          </w:rPr>
          <w:delText xml:space="preserve"> </w:delText>
        </w:r>
      </w:del>
      <m:oMath>
        <m:r>
          <m:t>2</m:t>
        </m:r>
        <m:r>
          <m:rPr>
            <m:sty m:val="p"/>
          </m:rPr>
          <m:t>×</m:t>
        </m:r>
        <m:r>
          <m:t>2</m:t>
        </m:r>
      </m:oMath>
      <w:del w:id="6505" w:author="PR Preview" w:date="2026-01-01T00:00:00Z">
        <w:r>
          <w:rPr>
            <w:b/>
            <w:bCs/>
          </w:rPr>
          <w:delText xml:space="preserve"> </w:delText>
        </w:r>
      </w:del>
      <w:del w:id="6506" w:author="PR Preview" w:date="2026-01-01T00:00:00Z">
        <w:r>
          <w:rPr>
            <w:b/>
            <w:bCs/>
          </w:rPr>
          <w:delText xml:space="preserve">matrix)</w:delText>
        </w:r>
      </w:del>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p>
      <w:pPr>
        <w:pStyle w:val="FirstParagraph"/>
      </w:pPr>
      <w:del w:id="6507" w:author="PR Preview" w:date="2026-01-01T00:00:00Z">
        <w:r>
          <w:rPr>
            <w:b/>
            <w:bCs/>
          </w:rPr>
          <w:delText xml:space="preserve">Theorem 67 (The trace of a product does not depend on the order)</w:delText>
        </w:r>
      </w:del>
      <w:del w:id="6508" w:author="PR Preview" w:date="2026-01-01T00:00:00Z">
        <w:r>
          <w:delText xml:space="preserve"> </w:delText>
        </w:r>
      </w:del>
      <w:del w:id="6509" w:author="PR Preview" w:date="2026-01-01T00:00:00Z">
        <w:r>
          <w:delText xml:space="preserve">For an</w:delText>
        </w:r>
      </w:del>
      <w:del w:id="6510" w:author="PR Preview" w:date="2026-01-01T00:00:00Z">
        <w:r>
          <w:delText xml:space="preserve"> </w:delText>
        </w:r>
      </w:del>
      <m:oMath>
        <m:r>
          <m:t>m</m:t>
        </m:r>
        <m:r>
          <m:rPr>
            <m:sty m:val="p"/>
          </m:rPr>
          <m:t>×</m:t>
        </m:r>
        <m:r>
          <m:t>n</m:t>
        </m:r>
      </m:oMath>
      <w:del w:id="6511" w:author="PR Preview" w:date="2026-01-01T00:00:00Z">
        <w:r>
          <w:delText xml:space="preserve"> </w:delText>
        </w:r>
      </w:del>
      <w:del w:id="6512" w:author="PR Preview" w:date="2026-01-01T00:00:00Z">
        <w:r>
          <w:delText xml:space="preserve">matrix</w:delText>
        </w:r>
      </w:del>
      <w:del w:id="6513" w:author="PR Preview" w:date="2026-01-01T00:00:00Z">
        <w:r>
          <w:delText xml:space="preserve"> </w:delText>
        </w:r>
      </w:del>
      <m:oMath>
        <m:r>
          <m:rPr>
            <m:sty m:val="bi"/>
          </m:rPr>
          <m:t>A</m:t>
        </m:r>
      </m:oMath>
      <w:del w:id="6514" w:author="PR Preview" w:date="2026-01-01T00:00:00Z">
        <w:r>
          <w:delText xml:space="preserve"> </w:delText>
        </w:r>
      </w:del>
      <w:del w:id="6515" w:author="PR Preview" w:date="2026-01-01T00:00:00Z">
        <w:r>
          <w:delText xml:space="preserve">and an</w:delText>
        </w:r>
      </w:del>
      <w:del w:id="6516" w:author="PR Preview" w:date="2026-01-01T00:00:00Z">
        <w:r>
          <w:delText xml:space="preserve"> </w:delText>
        </w:r>
      </w:del>
      <m:oMath>
        <m:r>
          <m:t>n</m:t>
        </m:r>
        <m:r>
          <m:rPr>
            <m:sty m:val="p"/>
          </m:rPr>
          <m:t>×</m:t>
        </m:r>
        <m:r>
          <m:t>m</m:t>
        </m:r>
      </m:oMath>
      <w:del w:id="6517" w:author="PR Preview" w:date="2026-01-01T00:00:00Z">
        <w:r>
          <w:delText xml:space="preserve"> </w:delText>
        </w:r>
      </w:del>
      <w:del w:id="6518" w:author="PR Preview" w:date="2026-01-01T00:00:00Z">
        <w:r>
          <w:delText xml:space="preserve">matrix</w:delText>
        </w:r>
      </w:del>
      <w:del w:id="6519" w:author="PR Preview" w:date="2026-01-01T00:00:00Z">
        <w:r>
          <w:delText xml:space="preserve"> </w:delText>
        </w:r>
      </w:del>
      <m:oMath>
        <m:r>
          <m:rPr>
            <m:sty m:val="bi"/>
          </m:rPr>
          <m:t>B</m:t>
        </m:r>
      </m:oMath>
      <w:del w:id="6520" w:author="PR Preview" w:date="2026-01-01T00:00:00Z">
        <w:r>
          <w:delText xml:space="preserve">:</w:delText>
        </w:r>
      </w:del>
    </w:p>
    <w:p>
      <w:pPr>
        <w:pStyle w:val="FirstParagraph"/>
      </w:pPr>
      <w:ins w:id="6521" w:author="PR Preview" w:date="2026-01-01T00:00:00Z">
        <w:r>
          <w:rPr>
            <w:b/>
            <w:bCs/>
          </w:rPr>
          <w:t xml:space="preserve">Example 132 (The trace of a</w:t>
        </w:r>
      </w:ins>
      <w:ins w:id="6522" w:author="PR Preview" w:date="2026-01-01T00:00:00Z">
        <w:r>
          <w:rPr>
            <w:b/>
            <w:bCs/>
          </w:rPr>
          <w:t xml:space="preserve"> </w:t>
        </w:r>
      </w:ins>
      <m:oMath>
        <m:r>
          <m:t>2</m:t>
        </m:r>
        <m:r>
          <m:rPr>
            <m:sty m:val="p"/>
          </m:rPr>
          <m:t>×</m:t>
        </m:r>
        <m:r>
          <m:t>2</m:t>
        </m:r>
      </m:oMath>
      <w:ins w:id="6523" w:author="PR Preview" w:date="2026-01-01T00:00:00Z">
        <w:r>
          <w:rPr>
            <w:b/>
            <w:bCs/>
          </w:rPr>
          <w:t xml:space="preserve"> </w:t>
        </w:r>
      </w:ins>
      <w:ins w:id="6524" w:author="PR Preview" w:date="2026-01-01T00:00:00Z">
        <w:r>
          <w:rPr>
            <w:b/>
            <w:bCs/>
          </w:rPr>
          <w:t xml:space="preserve">matrix)</w:t>
        </w:r>
      </w:ins>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20"/>
    <w:bookmarkStart w:id="421" w:name="thm-trace-cyclic"/>
    <w:p>
      <w:pPr>
        <w:pStyle w:val="FirstParagraph"/>
      </w:pPr>
      <w:ins w:id="6525" w:author="PR Preview" w:date="2026-01-01T00:00:00Z">
        <w:r>
          <w:rPr>
            <w:b/>
            <w:bCs/>
          </w:rPr>
          <w:t xml:space="preserve">Theorem 69 (The trace of a product does not depend on the order)</w:t>
        </w:r>
      </w:ins>
      <w:ins w:id="6526" w:author="PR Preview" w:date="2026-01-01T00:00:00Z">
        <w:r>
          <w:t xml:space="preserve"> </w:t>
        </w:r>
      </w:ins>
      <w:ins w:id="6527" w:author="PR Preview" w:date="2026-01-01T00:00:00Z">
        <w:r>
          <w:t xml:space="preserve">For an</w:t>
        </w:r>
      </w:ins>
      <w:ins w:id="6528" w:author="PR Preview" w:date="2026-01-01T00:00:00Z">
        <w:r>
          <w:t xml:space="preserve"> </w:t>
        </w:r>
      </w:ins>
      <m:oMath>
        <m:r>
          <m:t>m</m:t>
        </m:r>
        <m:r>
          <m:rPr>
            <m:sty m:val="p"/>
          </m:rPr>
          <m:t>×</m:t>
        </m:r>
        <m:r>
          <m:t>n</m:t>
        </m:r>
      </m:oMath>
      <w:ins w:id="6529" w:author="PR Preview" w:date="2026-01-01T00:00:00Z">
        <w:r>
          <w:t xml:space="preserve"> </w:t>
        </w:r>
      </w:ins>
      <w:ins w:id="6530" w:author="PR Preview" w:date="2026-01-01T00:00:00Z">
        <w:r>
          <w:t xml:space="preserve">matrix</w:t>
        </w:r>
      </w:ins>
      <w:ins w:id="6531" w:author="PR Preview" w:date="2026-01-01T00:00:00Z">
        <w:r>
          <w:t xml:space="preserve"> </w:t>
        </w:r>
      </w:ins>
      <m:oMath>
        <m:r>
          <m:rPr>
            <m:sty m:val="bi"/>
          </m:rPr>
          <m:t>A</m:t>
        </m:r>
      </m:oMath>
      <w:ins w:id="6532" w:author="PR Preview" w:date="2026-01-01T00:00:00Z">
        <w:r>
          <w:t xml:space="preserve"> </w:t>
        </w:r>
      </w:ins>
      <w:ins w:id="6533" w:author="PR Preview" w:date="2026-01-01T00:00:00Z">
        <w:r>
          <w:t xml:space="preserve">and an</w:t>
        </w:r>
      </w:ins>
      <w:ins w:id="6534" w:author="PR Preview" w:date="2026-01-01T00:00:00Z">
        <w:r>
          <w:t xml:space="preserve"> </w:t>
        </w:r>
      </w:ins>
      <m:oMath>
        <m:r>
          <m:t>n</m:t>
        </m:r>
        <m:r>
          <m:rPr>
            <m:sty m:val="p"/>
          </m:rPr>
          <m:t>×</m:t>
        </m:r>
        <m:r>
          <m:t>m</m:t>
        </m:r>
      </m:oMath>
      <w:ins w:id="6535" w:author="PR Preview" w:date="2026-01-01T00:00:00Z">
        <w:r>
          <w:t xml:space="preserve"> </w:t>
        </w:r>
      </w:ins>
      <w:ins w:id="6536" w:author="PR Preview" w:date="2026-01-01T00:00:00Z">
        <w:r>
          <w:t xml:space="preserve">matrix</w:t>
        </w:r>
      </w:ins>
      <w:ins w:id="6537" w:author="PR Preview" w:date="2026-01-01T00:00:00Z">
        <w:r>
          <w:t xml:space="preserve"> </w:t>
        </w:r>
      </w:ins>
      <m:oMath>
        <m:r>
          <m:rPr>
            <m:sty m:val="bi"/>
          </m:rPr>
          <m:t>B</m:t>
        </m:r>
      </m:oMath>
      <w:ins w:id="6538" w:author="PR Preview" w:date="2026-01-01T00:00:00Z">
        <w:r>
          <w:t xml:space="preserve">:</w:t>
        </w:r>
      </w:ins>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21"/>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22" w:name="exm-trace-cyclic"/>
    <w:p>
      <w:pPr>
        <w:pStyle w:val="FirstParagraph"/>
      </w:pPr>
      <w:del w:id="6539" w:author="PR Preview" w:date="2026-01-01T00:00:00Z">
        <w:r>
          <w:rPr>
            <w:b/>
            <w:bCs/>
          </w:rPr>
          <w:delText xml:space="preserve">Example 131 (Traces of the two products of a</w:delText>
        </w:r>
      </w:del>
      <w:del w:id="6540" w:author="PR Preview" w:date="2026-01-01T00:00:00Z">
        <w:r>
          <w:rPr>
            <w:b/>
            <w:bCs/>
          </w:rPr>
          <w:delText xml:space="preserve"> </w:delText>
        </w:r>
      </w:del>
      <m:oMath>
        <m:r>
          <m:t>2</m:t>
        </m:r>
        <m:r>
          <m:rPr>
            <m:sty m:val="p"/>
          </m:rPr>
          <m:t>×</m:t>
        </m:r>
        <m:r>
          <m:t>3</m:t>
        </m:r>
      </m:oMath>
      <w:del w:id="6541" w:author="PR Preview" w:date="2026-01-01T00:00:00Z">
        <w:r>
          <w:rPr>
            <w:b/>
            <w:bCs/>
          </w:rPr>
          <w:delText xml:space="preserve"> </w:delText>
        </w:r>
      </w:del>
      <w:del w:id="6542" w:author="PR Preview" w:date="2026-01-01T00:00:00Z">
        <w:r>
          <w:rPr>
            <w:b/>
            <w:bCs/>
          </w:rPr>
          <w:delText xml:space="preserve">and a</w:delText>
        </w:r>
      </w:del>
      <w:del w:id="6543" w:author="PR Preview" w:date="2026-01-01T00:00:00Z">
        <w:r>
          <w:rPr>
            <w:b/>
            <w:bCs/>
          </w:rPr>
          <w:delText xml:space="preserve"> </w:delText>
        </w:r>
      </w:del>
      <m:oMath>
        <m:r>
          <m:t>3</m:t>
        </m:r>
        <m:r>
          <m:rPr>
            <m:sty m:val="p"/>
          </m:rPr>
          <m:t>×</m:t>
        </m:r>
        <m:r>
          <m:t>2</m:t>
        </m:r>
      </m:oMath>
      <w:del w:id="6544" w:author="PR Preview" w:date="2026-01-01T00:00:00Z">
        <w:r>
          <w:rPr>
            <w:b/>
            <w:bCs/>
          </w:rPr>
          <w:delText xml:space="preserve"> </w:delText>
        </w:r>
      </w:del>
      <w:del w:id="6545" w:author="PR Preview" w:date="2026-01-01T00:00:00Z">
        <w:r>
          <w:rPr>
            <w:b/>
            <w:bCs/>
          </w:rPr>
          <w:delText xml:space="preserve">matrix)</w:delText>
        </w:r>
      </w:del>
      <w:del w:id="6546" w:author="PR Preview" w:date="2026-01-01T00:00:00Z">
        <w:r>
          <w:delText xml:space="preserve"> </w:delText>
        </w:r>
      </w:del>
      <w:del w:id="6547" w:author="PR Preview" w:date="2026-01-01T00:00:00Z">
        <w:r>
          <w:delText xml:space="preserve">Let</w:delText>
        </w:r>
      </w:del>
    </w:p>
    <w:p>
      <w:pPr>
        <w:pStyle w:val="FirstParagraph"/>
      </w:pPr>
      <w:ins w:id="6548" w:author="PR Preview" w:date="2026-01-01T00:00:00Z">
        <w:r>
          <w:rPr>
            <w:b/>
            <w:bCs/>
          </w:rPr>
          <w:t xml:space="preserve">Example 133 (Traces of the two products of a</w:t>
        </w:r>
      </w:ins>
      <w:ins w:id="6549" w:author="PR Preview" w:date="2026-01-01T00:00:00Z">
        <w:r>
          <w:rPr>
            <w:b/>
            <w:bCs/>
          </w:rPr>
          <w:t xml:space="preserve"> </w:t>
        </w:r>
      </w:ins>
      <m:oMath>
        <m:r>
          <m:t>2</m:t>
        </m:r>
        <m:r>
          <m:rPr>
            <m:sty m:val="p"/>
          </m:rPr>
          <m:t>×</m:t>
        </m:r>
        <m:r>
          <m:t>3</m:t>
        </m:r>
      </m:oMath>
      <w:ins w:id="6550" w:author="PR Preview" w:date="2026-01-01T00:00:00Z">
        <w:r>
          <w:rPr>
            <w:b/>
            <w:bCs/>
          </w:rPr>
          <w:t xml:space="preserve"> </w:t>
        </w:r>
      </w:ins>
      <w:ins w:id="6551" w:author="PR Preview" w:date="2026-01-01T00:00:00Z">
        <w:r>
          <w:rPr>
            <w:b/>
            <w:bCs/>
          </w:rPr>
          <w:t xml:space="preserve">and a</w:t>
        </w:r>
      </w:ins>
      <w:ins w:id="6552" w:author="PR Preview" w:date="2026-01-01T00:00:00Z">
        <w:r>
          <w:rPr>
            <w:b/>
            <w:bCs/>
          </w:rPr>
          <w:t xml:space="preserve"> </w:t>
        </w:r>
      </w:ins>
      <m:oMath>
        <m:r>
          <m:t>3</m:t>
        </m:r>
        <m:r>
          <m:rPr>
            <m:sty m:val="p"/>
          </m:rPr>
          <m:t>×</m:t>
        </m:r>
        <m:r>
          <m:t>2</m:t>
        </m:r>
      </m:oMath>
      <w:ins w:id="6553" w:author="PR Preview" w:date="2026-01-01T00:00:00Z">
        <w:r>
          <w:rPr>
            <w:b/>
            <w:bCs/>
          </w:rPr>
          <w:t xml:space="preserve"> </w:t>
        </w:r>
      </w:ins>
      <w:ins w:id="6554" w:author="PR Preview" w:date="2026-01-01T00:00:00Z">
        <w:r>
          <w:rPr>
            <w:b/>
            <w:bCs/>
          </w:rPr>
          <w:t xml:space="preserve">matrix)</w:t>
        </w:r>
      </w:ins>
      <w:ins w:id="6555" w:author="PR Preview" w:date="2026-01-01T00:00:00Z">
        <w:r>
          <w:t xml:space="preserve"> </w:t>
        </w:r>
      </w:ins>
      <w:ins w:id="6556"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22"/>
    <w:bookmarkStart w:id="423" w:name="rem-trace-cyclic-triple"/>
    <w:p>
      <w:pPr>
        <w:pStyle w:val="BodyText"/>
      </w:pPr>
      <w:del w:id="6557" w:author="PR Preview" w:date="2026-01-01T00:00:00Z">
        <w:r>
          <w:rPr>
            <w:i/>
            <w:iCs/>
          </w:rPr>
          <w:delText xml:space="preserve">Remark 25</w:delText>
        </w:r>
      </w:del>
      <w:del w:id="6558" w:author="PR Preview" w:date="2026-01-01T00:00:00Z">
        <w:r>
          <w:delText xml:space="preserve"> (Moving a factor of a triple product). </w:delText>
        </w:r>
      </w:del>
      <w:del w:id="6559" w:author="PR Preview" w:date="2026-01-01T00:00:00Z">
        <w:r>
          <w:delText xml:space="preserve">Let</w:delText>
        </w:r>
      </w:del>
      <w:del w:id="6560" w:author="PR Preview" w:date="2026-01-01T00:00:00Z">
        <w:r>
          <w:delText xml:space="preserve"> </w:delText>
        </w:r>
      </w:del>
      <m:oMath>
        <m:r>
          <m:rPr>
            <m:sty m:val="bi"/>
          </m:rPr>
          <m:t>A</m:t>
        </m:r>
      </m:oMath>
      <w:del w:id="6561" w:author="PR Preview" w:date="2026-01-01T00:00:00Z">
        <w:r>
          <w:delText xml:space="preserve"> </w:delText>
        </w:r>
      </w:del>
      <w:del w:id="6562" w:author="PR Preview" w:date="2026-01-01T00:00:00Z">
        <w:r>
          <w:delText xml:space="preserve">be</w:delText>
        </w:r>
      </w:del>
      <w:del w:id="6563" w:author="PR Preview" w:date="2026-01-01T00:00:00Z">
        <w:r>
          <w:delText xml:space="preserve"> </w:delText>
        </w:r>
      </w:del>
      <m:oMath>
        <m:r>
          <m:t>m</m:t>
        </m:r>
        <m:r>
          <m:rPr>
            <m:sty m:val="p"/>
          </m:rPr>
          <m:t>×</m:t>
        </m:r>
        <m:r>
          <m:t>n</m:t>
        </m:r>
      </m:oMath>
      <w:del w:id="6564" w:author="PR Preview" w:date="2026-01-01T00:00:00Z">
        <w:r>
          <w:delText xml:space="preserve">,</w:delText>
        </w:r>
      </w:del>
      <w:del w:id="6565" w:author="PR Preview" w:date="2026-01-01T00:00:00Z">
        <w:r>
          <w:delText xml:space="preserve"> </w:delText>
        </w:r>
      </w:del>
      <m:oMath>
        <m:r>
          <m:rPr>
            <m:sty m:val="bi"/>
          </m:rPr>
          <m:t>B</m:t>
        </m:r>
      </m:oMath>
      <w:del w:id="6566" w:author="PR Preview" w:date="2026-01-01T00:00:00Z">
        <w:r>
          <w:delText xml:space="preserve"> </w:delText>
        </w:r>
      </w:del>
      <w:del w:id="6567" w:author="PR Preview" w:date="2026-01-01T00:00:00Z">
        <w:r>
          <w:delText xml:space="preserve">be</w:delText>
        </w:r>
      </w:del>
      <w:del w:id="6568" w:author="PR Preview" w:date="2026-01-01T00:00:00Z">
        <w:r>
          <w:delText xml:space="preserve"> </w:delText>
        </w:r>
      </w:del>
      <m:oMath>
        <m:r>
          <m:t>n</m:t>
        </m:r>
        <m:r>
          <m:rPr>
            <m:sty m:val="p"/>
          </m:rPr>
          <m:t>×</m:t>
        </m:r>
        <m:r>
          <m:t>k</m:t>
        </m:r>
      </m:oMath>
      <w:del w:id="6569" w:author="PR Preview" w:date="2026-01-01T00:00:00Z">
        <w:r>
          <w:delText xml:space="preserve">,</w:delText>
        </w:r>
      </w:del>
      <w:del w:id="6570" w:author="PR Preview" w:date="2026-01-01T00:00:00Z">
        <w:r>
          <w:delText xml:space="preserve"> </w:delText>
        </w:r>
      </w:del>
      <w:del w:id="6571" w:author="PR Preview" w:date="2026-01-01T00:00:00Z">
        <w:r>
          <w:delText xml:space="preserve">and</w:delText>
        </w:r>
      </w:del>
      <w:del w:id="6572" w:author="PR Preview" w:date="2026-01-01T00:00:00Z">
        <w:r>
          <w:delText xml:space="preserve"> </w:delText>
        </w:r>
      </w:del>
      <m:oMath>
        <m:r>
          <m:rPr>
            <m:sty m:val="bi"/>
          </m:rPr>
          <m:t>C</m:t>
        </m:r>
      </m:oMath>
      <w:del w:id="6573" w:author="PR Preview" w:date="2026-01-01T00:00:00Z">
        <w:r>
          <w:delText xml:space="preserve"> </w:delText>
        </w:r>
      </w:del>
      <w:del w:id="6574" w:author="PR Preview" w:date="2026-01-01T00:00:00Z">
        <w:r>
          <w:delText xml:space="preserve">be</w:delText>
        </w:r>
      </w:del>
      <w:del w:id="6575" w:author="PR Preview" w:date="2026-01-01T00:00:00Z">
        <w:r>
          <w:delText xml:space="preserve"> </w:delText>
        </w:r>
      </w:del>
      <m:oMath>
        <m:r>
          <m:t>k</m:t>
        </m:r>
        <m:r>
          <m:rPr>
            <m:sty m:val="p"/>
          </m:rPr>
          <m:t>×</m:t>
        </m:r>
        <m:r>
          <m:t>m</m:t>
        </m:r>
      </m:oMath>
      <w:del w:id="6576" w:author="PR Preview" w:date="2026-01-01T00:00:00Z">
        <w:r>
          <w:delText xml:space="preserve">,</w:delText>
        </w:r>
      </w:del>
      <w:del w:id="6577" w:author="PR Preview" w:date="2026-01-01T00:00:00Z">
        <w:r>
          <w:delText xml:space="preserve"> </w:delText>
        </w:r>
      </w:del>
      <w:del w:id="6578" w:author="PR Preview" w:date="2026-01-01T00:00:00Z">
        <w:r>
          <w:delText xml:space="preserve">so that</w:delText>
        </w:r>
      </w:del>
      <w:del w:id="6579" w:author="PR Preview" w:date="2026-01-01T00:00:00Z">
        <w:r>
          <w:delText xml:space="preserve"> </w:delText>
        </w:r>
      </w:del>
      <m:oMath>
        <m:r>
          <m:rPr>
            <m:sty m:val="bi"/>
          </m:rPr>
          <m:t>A</m:t>
        </m:r>
        <m:r>
          <m:rPr>
            <m:sty m:val="bi"/>
          </m:rPr>
          <m:t>B</m:t>
        </m:r>
      </m:oMath>
      <w:del w:id="6580" w:author="PR Preview" w:date="2026-01-01T00:00:00Z">
        <w:r>
          <w:delText xml:space="preserve"> </w:delText>
        </w:r>
      </w:del>
      <w:del w:id="6581" w:author="PR Preview" w:date="2026-01-01T00:00:00Z">
        <w:r>
          <w:delText xml:space="preserve">is</w:delText>
        </w:r>
      </w:del>
      <w:del w:id="6582" w:author="PR Preview" w:date="2026-01-01T00:00:00Z">
        <w:r>
          <w:delText xml:space="preserve"> </w:delText>
        </w:r>
      </w:del>
      <m:oMath>
        <m:r>
          <m:t>m</m:t>
        </m:r>
        <m:r>
          <m:rPr>
            <m:sty m:val="p"/>
          </m:rPr>
          <m:t>×</m:t>
        </m:r>
        <m:r>
          <m:t>k</m:t>
        </m:r>
      </m:oMath>
      <w:del w:id="6583" w:author="PR Preview" w:date="2026-01-01T00:00:00Z">
        <w:r>
          <w:delText xml:space="preserve"> </w:delText>
        </w:r>
      </w:del>
      <w:del w:id="6584" w:author="PR Preview" w:date="2026-01-01T00:00:00Z">
        <w:r>
          <w:delText xml:space="preserve">and</w:delText>
        </w:r>
      </w:del>
      <w:del w:id="6585" w:author="PR Preview" w:date="2026-01-01T00:00:00Z">
        <w:r>
          <w:delText xml:space="preserve"> </w:delText>
        </w:r>
      </w:del>
      <m:oMath>
        <m:r>
          <m:rPr>
            <m:sty m:val="bi"/>
          </m:rPr>
          <m:t>A</m:t>
        </m:r>
        <m:r>
          <m:rPr>
            <m:sty m:val="bi"/>
          </m:rPr>
          <m:t>B</m:t>
        </m:r>
        <m:r>
          <m:rPr>
            <m:sty m:val="bi"/>
          </m:rPr>
          <m:t>C</m:t>
        </m:r>
      </m:oMath>
      <w:del w:id="6586" w:author="PR Preview" w:date="2026-01-01T00:00:00Z">
        <w:r>
          <w:delText xml:space="preserve"> </w:delText>
        </w:r>
      </w:del>
      <w:del w:id="6587" w:author="PR Preview" w:date="2026-01-01T00:00:00Z">
        <w:r>
          <w:delText xml:space="preserve">is square.</w:delText>
        </w:r>
      </w:del>
      <w:del w:id="6588" w:author="PR Preview" w:date="2026-01-01T00:00:00Z">
        <w:r>
          <w:delText xml:space="preserve"> </w:delText>
        </w:r>
      </w:del>
      <w:del w:id="6589" w:author="PR Preview" w:date="2026-01-01T00:00:00Z">
        <w:r>
          <w:delText xml:space="preserve">Applying</w:delText>
        </w:r>
      </w:del>
      <w:del w:id="6590" w:author="PR Preview" w:date="2026-01-01T00:00:00Z">
        <w:r>
          <w:delText xml:space="preserve"> </w:delText>
        </w:r>
      </w:del>
      <w:hyperlink w:anchor="thm-trace-cyclic">
        <w:del w:id="6591" w:author="PR Preview" w:date="2026-01-01T00:00:00Z">
          <w:r>
            <w:rPr>
              <w:rStyle w:val="Hyperlink"/>
            </w:rPr>
            <w:delText xml:space="preserve">Theorem 67</w:delText>
          </w:r>
        </w:del>
      </w:hyperlink>
      <w:del w:id="6592" w:author="PR Preview" w:date="2026-01-01T00:00:00Z">
        <w:r>
          <w:delText xml:space="preserve"> </w:delText>
        </w:r>
      </w:del>
      <w:del w:id="6593" w:author="PR Preview" w:date="2026-01-01T00:00:00Z">
        <w:r>
          <w:delText xml:space="preserve">to the</w:delText>
        </w:r>
      </w:del>
      <w:del w:id="6594" w:author="PR Preview" w:date="2026-01-01T00:00:00Z">
        <w:r>
          <w:delText xml:space="preserve"> </w:delText>
        </w:r>
      </w:del>
      <m:oMath>
        <m:r>
          <m:t>m</m:t>
        </m:r>
        <m:r>
          <m:rPr>
            <m:sty m:val="p"/>
          </m:rPr>
          <m:t>×</m:t>
        </m:r>
        <m:r>
          <m:t>k</m:t>
        </m:r>
      </m:oMath>
      <w:del w:id="6595" w:author="PR Preview" w:date="2026-01-01T00:00:00Z">
        <w:r>
          <w:delText xml:space="preserve"> </w:delText>
        </w:r>
      </w:del>
      <w:del w:id="6596" w:author="PR Preview" w:date="2026-01-01T00:00:00Z">
        <w:r>
          <w:delText xml:space="preserve">matrix</w:delText>
        </w:r>
      </w:del>
      <w:del w:id="6597" w:author="PR Preview" w:date="2026-01-01T00:00:00Z">
        <w:r>
          <w:delText xml:space="preserve"> </w:delText>
        </w:r>
      </w:del>
      <m:oMath>
        <m:r>
          <m:rPr>
            <m:sty m:val="bi"/>
          </m:rPr>
          <m:t>A</m:t>
        </m:r>
        <m:r>
          <m:rPr>
            <m:sty m:val="bi"/>
          </m:rPr>
          <m:t>B</m:t>
        </m:r>
      </m:oMath>
      <w:del w:id="6598" w:author="PR Preview" w:date="2026-01-01T00:00:00Z">
        <w:r>
          <w:delText xml:space="preserve"> </w:delText>
        </w:r>
      </w:del>
      <w:del w:id="6599" w:author="PR Preview" w:date="2026-01-01T00:00:00Z">
        <w:r>
          <w:delText xml:space="preserve">and the</w:delText>
        </w:r>
      </w:del>
      <w:del w:id="6600" w:author="PR Preview" w:date="2026-01-01T00:00:00Z">
        <w:r>
          <w:delText xml:space="preserve"> </w:delText>
        </w:r>
      </w:del>
      <m:oMath>
        <m:r>
          <m:t>k</m:t>
        </m:r>
        <m:r>
          <m:rPr>
            <m:sty m:val="p"/>
          </m:rPr>
          <m:t>×</m:t>
        </m:r>
        <m:r>
          <m:t>m</m:t>
        </m:r>
      </m:oMath>
      <w:del w:id="6601" w:author="PR Preview" w:date="2026-01-01T00:00:00Z">
        <w:r>
          <w:delText xml:space="preserve"> </w:delText>
        </w:r>
      </w:del>
      <w:del w:id="6602" w:author="PR Preview" w:date="2026-01-01T00:00:00Z">
        <w:r>
          <w:delText xml:space="preserve">matrix</w:delText>
        </w:r>
      </w:del>
      <w:del w:id="6603" w:author="PR Preview" w:date="2026-01-01T00:00:00Z">
        <w:r>
          <w:delText xml:space="preserve"> </w:delText>
        </w:r>
      </w:del>
      <m:oMath>
        <m:r>
          <m:rPr>
            <m:sty m:val="bi"/>
          </m:rPr>
          <m:t>C</m:t>
        </m:r>
      </m:oMath>
      <w:del w:id="6604" w:author="PR Preview" w:date="2026-01-01T00:00:00Z">
        <w:r>
          <w:delText xml:space="preserve"> </w:delText>
        </w:r>
      </w:del>
      <w:del w:id="6605" w:author="PR Preview" w:date="2026-01-01T00:00:00Z">
        <w:r>
          <w:delText xml:space="preserve">moves the last factor of the triple product to the front</w:delText>
        </w:r>
      </w:del>
      <w:del w:id="6606" w:author="PR Preview" w:date="2026-01-01T00:00:00Z">
        <w:r>
          <w:delText xml:space="preserve"> </w:delText>
        </w:r>
      </w:del>
      <w:del w:id="6607" w:author="PR Preview" w:date="2026-01-01T00:00:00Z">
        <w:r>
          <w:delText xml:space="preserve">(Banerjee and Roy 2014, chap. 1, Theorem 1.5 and eq. 1.17, p. 19)</w:delText>
        </w:r>
      </w:del>
      <w:del w:id="6608" w:author="PR Preview" w:date="2026-01-01T00:00:00Z">
        <w:r>
          <w:delText xml:space="preserve">:</w:delText>
        </w:r>
      </w:del>
    </w:p>
    <w:p>
      <w:pPr>
        <w:pStyle w:val="BodyText"/>
      </w:pPr>
      <w:ins w:id="6609" w:author="PR Preview" w:date="2026-01-01T00:00:00Z">
        <w:r>
          <w:rPr>
            <w:i/>
            <w:iCs/>
          </w:rPr>
          <w:t xml:space="preserve">Remark 25</w:t>
        </w:r>
      </w:ins>
      <w:ins w:id="6610" w:author="PR Preview" w:date="2026-01-01T00:00:00Z">
        <w:r>
          <w:t xml:space="preserve"> (Moving a factor of a triple product). </w:t>
        </w:r>
      </w:ins>
      <w:ins w:id="6611" w:author="PR Preview" w:date="2026-01-01T00:00:00Z">
        <w:r>
          <w:t xml:space="preserve">Let</w:t>
        </w:r>
      </w:ins>
      <w:ins w:id="6612" w:author="PR Preview" w:date="2026-01-01T00:00:00Z">
        <w:r>
          <w:t xml:space="preserve"> </w:t>
        </w:r>
      </w:ins>
      <m:oMath>
        <m:r>
          <m:rPr>
            <m:sty m:val="bi"/>
          </m:rPr>
          <m:t>A</m:t>
        </m:r>
      </m:oMath>
      <w:ins w:id="6613" w:author="PR Preview" w:date="2026-01-01T00:00:00Z">
        <w:r>
          <w:t xml:space="preserve"> </w:t>
        </w:r>
      </w:ins>
      <w:ins w:id="6614" w:author="PR Preview" w:date="2026-01-01T00:00:00Z">
        <w:r>
          <w:t xml:space="preserve">be</w:t>
        </w:r>
      </w:ins>
      <w:ins w:id="6615" w:author="PR Preview" w:date="2026-01-01T00:00:00Z">
        <w:r>
          <w:t xml:space="preserve"> </w:t>
        </w:r>
      </w:ins>
      <m:oMath>
        <m:r>
          <m:t>m</m:t>
        </m:r>
        <m:r>
          <m:rPr>
            <m:sty m:val="p"/>
          </m:rPr>
          <m:t>×</m:t>
        </m:r>
        <m:r>
          <m:t>n</m:t>
        </m:r>
      </m:oMath>
      <w:ins w:id="6616" w:author="PR Preview" w:date="2026-01-01T00:00:00Z">
        <w:r>
          <w:t xml:space="preserve">,</w:t>
        </w:r>
      </w:ins>
      <w:ins w:id="6617" w:author="PR Preview" w:date="2026-01-01T00:00:00Z">
        <w:r>
          <w:t xml:space="preserve"> </w:t>
        </w:r>
      </w:ins>
      <m:oMath>
        <m:r>
          <m:rPr>
            <m:sty m:val="bi"/>
          </m:rPr>
          <m:t>B</m:t>
        </m:r>
      </m:oMath>
      <w:ins w:id="6618" w:author="PR Preview" w:date="2026-01-01T00:00:00Z">
        <w:r>
          <w:t xml:space="preserve"> </w:t>
        </w:r>
      </w:ins>
      <w:ins w:id="6619" w:author="PR Preview" w:date="2026-01-01T00:00:00Z">
        <w:r>
          <w:t xml:space="preserve">be</w:t>
        </w:r>
      </w:ins>
      <w:ins w:id="6620" w:author="PR Preview" w:date="2026-01-01T00:00:00Z">
        <w:r>
          <w:t xml:space="preserve"> </w:t>
        </w:r>
      </w:ins>
      <m:oMath>
        <m:r>
          <m:t>n</m:t>
        </m:r>
        <m:r>
          <m:rPr>
            <m:sty m:val="p"/>
          </m:rPr>
          <m:t>×</m:t>
        </m:r>
        <m:r>
          <m:t>k</m:t>
        </m:r>
      </m:oMath>
      <w:ins w:id="6621" w:author="PR Preview" w:date="2026-01-01T00:00:00Z">
        <w:r>
          <w:t xml:space="preserve">,</w:t>
        </w:r>
      </w:ins>
      <w:ins w:id="6622" w:author="PR Preview" w:date="2026-01-01T00:00:00Z">
        <w:r>
          <w:t xml:space="preserve"> </w:t>
        </w:r>
      </w:ins>
      <w:ins w:id="6623" w:author="PR Preview" w:date="2026-01-01T00:00:00Z">
        <w:r>
          <w:t xml:space="preserve">and</w:t>
        </w:r>
      </w:ins>
      <w:ins w:id="6624" w:author="PR Preview" w:date="2026-01-01T00:00:00Z">
        <w:r>
          <w:t xml:space="preserve"> </w:t>
        </w:r>
      </w:ins>
      <m:oMath>
        <m:r>
          <m:rPr>
            <m:sty m:val="bi"/>
          </m:rPr>
          <m:t>C</m:t>
        </m:r>
      </m:oMath>
      <w:ins w:id="6625" w:author="PR Preview" w:date="2026-01-01T00:00:00Z">
        <w:r>
          <w:t xml:space="preserve"> </w:t>
        </w:r>
      </w:ins>
      <w:ins w:id="6626" w:author="PR Preview" w:date="2026-01-01T00:00:00Z">
        <w:r>
          <w:t xml:space="preserve">be</w:t>
        </w:r>
      </w:ins>
      <w:ins w:id="6627" w:author="PR Preview" w:date="2026-01-01T00:00:00Z">
        <w:r>
          <w:t xml:space="preserve"> </w:t>
        </w:r>
      </w:ins>
      <m:oMath>
        <m:r>
          <m:t>k</m:t>
        </m:r>
        <m:r>
          <m:rPr>
            <m:sty m:val="p"/>
          </m:rPr>
          <m:t>×</m:t>
        </m:r>
        <m:r>
          <m:t>m</m:t>
        </m:r>
      </m:oMath>
      <w:ins w:id="6628" w:author="PR Preview" w:date="2026-01-01T00:00:00Z">
        <w:r>
          <w:t xml:space="preserve">,</w:t>
        </w:r>
      </w:ins>
      <w:ins w:id="6629" w:author="PR Preview" w:date="2026-01-01T00:00:00Z">
        <w:r>
          <w:t xml:space="preserve"> </w:t>
        </w:r>
      </w:ins>
      <w:ins w:id="6630" w:author="PR Preview" w:date="2026-01-01T00:00:00Z">
        <w:r>
          <w:t xml:space="preserve">so that</w:t>
        </w:r>
      </w:ins>
      <w:ins w:id="6631" w:author="PR Preview" w:date="2026-01-01T00:00:00Z">
        <w:r>
          <w:t xml:space="preserve"> </w:t>
        </w:r>
      </w:ins>
      <m:oMath>
        <m:r>
          <m:rPr>
            <m:sty m:val="bi"/>
          </m:rPr>
          <m:t>A</m:t>
        </m:r>
        <m:r>
          <m:rPr>
            <m:sty m:val="bi"/>
          </m:rPr>
          <m:t>B</m:t>
        </m:r>
      </m:oMath>
      <w:ins w:id="6632" w:author="PR Preview" w:date="2026-01-01T00:00:00Z">
        <w:r>
          <w:t xml:space="preserve"> </w:t>
        </w:r>
      </w:ins>
      <w:ins w:id="6633" w:author="PR Preview" w:date="2026-01-01T00:00:00Z">
        <w:r>
          <w:t xml:space="preserve">is</w:t>
        </w:r>
      </w:ins>
      <w:ins w:id="6634" w:author="PR Preview" w:date="2026-01-01T00:00:00Z">
        <w:r>
          <w:t xml:space="preserve"> </w:t>
        </w:r>
      </w:ins>
      <m:oMath>
        <m:r>
          <m:t>m</m:t>
        </m:r>
        <m:r>
          <m:rPr>
            <m:sty m:val="p"/>
          </m:rPr>
          <m:t>×</m:t>
        </m:r>
        <m:r>
          <m:t>k</m:t>
        </m:r>
      </m:oMath>
      <w:ins w:id="6635" w:author="PR Preview" w:date="2026-01-01T00:00:00Z">
        <w:r>
          <w:t xml:space="preserve"> </w:t>
        </w:r>
      </w:ins>
      <w:ins w:id="6636" w:author="PR Preview" w:date="2026-01-01T00:00:00Z">
        <w:r>
          <w:t xml:space="preserve">and</w:t>
        </w:r>
      </w:ins>
      <w:ins w:id="6637" w:author="PR Preview" w:date="2026-01-01T00:00:00Z">
        <w:r>
          <w:t xml:space="preserve"> </w:t>
        </w:r>
      </w:ins>
      <m:oMath>
        <m:r>
          <m:rPr>
            <m:sty m:val="bi"/>
          </m:rPr>
          <m:t>A</m:t>
        </m:r>
        <m:r>
          <m:rPr>
            <m:sty m:val="bi"/>
          </m:rPr>
          <m:t>B</m:t>
        </m:r>
        <m:r>
          <m:rPr>
            <m:sty m:val="bi"/>
          </m:rPr>
          <m:t>C</m:t>
        </m:r>
      </m:oMath>
      <w:ins w:id="6638" w:author="PR Preview" w:date="2026-01-01T00:00:00Z">
        <w:r>
          <w:t xml:space="preserve"> </w:t>
        </w:r>
      </w:ins>
      <w:ins w:id="6639" w:author="PR Preview" w:date="2026-01-01T00:00:00Z">
        <w:r>
          <w:t xml:space="preserve">is square.</w:t>
        </w:r>
      </w:ins>
      <w:ins w:id="6640" w:author="PR Preview" w:date="2026-01-01T00:00:00Z">
        <w:r>
          <w:t xml:space="preserve"> </w:t>
        </w:r>
      </w:ins>
      <w:ins w:id="6641" w:author="PR Preview" w:date="2026-01-01T00:00:00Z">
        <w:r>
          <w:t xml:space="preserve">Applying</w:t>
        </w:r>
      </w:ins>
      <w:ins w:id="6642" w:author="PR Preview" w:date="2026-01-01T00:00:00Z">
        <w:r>
          <w:t xml:space="preserve"> </w:t>
        </w:r>
      </w:ins>
      <w:hyperlink w:anchor="thm-trace-cyclic">
        <w:ins w:id="6643" w:author="PR Preview" w:date="2026-01-01T00:00:00Z">
          <w:r>
            <w:rPr>
              <w:rStyle w:val="Hyperlink"/>
            </w:rPr>
            <w:t xml:space="preserve">Theorem 69</w:t>
          </w:r>
        </w:ins>
      </w:hyperlink>
      <w:ins w:id="6644" w:author="PR Preview" w:date="2026-01-01T00:00:00Z">
        <w:r>
          <w:t xml:space="preserve"> </w:t>
        </w:r>
      </w:ins>
      <w:ins w:id="6645" w:author="PR Preview" w:date="2026-01-01T00:00:00Z">
        <w:r>
          <w:t xml:space="preserve">to the</w:t>
        </w:r>
      </w:ins>
      <w:ins w:id="6646" w:author="PR Preview" w:date="2026-01-01T00:00:00Z">
        <w:r>
          <w:t xml:space="preserve"> </w:t>
        </w:r>
      </w:ins>
      <m:oMath>
        <m:r>
          <m:t>m</m:t>
        </m:r>
        <m:r>
          <m:rPr>
            <m:sty m:val="p"/>
          </m:rPr>
          <m:t>×</m:t>
        </m:r>
        <m:r>
          <m:t>k</m:t>
        </m:r>
      </m:oMath>
      <w:ins w:id="6647" w:author="PR Preview" w:date="2026-01-01T00:00:00Z">
        <w:r>
          <w:t xml:space="preserve"> </w:t>
        </w:r>
      </w:ins>
      <w:ins w:id="6648" w:author="PR Preview" w:date="2026-01-01T00:00:00Z">
        <w:r>
          <w:t xml:space="preserve">matrix</w:t>
        </w:r>
      </w:ins>
      <w:ins w:id="6649" w:author="PR Preview" w:date="2026-01-01T00:00:00Z">
        <w:r>
          <w:t xml:space="preserve"> </w:t>
        </w:r>
      </w:ins>
      <m:oMath>
        <m:r>
          <m:rPr>
            <m:sty m:val="bi"/>
          </m:rPr>
          <m:t>A</m:t>
        </m:r>
        <m:r>
          <m:rPr>
            <m:sty m:val="bi"/>
          </m:rPr>
          <m:t>B</m:t>
        </m:r>
      </m:oMath>
      <w:ins w:id="6650" w:author="PR Preview" w:date="2026-01-01T00:00:00Z">
        <w:r>
          <w:t xml:space="preserve"> </w:t>
        </w:r>
      </w:ins>
      <w:ins w:id="6651" w:author="PR Preview" w:date="2026-01-01T00:00:00Z">
        <w:r>
          <w:t xml:space="preserve">and the</w:t>
        </w:r>
      </w:ins>
      <w:ins w:id="6652" w:author="PR Preview" w:date="2026-01-01T00:00:00Z">
        <w:r>
          <w:t xml:space="preserve"> </w:t>
        </w:r>
      </w:ins>
      <m:oMath>
        <m:r>
          <m:t>k</m:t>
        </m:r>
        <m:r>
          <m:rPr>
            <m:sty m:val="p"/>
          </m:rPr>
          <m:t>×</m:t>
        </m:r>
        <m:r>
          <m:t>m</m:t>
        </m:r>
      </m:oMath>
      <w:ins w:id="6653" w:author="PR Preview" w:date="2026-01-01T00:00:00Z">
        <w:r>
          <w:t xml:space="preserve"> </w:t>
        </w:r>
      </w:ins>
      <w:ins w:id="6654" w:author="PR Preview" w:date="2026-01-01T00:00:00Z">
        <w:r>
          <w:t xml:space="preserve">matrix</w:t>
        </w:r>
      </w:ins>
      <w:ins w:id="6655" w:author="PR Preview" w:date="2026-01-01T00:00:00Z">
        <w:r>
          <w:t xml:space="preserve"> </w:t>
        </w:r>
      </w:ins>
      <m:oMath>
        <m:r>
          <m:rPr>
            <m:sty m:val="bi"/>
          </m:rPr>
          <m:t>C</m:t>
        </m:r>
      </m:oMath>
      <w:ins w:id="6656" w:author="PR Preview" w:date="2026-01-01T00:00:00Z">
        <w:r>
          <w:t xml:space="preserve"> </w:t>
        </w:r>
      </w:ins>
      <w:ins w:id="6657" w:author="PR Preview" w:date="2026-01-01T00:00:00Z">
        <w:r>
          <w:t xml:space="preserve">moves the last factor of the triple product to the front</w:t>
        </w:r>
      </w:ins>
      <w:ins w:id="6658" w:author="PR Preview" w:date="2026-01-01T00:00:00Z">
        <w:r>
          <w:t xml:space="preserve"> </w:t>
        </w:r>
      </w:ins>
      <w:ins w:id="6659" w:author="PR Preview" w:date="2026-01-01T00:00:00Z">
        <w:r>
          <w:t xml:space="preserve">(Banerjee and Roy 2014, chap. 1, Theorem 1.5 and eq. 1.17, p. 19)</w:t>
        </w:r>
      </w:ins>
      <w:ins w:id="6660" w:author="PR Preview" w:date="2026-01-01T00:00:00Z">
        <w:r>
          <w:t xml:space="preserve">:</w:t>
        </w:r>
      </w:ins>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23"/>
    <w:bookmarkStart w:id="424"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4"/>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5" w:name="thm-matrix-inner-product-entries"/>
    <w:p>
      <w:pPr>
        <w:pStyle w:val="BodyText"/>
      </w:pPr>
      <w:del w:id="6661" w:author="PR Preview" w:date="2026-01-01T00:00:00Z">
        <w:r>
          <w:rPr>
            <w:b/>
            <w:bCs/>
          </w:rPr>
          <w:delText xml:space="preserve">Theorem 68 (The matrix inner product multiplies matching entries)</w:delText>
        </w:r>
      </w:del>
      <w:del w:id="6662" w:author="PR Preview" w:date="2026-01-01T00:00:00Z">
        <w:r>
          <w:delText xml:space="preserve"> </w:delText>
        </w:r>
      </w:del>
      <w:del w:id="6663" w:author="PR Preview" w:date="2026-01-01T00:00:00Z">
        <w:r>
          <w:delText xml:space="preserve">For two</w:delText>
        </w:r>
      </w:del>
      <w:del w:id="6664" w:author="PR Preview" w:date="2026-01-01T00:00:00Z">
        <w:r>
          <w:delText xml:space="preserve"> </w:delText>
        </w:r>
      </w:del>
      <m:oMath>
        <m:r>
          <m:t>n</m:t>
        </m:r>
        <m:r>
          <m:rPr>
            <m:sty m:val="p"/>
          </m:rPr>
          <m:t>×</m:t>
        </m:r>
        <m:r>
          <m:t>p</m:t>
        </m:r>
      </m:oMath>
      <w:del w:id="6665" w:author="PR Preview" w:date="2026-01-01T00:00:00Z">
        <w:r>
          <w:delText xml:space="preserve"> </w:delText>
        </w:r>
      </w:del>
      <w:del w:id="6666" w:author="PR Preview" w:date="2026-01-01T00:00:00Z">
        <w:r>
          <w:delText xml:space="preserve">matrices</w:delText>
        </w:r>
      </w:del>
      <w:del w:id="6667" w:author="PR Preview" w:date="2026-01-01T00:00:00Z">
        <w:r>
          <w:delText xml:space="preserve"> </w:delText>
        </w:r>
      </w:del>
      <m:oMath>
        <m:r>
          <m:rPr>
            <m:sty m:val="bi"/>
          </m:rPr>
          <m:t>A</m:t>
        </m:r>
      </m:oMath>
      <w:del w:id="6668" w:author="PR Preview" w:date="2026-01-01T00:00:00Z">
        <w:r>
          <w:delText xml:space="preserve"> </w:delText>
        </w:r>
      </w:del>
      <w:del w:id="6669" w:author="PR Preview" w:date="2026-01-01T00:00:00Z">
        <w:r>
          <w:delText xml:space="preserve">and</w:delText>
        </w:r>
      </w:del>
      <w:del w:id="6670" w:author="PR Preview" w:date="2026-01-01T00:00:00Z">
        <w:r>
          <w:delText xml:space="preserve"> </w:delText>
        </w:r>
      </w:del>
      <m:oMath>
        <m:r>
          <m:rPr>
            <m:sty m:val="bi"/>
          </m:rPr>
          <m:t>B</m:t>
        </m:r>
      </m:oMath>
      <w:del w:id="6671" w:author="PR Preview" w:date="2026-01-01T00:00:00Z">
        <w:r>
          <w:delText xml:space="preserve">:</w:delText>
        </w:r>
      </w:del>
    </w:p>
    <w:p>
      <w:pPr>
        <w:pStyle w:val="BodyText"/>
      </w:pPr>
      <w:ins w:id="6672" w:author="PR Preview" w:date="2026-01-01T00:00:00Z">
        <w:r>
          <w:rPr>
            <w:b/>
            <w:bCs/>
          </w:rPr>
          <w:t xml:space="preserve">Theorem 70 (The matrix inner product multiplies matching entries)</w:t>
        </w:r>
      </w:ins>
      <w:ins w:id="6673" w:author="PR Preview" w:date="2026-01-01T00:00:00Z">
        <w:r>
          <w:t xml:space="preserve"> </w:t>
        </w:r>
      </w:ins>
      <w:ins w:id="6674" w:author="PR Preview" w:date="2026-01-01T00:00:00Z">
        <w:r>
          <w:t xml:space="preserve">For two</w:t>
        </w:r>
      </w:ins>
      <w:ins w:id="6675" w:author="PR Preview" w:date="2026-01-01T00:00:00Z">
        <w:r>
          <w:t xml:space="preserve"> </w:t>
        </w:r>
      </w:ins>
      <m:oMath>
        <m:r>
          <m:t>n</m:t>
        </m:r>
        <m:r>
          <m:rPr>
            <m:sty m:val="p"/>
          </m:rPr>
          <m:t>×</m:t>
        </m:r>
        <m:r>
          <m:t>p</m:t>
        </m:r>
      </m:oMath>
      <w:ins w:id="6676" w:author="PR Preview" w:date="2026-01-01T00:00:00Z">
        <w:r>
          <w:t xml:space="preserve"> </w:t>
        </w:r>
      </w:ins>
      <w:ins w:id="6677" w:author="PR Preview" w:date="2026-01-01T00:00:00Z">
        <w:r>
          <w:t xml:space="preserve">matrices</w:t>
        </w:r>
      </w:ins>
      <w:ins w:id="6678" w:author="PR Preview" w:date="2026-01-01T00:00:00Z">
        <w:r>
          <w:t xml:space="preserve"> </w:t>
        </w:r>
      </w:ins>
      <m:oMath>
        <m:r>
          <m:rPr>
            <m:sty m:val="bi"/>
          </m:rPr>
          <m:t>A</m:t>
        </m:r>
      </m:oMath>
      <w:ins w:id="6679" w:author="PR Preview" w:date="2026-01-01T00:00:00Z">
        <w:r>
          <w:t xml:space="preserve"> </w:t>
        </w:r>
      </w:ins>
      <w:ins w:id="6680" w:author="PR Preview" w:date="2026-01-01T00:00:00Z">
        <w:r>
          <w:t xml:space="preserve">and</w:t>
        </w:r>
      </w:ins>
      <w:ins w:id="6681" w:author="PR Preview" w:date="2026-01-01T00:00:00Z">
        <w:r>
          <w:t xml:space="preserve"> </w:t>
        </w:r>
      </w:ins>
      <m:oMath>
        <m:r>
          <m:rPr>
            <m:sty m:val="bi"/>
          </m:rPr>
          <m:t>B</m:t>
        </m:r>
      </m:oMath>
      <w:ins w:id="6682" w:author="PR Preview" w:date="2026-01-01T00:00:00Z">
        <w:r>
          <w:t xml:space="preserve">:</w:t>
        </w:r>
      </w:ins>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5"/>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6" w:name="exm-matrix-inner-product"/>
    <w:p>
      <w:pPr>
        <w:pStyle w:val="FirstParagraph"/>
      </w:pPr>
      <w:del w:id="6683" w:author="PR Preview" w:date="2026-01-01T00:00:00Z">
        <w:r>
          <w:rPr>
            <w:b/>
            <w:bCs/>
          </w:rPr>
          <w:delText xml:space="preserve">Example 132 (The inner product of two</w:delText>
        </w:r>
      </w:del>
      <w:del w:id="6684" w:author="PR Preview" w:date="2026-01-01T00:00:00Z">
        <w:r>
          <w:rPr>
            <w:b/>
            <w:bCs/>
          </w:rPr>
          <w:delText xml:space="preserve"> </w:delText>
        </w:r>
      </w:del>
      <m:oMath>
        <m:r>
          <m:t>2</m:t>
        </m:r>
        <m:r>
          <m:rPr>
            <m:sty m:val="p"/>
          </m:rPr>
          <m:t>×</m:t>
        </m:r>
        <m:r>
          <m:t>2</m:t>
        </m:r>
      </m:oMath>
      <w:del w:id="6685" w:author="PR Preview" w:date="2026-01-01T00:00:00Z">
        <w:r>
          <w:rPr>
            <w:b/>
            <w:bCs/>
          </w:rPr>
          <w:delText xml:space="preserve"> </w:delText>
        </w:r>
      </w:del>
      <w:del w:id="6686" w:author="PR Preview" w:date="2026-01-01T00:00:00Z">
        <w:r>
          <w:rPr>
            <w:b/>
            <w:bCs/>
          </w:rPr>
          <w:delText xml:space="preserve">matrices)</w:delText>
        </w:r>
      </w:del>
      <w:del w:id="6687" w:author="PR Preview" w:date="2026-01-01T00:00:00Z">
        <w:r>
          <w:delText xml:space="preserve"> </w:delText>
        </w:r>
      </w:del>
      <w:del w:id="6688" w:author="PR Preview" w:date="2026-01-01T00:00:00Z">
        <w:r>
          <w:delText xml:space="preserve">Let</w:delText>
        </w:r>
      </w:del>
    </w:p>
    <w:p>
      <w:pPr>
        <w:pStyle w:val="FirstParagraph"/>
      </w:pPr>
      <w:ins w:id="6689" w:author="PR Preview" w:date="2026-01-01T00:00:00Z">
        <w:r>
          <w:rPr>
            <w:b/>
            <w:bCs/>
          </w:rPr>
          <w:t xml:space="preserve">Example 134 (The inner product of two</w:t>
        </w:r>
      </w:ins>
      <w:ins w:id="6690" w:author="PR Preview" w:date="2026-01-01T00:00:00Z">
        <w:r>
          <w:rPr>
            <w:b/>
            <w:bCs/>
          </w:rPr>
          <w:t xml:space="preserve"> </w:t>
        </w:r>
      </w:ins>
      <m:oMath>
        <m:r>
          <m:t>2</m:t>
        </m:r>
        <m:r>
          <m:rPr>
            <m:sty m:val="p"/>
          </m:rPr>
          <m:t>×</m:t>
        </m:r>
        <m:r>
          <m:t>2</m:t>
        </m:r>
      </m:oMath>
      <w:ins w:id="6691" w:author="PR Preview" w:date="2026-01-01T00:00:00Z">
        <w:r>
          <w:rPr>
            <w:b/>
            <w:bCs/>
          </w:rPr>
          <w:t xml:space="preserve"> </w:t>
        </w:r>
      </w:ins>
      <w:ins w:id="6692" w:author="PR Preview" w:date="2026-01-01T00:00:00Z">
        <w:r>
          <w:rPr>
            <w:b/>
            <w:bCs/>
          </w:rPr>
          <w:t xml:space="preserve">matrices)</w:t>
        </w:r>
      </w:ins>
      <w:ins w:id="6693" w:author="PR Preview" w:date="2026-01-01T00:00:00Z">
        <w:r>
          <w:t xml:space="preserve"> </w:t>
        </w:r>
      </w:ins>
      <w:ins w:id="6694"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del w:id="6695" w:author="PR Preview" w:date="2026-01-01T00:00:00Z">
        <w:r>
          <w:delText xml:space="preserve">From</w:delText>
        </w:r>
      </w:del>
      <w:del w:id="6696" w:author="PR Preview" w:date="2026-01-01T00:00:00Z">
        <w:r>
          <w:delText xml:space="preserve"> </w:delText>
        </w:r>
      </w:del>
      <w:hyperlink w:anchor="thm-matrix-inner-product-entries">
        <w:del w:id="6697" w:author="PR Preview" w:date="2026-01-01T00:00:00Z">
          <w:r>
            <w:rPr>
              <w:rStyle w:val="Hyperlink"/>
            </w:rPr>
            <w:delText xml:space="preserve">Theorem 68</w:delText>
          </w:r>
        </w:del>
      </w:hyperlink>
      <w:del w:id="6698" w:author="PR Preview" w:date="2026-01-01T00:00:00Z">
        <w:r>
          <w:delText xml:space="preserve">:</w:delText>
        </w:r>
      </w:del>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p>
      <w:pPr>
        <w:pStyle w:val="FirstParagraph"/>
      </w:pPr>
      <w:del w:id="6699" w:author="PR Preview" w:date="2026-01-01T00:00:00Z">
        <w:r>
          <w:rPr>
            <w:i/>
            <w:iCs/>
          </w:rPr>
          <w:delText xml:space="preserve">Remark 26</w:delText>
        </w:r>
      </w:del>
      <w:del w:id="6700" w:author="PR Preview" w:date="2026-01-01T00:00:00Z">
        <w:r>
          <w:delText xml:space="preserve"> (The matrix inner product as a dot product). </w:delText>
        </w:r>
      </w:del>
      <w:hyperlink w:anchor="thm-matrix-inner-product-entries">
        <w:del w:id="6701" w:author="PR Preview" w:date="2026-01-01T00:00:00Z">
          <w:r>
            <w:rPr>
              <w:rStyle w:val="Hyperlink"/>
            </w:rPr>
            <w:delText xml:space="preserve">Theorem 68</w:delText>
          </w:r>
        </w:del>
      </w:hyperlink>
      <w:del w:id="6702" w:author="PR Preview" w:date="2026-01-01T00:00:00Z">
        <w:r>
          <w:delText xml:space="preserve"> </w:delText>
        </w:r>
      </w:del>
      <w:del w:id="6703" w:author="PR Preview" w:date="2026-01-01T00:00:00Z">
        <w:r>
          <w:delText xml:space="preserve">says that the matrix inner product</w:delText>
        </w:r>
      </w:del>
      <w:del w:id="6704" w:author="PR Preview" w:date="2026-01-01T00:00:00Z">
        <w:r>
          <w:delText xml:space="preserve"> </w:delText>
        </w:r>
      </w:del>
      <w:del w:id="6705" w:author="PR Preview" w:date="2026-01-01T00:00:00Z">
        <w:r>
          <w:delText xml:space="preserve">is the dot product (2) of the two matrices’</w:delText>
        </w:r>
      </w:del>
      <w:del w:id="6706" w:author="PR Preview" w:date="2026-01-01T00:00:00Z">
        <w:r>
          <w:delText xml:space="preserve"> </w:delText>
        </w:r>
      </w:del>
      <w:del w:id="6707" w:author="PR Preview" w:date="2026-01-01T00:00:00Z">
        <w:r>
          <w:delText xml:space="preserve">entries, each listed as one vector of length</w:delText>
        </w:r>
      </w:del>
      <w:del w:id="6708" w:author="PR Preview" w:date="2026-01-01T00:00:00Z">
        <w:r>
          <w:delText xml:space="preserve"> </w:delText>
        </w:r>
      </w:del>
      <m:oMath>
        <m:r>
          <m:t>n</m:t>
        </m:r>
        <m:r>
          <m:t>p</m:t>
        </m:r>
      </m:oMath>
      <w:del w:id="6709" w:author="PR Preview" w:date="2026-01-01T00:00:00Z">
        <w:r>
          <w:delText xml:space="preserve">,</w:delText>
        </w:r>
      </w:del>
      <w:del w:id="6710" w:author="PR Preview" w:date="2026-01-01T00:00:00Z">
        <w:r>
          <w:delText xml:space="preserve"> </w:delText>
        </w:r>
      </w:del>
      <w:del w:id="6711" w:author="PR Preview" w:date="2026-01-01T00:00:00Z">
        <w:r>
          <w:delText xml:space="preserve">with both matrices’ entries listed in the same order.</w:delText>
        </w:r>
      </w:del>
    </w:p>
    <w:p>
      <w:pPr>
        <w:pStyle w:val="BodyText"/>
      </w:pPr>
      <w:del w:id="6712" w:author="PR Preview" w:date="2026-01-01T00:00:00Z">
        <w:r>
          <w:delText xml:space="preserve">For example, listing the entries of</w:delText>
        </w:r>
      </w:del>
      <w:del w:id="6713" w:author="PR Preview" w:date="2026-01-01T00:00:00Z">
        <w:r>
          <w:delText xml:space="preserve"> </w:delText>
        </w:r>
      </w:del>
      <m:oMath>
        <m:r>
          <m:rPr>
            <m:sty m:val="bi"/>
          </m:rPr>
          <m:t>A</m:t>
        </m:r>
      </m:oMath>
      <w:del w:id="6714" w:author="PR Preview" w:date="2026-01-01T00:00:00Z">
        <w:r>
          <w:delText xml:space="preserve"> </w:delText>
        </w:r>
      </w:del>
      <w:del w:id="6715" w:author="PR Preview" w:date="2026-01-01T00:00:00Z">
        <w:r>
          <w:delText xml:space="preserve">and</w:delText>
        </w:r>
      </w:del>
      <w:del w:id="6716" w:author="PR Preview" w:date="2026-01-01T00:00:00Z">
        <w:r>
          <w:delText xml:space="preserve"> </w:delText>
        </w:r>
      </w:del>
      <m:oMath>
        <m:r>
          <m:rPr>
            <m:sty m:val="bi"/>
          </m:rPr>
          <m:t>B</m:t>
        </m:r>
      </m:oMath>
      <w:del w:id="6717" w:author="PR Preview" w:date="2026-01-01T00:00:00Z">
        <w:r>
          <w:delText xml:space="preserve"> </w:delText>
        </w:r>
      </w:del>
      <w:del w:id="6718" w:author="PR Preview" w:date="2026-01-01T00:00:00Z">
        <w:r>
          <w:delText xml:space="preserve">in</w:delText>
        </w:r>
      </w:del>
      <w:del w:id="6719" w:author="PR Preview" w:date="2026-01-01T00:00:00Z">
        <w:r>
          <w:delText xml:space="preserve"> </w:delText>
        </w:r>
      </w:del>
      <w:hyperlink w:anchor="exm-matrix-inner-product">
        <w:del w:id="6720" w:author="PR Preview" w:date="2026-01-01T00:00:00Z">
          <w:r>
            <w:rPr>
              <w:rStyle w:val="Hyperlink"/>
            </w:rPr>
            <w:delText xml:space="preserve">Example 132</w:delText>
          </w:r>
        </w:del>
      </w:hyperlink>
      <w:del w:id="6721" w:author="PR Preview" w:date="2026-01-01T00:00:00Z">
        <w:r>
          <w:delText xml:space="preserve"> </w:delText>
        </w:r>
      </w:del>
      <w:del w:id="6722" w:author="PR Preview" w:date="2026-01-01T00:00:00Z">
        <w:r>
          <w:delText xml:space="preserve">row by row</w:delText>
        </w:r>
      </w:del>
      <w:del w:id="6723" w:author="PR Preview" w:date="2026-01-01T00:00:00Z">
        <w:r>
          <w:delText xml:space="preserve"> </w:delText>
        </w:r>
      </w:del>
      <w:del w:id="6724" w:author="PR Preview" w:date="2026-01-01T00:00:00Z">
        <w:r>
          <w:delText xml:space="preserve">gives</w:delText>
        </w:r>
      </w:del>
      <w:del w:id="6725"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6726" w:author="PR Preview" w:date="2026-01-01T00:00:00Z">
        <w:r>
          <w:delText xml:space="preserve"> </w:delText>
        </w:r>
      </w:del>
      <w:del w:id="6727" w:author="PR Preview" w:date="2026-01-01T00:00:00Z">
        <w:r>
          <w:delText xml:space="preserve">and</w:delText>
        </w:r>
      </w:del>
      <w:del w:id="6728" w:author="PR Preview" w:date="2026-01-01T00:00:00Z">
        <w:r>
          <w:delText xml:space="preserve"> </w:delText>
        </w:r>
      </w:del>
      <m:oMath>
        <m:r>
          <m:rPr>
            <m:sty m:val="p"/>
          </m:rPr>
          <m:t>(</m:t>
        </m:r>
        <m:r>
          <m:t>0</m:t>
        </m:r>
        <m:r>
          <m:rPr>
            <m:sty m:val="p"/>
          </m:rPr>
          <m:t>,</m:t>
        </m:r>
        <m:r>
          <m:t>1</m:t>
        </m:r>
        <m:r>
          <m:rPr>
            <m:sty m:val="p"/>
          </m:rPr>
          <m:t>,</m:t>
        </m:r>
        <m:r>
          <m:rPr>
            <m:sty m:val="p"/>
          </m:rPr>
          <m:t>−</m:t>
        </m:r>
        <m:r>
          <m:t>1</m:t>
        </m:r>
        <m:r>
          <m:rPr>
            <m:sty m:val="p"/>
          </m:rPr>
          <m:t>,</m:t>
        </m:r>
        <m:r>
          <m:t>2</m:t>
        </m:r>
        <m:r>
          <m:rPr>
            <m:sty m:val="p"/>
          </m:rPr>
          <m:t>)</m:t>
        </m:r>
      </m:oMath>
      <w:del w:id="6729" w:author="PR Preview" w:date="2026-01-01T00:00:00Z">
        <w:r>
          <w:delText xml:space="preserve">,</w:delText>
        </w:r>
      </w:del>
      <w:del w:id="6730" w:author="PR Preview" w:date="2026-01-01T00:00:00Z">
        <w:r>
          <w:delText xml:space="preserve"> </w:delText>
        </w:r>
      </w:del>
      <w:del w:id="6731" w:author="PR Preview" w:date="2026-01-01T00:00:00Z">
        <w:r>
          <w:delText xml:space="preserve">and</w:delText>
        </w:r>
      </w:del>
    </w:p>
    <w:p>
      <w:pPr>
        <w:pStyle w:val="FirstParagraph"/>
      </w:pPr>
      <w:ins w:id="6732" w:author="PR Preview" w:date="2026-01-01T00:00:00Z">
        <w:r>
          <w:t xml:space="preserve">From</w:t>
        </w:r>
      </w:ins>
      <w:ins w:id="6733" w:author="PR Preview" w:date="2026-01-01T00:00:00Z">
        <w:r>
          <w:t xml:space="preserve"> </w:t>
        </w:r>
      </w:ins>
      <w:hyperlink w:anchor="thm-matrix-inner-product-entries">
        <w:ins w:id="6734" w:author="PR Preview" w:date="2026-01-01T00:00:00Z">
          <w:r>
            <w:rPr>
              <w:rStyle w:val="Hyperlink"/>
            </w:rPr>
            <w:t xml:space="preserve">Theorem 70</w:t>
          </w:r>
        </w:ins>
      </w:hyperlink>
      <w:ins w:id="6735" w:author="PR Preview" w:date="2026-01-01T00:00:00Z">
        <w:r>
          <w:t xml:space="preserve">:</w:t>
        </w:r>
      </w:ins>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6"/>
    <w:bookmarkStart w:id="427" w:name="rem-matrix-inner-product-dot-product"/>
    <w:p>
      <w:pPr>
        <w:pStyle w:val="FirstParagraph"/>
      </w:pPr>
      <w:ins w:id="6736" w:author="PR Preview" w:date="2026-01-01T00:00:00Z">
        <w:r>
          <w:rPr>
            <w:i/>
            <w:iCs/>
          </w:rPr>
          <w:t xml:space="preserve">Remark 26</w:t>
        </w:r>
      </w:ins>
      <w:ins w:id="6737" w:author="PR Preview" w:date="2026-01-01T00:00:00Z">
        <w:r>
          <w:t xml:space="preserve"> (The matrix inner product as a dot product). </w:t>
        </w:r>
      </w:ins>
      <w:hyperlink w:anchor="thm-matrix-inner-product-entries">
        <w:ins w:id="6738" w:author="PR Preview" w:date="2026-01-01T00:00:00Z">
          <w:r>
            <w:rPr>
              <w:rStyle w:val="Hyperlink"/>
            </w:rPr>
            <w:t xml:space="preserve">Theorem 70</w:t>
          </w:r>
        </w:ins>
      </w:hyperlink>
      <w:ins w:id="6739" w:author="PR Preview" w:date="2026-01-01T00:00:00Z">
        <w:r>
          <w:t xml:space="preserve"> </w:t>
        </w:r>
      </w:ins>
      <w:ins w:id="6740" w:author="PR Preview" w:date="2026-01-01T00:00:00Z">
        <w:r>
          <w:t xml:space="preserve">says that the matrix inner product</w:t>
        </w:r>
      </w:ins>
      <w:ins w:id="6741" w:author="PR Preview" w:date="2026-01-01T00:00:00Z">
        <w:r>
          <w:t xml:space="preserve"> </w:t>
        </w:r>
      </w:ins>
      <w:ins w:id="6742" w:author="PR Preview" w:date="2026-01-01T00:00:00Z">
        <w:r>
          <w:t xml:space="preserve">is the dot product (2) of the two matrices’</w:t>
        </w:r>
      </w:ins>
      <w:ins w:id="6743" w:author="PR Preview" w:date="2026-01-01T00:00:00Z">
        <w:r>
          <w:t xml:space="preserve"> </w:t>
        </w:r>
      </w:ins>
      <w:ins w:id="6744" w:author="PR Preview" w:date="2026-01-01T00:00:00Z">
        <w:r>
          <w:t xml:space="preserve">entries, each listed as one vector of length</w:t>
        </w:r>
      </w:ins>
      <w:ins w:id="6745" w:author="PR Preview" w:date="2026-01-01T00:00:00Z">
        <w:r>
          <w:t xml:space="preserve"> </w:t>
        </w:r>
      </w:ins>
      <m:oMath>
        <m:r>
          <m:t>n</m:t>
        </m:r>
        <m:r>
          <m:t>p</m:t>
        </m:r>
      </m:oMath>
      <w:ins w:id="6746" w:author="PR Preview" w:date="2026-01-01T00:00:00Z">
        <w:r>
          <w:t xml:space="preserve">,</w:t>
        </w:r>
      </w:ins>
      <w:ins w:id="6747" w:author="PR Preview" w:date="2026-01-01T00:00:00Z">
        <w:r>
          <w:t xml:space="preserve"> </w:t>
        </w:r>
      </w:ins>
      <w:ins w:id="6748" w:author="PR Preview" w:date="2026-01-01T00:00:00Z">
        <w:r>
          <w:t xml:space="preserve">with both matrices’ entries listed in the same order.</w:t>
        </w:r>
      </w:ins>
    </w:p>
    <w:p>
      <w:pPr>
        <w:pStyle w:val="BodyText"/>
      </w:pPr>
      <w:ins w:id="6749" w:author="PR Preview" w:date="2026-01-01T00:00:00Z">
        <w:r>
          <w:t xml:space="preserve">For example, listing the entries of</w:t>
        </w:r>
      </w:ins>
      <w:ins w:id="6750" w:author="PR Preview" w:date="2026-01-01T00:00:00Z">
        <w:r>
          <w:t xml:space="preserve"> </w:t>
        </w:r>
      </w:ins>
      <m:oMath>
        <m:r>
          <m:rPr>
            <m:sty m:val="bi"/>
          </m:rPr>
          <m:t>A</m:t>
        </m:r>
      </m:oMath>
      <w:ins w:id="6751" w:author="PR Preview" w:date="2026-01-01T00:00:00Z">
        <w:r>
          <w:t xml:space="preserve"> </w:t>
        </w:r>
      </w:ins>
      <w:ins w:id="6752" w:author="PR Preview" w:date="2026-01-01T00:00:00Z">
        <w:r>
          <w:t xml:space="preserve">and</w:t>
        </w:r>
      </w:ins>
      <w:ins w:id="6753" w:author="PR Preview" w:date="2026-01-01T00:00:00Z">
        <w:r>
          <w:t xml:space="preserve"> </w:t>
        </w:r>
      </w:ins>
      <m:oMath>
        <m:r>
          <m:rPr>
            <m:sty m:val="bi"/>
          </m:rPr>
          <m:t>B</m:t>
        </m:r>
      </m:oMath>
      <w:ins w:id="6754" w:author="PR Preview" w:date="2026-01-01T00:00:00Z">
        <w:r>
          <w:t xml:space="preserve"> </w:t>
        </w:r>
      </w:ins>
      <w:ins w:id="6755" w:author="PR Preview" w:date="2026-01-01T00:00:00Z">
        <w:r>
          <w:t xml:space="preserve">in</w:t>
        </w:r>
      </w:ins>
      <w:ins w:id="6756" w:author="PR Preview" w:date="2026-01-01T00:00:00Z">
        <w:r>
          <w:t xml:space="preserve"> </w:t>
        </w:r>
      </w:ins>
      <w:hyperlink w:anchor="exm-matrix-inner-product">
        <w:ins w:id="6757" w:author="PR Preview" w:date="2026-01-01T00:00:00Z">
          <w:r>
            <w:rPr>
              <w:rStyle w:val="Hyperlink"/>
            </w:rPr>
            <w:t xml:space="preserve">Example 134</w:t>
          </w:r>
        </w:ins>
      </w:hyperlink>
      <w:ins w:id="6758" w:author="PR Preview" w:date="2026-01-01T00:00:00Z">
        <w:r>
          <w:t xml:space="preserve"> </w:t>
        </w:r>
      </w:ins>
      <w:ins w:id="6759" w:author="PR Preview" w:date="2026-01-01T00:00:00Z">
        <w:r>
          <w:t xml:space="preserve">row by row</w:t>
        </w:r>
      </w:ins>
      <w:ins w:id="6760" w:author="PR Preview" w:date="2026-01-01T00:00:00Z">
        <w:r>
          <w:t xml:space="preserve"> </w:t>
        </w:r>
      </w:ins>
      <w:ins w:id="6761" w:author="PR Preview" w:date="2026-01-01T00:00:00Z">
        <w:r>
          <w:t xml:space="preserve">gives</w:t>
        </w:r>
      </w:ins>
      <w:ins w:id="6762"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6763" w:author="PR Preview" w:date="2026-01-01T00:00:00Z">
        <w:r>
          <w:t xml:space="preserve"> </w:t>
        </w:r>
      </w:ins>
      <w:ins w:id="6764" w:author="PR Preview" w:date="2026-01-01T00:00:00Z">
        <w:r>
          <w:t xml:space="preserve">and</w:t>
        </w:r>
      </w:ins>
      <w:ins w:id="6765" w:author="PR Preview" w:date="2026-01-01T00:00:00Z">
        <w:r>
          <w:t xml:space="preserve"> </w:t>
        </w:r>
      </w:ins>
      <m:oMath>
        <m:r>
          <m:rPr>
            <m:sty m:val="p"/>
          </m:rPr>
          <m:t>(</m:t>
        </m:r>
        <m:r>
          <m:t>0</m:t>
        </m:r>
        <m:r>
          <m:rPr>
            <m:sty m:val="p"/>
          </m:rPr>
          <m:t>,</m:t>
        </m:r>
        <m:r>
          <m:t>1</m:t>
        </m:r>
        <m:r>
          <m:rPr>
            <m:sty m:val="p"/>
          </m:rPr>
          <m:t>,</m:t>
        </m:r>
        <m:r>
          <m:rPr>
            <m:sty m:val="p"/>
          </m:rPr>
          <m:t>−</m:t>
        </m:r>
        <m:r>
          <m:t>1</m:t>
        </m:r>
        <m:r>
          <m:rPr>
            <m:sty m:val="p"/>
          </m:rPr>
          <m:t>,</m:t>
        </m:r>
        <m:r>
          <m:t>2</m:t>
        </m:r>
        <m:r>
          <m:rPr>
            <m:sty m:val="p"/>
          </m:rPr>
          <m:t>)</m:t>
        </m:r>
      </m:oMath>
      <w:ins w:id="6766" w:author="PR Preview" w:date="2026-01-01T00:00:00Z">
        <w:r>
          <w:t xml:space="preserve">,</w:t>
        </w:r>
      </w:ins>
      <w:ins w:id="6767" w:author="PR Preview" w:date="2026-01-01T00:00:00Z">
        <w:r>
          <w:t xml:space="preserve"> </w:t>
        </w:r>
      </w:ins>
      <w:ins w:id="6768" w:author="PR Preview" w:date="2026-01-01T00:00:00Z">
        <w:r>
          <w:t xml:space="preserve">and</w:t>
        </w:r>
      </w:ins>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7"/>
    <w:bookmarkStart w:id="428"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8"/>
    <w:bookmarkStart w:id="429" w:name="exm-frobenius-norm"/>
    <w:p>
      <w:pPr>
        <w:pStyle w:val="BodyText"/>
      </w:pPr>
      <w:del w:id="6769" w:author="PR Preview" w:date="2026-01-01T00:00:00Z">
        <w:r>
          <w:rPr>
            <w:b/>
            <w:bCs/>
          </w:rPr>
          <w:delText xml:space="preserve">Example 133 (The Frobenius norm of a</w:delText>
        </w:r>
      </w:del>
      <w:del w:id="6770" w:author="PR Preview" w:date="2026-01-01T00:00:00Z">
        <w:r>
          <w:rPr>
            <w:b/>
            <w:bCs/>
          </w:rPr>
          <w:delText xml:space="preserve"> </w:delText>
        </w:r>
      </w:del>
      <m:oMath>
        <m:r>
          <m:t>2</m:t>
        </m:r>
        <m:r>
          <m:rPr>
            <m:sty m:val="p"/>
          </m:rPr>
          <m:t>×</m:t>
        </m:r>
        <m:r>
          <m:t>2</m:t>
        </m:r>
      </m:oMath>
      <w:del w:id="6771" w:author="PR Preview" w:date="2026-01-01T00:00:00Z">
        <w:r>
          <w:rPr>
            <w:b/>
            <w:bCs/>
          </w:rPr>
          <w:delText xml:space="preserve"> </w:delText>
        </w:r>
      </w:del>
      <w:del w:id="6772" w:author="PR Preview" w:date="2026-01-01T00:00:00Z">
        <w:r>
          <w:rPr>
            <w:b/>
            <w:bCs/>
          </w:rPr>
          <w:delText xml:space="preserve">matrix)</w:delText>
        </w:r>
      </w:del>
      <w:del w:id="6773" w:author="PR Preview" w:date="2026-01-01T00:00:00Z">
        <w:r>
          <w:delText xml:space="preserve"> </w:delText>
        </w:r>
      </w:del>
      <w:del w:id="6774" w:author="PR Preview" w:date="2026-01-01T00:00:00Z">
        <w:r>
          <w:delText xml:space="preserve">For</w:delText>
        </w:r>
      </w:del>
      <w:del w:id="677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6776" w:author="PR Preview" w:date="2026-01-01T00:00:00Z">
        <w:r>
          <w:delText xml:space="preserve">:</w:delText>
        </w:r>
      </w:del>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del w:id="6777" w:author="PR Preview" w:date="2026-01-01T00:00:00Z">
        <w:r>
          <w:delText xml:space="preserve">The second step is</w:delText>
        </w:r>
      </w:del>
      <w:del w:id="6778" w:author="PR Preview" w:date="2026-01-01T00:00:00Z">
        <w:r>
          <w:delText xml:space="preserve"> </w:delText>
        </w:r>
      </w:del>
      <w:hyperlink w:anchor="thm-matrix-inner-product-entries">
        <w:del w:id="6779" w:author="PR Preview" w:date="2026-01-01T00:00:00Z">
          <w:r>
            <w:rPr>
              <w:rStyle w:val="Hyperlink"/>
            </w:rPr>
            <w:delText xml:space="preserve">Theorem 68</w:delText>
          </w:r>
        </w:del>
      </w:hyperlink>
      <w:del w:id="6780" w:author="PR Preview" w:date="2026-01-01T00:00:00Z">
        <w:r>
          <w:delText xml:space="preserve">.</w:delText>
        </w:r>
      </w:del>
    </w:p>
    <w:p>
      <w:pPr>
        <w:pStyle w:val="BodyText"/>
      </w:pPr>
      <w:del w:id="6781" w:author="PR Preview" w:date="2026-01-01T00:00:00Z">
        <w:r>
          <w:rPr>
            <w:i/>
            <w:iCs/>
          </w:rPr>
          <w:delText xml:space="preserve">Remark 27</w:delText>
        </w:r>
      </w:del>
      <w:del w:id="6782" w:author="PR Preview" w:date="2026-01-01T00:00:00Z">
        <w:r>
          <w:delText xml:space="preserve"> (The Frobenius norm is the Euclidean norm of the entries). </w:delText>
        </w:r>
      </w:del>
      <w:del w:id="6783" w:author="PR Preview" w:date="2026-01-01T00:00:00Z">
        <w:r>
          <w:delText xml:space="preserve">By</w:delText>
        </w:r>
      </w:del>
      <w:del w:id="6784" w:author="PR Preview" w:date="2026-01-01T00:00:00Z">
        <w:r>
          <w:delText xml:space="preserve"> </w:delText>
        </w:r>
      </w:del>
      <w:hyperlink w:anchor="thm-matrix-inner-product-entries">
        <w:del w:id="6785" w:author="PR Preview" w:date="2026-01-01T00:00:00Z">
          <w:r>
            <w:rPr>
              <w:rStyle w:val="Hyperlink"/>
            </w:rPr>
            <w:delText xml:space="preserve">Theorem 68</w:delText>
          </w:r>
        </w:del>
      </w:hyperlink>
      <w:del w:id="6786" w:author="PR Preview" w:date="2026-01-01T00:00:00Z">
        <w:r>
          <w:delText xml:space="preserve">,</w:delText>
        </w:r>
      </w:del>
      <w:del w:id="6787" w:author="PR Preview" w:date="2026-01-01T00:00:00Z">
        <w:r>
          <w:delText xml:space="preserve"> </w:delText>
        </w:r>
      </w:del>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del w:id="6788" w:author="PR Preview" w:date="2026-01-01T00:00:00Z">
        <w:r>
          <w:delText xml:space="preserve">,</w:delText>
        </w:r>
      </w:del>
      <w:del w:id="6789" w:author="PR Preview" w:date="2026-01-01T00:00:00Z">
        <w:r>
          <w:delText xml:space="preserve"> </w:delText>
        </w:r>
      </w:del>
      <w:del w:id="6790" w:author="PR Preview" w:date="2026-01-01T00:00:00Z">
        <w:r>
          <w:delText xml:space="preserve">a sum of squares, so the square root is always defined.</w:delText>
        </w:r>
      </w:del>
      <w:del w:id="6791" w:author="PR Preview" w:date="2026-01-01T00:00:00Z">
        <w:r>
          <w:delText xml:space="preserve"> </w:delText>
        </w:r>
      </w:del>
      <m:oMath>
        <m:r>
          <m:t>​</m:t>
        </m:r>
        <m:d>
          <m:dPr>
            <m:begChr m:val="∥"/>
            <m:sepChr m:val=""/>
            <m:endChr m:val="∥"/>
            <m:grow/>
          </m:dPr>
          <m:e>
            <m:r>
              <m:rPr>
                <m:sty m:val="bi"/>
              </m:rPr>
              <m:t>A</m:t>
            </m:r>
          </m:e>
        </m:d>
        <m:sSub>
          <m:e>
            <m:r>
              <m:t>​</m:t>
            </m:r>
          </m:e>
          <m:sub>
            <m:r>
              <m:t>F</m:t>
            </m:r>
          </m:sub>
        </m:sSub>
      </m:oMath>
      <w:del w:id="6792" w:author="PR Preview" w:date="2026-01-01T00:00:00Z">
        <w:r>
          <w:delText xml:space="preserve"> </w:delText>
        </w:r>
      </w:del>
      <w:del w:id="6793" w:author="PR Preview" w:date="2026-01-01T00:00:00Z">
        <w:r>
          <w:delText xml:space="preserve">is the Euclidean norm (</w:delText>
        </w:r>
      </w:del>
      <w:hyperlink w:anchor="def-euclidean-norm">
        <w:del w:id="6794" w:author="PR Preview" w:date="2026-01-01T00:00:00Z">
          <w:r>
            <w:rPr>
              <w:rStyle w:val="Hyperlink"/>
            </w:rPr>
            <w:delText xml:space="preserve">Definition 14</w:delText>
          </w:r>
        </w:del>
      </w:hyperlink>
      <w:del w:id="6795" w:author="PR Preview" w:date="2026-01-01T00:00:00Z">
        <w:r>
          <w:delText xml:space="preserve">)</w:delText>
        </w:r>
      </w:del>
      <w:del w:id="6796" w:author="PR Preview" w:date="2026-01-01T00:00:00Z">
        <w:r>
          <w:delText xml:space="preserve"> </w:delText>
        </w:r>
      </w:del>
      <w:del w:id="6797" w:author="PR Preview" w:date="2026-01-01T00:00:00Z">
        <w:r>
          <w:delText xml:space="preserve">of the entries of</w:delText>
        </w:r>
      </w:del>
      <w:del w:id="6798" w:author="PR Preview" w:date="2026-01-01T00:00:00Z">
        <w:r>
          <w:delText xml:space="preserve"> </w:delText>
        </w:r>
      </w:del>
      <m:oMath>
        <m:r>
          <m:rPr>
            <m:sty m:val="bi"/>
          </m:rPr>
          <m:t>A</m:t>
        </m:r>
      </m:oMath>
      <w:del w:id="6799" w:author="PR Preview" w:date="2026-01-01T00:00:00Z">
        <w:r>
          <w:delText xml:space="preserve">, listed as one vector of length</w:delText>
        </w:r>
      </w:del>
      <w:del w:id="6800" w:author="PR Preview" w:date="2026-01-01T00:00:00Z">
        <w:r>
          <w:delText xml:space="preserve"> </w:delText>
        </w:r>
      </w:del>
      <m:oMath>
        <m:r>
          <m:t>n</m:t>
        </m:r>
        <m:r>
          <m:t>p</m:t>
        </m:r>
      </m:oMath>
      <w:del w:id="6801" w:author="PR Preview" w:date="2026-01-01T00:00:00Z">
        <w:r>
          <w:delText xml:space="preserve"> </w:delText>
        </w:r>
      </w:del>
      <w:del w:id="6802" w:author="PR Preview" w:date="2026-01-01T00:00:00Z">
        <w:r>
          <w:delText xml:space="preserve">(Banerjee and Roy 2014, chap. 15, Definition 15.4, p. 492)</w:delText>
        </w:r>
      </w:del>
      <w:del w:id="6803" w:author="PR Preview" w:date="2026-01-01T00:00:00Z">
        <w:r>
          <w:delText xml:space="preserve">.</w:delText>
        </w:r>
      </w:del>
    </w:p>
    <w:p>
      <w:pPr>
        <w:pStyle w:val="BodyText"/>
      </w:pPr>
      <w:del w:id="6804" w:author="PR Preview" w:date="2026-01-01T00:00:00Z">
        <w:r>
          <w:delText xml:space="preserve">For example, listing the entries of</w:delText>
        </w:r>
      </w:del>
      <w:del w:id="6805" w:author="PR Preview" w:date="2026-01-01T00:00:00Z">
        <w:r>
          <w:delText xml:space="preserve"> </w:delText>
        </w:r>
      </w:del>
      <m:oMath>
        <m:r>
          <m:rPr>
            <m:sty m:val="bi"/>
          </m:rPr>
          <m:t>A</m:t>
        </m:r>
      </m:oMath>
      <w:del w:id="6806" w:author="PR Preview" w:date="2026-01-01T00:00:00Z">
        <w:r>
          <w:delText xml:space="preserve"> </w:delText>
        </w:r>
      </w:del>
      <w:del w:id="6807" w:author="PR Preview" w:date="2026-01-01T00:00:00Z">
        <w:r>
          <w:delText xml:space="preserve">in</w:delText>
        </w:r>
      </w:del>
      <w:del w:id="6808" w:author="PR Preview" w:date="2026-01-01T00:00:00Z">
        <w:r>
          <w:delText xml:space="preserve"> </w:delText>
        </w:r>
      </w:del>
      <w:hyperlink w:anchor="exm-frobenius-norm">
        <w:del w:id="6809" w:author="PR Preview" w:date="2026-01-01T00:00:00Z">
          <w:r>
            <w:rPr>
              <w:rStyle w:val="Hyperlink"/>
            </w:rPr>
            <w:delText xml:space="preserve">Example 133</w:delText>
          </w:r>
        </w:del>
      </w:hyperlink>
      <w:del w:id="6810" w:author="PR Preview" w:date="2026-01-01T00:00:00Z">
        <w:r>
          <w:delText xml:space="preserve"> </w:delText>
        </w:r>
      </w:del>
      <w:del w:id="6811" w:author="PR Preview" w:date="2026-01-01T00:00:00Z">
        <w:r>
          <w:delText xml:space="preserve">row by row gives the vector</w:delText>
        </w:r>
      </w:del>
      <w:del w:id="6812" w:author="PR Preview" w:date="2026-01-01T00:00:00Z">
        <w:r>
          <w:delText xml:space="preserve"> </w:delText>
        </w:r>
      </w:del>
      <m:oMath>
        <m:r>
          <m:rPr>
            <m:sty m:val="p"/>
          </m:rPr>
          <m:t>(</m:t>
        </m:r>
        <m:r>
          <m:t>1</m:t>
        </m:r>
        <m:r>
          <m:rPr>
            <m:sty m:val="p"/>
          </m:rPr>
          <m:t>,</m:t>
        </m:r>
        <m:r>
          <m:t>2</m:t>
        </m:r>
        <m:r>
          <m:rPr>
            <m:sty m:val="p"/>
          </m:rPr>
          <m:t>,</m:t>
        </m:r>
        <m:r>
          <m:t>3</m:t>
        </m:r>
        <m:r>
          <m:rPr>
            <m:sty m:val="p"/>
          </m:rPr>
          <m:t>,</m:t>
        </m:r>
        <m:r>
          <m:t>4</m:t>
        </m:r>
        <m:r>
          <m:rPr>
            <m:sty m:val="p"/>
          </m:rPr>
          <m:t>)</m:t>
        </m:r>
      </m:oMath>
      <w:del w:id="6813" w:author="PR Preview" w:date="2026-01-01T00:00:00Z">
        <w:r>
          <w:delText xml:space="preserve"> </w:delText>
        </w:r>
      </w:del>
      <w:del w:id="6814" w:author="PR Preview" w:date="2026-01-01T00:00:00Z">
        <w:r>
          <w:delText xml:space="preserve">of length</w:delText>
        </w:r>
      </w:del>
      <w:del w:id="6815" w:author="PR Preview" w:date="2026-01-01T00:00:00Z">
        <w:r>
          <w:delText xml:space="preserve"> </w:delText>
        </w:r>
      </w:del>
      <m:oMath>
        <m:r>
          <m:t>2</m:t>
        </m:r>
        <m:r>
          <m:rPr>
            <m:sty m:val="p"/>
          </m:rPr>
          <m:t>⋅</m:t>
        </m:r>
        <m:r>
          <m:t>2</m:t>
        </m:r>
        <m:r>
          <m:rPr>
            <m:sty m:val="p"/>
          </m:rPr>
          <m:t>=</m:t>
        </m:r>
        <m:r>
          <m:t>4</m:t>
        </m:r>
      </m:oMath>
      <w:del w:id="6816" w:author="PR Preview" w:date="2026-01-01T00:00:00Z">
        <w:r>
          <w:delText xml:space="preserve">,</w:delText>
        </w:r>
      </w:del>
      <w:del w:id="6817" w:author="PR Preview" w:date="2026-01-01T00:00:00Z">
        <w:r>
          <w:delText xml:space="preserve"> </w:delText>
        </w:r>
      </w:del>
      <w:del w:id="6818" w:author="PR Preview" w:date="2026-01-01T00:00:00Z">
        <w:r>
          <w:delText xml:space="preserve">and</w:delText>
        </w:r>
      </w:del>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p>
      <w:pPr>
        <w:pStyle w:val="FirstParagraph"/>
      </w:pPr>
      <w:del w:id="6819" w:author="PR Preview" w:date="2026-01-01T00:00:00Z">
        <w:r>
          <w:rPr>
            <w:b/>
            <w:bCs/>
          </w:rPr>
          <w:delText xml:space="preserve">Theorem 69 (The squared Frobenius norm adds up the squared column norms)</w:delText>
        </w:r>
      </w:del>
      <w:del w:id="6820" w:author="PR Preview" w:date="2026-01-01T00:00:00Z">
        <w:r>
          <w:delText xml:space="preserve"> </w:delText>
        </w:r>
      </w:del>
      <w:del w:id="6821" w:author="PR Preview" w:date="2026-01-01T00:00:00Z">
        <w:r>
          <w:delText xml:space="preserve">If</w:delText>
        </w:r>
      </w:del>
      <w:del w:id="6822" w:author="PR Preview" w:date="2026-01-01T00:00:00Z">
        <w:r>
          <w:delText xml:space="preserve"> </w:delText>
        </w:r>
      </w:del>
      <m:oMath>
        <m:r>
          <m:rPr>
            <m:sty m:val="bi"/>
          </m:rPr>
          <m:t>A</m:t>
        </m:r>
      </m:oMath>
      <w:del w:id="6823" w:author="PR Preview" w:date="2026-01-01T00:00:00Z">
        <w:r>
          <w:delText xml:space="preserve"> </w:delText>
        </w:r>
      </w:del>
      <w:del w:id="6824" w:author="PR Preview" w:date="2026-01-01T00:00:00Z">
        <w:r>
          <w:delText xml:space="preserve">is an</w:delText>
        </w:r>
      </w:del>
      <w:del w:id="6825" w:author="PR Preview" w:date="2026-01-01T00:00:00Z">
        <w:r>
          <w:delText xml:space="preserve"> </w:delText>
        </w:r>
      </w:del>
      <m:oMath>
        <m:r>
          <m:t>n</m:t>
        </m:r>
        <m:r>
          <m:rPr>
            <m:sty m:val="p"/>
          </m:rPr>
          <m:t>×</m:t>
        </m:r>
        <m:r>
          <m:t>p</m:t>
        </m:r>
      </m:oMath>
      <w:del w:id="6826" w:author="PR Preview" w:date="2026-01-01T00:00:00Z">
        <w:r>
          <w:delText xml:space="preserve"> </w:delText>
        </w:r>
      </w:del>
      <w:del w:id="6827" w:author="PR Preview" w:date="2026-01-01T00:00:00Z">
        <w:r>
          <w:delText xml:space="preserve">matrix</w:delText>
        </w:r>
      </w:del>
      <w:del w:id="6828" w:author="PR Preview" w:date="2026-01-01T00:00:00Z">
        <w:r>
          <w:delText xml:space="preserve"> </w:delText>
        </w:r>
      </w:del>
      <w:del w:id="6829" w:author="PR Preview" w:date="2026-01-01T00:00:00Z">
        <w:r>
          <w:delText xml:space="preserve">with columns</w:delText>
        </w:r>
      </w:del>
      <w:del w:id="6830"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del w:id="6831" w:author="PR Preview" w:date="2026-01-01T00:00:00Z">
        <w:r>
          <w:delText xml:space="preserve">, then</w:delText>
        </w:r>
      </w:del>
    </w:p>
    <w:p>
      <w:pPr>
        <w:pStyle w:val="BodyText"/>
      </w:pPr>
      <w:ins w:id="6832" w:author="PR Preview" w:date="2026-01-01T00:00:00Z">
        <w:r>
          <w:rPr>
            <w:b/>
            <w:bCs/>
          </w:rPr>
          <w:t xml:space="preserve">Example 135 (The Frobenius norm of a</w:t>
        </w:r>
      </w:ins>
      <w:ins w:id="6833" w:author="PR Preview" w:date="2026-01-01T00:00:00Z">
        <w:r>
          <w:rPr>
            <w:b/>
            <w:bCs/>
          </w:rPr>
          <w:t xml:space="preserve"> </w:t>
        </w:r>
      </w:ins>
      <m:oMath>
        <m:r>
          <m:t>2</m:t>
        </m:r>
        <m:r>
          <m:rPr>
            <m:sty m:val="p"/>
          </m:rPr>
          <m:t>×</m:t>
        </m:r>
        <m:r>
          <m:t>2</m:t>
        </m:r>
      </m:oMath>
      <w:ins w:id="6834" w:author="PR Preview" w:date="2026-01-01T00:00:00Z">
        <w:r>
          <w:rPr>
            <w:b/>
            <w:bCs/>
          </w:rPr>
          <w:t xml:space="preserve"> </w:t>
        </w:r>
      </w:ins>
      <w:ins w:id="6835" w:author="PR Preview" w:date="2026-01-01T00:00:00Z">
        <w:r>
          <w:rPr>
            <w:b/>
            <w:bCs/>
          </w:rPr>
          <w:t xml:space="preserve">matrix)</w:t>
        </w:r>
      </w:ins>
      <w:ins w:id="6836" w:author="PR Preview" w:date="2026-01-01T00:00:00Z">
        <w:r>
          <w:t xml:space="preserve"> </w:t>
        </w:r>
      </w:ins>
      <w:ins w:id="6837" w:author="PR Preview" w:date="2026-01-01T00:00:00Z">
        <w:r>
          <w:t xml:space="preserve">For</w:t>
        </w:r>
      </w:ins>
      <w:ins w:id="683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6839" w:author="PR Preview" w:date="2026-01-01T00:00:00Z">
        <w:r>
          <w:t xml:space="preserve">:</w:t>
        </w:r>
      </w:ins>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ins w:id="6840" w:author="PR Preview" w:date="2026-01-01T00:00:00Z">
        <w:r>
          <w:t xml:space="preserve">The second step is</w:t>
        </w:r>
      </w:ins>
      <w:ins w:id="6841" w:author="PR Preview" w:date="2026-01-01T00:00:00Z">
        <w:r>
          <w:t xml:space="preserve"> </w:t>
        </w:r>
      </w:ins>
      <w:hyperlink w:anchor="thm-matrix-inner-product-entries">
        <w:ins w:id="6842" w:author="PR Preview" w:date="2026-01-01T00:00:00Z">
          <w:r>
            <w:rPr>
              <w:rStyle w:val="Hyperlink"/>
            </w:rPr>
            <w:t xml:space="preserve">Theorem 70</w:t>
          </w:r>
        </w:ins>
      </w:hyperlink>
      <w:ins w:id="6843" w:author="PR Preview" w:date="2026-01-01T00:00:00Z">
        <w:r>
          <w:t xml:space="preserve">.</w:t>
        </w:r>
      </w:ins>
    </w:p>
    <w:bookmarkEnd w:id="429"/>
    <w:bookmarkStart w:id="430" w:name="rem-frobenius-norm-entries"/>
    <w:p>
      <w:pPr>
        <w:pStyle w:val="BodyText"/>
      </w:pPr>
      <w:ins w:id="6844" w:author="PR Preview" w:date="2026-01-01T00:00:00Z">
        <w:r>
          <w:rPr>
            <w:i/>
            <w:iCs/>
          </w:rPr>
          <w:t xml:space="preserve">Remark 27</w:t>
        </w:r>
      </w:ins>
      <w:ins w:id="6845" w:author="PR Preview" w:date="2026-01-01T00:00:00Z">
        <w:r>
          <w:t xml:space="preserve"> (The Frobenius norm is the Euclidean norm of the entries). </w:t>
        </w:r>
      </w:ins>
      <w:ins w:id="6846" w:author="PR Preview" w:date="2026-01-01T00:00:00Z">
        <w:r>
          <w:t xml:space="preserve">By</w:t>
        </w:r>
      </w:ins>
      <w:ins w:id="6847" w:author="PR Preview" w:date="2026-01-01T00:00:00Z">
        <w:r>
          <w:t xml:space="preserve"> </w:t>
        </w:r>
      </w:ins>
      <w:hyperlink w:anchor="thm-matrix-inner-product-entries">
        <w:ins w:id="6848" w:author="PR Preview" w:date="2026-01-01T00:00:00Z">
          <w:r>
            <w:rPr>
              <w:rStyle w:val="Hyperlink"/>
            </w:rPr>
            <w:t xml:space="preserve">Theorem 70</w:t>
          </w:r>
        </w:ins>
      </w:hyperlink>
      <w:ins w:id="6849" w:author="PR Preview" w:date="2026-01-01T00:00:00Z">
        <w:r>
          <w:t xml:space="preserve">,</w:t>
        </w:r>
      </w:ins>
      <w:ins w:id="6850" w:author="PR Preview" w:date="2026-01-01T00:00:00Z">
        <w:r>
          <w:t xml:space="preserve"> </w:t>
        </w:r>
      </w:ins>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ins w:id="6851" w:author="PR Preview" w:date="2026-01-01T00:00:00Z">
        <w:r>
          <w:t xml:space="preserve">,</w:t>
        </w:r>
      </w:ins>
      <w:ins w:id="6852" w:author="PR Preview" w:date="2026-01-01T00:00:00Z">
        <w:r>
          <w:t xml:space="preserve"> </w:t>
        </w:r>
      </w:ins>
      <w:ins w:id="6853" w:author="PR Preview" w:date="2026-01-01T00:00:00Z">
        <w:r>
          <w:t xml:space="preserve">a sum of squares, so the square root is always defined.</w:t>
        </w:r>
      </w:ins>
      <w:ins w:id="6854" w:author="PR Preview" w:date="2026-01-01T00:00:00Z">
        <w:r>
          <w:t xml:space="preserve"> </w:t>
        </w:r>
      </w:ins>
      <m:oMath>
        <m:r>
          <m:t>​</m:t>
        </m:r>
        <m:d>
          <m:dPr>
            <m:begChr m:val="∥"/>
            <m:sepChr m:val=""/>
            <m:endChr m:val="∥"/>
            <m:grow/>
          </m:dPr>
          <m:e>
            <m:r>
              <m:rPr>
                <m:sty m:val="bi"/>
              </m:rPr>
              <m:t>A</m:t>
            </m:r>
          </m:e>
        </m:d>
        <m:sSub>
          <m:e>
            <m:r>
              <m:t>​</m:t>
            </m:r>
          </m:e>
          <m:sub>
            <m:r>
              <m:t>F</m:t>
            </m:r>
          </m:sub>
        </m:sSub>
      </m:oMath>
      <w:ins w:id="6855" w:author="PR Preview" w:date="2026-01-01T00:00:00Z">
        <w:r>
          <w:t xml:space="preserve"> </w:t>
        </w:r>
      </w:ins>
      <w:ins w:id="6856" w:author="PR Preview" w:date="2026-01-01T00:00:00Z">
        <w:r>
          <w:t xml:space="preserve">is the Euclidean norm (</w:t>
        </w:r>
      </w:ins>
      <w:hyperlink w:anchor="def-euclidean-norm">
        <w:ins w:id="6857" w:author="PR Preview" w:date="2026-01-01T00:00:00Z">
          <w:r>
            <w:rPr>
              <w:rStyle w:val="Hyperlink"/>
            </w:rPr>
            <w:t xml:space="preserve">Definition 14</w:t>
          </w:r>
        </w:ins>
      </w:hyperlink>
      <w:ins w:id="6858" w:author="PR Preview" w:date="2026-01-01T00:00:00Z">
        <w:r>
          <w:t xml:space="preserve">)</w:t>
        </w:r>
      </w:ins>
      <w:ins w:id="6859" w:author="PR Preview" w:date="2026-01-01T00:00:00Z">
        <w:r>
          <w:t xml:space="preserve"> </w:t>
        </w:r>
      </w:ins>
      <w:ins w:id="6860" w:author="PR Preview" w:date="2026-01-01T00:00:00Z">
        <w:r>
          <w:t xml:space="preserve">of the entries of</w:t>
        </w:r>
      </w:ins>
      <w:ins w:id="6861" w:author="PR Preview" w:date="2026-01-01T00:00:00Z">
        <w:r>
          <w:t xml:space="preserve"> </w:t>
        </w:r>
      </w:ins>
      <m:oMath>
        <m:r>
          <m:rPr>
            <m:sty m:val="bi"/>
          </m:rPr>
          <m:t>A</m:t>
        </m:r>
      </m:oMath>
      <w:ins w:id="6862" w:author="PR Preview" w:date="2026-01-01T00:00:00Z">
        <w:r>
          <w:t xml:space="preserve">, listed as one vector of length</w:t>
        </w:r>
      </w:ins>
      <w:ins w:id="6863" w:author="PR Preview" w:date="2026-01-01T00:00:00Z">
        <w:r>
          <w:t xml:space="preserve"> </w:t>
        </w:r>
      </w:ins>
      <m:oMath>
        <m:r>
          <m:t>n</m:t>
        </m:r>
        <m:r>
          <m:t>p</m:t>
        </m:r>
      </m:oMath>
      <w:ins w:id="6864" w:author="PR Preview" w:date="2026-01-01T00:00:00Z">
        <w:r>
          <w:t xml:space="preserve"> </w:t>
        </w:r>
      </w:ins>
      <w:ins w:id="6865" w:author="PR Preview" w:date="2026-01-01T00:00:00Z">
        <w:r>
          <w:t xml:space="preserve">(Banerjee and Roy 2014, chap. 15, Definition 15.4, p. 492)</w:t>
        </w:r>
      </w:ins>
      <w:ins w:id="6866" w:author="PR Preview" w:date="2026-01-01T00:00:00Z">
        <w:r>
          <w:t xml:space="preserve">.</w:t>
        </w:r>
      </w:ins>
    </w:p>
    <w:p>
      <w:pPr>
        <w:pStyle w:val="BodyText"/>
      </w:pPr>
      <w:ins w:id="6867" w:author="PR Preview" w:date="2026-01-01T00:00:00Z">
        <w:r>
          <w:t xml:space="preserve">For example, listing the entries of</w:t>
        </w:r>
      </w:ins>
      <w:ins w:id="6868" w:author="PR Preview" w:date="2026-01-01T00:00:00Z">
        <w:r>
          <w:t xml:space="preserve"> </w:t>
        </w:r>
      </w:ins>
      <m:oMath>
        <m:r>
          <m:rPr>
            <m:sty m:val="bi"/>
          </m:rPr>
          <m:t>A</m:t>
        </m:r>
      </m:oMath>
      <w:ins w:id="6869" w:author="PR Preview" w:date="2026-01-01T00:00:00Z">
        <w:r>
          <w:t xml:space="preserve"> </w:t>
        </w:r>
      </w:ins>
      <w:ins w:id="6870" w:author="PR Preview" w:date="2026-01-01T00:00:00Z">
        <w:r>
          <w:t xml:space="preserve">in</w:t>
        </w:r>
      </w:ins>
      <w:ins w:id="6871" w:author="PR Preview" w:date="2026-01-01T00:00:00Z">
        <w:r>
          <w:t xml:space="preserve"> </w:t>
        </w:r>
      </w:ins>
      <w:hyperlink w:anchor="exm-frobenius-norm">
        <w:ins w:id="6872" w:author="PR Preview" w:date="2026-01-01T00:00:00Z">
          <w:r>
            <w:rPr>
              <w:rStyle w:val="Hyperlink"/>
            </w:rPr>
            <w:t xml:space="preserve">Example 135</w:t>
          </w:r>
        </w:ins>
      </w:hyperlink>
      <w:ins w:id="6873" w:author="PR Preview" w:date="2026-01-01T00:00:00Z">
        <w:r>
          <w:t xml:space="preserve"> </w:t>
        </w:r>
      </w:ins>
      <w:ins w:id="6874" w:author="PR Preview" w:date="2026-01-01T00:00:00Z">
        <w:r>
          <w:t xml:space="preserve">row by row gives the vector</w:t>
        </w:r>
      </w:ins>
      <w:ins w:id="6875" w:author="PR Preview" w:date="2026-01-01T00:00:00Z">
        <w:r>
          <w:t xml:space="preserve"> </w:t>
        </w:r>
      </w:ins>
      <m:oMath>
        <m:r>
          <m:rPr>
            <m:sty m:val="p"/>
          </m:rPr>
          <m:t>(</m:t>
        </m:r>
        <m:r>
          <m:t>1</m:t>
        </m:r>
        <m:r>
          <m:rPr>
            <m:sty m:val="p"/>
          </m:rPr>
          <m:t>,</m:t>
        </m:r>
        <m:r>
          <m:t>2</m:t>
        </m:r>
        <m:r>
          <m:rPr>
            <m:sty m:val="p"/>
          </m:rPr>
          <m:t>,</m:t>
        </m:r>
        <m:r>
          <m:t>3</m:t>
        </m:r>
        <m:r>
          <m:rPr>
            <m:sty m:val="p"/>
          </m:rPr>
          <m:t>,</m:t>
        </m:r>
        <m:r>
          <m:t>4</m:t>
        </m:r>
        <m:r>
          <m:rPr>
            <m:sty m:val="p"/>
          </m:rPr>
          <m:t>)</m:t>
        </m:r>
      </m:oMath>
      <w:ins w:id="6876" w:author="PR Preview" w:date="2026-01-01T00:00:00Z">
        <w:r>
          <w:t xml:space="preserve"> </w:t>
        </w:r>
      </w:ins>
      <w:ins w:id="6877" w:author="PR Preview" w:date="2026-01-01T00:00:00Z">
        <w:r>
          <w:t xml:space="preserve">of length</w:t>
        </w:r>
      </w:ins>
      <w:ins w:id="6878" w:author="PR Preview" w:date="2026-01-01T00:00:00Z">
        <w:r>
          <w:t xml:space="preserve"> </w:t>
        </w:r>
      </w:ins>
      <m:oMath>
        <m:r>
          <m:t>2</m:t>
        </m:r>
        <m:r>
          <m:rPr>
            <m:sty m:val="p"/>
          </m:rPr>
          <m:t>⋅</m:t>
        </m:r>
        <m:r>
          <m:t>2</m:t>
        </m:r>
        <m:r>
          <m:rPr>
            <m:sty m:val="p"/>
          </m:rPr>
          <m:t>=</m:t>
        </m:r>
        <m:r>
          <m:t>4</m:t>
        </m:r>
      </m:oMath>
      <w:ins w:id="6879" w:author="PR Preview" w:date="2026-01-01T00:00:00Z">
        <w:r>
          <w:t xml:space="preserve">,</w:t>
        </w:r>
      </w:ins>
      <w:ins w:id="6880" w:author="PR Preview" w:date="2026-01-01T00:00:00Z">
        <w:r>
          <w:t xml:space="preserve"> </w:t>
        </w:r>
      </w:ins>
      <w:ins w:id="6881" w:author="PR Preview" w:date="2026-01-01T00:00:00Z">
        <w:r>
          <w:t xml:space="preserve">and</w:t>
        </w:r>
      </w:ins>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30"/>
    <w:bookmarkStart w:id="431" w:name="thm-frobenius-norm-columns"/>
    <w:p>
      <w:pPr>
        <w:pStyle w:val="FirstParagraph"/>
      </w:pPr>
      <w:ins w:id="6882" w:author="PR Preview" w:date="2026-01-01T00:00:00Z">
        <w:r>
          <w:rPr>
            <w:b/>
            <w:bCs/>
          </w:rPr>
          <w:t xml:space="preserve">Theorem 71 (The squared Frobenius norm adds up the squared column norms)</w:t>
        </w:r>
      </w:ins>
      <w:ins w:id="6883" w:author="PR Preview" w:date="2026-01-01T00:00:00Z">
        <w:r>
          <w:t xml:space="preserve"> </w:t>
        </w:r>
      </w:ins>
      <w:ins w:id="6884" w:author="PR Preview" w:date="2026-01-01T00:00:00Z">
        <w:r>
          <w:t xml:space="preserve">If</w:t>
        </w:r>
      </w:ins>
      <w:ins w:id="6885" w:author="PR Preview" w:date="2026-01-01T00:00:00Z">
        <w:r>
          <w:t xml:space="preserve"> </w:t>
        </w:r>
      </w:ins>
      <m:oMath>
        <m:r>
          <m:rPr>
            <m:sty m:val="bi"/>
          </m:rPr>
          <m:t>A</m:t>
        </m:r>
      </m:oMath>
      <w:ins w:id="6886" w:author="PR Preview" w:date="2026-01-01T00:00:00Z">
        <w:r>
          <w:t xml:space="preserve"> </w:t>
        </w:r>
      </w:ins>
      <w:ins w:id="6887" w:author="PR Preview" w:date="2026-01-01T00:00:00Z">
        <w:r>
          <w:t xml:space="preserve">is an</w:t>
        </w:r>
      </w:ins>
      <w:ins w:id="6888" w:author="PR Preview" w:date="2026-01-01T00:00:00Z">
        <w:r>
          <w:t xml:space="preserve"> </w:t>
        </w:r>
      </w:ins>
      <m:oMath>
        <m:r>
          <m:t>n</m:t>
        </m:r>
        <m:r>
          <m:rPr>
            <m:sty m:val="p"/>
          </m:rPr>
          <m:t>×</m:t>
        </m:r>
        <m:r>
          <m:t>p</m:t>
        </m:r>
      </m:oMath>
      <w:ins w:id="6889" w:author="PR Preview" w:date="2026-01-01T00:00:00Z">
        <w:r>
          <w:t xml:space="preserve"> </w:t>
        </w:r>
      </w:ins>
      <w:ins w:id="6890" w:author="PR Preview" w:date="2026-01-01T00:00:00Z">
        <w:r>
          <w:t xml:space="preserve">matrix</w:t>
        </w:r>
      </w:ins>
      <w:ins w:id="6891" w:author="PR Preview" w:date="2026-01-01T00:00:00Z">
        <w:r>
          <w:t xml:space="preserve"> </w:t>
        </w:r>
      </w:ins>
      <w:ins w:id="6892" w:author="PR Preview" w:date="2026-01-01T00:00:00Z">
        <w:r>
          <w:t xml:space="preserve">with columns</w:t>
        </w:r>
      </w:ins>
      <w:ins w:id="6893"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ins w:id="6894" w:author="PR Preview" w:date="2026-01-01T00:00:00Z">
        <w:r>
          <w:t xml:space="preserve">, then</w:t>
        </w:r>
      </w:ins>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31"/>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32" w:name="exm-frobenius-norm-columns"/>
    <w:p>
      <w:pPr>
        <w:pStyle w:val="FirstParagraph"/>
      </w:pPr>
      <w:del w:id="6895" w:author="PR Preview" w:date="2026-01-01T00:00:00Z">
        <w:r>
          <w:rPr>
            <w:b/>
            <w:bCs/>
          </w:rPr>
          <w:delText xml:space="preserve">Example 134 (The Frobenius norm of a</w:delText>
        </w:r>
      </w:del>
      <w:del w:id="6896" w:author="PR Preview" w:date="2026-01-01T00:00:00Z">
        <w:r>
          <w:rPr>
            <w:b/>
            <w:bCs/>
          </w:rPr>
          <w:delText xml:space="preserve"> </w:delText>
        </w:r>
      </w:del>
      <m:oMath>
        <m:r>
          <m:t>2</m:t>
        </m:r>
        <m:r>
          <m:rPr>
            <m:sty m:val="p"/>
          </m:rPr>
          <m:t>×</m:t>
        </m:r>
        <m:r>
          <m:t>2</m:t>
        </m:r>
      </m:oMath>
      <w:del w:id="6897" w:author="PR Preview" w:date="2026-01-01T00:00:00Z">
        <w:r>
          <w:rPr>
            <w:b/>
            <w:bCs/>
          </w:rPr>
          <w:delText xml:space="preserve"> </w:delText>
        </w:r>
      </w:del>
      <w:del w:id="6898" w:author="PR Preview" w:date="2026-01-01T00:00:00Z">
        <w:r>
          <w:rPr>
            <w:b/>
            <w:bCs/>
          </w:rPr>
          <w:delText xml:space="preserve">matrix, column by column)</w:delText>
        </w:r>
      </w:del>
      <w:del w:id="6899" w:author="PR Preview" w:date="2026-01-01T00:00:00Z">
        <w:r>
          <w:delText xml:space="preserve"> </w:delText>
        </w:r>
      </w:del>
      <w:del w:id="6900" w:author="PR Preview" w:date="2026-01-01T00:00:00Z">
        <w:r>
          <w:delText xml:space="preserve">The matrix</w:delText>
        </w:r>
      </w:del>
      <w:del w:id="69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6902" w:author="PR Preview" w:date="2026-01-01T00:00:00Z">
        <w:r>
          <w:delText xml:space="preserve"> </w:delText>
        </w:r>
      </w:del>
      <w:del w:id="6903" w:author="PR Preview" w:date="2026-01-01T00:00:00Z">
        <w:r>
          <w:delText xml:space="preserve">in</w:delText>
        </w:r>
      </w:del>
      <w:del w:id="6904" w:author="PR Preview" w:date="2026-01-01T00:00:00Z">
        <w:r>
          <w:delText xml:space="preserve"> </w:delText>
        </w:r>
      </w:del>
      <w:hyperlink w:anchor="exm-frobenius-norm">
        <w:del w:id="6905" w:author="PR Preview" w:date="2026-01-01T00:00:00Z">
          <w:r>
            <w:rPr>
              <w:rStyle w:val="Hyperlink"/>
            </w:rPr>
            <w:delText xml:space="preserve">Example 133</w:delText>
          </w:r>
        </w:del>
      </w:hyperlink>
      <w:del w:id="6906" w:author="PR Preview" w:date="2026-01-01T00:00:00Z">
        <w:r>
          <w:delText xml:space="preserve"> </w:delText>
        </w:r>
      </w:del>
      <w:del w:id="6907" w:author="PR Preview" w:date="2026-01-01T00:00:00Z">
        <w:r>
          <w:delText xml:space="preserve">has columns</w:delText>
        </w:r>
      </w:del>
      <w:del w:id="6908"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3</m:t>
        </m:r>
        <m:r>
          <m:rPr>
            <m:sty m:val="p"/>
          </m:rPr>
          <m:t>)</m:t>
        </m:r>
      </m:oMath>
      <w:del w:id="6909" w:author="PR Preview" w:date="2026-01-01T00:00:00Z">
        <w:r>
          <w:delText xml:space="preserve"> </w:delText>
        </w:r>
      </w:del>
      <w:del w:id="6910" w:author="PR Preview" w:date="2026-01-01T00:00:00Z">
        <w:r>
          <w:delText xml:space="preserve">and</w:delText>
        </w:r>
      </w:del>
      <w:del w:id="6911" w:author="PR Preview" w:date="2026-01-01T00:00:00Z">
        <w:r>
          <w:delText xml:space="preserve"> </w:delText>
        </w:r>
      </w:del>
      <m:oMath>
        <m:sSub>
          <m:e>
            <m:acc>
              <m:accPr>
                <m:chr m:val="̃"/>
              </m:accPr>
              <m:e>
                <m:r>
                  <m:t>a</m:t>
                </m:r>
              </m:e>
            </m:acc>
          </m:e>
          <m:sub>
            <m:r>
              <m:t>2</m:t>
            </m:r>
          </m:sub>
        </m:sSub>
        <m:r>
          <m:rPr>
            <m:sty m:val="p"/>
          </m:rPr>
          <m:t>=</m:t>
        </m:r>
        <m:r>
          <m:rPr>
            <m:sty m:val="p"/>
          </m:rPr>
          <m:t>(</m:t>
        </m:r>
        <m:r>
          <m:t>2</m:t>
        </m:r>
        <m:r>
          <m:rPr>
            <m:sty m:val="p"/>
          </m:rPr>
          <m:t>,</m:t>
        </m:r>
        <m:r>
          <m:t>4</m:t>
        </m:r>
        <m:r>
          <m:rPr>
            <m:sty m:val="p"/>
          </m:rPr>
          <m:t>)</m:t>
        </m:r>
      </m:oMath>
      <w:del w:id="6912"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del w:id="6913" w:author="PR Preview" w:date="2026-01-01T00:00:00Z">
        <w:r>
          <w:delText xml:space="preserve">which matches</w:delText>
        </w:r>
      </w:del>
      <w:del w:id="6914" w:author="PR Preview" w:date="2026-01-01T00:00:00Z">
        <w:r>
          <w:delText xml:space="preserve"> </w:delText>
        </w:r>
      </w:del>
      <m:oMath>
        <m:r>
          <m:t>​</m:t>
        </m:r>
        <m:d>
          <m:dPr>
            <m:begChr m:val="∥"/>
            <m:sepChr m:val=""/>
            <m:endChr m:val="∥"/>
            <m:grow/>
          </m:dPr>
          <m:e>
            <m:r>
              <m:rPr>
                <m:sty m:val="bi"/>
              </m:rPr>
              <m:t>A</m:t>
            </m:r>
          </m:e>
        </m:d>
        <m:sSub>
          <m:e>
            <m:r>
              <m:t>​</m:t>
            </m:r>
          </m:e>
          <m:sub>
            <m:r>
              <m:t>F</m:t>
            </m:r>
          </m:sub>
        </m:sSub>
        <m:r>
          <m:rPr>
            <m:sty m:val="p"/>
          </m:rPr>
          <m:t>=</m:t>
        </m:r>
        <m:rad>
          <m:radPr>
            <m:degHide m:val="on"/>
          </m:radPr>
          <m:deg/>
          <m:e>
            <m:r>
              <m:t>30</m:t>
            </m:r>
          </m:e>
        </m:rad>
      </m:oMath>
      <w:del w:id="6915" w:author="PR Preview" w:date="2026-01-01T00:00:00Z">
        <w:r>
          <w:delText xml:space="preserve"> </w:delText>
        </w:r>
      </w:del>
      <w:del w:id="6916" w:author="PR Preview" w:date="2026-01-01T00:00:00Z">
        <w:r>
          <w:delText xml:space="preserve">from</w:delText>
        </w:r>
      </w:del>
      <w:del w:id="6917" w:author="PR Preview" w:date="2026-01-01T00:00:00Z">
        <w:r>
          <w:delText xml:space="preserve"> </w:delText>
        </w:r>
      </w:del>
      <w:hyperlink w:anchor="exm-frobenius-norm">
        <w:del w:id="6918" w:author="PR Preview" w:date="2026-01-01T00:00:00Z">
          <w:r>
            <w:rPr>
              <w:rStyle w:val="Hyperlink"/>
            </w:rPr>
            <w:delText xml:space="preserve">Example 133</w:delText>
          </w:r>
        </w:del>
      </w:hyperlink>
      <w:del w:id="6919" w:author="PR Preview" w:date="2026-01-01T00:00:00Z">
        <w:r>
          <w:delText xml:space="preserve">.</w:delText>
        </w:r>
      </w:del>
    </w:p>
    <w:p>
      <w:pPr>
        <w:pStyle w:val="FirstParagraph"/>
      </w:pPr>
      <w:ins w:id="6920" w:author="PR Preview" w:date="2026-01-01T00:00:00Z">
        <w:r>
          <w:rPr>
            <w:b/>
            <w:bCs/>
          </w:rPr>
          <w:t xml:space="preserve">Example 136 (The Frobenius norm of a</w:t>
        </w:r>
      </w:ins>
      <w:ins w:id="6921" w:author="PR Preview" w:date="2026-01-01T00:00:00Z">
        <w:r>
          <w:rPr>
            <w:b/>
            <w:bCs/>
          </w:rPr>
          <w:t xml:space="preserve"> </w:t>
        </w:r>
      </w:ins>
      <m:oMath>
        <m:r>
          <m:t>2</m:t>
        </m:r>
        <m:r>
          <m:rPr>
            <m:sty m:val="p"/>
          </m:rPr>
          <m:t>×</m:t>
        </m:r>
        <m:r>
          <m:t>2</m:t>
        </m:r>
      </m:oMath>
      <w:ins w:id="6922" w:author="PR Preview" w:date="2026-01-01T00:00:00Z">
        <w:r>
          <w:rPr>
            <w:b/>
            <w:bCs/>
          </w:rPr>
          <w:t xml:space="preserve"> </w:t>
        </w:r>
      </w:ins>
      <w:ins w:id="6923" w:author="PR Preview" w:date="2026-01-01T00:00:00Z">
        <w:r>
          <w:rPr>
            <w:b/>
            <w:bCs/>
          </w:rPr>
          <w:t xml:space="preserve">matrix, column by column)</w:t>
        </w:r>
      </w:ins>
      <w:ins w:id="6924" w:author="PR Preview" w:date="2026-01-01T00:00:00Z">
        <w:r>
          <w:t xml:space="preserve"> </w:t>
        </w:r>
      </w:ins>
      <w:ins w:id="6925" w:author="PR Preview" w:date="2026-01-01T00:00:00Z">
        <w:r>
          <w:t xml:space="preserve">The matrix</w:t>
        </w:r>
      </w:ins>
      <w:ins w:id="69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6927" w:author="PR Preview" w:date="2026-01-01T00:00:00Z">
        <w:r>
          <w:t xml:space="preserve"> </w:t>
        </w:r>
      </w:ins>
      <w:ins w:id="6928" w:author="PR Preview" w:date="2026-01-01T00:00:00Z">
        <w:r>
          <w:t xml:space="preserve">in</w:t>
        </w:r>
      </w:ins>
      <w:ins w:id="6929" w:author="PR Preview" w:date="2026-01-01T00:00:00Z">
        <w:r>
          <w:t xml:space="preserve"> </w:t>
        </w:r>
      </w:ins>
      <w:hyperlink w:anchor="exm-frobenius-norm">
        <w:ins w:id="6930" w:author="PR Preview" w:date="2026-01-01T00:00:00Z">
          <w:r>
            <w:rPr>
              <w:rStyle w:val="Hyperlink"/>
            </w:rPr>
            <w:t xml:space="preserve">Example 135</w:t>
          </w:r>
        </w:ins>
      </w:hyperlink>
      <w:ins w:id="6931" w:author="PR Preview" w:date="2026-01-01T00:00:00Z">
        <w:r>
          <w:t xml:space="preserve"> </w:t>
        </w:r>
      </w:ins>
      <w:ins w:id="6932" w:author="PR Preview" w:date="2026-01-01T00:00:00Z">
        <w:r>
          <w:t xml:space="preserve">has columns</w:t>
        </w:r>
      </w:ins>
      <w:ins w:id="6933"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3</m:t>
        </m:r>
        <m:r>
          <m:rPr>
            <m:sty m:val="p"/>
          </m:rPr>
          <m:t>)</m:t>
        </m:r>
      </m:oMath>
      <w:ins w:id="6934" w:author="PR Preview" w:date="2026-01-01T00:00:00Z">
        <w:r>
          <w:t xml:space="preserve"> </w:t>
        </w:r>
      </w:ins>
      <w:ins w:id="6935" w:author="PR Preview" w:date="2026-01-01T00:00:00Z">
        <w:r>
          <w:t xml:space="preserve">and</w:t>
        </w:r>
      </w:ins>
      <w:ins w:id="6936" w:author="PR Preview" w:date="2026-01-01T00:00:00Z">
        <w:r>
          <w:t xml:space="preserve"> </w:t>
        </w:r>
      </w:ins>
      <m:oMath>
        <m:sSub>
          <m:e>
            <m:acc>
              <m:accPr>
                <m:chr m:val="̃"/>
              </m:accPr>
              <m:e>
                <m:r>
                  <m:t>a</m:t>
                </m:r>
              </m:e>
            </m:acc>
          </m:e>
          <m:sub>
            <m:r>
              <m:t>2</m:t>
            </m:r>
          </m:sub>
        </m:sSub>
        <m:r>
          <m:rPr>
            <m:sty m:val="p"/>
          </m:rPr>
          <m:t>=</m:t>
        </m:r>
        <m:r>
          <m:rPr>
            <m:sty m:val="p"/>
          </m:rPr>
          <m:t>(</m:t>
        </m:r>
        <m:r>
          <m:t>2</m:t>
        </m:r>
        <m:r>
          <m:rPr>
            <m:sty m:val="p"/>
          </m:rPr>
          <m:t>,</m:t>
        </m:r>
        <m:r>
          <m:t>4</m:t>
        </m:r>
        <m:r>
          <m:rPr>
            <m:sty m:val="p"/>
          </m:rPr>
          <m:t>)</m:t>
        </m:r>
      </m:oMath>
      <w:ins w:id="6937" w:author="PR Preview" w:date="2026-01-01T00:00:00Z">
        <w:r>
          <w:t xml:space="preserve">, so</w:t>
        </w:r>
      </w:ins>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71</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ins w:id="6938" w:author="PR Preview" w:date="2026-01-01T00:00:00Z">
        <w:r>
          <w:t xml:space="preserve">which matches</w:t>
        </w:r>
      </w:ins>
      <w:ins w:id="6939" w:author="PR Preview" w:date="2026-01-01T00:00:00Z">
        <w:r>
          <w:t xml:space="preserve"> </w:t>
        </w:r>
      </w:ins>
      <m:oMath>
        <m:r>
          <m:t>​</m:t>
        </m:r>
        <m:d>
          <m:dPr>
            <m:begChr m:val="∥"/>
            <m:sepChr m:val=""/>
            <m:endChr m:val="∥"/>
            <m:grow/>
          </m:dPr>
          <m:e>
            <m:r>
              <m:rPr>
                <m:sty m:val="bi"/>
              </m:rPr>
              <m:t>A</m:t>
            </m:r>
          </m:e>
        </m:d>
        <m:sSub>
          <m:e>
            <m:r>
              <m:t>​</m:t>
            </m:r>
          </m:e>
          <m:sub>
            <m:r>
              <m:t>F</m:t>
            </m:r>
          </m:sub>
        </m:sSub>
        <m:r>
          <m:rPr>
            <m:sty m:val="p"/>
          </m:rPr>
          <m:t>=</m:t>
        </m:r>
        <m:rad>
          <m:radPr>
            <m:degHide m:val="on"/>
          </m:radPr>
          <m:deg/>
          <m:e>
            <m:r>
              <m:t>30</m:t>
            </m:r>
          </m:e>
        </m:rad>
      </m:oMath>
      <w:ins w:id="6940" w:author="PR Preview" w:date="2026-01-01T00:00:00Z">
        <w:r>
          <w:t xml:space="preserve"> </w:t>
        </w:r>
      </w:ins>
      <w:ins w:id="6941" w:author="PR Preview" w:date="2026-01-01T00:00:00Z">
        <w:r>
          <w:t xml:space="preserve">from</w:t>
        </w:r>
      </w:ins>
      <w:ins w:id="6942" w:author="PR Preview" w:date="2026-01-01T00:00:00Z">
        <w:r>
          <w:t xml:space="preserve"> </w:t>
        </w:r>
      </w:ins>
      <w:hyperlink w:anchor="exm-frobenius-norm">
        <w:ins w:id="6943" w:author="PR Preview" w:date="2026-01-01T00:00:00Z">
          <w:r>
            <w:rPr>
              <w:rStyle w:val="Hyperlink"/>
            </w:rPr>
            <w:t xml:space="preserve">Example 135</w:t>
          </w:r>
        </w:ins>
      </w:hyperlink>
      <w:ins w:id="6944" w:author="PR Preview" w:date="2026-01-01T00:00:00Z">
        <w:r>
          <w:t xml:space="preserve">.</w:t>
        </w:r>
      </w:ins>
    </w:p>
    <w:bookmarkEnd w:id="432"/>
    <w:bookmarkEnd w:id="433"/>
    <w:bookmarkStart w:id="457" w:name="matrix-decompositions"/>
    <w:p>
      <w:pPr>
        <w:pStyle w:val="Heading2"/>
      </w:pPr>
      <w:r>
        <w:t xml:space="preserve">6 Matrix Decompositions</w:t>
      </w:r>
    </w:p>
    <w:bookmarkStart w:id="434"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4"/>
    <w:bookmarkStart w:id="435" w:name="exm-eigenvalue"/>
    <w:p>
      <w:pPr>
        <w:pStyle w:val="BodyText"/>
      </w:pPr>
      <w:del w:id="6945" w:author="PR Preview" w:date="2026-01-01T00:00:00Z">
        <w:r>
          <w:rPr>
            <w:b/>
            <w:bCs/>
          </w:rPr>
          <w:delText xml:space="preserve">Example 135 (Eigenvectors of a</w:delText>
        </w:r>
      </w:del>
      <w:del w:id="6946" w:author="PR Preview" w:date="2026-01-01T00:00:00Z">
        <w:r>
          <w:rPr>
            <w:b/>
            <w:bCs/>
          </w:rPr>
          <w:delText xml:space="preserve"> </w:delText>
        </w:r>
      </w:del>
      <m:oMath>
        <m:r>
          <m:t>2</m:t>
        </m:r>
        <m:r>
          <m:rPr>
            <m:sty m:val="p"/>
          </m:rPr>
          <m:t>×</m:t>
        </m:r>
        <m:r>
          <m:t>2</m:t>
        </m:r>
      </m:oMath>
      <w:del w:id="6947" w:author="PR Preview" w:date="2026-01-01T00:00:00Z">
        <w:r>
          <w:rPr>
            <w:b/>
            <w:bCs/>
          </w:rPr>
          <w:delText xml:space="preserve"> </w:delText>
        </w:r>
      </w:del>
      <w:del w:id="6948" w:author="PR Preview" w:date="2026-01-01T00:00:00Z">
        <w:r>
          <w:rPr>
            <w:b/>
            <w:bCs/>
          </w:rPr>
          <w:delText xml:space="preserve">matrix)</w:delText>
        </w:r>
      </w:del>
      <w:del w:id="6949" w:author="PR Preview" w:date="2026-01-01T00:00:00Z">
        <w:r>
          <w:delText xml:space="preserve"> </w:delText>
        </w:r>
      </w:del>
      <w:del w:id="6950" w:author="PR Preview" w:date="2026-01-01T00:00:00Z">
        <w:r>
          <w:delText xml:space="preserve">Let</w:delText>
        </w:r>
      </w:del>
      <w:del w:id="695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6952" w:author="PR Preview" w:date="2026-01-01T00:00:00Z">
        <w:r>
          <w:delText xml:space="preserve">.</w:delText>
        </w:r>
      </w:del>
    </w:p>
    <w:p>
      <w:pPr>
        <w:pStyle w:val="BodyText"/>
      </w:pPr>
      <w:ins w:id="6953" w:author="PR Preview" w:date="2026-01-01T00:00:00Z">
        <w:r>
          <w:rPr>
            <w:b/>
            <w:bCs/>
          </w:rPr>
          <w:t xml:space="preserve">Example 137 (Eigenvectors of a</w:t>
        </w:r>
      </w:ins>
      <w:ins w:id="6954" w:author="PR Preview" w:date="2026-01-01T00:00:00Z">
        <w:r>
          <w:rPr>
            <w:b/>
            <w:bCs/>
          </w:rPr>
          <w:t xml:space="preserve"> </w:t>
        </w:r>
      </w:ins>
      <m:oMath>
        <m:r>
          <m:t>2</m:t>
        </m:r>
        <m:r>
          <m:rPr>
            <m:sty m:val="p"/>
          </m:rPr>
          <m:t>×</m:t>
        </m:r>
        <m:r>
          <m:t>2</m:t>
        </m:r>
      </m:oMath>
      <w:ins w:id="6955" w:author="PR Preview" w:date="2026-01-01T00:00:00Z">
        <w:r>
          <w:rPr>
            <w:b/>
            <w:bCs/>
          </w:rPr>
          <w:t xml:space="preserve"> </w:t>
        </w:r>
      </w:ins>
      <w:ins w:id="6956" w:author="PR Preview" w:date="2026-01-01T00:00:00Z">
        <w:r>
          <w:rPr>
            <w:b/>
            <w:bCs/>
          </w:rPr>
          <w:t xml:space="preserve">matrix)</w:t>
        </w:r>
      </w:ins>
      <w:ins w:id="6957" w:author="PR Preview" w:date="2026-01-01T00:00:00Z">
        <w:r>
          <w:t xml:space="preserve"> </w:t>
        </w:r>
      </w:ins>
      <w:ins w:id="6958" w:author="PR Preview" w:date="2026-01-01T00:00:00Z">
        <w:r>
          <w:t xml:space="preserve">Let</w:t>
        </w:r>
      </w:ins>
      <w:ins w:id="695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6960" w:author="PR Preview" w:date="2026-01-01T00:00:00Z">
        <w:r>
          <w:t xml:space="preserve">.</w:t>
        </w:r>
      </w:ins>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5"/>
    <w:bookmarkStart w:id="436"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del w:id="6961" w:author="PR Preview" w:date="2026-01-01T00:00:00Z">
        <w:r>
          <w:delText xml:space="preserve">For example, in</w:delText>
        </w:r>
      </w:del>
      <w:del w:id="6962" w:author="PR Preview" w:date="2026-01-01T00:00:00Z">
        <w:r>
          <w:delText xml:space="preserve"> </w:delText>
        </w:r>
      </w:del>
      <w:hyperlink w:anchor="exm-eigenvalue">
        <w:del w:id="6963" w:author="PR Preview" w:date="2026-01-01T00:00:00Z">
          <w:r>
            <w:rPr>
              <w:rStyle w:val="Hyperlink"/>
            </w:rPr>
            <w:delText xml:space="preserve">Example 135</w:delText>
          </w:r>
        </w:del>
      </w:hyperlink>
      <w:del w:id="6964" w:author="PR Preview" w:date="2026-01-01T00:00:00Z">
        <w:r>
          <w:delText xml:space="preserve">,</w:delText>
        </w:r>
      </w:del>
      <w:del w:id="6965" w:author="PR Preview" w:date="2026-01-01T00:00:00Z">
        <w:r>
          <w:delText xml:space="preserve"> </w:delText>
        </w:r>
      </w:del>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del w:id="6966" w:author="PR Preview" w:date="2026-01-01T00:00:00Z">
        <w:r>
          <w:delText xml:space="preserve"> </w:delText>
        </w:r>
      </w:del>
      <w:del w:id="6967" w:author="PR Preview" w:date="2026-01-01T00:00:00Z">
        <w:r>
          <w:delText xml:space="preserve">is also an eigenvector for the eigenvalue</w:delText>
        </w:r>
      </w:del>
      <w:del w:id="6968" w:author="PR Preview" w:date="2026-01-01T00:00:00Z">
        <w:r>
          <w:delText xml:space="preserve"> </w:delText>
        </w:r>
      </w:del>
      <m:oMath>
        <m:r>
          <m:t>3</m:t>
        </m:r>
      </m:oMath>
      <w:del w:id="6969" w:author="PR Preview" w:date="2026-01-01T00:00:00Z">
        <w:r>
          <w:delText xml:space="preserv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p>
      <w:pPr>
        <w:pStyle w:val="FirstParagraph"/>
      </w:pPr>
      <w:del w:id="6970" w:author="PR Preview" w:date="2026-01-01T00:00:00Z">
        <w:r>
          <w:rPr>
            <w:b/>
            <w:bCs/>
          </w:rPr>
          <w:delText xml:space="preserve">Example 136 (A vector that is not an eigenvector)</w:delText>
        </w:r>
      </w:del>
      <w:del w:id="6971" w:author="PR Preview" w:date="2026-01-01T00:00:00Z">
        <w:r>
          <w:delText xml:space="preserve"> </w:delText>
        </w:r>
      </w:del>
      <w:del w:id="6972" w:author="PR Preview" w:date="2026-01-01T00:00:00Z">
        <w:r>
          <w:delText xml:space="preserve">For the same</w:delText>
        </w:r>
      </w:del>
      <w:del w:id="6973" w:author="PR Preview" w:date="2026-01-01T00:00:00Z">
        <w:r>
          <w:delText xml:space="preserve"> </w:delText>
        </w:r>
      </w:del>
      <m:oMath>
        <m:r>
          <m:rPr>
            <m:sty m:val="bi"/>
          </m:rPr>
          <m:t>A</m:t>
        </m:r>
      </m:oMath>
      <w:del w:id="6974" w:author="PR Preview" w:date="2026-01-01T00:00:00Z">
        <w:r>
          <w:delText xml:space="preserve">,</w:delText>
        </w:r>
      </w:del>
      <w:del w:id="6975" w:author="PR Preview" w:date="2026-01-01T00:00:00Z">
        <w:r>
          <w:delText xml:space="preserve"> </w:delText>
        </w:r>
      </w:del>
      <m:oMath>
        <m:r>
          <m:rPr>
            <m:sty m:val="p"/>
          </m:rPr>
          <m:t>(</m:t>
        </m:r>
        <m:r>
          <m:t>1</m:t>
        </m:r>
        <m:r>
          <m:rPr>
            <m:sty m:val="p"/>
          </m:rPr>
          <m:t>,</m:t>
        </m:r>
        <m:r>
          <m:t>0</m:t>
        </m:r>
        <m:r>
          <m:rPr>
            <m:sty m:val="p"/>
          </m:rPr>
          <m:t>)</m:t>
        </m:r>
      </m:oMath>
      <w:del w:id="6976" w:author="PR Preview" w:date="2026-01-01T00:00:00Z">
        <w:r>
          <w:delText xml:space="preserve"> </w:delText>
        </w:r>
      </w:del>
      <w:del w:id="6977" w:author="PR Preview" w:date="2026-01-01T00:00:00Z">
        <w:r>
          <w:delText xml:space="preserve">is not an eigenvector:</w:delText>
        </w:r>
      </w:del>
    </w:p>
    <w:p>
      <w:pPr>
        <w:pStyle w:val="FirstParagraph"/>
      </w:pPr>
      <w:ins w:id="6978" w:author="PR Preview" w:date="2026-01-01T00:00:00Z">
        <w:r>
          <w:t xml:space="preserve">For example, in</w:t>
        </w:r>
      </w:ins>
      <w:ins w:id="6979" w:author="PR Preview" w:date="2026-01-01T00:00:00Z">
        <w:r>
          <w:t xml:space="preserve"> </w:t>
        </w:r>
      </w:ins>
      <w:hyperlink w:anchor="exm-eigenvalue">
        <w:ins w:id="6980" w:author="PR Preview" w:date="2026-01-01T00:00:00Z">
          <w:r>
            <w:rPr>
              <w:rStyle w:val="Hyperlink"/>
            </w:rPr>
            <w:t xml:space="preserve">Example 137</w:t>
          </w:r>
        </w:ins>
      </w:hyperlink>
      <w:ins w:id="6981" w:author="PR Preview" w:date="2026-01-01T00:00:00Z">
        <w:r>
          <w:t xml:space="preserve">,</w:t>
        </w:r>
      </w:ins>
      <w:ins w:id="6982" w:author="PR Preview" w:date="2026-01-01T00:00:00Z">
        <w:r>
          <w:t xml:space="preserve"> </w:t>
        </w:r>
      </w:ins>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ins w:id="6983" w:author="PR Preview" w:date="2026-01-01T00:00:00Z">
        <w:r>
          <w:t xml:space="preserve"> </w:t>
        </w:r>
      </w:ins>
      <w:ins w:id="6984" w:author="PR Preview" w:date="2026-01-01T00:00:00Z">
        <w:r>
          <w:t xml:space="preserve">is also an eigenvector for the eigenvalue</w:t>
        </w:r>
      </w:ins>
      <w:ins w:id="6985" w:author="PR Preview" w:date="2026-01-01T00:00:00Z">
        <w:r>
          <w:t xml:space="preserve"> </w:t>
        </w:r>
      </w:ins>
      <m:oMath>
        <m:r>
          <m:t>3</m:t>
        </m:r>
      </m:oMath>
      <w:ins w:id="6986"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6"/>
    <w:bookmarkStart w:id="437" w:name="exm-not-eigenvector"/>
    <w:p>
      <w:pPr>
        <w:pStyle w:val="FirstParagraph"/>
      </w:pPr>
      <w:ins w:id="6987" w:author="PR Preview" w:date="2026-01-01T00:00:00Z">
        <w:r>
          <w:rPr>
            <w:b/>
            <w:bCs/>
          </w:rPr>
          <w:t xml:space="preserve">Example 138 (A vector that is not an eigenvector)</w:t>
        </w:r>
      </w:ins>
      <w:ins w:id="6988" w:author="PR Preview" w:date="2026-01-01T00:00:00Z">
        <w:r>
          <w:t xml:space="preserve"> </w:t>
        </w:r>
      </w:ins>
      <w:ins w:id="6989" w:author="PR Preview" w:date="2026-01-01T00:00:00Z">
        <w:r>
          <w:t xml:space="preserve">For the same</w:t>
        </w:r>
      </w:ins>
      <w:ins w:id="6990" w:author="PR Preview" w:date="2026-01-01T00:00:00Z">
        <w:r>
          <w:t xml:space="preserve"> </w:t>
        </w:r>
      </w:ins>
      <m:oMath>
        <m:r>
          <m:rPr>
            <m:sty m:val="bi"/>
          </m:rPr>
          <m:t>A</m:t>
        </m:r>
      </m:oMath>
      <w:ins w:id="6991" w:author="PR Preview" w:date="2026-01-01T00:00:00Z">
        <w:r>
          <w:t xml:space="preserve">,</w:t>
        </w:r>
      </w:ins>
      <w:ins w:id="6992" w:author="PR Preview" w:date="2026-01-01T00:00:00Z">
        <w:r>
          <w:t xml:space="preserve"> </w:t>
        </w:r>
      </w:ins>
      <m:oMath>
        <m:r>
          <m:rPr>
            <m:sty m:val="p"/>
          </m:rPr>
          <m:t>(</m:t>
        </m:r>
        <m:r>
          <m:t>1</m:t>
        </m:r>
        <m:r>
          <m:rPr>
            <m:sty m:val="p"/>
          </m:rPr>
          <m:t>,</m:t>
        </m:r>
        <m:r>
          <m:t>0</m:t>
        </m:r>
        <m:r>
          <m:rPr>
            <m:sty m:val="p"/>
          </m:rPr>
          <m:t>)</m:t>
        </m:r>
      </m:oMath>
      <w:ins w:id="6993" w:author="PR Preview" w:date="2026-01-01T00:00:00Z">
        <w:r>
          <w:t xml:space="preserve"> </w:t>
        </w:r>
      </w:ins>
      <w:ins w:id="6994" w:author="PR Preview" w:date="2026-01-01T00:00:00Z">
        <w:r>
          <w:t xml:space="preserve">is not an eigenvector:</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7"/>
    <w:bookmarkStart w:id="439"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8">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tip.png" id="441"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2"/>
              </w:numPr>
            </w:pPr>
            <w:hyperlink r:id="rId44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43" w:name="thm-spectral"/>
    <w:p>
      <w:pPr>
        <w:pStyle w:val="FirstParagraph"/>
      </w:pPr>
      <w:del w:id="6995" w:author="PR Preview" w:date="2026-01-01T00:00:00Z">
        <w:r>
          <w:rPr>
            <w:b/>
            <w:bCs/>
          </w:rPr>
          <w:delText xml:space="preserve">Theorem 70 (Spectral theorem for symmetric matrices)</w:delText>
        </w:r>
      </w:del>
      <w:del w:id="6996" w:author="PR Preview" w:date="2026-01-01T00:00:00Z">
        <w:r>
          <w:delText xml:space="preserve"> </w:delText>
        </w:r>
      </w:del>
      <w:del w:id="6997" w:author="PR Preview" w:date="2026-01-01T00:00:00Z">
        <w:r>
          <w:delText xml:space="preserve">If</w:delText>
        </w:r>
      </w:del>
      <w:del w:id="6998" w:author="PR Preview" w:date="2026-01-01T00:00:00Z">
        <w:r>
          <w:delText xml:space="preserve"> </w:delText>
        </w:r>
      </w:del>
      <m:oMath>
        <m:r>
          <m:rPr>
            <m:sty m:val="bi"/>
          </m:rPr>
          <m:t>A</m:t>
        </m:r>
      </m:oMath>
      <w:del w:id="6999" w:author="PR Preview" w:date="2026-01-01T00:00:00Z">
        <w:r>
          <w:delText xml:space="preserve"> </w:delText>
        </w:r>
      </w:del>
      <w:del w:id="7000" w:author="PR Preview" w:date="2026-01-01T00:00:00Z">
        <w:r>
          <w:delText xml:space="preserve">is a</w:delText>
        </w:r>
      </w:del>
      <w:del w:id="7001" w:author="PR Preview" w:date="2026-01-01T00:00:00Z">
        <w:r>
          <w:delText xml:space="preserve"> </w:delText>
        </w:r>
      </w:del>
      <m:oMath>
        <m:r>
          <m:t>p</m:t>
        </m:r>
        <m:r>
          <m:rPr>
            <m:sty m:val="p"/>
          </m:rPr>
          <m:t>×</m:t>
        </m:r>
        <m:r>
          <m:t>p</m:t>
        </m:r>
      </m:oMath>
      <w:del w:id="7002" w:author="PR Preview" w:date="2026-01-01T00:00:00Z">
        <w:r>
          <w:delText xml:space="preserve"> </w:delText>
        </w:r>
      </w:del>
      <w:del w:id="7003" w:author="PR Preview" w:date="2026-01-01T00:00:00Z">
        <w:r>
          <w:delText xml:space="preserve">symmetric matrix (</w:delText>
        </w:r>
      </w:del>
      <w:hyperlink w:anchor="def-symmetric-matrix">
        <w:del w:id="7004" w:author="PR Preview" w:date="2026-01-01T00:00:00Z">
          <w:r>
            <w:rPr>
              <w:rStyle w:val="Hyperlink"/>
            </w:rPr>
            <w:delText xml:space="preserve">Definition 69</w:delText>
          </w:r>
        </w:del>
      </w:hyperlink>
      <w:del w:id="7005" w:author="PR Preview" w:date="2026-01-01T00:00:00Z">
        <w:r>
          <w:delText xml:space="preserve">)</w:delText>
        </w:r>
      </w:del>
      <w:del w:id="7006" w:author="PR Preview" w:date="2026-01-01T00:00:00Z">
        <w:r>
          <w:delText xml:space="preserve"> </w:delText>
        </w:r>
      </w:del>
      <w:del w:id="7007" w:author="PR Preview" w:date="2026-01-01T00:00:00Z">
        <w:r>
          <w:delText xml:space="preserve">with real entries,</w:delText>
        </w:r>
      </w:del>
      <w:del w:id="7008" w:author="PR Preview" w:date="2026-01-01T00:00:00Z">
        <w:r>
          <w:delText xml:space="preserve"> </w:delText>
        </w:r>
      </w:del>
      <w:del w:id="7009" w:author="PR Preview" w:date="2026-01-01T00:00:00Z">
        <w:r>
          <w:delText xml:space="preserve">then there are a</w:delText>
        </w:r>
      </w:del>
      <w:del w:id="7010" w:author="PR Preview" w:date="2026-01-01T00:00:00Z">
        <w:r>
          <w:delText xml:space="preserve"> </w:delText>
        </w:r>
      </w:del>
      <m:oMath>
        <m:r>
          <m:t>p</m:t>
        </m:r>
        <m:r>
          <m:rPr>
            <m:sty m:val="p"/>
          </m:rPr>
          <m:t>×</m:t>
        </m:r>
        <m:r>
          <m:t>p</m:t>
        </m:r>
      </m:oMath>
      <w:del w:id="7011" w:author="PR Preview" w:date="2026-01-01T00:00:00Z">
        <w:r>
          <w:delText xml:space="preserve"> </w:delText>
        </w:r>
      </w:del>
      <w:del w:id="7012" w:author="PR Preview" w:date="2026-01-01T00:00:00Z">
        <w:r>
          <w:delText xml:space="preserve">orthogonal matrix</w:delText>
        </w:r>
      </w:del>
      <w:del w:id="7013" w:author="PR Preview" w:date="2026-01-01T00:00:00Z">
        <w:r>
          <w:delText xml:space="preserve"> </w:delText>
        </w:r>
      </w:del>
      <m:oMath>
        <m:r>
          <m:rPr>
            <m:sty m:val="bi"/>
          </m:rPr>
          <m:t>Q</m:t>
        </m:r>
      </m:oMath>
      <w:del w:id="7014" w:author="PR Preview" w:date="2026-01-01T00:00:00Z">
        <w:r>
          <w:delText xml:space="preserve"> </w:delText>
        </w:r>
      </w:del>
      <w:del w:id="7015" w:author="PR Preview" w:date="2026-01-01T00:00:00Z">
        <w:r>
          <w:delText xml:space="preserve">(</w:delText>
        </w:r>
      </w:del>
      <w:hyperlink w:anchor="def-orthogonal-matrix">
        <w:del w:id="7016" w:author="PR Preview" w:date="2026-01-01T00:00:00Z">
          <w:r>
            <w:rPr>
              <w:rStyle w:val="Hyperlink"/>
            </w:rPr>
            <w:delText xml:space="preserve">Definition 76</w:delText>
          </w:r>
        </w:del>
      </w:hyperlink>
      <w:del w:id="7017" w:author="PR Preview" w:date="2026-01-01T00:00:00Z">
        <w:r>
          <w:delText xml:space="preserve">)</w:delText>
        </w:r>
      </w:del>
      <w:del w:id="7018" w:author="PR Preview" w:date="2026-01-01T00:00:00Z">
        <w:r>
          <w:delText xml:space="preserve"> </w:delText>
        </w:r>
      </w:del>
      <w:del w:id="7019" w:author="PR Preview" w:date="2026-01-01T00:00:00Z">
        <w:r>
          <w:delText xml:space="preserve">and a</w:delText>
        </w:r>
      </w:del>
      <w:del w:id="7020" w:author="PR Preview" w:date="2026-01-01T00:00:00Z">
        <w:r>
          <w:delText xml:space="preserve"> </w:delText>
        </w:r>
      </w:del>
      <m:oMath>
        <m:r>
          <m:t>p</m:t>
        </m:r>
        <m:r>
          <m:rPr>
            <m:sty m:val="p"/>
          </m:rPr>
          <m:t>×</m:t>
        </m:r>
        <m:r>
          <m:t>p</m:t>
        </m:r>
      </m:oMath>
      <w:del w:id="7021" w:author="PR Preview" w:date="2026-01-01T00:00:00Z">
        <w:r>
          <w:delText xml:space="preserve"> </w:delText>
        </w:r>
      </w:del>
      <w:del w:id="7022" w:author="PR Preview" w:date="2026-01-01T00:00:00Z">
        <w:r>
          <w:delText xml:space="preserve">diagonal matrix</w:delText>
        </w:r>
      </w:del>
      <w:del w:id="7023" w:author="PR Preview" w:date="2026-01-01T00:00:00Z">
        <w:r>
          <w:delText xml:space="preserve"> </w:delText>
        </w:r>
      </w:del>
      <m:oMath>
        <m:r>
          <m:rPr>
            <m:sty m:val="b"/>
          </m:rPr>
          <m:t>Λ</m:t>
        </m:r>
      </m:oMath>
      <w:del w:id="7024" w:author="PR Preview" w:date="2026-01-01T00:00:00Z">
        <w:r>
          <w:delText xml:space="preserve"> </w:delText>
        </w:r>
      </w:del>
      <w:del w:id="7025" w:author="PR Preview" w:date="2026-01-01T00:00:00Z">
        <w:r>
          <w:delText xml:space="preserve">(</w:delText>
        </w:r>
      </w:del>
      <w:hyperlink w:anchor="def-diagonal-matrix">
        <w:del w:id="7026" w:author="PR Preview" w:date="2026-01-01T00:00:00Z">
          <w:r>
            <w:rPr>
              <w:rStyle w:val="Hyperlink"/>
            </w:rPr>
            <w:delText xml:space="preserve">Definition 70</w:delText>
          </w:r>
        </w:del>
      </w:hyperlink>
      <w:del w:id="7027" w:author="PR Preview" w:date="2026-01-01T00:00:00Z">
        <w:r>
          <w:delText xml:space="preserve">)</w:delText>
        </w:r>
      </w:del>
      <w:del w:id="7028" w:author="PR Preview" w:date="2026-01-01T00:00:00Z">
        <w:r>
          <w:delText xml:space="preserve"> </w:delText>
        </w:r>
      </w:del>
      <w:del w:id="7029" w:author="PR Preview" w:date="2026-01-01T00:00:00Z">
        <w:r>
          <w:delText xml:space="preserve">with real diagonal entries</w:delText>
        </w:r>
      </w:del>
      <w:del w:id="7030"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7031" w:author="PR Preview" w:date="2026-01-01T00:00:00Z">
        <w:r>
          <w:delText xml:space="preserve"> </w:delText>
        </w:r>
      </w:del>
      <w:del w:id="7032" w:author="PR Preview" w:date="2026-01-01T00:00:00Z">
        <w:r>
          <w:delText xml:space="preserve">such that</w:delText>
        </w:r>
      </w:del>
    </w:p>
    <w:p>
      <w:pPr>
        <w:pStyle w:val="FirstParagraph"/>
      </w:pPr>
      <w:ins w:id="7033" w:author="PR Preview" w:date="2026-01-01T00:00:00Z">
        <w:r>
          <w:rPr>
            <w:b/>
            <w:bCs/>
          </w:rPr>
          <w:t xml:space="preserve">Theorem 72 (Spectral theorem for symmetric matrices)</w:t>
        </w:r>
      </w:ins>
      <w:ins w:id="7034" w:author="PR Preview" w:date="2026-01-01T00:00:00Z">
        <w:r>
          <w:t xml:space="preserve"> </w:t>
        </w:r>
      </w:ins>
      <w:ins w:id="7035" w:author="PR Preview" w:date="2026-01-01T00:00:00Z">
        <w:r>
          <w:t xml:space="preserve">If</w:t>
        </w:r>
      </w:ins>
      <w:ins w:id="7036" w:author="PR Preview" w:date="2026-01-01T00:00:00Z">
        <w:r>
          <w:t xml:space="preserve"> </w:t>
        </w:r>
      </w:ins>
      <m:oMath>
        <m:r>
          <m:rPr>
            <m:sty m:val="bi"/>
          </m:rPr>
          <m:t>A</m:t>
        </m:r>
      </m:oMath>
      <w:ins w:id="7037" w:author="PR Preview" w:date="2026-01-01T00:00:00Z">
        <w:r>
          <w:t xml:space="preserve"> </w:t>
        </w:r>
      </w:ins>
      <w:ins w:id="7038" w:author="PR Preview" w:date="2026-01-01T00:00:00Z">
        <w:r>
          <w:t xml:space="preserve">is a</w:t>
        </w:r>
      </w:ins>
      <w:ins w:id="7039" w:author="PR Preview" w:date="2026-01-01T00:00:00Z">
        <w:r>
          <w:t xml:space="preserve"> </w:t>
        </w:r>
      </w:ins>
      <m:oMath>
        <m:r>
          <m:t>p</m:t>
        </m:r>
        <m:r>
          <m:rPr>
            <m:sty m:val="p"/>
          </m:rPr>
          <m:t>×</m:t>
        </m:r>
        <m:r>
          <m:t>p</m:t>
        </m:r>
      </m:oMath>
      <w:ins w:id="7040" w:author="PR Preview" w:date="2026-01-01T00:00:00Z">
        <w:r>
          <w:t xml:space="preserve"> </w:t>
        </w:r>
      </w:ins>
      <w:ins w:id="7041" w:author="PR Preview" w:date="2026-01-01T00:00:00Z">
        <w:r>
          <w:t xml:space="preserve">symmetric matrix (</w:t>
        </w:r>
      </w:ins>
      <w:hyperlink w:anchor="def-symmetric-matrix">
        <w:ins w:id="7042" w:author="PR Preview" w:date="2026-01-01T00:00:00Z">
          <w:r>
            <w:rPr>
              <w:rStyle w:val="Hyperlink"/>
            </w:rPr>
            <w:t xml:space="preserve">Definition 69</w:t>
          </w:r>
        </w:ins>
      </w:hyperlink>
      <w:ins w:id="7043" w:author="PR Preview" w:date="2026-01-01T00:00:00Z">
        <w:r>
          <w:t xml:space="preserve">)</w:t>
        </w:r>
      </w:ins>
      <w:ins w:id="7044" w:author="PR Preview" w:date="2026-01-01T00:00:00Z">
        <w:r>
          <w:t xml:space="preserve"> </w:t>
        </w:r>
      </w:ins>
      <w:ins w:id="7045" w:author="PR Preview" w:date="2026-01-01T00:00:00Z">
        <w:r>
          <w:t xml:space="preserve">with real entries,</w:t>
        </w:r>
      </w:ins>
      <w:ins w:id="7046" w:author="PR Preview" w:date="2026-01-01T00:00:00Z">
        <w:r>
          <w:t xml:space="preserve"> </w:t>
        </w:r>
      </w:ins>
      <w:ins w:id="7047" w:author="PR Preview" w:date="2026-01-01T00:00:00Z">
        <w:r>
          <w:t xml:space="preserve">then there are a</w:t>
        </w:r>
      </w:ins>
      <w:ins w:id="7048" w:author="PR Preview" w:date="2026-01-01T00:00:00Z">
        <w:r>
          <w:t xml:space="preserve"> </w:t>
        </w:r>
      </w:ins>
      <m:oMath>
        <m:r>
          <m:t>p</m:t>
        </m:r>
        <m:r>
          <m:rPr>
            <m:sty m:val="p"/>
          </m:rPr>
          <m:t>×</m:t>
        </m:r>
        <m:r>
          <m:t>p</m:t>
        </m:r>
      </m:oMath>
      <w:ins w:id="7049" w:author="PR Preview" w:date="2026-01-01T00:00:00Z">
        <w:r>
          <w:t xml:space="preserve"> </w:t>
        </w:r>
      </w:ins>
      <w:ins w:id="7050" w:author="PR Preview" w:date="2026-01-01T00:00:00Z">
        <w:r>
          <w:t xml:space="preserve">orthogonal matrix</w:t>
        </w:r>
      </w:ins>
      <w:ins w:id="7051" w:author="PR Preview" w:date="2026-01-01T00:00:00Z">
        <w:r>
          <w:t xml:space="preserve"> </w:t>
        </w:r>
      </w:ins>
      <m:oMath>
        <m:r>
          <m:rPr>
            <m:sty m:val="bi"/>
          </m:rPr>
          <m:t>Q</m:t>
        </m:r>
      </m:oMath>
      <w:ins w:id="7052" w:author="PR Preview" w:date="2026-01-01T00:00:00Z">
        <w:r>
          <w:t xml:space="preserve"> </w:t>
        </w:r>
      </w:ins>
      <w:ins w:id="7053" w:author="PR Preview" w:date="2026-01-01T00:00:00Z">
        <w:r>
          <w:t xml:space="preserve">(</w:t>
        </w:r>
      </w:ins>
      <w:hyperlink w:anchor="def-orthogonal-matrix">
        <w:ins w:id="7054" w:author="PR Preview" w:date="2026-01-01T00:00:00Z">
          <w:r>
            <w:rPr>
              <w:rStyle w:val="Hyperlink"/>
            </w:rPr>
            <w:t xml:space="preserve">Definition 76</w:t>
          </w:r>
        </w:ins>
      </w:hyperlink>
      <w:ins w:id="7055" w:author="PR Preview" w:date="2026-01-01T00:00:00Z">
        <w:r>
          <w:t xml:space="preserve">)</w:t>
        </w:r>
      </w:ins>
      <w:ins w:id="7056" w:author="PR Preview" w:date="2026-01-01T00:00:00Z">
        <w:r>
          <w:t xml:space="preserve"> </w:t>
        </w:r>
      </w:ins>
      <w:ins w:id="7057" w:author="PR Preview" w:date="2026-01-01T00:00:00Z">
        <w:r>
          <w:t xml:space="preserve">and a</w:t>
        </w:r>
      </w:ins>
      <w:ins w:id="7058" w:author="PR Preview" w:date="2026-01-01T00:00:00Z">
        <w:r>
          <w:t xml:space="preserve"> </w:t>
        </w:r>
      </w:ins>
      <m:oMath>
        <m:r>
          <m:t>p</m:t>
        </m:r>
        <m:r>
          <m:rPr>
            <m:sty m:val="p"/>
          </m:rPr>
          <m:t>×</m:t>
        </m:r>
        <m:r>
          <m:t>p</m:t>
        </m:r>
      </m:oMath>
      <w:ins w:id="7059" w:author="PR Preview" w:date="2026-01-01T00:00:00Z">
        <w:r>
          <w:t xml:space="preserve"> </w:t>
        </w:r>
      </w:ins>
      <w:ins w:id="7060" w:author="PR Preview" w:date="2026-01-01T00:00:00Z">
        <w:r>
          <w:t xml:space="preserve">diagonal matrix</w:t>
        </w:r>
      </w:ins>
      <w:ins w:id="7061" w:author="PR Preview" w:date="2026-01-01T00:00:00Z">
        <w:r>
          <w:t xml:space="preserve"> </w:t>
        </w:r>
      </w:ins>
      <m:oMath>
        <m:r>
          <m:rPr>
            <m:sty m:val="b"/>
          </m:rPr>
          <m:t>Λ</m:t>
        </m:r>
      </m:oMath>
      <w:ins w:id="7062" w:author="PR Preview" w:date="2026-01-01T00:00:00Z">
        <w:r>
          <w:t xml:space="preserve"> </w:t>
        </w:r>
      </w:ins>
      <w:ins w:id="7063" w:author="PR Preview" w:date="2026-01-01T00:00:00Z">
        <w:r>
          <w:t xml:space="preserve">(</w:t>
        </w:r>
      </w:ins>
      <w:hyperlink w:anchor="def-diagonal-matrix">
        <w:ins w:id="7064" w:author="PR Preview" w:date="2026-01-01T00:00:00Z">
          <w:r>
            <w:rPr>
              <w:rStyle w:val="Hyperlink"/>
            </w:rPr>
            <w:t xml:space="preserve">Definition 70</w:t>
          </w:r>
        </w:ins>
      </w:hyperlink>
      <w:ins w:id="7065" w:author="PR Preview" w:date="2026-01-01T00:00:00Z">
        <w:r>
          <w:t xml:space="preserve">)</w:t>
        </w:r>
      </w:ins>
      <w:ins w:id="7066" w:author="PR Preview" w:date="2026-01-01T00:00:00Z">
        <w:r>
          <w:t xml:space="preserve"> </w:t>
        </w:r>
      </w:ins>
      <w:ins w:id="7067" w:author="PR Preview" w:date="2026-01-01T00:00:00Z">
        <w:r>
          <w:t xml:space="preserve">with real diagonal entries</w:t>
        </w:r>
      </w:ins>
      <w:ins w:id="7068"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7069" w:author="PR Preview" w:date="2026-01-01T00:00:00Z">
        <w:r>
          <w:t xml:space="preserve"> </w:t>
        </w:r>
      </w:ins>
      <w:ins w:id="7070"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43"/>
    <w:bookmarkStart w:id="444"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del w:id="7071" w:author="PR Preview" w:date="2026-01-01T00:00:00Z">
        <w:r>
          <w:delText xml:space="preserve">a diagonal matrix with the eigenvalues</w:delText>
        </w:r>
      </w:del>
      <w:del w:id="7072" w:author="PR Preview" w:date="2026-01-01T00:00:00Z">
        <w:r>
          <w:delText xml:space="preserve"> </w:delText>
        </w:r>
      </w:del>
      <m:oMath>
        <m:r>
          <m:t>3</m:t>
        </m:r>
      </m:oMath>
      <w:del w:id="7073" w:author="PR Preview" w:date="2026-01-01T00:00:00Z">
        <w:r>
          <w:delText xml:space="preserve"> </w:delText>
        </w:r>
      </w:del>
      <w:del w:id="7074" w:author="PR Preview" w:date="2026-01-01T00:00:00Z">
        <w:r>
          <w:delText xml:space="preserve">and</w:delText>
        </w:r>
      </w:del>
      <w:del w:id="7075" w:author="PR Preview" w:date="2026-01-01T00:00:00Z">
        <w:r>
          <w:delText xml:space="preserve"> </w:delText>
        </w:r>
      </w:del>
      <m:oMath>
        <m:r>
          <m:t>1</m:t>
        </m:r>
      </m:oMath>
      <w:del w:id="7076" w:author="PR Preview" w:date="2026-01-01T00:00:00Z">
        <w:r>
          <w:delText xml:space="preserve"> </w:delText>
        </w:r>
      </w:del>
      <w:del w:id="7077" w:author="PR Preview" w:date="2026-01-01T00:00:00Z">
        <w:r>
          <w:delText xml:space="preserve">of</w:delText>
        </w:r>
      </w:del>
      <w:del w:id="7078" w:author="PR Preview" w:date="2026-01-01T00:00:00Z">
        <w:r>
          <w:delText xml:space="preserve"> </w:delText>
        </w:r>
      </w:del>
      <m:oMath>
        <m:r>
          <m:rPr>
            <m:sty m:val="bi"/>
          </m:rPr>
          <m:t>A</m:t>
        </m:r>
      </m:oMath>
      <w:del w:id="7079" w:author="PR Preview" w:date="2026-01-01T00:00:00Z">
        <w:r>
          <w:delText xml:space="preserve"> </w:delText>
        </w:r>
      </w:del>
      <w:del w:id="7080" w:author="PR Preview" w:date="2026-01-01T00:00:00Z">
        <w:r>
          <w:delText xml:space="preserve">from</w:delText>
        </w:r>
      </w:del>
      <w:del w:id="7081" w:author="PR Preview" w:date="2026-01-01T00:00:00Z">
        <w:r>
          <w:delText xml:space="preserve"> </w:delText>
        </w:r>
      </w:del>
      <w:hyperlink w:anchor="exm-eigenvalue">
        <w:del w:id="7082" w:author="PR Preview" w:date="2026-01-01T00:00:00Z">
          <w:r>
            <w:rPr>
              <w:rStyle w:val="Hyperlink"/>
            </w:rPr>
            <w:delText xml:space="preserve">Example 135</w:delText>
          </w:r>
        </w:del>
      </w:hyperlink>
      <w:del w:id="7083" w:author="PR Preview" w:date="2026-01-01T00:00:00Z">
        <w:r>
          <w:delText xml:space="preserve"> </w:delText>
        </w:r>
      </w:del>
      <w:del w:id="7084" w:author="PR Preview" w:date="2026-01-01T00:00:00Z">
        <w:r>
          <w:delText xml:space="preserve">on its diagonal.</w:delText>
        </w:r>
      </w:del>
    </w:p>
    <w:p>
      <w:pPr>
        <w:pStyle w:val="FirstParagraph"/>
      </w:pPr>
      <w:ins w:id="7085" w:author="PR Preview" w:date="2026-01-01T00:00:00Z">
        <w:r>
          <w:t xml:space="preserve">a diagonal matrix with the eigenvalues</w:t>
        </w:r>
      </w:ins>
      <w:ins w:id="7086" w:author="PR Preview" w:date="2026-01-01T00:00:00Z">
        <w:r>
          <w:t xml:space="preserve"> </w:t>
        </w:r>
      </w:ins>
      <m:oMath>
        <m:r>
          <m:t>3</m:t>
        </m:r>
      </m:oMath>
      <w:ins w:id="7087" w:author="PR Preview" w:date="2026-01-01T00:00:00Z">
        <w:r>
          <w:t xml:space="preserve"> </w:t>
        </w:r>
      </w:ins>
      <w:ins w:id="7088" w:author="PR Preview" w:date="2026-01-01T00:00:00Z">
        <w:r>
          <w:t xml:space="preserve">and</w:t>
        </w:r>
      </w:ins>
      <w:ins w:id="7089" w:author="PR Preview" w:date="2026-01-01T00:00:00Z">
        <w:r>
          <w:t xml:space="preserve"> </w:t>
        </w:r>
      </w:ins>
      <m:oMath>
        <m:r>
          <m:t>1</m:t>
        </m:r>
      </m:oMath>
      <w:ins w:id="7090" w:author="PR Preview" w:date="2026-01-01T00:00:00Z">
        <w:r>
          <w:t xml:space="preserve"> </w:t>
        </w:r>
      </w:ins>
      <w:ins w:id="7091" w:author="PR Preview" w:date="2026-01-01T00:00:00Z">
        <w:r>
          <w:t xml:space="preserve">of</w:t>
        </w:r>
      </w:ins>
      <w:ins w:id="7092" w:author="PR Preview" w:date="2026-01-01T00:00:00Z">
        <w:r>
          <w:t xml:space="preserve"> </w:t>
        </w:r>
      </w:ins>
      <m:oMath>
        <m:r>
          <m:rPr>
            <m:sty m:val="bi"/>
          </m:rPr>
          <m:t>A</m:t>
        </m:r>
      </m:oMath>
      <w:ins w:id="7093" w:author="PR Preview" w:date="2026-01-01T00:00:00Z">
        <w:r>
          <w:t xml:space="preserve"> </w:t>
        </w:r>
      </w:ins>
      <w:ins w:id="7094" w:author="PR Preview" w:date="2026-01-01T00:00:00Z">
        <w:r>
          <w:t xml:space="preserve">from</w:t>
        </w:r>
      </w:ins>
      <w:ins w:id="7095" w:author="PR Preview" w:date="2026-01-01T00:00:00Z">
        <w:r>
          <w:t xml:space="preserve"> </w:t>
        </w:r>
      </w:ins>
      <w:hyperlink w:anchor="exm-eigenvalue">
        <w:ins w:id="7096" w:author="PR Preview" w:date="2026-01-01T00:00:00Z">
          <w:r>
            <w:rPr>
              <w:rStyle w:val="Hyperlink"/>
            </w:rPr>
            <w:t xml:space="preserve">Example 137</w:t>
          </w:r>
        </w:ins>
      </w:hyperlink>
      <w:ins w:id="7097" w:author="PR Preview" w:date="2026-01-01T00:00:00Z">
        <w:r>
          <w:t xml:space="preserve"> </w:t>
        </w:r>
      </w:ins>
      <w:ins w:id="7098" w:author="PR Preview" w:date="2026-01-01T00:00:00Z">
        <w:r>
          <w:t xml:space="preserve">on its diagonal.</w:t>
        </w:r>
      </w:ins>
    </w:p>
    <w:bookmarkEnd w:id="444"/>
    <w:bookmarkStart w:id="445"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del w:id="7099" w:author="PR Preview" w:date="2026-01-01T00:00:00Z">
        <w:r>
          <w:delText xml:space="preserve">with</w:delText>
        </w:r>
      </w:del>
      <w:del w:id="7100" w:author="PR Preview" w:date="2026-01-01T00:00:00Z">
        <w:r>
          <w:delText xml:space="preserve"> </w:delText>
        </w:r>
      </w:del>
      <m:oMath>
        <m:r>
          <m:rPr>
            <m:sty m:val="bi"/>
          </m:rPr>
          <m:t>Q</m:t>
        </m:r>
      </m:oMath>
      <w:del w:id="7101" w:author="PR Preview" w:date="2026-01-01T00:00:00Z">
        <w:r>
          <w:delText xml:space="preserve"> </w:delText>
        </w:r>
      </w:del>
      <w:del w:id="7102" w:author="PR Preview" w:date="2026-01-01T00:00:00Z">
        <w:r>
          <w:delText xml:space="preserve">a</w:delText>
        </w:r>
      </w:del>
      <w:del w:id="7103" w:author="PR Preview" w:date="2026-01-01T00:00:00Z">
        <w:r>
          <w:delText xml:space="preserve"> </w:delText>
        </w:r>
      </w:del>
      <m:oMath>
        <m:r>
          <m:t>p</m:t>
        </m:r>
        <m:r>
          <m:rPr>
            <m:sty m:val="p"/>
          </m:rPr>
          <m:t>×</m:t>
        </m:r>
        <m:r>
          <m:t>p</m:t>
        </m:r>
      </m:oMath>
      <w:del w:id="7104" w:author="PR Preview" w:date="2026-01-01T00:00:00Z">
        <w:r>
          <w:delText xml:space="preserve"> </w:delText>
        </w:r>
      </w:del>
      <w:del w:id="7105" w:author="PR Preview" w:date="2026-01-01T00:00:00Z">
        <w:r>
          <w:delText xml:space="preserve">orthogonal matrix (</w:delText>
        </w:r>
      </w:del>
      <w:hyperlink w:anchor="def-orthogonal-matrix">
        <w:del w:id="7106" w:author="PR Preview" w:date="2026-01-01T00:00:00Z">
          <w:r>
            <w:rPr>
              <w:rStyle w:val="Hyperlink"/>
            </w:rPr>
            <w:delText xml:space="preserve">Definition 76</w:delText>
          </w:r>
        </w:del>
      </w:hyperlink>
      <w:del w:id="7107" w:author="PR Preview" w:date="2026-01-01T00:00:00Z">
        <w:r>
          <w:delText xml:space="preserve">)</w:delText>
        </w:r>
      </w:del>
      <w:del w:id="7108" w:author="PR Preview" w:date="2026-01-01T00:00:00Z">
        <w:r>
          <w:delText xml:space="preserve"> </w:delText>
        </w:r>
      </w:del>
      <w:del w:id="7109" w:author="PR Preview" w:date="2026-01-01T00:00:00Z">
        <w:r>
          <w:delText xml:space="preserve">and</w:delText>
        </w:r>
      </w:del>
      <w:del w:id="7110" w:author="PR Preview" w:date="2026-01-01T00:00:00Z">
        <w:r>
          <w:delText xml:space="preserve"> </w:delText>
        </w:r>
      </w:del>
      <m:oMath>
        <m:r>
          <m:rPr>
            <m:sty m:val="b"/>
          </m:rPr>
          <m:t>Λ</m:t>
        </m:r>
      </m:oMath>
      <w:del w:id="7111" w:author="PR Preview" w:date="2026-01-01T00:00:00Z">
        <w:r>
          <w:delText xml:space="preserve"> </w:delText>
        </w:r>
      </w:del>
      <w:del w:id="7112" w:author="PR Preview" w:date="2026-01-01T00:00:00Z">
        <w:r>
          <w:delText xml:space="preserve">a</w:delText>
        </w:r>
      </w:del>
      <w:del w:id="7113" w:author="PR Preview" w:date="2026-01-01T00:00:00Z">
        <w:r>
          <w:delText xml:space="preserve"> </w:delText>
        </w:r>
      </w:del>
      <m:oMath>
        <m:r>
          <m:t>p</m:t>
        </m:r>
        <m:r>
          <m:rPr>
            <m:sty m:val="p"/>
          </m:rPr>
          <m:t>×</m:t>
        </m:r>
        <m:r>
          <m:t>p</m:t>
        </m:r>
      </m:oMath>
      <w:del w:id="7114" w:author="PR Preview" w:date="2026-01-01T00:00:00Z">
        <w:r>
          <w:delText xml:space="preserve"> </w:delText>
        </w:r>
      </w:del>
      <w:del w:id="7115" w:author="PR Preview" w:date="2026-01-01T00:00:00Z">
        <w:r>
          <w:delText xml:space="preserve">diagonal matrix (</w:delText>
        </w:r>
      </w:del>
      <w:hyperlink w:anchor="def-diagonal-matrix">
        <w:del w:id="7116" w:author="PR Preview" w:date="2026-01-01T00:00:00Z">
          <w:r>
            <w:rPr>
              <w:rStyle w:val="Hyperlink"/>
            </w:rPr>
            <w:delText xml:space="preserve">Definition 70</w:delText>
          </w:r>
        </w:del>
      </w:hyperlink>
      <w:del w:id="7117" w:author="PR Preview" w:date="2026-01-01T00:00:00Z">
        <w:r>
          <w:delText xml:space="preserve">).</w:delText>
        </w:r>
      </w:del>
      <w:del w:id="7118" w:author="PR Preview" w:date="2026-01-01T00:00:00Z">
        <w:r>
          <w:delText xml:space="preserve"> </w:delText>
        </w:r>
      </w:del>
      <w:hyperlink w:anchor="thm-spectral">
        <w:del w:id="7119" w:author="PR Preview" w:date="2026-01-01T00:00:00Z">
          <w:r>
            <w:rPr>
              <w:rStyle w:val="Hyperlink"/>
            </w:rPr>
            <w:delText xml:space="preserve">Theorem 70</w:delText>
          </w:r>
        </w:del>
      </w:hyperlink>
      <w:del w:id="7120" w:author="PR Preview" w:date="2026-01-01T00:00:00Z">
        <w:r>
          <w:delText xml:space="preserve"> </w:delText>
        </w:r>
      </w:del>
      <w:del w:id="7121" w:author="PR Preview" w:date="2026-01-01T00:00:00Z">
        <w:r>
          <w:delText xml:space="preserve">says that every such</w:delText>
        </w:r>
      </w:del>
      <w:del w:id="7122" w:author="PR Preview" w:date="2026-01-01T00:00:00Z">
        <w:r>
          <w:delText xml:space="preserve"> </w:delText>
        </w:r>
      </w:del>
      <m:oMath>
        <m:r>
          <m:rPr>
            <m:sty m:val="bi"/>
          </m:rPr>
          <m:t>A</m:t>
        </m:r>
      </m:oMath>
      <w:del w:id="7123" w:author="PR Preview" w:date="2026-01-01T00:00:00Z">
        <w:r>
          <w:delText xml:space="preserve"> </w:delText>
        </w:r>
      </w:del>
      <w:del w:id="7124" w:author="PR Preview" w:date="2026-01-01T00:00:00Z">
        <w:r>
          <w:delText xml:space="preserve">has one.</w:delText>
        </w:r>
      </w:del>
    </w:p>
    <w:p>
      <w:pPr>
        <w:pStyle w:val="BodyText"/>
      </w:pPr>
      <w:del w:id="7125" w:author="PR Preview" w:date="2026-01-01T00:00:00Z">
        <w:r>
          <w:rPr>
            <w:b/>
            <w:bCs/>
          </w:rPr>
          <w:delText xml:space="preserve">Example 137 (An eigendecomposition of a</w:delText>
        </w:r>
      </w:del>
      <w:del w:id="7126" w:author="PR Preview" w:date="2026-01-01T00:00:00Z">
        <w:r>
          <w:rPr>
            <w:b/>
            <w:bCs/>
          </w:rPr>
          <w:delText xml:space="preserve"> </w:delText>
        </w:r>
      </w:del>
      <m:oMath>
        <m:r>
          <m:t>2</m:t>
        </m:r>
        <m:r>
          <m:rPr>
            <m:sty m:val="p"/>
          </m:rPr>
          <m:t>×</m:t>
        </m:r>
        <m:r>
          <m:t>2</m:t>
        </m:r>
      </m:oMath>
      <w:del w:id="7127" w:author="PR Preview" w:date="2026-01-01T00:00:00Z">
        <w:r>
          <w:rPr>
            <w:b/>
            <w:bCs/>
          </w:rPr>
          <w:delText xml:space="preserve"> </w:delText>
        </w:r>
      </w:del>
      <w:del w:id="7128" w:author="PR Preview" w:date="2026-01-01T00:00:00Z">
        <w:r>
          <w:rPr>
            <w:b/>
            <w:bCs/>
          </w:rPr>
          <w:delText xml:space="preserve">symmetric matrix)</w:delText>
        </w:r>
      </w:del>
      <w:del w:id="7129" w:author="PR Preview" w:date="2026-01-01T00:00:00Z">
        <w:r>
          <w:delText xml:space="preserve"> </w:delText>
        </w:r>
      </w:del>
      <w:del w:id="7130" w:author="PR Preview" w:date="2026-01-01T00:00:00Z">
        <w:r>
          <w:delText xml:space="preserve">For</w:delText>
        </w:r>
      </w:del>
      <w:del w:id="713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132" w:author="PR Preview" w:date="2026-01-01T00:00:00Z">
        <w:r>
          <w:delText xml:space="preserve">,</w:delText>
        </w:r>
      </w:del>
      <w:del w:id="7133" w:author="PR Preview" w:date="2026-01-01T00:00:00Z">
        <w:r>
          <w:delText xml:space="preserve"> </w:delText>
        </w:r>
      </w:del>
      <w:hyperlink w:anchor="exm-eigenvalue">
        <w:del w:id="7134" w:author="PR Preview" w:date="2026-01-01T00:00:00Z">
          <w:r>
            <w:rPr>
              <w:rStyle w:val="Hyperlink"/>
            </w:rPr>
            <w:delText xml:space="preserve">Example 135</w:delText>
          </w:r>
        </w:del>
      </w:hyperlink>
      <w:del w:id="7135" w:author="PR Preview" w:date="2026-01-01T00:00:00Z">
        <w:r>
          <w:delText xml:space="preserve"> </w:delText>
        </w:r>
      </w:del>
      <w:del w:id="7136" w:author="PR Preview" w:date="2026-01-01T00:00:00Z">
        <w:r>
          <w:delText xml:space="preserve">found the eigenvectors</w:delText>
        </w:r>
      </w:del>
      <w:del w:id="7137" w:author="PR Preview" w:date="2026-01-01T00:00:00Z">
        <w:r>
          <w:delText xml:space="preserve"> </w:delText>
        </w:r>
      </w:del>
      <m:oMath>
        <m:r>
          <m:rPr>
            <m:sty m:val="p"/>
          </m:rPr>
          <m:t>(</m:t>
        </m:r>
        <m:r>
          <m:t>1</m:t>
        </m:r>
        <m:r>
          <m:rPr>
            <m:sty m:val="p"/>
          </m:rPr>
          <m:t>,</m:t>
        </m:r>
        <m:r>
          <m:t>1</m:t>
        </m:r>
        <m:r>
          <m:rPr>
            <m:sty m:val="p"/>
          </m:rPr>
          <m:t>)</m:t>
        </m:r>
      </m:oMath>
      <w:del w:id="7138" w:author="PR Preview" w:date="2026-01-01T00:00:00Z">
        <w:r>
          <w:delText xml:space="preserve"> </w:delText>
        </w:r>
      </w:del>
      <w:del w:id="7139" w:author="PR Preview" w:date="2026-01-01T00:00:00Z">
        <w:r>
          <w:delText xml:space="preserve">for</w:delText>
        </w:r>
      </w:del>
      <w:del w:id="7140" w:author="PR Preview" w:date="2026-01-01T00:00:00Z">
        <w:r>
          <w:delText xml:space="preserve"> </w:delText>
        </w:r>
      </w:del>
      <m:oMath>
        <m:r>
          <m:t>3</m:t>
        </m:r>
      </m:oMath>
      <w:del w:id="7141" w:author="PR Preview" w:date="2026-01-01T00:00:00Z">
        <w:r>
          <w:delText xml:space="preserve"> </w:delText>
        </w:r>
      </w:del>
      <w:del w:id="7142" w:author="PR Preview" w:date="2026-01-01T00:00:00Z">
        <w:r>
          <w:delText xml:space="preserve">and</w:delText>
        </w:r>
      </w:del>
      <w:del w:id="7143" w:author="PR Preview" w:date="2026-01-01T00:00:00Z">
        <w:r>
          <w:delText xml:space="preserve"> </w:delText>
        </w:r>
      </w:del>
      <m:oMath>
        <m:r>
          <m:rPr>
            <m:sty m:val="p"/>
          </m:rPr>
          <m:t>(</m:t>
        </m:r>
        <m:r>
          <m:t>1</m:t>
        </m:r>
        <m:r>
          <m:rPr>
            <m:sty m:val="p"/>
          </m:rPr>
          <m:t>,</m:t>
        </m:r>
        <m:r>
          <m:rPr>
            <m:sty m:val="p"/>
          </m:rPr>
          <m:t>−</m:t>
        </m:r>
        <m:r>
          <m:t>1</m:t>
        </m:r>
        <m:r>
          <m:rPr>
            <m:sty m:val="p"/>
          </m:rPr>
          <m:t>)</m:t>
        </m:r>
      </m:oMath>
      <w:del w:id="7144" w:author="PR Preview" w:date="2026-01-01T00:00:00Z">
        <w:r>
          <w:delText xml:space="preserve"> </w:delText>
        </w:r>
      </w:del>
      <w:del w:id="7145" w:author="PR Preview" w:date="2026-01-01T00:00:00Z">
        <w:r>
          <w:delText xml:space="preserve">for</w:delText>
        </w:r>
      </w:del>
      <w:del w:id="7146" w:author="PR Preview" w:date="2026-01-01T00:00:00Z">
        <w:r>
          <w:delText xml:space="preserve"> </w:delText>
        </w:r>
      </w:del>
      <m:oMath>
        <m:r>
          <m:t>1</m:t>
        </m:r>
      </m:oMath>
      <w:del w:id="7147" w:author="PR Preview" w:date="2026-01-01T00:00:00Z">
        <w:r>
          <w:delText xml:space="preserve">.</w:delText>
        </w:r>
      </w:del>
      <w:del w:id="7148" w:author="PR Preview" w:date="2026-01-01T00:00:00Z">
        <w:r>
          <w:delText xml:space="preserve"> </w:delText>
        </w:r>
      </w:del>
      <w:del w:id="7149" w:author="PR Preview" w:date="2026-01-01T00:00:00Z">
        <w:r>
          <w:delText xml:space="preserve">They are orthogonal (</w:delText>
        </w:r>
      </w:del>
      <w:hyperlink w:anchor="def-orthogonal-vectors">
        <w:del w:id="7150" w:author="PR Preview" w:date="2026-01-01T00:00:00Z">
          <w:r>
            <w:rPr>
              <w:rStyle w:val="Hyperlink"/>
            </w:rPr>
            <w:delText xml:space="preserve">Definition 13</w:delText>
          </w:r>
        </w:del>
      </w:hyperlink>
      <w:del w:id="7151" w:author="PR Preview" w:date="2026-01-01T00:00:00Z">
        <w:r>
          <w:delText xml:space="preserve">):</w:delText>
        </w:r>
      </w:del>
    </w:p>
    <w:p>
      <w:pPr>
        <w:pStyle w:val="FirstParagraph"/>
      </w:pPr>
      <w:ins w:id="7152" w:author="PR Preview" w:date="2026-01-01T00:00:00Z">
        <w:r>
          <w:t xml:space="preserve">with</w:t>
        </w:r>
      </w:ins>
      <w:ins w:id="7153" w:author="PR Preview" w:date="2026-01-01T00:00:00Z">
        <w:r>
          <w:t xml:space="preserve"> </w:t>
        </w:r>
      </w:ins>
      <m:oMath>
        <m:r>
          <m:rPr>
            <m:sty m:val="bi"/>
          </m:rPr>
          <m:t>Q</m:t>
        </m:r>
      </m:oMath>
      <w:ins w:id="7154" w:author="PR Preview" w:date="2026-01-01T00:00:00Z">
        <w:r>
          <w:t xml:space="preserve"> </w:t>
        </w:r>
      </w:ins>
      <w:ins w:id="7155" w:author="PR Preview" w:date="2026-01-01T00:00:00Z">
        <w:r>
          <w:t xml:space="preserve">a</w:t>
        </w:r>
      </w:ins>
      <w:ins w:id="7156" w:author="PR Preview" w:date="2026-01-01T00:00:00Z">
        <w:r>
          <w:t xml:space="preserve"> </w:t>
        </w:r>
      </w:ins>
      <m:oMath>
        <m:r>
          <m:t>p</m:t>
        </m:r>
        <m:r>
          <m:rPr>
            <m:sty m:val="p"/>
          </m:rPr>
          <m:t>×</m:t>
        </m:r>
        <m:r>
          <m:t>p</m:t>
        </m:r>
      </m:oMath>
      <w:ins w:id="7157" w:author="PR Preview" w:date="2026-01-01T00:00:00Z">
        <w:r>
          <w:t xml:space="preserve"> </w:t>
        </w:r>
      </w:ins>
      <w:ins w:id="7158" w:author="PR Preview" w:date="2026-01-01T00:00:00Z">
        <w:r>
          <w:t xml:space="preserve">orthogonal matrix (</w:t>
        </w:r>
      </w:ins>
      <w:hyperlink w:anchor="def-orthogonal-matrix">
        <w:ins w:id="7159" w:author="PR Preview" w:date="2026-01-01T00:00:00Z">
          <w:r>
            <w:rPr>
              <w:rStyle w:val="Hyperlink"/>
            </w:rPr>
            <w:t xml:space="preserve">Definition 76</w:t>
          </w:r>
        </w:ins>
      </w:hyperlink>
      <w:ins w:id="7160" w:author="PR Preview" w:date="2026-01-01T00:00:00Z">
        <w:r>
          <w:t xml:space="preserve">)</w:t>
        </w:r>
      </w:ins>
      <w:ins w:id="7161" w:author="PR Preview" w:date="2026-01-01T00:00:00Z">
        <w:r>
          <w:t xml:space="preserve"> </w:t>
        </w:r>
      </w:ins>
      <w:ins w:id="7162" w:author="PR Preview" w:date="2026-01-01T00:00:00Z">
        <w:r>
          <w:t xml:space="preserve">and</w:t>
        </w:r>
      </w:ins>
      <w:ins w:id="7163" w:author="PR Preview" w:date="2026-01-01T00:00:00Z">
        <w:r>
          <w:t xml:space="preserve"> </w:t>
        </w:r>
      </w:ins>
      <m:oMath>
        <m:r>
          <m:rPr>
            <m:sty m:val="b"/>
          </m:rPr>
          <m:t>Λ</m:t>
        </m:r>
      </m:oMath>
      <w:ins w:id="7164" w:author="PR Preview" w:date="2026-01-01T00:00:00Z">
        <w:r>
          <w:t xml:space="preserve"> </w:t>
        </w:r>
      </w:ins>
      <w:ins w:id="7165" w:author="PR Preview" w:date="2026-01-01T00:00:00Z">
        <w:r>
          <w:t xml:space="preserve">a</w:t>
        </w:r>
      </w:ins>
      <w:ins w:id="7166" w:author="PR Preview" w:date="2026-01-01T00:00:00Z">
        <w:r>
          <w:t xml:space="preserve"> </w:t>
        </w:r>
      </w:ins>
      <m:oMath>
        <m:r>
          <m:t>p</m:t>
        </m:r>
        <m:r>
          <m:rPr>
            <m:sty m:val="p"/>
          </m:rPr>
          <m:t>×</m:t>
        </m:r>
        <m:r>
          <m:t>p</m:t>
        </m:r>
      </m:oMath>
      <w:ins w:id="7167" w:author="PR Preview" w:date="2026-01-01T00:00:00Z">
        <w:r>
          <w:t xml:space="preserve"> </w:t>
        </w:r>
      </w:ins>
      <w:ins w:id="7168" w:author="PR Preview" w:date="2026-01-01T00:00:00Z">
        <w:r>
          <w:t xml:space="preserve">diagonal matrix (</w:t>
        </w:r>
      </w:ins>
      <w:hyperlink w:anchor="def-diagonal-matrix">
        <w:ins w:id="7169" w:author="PR Preview" w:date="2026-01-01T00:00:00Z">
          <w:r>
            <w:rPr>
              <w:rStyle w:val="Hyperlink"/>
            </w:rPr>
            <w:t xml:space="preserve">Definition 70</w:t>
          </w:r>
        </w:ins>
      </w:hyperlink>
      <w:ins w:id="7170" w:author="PR Preview" w:date="2026-01-01T00:00:00Z">
        <w:r>
          <w:t xml:space="preserve">).</w:t>
        </w:r>
      </w:ins>
    </w:p>
    <w:bookmarkEnd w:id="445"/>
    <w:bookmarkStart w:id="446" w:name="exm-spectral"/>
    <w:p>
      <w:pPr>
        <w:pStyle w:val="BodyText"/>
      </w:pPr>
      <w:ins w:id="7171" w:author="PR Preview" w:date="2026-01-01T00:00:00Z">
        <w:r>
          <w:rPr>
            <w:b/>
            <w:bCs/>
          </w:rPr>
          <w:t xml:space="preserve">Example 139 (An eigendecomposition of a</w:t>
        </w:r>
      </w:ins>
      <w:ins w:id="7172" w:author="PR Preview" w:date="2026-01-01T00:00:00Z">
        <w:r>
          <w:rPr>
            <w:b/>
            <w:bCs/>
          </w:rPr>
          <w:t xml:space="preserve"> </w:t>
        </w:r>
      </w:ins>
      <m:oMath>
        <m:r>
          <m:t>2</m:t>
        </m:r>
        <m:r>
          <m:rPr>
            <m:sty m:val="p"/>
          </m:rPr>
          <m:t>×</m:t>
        </m:r>
        <m:r>
          <m:t>2</m:t>
        </m:r>
      </m:oMath>
      <w:ins w:id="7173" w:author="PR Preview" w:date="2026-01-01T00:00:00Z">
        <w:r>
          <w:rPr>
            <w:b/>
            <w:bCs/>
          </w:rPr>
          <w:t xml:space="preserve"> </w:t>
        </w:r>
      </w:ins>
      <w:ins w:id="7174" w:author="PR Preview" w:date="2026-01-01T00:00:00Z">
        <w:r>
          <w:rPr>
            <w:b/>
            <w:bCs/>
          </w:rPr>
          <w:t xml:space="preserve">symmetric matrix)</w:t>
        </w:r>
      </w:ins>
      <w:ins w:id="7175" w:author="PR Preview" w:date="2026-01-01T00:00:00Z">
        <w:r>
          <w:t xml:space="preserve"> </w:t>
        </w:r>
      </w:ins>
      <w:ins w:id="7176" w:author="PR Preview" w:date="2026-01-01T00:00:00Z">
        <w:r>
          <w:t xml:space="preserve">For</w:t>
        </w:r>
      </w:ins>
      <w:ins w:id="717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7178" w:author="PR Preview" w:date="2026-01-01T00:00:00Z">
        <w:r>
          <w:t xml:space="preserve">,</w:t>
        </w:r>
      </w:ins>
      <w:ins w:id="7179" w:author="PR Preview" w:date="2026-01-01T00:00:00Z">
        <w:r>
          <w:t xml:space="preserve"> </w:t>
        </w:r>
      </w:ins>
      <w:hyperlink w:anchor="exm-eigenvalue">
        <w:ins w:id="7180" w:author="PR Preview" w:date="2026-01-01T00:00:00Z">
          <w:r>
            <w:rPr>
              <w:rStyle w:val="Hyperlink"/>
            </w:rPr>
            <w:t xml:space="preserve">Example 137</w:t>
          </w:r>
        </w:ins>
      </w:hyperlink>
      <w:ins w:id="7181" w:author="PR Preview" w:date="2026-01-01T00:00:00Z">
        <w:r>
          <w:t xml:space="preserve"> </w:t>
        </w:r>
      </w:ins>
      <w:ins w:id="7182" w:author="PR Preview" w:date="2026-01-01T00:00:00Z">
        <w:r>
          <w:t xml:space="preserve">found the eigenvectors</w:t>
        </w:r>
      </w:ins>
      <w:ins w:id="7183" w:author="PR Preview" w:date="2026-01-01T00:00:00Z">
        <w:r>
          <w:t xml:space="preserve"> </w:t>
        </w:r>
      </w:ins>
      <m:oMath>
        <m:r>
          <m:rPr>
            <m:sty m:val="p"/>
          </m:rPr>
          <m:t>(</m:t>
        </m:r>
        <m:r>
          <m:t>1</m:t>
        </m:r>
        <m:r>
          <m:rPr>
            <m:sty m:val="p"/>
          </m:rPr>
          <m:t>,</m:t>
        </m:r>
        <m:r>
          <m:t>1</m:t>
        </m:r>
        <m:r>
          <m:rPr>
            <m:sty m:val="p"/>
          </m:rPr>
          <m:t>)</m:t>
        </m:r>
      </m:oMath>
      <w:ins w:id="7184" w:author="PR Preview" w:date="2026-01-01T00:00:00Z">
        <w:r>
          <w:t xml:space="preserve"> </w:t>
        </w:r>
      </w:ins>
      <w:ins w:id="7185" w:author="PR Preview" w:date="2026-01-01T00:00:00Z">
        <w:r>
          <w:t xml:space="preserve">for</w:t>
        </w:r>
      </w:ins>
      <w:ins w:id="7186" w:author="PR Preview" w:date="2026-01-01T00:00:00Z">
        <w:r>
          <w:t xml:space="preserve"> </w:t>
        </w:r>
      </w:ins>
      <m:oMath>
        <m:r>
          <m:t>3</m:t>
        </m:r>
      </m:oMath>
      <w:ins w:id="7187" w:author="PR Preview" w:date="2026-01-01T00:00:00Z">
        <w:r>
          <w:t xml:space="preserve"> </w:t>
        </w:r>
      </w:ins>
      <w:ins w:id="7188" w:author="PR Preview" w:date="2026-01-01T00:00:00Z">
        <w:r>
          <w:t xml:space="preserve">and</w:t>
        </w:r>
      </w:ins>
      <w:ins w:id="7189" w:author="PR Preview" w:date="2026-01-01T00:00:00Z">
        <w:r>
          <w:t xml:space="preserve"> </w:t>
        </w:r>
      </w:ins>
      <m:oMath>
        <m:r>
          <m:rPr>
            <m:sty m:val="p"/>
          </m:rPr>
          <m:t>(</m:t>
        </m:r>
        <m:r>
          <m:t>1</m:t>
        </m:r>
        <m:r>
          <m:rPr>
            <m:sty m:val="p"/>
          </m:rPr>
          <m:t>,</m:t>
        </m:r>
        <m:r>
          <m:rPr>
            <m:sty m:val="p"/>
          </m:rPr>
          <m:t>−</m:t>
        </m:r>
        <m:r>
          <m:t>1</m:t>
        </m:r>
        <m:r>
          <m:rPr>
            <m:sty m:val="p"/>
          </m:rPr>
          <m:t>)</m:t>
        </m:r>
      </m:oMath>
      <w:ins w:id="7190" w:author="PR Preview" w:date="2026-01-01T00:00:00Z">
        <w:r>
          <w:t xml:space="preserve"> </w:t>
        </w:r>
      </w:ins>
      <w:ins w:id="7191" w:author="PR Preview" w:date="2026-01-01T00:00:00Z">
        <w:r>
          <w:t xml:space="preserve">for</w:t>
        </w:r>
      </w:ins>
      <w:ins w:id="7192" w:author="PR Preview" w:date="2026-01-01T00:00:00Z">
        <w:r>
          <w:t xml:space="preserve"> </w:t>
        </w:r>
      </w:ins>
      <m:oMath>
        <m:r>
          <m:t>1</m:t>
        </m:r>
      </m:oMath>
      <w:ins w:id="7193" w:author="PR Preview" w:date="2026-01-01T00:00:00Z">
        <w:r>
          <w:t xml:space="preserve">.</w:t>
        </w:r>
      </w:ins>
      <w:ins w:id="7194" w:author="PR Preview" w:date="2026-01-01T00:00:00Z">
        <w:r>
          <w:t xml:space="preserve"> </w:t>
        </w:r>
      </w:ins>
      <w:ins w:id="7195" w:author="PR Preview" w:date="2026-01-01T00:00:00Z">
        <w:r>
          <w:t xml:space="preserve">They are orthogonal (</w:t>
        </w:r>
      </w:ins>
      <w:hyperlink w:anchor="def-orthogonal-vectors">
        <w:ins w:id="7196" w:author="PR Preview" w:date="2026-01-01T00:00:00Z">
          <w:r>
            <w:rPr>
              <w:rStyle w:val="Hyperlink"/>
            </w:rPr>
            <w:t xml:space="preserve">Definition 13</w:t>
          </w:r>
        </w:ins>
      </w:hyperlink>
      <w:ins w:id="7197"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6"/>
    <w:bookmarkStart w:id="447"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del w:id="7198" w:author="PR Preview" w:date="2026-01-01T00:00:00Z">
        <w:r>
          <w:delText xml:space="preserve">For example, take</w:delText>
        </w:r>
      </w:del>
      <w:del w:id="7199" w:author="PR Preview" w:date="2026-01-01T00:00:00Z">
        <w:r>
          <w:delText xml:space="preserve"> </w:delText>
        </w:r>
      </w:del>
      <m:oMath>
        <m:r>
          <m:rPr>
            <m:sty m:val="bi"/>
          </m:rPr>
          <m:t>A</m:t>
        </m:r>
      </m:oMath>
      <w:del w:id="7200" w:author="PR Preview" w:date="2026-01-01T00:00:00Z">
        <w:r>
          <w:delText xml:space="preserve"> </w:delText>
        </w:r>
      </w:del>
      <w:del w:id="7201" w:author="PR Preview" w:date="2026-01-01T00:00:00Z">
        <w:r>
          <w:delText xml:space="preserve">from</w:delText>
        </w:r>
      </w:del>
      <w:del w:id="7202" w:author="PR Preview" w:date="2026-01-01T00:00:00Z">
        <w:r>
          <w:delText xml:space="preserve"> </w:delText>
        </w:r>
      </w:del>
      <w:hyperlink w:anchor="exm-spectral">
        <w:del w:id="7203" w:author="PR Preview" w:date="2026-01-01T00:00:00Z">
          <w:r>
            <w:rPr>
              <w:rStyle w:val="Hyperlink"/>
            </w:rPr>
            <w:delText xml:space="preserve">Example 137</w:delText>
          </w:r>
        </w:del>
      </w:hyperlink>
      <w:del w:id="7204" w:author="PR Preview" w:date="2026-01-01T00:00:00Z">
        <w:r>
          <w:delText xml:space="preserve">.</w:delText>
        </w:r>
      </w:del>
      <w:del w:id="7205" w:author="PR Preview" w:date="2026-01-01T00:00:00Z">
        <w:r>
          <w:delText xml:space="preserve"> </w:delText>
        </w:r>
      </w:del>
      <w:del w:id="7206" w:author="PR Preview" w:date="2026-01-01T00:00:00Z">
        <w:r>
          <w:delText xml:space="preserve">Swapping the two eigenvalues and the two columns gives</w:delText>
        </w:r>
      </w:del>
    </w:p>
    <w:p>
      <w:pPr>
        <w:pStyle w:val="BodyText"/>
      </w:pPr>
      <w:ins w:id="7207" w:author="PR Preview" w:date="2026-01-01T00:00:00Z">
        <w:r>
          <w:t xml:space="preserve">For example, take</w:t>
        </w:r>
      </w:ins>
      <w:ins w:id="7208" w:author="PR Preview" w:date="2026-01-01T00:00:00Z">
        <w:r>
          <w:t xml:space="preserve"> </w:t>
        </w:r>
      </w:ins>
      <m:oMath>
        <m:r>
          <m:rPr>
            <m:sty m:val="bi"/>
          </m:rPr>
          <m:t>A</m:t>
        </m:r>
      </m:oMath>
      <w:ins w:id="7209" w:author="PR Preview" w:date="2026-01-01T00:00:00Z">
        <w:r>
          <w:t xml:space="preserve"> </w:t>
        </w:r>
      </w:ins>
      <w:ins w:id="7210" w:author="PR Preview" w:date="2026-01-01T00:00:00Z">
        <w:r>
          <w:t xml:space="preserve">from</w:t>
        </w:r>
      </w:ins>
      <w:ins w:id="7211" w:author="PR Preview" w:date="2026-01-01T00:00:00Z">
        <w:r>
          <w:t xml:space="preserve"> </w:t>
        </w:r>
      </w:ins>
      <w:hyperlink w:anchor="exm-spectral">
        <w:ins w:id="7212" w:author="PR Preview" w:date="2026-01-01T00:00:00Z">
          <w:r>
            <w:rPr>
              <w:rStyle w:val="Hyperlink"/>
            </w:rPr>
            <w:t xml:space="preserve">Example 139</w:t>
          </w:r>
        </w:ins>
      </w:hyperlink>
      <w:ins w:id="7213" w:author="PR Preview" w:date="2026-01-01T00:00:00Z">
        <w:r>
          <w:t xml:space="preserve">.</w:t>
        </w:r>
      </w:ins>
      <w:ins w:id="7214" w:author="PR Preview" w:date="2026-01-01T00:00:00Z">
        <w:r>
          <w:t xml:space="preserve"> </w:t>
        </w:r>
      </w:ins>
      <w:ins w:id="7215" w:author="PR Preview" w:date="2026-01-01T00:00:00Z">
        <w:r>
          <w:t xml:space="preserve">Swapping the two eigenvalues and the two columns gives</w:t>
        </w:r>
      </w:ins>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7"/>
    <w:bookmarkStart w:id="448" w:name="thm-svd"/>
    <w:p>
      <w:pPr>
        <w:pStyle w:val="FirstParagraph"/>
      </w:pPr>
      <w:del w:id="7216" w:author="PR Preview" w:date="2026-01-01T00:00:00Z">
        <w:r>
          <w:rPr>
            <w:b/>
            <w:bCs/>
          </w:rPr>
          <w:delText xml:space="preserve">Theorem 71 (Singular value decomposition)</w:delText>
        </w:r>
      </w:del>
      <w:del w:id="7217" w:author="PR Preview" w:date="2026-01-01T00:00:00Z">
        <w:r>
          <w:delText xml:space="preserve"> </w:delText>
        </w:r>
      </w:del>
      <w:del w:id="7218" w:author="PR Preview" w:date="2026-01-01T00:00:00Z">
        <w:r>
          <w:delText xml:space="preserve">Let</w:delText>
        </w:r>
      </w:del>
      <w:del w:id="7219" w:author="PR Preview" w:date="2026-01-01T00:00:00Z">
        <w:r>
          <w:delText xml:space="preserve"> </w:delText>
        </w:r>
      </w:del>
      <m:oMath>
        <m:r>
          <m:rPr>
            <m:sty m:val="bi"/>
          </m:rPr>
          <m:t>A</m:t>
        </m:r>
      </m:oMath>
      <w:del w:id="7220" w:author="PR Preview" w:date="2026-01-01T00:00:00Z">
        <w:r>
          <w:delText xml:space="preserve"> </w:delText>
        </w:r>
      </w:del>
      <w:del w:id="7221" w:author="PR Preview" w:date="2026-01-01T00:00:00Z">
        <w:r>
          <w:delText xml:space="preserve">be an</w:delText>
        </w:r>
      </w:del>
      <w:del w:id="7222" w:author="PR Preview" w:date="2026-01-01T00:00:00Z">
        <w:r>
          <w:delText xml:space="preserve"> </w:delText>
        </w:r>
      </w:del>
      <m:oMath>
        <m:r>
          <m:t>n</m:t>
        </m:r>
        <m:r>
          <m:rPr>
            <m:sty m:val="p"/>
          </m:rPr>
          <m:t>×</m:t>
        </m:r>
        <m:r>
          <m:t>p</m:t>
        </m:r>
      </m:oMath>
      <w:del w:id="7223" w:author="PR Preview" w:date="2026-01-01T00:00:00Z">
        <w:r>
          <w:delText xml:space="preserve"> </w:delText>
        </w:r>
      </w:del>
      <w:del w:id="7224" w:author="PR Preview" w:date="2026-01-01T00:00:00Z">
        <w:r>
          <w:delText xml:space="preserve">matrix with real entries</w:delText>
        </w:r>
      </w:del>
      <w:del w:id="7225" w:author="PR Preview" w:date="2026-01-01T00:00:00Z">
        <w:r>
          <w:delText xml:space="preserve"> </w:delText>
        </w:r>
      </w:del>
      <w:del w:id="7226" w:author="PR Preview" w:date="2026-01-01T00:00:00Z">
        <w:r>
          <w:delText xml:space="preserve">and</w:delText>
        </w:r>
      </w:del>
      <w:del w:id="7227"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7228" w:author="PR Preview" w:date="2026-01-01T00:00:00Z">
        <w:r>
          <w:delText xml:space="preserve"> </w:delText>
        </w:r>
      </w:del>
      <w:del w:id="7229" w:author="PR Preview" w:date="2026-01-01T00:00:00Z">
        <w:r>
          <w:delText xml:space="preserve">(</w:delText>
        </w:r>
      </w:del>
      <w:hyperlink w:anchor="def-rank">
        <w:del w:id="7230" w:author="PR Preview" w:date="2026-01-01T00:00:00Z">
          <w:r>
            <w:rPr>
              <w:rStyle w:val="Hyperlink"/>
            </w:rPr>
            <w:delText xml:space="preserve">Definition 38</w:delText>
          </w:r>
        </w:del>
      </w:hyperlink>
      <w:del w:id="7231" w:author="PR Preview" w:date="2026-01-01T00:00:00Z">
        <w:r>
          <w:delText xml:space="preserve">).</w:delText>
        </w:r>
      </w:del>
      <w:del w:id="7232" w:author="PR Preview" w:date="2026-01-01T00:00:00Z">
        <w:r>
          <w:delText xml:space="preserve"> </w:delText>
        </w:r>
      </w:del>
      <w:del w:id="7233" w:author="PR Preview" w:date="2026-01-01T00:00:00Z">
        <w:r>
          <w:delText xml:space="preserve">Then there are</w:delText>
        </w:r>
      </w:del>
      <w:del w:id="7234" w:author="PR Preview" w:date="2026-01-01T00:00:00Z">
        <w:r>
          <w:delText xml:space="preserve"> </w:delText>
        </w:r>
      </w:del>
      <w:del w:id="7235" w:author="PR Preview" w:date="2026-01-01T00:00:00Z">
        <w:r>
          <w:delText xml:space="preserve">an</w:delText>
        </w:r>
      </w:del>
      <w:del w:id="7236" w:author="PR Preview" w:date="2026-01-01T00:00:00Z">
        <w:r>
          <w:delText xml:space="preserve"> </w:delText>
        </w:r>
      </w:del>
      <m:oMath>
        <m:r>
          <m:t>n</m:t>
        </m:r>
        <m:r>
          <m:rPr>
            <m:sty m:val="p"/>
          </m:rPr>
          <m:t>×</m:t>
        </m:r>
        <m:r>
          <m:t>n</m:t>
        </m:r>
      </m:oMath>
      <w:del w:id="7237" w:author="PR Preview" w:date="2026-01-01T00:00:00Z">
        <w:r>
          <w:delText xml:space="preserve"> </w:delText>
        </w:r>
      </w:del>
      <w:del w:id="7238" w:author="PR Preview" w:date="2026-01-01T00:00:00Z">
        <w:r>
          <w:delText xml:space="preserve">orthogonal matrix</w:delText>
        </w:r>
      </w:del>
      <w:del w:id="7239" w:author="PR Preview" w:date="2026-01-01T00:00:00Z">
        <w:r>
          <w:delText xml:space="preserve"> </w:delText>
        </w:r>
      </w:del>
      <m:oMath>
        <m:r>
          <m:rPr>
            <m:sty m:val="bi"/>
          </m:rPr>
          <m:t>U</m:t>
        </m:r>
      </m:oMath>
      <w:del w:id="7240" w:author="PR Preview" w:date="2026-01-01T00:00:00Z">
        <w:r>
          <w:delText xml:space="preserve">,</w:delText>
        </w:r>
      </w:del>
      <w:del w:id="7241" w:author="PR Preview" w:date="2026-01-01T00:00:00Z">
        <w:r>
          <w:delText xml:space="preserve"> </w:delText>
        </w:r>
      </w:del>
      <w:del w:id="7242" w:author="PR Preview" w:date="2026-01-01T00:00:00Z">
        <w:r>
          <w:delText xml:space="preserve">a</w:delText>
        </w:r>
      </w:del>
      <w:del w:id="7243" w:author="PR Preview" w:date="2026-01-01T00:00:00Z">
        <w:r>
          <w:delText xml:space="preserve"> </w:delText>
        </w:r>
      </w:del>
      <m:oMath>
        <m:r>
          <m:t>p</m:t>
        </m:r>
        <m:r>
          <m:rPr>
            <m:sty m:val="p"/>
          </m:rPr>
          <m:t>×</m:t>
        </m:r>
        <m:r>
          <m:t>p</m:t>
        </m:r>
      </m:oMath>
      <w:del w:id="7244" w:author="PR Preview" w:date="2026-01-01T00:00:00Z">
        <w:r>
          <w:delText xml:space="preserve"> </w:delText>
        </w:r>
      </w:del>
      <w:del w:id="7245" w:author="PR Preview" w:date="2026-01-01T00:00:00Z">
        <w:r>
          <w:delText xml:space="preserve">orthogonal matrix</w:delText>
        </w:r>
      </w:del>
      <w:del w:id="7246" w:author="PR Preview" w:date="2026-01-01T00:00:00Z">
        <w:r>
          <w:delText xml:space="preserve"> </w:delText>
        </w:r>
      </w:del>
      <m:oMath>
        <m:r>
          <m:rPr>
            <m:sty m:val="bi"/>
          </m:rPr>
          <m:t>V</m:t>
        </m:r>
      </m:oMath>
      <w:del w:id="7247" w:author="PR Preview" w:date="2026-01-01T00:00:00Z">
        <w:r>
          <w:delText xml:space="preserve"> </w:delText>
        </w:r>
      </w:del>
      <w:del w:id="7248" w:author="PR Preview" w:date="2026-01-01T00:00:00Z">
        <w:r>
          <w:delText xml:space="preserve">(</w:delText>
        </w:r>
      </w:del>
      <w:hyperlink w:anchor="def-orthogonal-matrix">
        <w:del w:id="7249" w:author="PR Preview" w:date="2026-01-01T00:00:00Z">
          <w:r>
            <w:rPr>
              <w:rStyle w:val="Hyperlink"/>
            </w:rPr>
            <w:delText xml:space="preserve">Definition 76</w:delText>
          </w:r>
        </w:del>
      </w:hyperlink>
      <w:del w:id="7250" w:author="PR Preview" w:date="2026-01-01T00:00:00Z">
        <w:r>
          <w:delText xml:space="preserve">),</w:delText>
        </w:r>
      </w:del>
      <w:del w:id="7251" w:author="PR Preview" w:date="2026-01-01T00:00:00Z">
        <w:r>
          <w:delText xml:space="preserve"> </w:delText>
        </w:r>
      </w:del>
      <w:del w:id="7252" w:author="PR Preview" w:date="2026-01-01T00:00:00Z">
        <w:r>
          <w:delText xml:space="preserve">and numbers</w:delText>
        </w:r>
      </w:del>
      <w:del w:id="7253" w:author="PR Preview" w:date="2026-01-01T00:00:00Z">
        <w:r>
          <w:delText xml:space="preserve"> </w:delText>
        </w:r>
      </w:del>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del w:id="7254" w:author="PR Preview" w:date="2026-01-01T00:00:00Z">
        <w:r>
          <w:delText xml:space="preserve"> </w:delText>
        </w:r>
      </w:del>
      <w:del w:id="7255" w:author="PR Preview" w:date="2026-01-01T00:00:00Z">
        <w:r>
          <w:delText xml:space="preserve">such that</w:delText>
        </w:r>
      </w:del>
    </w:p>
    <w:p>
      <w:pPr>
        <w:pStyle w:val="FirstParagraph"/>
      </w:pPr>
      <w:ins w:id="7256" w:author="PR Preview" w:date="2026-01-01T00:00:00Z">
        <w:r>
          <w:rPr>
            <w:b/>
            <w:bCs/>
          </w:rPr>
          <w:t xml:space="preserve">Theorem 73 (Singular value decomposition)</w:t>
        </w:r>
      </w:ins>
      <w:ins w:id="7257" w:author="PR Preview" w:date="2026-01-01T00:00:00Z">
        <w:r>
          <w:t xml:space="preserve"> </w:t>
        </w:r>
      </w:ins>
      <w:ins w:id="7258" w:author="PR Preview" w:date="2026-01-01T00:00:00Z">
        <w:r>
          <w:t xml:space="preserve">Let</w:t>
        </w:r>
      </w:ins>
      <w:ins w:id="7259" w:author="PR Preview" w:date="2026-01-01T00:00:00Z">
        <w:r>
          <w:t xml:space="preserve"> </w:t>
        </w:r>
      </w:ins>
      <m:oMath>
        <m:r>
          <m:rPr>
            <m:sty m:val="bi"/>
          </m:rPr>
          <m:t>A</m:t>
        </m:r>
      </m:oMath>
      <w:ins w:id="7260" w:author="PR Preview" w:date="2026-01-01T00:00:00Z">
        <w:r>
          <w:t xml:space="preserve"> </w:t>
        </w:r>
      </w:ins>
      <w:ins w:id="7261" w:author="PR Preview" w:date="2026-01-01T00:00:00Z">
        <w:r>
          <w:t xml:space="preserve">be an</w:t>
        </w:r>
      </w:ins>
      <w:ins w:id="7262" w:author="PR Preview" w:date="2026-01-01T00:00:00Z">
        <w:r>
          <w:t xml:space="preserve"> </w:t>
        </w:r>
      </w:ins>
      <m:oMath>
        <m:r>
          <m:t>n</m:t>
        </m:r>
        <m:r>
          <m:rPr>
            <m:sty m:val="p"/>
          </m:rPr>
          <m:t>×</m:t>
        </m:r>
        <m:r>
          <m:t>p</m:t>
        </m:r>
      </m:oMath>
      <w:ins w:id="7263" w:author="PR Preview" w:date="2026-01-01T00:00:00Z">
        <w:r>
          <w:t xml:space="preserve"> </w:t>
        </w:r>
      </w:ins>
      <w:ins w:id="7264" w:author="PR Preview" w:date="2026-01-01T00:00:00Z">
        <w:r>
          <w:t xml:space="preserve">matrix with real entries</w:t>
        </w:r>
      </w:ins>
      <w:ins w:id="7265" w:author="PR Preview" w:date="2026-01-01T00:00:00Z">
        <w:r>
          <w:t xml:space="preserve"> </w:t>
        </w:r>
      </w:ins>
      <w:ins w:id="7266" w:author="PR Preview" w:date="2026-01-01T00:00:00Z">
        <w:r>
          <w:t xml:space="preserve">and</w:t>
        </w:r>
      </w:ins>
      <w:ins w:id="7267" w:author="PR Preview" w:date="2026-01-01T00:00:00Z">
        <w:r>
          <w:t xml:space="preserve"> </w:t>
        </w:r>
      </w:ins>
      <m:oMath>
        <m:r>
          <m:rPr>
            <m:sty m:val="p"/>
          </m:rPr>
          <m:t>rank</m:t>
        </m:r>
        <m:r>
          <m:rPr>
            <m:sty m:val="p"/>
          </m:rPr>
          <m:t>(</m:t>
        </m:r>
        <m:r>
          <m:rPr>
            <m:sty m:val="bi"/>
          </m:rPr>
          <m:t>A</m:t>
        </m:r>
        <m:r>
          <m:rPr>
            <m:sty m:val="p"/>
          </m:rPr>
          <m:t>)</m:t>
        </m:r>
        <m:r>
          <m:rPr>
            <m:sty m:val="p"/>
          </m:rPr>
          <m:t>=</m:t>
        </m:r>
        <m:r>
          <m:t>r</m:t>
        </m:r>
      </m:oMath>
      <w:ins w:id="7268" w:author="PR Preview" w:date="2026-01-01T00:00:00Z">
        <w:r>
          <w:t xml:space="preserve"> </w:t>
        </w:r>
      </w:ins>
      <w:ins w:id="7269" w:author="PR Preview" w:date="2026-01-01T00:00:00Z">
        <w:r>
          <w:t xml:space="preserve">(</w:t>
        </w:r>
      </w:ins>
      <w:hyperlink w:anchor="def-rank">
        <w:ins w:id="7270" w:author="PR Preview" w:date="2026-01-01T00:00:00Z">
          <w:r>
            <w:rPr>
              <w:rStyle w:val="Hyperlink"/>
            </w:rPr>
            <w:t xml:space="preserve">Definition 38</w:t>
          </w:r>
        </w:ins>
      </w:hyperlink>
      <w:ins w:id="7271" w:author="PR Preview" w:date="2026-01-01T00:00:00Z">
        <w:r>
          <w:t xml:space="preserve">).</w:t>
        </w:r>
      </w:ins>
      <w:ins w:id="7272" w:author="PR Preview" w:date="2026-01-01T00:00:00Z">
        <w:r>
          <w:t xml:space="preserve"> </w:t>
        </w:r>
      </w:ins>
      <w:ins w:id="7273" w:author="PR Preview" w:date="2026-01-01T00:00:00Z">
        <w:r>
          <w:t xml:space="preserve">Then there are</w:t>
        </w:r>
      </w:ins>
      <w:ins w:id="7274" w:author="PR Preview" w:date="2026-01-01T00:00:00Z">
        <w:r>
          <w:t xml:space="preserve"> </w:t>
        </w:r>
      </w:ins>
      <w:ins w:id="7275" w:author="PR Preview" w:date="2026-01-01T00:00:00Z">
        <w:r>
          <w:t xml:space="preserve">an</w:t>
        </w:r>
      </w:ins>
      <w:ins w:id="7276" w:author="PR Preview" w:date="2026-01-01T00:00:00Z">
        <w:r>
          <w:t xml:space="preserve"> </w:t>
        </w:r>
      </w:ins>
      <m:oMath>
        <m:r>
          <m:t>n</m:t>
        </m:r>
        <m:r>
          <m:rPr>
            <m:sty m:val="p"/>
          </m:rPr>
          <m:t>×</m:t>
        </m:r>
        <m:r>
          <m:t>n</m:t>
        </m:r>
      </m:oMath>
      <w:ins w:id="7277" w:author="PR Preview" w:date="2026-01-01T00:00:00Z">
        <w:r>
          <w:t xml:space="preserve"> </w:t>
        </w:r>
      </w:ins>
      <w:ins w:id="7278" w:author="PR Preview" w:date="2026-01-01T00:00:00Z">
        <w:r>
          <w:t xml:space="preserve">orthogonal matrix</w:t>
        </w:r>
      </w:ins>
      <w:ins w:id="7279" w:author="PR Preview" w:date="2026-01-01T00:00:00Z">
        <w:r>
          <w:t xml:space="preserve"> </w:t>
        </w:r>
      </w:ins>
      <m:oMath>
        <m:r>
          <m:rPr>
            <m:sty m:val="bi"/>
          </m:rPr>
          <m:t>U</m:t>
        </m:r>
      </m:oMath>
      <w:ins w:id="7280" w:author="PR Preview" w:date="2026-01-01T00:00:00Z">
        <w:r>
          <w:t xml:space="preserve">,</w:t>
        </w:r>
      </w:ins>
      <w:ins w:id="7281" w:author="PR Preview" w:date="2026-01-01T00:00:00Z">
        <w:r>
          <w:t xml:space="preserve"> </w:t>
        </w:r>
      </w:ins>
      <w:ins w:id="7282" w:author="PR Preview" w:date="2026-01-01T00:00:00Z">
        <w:r>
          <w:t xml:space="preserve">a</w:t>
        </w:r>
      </w:ins>
      <w:ins w:id="7283" w:author="PR Preview" w:date="2026-01-01T00:00:00Z">
        <w:r>
          <w:t xml:space="preserve"> </w:t>
        </w:r>
      </w:ins>
      <m:oMath>
        <m:r>
          <m:t>p</m:t>
        </m:r>
        <m:r>
          <m:rPr>
            <m:sty m:val="p"/>
          </m:rPr>
          <m:t>×</m:t>
        </m:r>
        <m:r>
          <m:t>p</m:t>
        </m:r>
      </m:oMath>
      <w:ins w:id="7284" w:author="PR Preview" w:date="2026-01-01T00:00:00Z">
        <w:r>
          <w:t xml:space="preserve"> </w:t>
        </w:r>
      </w:ins>
      <w:ins w:id="7285" w:author="PR Preview" w:date="2026-01-01T00:00:00Z">
        <w:r>
          <w:t xml:space="preserve">orthogonal matrix</w:t>
        </w:r>
      </w:ins>
      <w:ins w:id="7286" w:author="PR Preview" w:date="2026-01-01T00:00:00Z">
        <w:r>
          <w:t xml:space="preserve"> </w:t>
        </w:r>
      </w:ins>
      <m:oMath>
        <m:r>
          <m:rPr>
            <m:sty m:val="bi"/>
          </m:rPr>
          <m:t>V</m:t>
        </m:r>
      </m:oMath>
      <w:ins w:id="7287" w:author="PR Preview" w:date="2026-01-01T00:00:00Z">
        <w:r>
          <w:t xml:space="preserve"> </w:t>
        </w:r>
      </w:ins>
      <w:ins w:id="7288" w:author="PR Preview" w:date="2026-01-01T00:00:00Z">
        <w:r>
          <w:t xml:space="preserve">(</w:t>
        </w:r>
      </w:ins>
      <w:hyperlink w:anchor="def-orthogonal-matrix">
        <w:ins w:id="7289" w:author="PR Preview" w:date="2026-01-01T00:00:00Z">
          <w:r>
            <w:rPr>
              <w:rStyle w:val="Hyperlink"/>
            </w:rPr>
            <w:t xml:space="preserve">Definition 76</w:t>
          </w:r>
        </w:ins>
      </w:hyperlink>
      <w:ins w:id="7290" w:author="PR Preview" w:date="2026-01-01T00:00:00Z">
        <w:r>
          <w:t xml:space="preserve">),</w:t>
        </w:r>
      </w:ins>
      <w:ins w:id="7291" w:author="PR Preview" w:date="2026-01-01T00:00:00Z">
        <w:r>
          <w:t xml:space="preserve"> </w:t>
        </w:r>
      </w:ins>
      <w:ins w:id="7292" w:author="PR Preview" w:date="2026-01-01T00:00:00Z">
        <w:r>
          <w:t xml:space="preserve">and numbers</w:t>
        </w:r>
      </w:ins>
      <w:ins w:id="7293" w:author="PR Preview" w:date="2026-01-01T00:00:00Z">
        <w:r>
          <w:t xml:space="preserve"> </w:t>
        </w:r>
      </w:ins>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ins w:id="7294" w:author="PR Preview" w:date="2026-01-01T00:00:00Z">
        <w:r>
          <w:t xml:space="preserve"> </w:t>
        </w:r>
      </w:ins>
      <w:ins w:id="7295" w:author="PR Preview" w:date="2026-01-01T00:00:00Z">
        <w:r>
          <w:t xml:space="preserve">such that</w:t>
        </w:r>
      </w:ins>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8"/>
    <w:bookmarkStart w:id="449" w:name="rem-svd-any-matrix"/>
    <w:p>
      <w:pPr>
        <w:pStyle w:val="BodyText"/>
      </w:pPr>
      <w:del w:id="7296" w:author="PR Preview" w:date="2026-01-01T00:00:00Z">
        <w:r>
          <w:rPr>
            <w:i/>
            <w:iCs/>
          </w:rPr>
          <w:delText xml:space="preserve">Remark 32</w:delText>
        </w:r>
      </w:del>
      <w:del w:id="7297" w:author="PR Preview" w:date="2026-01-01T00:00:00Z">
        <w:r>
          <w:delText xml:space="preserve"> (The SVD applies to every real matrix). </w:delText>
        </w:r>
      </w:del>
      <w:del w:id="7298" w:author="PR Preview" w:date="2026-01-01T00:00:00Z">
        <w:r>
          <w:delText xml:space="preserve">The proof is outside the scope of these notes;</w:delText>
        </w:r>
      </w:del>
      <w:del w:id="7299" w:author="PR Preview" w:date="2026-01-01T00:00:00Z">
        <w:r>
          <w:delText xml:space="preserve"> </w:delText>
        </w:r>
      </w:del>
      <w:del w:id="7300" w:author="PR Preview" w:date="2026-01-01T00:00:00Z">
        <w:r>
          <w:delText xml:space="preserve">see</w:delText>
        </w:r>
      </w:del>
      <w:del w:id="7301" w:author="PR Preview" w:date="2026-01-01T00:00:00Z">
        <w:r>
          <w:delText xml:space="preserve"> </w:delText>
        </w:r>
      </w:del>
      <w:del w:id="7302" w:author="PR Preview" w:date="2026-01-01T00:00:00Z">
        <w:r>
          <w:delText xml:space="preserve">Banerjee and Roy (2014, chap. 12, Theorem 12.1, p. 373)</w:delText>
        </w:r>
      </w:del>
      <w:del w:id="7303" w:author="PR Preview" w:date="2026-01-01T00:00:00Z">
        <w:r>
          <w:delText xml:space="preserve">.</w:delText>
        </w:r>
      </w:del>
      <w:del w:id="7304" w:author="PR Preview" w:date="2026-01-01T00:00:00Z">
        <w:r>
          <w:delText xml:space="preserve"> </w:delText>
        </w:r>
      </w:del>
      <w:del w:id="7305" w:author="PR Preview" w:date="2026-01-01T00:00:00Z">
        <w:r>
          <w:delText xml:space="preserve">Unlike the spectral theorem (</w:delText>
        </w:r>
      </w:del>
      <w:hyperlink w:anchor="thm-spectral">
        <w:del w:id="7306" w:author="PR Preview" w:date="2026-01-01T00:00:00Z">
          <w:r>
            <w:rPr>
              <w:rStyle w:val="Hyperlink"/>
            </w:rPr>
            <w:delText xml:space="preserve">Theorem 70</w:delText>
          </w:r>
        </w:del>
      </w:hyperlink>
      <w:del w:id="7307" w:author="PR Preview" w:date="2026-01-01T00:00:00Z">
        <w:r>
          <w:delText xml:space="preserve">),</w:delText>
        </w:r>
      </w:del>
      <w:del w:id="7308" w:author="PR Preview" w:date="2026-01-01T00:00:00Z">
        <w:r>
          <w:delText xml:space="preserve"> </w:delText>
        </w:r>
      </w:del>
      <w:hyperlink w:anchor="thm-svd">
        <w:del w:id="7309" w:author="PR Preview" w:date="2026-01-01T00:00:00Z">
          <w:r>
            <w:rPr>
              <w:rStyle w:val="Hyperlink"/>
            </w:rPr>
            <w:delText xml:space="preserve">Theorem 71</w:delText>
          </w:r>
        </w:del>
      </w:hyperlink>
      <w:del w:id="7310" w:author="PR Preview" w:date="2026-01-01T00:00:00Z">
        <w:r>
          <w:delText xml:space="preserve"> </w:delText>
        </w:r>
      </w:del>
      <w:del w:id="7311" w:author="PR Preview" w:date="2026-01-01T00:00:00Z">
        <w:r>
          <w:delText xml:space="preserve">applies to every real matrix,</w:delText>
        </w:r>
      </w:del>
      <w:del w:id="7312" w:author="PR Preview" w:date="2026-01-01T00:00:00Z">
        <w:r>
          <w:delText xml:space="preserve"> </w:delText>
        </w:r>
      </w:del>
      <w:del w:id="7313" w:author="PR Preview" w:date="2026-01-01T00:00:00Z">
        <w:r>
          <w:delText xml:space="preserve">including one that is not square or not symmetric.</w:delText>
        </w:r>
      </w:del>
    </w:p>
    <w:p>
      <w:pPr>
        <w:pStyle w:val="BodyText"/>
      </w:pPr>
      <w:del w:id="7314" w:author="PR Preview" w:date="2026-01-01T00:00:00Z">
        <w:r>
          <w:delText xml:space="preserve">For example, the</w:delText>
        </w:r>
      </w:del>
      <w:del w:id="7315" w:author="PR Preview" w:date="2026-01-01T00:00:00Z">
        <w:r>
          <w:delText xml:space="preserve"> </w:delText>
        </w:r>
      </w:del>
      <m:oMath>
        <m:r>
          <m:t>1</m:t>
        </m:r>
        <m:r>
          <m:rPr>
            <m:sty m:val="p"/>
          </m:rPr>
          <m:t>×</m:t>
        </m:r>
        <m:r>
          <m:t>2</m:t>
        </m:r>
      </m:oMath>
      <w:del w:id="7316" w:author="PR Preview" w:date="2026-01-01T00:00:00Z">
        <w:r>
          <w:delText xml:space="preserve"> </w:delText>
        </w:r>
      </w:del>
      <w:del w:id="7317" w:author="PR Preview" w:date="2026-01-01T00:00:00Z">
        <w:r>
          <w:delText xml:space="preserve">matrix</w:delText>
        </w:r>
      </w:del>
      <w:del w:id="731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7319" w:author="PR Preview" w:date="2026-01-01T00:00:00Z">
        <w:r>
          <w:delText xml:space="preserve"> </w:delText>
        </w:r>
      </w:del>
      <w:del w:id="7320" w:author="PR Preview" w:date="2026-01-01T00:00:00Z">
        <w:r>
          <w:delText xml:space="preserve">is not square, so</w:delText>
        </w:r>
      </w:del>
      <w:del w:id="7321" w:author="PR Preview" w:date="2026-01-01T00:00:00Z">
        <w:r>
          <w:delText xml:space="preserve"> </w:delText>
        </w:r>
      </w:del>
      <w:hyperlink w:anchor="thm-spectral">
        <w:del w:id="7322" w:author="PR Preview" w:date="2026-01-01T00:00:00Z">
          <w:r>
            <w:rPr>
              <w:rStyle w:val="Hyperlink"/>
            </w:rPr>
            <w:delText xml:space="preserve">Theorem 70</w:delText>
          </w:r>
        </w:del>
      </w:hyperlink>
      <w:del w:id="7323" w:author="PR Preview" w:date="2026-01-01T00:00:00Z">
        <w:r>
          <w:delText xml:space="preserve"> </w:delText>
        </w:r>
      </w:del>
      <w:del w:id="7324" w:author="PR Preview" w:date="2026-01-01T00:00:00Z">
        <w:r>
          <w:delText xml:space="preserve">does not apply to it.</w:delText>
        </w:r>
      </w:del>
      <w:del w:id="7325" w:author="PR Preview" w:date="2026-01-01T00:00:00Z">
        <w:r>
          <w:delText xml:space="preserve"> </w:delText>
        </w:r>
      </w:del>
      <w:del w:id="7326" w:author="PR Preview" w:date="2026-01-01T00:00:00Z">
        <w:r>
          <w:delText xml:space="preserve">It has rank</w:delText>
        </w:r>
      </w:del>
      <w:del w:id="7327" w:author="PR Preview" w:date="2026-01-01T00:00:00Z">
        <w:r>
          <w:delText xml:space="preserve"> </w:delText>
        </w:r>
      </w:del>
      <m:oMath>
        <m:r>
          <m:t>1</m:t>
        </m:r>
      </m:oMath>
      <w:del w:id="7328" w:author="PR Preview" w:date="2026-01-01T00:00:00Z">
        <w:r>
          <w:delText xml:space="preserve">, and</w:delText>
        </w:r>
      </w:del>
      <w:del w:id="7329" w:author="PR Preview" w:date="2026-01-01T00:00:00Z">
        <w:r>
          <w:delText xml:space="preserve"> </w:delText>
        </w:r>
      </w:del>
      <w:hyperlink w:anchor="thm-svd">
        <w:del w:id="7330" w:author="PR Preview" w:date="2026-01-01T00:00:00Z">
          <w:r>
            <w:rPr>
              <w:rStyle w:val="Hyperlink"/>
            </w:rPr>
            <w:delText xml:space="preserve">Theorem 71</w:delText>
          </w:r>
        </w:del>
      </w:hyperlink>
      <w:del w:id="7331" w:author="PR Preview" w:date="2026-01-01T00:00:00Z">
        <w:r>
          <w:delText xml:space="preserve"> </w:delText>
        </w:r>
      </w:del>
      <w:del w:id="7332" w:author="PR Preview" w:date="2026-01-01T00:00:00Z">
        <w:r>
          <w:delText xml:space="preserve">holds with</w:delText>
        </w:r>
      </w:del>
      <w:del w:id="7333"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del w:id="7334" w:author="PR Preview" w:date="2026-01-01T00:00:00Z">
        <w:r>
          <w:delText xml:space="preserve">,</w:delText>
        </w:r>
      </w:del>
      <w:del w:id="7335"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del w:id="7336" w:author="PR Preview" w:date="2026-01-01T00:00:00Z">
        <w:r>
          <w:delText xml:space="preserve">,</w:delText>
        </w:r>
      </w:del>
      <w:del w:id="7337" w:author="PR Preview" w:date="2026-01-01T00:00:00Z">
        <w:r>
          <w:delText xml:space="preserve"> </w:delText>
        </w:r>
      </w:del>
      <w:del w:id="7338" w:author="PR Preview" w:date="2026-01-01T00:00:00Z">
        <w:r>
          <w:delText xml:space="preserve">and</w:delText>
        </w:r>
      </w:del>
      <w:del w:id="7339" w:author="PR Preview" w:date="2026-01-01T00:00:00Z">
        <w:r>
          <w:delText xml:space="preserve"> </w:delText>
        </w:r>
      </w:del>
      <m:oMath>
        <m:r>
          <m:rPr>
            <m:sty m:val="bi"/>
          </m:rPr>
          <m:t>V</m:t>
        </m:r>
      </m:oMath>
      <w:del w:id="7340" w:author="PR Preview" w:date="2026-01-01T00:00:00Z">
        <w:r>
          <w:delText xml:space="preserve"> </w:delText>
        </w:r>
      </w:del>
      <w:del w:id="7341" w:author="PR Preview" w:date="2026-01-01T00:00:00Z">
        <w:r>
          <w:delText xml:space="preserve">the orthogonal matrix</w:delText>
        </w:r>
      </w:del>
      <w:del w:id="7342" w:author="PR Preview" w:date="2026-01-01T00:00:00Z">
        <w:r>
          <w:delText xml:space="preserve"> </w:delText>
        </w:r>
      </w:del>
      <m:oMath>
        <m:r>
          <m:rPr>
            <m:sty m:val="bi"/>
          </m:rPr>
          <m:t>Q</m:t>
        </m:r>
      </m:oMath>
      <w:del w:id="7343" w:author="PR Preview" w:date="2026-01-01T00:00:00Z">
        <w:r>
          <w:delText xml:space="preserve"> </w:delText>
        </w:r>
      </w:del>
      <w:del w:id="7344" w:author="PR Preview" w:date="2026-01-01T00:00:00Z">
        <w:r>
          <w:delText xml:space="preserve">from</w:delText>
        </w:r>
      </w:del>
      <w:del w:id="7345" w:author="PR Preview" w:date="2026-01-01T00:00:00Z">
        <w:r>
          <w:delText xml:space="preserve"> </w:delText>
        </w:r>
      </w:del>
      <w:hyperlink w:anchor="exm-spectral">
        <w:del w:id="7346" w:author="PR Preview" w:date="2026-01-01T00:00:00Z">
          <w:r>
            <w:rPr>
              <w:rStyle w:val="Hyperlink"/>
            </w:rPr>
            <w:delText xml:space="preserve">Example 137</w:delText>
          </w:r>
        </w:del>
      </w:hyperlink>
      <w:del w:id="7347" w:author="PR Preview" w:date="2026-01-01T00:00:00Z">
        <w:r>
          <w:delText xml:space="preserve">,</w:delText>
        </w:r>
      </w:del>
      <w:del w:id="7348" w:author="PR Preview" w:date="2026-01-01T00:00:00Z">
        <w:r>
          <w:delText xml:space="preserve"> </w:delText>
        </w:r>
      </w:del>
      <w:del w:id="7349" w:author="PR Preview" w:date="2026-01-01T00:00:00Z">
        <w:r>
          <w:delText xml:space="preserve">which is symmetric, so</w:delText>
        </w:r>
      </w:del>
      <w:del w:id="7350" w:author="PR Preview" w:date="2026-01-01T00:00:00Z">
        <w:r>
          <w:delText xml:space="preserve"> </w:delText>
        </w:r>
      </w:del>
      <m:oMath>
        <m:sSup>
          <m:e>
            <m:r>
              <m:rPr>
                <m:sty m:val="bi"/>
              </m:rPr>
              <m:t>V</m:t>
            </m:r>
          </m:e>
          <m:sup>
            <m:r>
              <m:rPr>
                <m:sty m:val="p"/>
              </m:rPr>
              <m:t>⊤</m:t>
            </m:r>
          </m:sup>
        </m:sSup>
        <m:r>
          <m:rPr>
            <m:sty m:val="p"/>
          </m:rPr>
          <m:t>=</m:t>
        </m:r>
        <m:r>
          <m:rPr>
            <m:sty m:val="bi"/>
          </m:rPr>
          <m:t>V</m:t>
        </m:r>
      </m:oMath>
      <w:del w:id="7351" w:author="PR Preview" w:date="2026-01-01T00:00:00Z">
        <w:r>
          <w:delText xml:space="preserve">:</w:delText>
        </w:r>
      </w:del>
    </w:p>
    <w:p>
      <w:pPr>
        <w:pStyle w:val="BodyText"/>
      </w:pPr>
      <w:ins w:id="7352" w:author="PR Preview" w:date="2026-01-01T00:00:00Z">
        <w:r>
          <w:rPr>
            <w:i/>
            <w:iCs/>
          </w:rPr>
          <w:t xml:space="preserve">Remark 32</w:t>
        </w:r>
      </w:ins>
      <w:ins w:id="7353" w:author="PR Preview" w:date="2026-01-01T00:00:00Z">
        <w:r>
          <w:t xml:space="preserve"> (The SVD applies to every real matrix). </w:t>
        </w:r>
      </w:ins>
      <w:ins w:id="7354" w:author="PR Preview" w:date="2026-01-01T00:00:00Z">
        <w:r>
          <w:t xml:space="preserve">The proof is outside the scope of these notes;</w:t>
        </w:r>
      </w:ins>
      <w:ins w:id="7355" w:author="PR Preview" w:date="2026-01-01T00:00:00Z">
        <w:r>
          <w:t xml:space="preserve"> </w:t>
        </w:r>
      </w:ins>
      <w:ins w:id="7356" w:author="PR Preview" w:date="2026-01-01T00:00:00Z">
        <w:r>
          <w:t xml:space="preserve">see</w:t>
        </w:r>
      </w:ins>
      <w:ins w:id="7357" w:author="PR Preview" w:date="2026-01-01T00:00:00Z">
        <w:r>
          <w:t xml:space="preserve"> </w:t>
        </w:r>
      </w:ins>
      <w:ins w:id="7358" w:author="PR Preview" w:date="2026-01-01T00:00:00Z">
        <w:r>
          <w:t xml:space="preserve">Banerjee and Roy (2014, chap. 12, Theorem 12.1, p. 373)</w:t>
        </w:r>
      </w:ins>
      <w:ins w:id="7359" w:author="PR Preview" w:date="2026-01-01T00:00:00Z">
        <w:r>
          <w:t xml:space="preserve">.</w:t>
        </w:r>
      </w:ins>
      <w:ins w:id="7360" w:author="PR Preview" w:date="2026-01-01T00:00:00Z">
        <w:r>
          <w:t xml:space="preserve"> </w:t>
        </w:r>
      </w:ins>
      <w:ins w:id="7361" w:author="PR Preview" w:date="2026-01-01T00:00:00Z">
        <w:r>
          <w:t xml:space="preserve">Unlike the spectral theorem (</w:t>
        </w:r>
      </w:ins>
      <w:hyperlink w:anchor="thm-spectral">
        <w:ins w:id="7362" w:author="PR Preview" w:date="2026-01-01T00:00:00Z">
          <w:r>
            <w:rPr>
              <w:rStyle w:val="Hyperlink"/>
            </w:rPr>
            <w:t xml:space="preserve">Theorem 72</w:t>
          </w:r>
        </w:ins>
      </w:hyperlink>
      <w:ins w:id="7363" w:author="PR Preview" w:date="2026-01-01T00:00:00Z">
        <w:r>
          <w:t xml:space="preserve">),</w:t>
        </w:r>
      </w:ins>
      <w:ins w:id="7364" w:author="PR Preview" w:date="2026-01-01T00:00:00Z">
        <w:r>
          <w:t xml:space="preserve"> </w:t>
        </w:r>
      </w:ins>
      <w:hyperlink w:anchor="thm-svd">
        <w:ins w:id="7365" w:author="PR Preview" w:date="2026-01-01T00:00:00Z">
          <w:r>
            <w:rPr>
              <w:rStyle w:val="Hyperlink"/>
            </w:rPr>
            <w:t xml:space="preserve">Theorem 73</w:t>
          </w:r>
        </w:ins>
      </w:hyperlink>
      <w:ins w:id="7366" w:author="PR Preview" w:date="2026-01-01T00:00:00Z">
        <w:r>
          <w:t xml:space="preserve"> </w:t>
        </w:r>
      </w:ins>
      <w:ins w:id="7367" w:author="PR Preview" w:date="2026-01-01T00:00:00Z">
        <w:r>
          <w:t xml:space="preserve">applies to every real matrix,</w:t>
        </w:r>
      </w:ins>
      <w:ins w:id="7368" w:author="PR Preview" w:date="2026-01-01T00:00:00Z">
        <w:r>
          <w:t xml:space="preserve"> </w:t>
        </w:r>
      </w:ins>
      <w:ins w:id="7369" w:author="PR Preview" w:date="2026-01-01T00:00:00Z">
        <w:r>
          <w:t xml:space="preserve">including one that is not square or not symmetric.</w:t>
        </w:r>
      </w:ins>
    </w:p>
    <w:p>
      <w:pPr>
        <w:pStyle w:val="BodyText"/>
      </w:pPr>
      <w:ins w:id="7370" w:author="PR Preview" w:date="2026-01-01T00:00:00Z">
        <w:r>
          <w:t xml:space="preserve">For example, the</w:t>
        </w:r>
      </w:ins>
      <w:ins w:id="7371" w:author="PR Preview" w:date="2026-01-01T00:00:00Z">
        <w:r>
          <w:t xml:space="preserve"> </w:t>
        </w:r>
      </w:ins>
      <m:oMath>
        <m:r>
          <m:t>1</m:t>
        </m:r>
        <m:r>
          <m:rPr>
            <m:sty m:val="p"/>
          </m:rPr>
          <m:t>×</m:t>
        </m:r>
        <m:r>
          <m:t>2</m:t>
        </m:r>
      </m:oMath>
      <w:ins w:id="7372" w:author="PR Preview" w:date="2026-01-01T00:00:00Z">
        <w:r>
          <w:t xml:space="preserve"> </w:t>
        </w:r>
      </w:ins>
      <w:ins w:id="7373" w:author="PR Preview" w:date="2026-01-01T00:00:00Z">
        <w:r>
          <w:t xml:space="preserve">matrix</w:t>
        </w:r>
      </w:ins>
      <w:ins w:id="737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7375" w:author="PR Preview" w:date="2026-01-01T00:00:00Z">
        <w:r>
          <w:t xml:space="preserve"> </w:t>
        </w:r>
      </w:ins>
      <w:ins w:id="7376" w:author="PR Preview" w:date="2026-01-01T00:00:00Z">
        <w:r>
          <w:t xml:space="preserve">is not square, so</w:t>
        </w:r>
      </w:ins>
      <w:ins w:id="7377" w:author="PR Preview" w:date="2026-01-01T00:00:00Z">
        <w:r>
          <w:t xml:space="preserve"> </w:t>
        </w:r>
      </w:ins>
      <w:hyperlink w:anchor="thm-spectral">
        <w:ins w:id="7378" w:author="PR Preview" w:date="2026-01-01T00:00:00Z">
          <w:r>
            <w:rPr>
              <w:rStyle w:val="Hyperlink"/>
            </w:rPr>
            <w:t xml:space="preserve">Theorem 72</w:t>
          </w:r>
        </w:ins>
      </w:hyperlink>
      <w:ins w:id="7379" w:author="PR Preview" w:date="2026-01-01T00:00:00Z">
        <w:r>
          <w:t xml:space="preserve"> </w:t>
        </w:r>
      </w:ins>
      <w:ins w:id="7380" w:author="PR Preview" w:date="2026-01-01T00:00:00Z">
        <w:r>
          <w:t xml:space="preserve">does not apply to it.</w:t>
        </w:r>
      </w:ins>
      <w:ins w:id="7381" w:author="PR Preview" w:date="2026-01-01T00:00:00Z">
        <w:r>
          <w:t xml:space="preserve"> </w:t>
        </w:r>
      </w:ins>
      <w:ins w:id="7382" w:author="PR Preview" w:date="2026-01-01T00:00:00Z">
        <w:r>
          <w:t xml:space="preserve">It has rank</w:t>
        </w:r>
      </w:ins>
      <w:ins w:id="7383" w:author="PR Preview" w:date="2026-01-01T00:00:00Z">
        <w:r>
          <w:t xml:space="preserve"> </w:t>
        </w:r>
      </w:ins>
      <m:oMath>
        <m:r>
          <m:t>1</m:t>
        </m:r>
      </m:oMath>
      <w:ins w:id="7384" w:author="PR Preview" w:date="2026-01-01T00:00:00Z">
        <w:r>
          <w:t xml:space="preserve">, and</w:t>
        </w:r>
      </w:ins>
      <w:ins w:id="7385" w:author="PR Preview" w:date="2026-01-01T00:00:00Z">
        <w:r>
          <w:t xml:space="preserve"> </w:t>
        </w:r>
      </w:ins>
      <w:hyperlink w:anchor="thm-svd">
        <w:ins w:id="7386" w:author="PR Preview" w:date="2026-01-01T00:00:00Z">
          <w:r>
            <w:rPr>
              <w:rStyle w:val="Hyperlink"/>
            </w:rPr>
            <w:t xml:space="preserve">Theorem 73</w:t>
          </w:r>
        </w:ins>
      </w:hyperlink>
      <w:ins w:id="7387" w:author="PR Preview" w:date="2026-01-01T00:00:00Z">
        <w:r>
          <w:t xml:space="preserve"> </w:t>
        </w:r>
      </w:ins>
      <w:ins w:id="7388" w:author="PR Preview" w:date="2026-01-01T00:00:00Z">
        <w:r>
          <w:t xml:space="preserve">holds with</w:t>
        </w:r>
      </w:ins>
      <w:ins w:id="738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ins w:id="7390" w:author="PR Preview" w:date="2026-01-01T00:00:00Z">
        <w:r>
          <w:t xml:space="preserve">,</w:t>
        </w:r>
      </w:ins>
      <w:ins w:id="7391"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ins w:id="7392" w:author="PR Preview" w:date="2026-01-01T00:00:00Z">
        <w:r>
          <w:t xml:space="preserve">,</w:t>
        </w:r>
      </w:ins>
      <w:ins w:id="7393" w:author="PR Preview" w:date="2026-01-01T00:00:00Z">
        <w:r>
          <w:t xml:space="preserve"> </w:t>
        </w:r>
      </w:ins>
      <w:ins w:id="7394" w:author="PR Preview" w:date="2026-01-01T00:00:00Z">
        <w:r>
          <w:t xml:space="preserve">and</w:t>
        </w:r>
      </w:ins>
      <w:ins w:id="7395" w:author="PR Preview" w:date="2026-01-01T00:00:00Z">
        <w:r>
          <w:t xml:space="preserve"> </w:t>
        </w:r>
      </w:ins>
      <m:oMath>
        <m:r>
          <m:rPr>
            <m:sty m:val="bi"/>
          </m:rPr>
          <m:t>V</m:t>
        </m:r>
      </m:oMath>
      <w:ins w:id="7396" w:author="PR Preview" w:date="2026-01-01T00:00:00Z">
        <w:r>
          <w:t xml:space="preserve"> </w:t>
        </w:r>
      </w:ins>
      <w:ins w:id="7397" w:author="PR Preview" w:date="2026-01-01T00:00:00Z">
        <w:r>
          <w:t xml:space="preserve">the orthogonal matrix</w:t>
        </w:r>
      </w:ins>
      <w:ins w:id="7398" w:author="PR Preview" w:date="2026-01-01T00:00:00Z">
        <w:r>
          <w:t xml:space="preserve"> </w:t>
        </w:r>
      </w:ins>
      <m:oMath>
        <m:r>
          <m:rPr>
            <m:sty m:val="bi"/>
          </m:rPr>
          <m:t>Q</m:t>
        </m:r>
      </m:oMath>
      <w:ins w:id="7399" w:author="PR Preview" w:date="2026-01-01T00:00:00Z">
        <w:r>
          <w:t xml:space="preserve"> </w:t>
        </w:r>
      </w:ins>
      <w:ins w:id="7400" w:author="PR Preview" w:date="2026-01-01T00:00:00Z">
        <w:r>
          <w:t xml:space="preserve">from</w:t>
        </w:r>
      </w:ins>
      <w:ins w:id="7401" w:author="PR Preview" w:date="2026-01-01T00:00:00Z">
        <w:r>
          <w:t xml:space="preserve"> </w:t>
        </w:r>
      </w:ins>
      <w:hyperlink w:anchor="exm-spectral">
        <w:ins w:id="7402" w:author="PR Preview" w:date="2026-01-01T00:00:00Z">
          <w:r>
            <w:rPr>
              <w:rStyle w:val="Hyperlink"/>
            </w:rPr>
            <w:t xml:space="preserve">Example 139</w:t>
          </w:r>
        </w:ins>
      </w:hyperlink>
      <w:ins w:id="7403" w:author="PR Preview" w:date="2026-01-01T00:00:00Z">
        <w:r>
          <w:t xml:space="preserve">,</w:t>
        </w:r>
      </w:ins>
      <w:ins w:id="7404" w:author="PR Preview" w:date="2026-01-01T00:00:00Z">
        <w:r>
          <w:t xml:space="preserve"> </w:t>
        </w:r>
      </w:ins>
      <w:ins w:id="7405" w:author="PR Preview" w:date="2026-01-01T00:00:00Z">
        <w:r>
          <w:t xml:space="preserve">which is symmetric, so</w:t>
        </w:r>
      </w:ins>
      <w:ins w:id="7406" w:author="PR Preview" w:date="2026-01-01T00:00:00Z">
        <w:r>
          <w:t xml:space="preserve"> </w:t>
        </w:r>
      </w:ins>
      <m:oMath>
        <m:sSup>
          <m:e>
            <m:r>
              <m:rPr>
                <m:sty m:val="bi"/>
              </m:rPr>
              <m:t>V</m:t>
            </m:r>
          </m:e>
          <m:sup>
            <m:r>
              <m:rPr>
                <m:sty m:val="p"/>
              </m:rPr>
              <m:t>⊤</m:t>
            </m:r>
          </m:sup>
        </m:sSup>
        <m:r>
          <m:rPr>
            <m:sty m:val="p"/>
          </m:rPr>
          <m:t>=</m:t>
        </m:r>
        <m:r>
          <m:rPr>
            <m:sty m:val="bi"/>
          </m:rPr>
          <m:t>V</m:t>
        </m:r>
      </m:oMath>
      <w:ins w:id="7407" w:author="PR Preview" w:date="2026-01-01T00:00:00Z">
        <w:r>
          <w:t xml:space="preserve">:</w:t>
        </w:r>
      </w:ins>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9"/>
    <w:bookmarkStart w:id="450" w:name="def-svd"/>
    <w:p>
      <w:pPr>
        <w:pStyle w:val="BodyText"/>
      </w:pPr>
      <w:del w:id="7408" w:author="PR Preview" w:date="2026-01-01T00:00:00Z">
        <w:r>
          <w:rPr>
            <w:b/>
            <w:bCs/>
          </w:rPr>
          <w:delText xml:space="preserve">Definition 84 (Singular value decomposition and singular values)</w:delText>
        </w:r>
      </w:del>
      <w:del w:id="7409" w:author="PR Preview" w:date="2026-01-01T00:00:00Z">
        <w:r>
          <w:delText xml:space="preserve"> </w:delText>
        </w:r>
      </w:del>
      <w:del w:id="7410" w:author="PR Preview" w:date="2026-01-01T00:00:00Z">
        <w:r>
          <w:delText xml:space="preserve">Let</w:delText>
        </w:r>
      </w:del>
      <w:del w:id="7411" w:author="PR Preview" w:date="2026-01-01T00:00:00Z">
        <w:r>
          <w:delText xml:space="preserve"> </w:delText>
        </w:r>
      </w:del>
      <m:oMath>
        <m:r>
          <m:rPr>
            <m:sty m:val="bi"/>
          </m:rPr>
          <m:t>A</m:t>
        </m:r>
      </m:oMath>
      <w:del w:id="7412" w:author="PR Preview" w:date="2026-01-01T00:00:00Z">
        <w:r>
          <w:delText xml:space="preserve"> </w:delText>
        </w:r>
      </w:del>
      <w:del w:id="7413" w:author="PR Preview" w:date="2026-01-01T00:00:00Z">
        <w:r>
          <w:delText xml:space="preserve">be an</w:delText>
        </w:r>
      </w:del>
      <w:del w:id="7414" w:author="PR Preview" w:date="2026-01-01T00:00:00Z">
        <w:r>
          <w:delText xml:space="preserve"> </w:delText>
        </w:r>
      </w:del>
      <m:oMath>
        <m:r>
          <m:t>n</m:t>
        </m:r>
        <m:r>
          <m:rPr>
            <m:sty m:val="p"/>
          </m:rPr>
          <m:t>×</m:t>
        </m:r>
        <m:r>
          <m:t>p</m:t>
        </m:r>
      </m:oMath>
      <w:del w:id="7415" w:author="PR Preview" w:date="2026-01-01T00:00:00Z">
        <w:r>
          <w:delText xml:space="preserve"> </w:delText>
        </w:r>
      </w:del>
      <w:del w:id="7416" w:author="PR Preview" w:date="2026-01-01T00:00:00Z">
        <w:r>
          <w:delText xml:space="preserve">matrix with real entries</w:delText>
        </w:r>
      </w:del>
      <w:del w:id="7417" w:author="PR Preview" w:date="2026-01-01T00:00:00Z">
        <w:r>
          <w:delText xml:space="preserve"> </w:delText>
        </w:r>
      </w:del>
      <w:del w:id="7418" w:author="PR Preview" w:date="2026-01-01T00:00:00Z">
        <w:r>
          <w:delText xml:space="preserve">and</w:delText>
        </w:r>
      </w:del>
      <w:del w:id="7419" w:author="PR Preview" w:date="2026-01-01T00:00:00Z">
        <w:r>
          <w:delText xml:space="preserve"> </w:delText>
        </w:r>
      </w:del>
      <m:oMath>
        <m:r>
          <m:rPr>
            <m:sty m:val="p"/>
          </m:rPr>
          <m:t>rank</m:t>
        </m:r>
        <m:r>
          <m:rPr>
            <m:sty m:val="p"/>
          </m:rPr>
          <m:t>(</m:t>
        </m:r>
        <m:r>
          <m:rPr>
            <m:sty m:val="bi"/>
          </m:rPr>
          <m:t>A</m:t>
        </m:r>
        <m:r>
          <m:rPr>
            <m:sty m:val="p"/>
          </m:rPr>
          <m:t>)</m:t>
        </m:r>
        <m:r>
          <m:rPr>
            <m:sty m:val="p"/>
          </m:rPr>
          <m:t>=</m:t>
        </m:r>
        <m:r>
          <m:t>r</m:t>
        </m:r>
      </m:oMath>
      <w:del w:id="7420" w:author="PR Preview" w:date="2026-01-01T00:00:00Z">
        <w:r>
          <w:delText xml:space="preserve">.</w:delText>
        </w:r>
      </w:del>
      <w:del w:id="7421" w:author="PR Preview" w:date="2026-01-01T00:00:00Z">
        <w:r>
          <w:delText xml:space="preserve"> </w:delText>
        </w:r>
      </w:del>
      <w:del w:id="7422" w:author="PR Preview" w:date="2026-01-01T00:00:00Z">
        <w:r>
          <w:delText xml:space="preserve">A</w:delText>
        </w:r>
      </w:del>
      <w:del w:id="7423" w:author="PR Preview" w:date="2026-01-01T00:00:00Z">
        <w:r>
          <w:delText xml:space="preserve"> </w:delText>
        </w:r>
      </w:del>
      <w:del w:id="7424" w:author="PR Preview" w:date="2026-01-01T00:00:00Z">
        <w:r>
          <w:rPr>
            <w:b/>
            <w:bCs/>
          </w:rPr>
          <w:delText xml:space="preserve">singular value decomposition</w:delText>
        </w:r>
      </w:del>
      <w:del w:id="7425" w:author="PR Preview" w:date="2026-01-01T00:00:00Z">
        <w:r>
          <w:delText xml:space="preserve"> </w:delText>
        </w:r>
      </w:del>
      <w:del w:id="7426" w:author="PR Preview" w:date="2026-01-01T00:00:00Z">
        <w:r>
          <w:delText xml:space="preserve">(SVD) of</w:delText>
        </w:r>
      </w:del>
      <w:del w:id="7427" w:author="PR Preview" w:date="2026-01-01T00:00:00Z">
        <w:r>
          <w:delText xml:space="preserve"> </w:delText>
        </w:r>
      </w:del>
      <m:oMath>
        <m:r>
          <m:rPr>
            <m:sty m:val="bi"/>
          </m:rPr>
          <m:t>A</m:t>
        </m:r>
      </m:oMath>
      <w:del w:id="7428" w:author="PR Preview" w:date="2026-01-01T00:00:00Z">
        <w:r>
          <w:delText xml:space="preserve"> </w:delText>
        </w:r>
      </w:del>
      <w:del w:id="7429" w:author="PR Preview" w:date="2026-01-01T00:00:00Z">
        <w:r>
          <w:delText xml:space="preserve">is a factorization</w:delText>
        </w:r>
      </w:del>
      <w:del w:id="7430"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7431" w:author="PR Preview" w:date="2026-01-01T00:00:00Z">
        <w:r>
          <w:delText xml:space="preserve"> </w:delText>
        </w:r>
      </w:del>
      <w:del w:id="7432" w:author="PR Preview" w:date="2026-01-01T00:00:00Z">
        <w:r>
          <w:delText xml:space="preserve">with</w:delText>
        </w:r>
      </w:del>
      <w:del w:id="7433" w:author="PR Preview" w:date="2026-01-01T00:00:00Z">
        <w:r>
          <w:delText xml:space="preserve"> </w:delText>
        </w:r>
      </w:del>
      <m:oMath>
        <m:r>
          <m:rPr>
            <m:sty m:val="bi"/>
          </m:rPr>
          <m:t>U</m:t>
        </m:r>
      </m:oMath>
      <w:del w:id="7434" w:author="PR Preview" w:date="2026-01-01T00:00:00Z">
        <w:r>
          <w:delText xml:space="preserve">,</w:delText>
        </w:r>
      </w:del>
      <w:del w:id="7435" w:author="PR Preview" w:date="2026-01-01T00:00:00Z">
        <w:r>
          <w:delText xml:space="preserve"> </w:delText>
        </w:r>
      </w:del>
      <m:oMath>
        <m:r>
          <m:rPr>
            <m:sty m:val="bi"/>
          </m:rPr>
          <m:t>D</m:t>
        </m:r>
      </m:oMath>
      <w:del w:id="7436" w:author="PR Preview" w:date="2026-01-01T00:00:00Z">
        <w:r>
          <w:delText xml:space="preserve"> </w:delText>
        </w:r>
      </w:del>
      <w:del w:id="7437" w:author="PR Preview" w:date="2026-01-01T00:00:00Z">
        <w:r>
          <w:delText xml:space="preserve">and</w:delText>
        </w:r>
      </w:del>
      <w:del w:id="7438" w:author="PR Preview" w:date="2026-01-01T00:00:00Z">
        <w:r>
          <w:delText xml:space="preserve"> </w:delText>
        </w:r>
      </w:del>
      <m:oMath>
        <m:r>
          <m:rPr>
            <m:sty m:val="bi"/>
          </m:rPr>
          <m:t>V</m:t>
        </m:r>
      </m:oMath>
      <w:del w:id="7439" w:author="PR Preview" w:date="2026-01-01T00:00:00Z">
        <w:r>
          <w:delText xml:space="preserve"> </w:delText>
        </w:r>
      </w:del>
      <w:del w:id="7440" w:author="PR Preview" w:date="2026-01-01T00:00:00Z">
        <w:r>
          <w:delText xml:space="preserve">as in</w:delText>
        </w:r>
      </w:del>
      <w:del w:id="7441" w:author="PR Preview" w:date="2026-01-01T00:00:00Z">
        <w:r>
          <w:delText xml:space="preserve"> </w:delText>
        </w:r>
      </w:del>
      <w:hyperlink w:anchor="thm-svd">
        <w:del w:id="7442" w:author="PR Preview" w:date="2026-01-01T00:00:00Z">
          <w:r>
            <w:rPr>
              <w:rStyle w:val="Hyperlink"/>
            </w:rPr>
            <w:delText xml:space="preserve">Theorem 71</w:delText>
          </w:r>
        </w:del>
      </w:hyperlink>
      <w:del w:id="7443" w:author="PR Preview" w:date="2026-01-01T00:00:00Z">
        <w:r>
          <w:delText xml:space="preserve">.</w:delText>
        </w:r>
      </w:del>
      <w:del w:id="7444" w:author="PR Preview" w:date="2026-01-01T00:00:00Z">
        <w:r>
          <w:delText xml:space="preserve"> </w:delText>
        </w:r>
      </w:del>
      <w:del w:id="7445" w:author="PR Preview" w:date="2026-01-01T00:00:00Z">
        <w:r>
          <w:delText xml:space="preserve">The numbers</w:delText>
        </w:r>
      </w:del>
      <w:del w:id="7446"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r>
          <m:rPr>
            <m:sty m:val="p"/>
          </m:rPr>
          <m:t>&gt;</m:t>
        </m:r>
        <m:r>
          <m:t>0</m:t>
        </m:r>
      </m:oMath>
      <w:del w:id="7447" w:author="PR Preview" w:date="2026-01-01T00:00:00Z">
        <w:r>
          <w:delText xml:space="preserve"> </w:delText>
        </w:r>
      </w:del>
      <w:del w:id="7448" w:author="PR Preview" w:date="2026-01-01T00:00:00Z">
        <w:r>
          <w:delText xml:space="preserve">on the diagonal of</w:delText>
        </w:r>
      </w:del>
      <w:del w:id="7449" w:author="PR Preview" w:date="2026-01-01T00:00:00Z">
        <w:r>
          <w:delText xml:space="preserve"> </w:delText>
        </w:r>
      </w:del>
      <m:oMath>
        <m:r>
          <m:rPr>
            <m:sty m:val="bi"/>
          </m:rPr>
          <m:t>D</m:t>
        </m:r>
      </m:oMath>
      <w:del w:id="7450" w:author="PR Preview" w:date="2026-01-01T00:00:00Z">
        <w:r>
          <w:delText xml:space="preserve"> </w:delText>
        </w:r>
      </w:del>
      <w:del w:id="7451" w:author="PR Preview" w:date="2026-01-01T00:00:00Z">
        <w:r>
          <w:delText xml:space="preserve">are the</w:delText>
        </w:r>
      </w:del>
      <w:del w:id="7452" w:author="PR Preview" w:date="2026-01-01T00:00:00Z">
        <w:r>
          <w:delText xml:space="preserve"> </w:delText>
        </w:r>
      </w:del>
      <w:del w:id="7453" w:author="PR Preview" w:date="2026-01-01T00:00:00Z">
        <w:r>
          <w:rPr>
            <w:b/>
            <w:bCs/>
          </w:rPr>
          <w:delText xml:space="preserve">singular values</w:delText>
        </w:r>
      </w:del>
      <w:del w:id="7454" w:author="PR Preview" w:date="2026-01-01T00:00:00Z">
        <w:r>
          <w:delText xml:space="preserve"> </w:delText>
        </w:r>
      </w:del>
      <w:del w:id="7455" w:author="PR Preview" w:date="2026-01-01T00:00:00Z">
        <w:r>
          <w:delText xml:space="preserve">of</w:delText>
        </w:r>
      </w:del>
      <w:del w:id="7456" w:author="PR Preview" w:date="2026-01-01T00:00:00Z">
        <w:r>
          <w:delText xml:space="preserve"> </w:delText>
        </w:r>
      </w:del>
      <m:oMath>
        <m:r>
          <m:rPr>
            <m:sty m:val="bi"/>
          </m:rPr>
          <m:t>A</m:t>
        </m:r>
      </m:oMath>
      <w:del w:id="7457" w:author="PR Preview" w:date="2026-01-01T00:00:00Z">
        <w:r>
          <w:delText xml:space="preserve">.</w:delText>
        </w:r>
      </w:del>
    </w:p>
    <w:p>
      <w:pPr>
        <w:pStyle w:val="BodyText"/>
      </w:pPr>
      <w:del w:id="7458" w:author="PR Preview" w:date="2026-01-01T00:00:00Z">
        <w:r>
          <w:rPr>
            <w:b/>
            <w:bCs/>
          </w:rPr>
          <w:delText xml:space="preserve">Example 138 (An SVD of a</w:delText>
        </w:r>
      </w:del>
      <w:del w:id="7459" w:author="PR Preview" w:date="2026-01-01T00:00:00Z">
        <w:r>
          <w:rPr>
            <w:b/>
            <w:bCs/>
          </w:rPr>
          <w:delText xml:space="preserve"> </w:delText>
        </w:r>
      </w:del>
      <m:oMath>
        <m:r>
          <m:t>3</m:t>
        </m:r>
        <m:r>
          <m:rPr>
            <m:sty m:val="p"/>
          </m:rPr>
          <m:t>×</m:t>
        </m:r>
        <m:r>
          <m:t>2</m:t>
        </m:r>
      </m:oMath>
      <w:del w:id="7460" w:author="PR Preview" w:date="2026-01-01T00:00:00Z">
        <w:r>
          <w:rPr>
            <w:b/>
            <w:bCs/>
          </w:rPr>
          <w:delText xml:space="preserve"> </w:delText>
        </w:r>
      </w:del>
      <w:del w:id="7461" w:author="PR Preview" w:date="2026-01-01T00:00:00Z">
        <w:r>
          <w:rPr>
            <w:b/>
            <w:bCs/>
          </w:rPr>
          <w:delText xml:space="preserve">matrix)</w:delText>
        </w:r>
      </w:del>
      <w:del w:id="7462" w:author="PR Preview" w:date="2026-01-01T00:00:00Z">
        <w:r>
          <w:delText xml:space="preserve"> </w:delText>
        </w:r>
      </w:del>
      <w:del w:id="7463" w:author="PR Preview" w:date="2026-01-01T00:00:00Z">
        <w:r>
          <w:delText xml:space="preserve">Let</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7464" w:author="PR Preview" w:date="2026-01-01T00:00:00Z">
        <w:r>
          <w:delText xml:space="preserve"> </w:delText>
        </w:r>
      </w:del>
      <w:del w:id="7465" w:author="PR Preview" w:date="2026-01-01T00:00:00Z">
        <w:r>
          <w:delText xml:space="preserve">is the orthogonal matrix</w:delText>
        </w:r>
      </w:del>
      <w:del w:id="7466" w:author="PR Preview" w:date="2026-01-01T00:00:00Z">
        <w:r>
          <w:delText xml:space="preserve"> </w:delText>
        </w:r>
      </w:del>
      <m:oMath>
        <m:r>
          <m:rPr>
            <m:sty m:val="bi"/>
          </m:rPr>
          <m:t>Q</m:t>
        </m:r>
      </m:oMath>
      <w:del w:id="7467" w:author="PR Preview" w:date="2026-01-01T00:00:00Z">
        <w:r>
          <w:delText xml:space="preserve"> </w:delText>
        </w:r>
      </w:del>
      <w:del w:id="7468" w:author="PR Preview" w:date="2026-01-01T00:00:00Z">
        <w:r>
          <w:delText xml:space="preserve">from</w:delText>
        </w:r>
      </w:del>
      <w:del w:id="7469" w:author="PR Preview" w:date="2026-01-01T00:00:00Z">
        <w:r>
          <w:delText xml:space="preserve"> </w:delText>
        </w:r>
      </w:del>
      <w:hyperlink w:anchor="exm-spectral">
        <w:del w:id="7470" w:author="PR Preview" w:date="2026-01-01T00:00:00Z">
          <w:r>
            <w:rPr>
              <w:rStyle w:val="Hyperlink"/>
            </w:rPr>
            <w:delText xml:space="preserve">Example 137</w:delText>
          </w:r>
        </w:del>
      </w:hyperlink>
      <w:del w:id="7471" w:author="PR Preview" w:date="2026-01-01T00:00:00Z">
        <w:r>
          <w:delText xml:space="preserve">.</w:delText>
        </w:r>
      </w:del>
      <w:del w:id="7472" w:author="PR Preview" w:date="2026-01-01T00:00:00Z">
        <w:r>
          <w:delText xml:space="preserve"> </w:delText>
        </w:r>
      </w:del>
      <m:oMath>
        <m:r>
          <m:rPr>
            <m:sty m:val="bi"/>
          </m:rPr>
          <m:t>U</m:t>
        </m:r>
      </m:oMath>
      <w:del w:id="7473" w:author="PR Preview" w:date="2026-01-01T00:00:00Z">
        <w:r>
          <w:delText xml:space="preserve"> </w:delText>
        </w:r>
      </w:del>
      <w:del w:id="7474" w:author="PR Preview" w:date="2026-01-01T00:00:00Z">
        <w:r>
          <w:delText xml:space="preserve">is orthogonal too.</w:delText>
        </w:r>
      </w:del>
      <w:del w:id="7475" w:author="PR Preview" w:date="2026-01-01T00:00:00Z">
        <w:r>
          <w:delText xml:space="preserve"> </w:delText>
        </w:r>
      </w:del>
      <w:del w:id="7476" w:author="PR Preview" w:date="2026-01-01T00:00:00Z">
        <w:r>
          <w:delText xml:space="preserve">Entry</w:delText>
        </w:r>
      </w:del>
      <w:del w:id="7477" w:author="PR Preview" w:date="2026-01-01T00:00:00Z">
        <w:r>
          <w:delText xml:space="preserve"> </w:delText>
        </w:r>
      </w:del>
      <m:oMath>
        <m:r>
          <m:rPr>
            <m:sty m:val="p"/>
          </m:rPr>
          <m:t>(</m:t>
        </m:r>
        <m:r>
          <m:t>i</m:t>
        </m:r>
        <m:r>
          <m:rPr>
            <m:sty m:val="p"/>
          </m:rPr>
          <m:t>,</m:t>
        </m:r>
        <m:r>
          <m:t>j</m:t>
        </m:r>
        <m:r>
          <m:rPr>
            <m:sty m:val="p"/>
          </m:rPr>
          <m:t>)</m:t>
        </m:r>
      </m:oMath>
      <w:del w:id="7478" w:author="PR Preview" w:date="2026-01-01T00:00:00Z">
        <w:r>
          <w:delText xml:space="preserve"> </w:delText>
        </w:r>
      </w:del>
      <w:del w:id="7479" w:author="PR Preview" w:date="2026-01-01T00:00:00Z">
        <w:r>
          <w:delText xml:space="preserve">of</w:delText>
        </w:r>
      </w:del>
      <w:del w:id="7480" w:author="PR Preview" w:date="2026-01-01T00:00:00Z">
        <w:r>
          <w:delText xml:space="preserve"> </w:delText>
        </w:r>
      </w:del>
      <m:oMath>
        <m:sSup>
          <m:e>
            <m:r>
              <m:rPr>
                <m:sty m:val="bi"/>
              </m:rPr>
              <m:t>U</m:t>
            </m:r>
          </m:e>
          <m:sup>
            <m:r>
              <m:rPr>
                <m:sty m:val="p"/>
              </m:rPr>
              <m:t>⊤</m:t>
            </m:r>
          </m:sup>
        </m:sSup>
        <m:r>
          <m:rPr>
            <m:sty m:val="bi"/>
          </m:rPr>
          <m:t>U</m:t>
        </m:r>
      </m:oMath>
      <w:del w:id="7481" w:author="PR Preview" w:date="2026-01-01T00:00:00Z">
        <w:r>
          <w:delText xml:space="preserve"> </w:delText>
        </w:r>
      </w:del>
      <w:del w:id="7482" w:author="PR Preview" w:date="2026-01-01T00:00:00Z">
        <w:r>
          <w:delText xml:space="preserve">is the dot product of columns</w:delText>
        </w:r>
      </w:del>
      <w:del w:id="7483" w:author="PR Preview" w:date="2026-01-01T00:00:00Z">
        <w:r>
          <w:delText xml:space="preserve"> </w:delText>
        </w:r>
      </w:del>
      <m:oMath>
        <m:r>
          <m:t>i</m:t>
        </m:r>
      </m:oMath>
      <w:del w:id="7484" w:author="PR Preview" w:date="2026-01-01T00:00:00Z">
        <w:r>
          <w:delText xml:space="preserve"> </w:delText>
        </w:r>
      </w:del>
      <w:del w:id="7485" w:author="PR Preview" w:date="2026-01-01T00:00:00Z">
        <w:r>
          <w:delText xml:space="preserve">and</w:delText>
        </w:r>
      </w:del>
      <w:del w:id="7486" w:author="PR Preview" w:date="2026-01-01T00:00:00Z">
        <w:r>
          <w:delText xml:space="preserve"> </w:delText>
        </w:r>
      </w:del>
      <m:oMath>
        <m:r>
          <m:t>j</m:t>
        </m:r>
      </m:oMath>
      <w:del w:id="7487" w:author="PR Preview" w:date="2026-01-01T00:00:00Z">
        <w:r>
          <w:delText xml:space="preserve"> </w:delText>
        </w:r>
      </w:del>
      <w:del w:id="7488" w:author="PR Preview" w:date="2026-01-01T00:00:00Z">
        <w:r>
          <w:delText xml:space="preserve">of</w:delText>
        </w:r>
      </w:del>
      <w:del w:id="7489" w:author="PR Preview" w:date="2026-01-01T00:00:00Z">
        <w:r>
          <w:delText xml:space="preserve"> </w:delText>
        </w:r>
      </w:del>
      <m:oMath>
        <m:r>
          <m:rPr>
            <m:sty m:val="bi"/>
          </m:rPr>
          <m:t>U</m:t>
        </m:r>
      </m:oMath>
      <w:del w:id="7490" w:author="PR Preview" w:date="2026-01-01T00:00:00Z">
        <w:r>
          <w:delText xml:space="preserve">,</w:delText>
        </w:r>
      </w:del>
      <w:del w:id="7491" w:author="PR Preview" w:date="2026-01-01T00:00:00Z">
        <w:r>
          <w:delText xml:space="preserve"> </w:delText>
        </w:r>
      </w:del>
      <w:del w:id="7492" w:author="PR Preview" w:date="2026-01-01T00:00:00Z">
        <w:r>
          <w:delText xml:space="preserve">and those columns are</w:delText>
        </w:r>
      </w:del>
      <w:del w:id="7493" w:author="PR Preview" w:date="2026-01-01T00:00:00Z">
        <w:r>
          <w:delText xml:space="preserve"> </w:delText>
        </w:r>
      </w:del>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7494" w:author="PR Preview" w:date="2026-01-01T00:00:00Z">
        <w:r>
          <w:delText xml:space="preserve">,</w:delText>
        </w:r>
      </w:del>
      <w:del w:id="7495" w:author="PR Preview" w:date="2026-01-01T00:00:00Z">
        <w:r>
          <w:delText xml:space="preserve"> </w:delText>
        </w:r>
      </w:del>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del w:id="7496" w:author="PR Preview" w:date="2026-01-01T00:00:00Z">
        <w:r>
          <w:delText xml:space="preserve"> </w:delText>
        </w:r>
      </w:del>
      <w:del w:id="7497" w:author="PR Preview" w:date="2026-01-01T00:00:00Z">
        <w:r>
          <w:delText xml:space="preserve">and</w:delText>
        </w:r>
      </w:del>
      <w:del w:id="7498" w:author="PR Preview" w:date="2026-01-01T00:00:00Z">
        <w:r>
          <w:delText xml:space="preserve"> </w:delText>
        </w:r>
      </w:del>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7499" w:author="PR Preview" w:date="2026-01-01T00:00:00Z">
        <w:r>
          <w:delText xml:space="preserve">:</w:delText>
        </w:r>
      </w:del>
    </w:p>
    <w:p>
      <w:pPr>
        <w:pStyle w:val="BodyText"/>
      </w:pPr>
      <w:ins w:id="7500" w:author="PR Preview" w:date="2026-01-01T00:00:00Z">
        <w:r>
          <w:rPr>
            <w:b/>
            <w:bCs/>
          </w:rPr>
          <w:t xml:space="preserve">Definition 84 (Singular value decomposition and singular values)</w:t>
        </w:r>
      </w:ins>
      <w:ins w:id="7501" w:author="PR Preview" w:date="2026-01-01T00:00:00Z">
        <w:r>
          <w:t xml:space="preserve"> </w:t>
        </w:r>
      </w:ins>
      <w:ins w:id="7502" w:author="PR Preview" w:date="2026-01-01T00:00:00Z">
        <w:r>
          <w:t xml:space="preserve">Let</w:t>
        </w:r>
      </w:ins>
      <w:ins w:id="7503" w:author="PR Preview" w:date="2026-01-01T00:00:00Z">
        <w:r>
          <w:t xml:space="preserve"> </w:t>
        </w:r>
      </w:ins>
      <m:oMath>
        <m:r>
          <m:rPr>
            <m:sty m:val="bi"/>
          </m:rPr>
          <m:t>A</m:t>
        </m:r>
      </m:oMath>
      <w:ins w:id="7504" w:author="PR Preview" w:date="2026-01-01T00:00:00Z">
        <w:r>
          <w:t xml:space="preserve"> </w:t>
        </w:r>
      </w:ins>
      <w:ins w:id="7505" w:author="PR Preview" w:date="2026-01-01T00:00:00Z">
        <w:r>
          <w:t xml:space="preserve">be an</w:t>
        </w:r>
      </w:ins>
      <w:ins w:id="7506" w:author="PR Preview" w:date="2026-01-01T00:00:00Z">
        <w:r>
          <w:t xml:space="preserve"> </w:t>
        </w:r>
      </w:ins>
      <m:oMath>
        <m:r>
          <m:t>n</m:t>
        </m:r>
        <m:r>
          <m:rPr>
            <m:sty m:val="p"/>
          </m:rPr>
          <m:t>×</m:t>
        </m:r>
        <m:r>
          <m:t>p</m:t>
        </m:r>
      </m:oMath>
      <w:ins w:id="7507" w:author="PR Preview" w:date="2026-01-01T00:00:00Z">
        <w:r>
          <w:t xml:space="preserve"> </w:t>
        </w:r>
      </w:ins>
      <w:ins w:id="7508" w:author="PR Preview" w:date="2026-01-01T00:00:00Z">
        <w:r>
          <w:t xml:space="preserve">matrix with real entries</w:t>
        </w:r>
      </w:ins>
      <w:ins w:id="7509" w:author="PR Preview" w:date="2026-01-01T00:00:00Z">
        <w:r>
          <w:t xml:space="preserve"> </w:t>
        </w:r>
      </w:ins>
      <w:ins w:id="7510" w:author="PR Preview" w:date="2026-01-01T00:00:00Z">
        <w:r>
          <w:t xml:space="preserve">and</w:t>
        </w:r>
      </w:ins>
      <w:ins w:id="7511" w:author="PR Preview" w:date="2026-01-01T00:00:00Z">
        <w:r>
          <w:t xml:space="preserve"> </w:t>
        </w:r>
      </w:ins>
      <m:oMath>
        <m:r>
          <m:rPr>
            <m:sty m:val="p"/>
          </m:rPr>
          <m:t>rank</m:t>
        </m:r>
        <m:r>
          <m:rPr>
            <m:sty m:val="p"/>
          </m:rPr>
          <m:t>(</m:t>
        </m:r>
        <m:r>
          <m:rPr>
            <m:sty m:val="bi"/>
          </m:rPr>
          <m:t>A</m:t>
        </m:r>
        <m:r>
          <m:rPr>
            <m:sty m:val="p"/>
          </m:rPr>
          <m:t>)</m:t>
        </m:r>
        <m:r>
          <m:rPr>
            <m:sty m:val="p"/>
          </m:rPr>
          <m:t>=</m:t>
        </m:r>
        <m:r>
          <m:t>r</m:t>
        </m:r>
      </m:oMath>
      <w:ins w:id="7512" w:author="PR Preview" w:date="2026-01-01T00:00:00Z">
        <w:r>
          <w:t xml:space="preserve">.</w:t>
        </w:r>
      </w:ins>
      <w:ins w:id="7513" w:author="PR Preview" w:date="2026-01-01T00:00:00Z">
        <w:r>
          <w:t xml:space="preserve"> </w:t>
        </w:r>
      </w:ins>
      <w:ins w:id="7514" w:author="PR Preview" w:date="2026-01-01T00:00:00Z">
        <w:r>
          <w:t xml:space="preserve">A</w:t>
        </w:r>
      </w:ins>
      <w:ins w:id="7515" w:author="PR Preview" w:date="2026-01-01T00:00:00Z">
        <w:r>
          <w:t xml:space="preserve"> </w:t>
        </w:r>
      </w:ins>
      <w:ins w:id="7516" w:author="PR Preview" w:date="2026-01-01T00:00:00Z">
        <w:r>
          <w:rPr>
            <w:b/>
            <w:bCs/>
          </w:rPr>
          <w:t xml:space="preserve">singular value decomposition</w:t>
        </w:r>
      </w:ins>
      <w:ins w:id="7517" w:author="PR Preview" w:date="2026-01-01T00:00:00Z">
        <w:r>
          <w:t xml:space="preserve"> </w:t>
        </w:r>
      </w:ins>
      <w:ins w:id="7518" w:author="PR Preview" w:date="2026-01-01T00:00:00Z">
        <w:r>
          <w:t xml:space="preserve">(SVD) of</w:t>
        </w:r>
      </w:ins>
      <w:ins w:id="7519" w:author="PR Preview" w:date="2026-01-01T00:00:00Z">
        <w:r>
          <w:t xml:space="preserve"> </w:t>
        </w:r>
      </w:ins>
      <m:oMath>
        <m:r>
          <m:rPr>
            <m:sty m:val="bi"/>
          </m:rPr>
          <m:t>A</m:t>
        </m:r>
      </m:oMath>
      <w:ins w:id="7520" w:author="PR Preview" w:date="2026-01-01T00:00:00Z">
        <w:r>
          <w:t xml:space="preserve"> </w:t>
        </w:r>
      </w:ins>
      <w:ins w:id="7521" w:author="PR Preview" w:date="2026-01-01T00:00:00Z">
        <w:r>
          <w:t xml:space="preserve">is a factorization</w:t>
        </w:r>
      </w:ins>
      <w:ins w:id="7522"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7523" w:author="PR Preview" w:date="2026-01-01T00:00:00Z">
        <w:r>
          <w:t xml:space="preserve"> </w:t>
        </w:r>
      </w:ins>
      <w:ins w:id="7524" w:author="PR Preview" w:date="2026-01-01T00:00:00Z">
        <w:r>
          <w:t xml:space="preserve">with</w:t>
        </w:r>
      </w:ins>
      <w:ins w:id="7525" w:author="PR Preview" w:date="2026-01-01T00:00:00Z">
        <w:r>
          <w:t xml:space="preserve"> </w:t>
        </w:r>
      </w:ins>
      <m:oMath>
        <m:r>
          <m:rPr>
            <m:sty m:val="bi"/>
          </m:rPr>
          <m:t>U</m:t>
        </m:r>
      </m:oMath>
      <w:ins w:id="7526" w:author="PR Preview" w:date="2026-01-01T00:00:00Z">
        <w:r>
          <w:t xml:space="preserve">,</w:t>
        </w:r>
      </w:ins>
      <w:ins w:id="7527" w:author="PR Preview" w:date="2026-01-01T00:00:00Z">
        <w:r>
          <w:t xml:space="preserve"> </w:t>
        </w:r>
      </w:ins>
      <m:oMath>
        <m:r>
          <m:rPr>
            <m:sty m:val="bi"/>
          </m:rPr>
          <m:t>D</m:t>
        </m:r>
      </m:oMath>
      <w:ins w:id="7528" w:author="PR Preview" w:date="2026-01-01T00:00:00Z">
        <w:r>
          <w:t xml:space="preserve"> </w:t>
        </w:r>
      </w:ins>
      <w:ins w:id="7529" w:author="PR Preview" w:date="2026-01-01T00:00:00Z">
        <w:r>
          <w:t xml:space="preserve">and</w:t>
        </w:r>
      </w:ins>
      <w:ins w:id="7530" w:author="PR Preview" w:date="2026-01-01T00:00:00Z">
        <w:r>
          <w:t xml:space="preserve"> </w:t>
        </w:r>
      </w:ins>
      <m:oMath>
        <m:r>
          <m:rPr>
            <m:sty m:val="bi"/>
          </m:rPr>
          <m:t>V</m:t>
        </m:r>
      </m:oMath>
      <w:ins w:id="7531" w:author="PR Preview" w:date="2026-01-01T00:00:00Z">
        <w:r>
          <w:t xml:space="preserve"> </w:t>
        </w:r>
      </w:ins>
      <w:ins w:id="7532" w:author="PR Preview" w:date="2026-01-01T00:00:00Z">
        <w:r>
          <w:t xml:space="preserve">as in</w:t>
        </w:r>
      </w:ins>
      <w:ins w:id="7533" w:author="PR Preview" w:date="2026-01-01T00:00:00Z">
        <w:r>
          <w:t xml:space="preserve"> </w:t>
        </w:r>
      </w:ins>
      <w:hyperlink w:anchor="thm-svd">
        <w:ins w:id="7534" w:author="PR Preview" w:date="2026-01-01T00:00:00Z">
          <w:r>
            <w:rPr>
              <w:rStyle w:val="Hyperlink"/>
            </w:rPr>
            <w:t xml:space="preserve">Theorem 73</w:t>
          </w:r>
        </w:ins>
      </w:hyperlink>
      <w:ins w:id="7535" w:author="PR Preview" w:date="2026-01-01T00:00:00Z">
        <w:r>
          <w:t xml:space="preserve">.</w:t>
        </w:r>
      </w:ins>
      <w:ins w:id="7536" w:author="PR Preview" w:date="2026-01-01T00:00:00Z">
        <w:r>
          <w:t xml:space="preserve"> </w:t>
        </w:r>
      </w:ins>
      <w:ins w:id="7537" w:author="PR Preview" w:date="2026-01-01T00:00:00Z">
        <w:r>
          <w:t xml:space="preserve">The numbers</w:t>
        </w:r>
      </w:ins>
      <w:ins w:id="7538"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r>
          <m:rPr>
            <m:sty m:val="p"/>
          </m:rPr>
          <m:t>&gt;</m:t>
        </m:r>
        <m:r>
          <m:t>0</m:t>
        </m:r>
      </m:oMath>
      <w:ins w:id="7539" w:author="PR Preview" w:date="2026-01-01T00:00:00Z">
        <w:r>
          <w:t xml:space="preserve"> </w:t>
        </w:r>
      </w:ins>
      <w:ins w:id="7540" w:author="PR Preview" w:date="2026-01-01T00:00:00Z">
        <w:r>
          <w:t xml:space="preserve">on the diagonal of</w:t>
        </w:r>
      </w:ins>
      <w:ins w:id="7541" w:author="PR Preview" w:date="2026-01-01T00:00:00Z">
        <w:r>
          <w:t xml:space="preserve"> </w:t>
        </w:r>
      </w:ins>
      <m:oMath>
        <m:r>
          <m:rPr>
            <m:sty m:val="bi"/>
          </m:rPr>
          <m:t>D</m:t>
        </m:r>
      </m:oMath>
      <w:ins w:id="7542" w:author="PR Preview" w:date="2026-01-01T00:00:00Z">
        <w:r>
          <w:t xml:space="preserve"> </w:t>
        </w:r>
      </w:ins>
      <w:ins w:id="7543" w:author="PR Preview" w:date="2026-01-01T00:00:00Z">
        <w:r>
          <w:t xml:space="preserve">are the</w:t>
        </w:r>
      </w:ins>
      <w:ins w:id="7544" w:author="PR Preview" w:date="2026-01-01T00:00:00Z">
        <w:r>
          <w:t xml:space="preserve"> </w:t>
        </w:r>
      </w:ins>
      <w:ins w:id="7545" w:author="PR Preview" w:date="2026-01-01T00:00:00Z">
        <w:r>
          <w:rPr>
            <w:b/>
            <w:bCs/>
          </w:rPr>
          <w:t xml:space="preserve">singular values</w:t>
        </w:r>
      </w:ins>
      <w:ins w:id="7546" w:author="PR Preview" w:date="2026-01-01T00:00:00Z">
        <w:r>
          <w:t xml:space="preserve"> </w:t>
        </w:r>
      </w:ins>
      <w:ins w:id="7547" w:author="PR Preview" w:date="2026-01-01T00:00:00Z">
        <w:r>
          <w:t xml:space="preserve">of</w:t>
        </w:r>
      </w:ins>
      <w:ins w:id="7548" w:author="PR Preview" w:date="2026-01-01T00:00:00Z">
        <w:r>
          <w:t xml:space="preserve"> </w:t>
        </w:r>
      </w:ins>
      <m:oMath>
        <m:r>
          <m:rPr>
            <m:sty m:val="bi"/>
          </m:rPr>
          <m:t>A</m:t>
        </m:r>
      </m:oMath>
      <w:ins w:id="7549" w:author="PR Preview" w:date="2026-01-01T00:00:00Z">
        <w:r>
          <w:t xml:space="preserve">.</w:t>
        </w:r>
      </w:ins>
    </w:p>
    <w:bookmarkEnd w:id="450"/>
    <w:bookmarkStart w:id="451" w:name="exm-svd"/>
    <w:p>
      <w:pPr>
        <w:pStyle w:val="BodyText"/>
      </w:pPr>
      <w:ins w:id="7550" w:author="PR Preview" w:date="2026-01-01T00:00:00Z">
        <w:r>
          <w:rPr>
            <w:b/>
            <w:bCs/>
          </w:rPr>
          <w:t xml:space="preserve">Example 140 (An SVD of a</w:t>
        </w:r>
      </w:ins>
      <w:ins w:id="7551" w:author="PR Preview" w:date="2026-01-01T00:00:00Z">
        <w:r>
          <w:rPr>
            <w:b/>
            <w:bCs/>
          </w:rPr>
          <w:t xml:space="preserve"> </w:t>
        </w:r>
      </w:ins>
      <m:oMath>
        <m:r>
          <m:t>3</m:t>
        </m:r>
        <m:r>
          <m:rPr>
            <m:sty m:val="p"/>
          </m:rPr>
          <m:t>×</m:t>
        </m:r>
        <m:r>
          <m:t>2</m:t>
        </m:r>
      </m:oMath>
      <w:ins w:id="7552" w:author="PR Preview" w:date="2026-01-01T00:00:00Z">
        <w:r>
          <w:rPr>
            <w:b/>
            <w:bCs/>
          </w:rPr>
          <w:t xml:space="preserve"> </w:t>
        </w:r>
      </w:ins>
      <w:ins w:id="7553" w:author="PR Preview" w:date="2026-01-01T00:00:00Z">
        <w:r>
          <w:rPr>
            <w:b/>
            <w:bCs/>
          </w:rPr>
          <w:t xml:space="preserve">matrix)</w:t>
        </w:r>
      </w:ins>
      <w:ins w:id="7554" w:author="PR Preview" w:date="2026-01-01T00:00:00Z">
        <w:r>
          <w:t xml:space="preserve"> </w:t>
        </w:r>
      </w:ins>
      <w:ins w:id="7555" w:author="PR Preview" w:date="2026-01-01T00:00:00Z">
        <w:r>
          <w:t xml:space="preserve">Let</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ins w:id="7556" w:author="PR Preview" w:date="2026-01-01T00:00:00Z">
        <w:r>
          <w:t xml:space="preserve"> </w:t>
        </w:r>
      </w:ins>
      <w:ins w:id="7557" w:author="PR Preview" w:date="2026-01-01T00:00:00Z">
        <w:r>
          <w:t xml:space="preserve">is the orthogonal matrix</w:t>
        </w:r>
      </w:ins>
      <w:ins w:id="7558" w:author="PR Preview" w:date="2026-01-01T00:00:00Z">
        <w:r>
          <w:t xml:space="preserve"> </w:t>
        </w:r>
      </w:ins>
      <m:oMath>
        <m:r>
          <m:rPr>
            <m:sty m:val="bi"/>
          </m:rPr>
          <m:t>Q</m:t>
        </m:r>
      </m:oMath>
      <w:ins w:id="7559" w:author="PR Preview" w:date="2026-01-01T00:00:00Z">
        <w:r>
          <w:t xml:space="preserve"> </w:t>
        </w:r>
      </w:ins>
      <w:ins w:id="7560" w:author="PR Preview" w:date="2026-01-01T00:00:00Z">
        <w:r>
          <w:t xml:space="preserve">from</w:t>
        </w:r>
      </w:ins>
      <w:ins w:id="7561" w:author="PR Preview" w:date="2026-01-01T00:00:00Z">
        <w:r>
          <w:t xml:space="preserve"> </w:t>
        </w:r>
      </w:ins>
      <w:hyperlink w:anchor="exm-spectral">
        <w:ins w:id="7562" w:author="PR Preview" w:date="2026-01-01T00:00:00Z">
          <w:r>
            <w:rPr>
              <w:rStyle w:val="Hyperlink"/>
            </w:rPr>
            <w:t xml:space="preserve">Example 139</w:t>
          </w:r>
        </w:ins>
      </w:hyperlink>
      <w:ins w:id="7563" w:author="PR Preview" w:date="2026-01-01T00:00:00Z">
        <w:r>
          <w:t xml:space="preserve">.</w:t>
        </w:r>
      </w:ins>
      <w:ins w:id="7564" w:author="PR Preview" w:date="2026-01-01T00:00:00Z">
        <w:r>
          <w:t xml:space="preserve"> </w:t>
        </w:r>
      </w:ins>
      <m:oMath>
        <m:r>
          <m:rPr>
            <m:sty m:val="bi"/>
          </m:rPr>
          <m:t>U</m:t>
        </m:r>
      </m:oMath>
      <w:ins w:id="7565" w:author="PR Preview" w:date="2026-01-01T00:00:00Z">
        <w:r>
          <w:t xml:space="preserve"> </w:t>
        </w:r>
      </w:ins>
      <w:ins w:id="7566" w:author="PR Preview" w:date="2026-01-01T00:00:00Z">
        <w:r>
          <w:t xml:space="preserve">is orthogonal too.</w:t>
        </w:r>
      </w:ins>
      <w:ins w:id="7567" w:author="PR Preview" w:date="2026-01-01T00:00:00Z">
        <w:r>
          <w:t xml:space="preserve"> </w:t>
        </w:r>
      </w:ins>
      <w:ins w:id="7568" w:author="PR Preview" w:date="2026-01-01T00:00:00Z">
        <w:r>
          <w:t xml:space="preserve">Entry</w:t>
        </w:r>
      </w:ins>
      <w:ins w:id="7569" w:author="PR Preview" w:date="2026-01-01T00:00:00Z">
        <w:r>
          <w:t xml:space="preserve"> </w:t>
        </w:r>
      </w:ins>
      <m:oMath>
        <m:r>
          <m:rPr>
            <m:sty m:val="p"/>
          </m:rPr>
          <m:t>(</m:t>
        </m:r>
        <m:r>
          <m:t>i</m:t>
        </m:r>
        <m:r>
          <m:rPr>
            <m:sty m:val="p"/>
          </m:rPr>
          <m:t>,</m:t>
        </m:r>
        <m:r>
          <m:t>j</m:t>
        </m:r>
        <m:r>
          <m:rPr>
            <m:sty m:val="p"/>
          </m:rPr>
          <m:t>)</m:t>
        </m:r>
      </m:oMath>
      <w:ins w:id="7570" w:author="PR Preview" w:date="2026-01-01T00:00:00Z">
        <w:r>
          <w:t xml:space="preserve"> </w:t>
        </w:r>
      </w:ins>
      <w:ins w:id="7571" w:author="PR Preview" w:date="2026-01-01T00:00:00Z">
        <w:r>
          <w:t xml:space="preserve">of</w:t>
        </w:r>
      </w:ins>
      <w:ins w:id="7572" w:author="PR Preview" w:date="2026-01-01T00:00:00Z">
        <w:r>
          <w:t xml:space="preserve"> </w:t>
        </w:r>
      </w:ins>
      <m:oMath>
        <m:sSup>
          <m:e>
            <m:r>
              <m:rPr>
                <m:sty m:val="bi"/>
              </m:rPr>
              <m:t>U</m:t>
            </m:r>
          </m:e>
          <m:sup>
            <m:r>
              <m:rPr>
                <m:sty m:val="p"/>
              </m:rPr>
              <m:t>⊤</m:t>
            </m:r>
          </m:sup>
        </m:sSup>
        <m:r>
          <m:rPr>
            <m:sty m:val="bi"/>
          </m:rPr>
          <m:t>U</m:t>
        </m:r>
      </m:oMath>
      <w:ins w:id="7573" w:author="PR Preview" w:date="2026-01-01T00:00:00Z">
        <w:r>
          <w:t xml:space="preserve"> </w:t>
        </w:r>
      </w:ins>
      <w:ins w:id="7574" w:author="PR Preview" w:date="2026-01-01T00:00:00Z">
        <w:r>
          <w:t xml:space="preserve">is the dot product of columns</w:t>
        </w:r>
      </w:ins>
      <w:ins w:id="7575" w:author="PR Preview" w:date="2026-01-01T00:00:00Z">
        <w:r>
          <w:t xml:space="preserve"> </w:t>
        </w:r>
      </w:ins>
      <m:oMath>
        <m:r>
          <m:t>i</m:t>
        </m:r>
      </m:oMath>
      <w:ins w:id="7576" w:author="PR Preview" w:date="2026-01-01T00:00:00Z">
        <w:r>
          <w:t xml:space="preserve"> </w:t>
        </w:r>
      </w:ins>
      <w:ins w:id="7577" w:author="PR Preview" w:date="2026-01-01T00:00:00Z">
        <w:r>
          <w:t xml:space="preserve">and</w:t>
        </w:r>
      </w:ins>
      <w:ins w:id="7578" w:author="PR Preview" w:date="2026-01-01T00:00:00Z">
        <w:r>
          <w:t xml:space="preserve"> </w:t>
        </w:r>
      </w:ins>
      <m:oMath>
        <m:r>
          <m:t>j</m:t>
        </m:r>
      </m:oMath>
      <w:ins w:id="7579" w:author="PR Preview" w:date="2026-01-01T00:00:00Z">
        <w:r>
          <w:t xml:space="preserve"> </w:t>
        </w:r>
      </w:ins>
      <w:ins w:id="7580" w:author="PR Preview" w:date="2026-01-01T00:00:00Z">
        <w:r>
          <w:t xml:space="preserve">of</w:t>
        </w:r>
      </w:ins>
      <w:ins w:id="7581" w:author="PR Preview" w:date="2026-01-01T00:00:00Z">
        <w:r>
          <w:t xml:space="preserve"> </w:t>
        </w:r>
      </w:ins>
      <m:oMath>
        <m:r>
          <m:rPr>
            <m:sty m:val="bi"/>
          </m:rPr>
          <m:t>U</m:t>
        </m:r>
      </m:oMath>
      <w:ins w:id="7582" w:author="PR Preview" w:date="2026-01-01T00:00:00Z">
        <w:r>
          <w:t xml:space="preserve">,</w:t>
        </w:r>
      </w:ins>
      <w:ins w:id="7583" w:author="PR Preview" w:date="2026-01-01T00:00:00Z">
        <w:r>
          <w:t xml:space="preserve"> </w:t>
        </w:r>
      </w:ins>
      <w:ins w:id="7584" w:author="PR Preview" w:date="2026-01-01T00:00:00Z">
        <w:r>
          <w:t xml:space="preserve">and those columns are</w:t>
        </w:r>
      </w:ins>
      <w:ins w:id="7585" w:author="PR Preview" w:date="2026-01-01T00:00:00Z">
        <w:r>
          <w:t xml:space="preserve"> </w:t>
        </w:r>
      </w:ins>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ins w:id="7586" w:author="PR Preview" w:date="2026-01-01T00:00:00Z">
        <w:r>
          <w:t xml:space="preserve">,</w:t>
        </w:r>
      </w:ins>
      <w:ins w:id="7587" w:author="PR Preview" w:date="2026-01-01T00:00:00Z">
        <w:r>
          <w:t xml:space="preserve"> </w:t>
        </w:r>
      </w:ins>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ins w:id="7588" w:author="PR Preview" w:date="2026-01-01T00:00:00Z">
        <w:r>
          <w:t xml:space="preserve"> </w:t>
        </w:r>
      </w:ins>
      <w:ins w:id="7589" w:author="PR Preview" w:date="2026-01-01T00:00:00Z">
        <w:r>
          <w:t xml:space="preserve">and</w:t>
        </w:r>
      </w:ins>
      <w:ins w:id="7590" w:author="PR Preview" w:date="2026-01-01T00:00:00Z">
        <w:r>
          <w:t xml:space="preserve"> </w:t>
        </w:r>
      </w:ins>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ins w:id="7591" w:author="PR Preview" w:date="2026-01-01T00:00:00Z">
        <w:r>
          <w:t xml:space="preserve">:</w:t>
        </w:r>
      </w:ins>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1"/>
    <w:bookmarkStart w:id="452"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del w:id="7592" w:author="PR Preview" w:date="2026-01-01T00:00:00Z">
        <w:r>
          <w:delText xml:space="preserve">For example, in</w:delText>
        </w:r>
      </w:del>
      <w:del w:id="7593" w:author="PR Preview" w:date="2026-01-01T00:00:00Z">
        <w:r>
          <w:delText xml:space="preserve"> </w:delText>
        </w:r>
      </w:del>
      <w:hyperlink w:anchor="exm-svd">
        <w:del w:id="7594" w:author="PR Preview" w:date="2026-01-01T00:00:00Z">
          <w:r>
            <w:rPr>
              <w:rStyle w:val="Hyperlink"/>
            </w:rPr>
            <w:delText xml:space="preserve">Example 138</w:delText>
          </w:r>
        </w:del>
      </w:hyperlink>
      <w:del w:id="7595" w:author="PR Preview" w:date="2026-01-01T00:00:00Z">
        <w:r>
          <w:delText xml:space="preserve">,</w:delText>
        </w:r>
      </w:del>
      <w:del w:id="7596" w:author="PR Preview" w:date="2026-01-01T00:00:00Z">
        <w:r>
          <w:delText xml:space="preserve"> </w:delText>
        </w:r>
      </w:del>
      <w:del w:id="7597" w:author="PR Preview" w:date="2026-01-01T00:00:00Z">
        <w:r>
          <w:delText xml:space="preserve">multiplying the first columns of</w:delText>
        </w:r>
      </w:del>
      <w:del w:id="7598" w:author="PR Preview" w:date="2026-01-01T00:00:00Z">
        <w:r>
          <w:delText xml:space="preserve"> </w:delText>
        </w:r>
      </w:del>
      <m:oMath>
        <m:r>
          <m:rPr>
            <m:sty m:val="bi"/>
          </m:rPr>
          <m:t>U</m:t>
        </m:r>
      </m:oMath>
      <w:del w:id="7599" w:author="PR Preview" w:date="2026-01-01T00:00:00Z">
        <w:r>
          <w:delText xml:space="preserve"> </w:delText>
        </w:r>
      </w:del>
      <w:del w:id="7600" w:author="PR Preview" w:date="2026-01-01T00:00:00Z">
        <w:r>
          <w:delText xml:space="preserve">and</w:delText>
        </w:r>
      </w:del>
      <w:del w:id="7601" w:author="PR Preview" w:date="2026-01-01T00:00:00Z">
        <w:r>
          <w:delText xml:space="preserve"> </w:delText>
        </w:r>
      </w:del>
      <m:oMath>
        <m:r>
          <m:rPr>
            <m:sty m:val="bi"/>
          </m:rPr>
          <m:t>V</m:t>
        </m:r>
      </m:oMath>
      <w:del w:id="7602" w:author="PR Preview" w:date="2026-01-01T00:00:00Z">
        <w:r>
          <w:delText xml:space="preserve"> </w:delText>
        </w:r>
      </w:del>
      <w:del w:id="7603" w:author="PR Preview" w:date="2026-01-01T00:00:00Z">
        <w:r>
          <w:delText xml:space="preserve">by</w:delText>
        </w:r>
      </w:del>
      <w:del w:id="7604" w:author="PR Preview" w:date="2026-01-01T00:00:00Z">
        <w:r>
          <w:delText xml:space="preserve"> </w:delText>
        </w:r>
      </w:del>
      <m:oMath>
        <m:r>
          <m:rPr>
            <m:sty m:val="p"/>
          </m:rPr>
          <m:t>−</m:t>
        </m:r>
        <m:r>
          <m:t>1</m:t>
        </m:r>
      </m:oMath>
      <w:del w:id="7605" w:author="PR Preview" w:date="2026-01-01T00:00:00Z">
        <w:r>
          <w:delText xml:space="preserve"> </w:delText>
        </w:r>
      </w:del>
      <w:del w:id="7606" w:author="PR Preview" w:date="2026-01-01T00:00:00Z">
        <w:r>
          <w:delText xml:space="preserve">gives</w:delText>
        </w:r>
      </w:del>
    </w:p>
    <w:p>
      <w:pPr>
        <w:pStyle w:val="BodyText"/>
      </w:pPr>
      <w:ins w:id="7607" w:author="PR Preview" w:date="2026-01-01T00:00:00Z">
        <w:r>
          <w:t xml:space="preserve">For example, in</w:t>
        </w:r>
      </w:ins>
      <w:ins w:id="7608" w:author="PR Preview" w:date="2026-01-01T00:00:00Z">
        <w:r>
          <w:t xml:space="preserve"> </w:t>
        </w:r>
      </w:ins>
      <w:hyperlink w:anchor="exm-svd">
        <w:ins w:id="7609" w:author="PR Preview" w:date="2026-01-01T00:00:00Z">
          <w:r>
            <w:rPr>
              <w:rStyle w:val="Hyperlink"/>
            </w:rPr>
            <w:t xml:space="preserve">Example 140</w:t>
          </w:r>
        </w:ins>
      </w:hyperlink>
      <w:ins w:id="7610" w:author="PR Preview" w:date="2026-01-01T00:00:00Z">
        <w:r>
          <w:t xml:space="preserve">,</w:t>
        </w:r>
      </w:ins>
      <w:ins w:id="7611" w:author="PR Preview" w:date="2026-01-01T00:00:00Z">
        <w:r>
          <w:t xml:space="preserve"> </w:t>
        </w:r>
      </w:ins>
      <w:ins w:id="7612" w:author="PR Preview" w:date="2026-01-01T00:00:00Z">
        <w:r>
          <w:t xml:space="preserve">multiplying the first columns of</w:t>
        </w:r>
      </w:ins>
      <w:ins w:id="7613" w:author="PR Preview" w:date="2026-01-01T00:00:00Z">
        <w:r>
          <w:t xml:space="preserve"> </w:t>
        </w:r>
      </w:ins>
      <m:oMath>
        <m:r>
          <m:rPr>
            <m:sty m:val="bi"/>
          </m:rPr>
          <m:t>U</m:t>
        </m:r>
      </m:oMath>
      <w:ins w:id="7614" w:author="PR Preview" w:date="2026-01-01T00:00:00Z">
        <w:r>
          <w:t xml:space="preserve"> </w:t>
        </w:r>
      </w:ins>
      <w:ins w:id="7615" w:author="PR Preview" w:date="2026-01-01T00:00:00Z">
        <w:r>
          <w:t xml:space="preserve">and</w:t>
        </w:r>
      </w:ins>
      <w:ins w:id="7616" w:author="PR Preview" w:date="2026-01-01T00:00:00Z">
        <w:r>
          <w:t xml:space="preserve"> </w:t>
        </w:r>
      </w:ins>
      <m:oMath>
        <m:r>
          <m:rPr>
            <m:sty m:val="bi"/>
          </m:rPr>
          <m:t>V</m:t>
        </m:r>
      </m:oMath>
      <w:ins w:id="7617" w:author="PR Preview" w:date="2026-01-01T00:00:00Z">
        <w:r>
          <w:t xml:space="preserve"> </w:t>
        </w:r>
      </w:ins>
      <w:ins w:id="7618" w:author="PR Preview" w:date="2026-01-01T00:00:00Z">
        <w:r>
          <w:t xml:space="preserve">by</w:t>
        </w:r>
      </w:ins>
      <w:ins w:id="7619" w:author="PR Preview" w:date="2026-01-01T00:00:00Z">
        <w:r>
          <w:t xml:space="preserve"> </w:t>
        </w:r>
      </w:ins>
      <m:oMath>
        <m:r>
          <m:rPr>
            <m:sty m:val="p"/>
          </m:rPr>
          <m:t>−</m:t>
        </m:r>
        <m:r>
          <m:t>1</m:t>
        </m:r>
      </m:oMath>
      <w:ins w:id="7620" w:author="PR Preview" w:date="2026-01-01T00:00:00Z">
        <w:r>
          <w:t xml:space="preserve"> </w:t>
        </w:r>
      </w:ins>
      <w:ins w:id="7621" w:author="PR Preview" w:date="2026-01-01T00:00:00Z">
        <w:r>
          <w:t xml:space="preserve">gives</w:t>
        </w:r>
      </w:ins>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52"/>
    <w:bookmarkStart w:id="453"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53"/>
    <w:bookmarkStart w:id="454" w:name="thm-svd-evd"/>
    <w:p>
      <w:pPr>
        <w:pStyle w:val="BodyText"/>
      </w:pPr>
      <w:del w:id="7622" w:author="PR Preview" w:date="2026-01-01T00:00:00Z">
        <w:r>
          <w:rPr>
            <w:b/>
            <w:bCs/>
          </w:rPr>
          <w:delText xml:space="preserve">Theorem 72 (An SVD gives an eigendecomposition of</w:delText>
        </w:r>
      </w:del>
      <w:del w:id="7623" w:author="PR Preview" w:date="2026-01-01T00:00:00Z">
        <w:r>
          <w:rPr>
            <w:b/>
            <w:bCs/>
          </w:rPr>
          <w:delText xml:space="preserve"> </w:delText>
        </w:r>
      </w:del>
      <m:oMath>
        <m:sSup>
          <m:e>
            <m:r>
              <m:rPr>
                <m:sty m:val="bi"/>
              </m:rPr>
              <m:t>A</m:t>
            </m:r>
          </m:e>
          <m:sup>
            <m:r>
              <m:rPr>
                <m:sty m:val="p"/>
              </m:rPr>
              <m:t>⊤</m:t>
            </m:r>
          </m:sup>
        </m:sSup>
        <m:r>
          <m:rPr>
            <m:sty m:val="bi"/>
          </m:rPr>
          <m:t>A</m:t>
        </m:r>
      </m:oMath>
      <w:del w:id="7624" w:author="PR Preview" w:date="2026-01-01T00:00:00Z">
        <w:r>
          <w:rPr>
            <w:b/>
            <w:bCs/>
          </w:rPr>
          <w:delText xml:space="preserve">)</w:delText>
        </w:r>
      </w:del>
      <w:del w:id="7625" w:author="PR Preview" w:date="2026-01-01T00:00:00Z">
        <w:r>
          <w:delText xml:space="preserve"> </w:delText>
        </w:r>
      </w:del>
      <w:del w:id="7626" w:author="PR Preview" w:date="2026-01-01T00:00:00Z">
        <w:r>
          <w:delText xml:space="preserve">Let</w:delText>
        </w:r>
      </w:del>
      <w:del w:id="7627" w:author="PR Preview" w:date="2026-01-01T00:00:00Z">
        <w:r>
          <w:delText xml:space="preserve"> </w:delText>
        </w:r>
      </w:del>
      <m:oMath>
        <m:r>
          <m:rPr>
            <m:sty m:val="bi"/>
          </m:rPr>
          <m:t>A</m:t>
        </m:r>
        <m:r>
          <m:rPr>
            <m:sty m:val="p"/>
          </m:rPr>
          <m:t>=</m:t>
        </m:r>
        <m:r>
          <m:rPr>
            <m:sty m:val="bi"/>
          </m:rPr>
          <m:t>U</m:t>
        </m:r>
        <m:r>
          <m:rPr>
            <m:sty m:val="bi"/>
          </m:rPr>
          <m:t>D</m:t>
        </m:r>
        <m:sSup>
          <m:e>
            <m:r>
              <m:rPr>
                <m:sty m:val="bi"/>
              </m:rPr>
              <m:t>V</m:t>
            </m:r>
          </m:e>
          <m:sup>
            <m:r>
              <m:rPr>
                <m:sty m:val="p"/>
              </m:rPr>
              <m:t>⊤</m:t>
            </m:r>
          </m:sup>
        </m:sSup>
      </m:oMath>
      <w:del w:id="7628" w:author="PR Preview" w:date="2026-01-01T00:00:00Z">
        <w:r>
          <w:delText xml:space="preserve"> </w:delText>
        </w:r>
      </w:del>
      <w:del w:id="7629" w:author="PR Preview" w:date="2026-01-01T00:00:00Z">
        <w:r>
          <w:delText xml:space="preserve">be a singular value decomposition (</w:delText>
        </w:r>
      </w:del>
      <w:hyperlink w:anchor="def-svd">
        <w:del w:id="7630" w:author="PR Preview" w:date="2026-01-01T00:00:00Z">
          <w:r>
            <w:rPr>
              <w:rStyle w:val="Hyperlink"/>
            </w:rPr>
            <w:delText xml:space="preserve">Definition 84</w:delText>
          </w:r>
        </w:del>
      </w:hyperlink>
      <w:del w:id="7631" w:author="PR Preview" w:date="2026-01-01T00:00:00Z">
        <w:r>
          <w:delText xml:space="preserve">) of an</w:delText>
        </w:r>
      </w:del>
      <w:del w:id="7632" w:author="PR Preview" w:date="2026-01-01T00:00:00Z">
        <w:r>
          <w:delText xml:space="preserve"> </w:delText>
        </w:r>
      </w:del>
      <m:oMath>
        <m:r>
          <m:t>n</m:t>
        </m:r>
        <m:r>
          <m:rPr>
            <m:sty m:val="p"/>
          </m:rPr>
          <m:t>×</m:t>
        </m:r>
        <m:r>
          <m:t>p</m:t>
        </m:r>
      </m:oMath>
      <w:del w:id="7633" w:author="PR Preview" w:date="2026-01-01T00:00:00Z">
        <w:r>
          <w:delText xml:space="preserve"> </w:delText>
        </w:r>
      </w:del>
      <w:del w:id="7634" w:author="PR Preview" w:date="2026-01-01T00:00:00Z">
        <w:r>
          <w:delText xml:space="preserve">matrix</w:delText>
        </w:r>
      </w:del>
      <w:del w:id="7635" w:author="PR Preview" w:date="2026-01-01T00:00:00Z">
        <w:r>
          <w:delText xml:space="preserve"> </w:delText>
        </w:r>
      </w:del>
      <m:oMath>
        <m:r>
          <m:rPr>
            <m:sty m:val="bi"/>
          </m:rPr>
          <m:t>A</m:t>
        </m:r>
      </m:oMath>
      <w:del w:id="7636" w:author="PR Preview" w:date="2026-01-01T00:00:00Z">
        <w:r>
          <w:delText xml:space="preserve"> </w:delText>
        </w:r>
      </w:del>
      <w:del w:id="7637" w:author="PR Preview" w:date="2026-01-01T00:00:00Z">
        <w:r>
          <w:delText xml:space="preserve">with singular values</w:delText>
        </w:r>
      </w:del>
      <w:del w:id="7638" w:author="PR Preview" w:date="2026-01-01T00:00:00Z">
        <w:r>
          <w:delText xml:space="preserve"> </w:delText>
        </w:r>
      </w:del>
      <m:oMath>
        <m:sSub>
          <m:e>
            <m:r>
              <m:t>σ</m:t>
            </m:r>
          </m:e>
          <m:sub>
            <m:r>
              <m:t>1</m:t>
            </m:r>
          </m:sub>
        </m:sSub>
        <m:r>
          <m:rPr>
            <m:sty m:val="p"/>
          </m:rPr>
          <m:t>,</m:t>
        </m:r>
        <m:r>
          <m:rPr>
            <m:sty m:val="p"/>
          </m:rPr>
          <m:t>…</m:t>
        </m:r>
        <m:r>
          <m:rPr>
            <m:sty m:val="p"/>
          </m:rPr>
          <m:t>,</m:t>
        </m:r>
        <m:sSub>
          <m:e>
            <m:r>
              <m:t>σ</m:t>
            </m:r>
          </m:e>
          <m:sub>
            <m:r>
              <m:t>r</m:t>
            </m:r>
          </m:sub>
        </m:sSub>
      </m:oMath>
      <w:del w:id="7639" w:author="PR Preview" w:date="2026-01-01T00:00:00Z">
        <w:r>
          <w:delText xml:space="preserve">.</w:delText>
        </w:r>
      </w:del>
      <w:del w:id="7640" w:author="PR Preview" w:date="2026-01-01T00:00:00Z">
        <w:r>
          <w:delText xml:space="preserve"> </w:delText>
        </w:r>
      </w:del>
      <w:del w:id="7641" w:author="PR Preview" w:date="2026-01-01T00:00:00Z">
        <w:r>
          <w:delText xml:space="preserve">Then</w:delText>
        </w:r>
      </w:del>
      <w:del w:id="7642" w:author="PR Preview" w:date="2026-01-01T00:00:00Z">
        <w:r>
          <w:delText xml:space="preserve"> </w:delText>
        </w:r>
      </w:del>
      <m:oMath>
        <m:sSup>
          <m:e>
            <m:r>
              <m:rPr>
                <m:sty m:val="bi"/>
              </m:rPr>
              <m:t>A</m:t>
            </m:r>
          </m:e>
          <m:sup>
            <m:r>
              <m:rPr>
                <m:sty m:val="p"/>
              </m:rPr>
              <m:t>⊤</m:t>
            </m:r>
          </m:sup>
        </m:sSup>
        <m:r>
          <m:rPr>
            <m:sty m:val="bi"/>
          </m:rPr>
          <m:t>A</m:t>
        </m:r>
      </m:oMath>
      <w:del w:id="7643" w:author="PR Preview" w:date="2026-01-01T00:00:00Z">
        <w:r>
          <w:delText xml:space="preserve"> </w:delText>
        </w:r>
      </w:del>
      <w:del w:id="7644" w:author="PR Preview" w:date="2026-01-01T00:00:00Z">
        <w:r>
          <w:delText xml:space="preserve">is symmetric (</w:delText>
        </w:r>
      </w:del>
      <w:hyperlink w:anchor="def-symmetric-matrix">
        <w:del w:id="7645" w:author="PR Preview" w:date="2026-01-01T00:00:00Z">
          <w:r>
            <w:rPr>
              <w:rStyle w:val="Hyperlink"/>
            </w:rPr>
            <w:delText xml:space="preserve">Definition 69</w:delText>
          </w:r>
        </w:del>
      </w:hyperlink>
      <w:del w:id="7646" w:author="PR Preview" w:date="2026-01-01T00:00:00Z">
        <w:r>
          <w:delText xml:space="preserve">), and</w:delText>
        </w:r>
      </w:del>
    </w:p>
    <w:p>
      <w:pPr>
        <w:pStyle w:val="BodyText"/>
      </w:pPr>
      <w:ins w:id="7647" w:author="PR Preview" w:date="2026-01-01T00:00:00Z">
        <w:r>
          <w:rPr>
            <w:b/>
            <w:bCs/>
          </w:rPr>
          <w:t xml:space="preserve">Theorem 74 (An SVD gives an eigendecomposition of</w:t>
        </w:r>
      </w:ins>
      <w:ins w:id="7648" w:author="PR Preview" w:date="2026-01-01T00:00:00Z">
        <w:r>
          <w:rPr>
            <w:b/>
            <w:bCs/>
          </w:rPr>
          <w:t xml:space="preserve"> </w:t>
        </w:r>
      </w:ins>
      <m:oMath>
        <m:sSup>
          <m:e>
            <m:r>
              <m:rPr>
                <m:sty m:val="bi"/>
              </m:rPr>
              <m:t>A</m:t>
            </m:r>
          </m:e>
          <m:sup>
            <m:r>
              <m:rPr>
                <m:sty m:val="p"/>
              </m:rPr>
              <m:t>⊤</m:t>
            </m:r>
          </m:sup>
        </m:sSup>
        <m:r>
          <m:rPr>
            <m:sty m:val="bi"/>
          </m:rPr>
          <m:t>A</m:t>
        </m:r>
      </m:oMath>
      <w:ins w:id="7649" w:author="PR Preview" w:date="2026-01-01T00:00:00Z">
        <w:r>
          <w:rPr>
            <w:b/>
            <w:bCs/>
          </w:rPr>
          <w:t xml:space="preserve">)</w:t>
        </w:r>
      </w:ins>
      <w:ins w:id="7650" w:author="PR Preview" w:date="2026-01-01T00:00:00Z">
        <w:r>
          <w:t xml:space="preserve"> </w:t>
        </w:r>
      </w:ins>
      <w:ins w:id="7651" w:author="PR Preview" w:date="2026-01-01T00:00:00Z">
        <w:r>
          <w:t xml:space="preserve">Let</w:t>
        </w:r>
      </w:ins>
      <w:ins w:id="7652" w:author="PR Preview" w:date="2026-01-01T00:00:00Z">
        <w:r>
          <w:t xml:space="preserve"> </w:t>
        </w:r>
      </w:ins>
      <m:oMath>
        <m:r>
          <m:rPr>
            <m:sty m:val="bi"/>
          </m:rPr>
          <m:t>A</m:t>
        </m:r>
        <m:r>
          <m:rPr>
            <m:sty m:val="p"/>
          </m:rPr>
          <m:t>=</m:t>
        </m:r>
        <m:r>
          <m:rPr>
            <m:sty m:val="bi"/>
          </m:rPr>
          <m:t>U</m:t>
        </m:r>
        <m:r>
          <m:rPr>
            <m:sty m:val="bi"/>
          </m:rPr>
          <m:t>D</m:t>
        </m:r>
        <m:sSup>
          <m:e>
            <m:r>
              <m:rPr>
                <m:sty m:val="bi"/>
              </m:rPr>
              <m:t>V</m:t>
            </m:r>
          </m:e>
          <m:sup>
            <m:r>
              <m:rPr>
                <m:sty m:val="p"/>
              </m:rPr>
              <m:t>⊤</m:t>
            </m:r>
          </m:sup>
        </m:sSup>
      </m:oMath>
      <w:ins w:id="7653" w:author="PR Preview" w:date="2026-01-01T00:00:00Z">
        <w:r>
          <w:t xml:space="preserve"> </w:t>
        </w:r>
      </w:ins>
      <w:ins w:id="7654" w:author="PR Preview" w:date="2026-01-01T00:00:00Z">
        <w:r>
          <w:t xml:space="preserve">be a singular value decomposition (</w:t>
        </w:r>
      </w:ins>
      <w:hyperlink w:anchor="def-svd">
        <w:ins w:id="7655" w:author="PR Preview" w:date="2026-01-01T00:00:00Z">
          <w:r>
            <w:rPr>
              <w:rStyle w:val="Hyperlink"/>
            </w:rPr>
            <w:t xml:space="preserve">Definition 84</w:t>
          </w:r>
        </w:ins>
      </w:hyperlink>
      <w:ins w:id="7656" w:author="PR Preview" w:date="2026-01-01T00:00:00Z">
        <w:r>
          <w:t xml:space="preserve">) of an</w:t>
        </w:r>
      </w:ins>
      <w:ins w:id="7657" w:author="PR Preview" w:date="2026-01-01T00:00:00Z">
        <w:r>
          <w:t xml:space="preserve"> </w:t>
        </w:r>
      </w:ins>
      <m:oMath>
        <m:r>
          <m:t>n</m:t>
        </m:r>
        <m:r>
          <m:rPr>
            <m:sty m:val="p"/>
          </m:rPr>
          <m:t>×</m:t>
        </m:r>
        <m:r>
          <m:t>p</m:t>
        </m:r>
      </m:oMath>
      <w:ins w:id="7658" w:author="PR Preview" w:date="2026-01-01T00:00:00Z">
        <w:r>
          <w:t xml:space="preserve"> </w:t>
        </w:r>
      </w:ins>
      <w:ins w:id="7659" w:author="PR Preview" w:date="2026-01-01T00:00:00Z">
        <w:r>
          <w:t xml:space="preserve">matrix</w:t>
        </w:r>
      </w:ins>
      <w:ins w:id="7660" w:author="PR Preview" w:date="2026-01-01T00:00:00Z">
        <w:r>
          <w:t xml:space="preserve"> </w:t>
        </w:r>
      </w:ins>
      <m:oMath>
        <m:r>
          <m:rPr>
            <m:sty m:val="bi"/>
          </m:rPr>
          <m:t>A</m:t>
        </m:r>
      </m:oMath>
      <w:ins w:id="7661" w:author="PR Preview" w:date="2026-01-01T00:00:00Z">
        <w:r>
          <w:t xml:space="preserve"> </w:t>
        </w:r>
      </w:ins>
      <w:ins w:id="7662" w:author="PR Preview" w:date="2026-01-01T00:00:00Z">
        <w:r>
          <w:t xml:space="preserve">with singular values</w:t>
        </w:r>
      </w:ins>
      <w:ins w:id="7663" w:author="PR Preview" w:date="2026-01-01T00:00:00Z">
        <w:r>
          <w:t xml:space="preserve"> </w:t>
        </w:r>
      </w:ins>
      <m:oMath>
        <m:sSub>
          <m:e>
            <m:r>
              <m:t>σ</m:t>
            </m:r>
          </m:e>
          <m:sub>
            <m:r>
              <m:t>1</m:t>
            </m:r>
          </m:sub>
        </m:sSub>
        <m:r>
          <m:rPr>
            <m:sty m:val="p"/>
          </m:rPr>
          <m:t>,</m:t>
        </m:r>
        <m:r>
          <m:rPr>
            <m:sty m:val="p"/>
          </m:rPr>
          <m:t>…</m:t>
        </m:r>
        <m:r>
          <m:rPr>
            <m:sty m:val="p"/>
          </m:rPr>
          <m:t>,</m:t>
        </m:r>
        <m:sSub>
          <m:e>
            <m:r>
              <m:t>σ</m:t>
            </m:r>
          </m:e>
          <m:sub>
            <m:r>
              <m:t>r</m:t>
            </m:r>
          </m:sub>
        </m:sSub>
      </m:oMath>
      <w:ins w:id="7664" w:author="PR Preview" w:date="2026-01-01T00:00:00Z">
        <w:r>
          <w:t xml:space="preserve">.</w:t>
        </w:r>
      </w:ins>
      <w:ins w:id="7665" w:author="PR Preview" w:date="2026-01-01T00:00:00Z">
        <w:r>
          <w:t xml:space="preserve"> </w:t>
        </w:r>
      </w:ins>
      <w:ins w:id="7666" w:author="PR Preview" w:date="2026-01-01T00:00:00Z">
        <w:r>
          <w:t xml:space="preserve">Then</w:t>
        </w:r>
      </w:ins>
      <w:ins w:id="7667" w:author="PR Preview" w:date="2026-01-01T00:00:00Z">
        <w:r>
          <w:t xml:space="preserve"> </w:t>
        </w:r>
      </w:ins>
      <m:oMath>
        <m:sSup>
          <m:e>
            <m:r>
              <m:rPr>
                <m:sty m:val="bi"/>
              </m:rPr>
              <m:t>A</m:t>
            </m:r>
          </m:e>
          <m:sup>
            <m:r>
              <m:rPr>
                <m:sty m:val="p"/>
              </m:rPr>
              <m:t>⊤</m:t>
            </m:r>
          </m:sup>
        </m:sSup>
        <m:r>
          <m:rPr>
            <m:sty m:val="bi"/>
          </m:rPr>
          <m:t>A</m:t>
        </m:r>
      </m:oMath>
      <w:ins w:id="7668" w:author="PR Preview" w:date="2026-01-01T00:00:00Z">
        <w:r>
          <w:t xml:space="preserve"> </w:t>
        </w:r>
      </w:ins>
      <w:ins w:id="7669" w:author="PR Preview" w:date="2026-01-01T00:00:00Z">
        <w:r>
          <w:t xml:space="preserve">is symmetric (</w:t>
        </w:r>
      </w:ins>
      <w:hyperlink w:anchor="def-symmetric-matrix">
        <w:ins w:id="7670" w:author="PR Preview" w:date="2026-01-01T00:00:00Z">
          <w:r>
            <w:rPr>
              <w:rStyle w:val="Hyperlink"/>
            </w:rPr>
            <w:t xml:space="preserve">Definition 69</w:t>
          </w:r>
        </w:ins>
      </w:hyperlink>
      <w:ins w:id="7671" w:author="PR Preview" w:date="2026-01-01T00:00:00Z">
        <w:r>
          <w:t xml:space="preserve">), and</w:t>
        </w:r>
      </w:ins>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4"/>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5" w:name="exm-svd-evd"/>
    <w:p>
      <w:pPr>
        <w:pStyle w:val="BodyText"/>
      </w:pPr>
      <w:del w:id="7672" w:author="PR Preview" w:date="2026-01-01T00:00:00Z">
        <w:r>
          <w:rPr>
            <w:b/>
            <w:bCs/>
          </w:rPr>
          <w:delText xml:space="preserve">Example 139 (</w:delText>
        </w:r>
      </w:del>
      <m:oMath>
        <m:sSup>
          <m:e>
            <m:r>
              <m:rPr>
                <m:sty m:val="bi"/>
              </m:rPr>
              <m:t>A</m:t>
            </m:r>
          </m:e>
          <m:sup>
            <m:r>
              <m:rPr>
                <m:sty m:val="p"/>
              </m:rPr>
              <m:t>⊤</m:t>
            </m:r>
          </m:sup>
        </m:sSup>
        <m:r>
          <m:rPr>
            <m:sty m:val="bi"/>
          </m:rPr>
          <m:t>A</m:t>
        </m:r>
      </m:oMath>
      <w:del w:id="7673" w:author="PR Preview" w:date="2026-01-01T00:00:00Z">
        <w:r>
          <w:rPr>
            <w:b/>
            <w:bCs/>
          </w:rPr>
          <w:delText xml:space="preserve"> </w:delText>
        </w:r>
      </w:del>
      <w:del w:id="7674" w:author="PR Preview" w:date="2026-01-01T00:00:00Z">
        <w:r>
          <w:rPr>
            <w:b/>
            <w:bCs/>
          </w:rPr>
          <w:delText xml:space="preserve">for the matrix of the SVD example)</w:delText>
        </w:r>
      </w:del>
      <w:del w:id="7675" w:author="PR Preview" w:date="2026-01-01T00:00:00Z">
        <w:r>
          <w:delText xml:space="preserve"> </w:delText>
        </w:r>
      </w:del>
      <w:del w:id="7676" w:author="PR Preview" w:date="2026-01-01T00:00:00Z">
        <w:r>
          <w:delText xml:space="preserve">For</w:delText>
        </w:r>
      </w:del>
      <w:del w:id="7677" w:author="PR Preview" w:date="2026-01-01T00:00:00Z">
        <w:r>
          <w:delText xml:space="preserve"> </w:delText>
        </w:r>
      </w:del>
      <m:oMath>
        <m:r>
          <m:rPr>
            <m:sty m:val="bi"/>
          </m:rPr>
          <m:t>A</m:t>
        </m:r>
      </m:oMath>
      <w:del w:id="7678" w:author="PR Preview" w:date="2026-01-01T00:00:00Z">
        <w:r>
          <w:delText xml:space="preserve"> </w:delText>
        </w:r>
      </w:del>
      <w:del w:id="7679" w:author="PR Preview" w:date="2026-01-01T00:00:00Z">
        <w:r>
          <w:delText xml:space="preserve">in</w:delText>
        </w:r>
      </w:del>
      <w:del w:id="7680" w:author="PR Preview" w:date="2026-01-01T00:00:00Z">
        <w:r>
          <w:delText xml:space="preserve"> </w:delText>
        </w:r>
      </w:del>
      <w:hyperlink w:anchor="exm-svd">
        <w:del w:id="7681" w:author="PR Preview" w:date="2026-01-01T00:00:00Z">
          <w:r>
            <w:rPr>
              <w:rStyle w:val="Hyperlink"/>
            </w:rPr>
            <w:delText xml:space="preserve">Example 138</w:delText>
          </w:r>
        </w:del>
      </w:hyperlink>
      <w:del w:id="7682" w:author="PR Preview" w:date="2026-01-01T00:00:00Z">
        <w:r>
          <w:delText xml:space="preserve">:</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del w:id="7683" w:author="PR Preview" w:date="2026-01-01T00:00:00Z">
          <w:r>
            <w:rPr>
              <w:rStyle w:val="Hyperlink"/>
            </w:rPr>
            <w:delText xml:space="preserve">Theorem 72</w:delText>
          </w:r>
        </w:del>
      </w:hyperlink>
      <w:del w:id="7684" w:author="PR Preview" w:date="2026-01-01T00:00:00Z">
        <w:r>
          <w:delText xml:space="preserve"> </w:delText>
        </w:r>
      </w:del>
      <w:del w:id="7685" w:author="PR Preview" w:date="2026-01-01T00:00:00Z">
        <w:r>
          <w:delText xml:space="preserve">says its eigenvalues are</w:delText>
        </w:r>
      </w:del>
      <w:del w:id="7686" w:author="PR Preview" w:date="2026-01-01T00:00:00Z">
        <w:r>
          <w:delText xml:space="preserve"> </w:delText>
        </w:r>
      </w:del>
      <m:oMath>
        <m:sSubSup>
          <m:e>
            <m:r>
              <m:t>σ</m:t>
            </m:r>
          </m:e>
          <m:sub>
            <m:r>
              <m:t>1</m:t>
            </m:r>
          </m:sub>
          <m:sup>
            <m:r>
              <m:t>2</m:t>
            </m:r>
          </m:sup>
        </m:sSubSup>
        <m:r>
          <m:rPr>
            <m:sty m:val="p"/>
          </m:rPr>
          <m:t>=</m:t>
        </m:r>
        <m:r>
          <m:t>4</m:t>
        </m:r>
      </m:oMath>
      <w:del w:id="7687" w:author="PR Preview" w:date="2026-01-01T00:00:00Z">
        <w:r>
          <w:delText xml:space="preserve"> </w:delText>
        </w:r>
      </w:del>
      <w:del w:id="7688" w:author="PR Preview" w:date="2026-01-01T00:00:00Z">
        <w:r>
          <w:delText xml:space="preserve">and</w:delText>
        </w:r>
      </w:del>
      <w:del w:id="7689" w:author="PR Preview" w:date="2026-01-01T00:00:00Z">
        <w:r>
          <w:delText xml:space="preserve"> </w:delText>
        </w:r>
      </w:del>
      <m:oMath>
        <m:sSubSup>
          <m:e>
            <m:r>
              <m:t>σ</m:t>
            </m:r>
          </m:e>
          <m:sub>
            <m:r>
              <m:t>2</m:t>
            </m:r>
          </m:sub>
          <m:sup>
            <m:r>
              <m:t>2</m:t>
            </m:r>
          </m:sup>
        </m:sSubSup>
        <m:r>
          <m:rPr>
            <m:sty m:val="p"/>
          </m:rPr>
          <m:t>=</m:t>
        </m:r>
        <m:r>
          <m:t>2</m:t>
        </m:r>
      </m:oMath>
      <w:del w:id="7690" w:author="PR Preview" w:date="2026-01-01T00:00:00Z">
        <w:r>
          <w:delText xml:space="preserve">,</w:delText>
        </w:r>
      </w:del>
      <w:del w:id="7691" w:author="PR Preview" w:date="2026-01-01T00:00:00Z">
        <w:r>
          <w:delText xml:space="preserve"> </w:delText>
        </w:r>
      </w:del>
      <w:del w:id="7692" w:author="PR Preview" w:date="2026-01-01T00:00:00Z">
        <w:r>
          <w:delText xml:space="preserve">with the columns of</w:delText>
        </w:r>
      </w:del>
      <w:del w:id="7693" w:author="PR Preview" w:date="2026-01-01T00:00:00Z">
        <w:r>
          <w:delText xml:space="preserve"> </w:delText>
        </w:r>
      </w:del>
      <m:oMath>
        <m:r>
          <m:rPr>
            <m:sty m:val="bi"/>
          </m:rPr>
          <m:t>V</m:t>
        </m:r>
      </m:oMath>
      <w:del w:id="7694" w:author="PR Preview" w:date="2026-01-01T00:00:00Z">
        <w:r>
          <w:delText xml:space="preserve"> </w:delText>
        </w:r>
      </w:del>
      <w:del w:id="7695" w:author="PR Preview" w:date="2026-01-01T00:00:00Z">
        <w:r>
          <w:delText xml:space="preserve">as eigenvectors.</w:delText>
        </w:r>
      </w:del>
      <w:del w:id="7696" w:author="PR Preview" w:date="2026-01-01T00:00:00Z">
        <w:r>
          <w:delText xml:space="preserve"> </w:delText>
        </w:r>
      </w:del>
      <w:del w:id="7697" w:author="PR Preview" w:date="2026-01-01T00:00:00Z">
        <w:r>
          <w:delText xml:space="preserve">Checking the first column, up to its factor</w:delText>
        </w:r>
      </w:del>
      <w:del w:id="7698" w:author="PR Preview" w:date="2026-01-01T00:00:00Z">
        <w:r>
          <w:delText xml:space="preserve"> </w:delText>
        </w:r>
      </w:del>
      <m:oMath>
        <m:f>
          <m:fPr>
            <m:type m:val="bar"/>
          </m:fPr>
          <m:num>
            <m:r>
              <m:t>1</m:t>
            </m:r>
          </m:num>
          <m:den>
            <m:rad>
              <m:radPr>
                <m:degHide m:val="on"/>
              </m:radPr>
              <m:deg/>
              <m:e>
                <m:r>
                  <m:t>2</m:t>
                </m:r>
              </m:e>
            </m:rad>
          </m:den>
        </m:f>
      </m:oMath>
      <w:del w:id="7699" w:author="PR Preview" w:date="2026-01-01T00:00:00Z">
        <w:r>
          <w:delText xml:space="preserve">:</w:delText>
        </w:r>
      </w:del>
    </w:p>
    <w:p>
      <w:pPr>
        <w:pStyle w:val="BodyText"/>
      </w:pPr>
      <w:ins w:id="7700" w:author="PR Preview" w:date="2026-01-01T00:00:00Z">
        <w:r>
          <w:rPr>
            <w:b/>
            <w:bCs/>
          </w:rPr>
          <w:t xml:space="preserve">Example 141 (</w:t>
        </w:r>
      </w:ins>
      <m:oMath>
        <m:sSup>
          <m:e>
            <m:r>
              <m:rPr>
                <m:sty m:val="bi"/>
              </m:rPr>
              <m:t>A</m:t>
            </m:r>
          </m:e>
          <m:sup>
            <m:r>
              <m:rPr>
                <m:sty m:val="p"/>
              </m:rPr>
              <m:t>⊤</m:t>
            </m:r>
          </m:sup>
        </m:sSup>
        <m:r>
          <m:rPr>
            <m:sty m:val="bi"/>
          </m:rPr>
          <m:t>A</m:t>
        </m:r>
      </m:oMath>
      <w:ins w:id="7701" w:author="PR Preview" w:date="2026-01-01T00:00:00Z">
        <w:r>
          <w:rPr>
            <w:b/>
            <w:bCs/>
          </w:rPr>
          <w:t xml:space="preserve"> </w:t>
        </w:r>
      </w:ins>
      <w:ins w:id="7702" w:author="PR Preview" w:date="2026-01-01T00:00:00Z">
        <w:r>
          <w:rPr>
            <w:b/>
            <w:bCs/>
          </w:rPr>
          <w:t xml:space="preserve">for the matrix of the SVD example)</w:t>
        </w:r>
      </w:ins>
      <w:ins w:id="7703" w:author="PR Preview" w:date="2026-01-01T00:00:00Z">
        <w:r>
          <w:t xml:space="preserve"> </w:t>
        </w:r>
      </w:ins>
      <w:ins w:id="7704" w:author="PR Preview" w:date="2026-01-01T00:00:00Z">
        <w:r>
          <w:t xml:space="preserve">For</w:t>
        </w:r>
      </w:ins>
      <w:ins w:id="7705" w:author="PR Preview" w:date="2026-01-01T00:00:00Z">
        <w:r>
          <w:t xml:space="preserve"> </w:t>
        </w:r>
      </w:ins>
      <m:oMath>
        <m:r>
          <m:rPr>
            <m:sty m:val="bi"/>
          </m:rPr>
          <m:t>A</m:t>
        </m:r>
      </m:oMath>
      <w:ins w:id="7706" w:author="PR Preview" w:date="2026-01-01T00:00:00Z">
        <w:r>
          <w:t xml:space="preserve"> </w:t>
        </w:r>
      </w:ins>
      <w:ins w:id="7707" w:author="PR Preview" w:date="2026-01-01T00:00:00Z">
        <w:r>
          <w:t xml:space="preserve">in</w:t>
        </w:r>
      </w:ins>
      <w:ins w:id="7708" w:author="PR Preview" w:date="2026-01-01T00:00:00Z">
        <w:r>
          <w:t xml:space="preserve"> </w:t>
        </w:r>
      </w:ins>
      <w:hyperlink w:anchor="exm-svd">
        <w:ins w:id="7709" w:author="PR Preview" w:date="2026-01-01T00:00:00Z">
          <w:r>
            <w:rPr>
              <w:rStyle w:val="Hyperlink"/>
            </w:rPr>
            <w:t xml:space="preserve">Example 140</w:t>
          </w:r>
        </w:ins>
      </w:hyperlink>
      <w:ins w:id="7710" w:author="PR Preview" w:date="2026-01-01T00:00:00Z">
        <w:r>
          <w:t xml:space="preserve">:</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ins w:id="7711" w:author="PR Preview" w:date="2026-01-01T00:00:00Z">
          <w:r>
            <w:rPr>
              <w:rStyle w:val="Hyperlink"/>
            </w:rPr>
            <w:t xml:space="preserve">Theorem 74</w:t>
          </w:r>
        </w:ins>
      </w:hyperlink>
      <w:ins w:id="7712" w:author="PR Preview" w:date="2026-01-01T00:00:00Z">
        <w:r>
          <w:t xml:space="preserve"> </w:t>
        </w:r>
      </w:ins>
      <w:ins w:id="7713" w:author="PR Preview" w:date="2026-01-01T00:00:00Z">
        <w:r>
          <w:t xml:space="preserve">says its eigenvalues are</w:t>
        </w:r>
      </w:ins>
      <w:ins w:id="7714" w:author="PR Preview" w:date="2026-01-01T00:00:00Z">
        <w:r>
          <w:t xml:space="preserve"> </w:t>
        </w:r>
      </w:ins>
      <m:oMath>
        <m:sSubSup>
          <m:e>
            <m:r>
              <m:t>σ</m:t>
            </m:r>
          </m:e>
          <m:sub>
            <m:r>
              <m:t>1</m:t>
            </m:r>
          </m:sub>
          <m:sup>
            <m:r>
              <m:t>2</m:t>
            </m:r>
          </m:sup>
        </m:sSubSup>
        <m:r>
          <m:rPr>
            <m:sty m:val="p"/>
          </m:rPr>
          <m:t>=</m:t>
        </m:r>
        <m:r>
          <m:t>4</m:t>
        </m:r>
      </m:oMath>
      <w:ins w:id="7715" w:author="PR Preview" w:date="2026-01-01T00:00:00Z">
        <w:r>
          <w:t xml:space="preserve"> </w:t>
        </w:r>
      </w:ins>
      <w:ins w:id="7716" w:author="PR Preview" w:date="2026-01-01T00:00:00Z">
        <w:r>
          <w:t xml:space="preserve">and</w:t>
        </w:r>
      </w:ins>
      <w:ins w:id="7717" w:author="PR Preview" w:date="2026-01-01T00:00:00Z">
        <w:r>
          <w:t xml:space="preserve"> </w:t>
        </w:r>
      </w:ins>
      <m:oMath>
        <m:sSubSup>
          <m:e>
            <m:r>
              <m:t>σ</m:t>
            </m:r>
          </m:e>
          <m:sub>
            <m:r>
              <m:t>2</m:t>
            </m:r>
          </m:sub>
          <m:sup>
            <m:r>
              <m:t>2</m:t>
            </m:r>
          </m:sup>
        </m:sSubSup>
        <m:r>
          <m:rPr>
            <m:sty m:val="p"/>
          </m:rPr>
          <m:t>=</m:t>
        </m:r>
        <m:r>
          <m:t>2</m:t>
        </m:r>
      </m:oMath>
      <w:ins w:id="7718" w:author="PR Preview" w:date="2026-01-01T00:00:00Z">
        <w:r>
          <w:t xml:space="preserve">,</w:t>
        </w:r>
      </w:ins>
      <w:ins w:id="7719" w:author="PR Preview" w:date="2026-01-01T00:00:00Z">
        <w:r>
          <w:t xml:space="preserve"> </w:t>
        </w:r>
      </w:ins>
      <w:ins w:id="7720" w:author="PR Preview" w:date="2026-01-01T00:00:00Z">
        <w:r>
          <w:t xml:space="preserve">with the columns of</w:t>
        </w:r>
      </w:ins>
      <w:ins w:id="7721" w:author="PR Preview" w:date="2026-01-01T00:00:00Z">
        <w:r>
          <w:t xml:space="preserve"> </w:t>
        </w:r>
      </w:ins>
      <m:oMath>
        <m:r>
          <m:rPr>
            <m:sty m:val="bi"/>
          </m:rPr>
          <m:t>V</m:t>
        </m:r>
      </m:oMath>
      <w:ins w:id="7722" w:author="PR Preview" w:date="2026-01-01T00:00:00Z">
        <w:r>
          <w:t xml:space="preserve"> </w:t>
        </w:r>
      </w:ins>
      <w:ins w:id="7723" w:author="PR Preview" w:date="2026-01-01T00:00:00Z">
        <w:r>
          <w:t xml:space="preserve">as eigenvectors.</w:t>
        </w:r>
      </w:ins>
      <w:ins w:id="7724" w:author="PR Preview" w:date="2026-01-01T00:00:00Z">
        <w:r>
          <w:t xml:space="preserve"> </w:t>
        </w:r>
      </w:ins>
      <w:ins w:id="7725" w:author="PR Preview" w:date="2026-01-01T00:00:00Z">
        <w:r>
          <w:t xml:space="preserve">Checking the first column, up to its factor</w:t>
        </w:r>
      </w:ins>
      <w:ins w:id="7726" w:author="PR Preview" w:date="2026-01-01T00:00:00Z">
        <w:r>
          <w:t xml:space="preserve"> </w:t>
        </w:r>
      </w:ins>
      <m:oMath>
        <m:f>
          <m:fPr>
            <m:type m:val="bar"/>
          </m:fPr>
          <m:num>
            <m:r>
              <m:t>1</m:t>
            </m:r>
          </m:num>
          <m:den>
            <m:rad>
              <m:radPr>
                <m:degHide m:val="on"/>
              </m:radPr>
              <m:deg/>
              <m:e>
                <m:r>
                  <m:t>2</m:t>
                </m:r>
              </m:e>
            </m:rad>
          </m:den>
        </m:f>
      </m:oMath>
      <w:ins w:id="7727" w:author="PR Preview" w:date="2026-01-01T00:00:00Z">
        <w:r>
          <w:t xml:space="preserv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5"/>
    <w:bookmarkStart w:id="456" w:name="rem-svd-from-evd"/>
    <w:p>
      <w:pPr>
        <w:pStyle w:val="FirstParagraph"/>
      </w:pPr>
      <w:del w:id="7728" w:author="PR Preview" w:date="2026-01-01T00:00:00Z">
        <w:r>
          <w:rPr>
            <w:i/>
            <w:iCs/>
          </w:rPr>
          <w:delText xml:space="preserve">Remark 35</w:delText>
        </w:r>
      </w:del>
      <w:del w:id="7729" w:author="PR Preview" w:date="2026-01-01T00:00:00Z">
        <w:r>
          <w:delText xml:space="preserve"> (Building an SVD from an eigendecomposition). </w:delText>
        </w:r>
      </w:del>
      <w:hyperlink w:anchor="thm-svd-evd">
        <w:del w:id="7730" w:author="PR Preview" w:date="2026-01-01T00:00:00Z">
          <w:r>
            <w:rPr>
              <w:rStyle w:val="Hyperlink"/>
            </w:rPr>
            <w:delText xml:space="preserve">Theorem 72</w:delText>
          </w:r>
        </w:del>
      </w:hyperlink>
      <w:del w:id="7731" w:author="PR Preview" w:date="2026-01-01T00:00:00Z">
        <w:r>
          <w:delText xml:space="preserve"> </w:delText>
        </w:r>
      </w:del>
      <w:del w:id="7732" w:author="PR Preview" w:date="2026-01-01T00:00:00Z">
        <w:r>
          <w:delText xml:space="preserve">matches</w:delText>
        </w:r>
      </w:del>
      <w:del w:id="7733" w:author="PR Preview" w:date="2026-01-01T00:00:00Z">
        <w:r>
          <w:delText xml:space="preserve"> </w:delText>
        </w:r>
      </w:del>
      <w:del w:id="7734" w:author="PR Preview" w:date="2026-01-01T00:00:00Z">
        <w:r>
          <w:delText xml:space="preserve">Banerjee and Roy (2014, chap. 12, pp. 372-373)</w:delText>
        </w:r>
      </w:del>
      <w:del w:id="7735" w:author="PR Preview" w:date="2026-01-01T00:00:00Z">
        <w:r>
          <w:delText xml:space="preserve">,</w:delText>
        </w:r>
      </w:del>
      <w:del w:id="7736" w:author="PR Preview" w:date="2026-01-01T00:00:00Z">
        <w:r>
          <w:delText xml:space="preserve"> </w:delText>
        </w:r>
      </w:del>
      <w:del w:id="7737" w:author="PR Preview" w:date="2026-01-01T00:00:00Z">
        <w:r>
          <w:delText xml:space="preserve">which works in the other direction:</w:delText>
        </w:r>
      </w:del>
      <w:del w:id="7738" w:author="PR Preview" w:date="2026-01-01T00:00:00Z">
        <w:r>
          <w:delText xml:space="preserve"> </w:delText>
        </w:r>
      </w:del>
      <w:del w:id="7739" w:author="PR Preview" w:date="2026-01-01T00:00:00Z">
        <w:r>
          <w:delText xml:space="preserve">it constructs an SVD from a spectral decomposition of</w:delText>
        </w:r>
      </w:del>
      <w:del w:id="7740" w:author="PR Preview" w:date="2026-01-01T00:00:00Z">
        <w:r>
          <w:delText xml:space="preserve"> </w:delText>
        </w:r>
      </w:del>
      <m:oMath>
        <m:sSup>
          <m:e>
            <m:r>
              <m:rPr>
                <m:sty m:val="bi"/>
              </m:rPr>
              <m:t>A</m:t>
            </m:r>
          </m:e>
          <m:sup>
            <m:r>
              <m:rPr>
                <m:sty m:val="p"/>
              </m:rPr>
              <m:t>⊤</m:t>
            </m:r>
          </m:sup>
        </m:sSup>
        <m:r>
          <m:rPr>
            <m:sty m:val="bi"/>
          </m:rPr>
          <m:t>A</m:t>
        </m:r>
      </m:oMath>
      <w:del w:id="7741" w:author="PR Preview" w:date="2026-01-01T00:00:00Z">
        <w:r>
          <w:delText xml:space="preserve"> </w:delText>
        </w:r>
      </w:del>
      <w:del w:id="7742" w:author="PR Preview" w:date="2026-01-01T00:00:00Z">
        <w:r>
          <w:delText xml:space="preserve">and sets</w:delText>
        </w:r>
      </w:del>
      <w:del w:id="7743" w:author="PR Preview" w:date="2026-01-01T00:00:00Z">
        <w:r>
          <w:delText xml:space="preserve"> </w:delText>
        </w:r>
      </w:del>
      <m:oMath>
        <m:sSub>
          <m:e>
            <m:r>
              <m:t>σ</m:t>
            </m:r>
          </m:e>
          <m:sub>
            <m:r>
              <m:t>i</m:t>
            </m:r>
          </m:sub>
        </m:sSub>
        <m:r>
          <m:rPr>
            <m:sty m:val="p"/>
          </m:rPr>
          <m:t>=</m:t>
        </m:r>
        <m:rad>
          <m:radPr>
            <m:degHide m:val="on"/>
          </m:radPr>
          <m:deg/>
          <m:e>
            <m:sSub>
              <m:e>
                <m:r>
                  <m:t>λ</m:t>
                </m:r>
              </m:e>
              <m:sub>
                <m:r>
                  <m:t>i</m:t>
                </m:r>
              </m:sub>
            </m:sSub>
          </m:e>
        </m:rad>
      </m:oMath>
      <w:del w:id="7744" w:author="PR Preview" w:date="2026-01-01T00:00:00Z">
        <w:r>
          <w:delText xml:space="preserve">.</w:delText>
        </w:r>
      </w:del>
    </w:p>
    <w:p>
      <w:pPr>
        <w:pStyle w:val="BodyText"/>
      </w:pPr>
      <w:del w:id="7745" w:author="PR Preview" w:date="2026-01-01T00:00:00Z">
        <w:r>
          <w:delText xml:space="preserve">For example, in</w:delText>
        </w:r>
      </w:del>
      <w:del w:id="7746" w:author="PR Preview" w:date="2026-01-01T00:00:00Z">
        <w:r>
          <w:delText xml:space="preserve"> </w:delText>
        </w:r>
      </w:del>
      <w:hyperlink w:anchor="exm-svd-evd">
        <w:del w:id="7747" w:author="PR Preview" w:date="2026-01-01T00:00:00Z">
          <w:r>
            <w:rPr>
              <w:rStyle w:val="Hyperlink"/>
            </w:rPr>
            <w:delText xml:space="preserve">Example 139</w:delText>
          </w:r>
        </w:del>
      </w:hyperlink>
      <w:del w:id="7748" w:author="PR Preview" w:date="2026-01-01T00:00:00Z">
        <w:r>
          <w:delText xml:space="preserve"> </w:delText>
        </w:r>
      </w:del>
      <w:del w:id="7749" w:author="PR Preview" w:date="2026-01-01T00:00:00Z">
        <w:r>
          <w:delText xml:space="preserve">the eigenvalues of</w:delText>
        </w:r>
      </w:del>
      <w:del w:id="7750" w:author="PR Preview" w:date="2026-01-01T00:00:00Z">
        <w:r>
          <w:delText xml:space="preserve"> </w:delText>
        </w:r>
      </w:del>
      <m:oMath>
        <m:sSup>
          <m:e>
            <m:r>
              <m:rPr>
                <m:sty m:val="bi"/>
              </m:rPr>
              <m:t>A</m:t>
            </m:r>
          </m:e>
          <m:sup>
            <m:r>
              <m:rPr>
                <m:sty m:val="p"/>
              </m:rPr>
              <m:t>⊤</m:t>
            </m:r>
          </m:sup>
        </m:sSup>
        <m:r>
          <m:rPr>
            <m:sty m:val="bi"/>
          </m:rPr>
          <m:t>A</m:t>
        </m:r>
      </m:oMath>
      <w:del w:id="7751" w:author="PR Preview" w:date="2026-01-01T00:00:00Z">
        <w:r>
          <w:delText xml:space="preserve"> </w:delText>
        </w:r>
      </w:del>
      <w:del w:id="7752" w:author="PR Preview" w:date="2026-01-01T00:00:00Z">
        <w:r>
          <w:delText xml:space="preserve">are</w:delText>
        </w:r>
      </w:del>
      <w:del w:id="7753" w:author="PR Preview" w:date="2026-01-01T00:00:00Z">
        <w:r>
          <w:delText xml:space="preserve"> </w:delText>
        </w:r>
      </w:del>
      <m:oMath>
        <m:r>
          <m:t>4</m:t>
        </m:r>
      </m:oMath>
      <w:del w:id="7754" w:author="PR Preview" w:date="2026-01-01T00:00:00Z">
        <w:r>
          <w:delText xml:space="preserve"> </w:delText>
        </w:r>
      </w:del>
      <w:del w:id="7755" w:author="PR Preview" w:date="2026-01-01T00:00:00Z">
        <w:r>
          <w:delText xml:space="preserve">and</w:delText>
        </w:r>
      </w:del>
      <w:del w:id="7756" w:author="PR Preview" w:date="2026-01-01T00:00:00Z">
        <w:r>
          <w:delText xml:space="preserve"> </w:delText>
        </w:r>
      </w:del>
      <m:oMath>
        <m:r>
          <m:t>2</m:t>
        </m:r>
      </m:oMath>
      <w:del w:id="7757" w:author="PR Preview" w:date="2026-01-01T00:00:00Z">
        <w:r>
          <w:delText xml:space="preserve">,</w:delText>
        </w:r>
      </w:del>
      <w:del w:id="7758" w:author="PR Preview" w:date="2026-01-01T00:00:00Z">
        <w:r>
          <w:delText xml:space="preserve"> </w:delText>
        </w:r>
      </w:del>
      <w:del w:id="7759" w:author="PR Preview" w:date="2026-01-01T00:00:00Z">
        <w:r>
          <w:delText xml:space="preserve">and</w:delText>
        </w:r>
      </w:del>
      <w:del w:id="7760" w:author="PR Preview" w:date="2026-01-01T00:00:00Z">
        <w:r>
          <w:delText xml:space="preserve"> </w:delText>
        </w:r>
      </w:del>
      <m:oMath>
        <m:rad>
          <m:radPr>
            <m:degHide m:val="on"/>
          </m:radPr>
          <m:deg/>
          <m:e>
            <m:r>
              <m:t>4</m:t>
            </m:r>
          </m:e>
        </m:rad>
        <m:r>
          <m:rPr>
            <m:sty m:val="p"/>
          </m:rPr>
          <m:t>=</m:t>
        </m:r>
        <m:r>
          <m:t>2</m:t>
        </m:r>
      </m:oMath>
      <w:del w:id="7761" w:author="PR Preview" w:date="2026-01-01T00:00:00Z">
        <w:r>
          <w:delText xml:space="preserve"> </w:delText>
        </w:r>
      </w:del>
      <w:del w:id="7762" w:author="PR Preview" w:date="2026-01-01T00:00:00Z">
        <w:r>
          <w:delText xml:space="preserve">and</w:delText>
        </w:r>
      </w:del>
      <w:del w:id="7763" w:author="PR Preview" w:date="2026-01-01T00:00:00Z">
        <w:r>
          <w:delText xml:space="preserve"> </w:delText>
        </w:r>
      </w:del>
      <m:oMath>
        <m:rad>
          <m:radPr>
            <m:degHide m:val="on"/>
          </m:radPr>
          <m:deg/>
          <m:e>
            <m:r>
              <m:t>2</m:t>
            </m:r>
          </m:e>
        </m:rad>
      </m:oMath>
      <w:del w:id="7764" w:author="PR Preview" w:date="2026-01-01T00:00:00Z">
        <w:r>
          <w:delText xml:space="preserve"> </w:delText>
        </w:r>
      </w:del>
      <w:del w:id="7765" w:author="PR Preview" w:date="2026-01-01T00:00:00Z">
        <w:r>
          <w:delText xml:space="preserve">are the singular values</w:delText>
        </w:r>
      </w:del>
      <w:del w:id="7766" w:author="PR Preview" w:date="2026-01-01T00:00:00Z">
        <w:r>
          <w:delText xml:space="preserve"> </w:delText>
        </w:r>
      </w:del>
      <m:oMath>
        <m:sSub>
          <m:e>
            <m:r>
              <m:t>σ</m:t>
            </m:r>
          </m:e>
          <m:sub>
            <m:r>
              <m:t>1</m:t>
            </m:r>
          </m:sub>
        </m:sSub>
      </m:oMath>
      <w:del w:id="7767" w:author="PR Preview" w:date="2026-01-01T00:00:00Z">
        <w:r>
          <w:delText xml:space="preserve"> </w:delText>
        </w:r>
      </w:del>
      <w:del w:id="7768" w:author="PR Preview" w:date="2026-01-01T00:00:00Z">
        <w:r>
          <w:delText xml:space="preserve">and</w:delText>
        </w:r>
      </w:del>
      <w:del w:id="7769" w:author="PR Preview" w:date="2026-01-01T00:00:00Z">
        <w:r>
          <w:delText xml:space="preserve"> </w:delText>
        </w:r>
      </w:del>
      <m:oMath>
        <m:sSub>
          <m:e>
            <m:r>
              <m:t>σ</m:t>
            </m:r>
          </m:e>
          <m:sub>
            <m:r>
              <m:t>2</m:t>
            </m:r>
          </m:sub>
        </m:sSub>
      </m:oMath>
      <w:del w:id="7770" w:author="PR Preview" w:date="2026-01-01T00:00:00Z">
        <w:r>
          <w:delText xml:space="preserve"> </w:delText>
        </w:r>
      </w:del>
      <w:del w:id="7771" w:author="PR Preview" w:date="2026-01-01T00:00:00Z">
        <w:r>
          <w:delText xml:space="preserve">of</w:delText>
        </w:r>
      </w:del>
      <w:del w:id="7772" w:author="PR Preview" w:date="2026-01-01T00:00:00Z">
        <w:r>
          <w:delText xml:space="preserve"> </w:delText>
        </w:r>
      </w:del>
      <m:oMath>
        <m:r>
          <m:rPr>
            <m:sty m:val="bi"/>
          </m:rPr>
          <m:t>A</m:t>
        </m:r>
      </m:oMath>
      <w:del w:id="7773" w:author="PR Preview" w:date="2026-01-01T00:00:00Z">
        <w:r>
          <w:delText xml:space="preserve"> </w:delText>
        </w:r>
      </w:del>
      <w:del w:id="7774" w:author="PR Preview" w:date="2026-01-01T00:00:00Z">
        <w:r>
          <w:delText xml:space="preserve">from</w:delText>
        </w:r>
      </w:del>
      <w:del w:id="7775" w:author="PR Preview" w:date="2026-01-01T00:00:00Z">
        <w:r>
          <w:delText xml:space="preserve"> </w:delText>
        </w:r>
      </w:del>
      <w:hyperlink w:anchor="exm-svd">
        <w:del w:id="7776" w:author="PR Preview" w:date="2026-01-01T00:00:00Z">
          <w:r>
            <w:rPr>
              <w:rStyle w:val="Hyperlink"/>
            </w:rPr>
            <w:delText xml:space="preserve">Example 138</w:delText>
          </w:r>
        </w:del>
      </w:hyperlink>
      <w:del w:id="7777" w:author="PR Preview" w:date="2026-01-01T00:00:00Z">
        <w:r>
          <w:delText xml:space="preserve">.</w:delText>
        </w:r>
      </w:del>
    </w:p>
    <w:p>
      <w:pPr>
        <w:pStyle w:val="FirstParagraph"/>
      </w:pPr>
      <w:ins w:id="7778" w:author="PR Preview" w:date="2026-01-01T00:00:00Z">
        <w:r>
          <w:rPr>
            <w:i/>
            <w:iCs/>
          </w:rPr>
          <w:t xml:space="preserve">Remark 35</w:t>
        </w:r>
      </w:ins>
      <w:ins w:id="7779" w:author="PR Preview" w:date="2026-01-01T00:00:00Z">
        <w:r>
          <w:t xml:space="preserve"> (Building an SVD from an eigendecomposition). </w:t>
        </w:r>
      </w:ins>
      <w:hyperlink w:anchor="thm-svd-evd">
        <w:ins w:id="7780" w:author="PR Preview" w:date="2026-01-01T00:00:00Z">
          <w:r>
            <w:rPr>
              <w:rStyle w:val="Hyperlink"/>
            </w:rPr>
            <w:t xml:space="preserve">Theorem 74</w:t>
          </w:r>
        </w:ins>
      </w:hyperlink>
      <w:ins w:id="7781" w:author="PR Preview" w:date="2026-01-01T00:00:00Z">
        <w:r>
          <w:t xml:space="preserve"> </w:t>
        </w:r>
      </w:ins>
      <w:ins w:id="7782" w:author="PR Preview" w:date="2026-01-01T00:00:00Z">
        <w:r>
          <w:t xml:space="preserve">matches</w:t>
        </w:r>
      </w:ins>
      <w:ins w:id="7783" w:author="PR Preview" w:date="2026-01-01T00:00:00Z">
        <w:r>
          <w:t xml:space="preserve"> </w:t>
        </w:r>
      </w:ins>
      <w:ins w:id="7784" w:author="PR Preview" w:date="2026-01-01T00:00:00Z">
        <w:r>
          <w:t xml:space="preserve">Banerjee and Roy (2014, chap. 12, pp. 372-373)</w:t>
        </w:r>
      </w:ins>
      <w:ins w:id="7785" w:author="PR Preview" w:date="2026-01-01T00:00:00Z">
        <w:r>
          <w:t xml:space="preserve">,</w:t>
        </w:r>
      </w:ins>
      <w:ins w:id="7786" w:author="PR Preview" w:date="2026-01-01T00:00:00Z">
        <w:r>
          <w:t xml:space="preserve"> </w:t>
        </w:r>
      </w:ins>
      <w:ins w:id="7787" w:author="PR Preview" w:date="2026-01-01T00:00:00Z">
        <w:r>
          <w:t xml:space="preserve">which works in the other direction:</w:t>
        </w:r>
      </w:ins>
      <w:ins w:id="7788" w:author="PR Preview" w:date="2026-01-01T00:00:00Z">
        <w:r>
          <w:t xml:space="preserve"> </w:t>
        </w:r>
      </w:ins>
      <w:ins w:id="7789" w:author="PR Preview" w:date="2026-01-01T00:00:00Z">
        <w:r>
          <w:t xml:space="preserve">it constructs an SVD from a spectral decomposition of</w:t>
        </w:r>
      </w:ins>
      <w:ins w:id="7790" w:author="PR Preview" w:date="2026-01-01T00:00:00Z">
        <w:r>
          <w:t xml:space="preserve"> </w:t>
        </w:r>
      </w:ins>
      <m:oMath>
        <m:sSup>
          <m:e>
            <m:r>
              <m:rPr>
                <m:sty m:val="bi"/>
              </m:rPr>
              <m:t>A</m:t>
            </m:r>
          </m:e>
          <m:sup>
            <m:r>
              <m:rPr>
                <m:sty m:val="p"/>
              </m:rPr>
              <m:t>⊤</m:t>
            </m:r>
          </m:sup>
        </m:sSup>
        <m:r>
          <m:rPr>
            <m:sty m:val="bi"/>
          </m:rPr>
          <m:t>A</m:t>
        </m:r>
      </m:oMath>
      <w:ins w:id="7791" w:author="PR Preview" w:date="2026-01-01T00:00:00Z">
        <w:r>
          <w:t xml:space="preserve"> </w:t>
        </w:r>
      </w:ins>
      <w:ins w:id="7792" w:author="PR Preview" w:date="2026-01-01T00:00:00Z">
        <w:r>
          <w:t xml:space="preserve">and sets</w:t>
        </w:r>
      </w:ins>
      <w:ins w:id="7793" w:author="PR Preview" w:date="2026-01-01T00:00:00Z">
        <w:r>
          <w:t xml:space="preserve"> </w:t>
        </w:r>
      </w:ins>
      <m:oMath>
        <m:sSub>
          <m:e>
            <m:r>
              <m:t>σ</m:t>
            </m:r>
          </m:e>
          <m:sub>
            <m:r>
              <m:t>i</m:t>
            </m:r>
          </m:sub>
        </m:sSub>
        <m:r>
          <m:rPr>
            <m:sty m:val="p"/>
          </m:rPr>
          <m:t>=</m:t>
        </m:r>
        <m:rad>
          <m:radPr>
            <m:degHide m:val="on"/>
          </m:radPr>
          <m:deg/>
          <m:e>
            <m:sSub>
              <m:e>
                <m:r>
                  <m:t>λ</m:t>
                </m:r>
              </m:e>
              <m:sub>
                <m:r>
                  <m:t>i</m:t>
                </m:r>
              </m:sub>
            </m:sSub>
          </m:e>
        </m:rad>
      </m:oMath>
      <w:ins w:id="7794" w:author="PR Preview" w:date="2026-01-01T00:00:00Z">
        <w:r>
          <w:t xml:space="preserve">.</w:t>
        </w:r>
      </w:ins>
    </w:p>
    <w:p>
      <w:pPr>
        <w:pStyle w:val="BodyText"/>
      </w:pPr>
      <w:ins w:id="7795" w:author="PR Preview" w:date="2026-01-01T00:00:00Z">
        <w:r>
          <w:t xml:space="preserve">For example, in</w:t>
        </w:r>
      </w:ins>
      <w:ins w:id="7796" w:author="PR Preview" w:date="2026-01-01T00:00:00Z">
        <w:r>
          <w:t xml:space="preserve"> </w:t>
        </w:r>
      </w:ins>
      <w:hyperlink w:anchor="exm-svd-evd">
        <w:ins w:id="7797" w:author="PR Preview" w:date="2026-01-01T00:00:00Z">
          <w:r>
            <w:rPr>
              <w:rStyle w:val="Hyperlink"/>
            </w:rPr>
            <w:t xml:space="preserve">Example 141</w:t>
          </w:r>
        </w:ins>
      </w:hyperlink>
      <w:ins w:id="7798" w:author="PR Preview" w:date="2026-01-01T00:00:00Z">
        <w:r>
          <w:t xml:space="preserve"> </w:t>
        </w:r>
      </w:ins>
      <w:ins w:id="7799" w:author="PR Preview" w:date="2026-01-01T00:00:00Z">
        <w:r>
          <w:t xml:space="preserve">the eigenvalues of</w:t>
        </w:r>
      </w:ins>
      <w:ins w:id="7800" w:author="PR Preview" w:date="2026-01-01T00:00:00Z">
        <w:r>
          <w:t xml:space="preserve"> </w:t>
        </w:r>
      </w:ins>
      <m:oMath>
        <m:sSup>
          <m:e>
            <m:r>
              <m:rPr>
                <m:sty m:val="bi"/>
              </m:rPr>
              <m:t>A</m:t>
            </m:r>
          </m:e>
          <m:sup>
            <m:r>
              <m:rPr>
                <m:sty m:val="p"/>
              </m:rPr>
              <m:t>⊤</m:t>
            </m:r>
          </m:sup>
        </m:sSup>
        <m:r>
          <m:rPr>
            <m:sty m:val="bi"/>
          </m:rPr>
          <m:t>A</m:t>
        </m:r>
      </m:oMath>
      <w:ins w:id="7801" w:author="PR Preview" w:date="2026-01-01T00:00:00Z">
        <w:r>
          <w:t xml:space="preserve"> </w:t>
        </w:r>
      </w:ins>
      <w:ins w:id="7802" w:author="PR Preview" w:date="2026-01-01T00:00:00Z">
        <w:r>
          <w:t xml:space="preserve">are</w:t>
        </w:r>
      </w:ins>
      <w:ins w:id="7803" w:author="PR Preview" w:date="2026-01-01T00:00:00Z">
        <w:r>
          <w:t xml:space="preserve"> </w:t>
        </w:r>
      </w:ins>
      <m:oMath>
        <m:r>
          <m:t>4</m:t>
        </m:r>
      </m:oMath>
      <w:ins w:id="7804" w:author="PR Preview" w:date="2026-01-01T00:00:00Z">
        <w:r>
          <w:t xml:space="preserve"> </w:t>
        </w:r>
      </w:ins>
      <w:ins w:id="7805" w:author="PR Preview" w:date="2026-01-01T00:00:00Z">
        <w:r>
          <w:t xml:space="preserve">and</w:t>
        </w:r>
      </w:ins>
      <w:ins w:id="7806" w:author="PR Preview" w:date="2026-01-01T00:00:00Z">
        <w:r>
          <w:t xml:space="preserve"> </w:t>
        </w:r>
      </w:ins>
      <m:oMath>
        <m:r>
          <m:t>2</m:t>
        </m:r>
      </m:oMath>
      <w:ins w:id="7807" w:author="PR Preview" w:date="2026-01-01T00:00:00Z">
        <w:r>
          <w:t xml:space="preserve">,</w:t>
        </w:r>
      </w:ins>
      <w:ins w:id="7808" w:author="PR Preview" w:date="2026-01-01T00:00:00Z">
        <w:r>
          <w:t xml:space="preserve"> </w:t>
        </w:r>
      </w:ins>
      <w:ins w:id="7809" w:author="PR Preview" w:date="2026-01-01T00:00:00Z">
        <w:r>
          <w:t xml:space="preserve">and</w:t>
        </w:r>
      </w:ins>
      <w:ins w:id="7810" w:author="PR Preview" w:date="2026-01-01T00:00:00Z">
        <w:r>
          <w:t xml:space="preserve"> </w:t>
        </w:r>
      </w:ins>
      <m:oMath>
        <m:rad>
          <m:radPr>
            <m:degHide m:val="on"/>
          </m:radPr>
          <m:deg/>
          <m:e>
            <m:r>
              <m:t>4</m:t>
            </m:r>
          </m:e>
        </m:rad>
        <m:r>
          <m:rPr>
            <m:sty m:val="p"/>
          </m:rPr>
          <m:t>=</m:t>
        </m:r>
        <m:r>
          <m:t>2</m:t>
        </m:r>
      </m:oMath>
      <w:ins w:id="7811" w:author="PR Preview" w:date="2026-01-01T00:00:00Z">
        <w:r>
          <w:t xml:space="preserve"> </w:t>
        </w:r>
      </w:ins>
      <w:ins w:id="7812" w:author="PR Preview" w:date="2026-01-01T00:00:00Z">
        <w:r>
          <w:t xml:space="preserve">and</w:t>
        </w:r>
      </w:ins>
      <w:ins w:id="7813" w:author="PR Preview" w:date="2026-01-01T00:00:00Z">
        <w:r>
          <w:t xml:space="preserve"> </w:t>
        </w:r>
      </w:ins>
      <m:oMath>
        <m:rad>
          <m:radPr>
            <m:degHide m:val="on"/>
          </m:radPr>
          <m:deg/>
          <m:e>
            <m:r>
              <m:t>2</m:t>
            </m:r>
          </m:e>
        </m:rad>
      </m:oMath>
      <w:ins w:id="7814" w:author="PR Preview" w:date="2026-01-01T00:00:00Z">
        <w:r>
          <w:t xml:space="preserve"> </w:t>
        </w:r>
      </w:ins>
      <w:ins w:id="7815" w:author="PR Preview" w:date="2026-01-01T00:00:00Z">
        <w:r>
          <w:t xml:space="preserve">are the singular values</w:t>
        </w:r>
      </w:ins>
      <w:ins w:id="7816" w:author="PR Preview" w:date="2026-01-01T00:00:00Z">
        <w:r>
          <w:t xml:space="preserve"> </w:t>
        </w:r>
      </w:ins>
      <m:oMath>
        <m:sSub>
          <m:e>
            <m:r>
              <m:t>σ</m:t>
            </m:r>
          </m:e>
          <m:sub>
            <m:r>
              <m:t>1</m:t>
            </m:r>
          </m:sub>
        </m:sSub>
      </m:oMath>
      <w:ins w:id="7817" w:author="PR Preview" w:date="2026-01-01T00:00:00Z">
        <w:r>
          <w:t xml:space="preserve"> </w:t>
        </w:r>
      </w:ins>
      <w:ins w:id="7818" w:author="PR Preview" w:date="2026-01-01T00:00:00Z">
        <w:r>
          <w:t xml:space="preserve">and</w:t>
        </w:r>
      </w:ins>
      <w:ins w:id="7819" w:author="PR Preview" w:date="2026-01-01T00:00:00Z">
        <w:r>
          <w:t xml:space="preserve"> </w:t>
        </w:r>
      </w:ins>
      <m:oMath>
        <m:sSub>
          <m:e>
            <m:r>
              <m:t>σ</m:t>
            </m:r>
          </m:e>
          <m:sub>
            <m:r>
              <m:t>2</m:t>
            </m:r>
          </m:sub>
        </m:sSub>
      </m:oMath>
      <w:ins w:id="7820" w:author="PR Preview" w:date="2026-01-01T00:00:00Z">
        <w:r>
          <w:t xml:space="preserve"> </w:t>
        </w:r>
      </w:ins>
      <w:ins w:id="7821" w:author="PR Preview" w:date="2026-01-01T00:00:00Z">
        <w:r>
          <w:t xml:space="preserve">of</w:t>
        </w:r>
      </w:ins>
      <w:ins w:id="7822" w:author="PR Preview" w:date="2026-01-01T00:00:00Z">
        <w:r>
          <w:t xml:space="preserve"> </w:t>
        </w:r>
      </w:ins>
      <m:oMath>
        <m:r>
          <m:rPr>
            <m:sty m:val="bi"/>
          </m:rPr>
          <m:t>A</m:t>
        </m:r>
      </m:oMath>
      <w:ins w:id="7823" w:author="PR Preview" w:date="2026-01-01T00:00:00Z">
        <w:r>
          <w:t xml:space="preserve"> </w:t>
        </w:r>
      </w:ins>
      <w:ins w:id="7824" w:author="PR Preview" w:date="2026-01-01T00:00:00Z">
        <w:r>
          <w:t xml:space="preserve">from</w:t>
        </w:r>
      </w:ins>
      <w:ins w:id="7825" w:author="PR Preview" w:date="2026-01-01T00:00:00Z">
        <w:r>
          <w:t xml:space="preserve"> </w:t>
        </w:r>
      </w:ins>
      <w:hyperlink w:anchor="exm-svd">
        <w:ins w:id="7826" w:author="PR Preview" w:date="2026-01-01T00:00:00Z">
          <w:r>
            <w:rPr>
              <w:rStyle w:val="Hyperlink"/>
            </w:rPr>
            <w:t xml:space="preserve">Example 140</w:t>
          </w:r>
        </w:ins>
      </w:hyperlink>
      <w:ins w:id="7827" w:author="PR Preview" w:date="2026-01-01T00:00:00Z">
        <w:r>
          <w:t xml:space="preserve">.</w:t>
        </w:r>
      </w:ins>
    </w:p>
    <w:bookmarkEnd w:id="456"/>
    <w:bookmarkEnd w:id="457"/>
    <w:bookmarkStart w:id="473" w:name="definite-matrices"/>
    <w:p>
      <w:pPr>
        <w:pStyle w:val="Heading2"/>
      </w:pPr>
      <w:r>
        <w:t xml:space="preserve">7 Definite Matrices</w:t>
      </w:r>
    </w:p>
    <w:bookmarkStart w:id="458"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8"/>
    <w:bookmarkStart w:id="459" w:name="exm-positive-semidefinite"/>
    <w:p>
      <w:pPr>
        <w:pStyle w:val="FirstParagraph"/>
      </w:pPr>
      <w:del w:id="7828" w:author="PR Preview" w:date="2026-01-01T00:00:00Z">
        <w:r>
          <w:rPr>
            <w:b/>
            <w:bCs/>
          </w:rPr>
          <w:delText xml:space="preserve">Example 140 (A positive semidefinite matrix)</w:delText>
        </w:r>
      </w:del>
      <w:del w:id="7829" w:author="PR Preview" w:date="2026-01-01T00:00:00Z">
        <w:r>
          <w:delText xml:space="preserve"> </w:delText>
        </w:r>
      </w:del>
      <w:del w:id="7830" w:author="PR Preview" w:date="2026-01-01T00:00:00Z">
        <w:r>
          <w:delText xml:space="preserve">Let</w:delText>
        </w:r>
      </w:del>
      <w:del w:id="7831"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832" w:author="PR Preview" w:date="2026-01-01T00:00:00Z">
        <w:r>
          <w:delText xml:space="preserve">,</w:delText>
        </w:r>
      </w:del>
      <w:del w:id="7833" w:author="PR Preview" w:date="2026-01-01T00:00:00Z">
        <w:r>
          <w:delText xml:space="preserve"> </w:delText>
        </w:r>
      </w:del>
      <w:del w:id="7834" w:author="PR Preview" w:date="2026-01-01T00:00:00Z">
        <w:r>
          <w:delText xml:space="preserve">which is symmetric.</w:delText>
        </w:r>
      </w:del>
      <w:del w:id="7835" w:author="PR Preview" w:date="2026-01-01T00:00:00Z">
        <w:r>
          <w:delText xml:space="preserve"> </w:delText>
        </w:r>
      </w:del>
      <w:del w:id="7836" w:author="PR Preview" w:date="2026-01-01T00:00:00Z">
        <w:r>
          <w:delText xml:space="preserve">For any</w:delText>
        </w:r>
      </w:del>
      <w:del w:id="7837"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del w:id="7838" w:author="PR Preview" w:date="2026-01-01T00:00:00Z">
        <w:r>
          <w:delText xml:space="preserve">:</w:delText>
        </w:r>
      </w:del>
    </w:p>
    <w:p>
      <w:pPr>
        <w:pStyle w:val="FirstParagraph"/>
      </w:pPr>
      <w:ins w:id="7839" w:author="PR Preview" w:date="2026-01-01T00:00:00Z">
        <w:r>
          <w:rPr>
            <w:b/>
            <w:bCs/>
          </w:rPr>
          <w:t xml:space="preserve">Example 142 (A positive semidefinite matrix)</w:t>
        </w:r>
      </w:ins>
      <w:ins w:id="7840" w:author="PR Preview" w:date="2026-01-01T00:00:00Z">
        <w:r>
          <w:t xml:space="preserve"> </w:t>
        </w:r>
      </w:ins>
      <w:ins w:id="7841" w:author="PR Preview" w:date="2026-01-01T00:00:00Z">
        <w:r>
          <w:t xml:space="preserve">Let</w:t>
        </w:r>
      </w:ins>
      <w:ins w:id="784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7843" w:author="PR Preview" w:date="2026-01-01T00:00:00Z">
        <w:r>
          <w:t xml:space="preserve">,</w:t>
        </w:r>
      </w:ins>
      <w:ins w:id="7844" w:author="PR Preview" w:date="2026-01-01T00:00:00Z">
        <w:r>
          <w:t xml:space="preserve"> </w:t>
        </w:r>
      </w:ins>
      <w:ins w:id="7845" w:author="PR Preview" w:date="2026-01-01T00:00:00Z">
        <w:r>
          <w:t xml:space="preserve">which is symmetric.</w:t>
        </w:r>
      </w:ins>
      <w:ins w:id="7846" w:author="PR Preview" w:date="2026-01-01T00:00:00Z">
        <w:r>
          <w:t xml:space="preserve"> </w:t>
        </w:r>
      </w:ins>
      <w:ins w:id="7847" w:author="PR Preview" w:date="2026-01-01T00:00:00Z">
        <w:r>
          <w:t xml:space="preserve">For any</w:t>
        </w:r>
      </w:ins>
      <w:ins w:id="7848"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ins w:id="7849"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9"/>
    <w:bookmarkStart w:id="460"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4"/>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60"/>
    <w:bookmarkStart w:id="461" w:name="exm-positive-definite"/>
    <w:p>
      <w:pPr>
        <w:pStyle w:val="FirstParagraph"/>
      </w:pPr>
      <w:del w:id="7850" w:author="PR Preview" w:date="2026-01-01T00:00:00Z">
        <w:r>
          <w:rPr>
            <w:b/>
            <w:bCs/>
          </w:rPr>
          <w:delText xml:space="preserve">Example 141 (Positive definite, semidefinite, and neither)</w:delText>
        </w:r>
      </w:del>
      <w:del w:id="7851" w:author="PR Preview" w:date="2026-01-01T00:00:00Z">
        <w:r>
          <w:delText xml:space="preserve"> </w:delText>
        </w:r>
      </w:del>
      <w:del w:id="7852" w:author="PR Preview" w:date="2026-01-01T00:00:00Z">
        <w:r>
          <w:delText xml:space="preserve"> </w:delText>
        </w:r>
      </w:del>
    </w:p>
    <w:p>
      <w:pPr>
        <w:pStyle w:val="FirstParagraph"/>
      </w:pPr>
      <w:ins w:id="7853" w:author="PR Preview" w:date="2026-01-01T00:00:00Z">
        <w:r>
          <w:rPr>
            <w:b/>
            <w:bCs/>
          </w:rPr>
          <w:t xml:space="preserve">Example 143 (Positive definite, semidefinite, and neither)</w:t>
        </w:r>
      </w:ins>
      <w:ins w:id="7854" w:author="PR Preview" w:date="2026-01-01T00:00:00Z">
        <w:r>
          <w:t xml:space="preserve"> </w:t>
        </w:r>
      </w:ins>
      <w:ins w:id="7855" w:author="PR Preview" w:date="2026-01-01T00:00:00Z">
        <w:r>
          <w:t xml:space="preserve"> </w:t>
        </w:r>
      </w:ins>
    </w:p>
    <w:p>
      <w:pPr>
        <w:numPr>
          <w:ilvl w:val="0"/>
          <w:numId w:val="1075"/>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856" w:author="PR Preview" w:date="2026-01-01T00:00:00Z">
        <w:r>
          <w:delText xml:space="preserve"> </w:delText>
        </w:r>
      </w:del>
      <w:del w:id="7857" w:author="PR Preview" w:date="2026-01-01T00:00:00Z">
        <w:r>
          <w:delText xml:space="preserve">from</w:delText>
        </w:r>
      </w:del>
      <w:del w:id="7858" w:author="PR Preview" w:date="2026-01-01T00:00:00Z">
        <w:r>
          <w:delText xml:space="preserve"> </w:delText>
        </w:r>
      </w:del>
      <w:hyperlink w:anchor="exm-positive-semidefinite">
        <w:del w:id="7859" w:author="PR Preview" w:date="2026-01-01T00:00:00Z">
          <w:r>
            <w:rPr>
              <w:rStyle w:val="Hyperlink"/>
            </w:rPr>
            <w:delText xml:space="preserve">Example 140</w:delText>
          </w:r>
        </w:del>
      </w:hyperlink>
      <w:del w:id="7860" w:author="PR Preview" w:date="2026-01-01T00:00:00Z">
        <w:r>
          <w:delText xml:space="preserve"> </w:delText>
        </w:r>
      </w:del>
      <w:del w:id="7861" w:author="PR Preview" w:date="2026-01-01T00:00:00Z">
        <w:r>
          <w:delText xml:space="preserve">is positive semidefinite</w:delText>
        </w:r>
      </w:del>
      <w:del w:id="7862" w:author="PR Preview" w:date="2026-01-01T00:00:00Z">
        <w:r>
          <w:delText xml:space="preserve"> </w:delText>
        </w:r>
      </w:del>
      <w:del w:id="7863" w:author="PR Preview" w:date="2026-01-01T00:00:00Z">
        <w:r>
          <w:delText xml:space="preserve">but not positive definite:</w:delText>
        </w:r>
      </w:del>
      <w:del w:id="7864" w:author="PR Preview" w:date="2026-01-01T00:00:00Z">
        <w:r>
          <w:delText xml:space="preserve"> </w:delText>
        </w:r>
      </w:del>
      <w:del w:id="7865" w:author="PR Preview" w:date="2026-01-01T00:00:00Z">
        <w:r>
          <w:delText xml:space="preserve">at</w:delText>
        </w:r>
      </w:del>
      <w:del w:id="7866" w:author="PR Preview" w:date="2026-01-01T00:00:00Z">
        <w:r>
          <w:delText xml:space="preserve"> </w:delText>
        </w:r>
      </w:del>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del w:id="7867" w:author="PR Preview" w:date="2026-01-01T00:00:00Z">
        <w:r>
          <w:delText xml:space="preserve">,</w:delText>
        </w:r>
      </w:del>
    </w:p>
    <w:p>
      <w:pPr>
        <w:numPr>
          <w:ilvl w:val="0"/>
          <w:numId w:val="1075"/>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7868" w:author="PR Preview" w:date="2026-01-01T00:00:00Z">
        <w:r>
          <w:t xml:space="preserve"> </w:t>
        </w:r>
      </w:ins>
      <w:ins w:id="7869" w:author="PR Preview" w:date="2026-01-01T00:00:00Z">
        <w:r>
          <w:t xml:space="preserve">from</w:t>
        </w:r>
      </w:ins>
      <w:ins w:id="7870" w:author="PR Preview" w:date="2026-01-01T00:00:00Z">
        <w:r>
          <w:t xml:space="preserve"> </w:t>
        </w:r>
      </w:ins>
      <w:hyperlink w:anchor="exm-positive-semidefinite">
        <w:ins w:id="7871" w:author="PR Preview" w:date="2026-01-01T00:00:00Z">
          <w:r>
            <w:rPr>
              <w:rStyle w:val="Hyperlink"/>
            </w:rPr>
            <w:t xml:space="preserve">Example 142</w:t>
          </w:r>
        </w:ins>
      </w:hyperlink>
      <w:ins w:id="7872" w:author="PR Preview" w:date="2026-01-01T00:00:00Z">
        <w:r>
          <w:t xml:space="preserve"> </w:t>
        </w:r>
      </w:ins>
      <w:ins w:id="7873" w:author="PR Preview" w:date="2026-01-01T00:00:00Z">
        <w:r>
          <w:t xml:space="preserve">is positive semidefinite</w:t>
        </w:r>
      </w:ins>
      <w:ins w:id="7874" w:author="PR Preview" w:date="2026-01-01T00:00:00Z">
        <w:r>
          <w:t xml:space="preserve"> </w:t>
        </w:r>
      </w:ins>
      <w:ins w:id="7875" w:author="PR Preview" w:date="2026-01-01T00:00:00Z">
        <w:r>
          <w:t xml:space="preserve">but not positive definite:</w:t>
        </w:r>
      </w:ins>
      <w:ins w:id="7876" w:author="PR Preview" w:date="2026-01-01T00:00:00Z">
        <w:r>
          <w:t xml:space="preserve"> </w:t>
        </w:r>
      </w:ins>
      <w:ins w:id="7877" w:author="PR Preview" w:date="2026-01-01T00:00:00Z">
        <w:r>
          <w:t xml:space="preserve">at</w:t>
        </w:r>
      </w:ins>
      <w:ins w:id="7878" w:author="PR Preview" w:date="2026-01-01T00:00:00Z">
        <w:r>
          <w:t xml:space="preserve"> </w:t>
        </w:r>
      </w:ins>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ins w:id="7879"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61"/>
    <w:bookmarkStart w:id="462" w:name="rem-positive-definite-symmetry"/>
    <w:p>
      <w:pPr>
        <w:pStyle w:val="FirstParagraph"/>
      </w:pPr>
      <w:del w:id="7880" w:author="PR Preview" w:date="2026-01-01T00:00:00Z">
        <w:r>
          <w:rPr>
            <w:i/>
            <w:iCs/>
          </w:rPr>
          <w:delText xml:space="preserve">Remark 36</w:delText>
        </w:r>
      </w:del>
      <w:del w:id="7881" w:author="PR Preview" w:date="2026-01-01T00:00:00Z">
        <w:r>
          <w:delText xml:space="preserve"> (Why the definition requires symmetry). </w:delText>
        </w:r>
      </w:del>
      <w:del w:id="7882" w:author="PR Preview" w:date="2026-01-01T00:00:00Z">
        <w:r>
          <w:delText xml:space="preserve">A positive definite matrix is positive semidefinite</w:delText>
        </w:r>
      </w:del>
      <w:del w:id="7883" w:author="PR Preview" w:date="2026-01-01T00:00:00Z">
        <w:r>
          <w:delText xml:space="preserve"> </w:delText>
        </w:r>
      </w:del>
      <w:del w:id="7884" w:author="PR Preview" w:date="2026-01-01T00:00:00Z">
        <w:r>
          <w:delText xml:space="preserve">(</w:delText>
        </w:r>
      </w:del>
      <w:hyperlink w:anchor="def-positive-semidefinite">
        <w:del w:id="7885" w:author="PR Preview" w:date="2026-01-01T00:00:00Z">
          <w:r>
            <w:rPr>
              <w:rStyle w:val="Hyperlink"/>
            </w:rPr>
            <w:delText xml:space="preserve">Definition 85</w:delText>
          </w:r>
        </w:del>
      </w:hyperlink>
      <w:del w:id="7886" w:author="PR Preview" w:date="2026-01-01T00:00:00Z">
        <w:r>
          <w:delText xml:space="preserve">):</w:delText>
        </w:r>
      </w:del>
      <w:del w:id="7887" w:author="PR Preview" w:date="2026-01-01T00:00:00Z">
        <w:r>
          <w:delText xml:space="preserve"> </w:delText>
        </w:r>
      </w:del>
      <m:oMath>
        <m:sSup>
          <m:e>
            <m:acc>
              <m:accPr>
                <m:chr m:val="̃"/>
              </m:accPr>
              <m:e>
                <m:r>
                  <m:t>x</m:t>
                </m:r>
              </m:e>
            </m:acc>
          </m:e>
          <m:sup>
            <m:r>
              <m:rPr>
                <m:sty m:val="p"/>
              </m:rPr>
              <m:t>⊤</m:t>
            </m:r>
          </m:sup>
        </m:sSup>
        <m:r>
          <m:rPr>
            <m:sty m:val="bi"/>
          </m:rPr>
          <m:t>A</m:t>
        </m:r>
        <m:acc>
          <m:accPr>
            <m:chr m:val="̃"/>
          </m:accPr>
          <m:e>
            <m:r>
              <m:t>x</m:t>
            </m:r>
          </m:e>
        </m:acc>
        <m:r>
          <m:rPr>
            <m:sty m:val="p"/>
          </m:rPr>
          <m:t>&gt;</m:t>
        </m:r>
        <m:r>
          <m:t>0</m:t>
        </m:r>
      </m:oMath>
      <w:del w:id="7888" w:author="PR Preview" w:date="2026-01-01T00:00:00Z">
        <w:r>
          <w:delText xml:space="preserve"> </w:delText>
        </w:r>
      </w:del>
      <w:del w:id="7889" w:author="PR Preview" w:date="2026-01-01T00:00:00Z">
        <w:r>
          <w:delText xml:space="preserve">for every</w:delText>
        </w:r>
      </w:del>
      <w:del w:id="7890" w:author="PR Preview" w:date="2026-01-01T00:00:00Z">
        <w:r>
          <w:delText xml:space="preserve"> </w:delText>
        </w:r>
      </w:del>
      <m:oMath>
        <m:acc>
          <m:accPr>
            <m:chr m:val="̃"/>
          </m:accPr>
          <m:e>
            <m:r>
              <m:t>x</m:t>
            </m:r>
          </m:e>
        </m:acc>
        <m:r>
          <m:rPr>
            <m:sty m:val="p"/>
          </m:rPr>
          <m:t>≠</m:t>
        </m:r>
        <m:acc>
          <m:accPr>
            <m:chr m:val="̃"/>
          </m:accPr>
          <m:e>
            <m:r>
              <m:t>0</m:t>
            </m:r>
          </m:e>
        </m:acc>
      </m:oMath>
      <w:del w:id="7891" w:author="PR Preview" w:date="2026-01-01T00:00:00Z">
        <w:r>
          <w:delText xml:space="preserve">,</w:delText>
        </w:r>
      </w:del>
      <w:del w:id="7892" w:author="PR Preview" w:date="2026-01-01T00:00:00Z">
        <w:r>
          <w:delText xml:space="preserve"> </w:delText>
        </w:r>
      </w:del>
      <w:del w:id="7893" w:author="PR Preview" w:date="2026-01-01T00:00:00Z">
        <w:r>
          <w:delText xml:space="preserve">and</w:delText>
        </w:r>
      </w:del>
      <w:del w:id="7894" w:author="PR Preview" w:date="2026-01-01T00:00:00Z">
        <w:r>
          <w:delText xml:space="preserve"> </w:delText>
        </w:r>
      </w:del>
      <m:oMath>
        <m:sSup>
          <m:e>
            <m:acc>
              <m:accPr>
                <m:chr m:val="̃"/>
              </m:accPr>
              <m:e>
                <m:r>
                  <m:t>0</m:t>
                </m:r>
              </m:e>
            </m:acc>
          </m:e>
          <m:sup>
            <m:r>
              <m:rPr>
                <m:sty m:val="p"/>
              </m:rPr>
              <m:t>⊤</m:t>
            </m:r>
          </m:sup>
        </m:sSup>
        <m:r>
          <m:rPr>
            <m:sty m:val="bi"/>
          </m:rPr>
          <m:t>A</m:t>
        </m:r>
        <m:acc>
          <m:accPr>
            <m:chr m:val="̃"/>
          </m:accPr>
          <m:e>
            <m:r>
              <m:t>0</m:t>
            </m:r>
          </m:e>
        </m:acc>
        <m:r>
          <m:rPr>
            <m:sty m:val="p"/>
          </m:rPr>
          <m:t>=</m:t>
        </m:r>
        <m:r>
          <m:t>0</m:t>
        </m:r>
      </m:oMath>
      <w:del w:id="7895" w:author="PR Preview" w:date="2026-01-01T00:00:00Z">
        <w:r>
          <w:delText xml:space="preserve">.</w:delText>
        </w:r>
      </w:del>
      <w:del w:id="7896" w:author="PR Preview" w:date="2026-01-01T00:00:00Z">
        <w:r>
          <w:delText xml:space="preserve"> </w:delText>
        </w:r>
      </w:del>
      <w:del w:id="7897" w:author="PR Preview" w:date="2026-01-01T00:00:00Z">
        <w:r>
          <w:delText xml:space="preserve">For example,</w:delText>
        </w:r>
      </w:del>
      <w:del w:id="7898" w:author="PR Preview" w:date="2026-01-01T00:00:00Z">
        <w:r>
          <w:delText xml:space="preserve"> </w:delText>
        </w:r>
      </w:del>
      <m:oMath>
        <m:sSub>
          <m:e>
            <m:r>
              <m:rPr>
                <m:sty m:val="bi"/>
              </m:rPr>
              <m:t>I</m:t>
            </m:r>
          </m:e>
          <m:sub>
            <m:r>
              <m:t>p</m:t>
            </m:r>
          </m:sub>
        </m:sSub>
      </m:oMath>
      <w:del w:id="7899" w:author="PR Preview" w:date="2026-01-01T00:00:00Z">
        <w:r>
          <w:delText xml:space="preserve"> </w:delText>
        </w:r>
      </w:del>
      <w:del w:id="7900" w:author="PR Preview" w:date="2026-01-01T00:00:00Z">
        <w:r>
          <w:delText xml:space="preserve">in</w:delText>
        </w:r>
      </w:del>
      <w:del w:id="7901" w:author="PR Preview" w:date="2026-01-01T00:00:00Z">
        <w:r>
          <w:delText xml:space="preserve"> </w:delText>
        </w:r>
      </w:del>
      <w:hyperlink w:anchor="exm-positive-definite">
        <w:del w:id="7902" w:author="PR Preview" w:date="2026-01-01T00:00:00Z">
          <w:r>
            <w:rPr>
              <w:rStyle w:val="Hyperlink"/>
            </w:rPr>
            <w:delText xml:space="preserve">Example 141</w:delText>
          </w:r>
        </w:del>
      </w:hyperlink>
      <w:del w:id="7903" w:author="PR Preview" w:date="2026-01-01T00:00:00Z">
        <w:r>
          <w:delText xml:space="preserve"> </w:delText>
        </w:r>
      </w:del>
      <w:del w:id="7904" w:author="PR Preview" w:date="2026-01-01T00:00:00Z">
        <w:r>
          <w:delText xml:space="preserve">is both.</w:delText>
        </w:r>
      </w:del>
    </w:p>
    <w:p>
      <w:pPr>
        <w:pStyle w:val="FirstParagraph"/>
      </w:pPr>
      <w:ins w:id="7905" w:author="PR Preview" w:date="2026-01-01T00:00:00Z">
        <w:r>
          <w:rPr>
            <w:i/>
            <w:iCs/>
          </w:rPr>
          <w:t xml:space="preserve">Remark 36</w:t>
        </w:r>
      </w:ins>
      <w:ins w:id="7906" w:author="PR Preview" w:date="2026-01-01T00:00:00Z">
        <w:r>
          <w:t xml:space="preserve"> (Why the definition requires symmetry). </w:t>
        </w:r>
      </w:ins>
      <w:ins w:id="7907" w:author="PR Preview" w:date="2026-01-01T00:00:00Z">
        <w:r>
          <w:t xml:space="preserve">A positive definite matrix is positive semidefinite</w:t>
        </w:r>
      </w:ins>
      <w:ins w:id="7908" w:author="PR Preview" w:date="2026-01-01T00:00:00Z">
        <w:r>
          <w:t xml:space="preserve"> </w:t>
        </w:r>
      </w:ins>
      <w:ins w:id="7909" w:author="PR Preview" w:date="2026-01-01T00:00:00Z">
        <w:r>
          <w:t xml:space="preserve">(</w:t>
        </w:r>
      </w:ins>
      <w:hyperlink w:anchor="def-positive-semidefinite">
        <w:ins w:id="7910" w:author="PR Preview" w:date="2026-01-01T00:00:00Z">
          <w:r>
            <w:rPr>
              <w:rStyle w:val="Hyperlink"/>
            </w:rPr>
            <w:t xml:space="preserve">Definition 85</w:t>
          </w:r>
        </w:ins>
      </w:hyperlink>
      <w:ins w:id="7911" w:author="PR Preview" w:date="2026-01-01T00:00:00Z">
        <w:r>
          <w:t xml:space="preserve">):</w:t>
        </w:r>
      </w:ins>
      <w:ins w:id="7912" w:author="PR Preview" w:date="2026-01-01T00:00:00Z">
        <w:r>
          <w:t xml:space="preserve"> </w:t>
        </w:r>
      </w:ins>
      <m:oMath>
        <m:sSup>
          <m:e>
            <m:acc>
              <m:accPr>
                <m:chr m:val="̃"/>
              </m:accPr>
              <m:e>
                <m:r>
                  <m:t>x</m:t>
                </m:r>
              </m:e>
            </m:acc>
          </m:e>
          <m:sup>
            <m:r>
              <m:rPr>
                <m:sty m:val="p"/>
              </m:rPr>
              <m:t>⊤</m:t>
            </m:r>
          </m:sup>
        </m:sSup>
        <m:r>
          <m:rPr>
            <m:sty m:val="bi"/>
          </m:rPr>
          <m:t>A</m:t>
        </m:r>
        <m:acc>
          <m:accPr>
            <m:chr m:val="̃"/>
          </m:accPr>
          <m:e>
            <m:r>
              <m:t>x</m:t>
            </m:r>
          </m:e>
        </m:acc>
        <m:r>
          <m:rPr>
            <m:sty m:val="p"/>
          </m:rPr>
          <m:t>&gt;</m:t>
        </m:r>
        <m:r>
          <m:t>0</m:t>
        </m:r>
      </m:oMath>
      <w:ins w:id="7913" w:author="PR Preview" w:date="2026-01-01T00:00:00Z">
        <w:r>
          <w:t xml:space="preserve"> </w:t>
        </w:r>
      </w:ins>
      <w:ins w:id="7914" w:author="PR Preview" w:date="2026-01-01T00:00:00Z">
        <w:r>
          <w:t xml:space="preserve">for every</w:t>
        </w:r>
      </w:ins>
      <w:ins w:id="7915" w:author="PR Preview" w:date="2026-01-01T00:00:00Z">
        <w:r>
          <w:t xml:space="preserve"> </w:t>
        </w:r>
      </w:ins>
      <m:oMath>
        <m:acc>
          <m:accPr>
            <m:chr m:val="̃"/>
          </m:accPr>
          <m:e>
            <m:r>
              <m:t>x</m:t>
            </m:r>
          </m:e>
        </m:acc>
        <m:r>
          <m:rPr>
            <m:sty m:val="p"/>
          </m:rPr>
          <m:t>≠</m:t>
        </m:r>
        <m:acc>
          <m:accPr>
            <m:chr m:val="̃"/>
          </m:accPr>
          <m:e>
            <m:r>
              <m:t>0</m:t>
            </m:r>
          </m:e>
        </m:acc>
      </m:oMath>
      <w:ins w:id="7916" w:author="PR Preview" w:date="2026-01-01T00:00:00Z">
        <w:r>
          <w:t xml:space="preserve">,</w:t>
        </w:r>
      </w:ins>
      <w:ins w:id="7917" w:author="PR Preview" w:date="2026-01-01T00:00:00Z">
        <w:r>
          <w:t xml:space="preserve"> </w:t>
        </w:r>
      </w:ins>
      <w:ins w:id="7918" w:author="PR Preview" w:date="2026-01-01T00:00:00Z">
        <w:r>
          <w:t xml:space="preserve">and</w:t>
        </w:r>
      </w:ins>
      <w:ins w:id="7919" w:author="PR Preview" w:date="2026-01-01T00:00:00Z">
        <w:r>
          <w:t xml:space="preserve"> </w:t>
        </w:r>
      </w:ins>
      <m:oMath>
        <m:sSup>
          <m:e>
            <m:acc>
              <m:accPr>
                <m:chr m:val="̃"/>
              </m:accPr>
              <m:e>
                <m:r>
                  <m:t>0</m:t>
                </m:r>
              </m:e>
            </m:acc>
          </m:e>
          <m:sup>
            <m:r>
              <m:rPr>
                <m:sty m:val="p"/>
              </m:rPr>
              <m:t>⊤</m:t>
            </m:r>
          </m:sup>
        </m:sSup>
        <m:r>
          <m:rPr>
            <m:sty m:val="bi"/>
          </m:rPr>
          <m:t>A</m:t>
        </m:r>
        <m:acc>
          <m:accPr>
            <m:chr m:val="̃"/>
          </m:accPr>
          <m:e>
            <m:r>
              <m:t>0</m:t>
            </m:r>
          </m:e>
        </m:acc>
        <m:r>
          <m:rPr>
            <m:sty m:val="p"/>
          </m:rPr>
          <m:t>=</m:t>
        </m:r>
        <m:r>
          <m:t>0</m:t>
        </m:r>
      </m:oMath>
      <w:ins w:id="7920" w:author="PR Preview" w:date="2026-01-01T00:00:00Z">
        <w:r>
          <w:t xml:space="preserve">.</w:t>
        </w:r>
      </w:ins>
      <w:ins w:id="7921" w:author="PR Preview" w:date="2026-01-01T00:00:00Z">
        <w:r>
          <w:t xml:space="preserve"> </w:t>
        </w:r>
      </w:ins>
      <w:ins w:id="7922" w:author="PR Preview" w:date="2026-01-01T00:00:00Z">
        <w:r>
          <w:t xml:space="preserve">For example,</w:t>
        </w:r>
      </w:ins>
      <w:ins w:id="7923" w:author="PR Preview" w:date="2026-01-01T00:00:00Z">
        <w:r>
          <w:t xml:space="preserve"> </w:t>
        </w:r>
      </w:ins>
      <m:oMath>
        <m:sSub>
          <m:e>
            <m:r>
              <m:rPr>
                <m:sty m:val="bi"/>
              </m:rPr>
              <m:t>I</m:t>
            </m:r>
          </m:e>
          <m:sub>
            <m:r>
              <m:t>p</m:t>
            </m:r>
          </m:sub>
        </m:sSub>
      </m:oMath>
      <w:ins w:id="7924" w:author="PR Preview" w:date="2026-01-01T00:00:00Z">
        <w:r>
          <w:t xml:space="preserve"> </w:t>
        </w:r>
      </w:ins>
      <w:ins w:id="7925" w:author="PR Preview" w:date="2026-01-01T00:00:00Z">
        <w:r>
          <w:t xml:space="preserve">in</w:t>
        </w:r>
      </w:ins>
      <w:ins w:id="7926" w:author="PR Preview" w:date="2026-01-01T00:00:00Z">
        <w:r>
          <w:t xml:space="preserve"> </w:t>
        </w:r>
      </w:ins>
      <w:hyperlink w:anchor="exm-positive-definite">
        <w:ins w:id="7927" w:author="PR Preview" w:date="2026-01-01T00:00:00Z">
          <w:r>
            <w:rPr>
              <w:rStyle w:val="Hyperlink"/>
            </w:rPr>
            <w:t xml:space="preserve">Example 143</w:t>
          </w:r>
        </w:ins>
      </w:hyperlink>
      <w:ins w:id="7928" w:author="PR Preview" w:date="2026-01-01T00:00:00Z">
        <w:r>
          <w:t xml:space="preserve"> </w:t>
        </w:r>
      </w:ins>
      <w:ins w:id="7929" w:author="PR Preview" w:date="2026-01-01T00:00:00Z">
        <w:r>
          <w:t xml:space="preserve">is both.</w:t>
        </w:r>
      </w:ins>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62"/>
    <w:p>
      <w:pPr>
        <w:pStyle w:val="BodyText"/>
      </w:pPr>
      <w:r>
        <w:t xml:space="preserve">See also</w:t>
      </w:r>
      <w:r>
        <w:t xml:space="preserve"> </w:t>
      </w:r>
      <w:hyperlink r:id="rId463">
        <w:r>
          <w:rPr>
            <w:rStyle w:val="Hyperlink"/>
          </w:rPr>
          <w:t xml:space="preserve">https://en.wikipedia.org/wiki/Definite_matrix</w:t>
        </w:r>
      </w:hyperlink>
      <w:r>
        <w:t xml:space="preserve">.</w:t>
      </w:r>
    </w:p>
    <w:bookmarkStart w:id="464" w:name="thm-definite-eigenvalues"/>
    <w:p>
      <w:pPr>
        <w:pStyle w:val="BodyText"/>
      </w:pPr>
      <w:del w:id="7930" w:author="PR Preview" w:date="2026-01-01T00:00:00Z">
        <w:r>
          <w:rPr>
            <w:b/>
            <w:bCs/>
          </w:rPr>
          <w:delText xml:space="preserve">Theorem 73 (Definiteness and eigenvalues)</w:delText>
        </w:r>
      </w:del>
      <w:del w:id="7931" w:author="PR Preview" w:date="2026-01-01T00:00:00Z">
        <w:r>
          <w:delText xml:space="preserve"> </w:delText>
        </w:r>
      </w:del>
      <w:del w:id="7932" w:author="PR Preview" w:date="2026-01-01T00:00:00Z">
        <w:r>
          <w:delText xml:space="preserve">Let</w:delText>
        </w:r>
      </w:del>
      <w:del w:id="7933" w:author="PR Preview" w:date="2026-01-01T00:00:00Z">
        <w:r>
          <w:delText xml:space="preserve"> </w:delText>
        </w:r>
      </w:del>
      <m:oMath>
        <m:r>
          <m:rPr>
            <m:sty m:val="bi"/>
          </m:rPr>
          <m:t>A</m:t>
        </m:r>
      </m:oMath>
      <w:del w:id="7934" w:author="PR Preview" w:date="2026-01-01T00:00:00Z">
        <w:r>
          <w:delText xml:space="preserve"> </w:delText>
        </w:r>
      </w:del>
      <w:del w:id="7935" w:author="PR Preview" w:date="2026-01-01T00:00:00Z">
        <w:r>
          <w:delText xml:space="preserve">be a</w:delText>
        </w:r>
      </w:del>
      <w:del w:id="7936" w:author="PR Preview" w:date="2026-01-01T00:00:00Z">
        <w:r>
          <w:delText xml:space="preserve"> </w:delText>
        </w:r>
      </w:del>
      <m:oMath>
        <m:r>
          <m:t>p</m:t>
        </m:r>
        <m:r>
          <m:rPr>
            <m:sty m:val="p"/>
          </m:rPr>
          <m:t>×</m:t>
        </m:r>
        <m:r>
          <m:t>p</m:t>
        </m:r>
      </m:oMath>
      <w:del w:id="7937" w:author="PR Preview" w:date="2026-01-01T00:00:00Z">
        <w:r>
          <w:delText xml:space="preserve"> </w:delText>
        </w:r>
      </w:del>
      <w:del w:id="7938" w:author="PR Preview" w:date="2026-01-01T00:00:00Z">
        <w:r>
          <w:delText xml:space="preserve">symmetric matrix with real entries,</w:delText>
        </w:r>
      </w:del>
      <w:del w:id="7939" w:author="PR Preview" w:date="2026-01-01T00:00:00Z">
        <w:r>
          <w:delText xml:space="preserve"> </w:delText>
        </w:r>
      </w:del>
      <w:del w:id="7940" w:author="PR Preview" w:date="2026-01-01T00:00:00Z">
        <w:r>
          <w:delText xml:space="preserve">with eigendecomposition</w:delText>
        </w:r>
      </w:del>
      <w:del w:id="7941"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7942" w:author="PR Preview" w:date="2026-01-01T00:00:00Z">
        <w:r>
          <w:delText xml:space="preserve"> </w:delText>
        </w:r>
      </w:del>
      <w:del w:id="7943" w:author="PR Preview" w:date="2026-01-01T00:00:00Z">
        <w:r>
          <w:delText xml:space="preserve">(</w:delText>
        </w:r>
      </w:del>
      <w:hyperlink w:anchor="def-eigendecomposition">
        <w:del w:id="7944" w:author="PR Preview" w:date="2026-01-01T00:00:00Z">
          <w:r>
            <w:rPr>
              <w:rStyle w:val="Hyperlink"/>
            </w:rPr>
            <w:delText xml:space="preserve">Definition 83</w:delText>
          </w:r>
        </w:del>
      </w:hyperlink>
      <w:del w:id="7945" w:author="PR Preview" w:date="2026-01-01T00:00:00Z">
        <w:r>
          <w:delText xml:space="preserve">)</w:delText>
        </w:r>
      </w:del>
      <w:del w:id="7946" w:author="PR Preview" w:date="2026-01-01T00:00:00Z">
        <w:r>
          <w:delText xml:space="preserve"> </w:delText>
        </w:r>
      </w:del>
      <w:del w:id="7947" w:author="PR Preview" w:date="2026-01-01T00:00:00Z">
        <w:r>
          <w:delText xml:space="preserve">and eigenvalues</w:delText>
        </w:r>
      </w:del>
      <w:del w:id="7948"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7949" w:author="PR Preview" w:date="2026-01-01T00:00:00Z">
        <w:r>
          <w:delText xml:space="preserve"> </w:delText>
        </w:r>
      </w:del>
      <w:del w:id="7950" w:author="PR Preview" w:date="2026-01-01T00:00:00Z">
        <w:r>
          <w:delText xml:space="preserve">on the diagonal of</w:delText>
        </w:r>
      </w:del>
      <w:del w:id="7951" w:author="PR Preview" w:date="2026-01-01T00:00:00Z">
        <w:r>
          <w:delText xml:space="preserve"> </w:delText>
        </w:r>
      </w:del>
      <m:oMath>
        <m:r>
          <m:rPr>
            <m:sty m:val="b"/>
          </m:rPr>
          <m:t>Λ</m:t>
        </m:r>
      </m:oMath>
      <w:del w:id="7952" w:author="PR Preview" w:date="2026-01-01T00:00:00Z">
        <w:r>
          <w:delText xml:space="preserve">.</w:delText>
        </w:r>
      </w:del>
      <w:del w:id="7953" w:author="PR Preview" w:date="2026-01-01T00:00:00Z">
        <w:r>
          <w:delText xml:space="preserve"> </w:delText>
        </w:r>
      </w:del>
      <w:del w:id="7954" w:author="PR Preview" w:date="2026-01-01T00:00:00Z">
        <w:r>
          <w:delText xml:space="preserve">Then:</w:delText>
        </w:r>
      </w:del>
    </w:p>
    <w:p>
      <w:pPr>
        <w:pStyle w:val="BodyText"/>
      </w:pPr>
      <w:ins w:id="7955" w:author="PR Preview" w:date="2026-01-01T00:00:00Z">
        <w:r>
          <w:rPr>
            <w:b/>
            <w:bCs/>
          </w:rPr>
          <w:t xml:space="preserve">Theorem 75 (Definiteness and eigenvalues)</w:t>
        </w:r>
      </w:ins>
      <w:ins w:id="7956" w:author="PR Preview" w:date="2026-01-01T00:00:00Z">
        <w:r>
          <w:t xml:space="preserve"> </w:t>
        </w:r>
      </w:ins>
      <w:ins w:id="7957" w:author="PR Preview" w:date="2026-01-01T00:00:00Z">
        <w:r>
          <w:t xml:space="preserve">Let</w:t>
        </w:r>
      </w:ins>
      <w:ins w:id="7958" w:author="PR Preview" w:date="2026-01-01T00:00:00Z">
        <w:r>
          <w:t xml:space="preserve"> </w:t>
        </w:r>
      </w:ins>
      <m:oMath>
        <m:r>
          <m:rPr>
            <m:sty m:val="bi"/>
          </m:rPr>
          <m:t>A</m:t>
        </m:r>
      </m:oMath>
      <w:ins w:id="7959" w:author="PR Preview" w:date="2026-01-01T00:00:00Z">
        <w:r>
          <w:t xml:space="preserve"> </w:t>
        </w:r>
      </w:ins>
      <w:ins w:id="7960" w:author="PR Preview" w:date="2026-01-01T00:00:00Z">
        <w:r>
          <w:t xml:space="preserve">be a</w:t>
        </w:r>
      </w:ins>
      <w:ins w:id="7961" w:author="PR Preview" w:date="2026-01-01T00:00:00Z">
        <w:r>
          <w:t xml:space="preserve"> </w:t>
        </w:r>
      </w:ins>
      <m:oMath>
        <m:r>
          <m:t>p</m:t>
        </m:r>
        <m:r>
          <m:rPr>
            <m:sty m:val="p"/>
          </m:rPr>
          <m:t>×</m:t>
        </m:r>
        <m:r>
          <m:t>p</m:t>
        </m:r>
      </m:oMath>
      <w:ins w:id="7962" w:author="PR Preview" w:date="2026-01-01T00:00:00Z">
        <w:r>
          <w:t xml:space="preserve"> </w:t>
        </w:r>
      </w:ins>
      <w:ins w:id="7963" w:author="PR Preview" w:date="2026-01-01T00:00:00Z">
        <w:r>
          <w:t xml:space="preserve">symmetric matrix with real entries,</w:t>
        </w:r>
      </w:ins>
      <w:ins w:id="7964" w:author="PR Preview" w:date="2026-01-01T00:00:00Z">
        <w:r>
          <w:t xml:space="preserve"> </w:t>
        </w:r>
      </w:ins>
      <w:ins w:id="7965" w:author="PR Preview" w:date="2026-01-01T00:00:00Z">
        <w:r>
          <w:t xml:space="preserve">with eigendecomposition</w:t>
        </w:r>
      </w:ins>
      <w:ins w:id="796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7967" w:author="PR Preview" w:date="2026-01-01T00:00:00Z">
        <w:r>
          <w:t xml:space="preserve"> </w:t>
        </w:r>
      </w:ins>
      <w:ins w:id="7968" w:author="PR Preview" w:date="2026-01-01T00:00:00Z">
        <w:r>
          <w:t xml:space="preserve">(</w:t>
        </w:r>
      </w:ins>
      <w:hyperlink w:anchor="def-eigendecomposition">
        <w:ins w:id="7969" w:author="PR Preview" w:date="2026-01-01T00:00:00Z">
          <w:r>
            <w:rPr>
              <w:rStyle w:val="Hyperlink"/>
            </w:rPr>
            <w:t xml:space="preserve">Definition 83</w:t>
          </w:r>
        </w:ins>
      </w:hyperlink>
      <w:ins w:id="7970" w:author="PR Preview" w:date="2026-01-01T00:00:00Z">
        <w:r>
          <w:t xml:space="preserve">)</w:t>
        </w:r>
      </w:ins>
      <w:ins w:id="7971" w:author="PR Preview" w:date="2026-01-01T00:00:00Z">
        <w:r>
          <w:t xml:space="preserve"> </w:t>
        </w:r>
      </w:ins>
      <w:ins w:id="7972" w:author="PR Preview" w:date="2026-01-01T00:00:00Z">
        <w:r>
          <w:t xml:space="preserve">and eigenvalues</w:t>
        </w:r>
      </w:ins>
      <w:ins w:id="7973"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7974" w:author="PR Preview" w:date="2026-01-01T00:00:00Z">
        <w:r>
          <w:t xml:space="preserve"> </w:t>
        </w:r>
      </w:ins>
      <w:ins w:id="7975" w:author="PR Preview" w:date="2026-01-01T00:00:00Z">
        <w:r>
          <w:t xml:space="preserve">on the diagonal of</w:t>
        </w:r>
      </w:ins>
      <w:ins w:id="7976" w:author="PR Preview" w:date="2026-01-01T00:00:00Z">
        <w:r>
          <w:t xml:space="preserve"> </w:t>
        </w:r>
      </w:ins>
      <m:oMath>
        <m:r>
          <m:rPr>
            <m:sty m:val="b"/>
          </m:rPr>
          <m:t>Λ</m:t>
        </m:r>
      </m:oMath>
      <w:ins w:id="7977" w:author="PR Preview" w:date="2026-01-01T00:00:00Z">
        <w:r>
          <w:t xml:space="preserve">.</w:t>
        </w:r>
      </w:ins>
      <w:ins w:id="7978" w:author="PR Preview" w:date="2026-01-01T00:00:00Z">
        <w:r>
          <w:t xml:space="preserve"> </w:t>
        </w:r>
      </w:ins>
      <w:ins w:id="7979" w:author="PR Preview" w:date="2026-01-01T00:00:00Z">
        <w:r>
          <w:t xml:space="preserve">Then:</w:t>
        </w:r>
      </w:ins>
    </w:p>
    <w:p>
      <w:pPr>
        <w:pStyle w:val="Compact"/>
        <w:numPr>
          <w:ilvl w:val="0"/>
          <w:numId w:val="1076"/>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6"/>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4"/>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5" w:name="exm-definite-eigenvalues"/>
    <w:p>
      <w:pPr>
        <w:pStyle w:val="BodyText"/>
      </w:pPr>
      <w:del w:id="7980" w:author="PR Preview" w:date="2026-01-01T00:00:00Z">
        <w:r>
          <w:rPr>
            <w:b/>
            <w:bCs/>
          </w:rPr>
          <w:delText xml:space="preserve">Example 142 (Reading definiteness off the eigenvalues)</w:delText>
        </w:r>
      </w:del>
      <w:del w:id="7981" w:author="PR Preview" w:date="2026-01-01T00:00:00Z">
        <w:r>
          <w:delText xml:space="preserve"> </w:delText>
        </w:r>
      </w:del>
      <w:del w:id="7982" w:author="PR Preview" w:date="2026-01-01T00:00:00Z">
        <w:r>
          <w:delText xml:space="preserve"> </w:delText>
        </w:r>
      </w:del>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7983" w:author="PR Preview" w:date="2026-01-01T00:00:00Z">
        <w:r>
          <w:delText xml:space="preserve"> </w:delText>
        </w:r>
      </w:del>
      <w:del w:id="7984" w:author="PR Preview" w:date="2026-01-01T00:00:00Z">
        <w:r>
          <w:delText xml:space="preserve">has eigenvalues</w:delText>
        </w:r>
      </w:del>
      <w:del w:id="7985" w:author="PR Preview" w:date="2026-01-01T00:00:00Z">
        <w:r>
          <w:delText xml:space="preserve"> </w:delText>
        </w:r>
      </w:del>
      <m:oMath>
        <m:r>
          <m:t>3</m:t>
        </m:r>
      </m:oMath>
      <w:del w:id="7986" w:author="PR Preview" w:date="2026-01-01T00:00:00Z">
        <w:r>
          <w:delText xml:space="preserve"> </w:delText>
        </w:r>
      </w:del>
      <w:del w:id="7987" w:author="PR Preview" w:date="2026-01-01T00:00:00Z">
        <w:r>
          <w:delText xml:space="preserve">and</w:delText>
        </w:r>
      </w:del>
      <w:del w:id="7988" w:author="PR Preview" w:date="2026-01-01T00:00:00Z">
        <w:r>
          <w:delText xml:space="preserve"> </w:delText>
        </w:r>
      </w:del>
      <m:oMath>
        <m:r>
          <m:t>1</m:t>
        </m:r>
      </m:oMath>
      <w:del w:id="7989" w:author="PR Preview" w:date="2026-01-01T00:00:00Z">
        <w:r>
          <w:delText xml:space="preserve"> </w:delText>
        </w:r>
      </w:del>
      <w:del w:id="7990" w:author="PR Preview" w:date="2026-01-01T00:00:00Z">
        <w:r>
          <w:delText xml:space="preserve">(</w:delText>
        </w:r>
      </w:del>
      <w:hyperlink w:anchor="exm-eigenvalue">
        <w:del w:id="7991" w:author="PR Preview" w:date="2026-01-01T00:00:00Z">
          <w:r>
            <w:rPr>
              <w:rStyle w:val="Hyperlink"/>
            </w:rPr>
            <w:delText xml:space="preserve">Example 135</w:delText>
          </w:r>
        </w:del>
      </w:hyperlink>
      <w:del w:id="7992" w:author="PR Preview" w:date="2026-01-01T00:00:00Z">
        <w:r>
          <w:delText xml:space="preserve">),</w:delText>
        </w:r>
      </w:del>
      <w:del w:id="7993" w:author="PR Preview" w:date="2026-01-01T00:00:00Z">
        <w:r>
          <w:delText xml:space="preserve"> </w:delText>
        </w:r>
      </w:del>
      <w:del w:id="7994" w:author="PR Preview" w:date="2026-01-01T00:00:00Z">
        <w:r>
          <w:delText xml:space="preserve">both positive, so it is positive definite.</w:delText>
        </w:r>
      </w:del>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7995" w:author="PR Preview" w:date="2026-01-01T00:00:00Z">
        <w:r>
          <w:delText xml:space="preserve"> </w:delText>
        </w:r>
      </w:del>
      <w:del w:id="7996" w:author="PR Preview" w:date="2026-01-01T00:00:00Z">
        <w:r>
          <w:delText xml:space="preserve">has eigenvalues</w:delText>
        </w:r>
      </w:del>
      <w:del w:id="7997" w:author="PR Preview" w:date="2026-01-01T00:00:00Z">
        <w:r>
          <w:delText xml:space="preserve"> </w:delText>
        </w:r>
      </w:del>
      <m:oMath>
        <m:r>
          <m:t>2</m:t>
        </m:r>
      </m:oMath>
      <w:del w:id="7998" w:author="PR Preview" w:date="2026-01-01T00:00:00Z">
        <w:r>
          <w:delText xml:space="preserve">, for the eigenvector</w:delText>
        </w:r>
      </w:del>
      <w:del w:id="7999" w:author="PR Preview" w:date="2026-01-01T00:00:00Z">
        <w:r>
          <w:delText xml:space="preserve"> </w:delText>
        </w:r>
      </w:del>
      <m:oMath>
        <m:r>
          <m:rPr>
            <m:sty m:val="p"/>
          </m:rPr>
          <m:t>(</m:t>
        </m:r>
        <m:r>
          <m:t>1</m:t>
        </m:r>
        <m:r>
          <m:rPr>
            <m:sty m:val="p"/>
          </m:rPr>
          <m:t>,</m:t>
        </m:r>
        <m:r>
          <m:t>1</m:t>
        </m:r>
        <m:r>
          <m:rPr>
            <m:sty m:val="p"/>
          </m:rPr>
          <m:t>)</m:t>
        </m:r>
      </m:oMath>
      <w:del w:id="8000" w:author="PR Preview" w:date="2026-01-01T00:00:00Z">
        <w:r>
          <w:delText xml:space="preserve">,</w:delText>
        </w:r>
      </w:del>
      <w:del w:id="8001" w:author="PR Preview" w:date="2026-01-01T00:00:00Z">
        <w:r>
          <w:delText xml:space="preserve"> </w:delText>
        </w:r>
      </w:del>
      <w:del w:id="8002" w:author="PR Preview" w:date="2026-01-01T00:00:00Z">
        <w:r>
          <w:delText xml:space="preserve">and</w:delText>
        </w:r>
      </w:del>
      <w:del w:id="8003" w:author="PR Preview" w:date="2026-01-01T00:00:00Z">
        <w:r>
          <w:delText xml:space="preserve"> </w:delText>
        </w:r>
      </w:del>
      <m:oMath>
        <m:r>
          <m:t>0</m:t>
        </m:r>
      </m:oMath>
      <w:del w:id="8004" w:author="PR Preview" w:date="2026-01-01T00:00:00Z">
        <w:r>
          <w:delText xml:space="preserve">, for the eigenvector</w:delText>
        </w:r>
      </w:del>
      <w:del w:id="8005" w:author="PR Preview" w:date="2026-01-01T00:00:00Z">
        <w:r>
          <w:delText xml:space="preserve"> </w:delText>
        </w:r>
      </w:del>
      <m:oMath>
        <m:r>
          <m:rPr>
            <m:sty m:val="p"/>
          </m:rPr>
          <m:t>(</m:t>
        </m:r>
        <m:r>
          <m:t>1</m:t>
        </m:r>
        <m:r>
          <m:rPr>
            <m:sty m:val="p"/>
          </m:rPr>
          <m:t>,</m:t>
        </m:r>
        <m:r>
          <m:rPr>
            <m:sty m:val="p"/>
          </m:rPr>
          <m:t>−</m:t>
        </m:r>
        <m:r>
          <m:t>1</m:t>
        </m:r>
        <m:r>
          <m:rPr>
            <m:sty m:val="p"/>
          </m:rPr>
          <m:t>)</m:t>
        </m:r>
      </m:oMath>
      <w:del w:id="8006" w:author="PR Preview" w:date="2026-01-01T00:00:00Z">
        <w:r>
          <w:delText xml:space="preserve">,</w:delText>
        </w:r>
      </w:del>
      <w:del w:id="8007" w:author="PR Preview" w:date="2026-01-01T00:00:00Z">
        <w:r>
          <w:delText xml:space="preserve"> </w:delText>
        </w:r>
      </w:del>
      <w:del w:id="8008" w:author="PR Preview" w:date="2026-01-01T00:00:00Z">
        <w:r>
          <w:delText xml:space="preserve">so it is positive semidefinite but not positive definite,</w:delText>
        </w:r>
      </w:del>
      <w:del w:id="8009" w:author="PR Preview" w:date="2026-01-01T00:00:00Z">
        <w:r>
          <w:delText xml:space="preserve"> </w:delText>
        </w:r>
      </w:del>
      <w:del w:id="8010" w:author="PR Preview" w:date="2026-01-01T00:00:00Z">
        <w:r>
          <w:delText xml:space="preserve">as</w:delText>
        </w:r>
      </w:del>
      <w:del w:id="8011" w:author="PR Preview" w:date="2026-01-01T00:00:00Z">
        <w:r>
          <w:delText xml:space="preserve"> </w:delText>
        </w:r>
      </w:del>
      <w:hyperlink w:anchor="exm-positive-definite">
        <w:del w:id="8012" w:author="PR Preview" w:date="2026-01-01T00:00:00Z">
          <w:r>
            <w:rPr>
              <w:rStyle w:val="Hyperlink"/>
            </w:rPr>
            <w:delText xml:space="preserve">Example 141</w:delText>
          </w:r>
        </w:del>
      </w:hyperlink>
      <w:del w:id="8013" w:author="PR Preview" w:date="2026-01-01T00:00:00Z">
        <w:r>
          <w:delText xml:space="preserve"> </w:delText>
        </w:r>
      </w:del>
      <w:del w:id="8014" w:author="PR Preview" w:date="2026-01-01T00:00:00Z">
        <w:r>
          <w:delText xml:space="preserve">found directly.</w:delText>
        </w:r>
      </w:del>
    </w:p>
    <w:p>
      <w:pPr>
        <w:pStyle w:val="FirstParagraph"/>
      </w:pPr>
      <w:del w:id="8015" w:author="PR Preview" w:date="2026-01-01T00:00:00Z">
        <w:r>
          <w:rPr>
            <w:b/>
            <w:bCs/>
          </w:rPr>
          <w:delText xml:space="preserve">Theorem 74 (A positive definite matrix has a positive definite inverse)</w:delText>
        </w:r>
      </w:del>
      <w:del w:id="8016" w:author="PR Preview" w:date="2026-01-01T00:00:00Z">
        <w:r>
          <w:delText xml:space="preserve"> </w:delText>
        </w:r>
      </w:del>
      <w:del w:id="8017" w:author="PR Preview" w:date="2026-01-01T00:00:00Z">
        <w:r>
          <w:delText xml:space="preserve">Let</w:delText>
        </w:r>
      </w:del>
      <w:del w:id="8018" w:author="PR Preview" w:date="2026-01-01T00:00:00Z">
        <w:r>
          <w:delText xml:space="preserve"> </w:delText>
        </w:r>
      </w:del>
      <m:oMath>
        <m:r>
          <m:rPr>
            <m:sty m:val="bi"/>
          </m:rPr>
          <m:t>A</m:t>
        </m:r>
      </m:oMath>
      <w:del w:id="8019" w:author="PR Preview" w:date="2026-01-01T00:00:00Z">
        <w:r>
          <w:delText xml:space="preserve"> </w:delText>
        </w:r>
      </w:del>
      <w:del w:id="8020" w:author="PR Preview" w:date="2026-01-01T00:00:00Z">
        <w:r>
          <w:delText xml:space="preserve">be a</w:delText>
        </w:r>
      </w:del>
      <w:del w:id="8021" w:author="PR Preview" w:date="2026-01-01T00:00:00Z">
        <w:r>
          <w:delText xml:space="preserve"> </w:delText>
        </w:r>
      </w:del>
      <m:oMath>
        <m:r>
          <m:t>p</m:t>
        </m:r>
        <m:r>
          <m:rPr>
            <m:sty m:val="p"/>
          </m:rPr>
          <m:t>×</m:t>
        </m:r>
        <m:r>
          <m:t>p</m:t>
        </m:r>
      </m:oMath>
      <w:del w:id="8022" w:author="PR Preview" w:date="2026-01-01T00:00:00Z">
        <w:r>
          <w:delText xml:space="preserve"> </w:delText>
        </w:r>
      </w:del>
      <w:del w:id="8023" w:author="PR Preview" w:date="2026-01-01T00:00:00Z">
        <w:r>
          <w:delText xml:space="preserve">positive definite matrix</w:delText>
        </w:r>
      </w:del>
      <w:del w:id="8024" w:author="PR Preview" w:date="2026-01-01T00:00:00Z">
        <w:r>
          <w:delText xml:space="preserve"> </w:delText>
        </w:r>
      </w:del>
      <w:del w:id="8025" w:author="PR Preview" w:date="2026-01-01T00:00:00Z">
        <w:r>
          <w:delText xml:space="preserve">(</w:delText>
        </w:r>
      </w:del>
      <w:hyperlink w:anchor="def-positive-definite">
        <w:del w:id="8026" w:author="PR Preview" w:date="2026-01-01T00:00:00Z">
          <w:r>
            <w:rPr>
              <w:rStyle w:val="Hyperlink"/>
            </w:rPr>
            <w:delText xml:space="preserve">Definition 86</w:delText>
          </w:r>
        </w:del>
      </w:hyperlink>
      <w:del w:id="8027" w:author="PR Preview" w:date="2026-01-01T00:00:00Z">
        <w:r>
          <w:delText xml:space="preserve">) with real entries,</w:delText>
        </w:r>
      </w:del>
      <w:del w:id="8028" w:author="PR Preview" w:date="2026-01-01T00:00:00Z">
        <w:r>
          <w:delText xml:space="preserve"> </w:delText>
        </w:r>
      </w:del>
      <w:del w:id="8029" w:author="PR Preview" w:date="2026-01-01T00:00:00Z">
        <w:r>
          <w:delText xml:space="preserve">with eigendecomposition</w:delText>
        </w:r>
      </w:del>
      <w:del w:id="8030"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8031" w:author="PR Preview" w:date="2026-01-01T00:00:00Z">
        <w:r>
          <w:delText xml:space="preserve"> </w:delText>
        </w:r>
      </w:del>
      <w:del w:id="8032" w:author="PR Preview" w:date="2026-01-01T00:00:00Z">
        <w:r>
          <w:delText xml:space="preserve">(</w:delText>
        </w:r>
      </w:del>
      <w:hyperlink w:anchor="def-eigendecomposition">
        <w:del w:id="8033" w:author="PR Preview" w:date="2026-01-01T00:00:00Z">
          <w:r>
            <w:rPr>
              <w:rStyle w:val="Hyperlink"/>
            </w:rPr>
            <w:delText xml:space="preserve">Definition 83</w:delText>
          </w:r>
        </w:del>
      </w:hyperlink>
      <w:del w:id="8034" w:author="PR Preview" w:date="2026-01-01T00:00:00Z">
        <w:r>
          <w:delText xml:space="preserve">)</w:delText>
        </w:r>
      </w:del>
      <w:del w:id="8035" w:author="PR Preview" w:date="2026-01-01T00:00:00Z">
        <w:r>
          <w:delText xml:space="preserve"> </w:delText>
        </w:r>
      </w:del>
      <w:del w:id="8036" w:author="PR Preview" w:date="2026-01-01T00:00:00Z">
        <w:r>
          <w:delText xml:space="preserve">and eigenvalues</w:delText>
        </w:r>
      </w:del>
      <w:del w:id="8037"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8038" w:author="PR Preview" w:date="2026-01-01T00:00:00Z">
        <w:r>
          <w:delText xml:space="preserve">.</w:delText>
        </w:r>
      </w:del>
      <w:del w:id="8039" w:author="PR Preview" w:date="2026-01-01T00:00:00Z">
        <w:r>
          <w:delText xml:space="preserve"> </w:delText>
        </w:r>
      </w:del>
      <w:del w:id="8040" w:author="PR Preview" w:date="2026-01-01T00:00:00Z">
        <w:r>
          <w:delText xml:space="preserve">Then</w:delText>
        </w:r>
      </w:del>
      <w:del w:id="8041" w:author="PR Preview" w:date="2026-01-01T00:00:00Z">
        <w:r>
          <w:delText xml:space="preserve"> </w:delText>
        </w:r>
      </w:del>
      <m:oMath>
        <m:r>
          <m:rPr>
            <m:sty m:val="bi"/>
          </m:rPr>
          <m:t>A</m:t>
        </m:r>
      </m:oMath>
      <w:del w:id="8042" w:author="PR Preview" w:date="2026-01-01T00:00:00Z">
        <w:r>
          <w:delText xml:space="preserve"> </w:delText>
        </w:r>
      </w:del>
      <w:del w:id="8043" w:author="PR Preview" w:date="2026-01-01T00:00:00Z">
        <w:r>
          <w:delText xml:space="preserve">is invertible (</w:delText>
        </w:r>
      </w:del>
      <w:hyperlink w:anchor="def-invertible-matrix">
        <w:del w:id="8044" w:author="PR Preview" w:date="2026-01-01T00:00:00Z">
          <w:r>
            <w:rPr>
              <w:rStyle w:val="Hyperlink"/>
            </w:rPr>
            <w:delText xml:space="preserve">Definition 72</w:delText>
          </w:r>
        </w:del>
      </w:hyperlink>
      <w:del w:id="8045" w:author="PR Preview" w:date="2026-01-01T00:00:00Z">
        <w:r>
          <w:delText xml:space="preserve">),</w:delText>
        </w:r>
      </w:del>
    </w:p>
    <w:p>
      <w:pPr>
        <w:pStyle w:val="BodyText"/>
      </w:pPr>
      <w:ins w:id="8046" w:author="PR Preview" w:date="2026-01-01T00:00:00Z">
        <w:r>
          <w:rPr>
            <w:b/>
            <w:bCs/>
          </w:rPr>
          <w:t xml:space="preserve">Example 144 (Reading definiteness off the eigenvalues)</w:t>
        </w:r>
      </w:ins>
      <w:ins w:id="8047" w:author="PR Preview" w:date="2026-01-01T00:00:00Z">
        <w:r>
          <w:t xml:space="preserve"> </w:t>
        </w:r>
      </w:ins>
      <w:ins w:id="8048" w:author="PR Preview" w:date="2026-01-01T00:00:00Z">
        <w:r>
          <w:t xml:space="preserve"> </w:t>
        </w:r>
      </w:ins>
    </w:p>
    <w:p>
      <w:pPr>
        <w:pStyle w:val="Compact"/>
        <w:numPr>
          <w:ilvl w:val="0"/>
          <w:numId w:val="1077"/>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049" w:author="PR Preview" w:date="2026-01-01T00:00:00Z">
        <w:r>
          <w:t xml:space="preserve"> </w:t>
        </w:r>
      </w:ins>
      <w:ins w:id="8050" w:author="PR Preview" w:date="2026-01-01T00:00:00Z">
        <w:r>
          <w:t xml:space="preserve">has eigenvalues</w:t>
        </w:r>
      </w:ins>
      <w:ins w:id="8051" w:author="PR Preview" w:date="2026-01-01T00:00:00Z">
        <w:r>
          <w:t xml:space="preserve"> </w:t>
        </w:r>
      </w:ins>
      <m:oMath>
        <m:r>
          <m:t>3</m:t>
        </m:r>
      </m:oMath>
      <w:ins w:id="8052" w:author="PR Preview" w:date="2026-01-01T00:00:00Z">
        <w:r>
          <w:t xml:space="preserve"> </w:t>
        </w:r>
      </w:ins>
      <w:ins w:id="8053" w:author="PR Preview" w:date="2026-01-01T00:00:00Z">
        <w:r>
          <w:t xml:space="preserve">and</w:t>
        </w:r>
      </w:ins>
      <w:ins w:id="8054" w:author="PR Preview" w:date="2026-01-01T00:00:00Z">
        <w:r>
          <w:t xml:space="preserve"> </w:t>
        </w:r>
      </w:ins>
      <m:oMath>
        <m:r>
          <m:t>1</m:t>
        </m:r>
      </m:oMath>
      <w:ins w:id="8055" w:author="PR Preview" w:date="2026-01-01T00:00:00Z">
        <w:r>
          <w:t xml:space="preserve"> </w:t>
        </w:r>
      </w:ins>
      <w:ins w:id="8056" w:author="PR Preview" w:date="2026-01-01T00:00:00Z">
        <w:r>
          <w:t xml:space="preserve">(</w:t>
        </w:r>
      </w:ins>
      <w:hyperlink w:anchor="exm-eigenvalue">
        <w:ins w:id="8057" w:author="PR Preview" w:date="2026-01-01T00:00:00Z">
          <w:r>
            <w:rPr>
              <w:rStyle w:val="Hyperlink"/>
            </w:rPr>
            <w:t xml:space="preserve">Example 137</w:t>
          </w:r>
        </w:ins>
      </w:hyperlink>
      <w:ins w:id="8058" w:author="PR Preview" w:date="2026-01-01T00:00:00Z">
        <w:r>
          <w:t xml:space="preserve">),</w:t>
        </w:r>
      </w:ins>
      <w:ins w:id="8059" w:author="PR Preview" w:date="2026-01-01T00:00:00Z">
        <w:r>
          <w:t xml:space="preserve"> </w:t>
        </w:r>
      </w:ins>
      <w:ins w:id="8060" w:author="PR Preview" w:date="2026-01-01T00:00:00Z">
        <w:r>
          <w:t xml:space="preserve">both positive, so it is positive definite.</w:t>
        </w:r>
      </w:ins>
    </w:p>
    <w:p>
      <w:pPr>
        <w:pStyle w:val="Compact"/>
        <w:numPr>
          <w:ilvl w:val="0"/>
          <w:numId w:val="1077"/>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8061" w:author="PR Preview" w:date="2026-01-01T00:00:00Z">
        <w:r>
          <w:t xml:space="preserve"> </w:t>
        </w:r>
      </w:ins>
      <w:ins w:id="8062" w:author="PR Preview" w:date="2026-01-01T00:00:00Z">
        <w:r>
          <w:t xml:space="preserve">has eigenvalues</w:t>
        </w:r>
      </w:ins>
      <w:ins w:id="8063" w:author="PR Preview" w:date="2026-01-01T00:00:00Z">
        <w:r>
          <w:t xml:space="preserve"> </w:t>
        </w:r>
      </w:ins>
      <m:oMath>
        <m:r>
          <m:t>2</m:t>
        </m:r>
      </m:oMath>
      <w:ins w:id="8064" w:author="PR Preview" w:date="2026-01-01T00:00:00Z">
        <w:r>
          <w:t xml:space="preserve">, for the eigenvector</w:t>
        </w:r>
      </w:ins>
      <w:ins w:id="8065" w:author="PR Preview" w:date="2026-01-01T00:00:00Z">
        <w:r>
          <w:t xml:space="preserve"> </w:t>
        </w:r>
      </w:ins>
      <m:oMath>
        <m:r>
          <m:rPr>
            <m:sty m:val="p"/>
          </m:rPr>
          <m:t>(</m:t>
        </m:r>
        <m:r>
          <m:t>1</m:t>
        </m:r>
        <m:r>
          <m:rPr>
            <m:sty m:val="p"/>
          </m:rPr>
          <m:t>,</m:t>
        </m:r>
        <m:r>
          <m:t>1</m:t>
        </m:r>
        <m:r>
          <m:rPr>
            <m:sty m:val="p"/>
          </m:rPr>
          <m:t>)</m:t>
        </m:r>
      </m:oMath>
      <w:ins w:id="8066" w:author="PR Preview" w:date="2026-01-01T00:00:00Z">
        <w:r>
          <w:t xml:space="preserve">,</w:t>
        </w:r>
      </w:ins>
      <w:ins w:id="8067" w:author="PR Preview" w:date="2026-01-01T00:00:00Z">
        <w:r>
          <w:t xml:space="preserve"> </w:t>
        </w:r>
      </w:ins>
      <w:ins w:id="8068" w:author="PR Preview" w:date="2026-01-01T00:00:00Z">
        <w:r>
          <w:t xml:space="preserve">and</w:t>
        </w:r>
      </w:ins>
      <w:ins w:id="8069" w:author="PR Preview" w:date="2026-01-01T00:00:00Z">
        <w:r>
          <w:t xml:space="preserve"> </w:t>
        </w:r>
      </w:ins>
      <m:oMath>
        <m:r>
          <m:t>0</m:t>
        </m:r>
      </m:oMath>
      <w:ins w:id="8070" w:author="PR Preview" w:date="2026-01-01T00:00:00Z">
        <w:r>
          <w:t xml:space="preserve">, for the eigenvector</w:t>
        </w:r>
      </w:ins>
      <w:ins w:id="8071" w:author="PR Preview" w:date="2026-01-01T00:00:00Z">
        <w:r>
          <w:t xml:space="preserve"> </w:t>
        </w:r>
      </w:ins>
      <m:oMath>
        <m:r>
          <m:rPr>
            <m:sty m:val="p"/>
          </m:rPr>
          <m:t>(</m:t>
        </m:r>
        <m:r>
          <m:t>1</m:t>
        </m:r>
        <m:r>
          <m:rPr>
            <m:sty m:val="p"/>
          </m:rPr>
          <m:t>,</m:t>
        </m:r>
        <m:r>
          <m:rPr>
            <m:sty m:val="p"/>
          </m:rPr>
          <m:t>−</m:t>
        </m:r>
        <m:r>
          <m:t>1</m:t>
        </m:r>
        <m:r>
          <m:rPr>
            <m:sty m:val="p"/>
          </m:rPr>
          <m:t>)</m:t>
        </m:r>
      </m:oMath>
      <w:ins w:id="8072" w:author="PR Preview" w:date="2026-01-01T00:00:00Z">
        <w:r>
          <w:t xml:space="preserve">,</w:t>
        </w:r>
      </w:ins>
      <w:ins w:id="8073" w:author="PR Preview" w:date="2026-01-01T00:00:00Z">
        <w:r>
          <w:t xml:space="preserve"> </w:t>
        </w:r>
      </w:ins>
      <w:ins w:id="8074" w:author="PR Preview" w:date="2026-01-01T00:00:00Z">
        <w:r>
          <w:t xml:space="preserve">so it is positive semidefinite but not positive definite,</w:t>
        </w:r>
      </w:ins>
      <w:ins w:id="8075" w:author="PR Preview" w:date="2026-01-01T00:00:00Z">
        <w:r>
          <w:t xml:space="preserve"> </w:t>
        </w:r>
      </w:ins>
      <w:ins w:id="8076" w:author="PR Preview" w:date="2026-01-01T00:00:00Z">
        <w:r>
          <w:t xml:space="preserve">as</w:t>
        </w:r>
      </w:ins>
      <w:ins w:id="8077" w:author="PR Preview" w:date="2026-01-01T00:00:00Z">
        <w:r>
          <w:t xml:space="preserve"> </w:t>
        </w:r>
      </w:ins>
      <w:hyperlink w:anchor="exm-positive-definite">
        <w:ins w:id="8078" w:author="PR Preview" w:date="2026-01-01T00:00:00Z">
          <w:r>
            <w:rPr>
              <w:rStyle w:val="Hyperlink"/>
            </w:rPr>
            <w:t xml:space="preserve">Example 143</w:t>
          </w:r>
        </w:ins>
      </w:hyperlink>
      <w:ins w:id="8079" w:author="PR Preview" w:date="2026-01-01T00:00:00Z">
        <w:r>
          <w:t xml:space="preserve"> </w:t>
        </w:r>
      </w:ins>
      <w:ins w:id="8080" w:author="PR Preview" w:date="2026-01-01T00:00:00Z">
        <w:r>
          <w:t xml:space="preserve">found directly.</w:t>
        </w:r>
      </w:ins>
    </w:p>
    <w:bookmarkEnd w:id="465"/>
    <w:bookmarkStart w:id="466" w:name="thm-pd-inverse"/>
    <w:p>
      <w:pPr>
        <w:pStyle w:val="FirstParagraph"/>
      </w:pPr>
      <w:ins w:id="8081" w:author="PR Preview" w:date="2026-01-01T00:00:00Z">
        <w:r>
          <w:rPr>
            <w:b/>
            <w:bCs/>
          </w:rPr>
          <w:t xml:space="preserve">Theorem 76 (A positive definite matrix has a positive definite inverse)</w:t>
        </w:r>
      </w:ins>
      <w:ins w:id="8082" w:author="PR Preview" w:date="2026-01-01T00:00:00Z">
        <w:r>
          <w:t xml:space="preserve"> </w:t>
        </w:r>
      </w:ins>
      <w:ins w:id="8083" w:author="PR Preview" w:date="2026-01-01T00:00:00Z">
        <w:r>
          <w:t xml:space="preserve">Let</w:t>
        </w:r>
      </w:ins>
      <w:ins w:id="8084" w:author="PR Preview" w:date="2026-01-01T00:00:00Z">
        <w:r>
          <w:t xml:space="preserve"> </w:t>
        </w:r>
      </w:ins>
      <m:oMath>
        <m:r>
          <m:rPr>
            <m:sty m:val="bi"/>
          </m:rPr>
          <m:t>A</m:t>
        </m:r>
      </m:oMath>
      <w:ins w:id="8085" w:author="PR Preview" w:date="2026-01-01T00:00:00Z">
        <w:r>
          <w:t xml:space="preserve"> </w:t>
        </w:r>
      </w:ins>
      <w:ins w:id="8086" w:author="PR Preview" w:date="2026-01-01T00:00:00Z">
        <w:r>
          <w:t xml:space="preserve">be a</w:t>
        </w:r>
      </w:ins>
      <w:ins w:id="8087" w:author="PR Preview" w:date="2026-01-01T00:00:00Z">
        <w:r>
          <w:t xml:space="preserve"> </w:t>
        </w:r>
      </w:ins>
      <m:oMath>
        <m:r>
          <m:t>p</m:t>
        </m:r>
        <m:r>
          <m:rPr>
            <m:sty m:val="p"/>
          </m:rPr>
          <m:t>×</m:t>
        </m:r>
        <m:r>
          <m:t>p</m:t>
        </m:r>
      </m:oMath>
      <w:ins w:id="8088" w:author="PR Preview" w:date="2026-01-01T00:00:00Z">
        <w:r>
          <w:t xml:space="preserve"> </w:t>
        </w:r>
      </w:ins>
      <w:ins w:id="8089" w:author="PR Preview" w:date="2026-01-01T00:00:00Z">
        <w:r>
          <w:t xml:space="preserve">positive definite matrix</w:t>
        </w:r>
      </w:ins>
      <w:ins w:id="8090" w:author="PR Preview" w:date="2026-01-01T00:00:00Z">
        <w:r>
          <w:t xml:space="preserve"> </w:t>
        </w:r>
      </w:ins>
      <w:ins w:id="8091" w:author="PR Preview" w:date="2026-01-01T00:00:00Z">
        <w:r>
          <w:t xml:space="preserve">(</w:t>
        </w:r>
      </w:ins>
      <w:hyperlink w:anchor="def-positive-definite">
        <w:ins w:id="8092" w:author="PR Preview" w:date="2026-01-01T00:00:00Z">
          <w:r>
            <w:rPr>
              <w:rStyle w:val="Hyperlink"/>
            </w:rPr>
            <w:t xml:space="preserve">Definition 86</w:t>
          </w:r>
        </w:ins>
      </w:hyperlink>
      <w:ins w:id="8093" w:author="PR Preview" w:date="2026-01-01T00:00:00Z">
        <w:r>
          <w:t xml:space="preserve">) with real entries,</w:t>
        </w:r>
      </w:ins>
      <w:ins w:id="8094" w:author="PR Preview" w:date="2026-01-01T00:00:00Z">
        <w:r>
          <w:t xml:space="preserve"> </w:t>
        </w:r>
      </w:ins>
      <w:ins w:id="8095" w:author="PR Preview" w:date="2026-01-01T00:00:00Z">
        <w:r>
          <w:t xml:space="preserve">with eigendecomposition</w:t>
        </w:r>
      </w:ins>
      <w:ins w:id="8096"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8097" w:author="PR Preview" w:date="2026-01-01T00:00:00Z">
        <w:r>
          <w:t xml:space="preserve"> </w:t>
        </w:r>
      </w:ins>
      <w:ins w:id="8098" w:author="PR Preview" w:date="2026-01-01T00:00:00Z">
        <w:r>
          <w:t xml:space="preserve">(</w:t>
        </w:r>
      </w:ins>
      <w:hyperlink w:anchor="def-eigendecomposition">
        <w:ins w:id="8099" w:author="PR Preview" w:date="2026-01-01T00:00:00Z">
          <w:r>
            <w:rPr>
              <w:rStyle w:val="Hyperlink"/>
            </w:rPr>
            <w:t xml:space="preserve">Definition 83</w:t>
          </w:r>
        </w:ins>
      </w:hyperlink>
      <w:ins w:id="8100" w:author="PR Preview" w:date="2026-01-01T00:00:00Z">
        <w:r>
          <w:t xml:space="preserve">)</w:t>
        </w:r>
      </w:ins>
      <w:ins w:id="8101" w:author="PR Preview" w:date="2026-01-01T00:00:00Z">
        <w:r>
          <w:t xml:space="preserve"> </w:t>
        </w:r>
      </w:ins>
      <w:ins w:id="8102" w:author="PR Preview" w:date="2026-01-01T00:00:00Z">
        <w:r>
          <w:t xml:space="preserve">and eigenvalues</w:t>
        </w:r>
      </w:ins>
      <w:ins w:id="8103"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8104" w:author="PR Preview" w:date="2026-01-01T00:00:00Z">
        <w:r>
          <w:t xml:space="preserve">.</w:t>
        </w:r>
      </w:ins>
      <w:ins w:id="8105" w:author="PR Preview" w:date="2026-01-01T00:00:00Z">
        <w:r>
          <w:t xml:space="preserve"> </w:t>
        </w:r>
      </w:ins>
      <w:ins w:id="8106" w:author="PR Preview" w:date="2026-01-01T00:00:00Z">
        <w:r>
          <w:t xml:space="preserve">Then</w:t>
        </w:r>
      </w:ins>
      <w:ins w:id="8107" w:author="PR Preview" w:date="2026-01-01T00:00:00Z">
        <w:r>
          <w:t xml:space="preserve"> </w:t>
        </w:r>
      </w:ins>
      <m:oMath>
        <m:r>
          <m:rPr>
            <m:sty m:val="bi"/>
          </m:rPr>
          <m:t>A</m:t>
        </m:r>
      </m:oMath>
      <w:ins w:id="8108" w:author="PR Preview" w:date="2026-01-01T00:00:00Z">
        <w:r>
          <w:t xml:space="preserve"> </w:t>
        </w:r>
      </w:ins>
      <w:ins w:id="8109" w:author="PR Preview" w:date="2026-01-01T00:00:00Z">
        <w:r>
          <w:t xml:space="preserve">is invertible (</w:t>
        </w:r>
      </w:ins>
      <w:hyperlink w:anchor="def-invertible-matrix">
        <w:ins w:id="8110" w:author="PR Preview" w:date="2026-01-01T00:00:00Z">
          <w:r>
            <w:rPr>
              <w:rStyle w:val="Hyperlink"/>
            </w:rPr>
            <w:t xml:space="preserve">Definition 72</w:t>
          </w:r>
        </w:ins>
      </w:hyperlink>
      <w:ins w:id="8111" w:author="PR Preview" w:date="2026-01-01T00:00:00Z">
        <w:r>
          <w:t xml:space="preserve">),</w:t>
        </w:r>
      </w:ins>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6"/>
    <w:p>
      <w:pPr>
        <w:pStyle w:val="BodyText"/>
      </w:pPr>
      <w:del w:id="8112" w:author="PR Preview" w:date="2026-01-01T00:00:00Z">
        <w:r>
          <w:rPr>
            <w:i/>
            <w:iCs/>
          </w:rPr>
          <w:delText xml:space="preserve">Proof</w:delText>
        </w:r>
      </w:del>
      <w:del w:id="8113" w:author="PR Preview" w:date="2026-01-01T00:00:00Z">
        <w:r>
          <w:delText xml:space="preserve">. </w:delText>
        </w:r>
      </w:del>
      <w:del w:id="8114" w:author="PR Preview" w:date="2026-01-01T00:00:00Z">
        <w:r>
          <w:delText xml:space="preserve">By</w:delText>
        </w:r>
      </w:del>
      <w:del w:id="8115" w:author="PR Preview" w:date="2026-01-01T00:00:00Z">
        <w:r>
          <w:delText xml:space="preserve"> </w:delText>
        </w:r>
      </w:del>
      <w:hyperlink w:anchor="thm-definite-eigenvalues">
        <w:del w:id="8116" w:author="PR Preview" w:date="2026-01-01T00:00:00Z">
          <w:r>
            <w:rPr>
              <w:rStyle w:val="Hyperlink"/>
            </w:rPr>
            <w:delText xml:space="preserve">Theorem 73</w:delText>
          </w:r>
        </w:del>
      </w:hyperlink>
      <w:del w:id="8117" w:author="PR Preview" w:date="2026-01-01T00:00:00Z">
        <w:r>
          <w:delText xml:space="preserve">, every</w:delText>
        </w:r>
      </w:del>
      <w:del w:id="8118" w:author="PR Preview" w:date="2026-01-01T00:00:00Z">
        <w:r>
          <w:delText xml:space="preserve"> </w:delText>
        </w:r>
      </w:del>
      <m:oMath>
        <m:sSub>
          <m:e>
            <m:r>
              <m:t>λ</m:t>
            </m:r>
          </m:e>
          <m:sub>
            <m:r>
              <m:t>i</m:t>
            </m:r>
          </m:sub>
        </m:sSub>
        <m:r>
          <m:rPr>
            <m:sty m:val="p"/>
          </m:rPr>
          <m:t>&gt;</m:t>
        </m:r>
        <m:r>
          <m:t>0</m:t>
        </m:r>
      </m:oMath>
      <w:del w:id="8119" w:author="PR Preview" w:date="2026-01-01T00:00:00Z">
        <w:r>
          <w:delText xml:space="preserve">,</w:delText>
        </w:r>
      </w:del>
      <w:del w:id="8120" w:author="PR Preview" w:date="2026-01-01T00:00:00Z">
        <w:r>
          <w:delText xml:space="preserve"> </w:delText>
        </w:r>
      </w:del>
      <w:del w:id="8121" w:author="PR Preview" w:date="2026-01-01T00:00:00Z">
        <w:r>
          <w:delText xml:space="preserve">so</w:delText>
        </w:r>
      </w:del>
      <w:del w:id="8122" w:author="PR Preview" w:date="2026-01-01T00:00:00Z">
        <w:r>
          <w:delText xml:space="preserve"> </w:delText>
        </w:r>
      </w:del>
      <m:oMath>
        <m:sSup>
          <m:e>
            <m:r>
              <m:rPr>
                <m:sty m:val="b"/>
              </m:rPr>
              <m:t>Λ</m:t>
            </m:r>
          </m:e>
          <m:sup>
            <m:r>
              <m:rPr>
                <m:sty m:val="p"/>
              </m:rPr>
              <m:t>−</m:t>
            </m:r>
            <m:r>
              <m:t>1</m:t>
            </m:r>
          </m:sup>
        </m:sSup>
      </m:oMath>
      <w:del w:id="8123" w:author="PR Preview" w:date="2026-01-01T00:00:00Z">
        <w:r>
          <w:delText xml:space="preserve"> </w:delText>
        </w:r>
      </w:del>
      <w:del w:id="8124" w:author="PR Preview" w:date="2026-01-01T00:00:00Z">
        <w:r>
          <w:delText xml:space="preserve">is well defined,</w:delText>
        </w:r>
      </w:del>
      <w:del w:id="8125" w:author="PR Preview" w:date="2026-01-01T00:00:00Z">
        <w:r>
          <w:delText xml:space="preserve"> </w:delText>
        </w:r>
      </w:del>
      <w:del w:id="8126" w:author="PR Preview" w:date="2026-01-01T00:00:00Z">
        <w:r>
          <w:delText xml:space="preserve">and multiplying the two diagonal matrices entry by entry</w:delText>
        </w:r>
      </w:del>
      <w:del w:id="8127" w:author="PR Preview" w:date="2026-01-01T00:00:00Z">
        <w:r>
          <w:delText xml:space="preserve"> </w:delText>
        </w:r>
      </w:del>
      <w:del w:id="8128" w:author="PR Preview" w:date="2026-01-01T00:00:00Z">
        <w:r>
          <w:delText xml:space="preserve">gives</w:delText>
        </w:r>
      </w:del>
    </w:p>
    <w:p>
      <w:pPr>
        <w:pStyle w:val="BodyText"/>
      </w:pPr>
      <w:ins w:id="8129" w:author="PR Preview" w:date="2026-01-01T00:00:00Z">
        <w:r>
          <w:rPr>
            <w:i/>
            <w:iCs/>
          </w:rPr>
          <w:t xml:space="preserve">Proof</w:t>
        </w:r>
      </w:ins>
      <w:ins w:id="8130" w:author="PR Preview" w:date="2026-01-01T00:00:00Z">
        <w:r>
          <w:t xml:space="preserve">. </w:t>
        </w:r>
      </w:ins>
      <w:ins w:id="8131" w:author="PR Preview" w:date="2026-01-01T00:00:00Z">
        <w:r>
          <w:t xml:space="preserve">By</w:t>
        </w:r>
      </w:ins>
      <w:ins w:id="8132" w:author="PR Preview" w:date="2026-01-01T00:00:00Z">
        <w:r>
          <w:t xml:space="preserve"> </w:t>
        </w:r>
      </w:ins>
      <w:hyperlink w:anchor="thm-definite-eigenvalues">
        <w:ins w:id="8133" w:author="PR Preview" w:date="2026-01-01T00:00:00Z">
          <w:r>
            <w:rPr>
              <w:rStyle w:val="Hyperlink"/>
            </w:rPr>
            <w:t xml:space="preserve">Theorem 75</w:t>
          </w:r>
        </w:ins>
      </w:hyperlink>
      <w:ins w:id="8134" w:author="PR Preview" w:date="2026-01-01T00:00:00Z">
        <w:r>
          <w:t xml:space="preserve">, every</w:t>
        </w:r>
      </w:ins>
      <w:ins w:id="8135" w:author="PR Preview" w:date="2026-01-01T00:00:00Z">
        <w:r>
          <w:t xml:space="preserve"> </w:t>
        </w:r>
      </w:ins>
      <m:oMath>
        <m:sSub>
          <m:e>
            <m:r>
              <m:t>λ</m:t>
            </m:r>
          </m:e>
          <m:sub>
            <m:r>
              <m:t>i</m:t>
            </m:r>
          </m:sub>
        </m:sSub>
        <m:r>
          <m:rPr>
            <m:sty m:val="p"/>
          </m:rPr>
          <m:t>&gt;</m:t>
        </m:r>
        <m:r>
          <m:t>0</m:t>
        </m:r>
      </m:oMath>
      <w:ins w:id="8136" w:author="PR Preview" w:date="2026-01-01T00:00:00Z">
        <w:r>
          <w:t xml:space="preserve">,</w:t>
        </w:r>
      </w:ins>
      <w:ins w:id="8137" w:author="PR Preview" w:date="2026-01-01T00:00:00Z">
        <w:r>
          <w:t xml:space="preserve"> </w:t>
        </w:r>
      </w:ins>
      <w:ins w:id="8138" w:author="PR Preview" w:date="2026-01-01T00:00:00Z">
        <w:r>
          <w:t xml:space="preserve">so</w:t>
        </w:r>
      </w:ins>
      <w:ins w:id="8139" w:author="PR Preview" w:date="2026-01-01T00:00:00Z">
        <w:r>
          <w:t xml:space="preserve"> </w:t>
        </w:r>
      </w:ins>
      <m:oMath>
        <m:sSup>
          <m:e>
            <m:r>
              <m:rPr>
                <m:sty m:val="b"/>
              </m:rPr>
              <m:t>Λ</m:t>
            </m:r>
          </m:e>
          <m:sup>
            <m:r>
              <m:rPr>
                <m:sty m:val="p"/>
              </m:rPr>
              <m:t>−</m:t>
            </m:r>
            <m:r>
              <m:t>1</m:t>
            </m:r>
          </m:sup>
        </m:sSup>
      </m:oMath>
      <w:ins w:id="8140" w:author="PR Preview" w:date="2026-01-01T00:00:00Z">
        <w:r>
          <w:t xml:space="preserve"> </w:t>
        </w:r>
      </w:ins>
      <w:ins w:id="8141" w:author="PR Preview" w:date="2026-01-01T00:00:00Z">
        <w:r>
          <w:t xml:space="preserve">is well defined,</w:t>
        </w:r>
      </w:ins>
      <w:ins w:id="8142" w:author="PR Preview" w:date="2026-01-01T00:00:00Z">
        <w:r>
          <w:t xml:space="preserve"> </w:t>
        </w:r>
      </w:ins>
      <w:ins w:id="8143" w:author="PR Preview" w:date="2026-01-01T00:00:00Z">
        <w:r>
          <w:t xml:space="preserve">and multiplying the two diagonal matrices entry by entry</w:t>
        </w:r>
      </w:ins>
      <w:ins w:id="8144" w:author="PR Preview" w:date="2026-01-01T00:00:00Z">
        <w:r>
          <w:t xml:space="preserve"> </w:t>
        </w:r>
      </w:ins>
      <w:ins w:id="8145" w:author="PR Preview" w:date="2026-01-01T00:00:00Z">
        <w:r>
          <w:t xml:space="preserve">gives</w:t>
        </w:r>
      </w:ins>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8146" w:author="PR Preview" w:date="2026-01-01T00:00:00Z">
        <w:r>
          <w:delText xml:space="preserve"> </w:delText>
        </w:r>
      </w:del>
      <w:del w:id="8147" w:author="PR Preview" w:date="2026-01-01T00:00:00Z">
        <w:r>
          <w:delText xml:space="preserve">is symmetric by</w:delText>
        </w:r>
      </w:del>
      <w:del w:id="8148" w:author="PR Preview" w:date="2026-01-01T00:00:00Z">
        <w:r>
          <w:delText xml:space="preserve"> </w:delText>
        </w:r>
      </w:del>
      <w:hyperlink w:anchor="cor-inverse-symmetric">
        <w:del w:id="8149" w:author="PR Preview" w:date="2026-01-01T00:00:00Z">
          <w:r>
            <w:rPr>
              <w:rStyle w:val="Hyperlink"/>
            </w:rPr>
            <w:delText xml:space="preserve">Corollary 6</w:delText>
          </w:r>
        </w:del>
      </w:hyperlink>
      <w:del w:id="8150" w:author="PR Preview" w:date="2026-01-01T00:00:00Z">
        <w:r>
          <w:delText xml:space="preserve">.</w:delText>
        </w:r>
      </w:del>
      <w:del w:id="8151" w:author="PR Preview" w:date="2026-01-01T00:00:00Z">
        <w:r>
          <w:delText xml:space="preserve"> </w:delText>
        </w:r>
      </w:del>
      <w:del w:id="8152" w:author="PR Preview" w:date="2026-01-01T00:00:00Z">
        <w:r>
          <w:delText xml:space="preserve">For</w:delText>
        </w:r>
      </w:del>
      <w:del w:id="8153" w:author="PR Preview" w:date="2026-01-01T00:00:00Z">
        <w:r>
          <w:delText xml:space="preserve"> </w:delText>
        </w:r>
      </w:del>
      <m:oMath>
        <m:acc>
          <m:accPr>
            <m:chr m:val="̃"/>
          </m:accPr>
          <m:e>
            <m:r>
              <m:t>x</m:t>
            </m:r>
          </m:e>
        </m:acc>
        <m:r>
          <m:rPr>
            <m:sty m:val="p"/>
          </m:rPr>
          <m:t>≠</m:t>
        </m:r>
        <m:acc>
          <m:accPr>
            <m:chr m:val="̃"/>
          </m:accPr>
          <m:e>
            <m:r>
              <m:t>0</m:t>
            </m:r>
          </m:e>
        </m:acc>
      </m:oMath>
      <w:del w:id="8154" w:author="PR Preview" w:date="2026-01-01T00:00:00Z">
        <w:r>
          <w:delText xml:space="preserve">, let</w:delText>
        </w:r>
      </w:del>
      <w:del w:id="8155" w:author="PR Preview" w:date="2026-01-01T00:00:00Z">
        <w:r>
          <w:delText xml:space="preserve"> </w:delText>
        </w:r>
      </w:del>
      <m:oMath>
        <m:acc>
          <m:accPr>
            <m:chr m:val="̃"/>
          </m:accPr>
          <m:e>
            <m:r>
              <m:t>y</m:t>
            </m:r>
          </m:e>
        </m:acc>
        <m:r>
          <m:rPr>
            <m:sty m:val="p"/>
          </m:rPr>
          <m:t>=</m:t>
        </m:r>
        <m:sSup>
          <m:e>
            <m:r>
              <m:rPr>
                <m:sty m:val="bi"/>
              </m:rPr>
              <m:t>Q</m:t>
            </m:r>
          </m:e>
          <m:sup>
            <m:r>
              <m:rPr>
                <m:sty m:val="p"/>
              </m:rPr>
              <m:t>⊤</m:t>
            </m:r>
          </m:sup>
        </m:sSup>
        <m:acc>
          <m:accPr>
            <m:chr m:val="̃"/>
          </m:accPr>
          <m:e>
            <m:r>
              <m:t>x</m:t>
            </m:r>
          </m:e>
        </m:acc>
      </m:oMath>
      <w:del w:id="8156" w:author="PR Preview" w:date="2026-01-01T00:00:00Z">
        <w:r>
          <w:delText xml:space="preserve">,</w:delText>
        </w:r>
      </w:del>
      <w:del w:id="8157" w:author="PR Preview" w:date="2026-01-01T00:00:00Z">
        <w:r>
          <w:delText xml:space="preserve"> </w:delText>
        </w:r>
      </w:del>
      <w:del w:id="8158" w:author="PR Preview" w:date="2026-01-01T00:00:00Z">
        <w:r>
          <w:delText xml:space="preserve">which is not</w:delText>
        </w:r>
      </w:del>
      <w:del w:id="8159" w:author="PR Preview" w:date="2026-01-01T00:00:00Z">
        <w:r>
          <w:delText xml:space="preserve"> </w:delText>
        </w:r>
      </w:del>
      <m:oMath>
        <m:acc>
          <m:accPr>
            <m:chr m:val="̃"/>
          </m:accPr>
          <m:e>
            <m:r>
              <m:t>0</m:t>
            </m:r>
          </m:e>
        </m:acc>
      </m:oMath>
      <w:del w:id="8160" w:author="PR Preview" w:date="2026-01-01T00:00:00Z">
        <w:r>
          <w:delText xml:space="preserve"> </w:delText>
        </w:r>
      </w:del>
      <w:del w:id="8161" w:author="PR Preview" w:date="2026-01-01T00:00:00Z">
        <w:r>
          <w:delText xml:space="preserve">because</w:delText>
        </w:r>
      </w:del>
      <w:del w:id="8162" w:author="PR Preview" w:date="2026-01-01T00:00:00Z">
        <w:r>
          <w:delText xml:space="preserve"> </w:delText>
        </w:r>
      </w:del>
      <m:oMath>
        <m:acc>
          <m:accPr>
            <m:chr m:val="̃"/>
          </m:accPr>
          <m:e>
            <m:r>
              <m:t>x</m:t>
            </m:r>
          </m:e>
        </m:acc>
        <m:r>
          <m:rPr>
            <m:sty m:val="p"/>
          </m:rPr>
          <m:t>=</m:t>
        </m:r>
        <m:r>
          <m:rPr>
            <m:sty m:val="bi"/>
          </m:rPr>
          <m:t>Q</m:t>
        </m:r>
        <m:acc>
          <m:accPr>
            <m:chr m:val="̃"/>
          </m:accPr>
          <m:e>
            <m:r>
              <m:t>y</m:t>
            </m:r>
          </m:e>
        </m:acc>
      </m:oMath>
      <w:del w:id="8163" w:author="PR Preview" w:date="2026-01-01T00:00:00Z">
        <w:r>
          <w:delText xml:space="preserve">.</w:delText>
        </w:r>
      </w:del>
      <w:del w:id="8164" w:author="PR Preview" w:date="2026-01-01T00:00:00Z">
        <w:r>
          <w:delText xml:space="preserve"> </w:delText>
        </w:r>
      </w:del>
      <w:del w:id="8165" w:author="PR Preview" w:date="2026-01-01T00:00:00Z">
        <w:r>
          <w:delText xml:space="preserve">As in the proof of</w:delText>
        </w:r>
      </w:del>
      <w:del w:id="8166" w:author="PR Preview" w:date="2026-01-01T00:00:00Z">
        <w:r>
          <w:delText xml:space="preserve"> </w:delText>
        </w:r>
      </w:del>
      <w:hyperlink w:anchor="thm-definite-eigenvalues">
        <w:del w:id="8167" w:author="PR Preview" w:date="2026-01-01T00:00:00Z">
          <w:r>
            <w:rPr>
              <w:rStyle w:val="Hyperlink"/>
            </w:rPr>
            <w:delText xml:space="preserve">Theorem 73</w:delText>
          </w:r>
        </w:del>
      </w:hyperlink>
      <w:del w:id="8168" w:author="PR Preview" w:date="2026-01-01T00:00:00Z">
        <w:r>
          <w:delText xml:space="preserve">:</w:delText>
        </w:r>
      </w:del>
    </w:p>
    <w:p>
      <w:pPr>
        <w:pStyle w:val="BodyText"/>
      </w:pPr>
      <m:oMath>
        <m:sSup>
          <m:e>
            <m:r>
              <m:rPr>
                <m:sty m:val="bi"/>
              </m:rPr>
              <m:t>A</m:t>
            </m:r>
          </m:e>
          <m:sup>
            <m:r>
              <m:rPr>
                <m:sty m:val="p"/>
              </m:rPr>
              <m:t>−</m:t>
            </m:r>
            <m:r>
              <m:t>1</m:t>
            </m:r>
          </m:sup>
        </m:sSup>
      </m:oMath>
      <w:ins w:id="8169" w:author="PR Preview" w:date="2026-01-01T00:00:00Z">
        <w:r>
          <w:t xml:space="preserve"> </w:t>
        </w:r>
      </w:ins>
      <w:ins w:id="8170" w:author="PR Preview" w:date="2026-01-01T00:00:00Z">
        <w:r>
          <w:t xml:space="preserve">is symmetric by</w:t>
        </w:r>
      </w:ins>
      <w:ins w:id="8171" w:author="PR Preview" w:date="2026-01-01T00:00:00Z">
        <w:r>
          <w:t xml:space="preserve"> </w:t>
        </w:r>
      </w:ins>
      <w:hyperlink w:anchor="cor-inverse-symmetric">
        <w:ins w:id="8172" w:author="PR Preview" w:date="2026-01-01T00:00:00Z">
          <w:r>
            <w:rPr>
              <w:rStyle w:val="Hyperlink"/>
            </w:rPr>
            <w:t xml:space="preserve">Corollary 6</w:t>
          </w:r>
        </w:ins>
      </w:hyperlink>
      <w:ins w:id="8173" w:author="PR Preview" w:date="2026-01-01T00:00:00Z">
        <w:r>
          <w:t xml:space="preserve">.</w:t>
        </w:r>
      </w:ins>
      <w:ins w:id="8174" w:author="PR Preview" w:date="2026-01-01T00:00:00Z">
        <w:r>
          <w:t xml:space="preserve"> </w:t>
        </w:r>
      </w:ins>
      <w:ins w:id="8175" w:author="PR Preview" w:date="2026-01-01T00:00:00Z">
        <w:r>
          <w:t xml:space="preserve">For</w:t>
        </w:r>
      </w:ins>
      <w:ins w:id="8176" w:author="PR Preview" w:date="2026-01-01T00:00:00Z">
        <w:r>
          <w:t xml:space="preserve"> </w:t>
        </w:r>
      </w:ins>
      <m:oMath>
        <m:acc>
          <m:accPr>
            <m:chr m:val="̃"/>
          </m:accPr>
          <m:e>
            <m:r>
              <m:t>x</m:t>
            </m:r>
          </m:e>
        </m:acc>
        <m:r>
          <m:rPr>
            <m:sty m:val="p"/>
          </m:rPr>
          <m:t>≠</m:t>
        </m:r>
        <m:acc>
          <m:accPr>
            <m:chr m:val="̃"/>
          </m:accPr>
          <m:e>
            <m:r>
              <m:t>0</m:t>
            </m:r>
          </m:e>
        </m:acc>
      </m:oMath>
      <w:ins w:id="8177" w:author="PR Preview" w:date="2026-01-01T00:00:00Z">
        <w:r>
          <w:t xml:space="preserve">, let</w:t>
        </w:r>
      </w:ins>
      <w:ins w:id="8178" w:author="PR Preview" w:date="2026-01-01T00:00:00Z">
        <w:r>
          <w:t xml:space="preserve"> </w:t>
        </w:r>
      </w:ins>
      <m:oMath>
        <m:acc>
          <m:accPr>
            <m:chr m:val="̃"/>
          </m:accPr>
          <m:e>
            <m:r>
              <m:t>y</m:t>
            </m:r>
          </m:e>
        </m:acc>
        <m:r>
          <m:rPr>
            <m:sty m:val="p"/>
          </m:rPr>
          <m:t>=</m:t>
        </m:r>
        <m:sSup>
          <m:e>
            <m:r>
              <m:rPr>
                <m:sty m:val="bi"/>
              </m:rPr>
              <m:t>Q</m:t>
            </m:r>
          </m:e>
          <m:sup>
            <m:r>
              <m:rPr>
                <m:sty m:val="p"/>
              </m:rPr>
              <m:t>⊤</m:t>
            </m:r>
          </m:sup>
        </m:sSup>
        <m:acc>
          <m:accPr>
            <m:chr m:val="̃"/>
          </m:accPr>
          <m:e>
            <m:r>
              <m:t>x</m:t>
            </m:r>
          </m:e>
        </m:acc>
      </m:oMath>
      <w:ins w:id="8179" w:author="PR Preview" w:date="2026-01-01T00:00:00Z">
        <w:r>
          <w:t xml:space="preserve">,</w:t>
        </w:r>
      </w:ins>
      <w:ins w:id="8180" w:author="PR Preview" w:date="2026-01-01T00:00:00Z">
        <w:r>
          <w:t xml:space="preserve"> </w:t>
        </w:r>
      </w:ins>
      <w:ins w:id="8181" w:author="PR Preview" w:date="2026-01-01T00:00:00Z">
        <w:r>
          <w:t xml:space="preserve">which is not</w:t>
        </w:r>
      </w:ins>
      <w:ins w:id="8182" w:author="PR Preview" w:date="2026-01-01T00:00:00Z">
        <w:r>
          <w:t xml:space="preserve"> </w:t>
        </w:r>
      </w:ins>
      <m:oMath>
        <m:acc>
          <m:accPr>
            <m:chr m:val="̃"/>
          </m:accPr>
          <m:e>
            <m:r>
              <m:t>0</m:t>
            </m:r>
          </m:e>
        </m:acc>
      </m:oMath>
      <w:ins w:id="8183" w:author="PR Preview" w:date="2026-01-01T00:00:00Z">
        <w:r>
          <w:t xml:space="preserve"> </w:t>
        </w:r>
      </w:ins>
      <w:ins w:id="8184" w:author="PR Preview" w:date="2026-01-01T00:00:00Z">
        <w:r>
          <w:t xml:space="preserve">because</w:t>
        </w:r>
      </w:ins>
      <w:ins w:id="8185" w:author="PR Preview" w:date="2026-01-01T00:00:00Z">
        <w:r>
          <w:t xml:space="preserve"> </w:t>
        </w:r>
      </w:ins>
      <m:oMath>
        <m:acc>
          <m:accPr>
            <m:chr m:val="̃"/>
          </m:accPr>
          <m:e>
            <m:r>
              <m:t>x</m:t>
            </m:r>
          </m:e>
        </m:acc>
        <m:r>
          <m:rPr>
            <m:sty m:val="p"/>
          </m:rPr>
          <m:t>=</m:t>
        </m:r>
        <m:r>
          <m:rPr>
            <m:sty m:val="bi"/>
          </m:rPr>
          <m:t>Q</m:t>
        </m:r>
        <m:acc>
          <m:accPr>
            <m:chr m:val="̃"/>
          </m:accPr>
          <m:e>
            <m:r>
              <m:t>y</m:t>
            </m:r>
          </m:e>
        </m:acc>
      </m:oMath>
      <w:ins w:id="8186" w:author="PR Preview" w:date="2026-01-01T00:00:00Z">
        <w:r>
          <w:t xml:space="preserve">.</w:t>
        </w:r>
      </w:ins>
      <w:ins w:id="8187" w:author="PR Preview" w:date="2026-01-01T00:00:00Z">
        <w:r>
          <w:t xml:space="preserve"> </w:t>
        </w:r>
      </w:ins>
      <w:ins w:id="8188" w:author="PR Preview" w:date="2026-01-01T00:00:00Z">
        <w:r>
          <w:t xml:space="preserve">As in the proof of</w:t>
        </w:r>
      </w:ins>
      <w:ins w:id="8189" w:author="PR Preview" w:date="2026-01-01T00:00:00Z">
        <w:r>
          <w:t xml:space="preserve"> </w:t>
        </w:r>
      </w:ins>
      <w:hyperlink w:anchor="thm-definite-eigenvalues">
        <w:ins w:id="8190" w:author="PR Preview" w:date="2026-01-01T00:00:00Z">
          <w:r>
            <w:rPr>
              <w:rStyle w:val="Hyperlink"/>
            </w:rPr>
            <w:t xml:space="preserve">Theorem 75</w:t>
          </w:r>
        </w:ins>
      </w:hyperlink>
      <w:ins w:id="8191"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7" w:name="exm-pd-inverse"/>
    <w:p>
      <w:pPr>
        <w:pStyle w:val="BodyText"/>
      </w:pPr>
      <w:del w:id="8192" w:author="PR Preview" w:date="2026-01-01T00:00:00Z">
        <w:r>
          <w:rPr>
            <w:b/>
            <w:bCs/>
          </w:rPr>
          <w:delText xml:space="preserve">Example 143 (Inverting a positive definite matrix)</w:delText>
        </w:r>
      </w:del>
      <w:del w:id="8193" w:author="PR Preview" w:date="2026-01-01T00:00:00Z">
        <w:r>
          <w:delText xml:space="preserve"> </w:delText>
        </w:r>
      </w:del>
      <w:del w:id="8194" w:author="PR Preview" w:date="2026-01-01T00:00:00Z">
        <w:r>
          <w:delText xml:space="preserve">For</w:delText>
        </w:r>
      </w:del>
      <w:del w:id="819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196" w:author="PR Preview" w:date="2026-01-01T00:00:00Z">
        <w:r>
          <w:delText xml:space="preserve">,</w:delText>
        </w:r>
      </w:del>
      <w:del w:id="8197" w:author="PR Preview" w:date="2026-01-01T00:00:00Z">
        <w:r>
          <w:delText xml:space="preserve"> </w:delText>
        </w:r>
      </w:del>
      <w:hyperlink w:anchor="exm-spectral">
        <w:del w:id="8198" w:author="PR Preview" w:date="2026-01-01T00:00:00Z">
          <w:r>
            <w:rPr>
              <w:rStyle w:val="Hyperlink"/>
            </w:rPr>
            <w:delText xml:space="preserve">Example 137</w:delText>
          </w:r>
        </w:del>
      </w:hyperlink>
      <w:del w:id="8199" w:author="PR Preview" w:date="2026-01-01T00:00:00Z">
        <w:r>
          <w:delText xml:space="preserve"> </w:delText>
        </w:r>
      </w:del>
      <w:del w:id="8200" w:author="PR Preview" w:date="2026-01-01T00:00:00Z">
        <w:r>
          <w:delText xml:space="preserve">gives</w:delText>
        </w:r>
      </w:del>
      <w:del w:id="8201" w:author="PR Preview" w:date="2026-01-01T00:00:00Z">
        <w:r>
          <w:delText xml:space="preserve"> </w:delText>
        </w:r>
      </w:del>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8202" w:author="PR Preview" w:date="2026-01-01T00:00:00Z">
        <w:r>
          <w:delText xml:space="preserve"> </w:delText>
        </w:r>
      </w:del>
      <w:del w:id="8203" w:author="PR Preview" w:date="2026-01-01T00:00:00Z">
        <w:r>
          <w:delText xml:space="preserve">and eigenvalues</w:delText>
        </w:r>
      </w:del>
      <w:del w:id="8204" w:author="PR Preview" w:date="2026-01-01T00:00:00Z">
        <w:r>
          <w:delText xml:space="preserve"> </w:delText>
        </w:r>
      </w:del>
      <m:oMath>
        <m:r>
          <m:t>3</m:t>
        </m:r>
      </m:oMath>
      <w:del w:id="8205" w:author="PR Preview" w:date="2026-01-01T00:00:00Z">
        <w:r>
          <w:delText xml:space="preserve"> </w:delText>
        </w:r>
      </w:del>
      <w:del w:id="8206" w:author="PR Preview" w:date="2026-01-01T00:00:00Z">
        <w:r>
          <w:delText xml:space="preserve">and</w:delText>
        </w:r>
      </w:del>
      <w:del w:id="8207" w:author="PR Preview" w:date="2026-01-01T00:00:00Z">
        <w:r>
          <w:delText xml:space="preserve"> </w:delText>
        </w:r>
      </w:del>
      <m:oMath>
        <m:r>
          <m:t>1</m:t>
        </m:r>
      </m:oMath>
      <w:del w:id="8208" w:author="PR Preview" w:date="2026-01-01T00:00:00Z">
        <w:r>
          <w:delText xml:space="preserve">, so:</w:delText>
        </w:r>
      </w:del>
    </w:p>
    <w:p>
      <w:pPr>
        <w:pStyle w:val="BodyText"/>
      </w:pPr>
      <w:ins w:id="8209" w:author="PR Preview" w:date="2026-01-01T00:00:00Z">
        <w:r>
          <w:rPr>
            <w:b/>
            <w:bCs/>
          </w:rPr>
          <w:t xml:space="preserve">Example 145 (Inverting a positive definite matrix)</w:t>
        </w:r>
      </w:ins>
      <w:ins w:id="8210" w:author="PR Preview" w:date="2026-01-01T00:00:00Z">
        <w:r>
          <w:t xml:space="preserve"> </w:t>
        </w:r>
      </w:ins>
      <w:ins w:id="8211" w:author="PR Preview" w:date="2026-01-01T00:00:00Z">
        <w:r>
          <w:t xml:space="preserve">For</w:t>
        </w:r>
      </w:ins>
      <w:ins w:id="82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213" w:author="PR Preview" w:date="2026-01-01T00:00:00Z">
        <w:r>
          <w:t xml:space="preserve">,</w:t>
        </w:r>
      </w:ins>
      <w:ins w:id="8214" w:author="PR Preview" w:date="2026-01-01T00:00:00Z">
        <w:r>
          <w:t xml:space="preserve"> </w:t>
        </w:r>
      </w:ins>
      <w:hyperlink w:anchor="exm-spectral">
        <w:ins w:id="8215" w:author="PR Preview" w:date="2026-01-01T00:00:00Z">
          <w:r>
            <w:rPr>
              <w:rStyle w:val="Hyperlink"/>
            </w:rPr>
            <w:t xml:space="preserve">Example 139</w:t>
          </w:r>
        </w:ins>
      </w:hyperlink>
      <w:ins w:id="8216" w:author="PR Preview" w:date="2026-01-01T00:00:00Z">
        <w:r>
          <w:t xml:space="preserve"> </w:t>
        </w:r>
      </w:ins>
      <w:ins w:id="8217" w:author="PR Preview" w:date="2026-01-01T00:00:00Z">
        <w:r>
          <w:t xml:space="preserve">gives</w:t>
        </w:r>
      </w:ins>
      <w:ins w:id="8218" w:author="PR Preview" w:date="2026-01-01T00:00:00Z">
        <w:r>
          <w:t xml:space="preserve"> </w:t>
        </w:r>
      </w:ins>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8219" w:author="PR Preview" w:date="2026-01-01T00:00:00Z">
        <w:r>
          <w:t xml:space="preserve"> </w:t>
        </w:r>
      </w:ins>
      <w:ins w:id="8220" w:author="PR Preview" w:date="2026-01-01T00:00:00Z">
        <w:r>
          <w:t xml:space="preserve">and eigenvalues</w:t>
        </w:r>
      </w:ins>
      <w:ins w:id="8221" w:author="PR Preview" w:date="2026-01-01T00:00:00Z">
        <w:r>
          <w:t xml:space="preserve"> </w:t>
        </w:r>
      </w:ins>
      <m:oMath>
        <m:r>
          <m:t>3</m:t>
        </m:r>
      </m:oMath>
      <w:ins w:id="8222" w:author="PR Preview" w:date="2026-01-01T00:00:00Z">
        <w:r>
          <w:t xml:space="preserve"> </w:t>
        </w:r>
      </w:ins>
      <w:ins w:id="8223" w:author="PR Preview" w:date="2026-01-01T00:00:00Z">
        <w:r>
          <w:t xml:space="preserve">and</w:t>
        </w:r>
      </w:ins>
      <w:ins w:id="8224" w:author="PR Preview" w:date="2026-01-01T00:00:00Z">
        <w:r>
          <w:t xml:space="preserve"> </w:t>
        </w:r>
      </w:ins>
      <m:oMath>
        <m:r>
          <m:t>1</m:t>
        </m:r>
      </m:oMath>
      <w:ins w:id="8225" w:author="PR Preview" w:date="2026-01-01T00:00:00Z">
        <w:r>
          <w:t xml:space="preserve">, so:</w:t>
        </w:r>
      </w:ins>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7"/>
    <w:bookmarkStart w:id="468"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bookmarkEnd w:id="468"/>
    <w:bookmarkStart w:id="469" w:name="exm-matrix-induced-inner-product"/>
    <w:p>
      <w:pPr>
        <w:pStyle w:val="FirstParagraph"/>
      </w:pPr>
      <w:del w:id="8226" w:author="PR Preview" w:date="2026-01-01T00:00:00Z">
        <w:r>
          <w:delText xml:space="preserve">The space</w:delText>
        </w:r>
      </w:del>
      <w:del w:id="8227" w:author="PR Preview" w:date="2026-01-01T00:00:00Z">
        <w:r>
          <w:delText xml:space="preserve"> </w:delText>
        </w:r>
      </w:del>
      <m:oMath>
        <m:sSup>
          <m:e>
            <m:r>
              <m:rPr>
                <m:scr m:val="double-struck"/>
                <m:sty m:val="p"/>
              </m:rPr>
              <m:t>R</m:t>
            </m:r>
          </m:e>
          <m:sup>
            <m:r>
              <m:t>p</m:t>
            </m:r>
          </m:sup>
        </m:sSup>
      </m:oMath>
      <w:del w:id="8228" w:author="PR Preview" w:date="2026-01-01T00:00:00Z">
        <w:r>
          <w:delText xml:space="preserve"> </w:delText>
        </w:r>
      </w:del>
      <w:del w:id="8229" w:author="PR Preview" w:date="2026-01-01T00:00:00Z">
        <w:r>
          <w:delText xml:space="preserve">equipped with</w:delText>
        </w:r>
      </w:del>
      <w:del w:id="8230" w:author="PR Preview" w:date="2026-01-01T00:00:00Z">
        <w:r>
          <w:delText xml:space="preserve"> </w:delText>
        </w:r>
      </w:del>
      <m:oMath>
        <m:sSub>
          <m:e>
            <m:d>
              <m:dPr>
                <m:begChr m:val="⟨"/>
                <m:sepChr m:val=""/>
                <m:endChr m:val="⟩"/>
                <m:grow/>
              </m:dPr>
              <m:e>
                <m:r>
                  <m:rPr>
                    <m:sty m:val="p"/>
                  </m:rPr>
                  <m:t>⋅</m:t>
                </m:r>
                <m:r>
                  <m:rPr>
                    <m:sty m:val="p"/>
                  </m:rPr>
                  <m:t>,</m:t>
                </m:r>
                <m:r>
                  <m:rPr>
                    <m:sty m:val="p"/>
                  </m:rPr>
                  <m:t>⋅</m:t>
                </m:r>
              </m:e>
            </m:d>
          </m:e>
          <m:sub>
            <m:r>
              <m:rPr>
                <m:sty m:val="bi"/>
              </m:rPr>
              <m:t>A</m:t>
            </m:r>
          </m:sub>
        </m:sSub>
      </m:oMath>
      <w:del w:id="8231" w:author="PR Preview" w:date="2026-01-01T00:00:00Z">
        <w:r>
          <w:delText xml:space="preserve"> </w:delText>
        </w:r>
      </w:del>
      <w:del w:id="8232" w:author="PR Preview" w:date="2026-01-01T00:00:00Z">
        <w:r>
          <w:delText xml:space="preserve">is an inner product space (</w:delText>
        </w:r>
      </w:del>
      <w:hyperlink w:anchor="def-inner-product-space">
        <w:del w:id="8233" w:author="PR Preview" w:date="2026-01-01T00:00:00Z">
          <w:r>
            <w:rPr>
              <w:rStyle w:val="Hyperlink"/>
            </w:rPr>
            <w:delText xml:space="preserve">Definition 57</w:delText>
          </w:r>
        </w:del>
      </w:hyperlink>
      <w:del w:id="8234" w:author="PR Preview" w:date="2026-01-01T00:00:00Z">
        <w:r>
          <w:delText xml:space="preserve">).</w:delText>
        </w:r>
      </w:del>
    </w:p>
    <w:p>
      <w:pPr>
        <w:pStyle w:val="BodyText"/>
      </w:pPr>
      <w:del w:id="8235" w:author="PR Preview" w:date="2026-01-01T00:00:00Z">
        <w:r>
          <w:rPr>
            <w:b/>
            <w:bCs/>
          </w:rPr>
          <w:delText xml:space="preserve">Theorem 75 (Properties of the matrix-induced inner product)</w:delText>
        </w:r>
      </w:del>
      <w:del w:id="8236" w:author="PR Preview" w:date="2026-01-01T00:00:00Z">
        <w:r>
          <w:delText xml:space="preserve"> </w:delText>
        </w:r>
      </w:del>
      <w:del w:id="8237" w:author="PR Preview" w:date="2026-01-01T00:00:00Z">
        <w:r>
          <w:delText xml:space="preserve">For every</w:delText>
        </w:r>
      </w:del>
      <w:del w:id="8238" w:author="PR Preview" w:date="2026-01-01T00:00:00Z">
        <w:r>
          <w:delText xml:space="preserve"> </w:delText>
        </w:r>
      </w:del>
      <m:oMath>
        <m:r>
          <m:t>p</m:t>
        </m:r>
        <m:r>
          <m:rPr>
            <m:sty m:val="p"/>
          </m:rPr>
          <m:t>×</m:t>
        </m:r>
        <m:r>
          <m:t>p</m:t>
        </m:r>
      </m:oMath>
      <w:del w:id="8239" w:author="PR Preview" w:date="2026-01-01T00:00:00Z">
        <w:r>
          <w:delText xml:space="preserve"> </w:delText>
        </w:r>
      </w:del>
      <w:del w:id="8240" w:author="PR Preview" w:date="2026-01-01T00:00:00Z">
        <w:r>
          <w:delText xml:space="preserve">symmetric positive definite matrix</w:delText>
        </w:r>
      </w:del>
      <w:del w:id="8241" w:author="PR Preview" w:date="2026-01-01T00:00:00Z">
        <w:r>
          <w:delText xml:space="preserve"> </w:delText>
        </w:r>
      </w:del>
      <m:oMath>
        <m:r>
          <m:rPr>
            <m:sty m:val="bi"/>
          </m:rPr>
          <m:t>A</m:t>
        </m:r>
      </m:oMath>
      <w:del w:id="8242" w:author="PR Preview" w:date="2026-01-01T00:00:00Z">
        <w:r>
          <w:delText xml:space="preserve">,</w:delText>
        </w:r>
      </w:del>
      <w:del w:id="8243" w:author="PR Preview" w:date="2026-01-01T00:00:00Z">
        <w:r>
          <w:delText xml:space="preserve"> </w:delText>
        </w:r>
      </w:del>
      <w:del w:id="8244" w:author="PR Preview" w:date="2026-01-01T00:00:00Z">
        <w:r>
          <w:delText xml:space="preserve">the function</w:delText>
        </w:r>
      </w:del>
      <w:del w:id="8245"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del w:id="8246" w:author="PR Preview" w:date="2026-01-01T00:00:00Z">
        <w:r>
          <w:delText xml:space="preserve"> </w:delText>
        </w:r>
      </w:del>
      <w:del w:id="8247" w:author="PR Preview" w:date="2026-01-01T00:00:00Z">
        <w:r>
          <w:delText xml:space="preserve">satisfies the four inner product axioms (</w:delText>
        </w:r>
      </w:del>
      <w:hyperlink w:anchor="def-inner-product">
        <w:del w:id="8248" w:author="PR Preview" w:date="2026-01-01T00:00:00Z">
          <w:r>
            <w:rPr>
              <w:rStyle w:val="Hyperlink"/>
            </w:rPr>
            <w:delText xml:space="preserve">Definition 56</w:delText>
          </w:r>
        </w:del>
      </w:hyperlink>
      <w:del w:id="8249" w:author="PR Preview" w:date="2026-01-01T00:00:00Z">
        <w:r>
          <w:delText xml:space="preserve">):</w:delText>
        </w:r>
      </w:del>
      <w:del w:id="8250" w:author="PR Preview" w:date="2026-01-01T00:00:00Z">
        <w:r>
          <w:delText xml:space="preserve"> </w:delText>
        </w:r>
      </w:del>
      <w:del w:id="8251" w:author="PR Preview" w:date="2026-01-01T00:00:00Z">
        <w:r>
          <w:delText xml:space="preserve">positivity, definiteness, linearity in the first slot, and symmetry.</w:delText>
        </w:r>
      </w:del>
      <w:del w:id="8252" w:author="PR Preview" w:date="2026-01-01T00:00:00Z">
        <w:r>
          <w:delText xml:space="preserve"> </w:delText>
        </w:r>
      </w:del>
      <w:del w:id="8253" w:author="PR Preview" w:date="2026-01-01T00:00:00Z">
        <w:r>
          <w:delText xml:space="preserve">Thus</w:delText>
        </w:r>
      </w:del>
      <w:del w:id="8254" w:author="PR Preview" w:date="2026-01-01T00:00:00Z">
        <w:r>
          <w:delText xml:space="preserve"> </w:delText>
        </w:r>
      </w:del>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del w:id="8255" w:author="PR Preview" w:date="2026-01-01T00:00:00Z">
        <w:r>
          <w:delText xml:space="preserve"> </w:delText>
        </w:r>
      </w:del>
      <w:del w:id="8256" w:author="PR Preview" w:date="2026-01-01T00:00:00Z">
        <w:r>
          <w:delText xml:space="preserve">is an inner product space (</w:delText>
        </w:r>
      </w:del>
      <w:hyperlink w:anchor="def-inner-product-space">
        <w:del w:id="8257" w:author="PR Preview" w:date="2026-01-01T00:00:00Z">
          <w:r>
            <w:rPr>
              <w:rStyle w:val="Hyperlink"/>
            </w:rPr>
            <w:delText xml:space="preserve">Definition 57</w:delText>
          </w:r>
        </w:del>
      </w:hyperlink>
      <w:del w:id="8258" w:author="PR Preview" w:date="2026-01-01T00:00:00Z">
        <w:r>
          <w:delText xml:space="preserve">).</w:delText>
        </w:r>
      </w:del>
    </w:p>
    <w:p>
      <w:pPr>
        <w:pStyle w:val="BodyText"/>
      </w:pPr>
      <w:del w:id="8259" w:author="PR Preview" w:date="2026-01-01T00:00:00Z">
        <w:r>
          <w:delText xml:space="preserve">Taking</w:delText>
        </w:r>
      </w:del>
      <w:del w:id="8260" w:author="PR Preview" w:date="2026-01-01T00:00:00Z">
        <w:r>
          <w:delText xml:space="preserve"> </w:delText>
        </w:r>
      </w:del>
      <m:oMath>
        <m:r>
          <m:rPr>
            <m:sty m:val="bi"/>
          </m:rPr>
          <m:t>A</m:t>
        </m:r>
        <m:r>
          <m:rPr>
            <m:sty m:val="p"/>
          </m:rPr>
          <m:t>=</m:t>
        </m:r>
        <m:sSub>
          <m:e>
            <m:r>
              <m:rPr>
                <m:sty m:val="bi"/>
              </m:rPr>
              <m:t>I</m:t>
            </m:r>
          </m:e>
          <m:sub>
            <m:r>
              <m:t>p</m:t>
            </m:r>
          </m:sub>
        </m:sSub>
      </m:oMath>
      <w:del w:id="8261" w:author="PR Preview" w:date="2026-01-01T00:00:00Z">
        <w:r>
          <w:delText xml:space="preserve"> </w:delText>
        </w:r>
      </w:del>
      <w:del w:id="8262" w:author="PR Preview" w:date="2026-01-01T00:00:00Z">
        <w:r>
          <w:delText xml:space="preserve">recovers the standard dot product (</w:delText>
        </w:r>
      </w:del>
      <w:hyperlink w:anchor="exm-dot-product-inner-product">
        <w:del w:id="8263" w:author="PR Preview" w:date="2026-01-01T00:00:00Z">
          <w:r>
            <w:rPr>
              <w:rStyle w:val="Hyperlink"/>
            </w:rPr>
            <w:delText xml:space="preserve">Example 90</w:delText>
          </w:r>
        </w:del>
      </w:hyperlink>
      <w:del w:id="8264" w:author="PR Preview" w:date="2026-01-01T00:00:00Z">
        <w:r>
          <w:delText xml:space="preserve">),</w:delText>
        </w:r>
      </w:del>
      <w:del w:id="8265" w:author="PR Preview" w:date="2026-01-01T00:00:00Z">
        <w:r>
          <w:delText xml:space="preserve"> </w:delText>
        </w:r>
      </w:del>
      <w:del w:id="8266" w:author="PR Preview" w:date="2026-01-01T00:00:00Z">
        <w:r>
          <w:delText xml:space="preserve">while taking</w:delText>
        </w:r>
      </w:del>
      <w:del w:id="8267" w:author="PR Preview" w:date="2026-01-01T00:00:00Z">
        <w:r>
          <w:delText xml:space="preserve"> </w:delText>
        </w:r>
      </w:del>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8268" w:author="PR Preview" w:date="2026-01-01T00:00:00Z">
        <w:r>
          <w:delText xml:space="preserve"> </w:delText>
        </w:r>
      </w:del>
      <w:del w:id="8269" w:author="PR Preview" w:date="2026-01-01T00:00:00Z">
        <w:r>
          <w:delText xml:space="preserve">recovers the weighted inner product (</w:delText>
        </w:r>
      </w:del>
      <w:hyperlink w:anchor="exm-weighted-inner-product">
        <w:del w:id="8270" w:author="PR Preview" w:date="2026-01-01T00:00:00Z">
          <w:r>
            <w:rPr>
              <w:rStyle w:val="Hyperlink"/>
            </w:rPr>
            <w:delText xml:space="preserve">Example 92</w:delText>
          </w:r>
        </w:del>
      </w:hyperlink>
      <w:del w:id="8271" w:author="PR Preview" w:date="2026-01-01T00:00:00Z">
        <w:r>
          <w:delText xml:space="preserve">).</w:delText>
        </w:r>
      </w:del>
    </w:p>
    <w:p>
      <w:pPr>
        <w:pStyle w:val="FirstParagraph"/>
      </w:pPr>
      <w:ins w:id="8272" w:author="PR Preview" w:date="2026-01-01T00:00:00Z">
        <w:r>
          <w:rPr>
            <w:b/>
            <w:bCs/>
          </w:rPr>
          <w:t xml:space="preserve">Example 146 (A matrix-induced inner product calculation)</w:t>
        </w:r>
      </w:ins>
      <w:ins w:id="8273" w:author="PR Preview" w:date="2026-01-01T00:00:00Z">
        <w:r>
          <w:t xml:space="preserve"> </w:t>
        </w:r>
      </w:ins>
      <w:ins w:id="8274" w:author="PR Preview" w:date="2026-01-01T00:00:00Z">
        <w:r>
          <w:t xml:space="preserve">Consider the symmetric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ins w:id="8275" w:author="PR Preview" w:date="2026-01-01T00:00:00Z">
        <w:r>
          <w:t xml:space="preserve">For any nonzero vector</w:t>
        </w:r>
      </w:ins>
      <w:ins w:id="8276" w:author="PR Preview" w:date="2026-01-01T00:00:00Z">
        <w:r>
          <w:t xml:space="preserve"> </w:t>
        </w:r>
      </w:ins>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ins w:id="8277" w:author="PR Preview" w:date="2026-01-01T00:00:00Z">
        <w:r>
          <w:t xml:space="preserve">:</w:t>
        </w:r>
      </w:ins>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ins w:id="8278" w:author="PR Preview" w:date="2026-01-01T00:00:00Z">
        <w:r>
          <w:t xml:space="preserve">which is strictly positive because</w:t>
        </w:r>
      </w:ins>
      <w:ins w:id="8279"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8280" w:author="PR Preview" w:date="2026-01-01T00:00:00Z">
        <w:r>
          <w:t xml:space="preserve"> </w:t>
        </w:r>
      </w:ins>
      <w:ins w:id="8281" w:author="PR Preview" w:date="2026-01-01T00:00:00Z">
        <w:r>
          <w:t xml:space="preserve">when</w:t>
        </w:r>
      </w:ins>
      <w:ins w:id="8282" w:author="PR Preview" w:date="2026-01-01T00:00:00Z">
        <w:r>
          <w:t xml:space="preserve"> </w:t>
        </w:r>
      </w:ins>
      <m:oMath>
        <m:acc>
          <m:accPr>
            <m:chr m:val="̃"/>
          </m:accPr>
          <m:e>
            <m:r>
              <m:t>x</m:t>
            </m:r>
          </m:e>
        </m:acc>
        <m:r>
          <m:rPr>
            <m:sty m:val="p"/>
          </m:rPr>
          <m:t>≠</m:t>
        </m:r>
        <m:acc>
          <m:accPr>
            <m:chr m:val="̃"/>
          </m:accPr>
          <m:e>
            <m:r>
              <m:t>0</m:t>
            </m:r>
          </m:e>
        </m:acc>
      </m:oMath>
      <w:ins w:id="8283" w:author="PR Preview" w:date="2026-01-01T00:00:00Z">
        <w:r>
          <w:t xml:space="preserve">.</w:t>
        </w:r>
      </w:ins>
      <w:ins w:id="8284" w:author="PR Preview" w:date="2026-01-01T00:00:00Z">
        <w:r>
          <w:t xml:space="preserve"> </w:t>
        </w:r>
      </w:ins>
      <w:ins w:id="8285" w:author="PR Preview" w:date="2026-01-01T00:00:00Z">
        <w:r>
          <w:t xml:space="preserve">Thus</w:t>
        </w:r>
      </w:ins>
      <w:ins w:id="8286" w:author="PR Preview" w:date="2026-01-01T00:00:00Z">
        <w:r>
          <w:t xml:space="preserve"> </w:t>
        </w:r>
      </w:ins>
      <m:oMath>
        <m:r>
          <m:rPr>
            <m:sty m:val="bi"/>
          </m:rPr>
          <m:t>A</m:t>
        </m:r>
      </m:oMath>
      <w:ins w:id="8287" w:author="PR Preview" w:date="2026-01-01T00:00:00Z">
        <w:r>
          <w:t xml:space="preserve"> </w:t>
        </w:r>
      </w:ins>
      <w:ins w:id="8288" w:author="PR Preview" w:date="2026-01-01T00:00:00Z">
        <w:r>
          <w:t xml:space="preserve">is positive definite (</w:t>
        </w:r>
      </w:ins>
      <w:hyperlink w:anchor="def-positive-definite">
        <w:ins w:id="8289" w:author="PR Preview" w:date="2026-01-01T00:00:00Z">
          <w:r>
            <w:rPr>
              <w:rStyle w:val="Hyperlink"/>
            </w:rPr>
            <w:t xml:space="preserve">Definition 86</w:t>
          </w:r>
        </w:ins>
      </w:hyperlink>
      <w:ins w:id="8290" w:author="PR Preview" w:date="2026-01-01T00:00:00Z">
        <w:r>
          <w:t xml:space="preserve">).</w:t>
        </w:r>
      </w:ins>
    </w:p>
    <w:p>
      <w:pPr>
        <w:pStyle w:val="BodyText"/>
      </w:pPr>
      <w:ins w:id="8291" w:author="PR Preview" w:date="2026-01-01T00:00:00Z">
        <w:r>
          <w:t xml:space="preserve">For vectors</w:t>
        </w:r>
      </w:ins>
      <w:ins w:id="8292"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8293" w:author="PR Preview" w:date="2026-01-01T00:00:00Z">
        <w:r>
          <w:t xml:space="preserve"> </w:t>
        </w:r>
      </w:ins>
      <w:ins w:id="8294" w:author="PR Preview" w:date="2026-01-01T00:00:00Z">
        <w:r>
          <w:t xml:space="preserve">and</w:t>
        </w:r>
      </w:ins>
      <w:ins w:id="8295" w:author="PR Preview" w:date="2026-01-01T00:00:00Z">
        <w:r>
          <w:t xml:space="preserve"> </w:t>
        </w:r>
      </w:ins>
      <m:oMath>
        <m:acc>
          <m:accPr>
            <m:chr m:val="̃"/>
          </m:accPr>
          <m:e>
            <m:r>
              <m:t>y</m:t>
            </m:r>
          </m:e>
        </m:acc>
        <m:r>
          <m:rPr>
            <m:sty m:val="p"/>
          </m:rPr>
          <m:t>=</m:t>
        </m:r>
        <m:r>
          <m:rPr>
            <m:sty m:val="p"/>
          </m:rPr>
          <m:t>(</m:t>
        </m:r>
        <m:r>
          <m:t>3</m:t>
        </m:r>
        <m:r>
          <m:rPr>
            <m:sty m:val="p"/>
          </m:rPr>
          <m:t>,</m:t>
        </m:r>
        <m:r>
          <m:rPr>
            <m:sty m:val="p"/>
          </m:rPr>
          <m:t>−</m:t>
        </m:r>
        <m:r>
          <m:t>1</m:t>
        </m:r>
        <m:r>
          <m:rPr>
            <m:sty m:val="p"/>
          </m:rPr>
          <m:t>)</m:t>
        </m:r>
      </m:oMath>
      <w:ins w:id="8296" w:author="PR Preview" w:date="2026-01-01T00:00:00Z">
        <w:r>
          <w:t xml:space="preserve">,</w:t>
        </w:r>
      </w:ins>
      <w:ins w:id="8297" w:author="PR Preview" w:date="2026-01-01T00:00:00Z">
        <w:r>
          <w:t xml:space="preserve"> </w:t>
        </w:r>
      </w:ins>
      <w:ins w:id="8298" w:author="PR Preview" w:date="2026-01-01T00:00:00Z">
        <w:r>
          <w:t xml:space="preserve">their inner product induced by</w:t>
        </w:r>
      </w:ins>
      <w:ins w:id="8299" w:author="PR Preview" w:date="2026-01-01T00:00:00Z">
        <w:r>
          <w:t xml:space="preserve"> </w:t>
        </w:r>
      </w:ins>
      <m:oMath>
        <m:r>
          <m:rPr>
            <m:sty m:val="bi"/>
          </m:rPr>
          <m:t>A</m:t>
        </m:r>
      </m:oMath>
      <w:ins w:id="8300" w:author="PR Preview" w:date="2026-01-01T00:00:00Z">
        <w:r>
          <w:t xml:space="preserve"> </w:t>
        </w:r>
      </w:ins>
      <w:ins w:id="8301" w:author="PR Preview" w:date="2026-01-01T00:00:00Z">
        <w:r>
          <w:t xml:space="preserve">is:</w:t>
        </w:r>
      </w:ins>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ins w:id="8302" w:author="PR Preview" w:date="2026-01-01T00:00:00Z">
        <w:r>
          <w:t xml:space="preserve">In contrast, the standard dot product yields:</w:t>
        </w:r>
      </w:ins>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ins w:id="8303" w:author="PR Preview" w:date="2026-01-01T00:00:00Z">
        <w:r>
          <w:t xml:space="preserve">The off-diagonal entries</w:t>
        </w:r>
      </w:ins>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ins w:id="8304" w:author="PR Preview" w:date="2026-01-01T00:00:00Z">
        <w:r>
          <w:t xml:space="preserve">couple the coordinate directions,</w:t>
        </w:r>
      </w:ins>
      <w:ins w:id="8305" w:author="PR Preview" w:date="2026-01-01T00:00:00Z">
        <w:r>
          <w:t xml:space="preserve"> </w:t>
        </w:r>
      </w:ins>
      <w:ins w:id="8306" w:author="PR Preview" w:date="2026-01-01T00:00:00Z">
        <w:r>
          <w:t xml:space="preserve">altering lengths and angles from their Euclidean values.</w:t>
        </w:r>
      </w:ins>
      <w:ins w:id="8307" w:author="PR Preview" w:date="2026-01-01T00:00:00Z">
        <w:r>
          <w:t xml:space="preserve"> </w:t>
        </w:r>
      </w:ins>
      <w:ins w:id="8308" w:author="PR Preview" w:date="2026-01-01T00:00:00Z">
        <w:r>
          <w:t xml:space="preserve">When</w:t>
        </w:r>
      </w:ins>
      <w:ins w:id="8309" w:author="PR Preview" w:date="2026-01-01T00:00:00Z">
        <w:r>
          <w:t xml:space="preserve"> </w:t>
        </w:r>
      </w:ins>
      <m:oMath>
        <m:r>
          <m:rPr>
            <m:sty m:val="bi"/>
          </m:rPr>
          <m:t>A</m:t>
        </m:r>
        <m:r>
          <m:rPr>
            <m:sty m:val="p"/>
          </m:rPr>
          <m:t>=</m:t>
        </m:r>
        <m:sSub>
          <m:e>
            <m:r>
              <m:rPr>
                <m:sty m:val="bi"/>
              </m:rPr>
              <m:t>I</m:t>
            </m:r>
          </m:e>
          <m:sub>
            <m:r>
              <m:t>p</m:t>
            </m:r>
          </m:sub>
        </m:sSub>
      </m:oMath>
      <w:ins w:id="8310" w:author="PR Preview" w:date="2026-01-01T00:00:00Z">
        <w:r>
          <w:t xml:space="preserve">, the matrix-induced inner product recovers the standard dot product</w:t>
        </w:r>
      </w:ins>
      <w:ins w:id="8311"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ins w:id="8312" w:author="PR Preview" w:date="2026-01-01T00:00:00Z">
        <w:r>
          <w:t xml:space="preserve">.</w:t>
        </w:r>
      </w:ins>
    </w:p>
    <w:bookmarkEnd w:id="469"/>
    <w:bookmarkStart w:id="470" w:name="thm-matrix-induced-inner-product"/>
    <w:p>
      <w:pPr>
        <w:pStyle w:val="BodyText"/>
      </w:pPr>
      <w:ins w:id="8313" w:author="PR Preview" w:date="2026-01-01T00:00:00Z">
        <w:r>
          <w:rPr>
            <w:b/>
            <w:bCs/>
          </w:rPr>
          <w:t xml:space="preserve">Theorem 77 (Properties of the matrix-induced inner product)</w:t>
        </w:r>
      </w:ins>
      <w:ins w:id="8314" w:author="PR Preview" w:date="2026-01-01T00:00:00Z">
        <w:r>
          <w:t xml:space="preserve"> </w:t>
        </w:r>
      </w:ins>
      <w:ins w:id="8315" w:author="PR Preview" w:date="2026-01-01T00:00:00Z">
        <w:r>
          <w:t xml:space="preserve">For every</w:t>
        </w:r>
      </w:ins>
      <w:ins w:id="8316" w:author="PR Preview" w:date="2026-01-01T00:00:00Z">
        <w:r>
          <w:t xml:space="preserve"> </w:t>
        </w:r>
      </w:ins>
      <m:oMath>
        <m:r>
          <m:t>p</m:t>
        </m:r>
        <m:r>
          <m:rPr>
            <m:sty m:val="p"/>
          </m:rPr>
          <m:t>×</m:t>
        </m:r>
        <m:r>
          <m:t>p</m:t>
        </m:r>
      </m:oMath>
      <w:ins w:id="8317" w:author="PR Preview" w:date="2026-01-01T00:00:00Z">
        <w:r>
          <w:t xml:space="preserve"> </w:t>
        </w:r>
      </w:ins>
      <w:ins w:id="8318" w:author="PR Preview" w:date="2026-01-01T00:00:00Z">
        <w:r>
          <w:t xml:space="preserve">symmetric positive definite matrix</w:t>
        </w:r>
      </w:ins>
      <w:ins w:id="8319" w:author="PR Preview" w:date="2026-01-01T00:00:00Z">
        <w:r>
          <w:t xml:space="preserve"> </w:t>
        </w:r>
      </w:ins>
      <m:oMath>
        <m:r>
          <m:rPr>
            <m:sty m:val="bi"/>
          </m:rPr>
          <m:t>A</m:t>
        </m:r>
      </m:oMath>
      <w:ins w:id="8320" w:author="PR Preview" w:date="2026-01-01T00:00:00Z">
        <w:r>
          <w:t xml:space="preserve">,</w:t>
        </w:r>
      </w:ins>
      <w:ins w:id="8321" w:author="PR Preview" w:date="2026-01-01T00:00:00Z">
        <w:r>
          <w:t xml:space="preserve"> </w:t>
        </w:r>
      </w:ins>
      <w:ins w:id="8322" w:author="PR Preview" w:date="2026-01-01T00:00:00Z">
        <w:r>
          <w:t xml:space="preserve">the function</w:t>
        </w:r>
      </w:ins>
      <w:ins w:id="8323"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ins w:id="8324" w:author="PR Preview" w:date="2026-01-01T00:00:00Z">
        <w:r>
          <w:t xml:space="preserve"> </w:t>
        </w:r>
      </w:ins>
      <w:ins w:id="8325" w:author="PR Preview" w:date="2026-01-01T00:00:00Z">
        <w:r>
          <w:t xml:space="preserve">satisfies the four inner product axioms (</w:t>
        </w:r>
      </w:ins>
      <w:hyperlink w:anchor="def-inner-product">
        <w:ins w:id="8326" w:author="PR Preview" w:date="2026-01-01T00:00:00Z">
          <w:r>
            <w:rPr>
              <w:rStyle w:val="Hyperlink"/>
            </w:rPr>
            <w:t xml:space="preserve">Definition 56</w:t>
          </w:r>
        </w:ins>
      </w:hyperlink>
      <w:ins w:id="8327" w:author="PR Preview" w:date="2026-01-01T00:00:00Z">
        <w:r>
          <w:t xml:space="preserve">):</w:t>
        </w:r>
      </w:ins>
      <w:ins w:id="8328" w:author="PR Preview" w:date="2026-01-01T00:00:00Z">
        <w:r>
          <w:t xml:space="preserve"> </w:t>
        </w:r>
      </w:ins>
      <w:ins w:id="8329" w:author="PR Preview" w:date="2026-01-01T00:00:00Z">
        <w:r>
          <w:t xml:space="preserve">positivity, definiteness, linearity in the first slot, and symmetry.</w:t>
        </w:r>
      </w:ins>
      <w:ins w:id="8330" w:author="PR Preview" w:date="2026-01-01T00:00:00Z">
        <w:r>
          <w:t xml:space="preserve"> </w:t>
        </w:r>
      </w:ins>
      <w:ins w:id="8331" w:author="PR Preview" w:date="2026-01-01T00:00:00Z">
        <w:r>
          <w:t xml:space="preserve">Thus</w:t>
        </w:r>
      </w:ins>
      <w:ins w:id="8332" w:author="PR Preview" w:date="2026-01-01T00:00:00Z">
        <w:r>
          <w:t xml:space="preserve"> </w:t>
        </w:r>
      </w:ins>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ins w:id="8333" w:author="PR Preview" w:date="2026-01-01T00:00:00Z">
        <w:r>
          <w:t xml:space="preserve"> </w:t>
        </w:r>
      </w:ins>
      <w:ins w:id="8334" w:author="PR Preview" w:date="2026-01-01T00:00:00Z">
        <w:r>
          <w:t xml:space="preserve">is an inner product space (</w:t>
        </w:r>
      </w:ins>
      <w:hyperlink w:anchor="def-inner-product-space">
        <w:ins w:id="8335" w:author="PR Preview" w:date="2026-01-01T00:00:00Z">
          <w:r>
            <w:rPr>
              <w:rStyle w:val="Hyperlink"/>
            </w:rPr>
            <w:t xml:space="preserve">Definition 57</w:t>
          </w:r>
        </w:ins>
      </w:hyperlink>
      <w:ins w:id="8336" w:author="PR Preview" w:date="2026-01-01T00:00:00Z">
        <w:r>
          <w:t xml:space="preserve">).</w:t>
        </w:r>
      </w:ins>
    </w:p>
    <w:p>
      <w:pPr>
        <w:pStyle w:val="BodyText"/>
      </w:pPr>
      <w:ins w:id="8337" w:author="PR Preview" w:date="2026-01-01T00:00:00Z">
        <w:r>
          <w:t xml:space="preserve">Taking</w:t>
        </w:r>
      </w:ins>
      <w:ins w:id="8338" w:author="PR Preview" w:date="2026-01-01T00:00:00Z">
        <w:r>
          <w:t xml:space="preserve"> </w:t>
        </w:r>
      </w:ins>
      <m:oMath>
        <m:r>
          <m:rPr>
            <m:sty m:val="bi"/>
          </m:rPr>
          <m:t>A</m:t>
        </m:r>
        <m:r>
          <m:rPr>
            <m:sty m:val="p"/>
          </m:rPr>
          <m:t>=</m:t>
        </m:r>
        <m:sSub>
          <m:e>
            <m:r>
              <m:rPr>
                <m:sty m:val="bi"/>
              </m:rPr>
              <m:t>I</m:t>
            </m:r>
          </m:e>
          <m:sub>
            <m:r>
              <m:t>p</m:t>
            </m:r>
          </m:sub>
        </m:sSub>
      </m:oMath>
      <w:ins w:id="8339" w:author="PR Preview" w:date="2026-01-01T00:00:00Z">
        <w:r>
          <w:t xml:space="preserve"> </w:t>
        </w:r>
      </w:ins>
      <w:ins w:id="8340" w:author="PR Preview" w:date="2026-01-01T00:00:00Z">
        <w:r>
          <w:t xml:space="preserve">recovers the standard dot product (</w:t>
        </w:r>
      </w:ins>
      <w:hyperlink w:anchor="exm-dot-product-inner-product">
        <w:ins w:id="8341" w:author="PR Preview" w:date="2026-01-01T00:00:00Z">
          <w:r>
            <w:rPr>
              <w:rStyle w:val="Hyperlink"/>
            </w:rPr>
            <w:t xml:space="preserve">Example 91</w:t>
          </w:r>
        </w:ins>
      </w:hyperlink>
      <w:ins w:id="8342" w:author="PR Preview" w:date="2026-01-01T00:00:00Z">
        <w:r>
          <w:t xml:space="preserve">),</w:t>
        </w:r>
      </w:ins>
      <w:ins w:id="8343" w:author="PR Preview" w:date="2026-01-01T00:00:00Z">
        <w:r>
          <w:t xml:space="preserve"> </w:t>
        </w:r>
      </w:ins>
      <w:ins w:id="8344" w:author="PR Preview" w:date="2026-01-01T00:00:00Z">
        <w:r>
          <w:t xml:space="preserve">while taking</w:t>
        </w:r>
      </w:ins>
      <w:ins w:id="8345" w:author="PR Preview" w:date="2026-01-01T00:00:00Z">
        <w:r>
          <w:t xml:space="preserve"> </w:t>
        </w:r>
      </w:ins>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ins w:id="8346" w:author="PR Preview" w:date="2026-01-01T00:00:00Z">
        <w:r>
          <w:t xml:space="preserve"> </w:t>
        </w:r>
      </w:ins>
      <w:ins w:id="8347" w:author="PR Preview" w:date="2026-01-01T00:00:00Z">
        <w:r>
          <w:t xml:space="preserve">recovers the weighted inner product (</w:t>
        </w:r>
      </w:ins>
      <w:hyperlink w:anchor="exm-weighted-inner-product">
        <w:ins w:id="8348" w:author="PR Preview" w:date="2026-01-01T00:00:00Z">
          <w:r>
            <w:rPr>
              <w:rStyle w:val="Hyperlink"/>
            </w:rPr>
            <w:t xml:space="preserve">Example 93</w:t>
          </w:r>
        </w:ins>
      </w:hyperlink>
      <w:ins w:id="8349" w:author="PR Preview" w:date="2026-01-01T00:00:00Z">
        <w:r>
          <w:t xml:space="preserve">).</w:t>
        </w:r>
      </w:ins>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70"/>
    <w:p>
      <w:pPr>
        <w:pStyle w:val="BodyText"/>
      </w:pPr>
      <w:r>
        <w:rPr>
          <w:i/>
          <w:iCs/>
        </w:rPr>
        <w:t xml:space="preserve">Proof</w:t>
      </w:r>
      <w:r>
        <w:t xml:space="preserve">. </w:t>
      </w:r>
    </w:p>
    <w:p>
      <w:pPr>
        <w:pStyle w:val="Compact"/>
        <w:numPr>
          <w:ilvl w:val="0"/>
          <w:numId w:val="107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8"/>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8"/>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8"/>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71" w:name="exm-matrix-induced-inner-product-axioms"/>
    <w:p>
      <w:pPr>
        <w:pStyle w:val="BodyText"/>
      </w:pPr>
      <w:del w:id="8350" w:author="PR Preview" w:date="2026-01-01T00:00:00Z">
        <w:r>
          <w:rPr>
            <w:b/>
            <w:bCs/>
          </w:rPr>
          <w:delText xml:space="preserve">Example 144 (A matrix-induced inner product calculation)</w:delText>
        </w:r>
      </w:del>
      <w:del w:id="8351" w:author="PR Preview" w:date="2026-01-01T00:00:00Z">
        <w:r>
          <w:delText xml:space="preserve"> </w:delText>
        </w:r>
      </w:del>
      <w:del w:id="8352" w:author="PR Preview" w:date="2026-01-01T00:00:00Z">
        <w:r>
          <w:delText xml:space="preserve">Consider the symmetric matrix</w:delText>
        </w:r>
      </w:del>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8353" w:author="PR Preview" w:date="2026-01-01T00:00:00Z">
        <w:r>
          <w:delText xml:space="preserve">For any nonzero vector</w:delText>
        </w:r>
      </w:del>
      <w:del w:id="8354" w:author="PR Preview" w:date="2026-01-01T00:00:00Z">
        <w:r>
          <w:delText xml:space="preserve"> </w:delText>
        </w:r>
      </w:del>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8355" w:author="PR Preview" w:date="2026-01-01T00:00:00Z">
        <w:r>
          <w:delText xml:space="preserve">:</w:delText>
        </w:r>
      </w:del>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8356" w:author="PR Preview" w:date="2026-01-01T00:00:00Z">
        <w:r>
          <w:delText xml:space="preserve">which is strictly positive because</w:delText>
        </w:r>
      </w:del>
      <w:del w:id="8357"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8358" w:author="PR Preview" w:date="2026-01-01T00:00:00Z">
        <w:r>
          <w:delText xml:space="preserve"> </w:delText>
        </w:r>
      </w:del>
      <w:del w:id="8359" w:author="PR Preview" w:date="2026-01-01T00:00:00Z">
        <w:r>
          <w:delText xml:space="preserve">when</w:delText>
        </w:r>
      </w:del>
      <w:del w:id="8360" w:author="PR Preview" w:date="2026-01-01T00:00:00Z">
        <w:r>
          <w:delText xml:space="preserve"> </w:delText>
        </w:r>
      </w:del>
      <m:oMath>
        <m:acc>
          <m:accPr>
            <m:chr m:val="̃"/>
          </m:accPr>
          <m:e>
            <m:r>
              <m:t>x</m:t>
            </m:r>
          </m:e>
        </m:acc>
        <m:r>
          <m:rPr>
            <m:sty m:val="p"/>
          </m:rPr>
          <m:t>≠</m:t>
        </m:r>
        <m:acc>
          <m:accPr>
            <m:chr m:val="̃"/>
          </m:accPr>
          <m:e>
            <m:r>
              <m:t>0</m:t>
            </m:r>
          </m:e>
        </m:acc>
      </m:oMath>
      <w:del w:id="8361" w:author="PR Preview" w:date="2026-01-01T00:00:00Z">
        <w:r>
          <w:delText xml:space="preserve">.</w:delText>
        </w:r>
      </w:del>
      <w:del w:id="8362" w:author="PR Preview" w:date="2026-01-01T00:00:00Z">
        <w:r>
          <w:delText xml:space="preserve"> </w:delText>
        </w:r>
      </w:del>
      <w:del w:id="8363" w:author="PR Preview" w:date="2026-01-01T00:00:00Z">
        <w:r>
          <w:delText xml:space="preserve">Thus</w:delText>
        </w:r>
      </w:del>
      <w:del w:id="8364" w:author="PR Preview" w:date="2026-01-01T00:00:00Z">
        <w:r>
          <w:delText xml:space="preserve"> </w:delText>
        </w:r>
      </w:del>
      <m:oMath>
        <m:r>
          <m:rPr>
            <m:sty m:val="bi"/>
          </m:rPr>
          <m:t>A</m:t>
        </m:r>
      </m:oMath>
      <w:del w:id="8365" w:author="PR Preview" w:date="2026-01-01T00:00:00Z">
        <w:r>
          <w:delText xml:space="preserve"> </w:delText>
        </w:r>
      </w:del>
      <w:del w:id="8366" w:author="PR Preview" w:date="2026-01-01T00:00:00Z">
        <w:r>
          <w:delText xml:space="preserve">is positive definite (</w:delText>
        </w:r>
      </w:del>
      <w:hyperlink w:anchor="def-positive-definite">
        <w:del w:id="8367" w:author="PR Preview" w:date="2026-01-01T00:00:00Z">
          <w:r>
            <w:rPr>
              <w:rStyle w:val="Hyperlink"/>
            </w:rPr>
            <w:delText xml:space="preserve">Definition 86</w:delText>
          </w:r>
        </w:del>
      </w:hyperlink>
      <w:del w:id="8368" w:author="PR Preview" w:date="2026-01-01T00:00:00Z">
        <w:r>
          <w:delText xml:space="preserve">).</w:delText>
        </w:r>
      </w:del>
    </w:p>
    <w:p>
      <w:pPr>
        <w:pStyle w:val="BodyText"/>
      </w:pPr>
      <w:del w:id="8369" w:author="PR Preview" w:date="2026-01-01T00:00:00Z">
        <w:r>
          <w:delText xml:space="preserve">For vectors</w:delText>
        </w:r>
      </w:del>
      <w:del w:id="8370" w:author="PR Preview" w:date="2026-01-01T00:00:00Z">
        <w:r>
          <w:delText xml:space="preserve"> </w:delText>
        </w:r>
      </w:del>
      <m:oMath>
        <m:acc>
          <m:accPr>
            <m:chr m:val="̃"/>
          </m:accPr>
          <m:e>
            <m:r>
              <m:t>x</m:t>
            </m:r>
          </m:e>
        </m:acc>
        <m:r>
          <m:rPr>
            <m:sty m:val="p"/>
          </m:rPr>
          <m:t>=</m:t>
        </m:r>
        <m:r>
          <m:rPr>
            <m:sty m:val="p"/>
          </m:rPr>
          <m:t>(</m:t>
        </m:r>
        <m:r>
          <m:t>1</m:t>
        </m:r>
        <m:r>
          <m:rPr>
            <m:sty m:val="p"/>
          </m:rPr>
          <m:t>,</m:t>
        </m:r>
        <m:r>
          <m:t>2</m:t>
        </m:r>
        <m:r>
          <m:rPr>
            <m:sty m:val="p"/>
          </m:rPr>
          <m:t>)</m:t>
        </m:r>
      </m:oMath>
      <w:del w:id="8371" w:author="PR Preview" w:date="2026-01-01T00:00:00Z">
        <w:r>
          <w:delText xml:space="preserve"> </w:delText>
        </w:r>
      </w:del>
      <w:del w:id="8372" w:author="PR Preview" w:date="2026-01-01T00:00:00Z">
        <w:r>
          <w:delText xml:space="preserve">and</w:delText>
        </w:r>
      </w:del>
      <w:del w:id="8373" w:author="PR Preview" w:date="2026-01-01T00:00:00Z">
        <w:r>
          <w:delText xml:space="preserve"> </w:delText>
        </w:r>
      </w:del>
      <m:oMath>
        <m:acc>
          <m:accPr>
            <m:chr m:val="̃"/>
          </m:accPr>
          <m:e>
            <m:r>
              <m:t>y</m:t>
            </m:r>
          </m:e>
        </m:acc>
        <m:r>
          <m:rPr>
            <m:sty m:val="p"/>
          </m:rPr>
          <m:t>=</m:t>
        </m:r>
        <m:r>
          <m:rPr>
            <m:sty m:val="p"/>
          </m:rPr>
          <m:t>(</m:t>
        </m:r>
        <m:r>
          <m:t>3</m:t>
        </m:r>
        <m:r>
          <m:rPr>
            <m:sty m:val="p"/>
          </m:rPr>
          <m:t>,</m:t>
        </m:r>
        <m:r>
          <m:rPr>
            <m:sty m:val="p"/>
          </m:rPr>
          <m:t>−</m:t>
        </m:r>
        <m:r>
          <m:t>1</m:t>
        </m:r>
        <m:r>
          <m:rPr>
            <m:sty m:val="p"/>
          </m:rPr>
          <m:t>)</m:t>
        </m:r>
      </m:oMath>
      <w:del w:id="8374" w:author="PR Preview" w:date="2026-01-01T00:00:00Z">
        <w:r>
          <w:delText xml:space="preserve">,</w:delText>
        </w:r>
      </w:del>
      <w:del w:id="8375" w:author="PR Preview" w:date="2026-01-01T00:00:00Z">
        <w:r>
          <w:delText xml:space="preserve"> </w:delText>
        </w:r>
      </w:del>
      <w:del w:id="8376" w:author="PR Preview" w:date="2026-01-01T00:00:00Z">
        <w:r>
          <w:delText xml:space="preserve">their inner product induced by</w:delText>
        </w:r>
      </w:del>
      <w:del w:id="8377" w:author="PR Preview" w:date="2026-01-01T00:00:00Z">
        <w:r>
          <w:delText xml:space="preserve"> </w:delText>
        </w:r>
      </w:del>
      <m:oMath>
        <m:r>
          <m:rPr>
            <m:sty m:val="bi"/>
          </m:rPr>
          <m:t>A</m:t>
        </m:r>
      </m:oMath>
      <w:del w:id="8378" w:author="PR Preview" w:date="2026-01-01T00:00:00Z">
        <w:r>
          <w:delText xml:space="preserve"> </w:delText>
        </w:r>
      </w:del>
      <w:del w:id="8379" w:author="PR Preview" w:date="2026-01-01T00:00:00Z">
        <w:r>
          <w:delText xml:space="preserve">is:</w:delText>
        </w:r>
      </w:del>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del w:id="8380" w:author="PR Preview" w:date="2026-01-01T00:00:00Z">
        <w:r>
          <w:delText xml:space="preserve">In contrast, the standard dot product yields:</w:delText>
        </w:r>
      </w:del>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del w:id="8381" w:author="PR Preview" w:date="2026-01-01T00:00:00Z">
        <w:r>
          <w:delText xml:space="preserve">The off-diagonal entries</w:delText>
        </w:r>
      </w:del>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8382" w:author="PR Preview" w:date="2026-01-01T00:00:00Z">
        <w:r>
          <w:delText xml:space="preserve">couple the coordinate directions,</w:delText>
        </w:r>
      </w:del>
      <w:del w:id="8383" w:author="PR Preview" w:date="2026-01-01T00:00:00Z">
        <w:r>
          <w:delText xml:space="preserve"> </w:delText>
        </w:r>
      </w:del>
      <w:del w:id="8384" w:author="PR Preview" w:date="2026-01-01T00:00:00Z">
        <w:r>
          <w:delText xml:space="preserve">altering lengths and angles from their Euclidean values.</w:delText>
        </w:r>
      </w:del>
      <w:del w:id="8385" w:author="PR Preview" w:date="2026-01-01T00:00:00Z">
        <w:r>
          <w:delText xml:space="preserve"> </w:delText>
        </w:r>
      </w:del>
      <w:del w:id="8386" w:author="PR Preview" w:date="2026-01-01T00:00:00Z">
        <w:r>
          <w:delText xml:space="preserve">When</w:delText>
        </w:r>
      </w:del>
      <w:del w:id="8387" w:author="PR Preview" w:date="2026-01-01T00:00:00Z">
        <w:r>
          <w:delText xml:space="preserve"> </w:delText>
        </w:r>
      </w:del>
      <m:oMath>
        <m:r>
          <m:rPr>
            <m:sty m:val="bi"/>
          </m:rPr>
          <m:t>A</m:t>
        </m:r>
        <m:r>
          <m:rPr>
            <m:sty m:val="p"/>
          </m:rPr>
          <m:t>=</m:t>
        </m:r>
        <m:sSub>
          <m:e>
            <m:r>
              <m:rPr>
                <m:sty m:val="bi"/>
              </m:rPr>
              <m:t>I</m:t>
            </m:r>
          </m:e>
          <m:sub>
            <m:r>
              <m:t>p</m:t>
            </m:r>
          </m:sub>
        </m:sSub>
      </m:oMath>
      <w:del w:id="8388" w:author="PR Preview" w:date="2026-01-01T00:00:00Z">
        <w:r>
          <w:delText xml:space="preserve">, the matrix-induced inner product recovers the standard dot product</w:delText>
        </w:r>
      </w:del>
      <w:del w:id="8389"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del w:id="8390" w:author="PR Preview" w:date="2026-01-01T00:00:00Z">
        <w:r>
          <w:delText xml:space="preserve">.</w:delText>
        </w:r>
      </w:del>
    </w:p>
    <w:p>
      <w:pPr>
        <w:pStyle w:val="BodyText"/>
      </w:pPr>
      <w:ins w:id="8391" w:author="PR Preview" w:date="2026-01-01T00:00:00Z">
        <w:r>
          <w:rPr>
            <w:b/>
            <w:bCs/>
          </w:rPr>
          <w:t xml:space="preserve">Example 147 (Checking the inner product axioms, and recovering the matrix from the inner product)</w:t>
        </w:r>
      </w:ins>
      <w:ins w:id="8392" w:author="PR Preview" w:date="2026-01-01T00:00:00Z">
        <w:r>
          <w:t xml:space="preserve"> </w:t>
        </w:r>
      </w:ins>
      <w:ins w:id="8393" w:author="PR Preview" w:date="2026-01-01T00:00:00Z">
        <w:r>
          <w:t xml:space="preserve">Take</w:t>
        </w:r>
      </w:ins>
      <w:ins w:id="839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395" w:author="PR Preview" w:date="2026-01-01T00:00:00Z">
        <w:r>
          <w:t xml:space="preserve"> </w:t>
        </w:r>
      </w:ins>
      <w:ins w:id="8396" w:author="PR Preview" w:date="2026-01-01T00:00:00Z">
        <w:r>
          <w:t xml:space="preserve">from</w:t>
        </w:r>
      </w:ins>
      <w:ins w:id="8397" w:author="PR Preview" w:date="2026-01-01T00:00:00Z">
        <w:r>
          <w:t xml:space="preserve"> </w:t>
        </w:r>
      </w:ins>
      <w:hyperlink w:anchor="exm-matrix-induced-inner-product">
        <w:ins w:id="8398" w:author="PR Preview" w:date="2026-01-01T00:00:00Z">
          <w:r>
            <w:rPr>
              <w:rStyle w:val="Hyperlink"/>
            </w:rPr>
            <w:t xml:space="preserve">Example 146</w:t>
          </w:r>
        </w:ins>
      </w:hyperlink>
      <w:ins w:id="8399" w:author="PR Preview" w:date="2026-01-01T00:00:00Z">
        <w:r>
          <w:t xml:space="preserve">,</w:t>
        </w:r>
      </w:ins>
      <w:ins w:id="8400" w:author="PR Preview" w:date="2026-01-01T00:00:00Z">
        <w:r>
          <w:t xml:space="preserve"> </w:t>
        </w:r>
      </w:ins>
      <w:ins w:id="8401" w:author="PR Preview" w:date="2026-01-01T00:00:00Z">
        <w:r>
          <w:t xml:space="preserve">the vectors</w:t>
        </w:r>
      </w:ins>
      <w:ins w:id="8402" w:author="PR Preview" w:date="2026-01-01T00:00:00Z">
        <w:r>
          <w:t xml:space="preserve"> </w:t>
        </w:r>
      </w:ins>
      <m:oMath>
        <m:acc>
          <m:accPr>
            <m:chr m:val="̃"/>
          </m:accPr>
          <m:e>
            <m:r>
              <m:t>x</m:t>
            </m:r>
          </m:e>
        </m:acc>
        <m:r>
          <m:rPr>
            <m:sty m:val="p"/>
          </m:rPr>
          <m:t>=</m:t>
        </m:r>
        <m:r>
          <m:rPr>
            <m:sty m:val="p"/>
          </m:rPr>
          <m:t>(</m:t>
        </m:r>
        <m:r>
          <m:t>1</m:t>
        </m:r>
        <m:r>
          <m:rPr>
            <m:sty m:val="p"/>
          </m:rPr>
          <m:t>,</m:t>
        </m:r>
        <m:r>
          <m:t>2</m:t>
        </m:r>
        <m:r>
          <m:rPr>
            <m:sty m:val="p"/>
          </m:rPr>
          <m:t>)</m:t>
        </m:r>
      </m:oMath>
      <w:ins w:id="8403" w:author="PR Preview" w:date="2026-01-01T00:00:00Z">
        <w:r>
          <w:t xml:space="preserve">,</w:t>
        </w:r>
      </w:ins>
      <w:ins w:id="8404" w:author="PR Preview" w:date="2026-01-01T00:00:00Z">
        <w:r>
          <w:t xml:space="preserve"> </w:t>
        </w:r>
      </w:ins>
      <m:oMath>
        <m:acc>
          <m:accPr>
            <m:chr m:val="̃"/>
          </m:accPr>
          <m:e>
            <m:r>
              <m:t>y</m:t>
            </m:r>
          </m:e>
        </m:acc>
        <m:r>
          <m:rPr>
            <m:sty m:val="p"/>
          </m:rPr>
          <m:t>=</m:t>
        </m:r>
        <m:r>
          <m:rPr>
            <m:sty m:val="p"/>
          </m:rPr>
          <m:t>(</m:t>
        </m:r>
        <m:r>
          <m:t>3</m:t>
        </m:r>
        <m:r>
          <m:rPr>
            <m:sty m:val="p"/>
          </m:rPr>
          <m:t>,</m:t>
        </m:r>
        <m:r>
          <m:rPr>
            <m:sty m:val="p"/>
          </m:rPr>
          <m:t>−</m:t>
        </m:r>
        <m:r>
          <m:t>1</m:t>
        </m:r>
        <m:r>
          <m:rPr>
            <m:sty m:val="p"/>
          </m:rPr>
          <m:t>)</m:t>
        </m:r>
      </m:oMath>
      <w:ins w:id="8405" w:author="PR Preview" w:date="2026-01-01T00:00:00Z">
        <w:r>
          <w:t xml:space="preserve"> </w:t>
        </w:r>
      </w:ins>
      <w:ins w:id="8406" w:author="PR Preview" w:date="2026-01-01T00:00:00Z">
        <w:r>
          <w:t xml:space="preserve">and</w:t>
        </w:r>
      </w:ins>
      <w:ins w:id="8407" w:author="PR Preview" w:date="2026-01-01T00:00:00Z">
        <w:r>
          <w:t xml:space="preserve"> </w:t>
        </w:r>
      </w:ins>
      <m:oMath>
        <m:acc>
          <m:accPr>
            <m:chr m:val="̃"/>
          </m:accPr>
          <m:e>
            <m:r>
              <m:t>z</m:t>
            </m:r>
          </m:e>
        </m:acc>
        <m:r>
          <m:rPr>
            <m:sty m:val="p"/>
          </m:rPr>
          <m:t>=</m:t>
        </m:r>
        <m:r>
          <m:rPr>
            <m:sty m:val="p"/>
          </m:rPr>
          <m:t>(</m:t>
        </m:r>
        <m:r>
          <m:t>0</m:t>
        </m:r>
        <m:r>
          <m:rPr>
            <m:sty m:val="p"/>
          </m:rPr>
          <m:t>,</m:t>
        </m:r>
        <m:r>
          <m:t>4</m:t>
        </m:r>
        <m:r>
          <m:rPr>
            <m:sty m:val="p"/>
          </m:rPr>
          <m:t>)</m:t>
        </m:r>
      </m:oMath>
      <w:ins w:id="8408" w:author="PR Preview" w:date="2026-01-01T00:00:00Z">
        <w:r>
          <w:t xml:space="preserve">,</w:t>
        </w:r>
      </w:ins>
      <w:ins w:id="8409" w:author="PR Preview" w:date="2026-01-01T00:00:00Z">
        <w:r>
          <w:t xml:space="preserve"> </w:t>
        </w:r>
      </w:ins>
      <w:ins w:id="8410" w:author="PR Preview" w:date="2026-01-01T00:00:00Z">
        <w:r>
          <w:t xml:space="preserve">and the numbers</w:t>
        </w:r>
      </w:ins>
      <w:ins w:id="8411" w:author="PR Preview" w:date="2026-01-01T00:00:00Z">
        <w:r>
          <w:t xml:space="preserve"> </w:t>
        </w:r>
      </w:ins>
      <m:oMath>
        <m:r>
          <m:t>a</m:t>
        </m:r>
        <m:r>
          <m:rPr>
            <m:sty m:val="p"/>
          </m:rPr>
          <m:t>=</m:t>
        </m:r>
        <m:r>
          <m:t>2</m:t>
        </m:r>
      </m:oMath>
      <w:ins w:id="8412" w:author="PR Preview" w:date="2026-01-01T00:00:00Z">
        <w:r>
          <w:t xml:space="preserve"> </w:t>
        </w:r>
      </w:ins>
      <w:ins w:id="8413" w:author="PR Preview" w:date="2026-01-01T00:00:00Z">
        <w:r>
          <w:t xml:space="preserve">and</w:t>
        </w:r>
      </w:ins>
      <w:ins w:id="8414" w:author="PR Preview" w:date="2026-01-01T00:00:00Z">
        <w:r>
          <w:t xml:space="preserve"> </w:t>
        </w:r>
      </w:ins>
      <m:oMath>
        <m:r>
          <m:t>b</m:t>
        </m:r>
        <m:r>
          <m:rPr>
            <m:sty m:val="p"/>
          </m:rPr>
          <m:t>=</m:t>
        </m:r>
        <m:r>
          <m:rPr>
            <m:sty m:val="p"/>
          </m:rPr>
          <m:t>−</m:t>
        </m:r>
        <m:r>
          <m:t>3</m:t>
        </m:r>
      </m:oMath>
      <w:ins w:id="8415" w:author="PR Preview" w:date="2026-01-01T00:00:00Z">
        <w:r>
          <w:t xml:space="preserve">.</w:t>
        </w:r>
      </w:ins>
      <w:ins w:id="8416" w:author="PR Preview" w:date="2026-01-01T00:00:00Z">
        <w:r>
          <w:t xml:space="preserve"> </w:t>
        </w:r>
      </w:ins>
      <w:ins w:id="8417" w:author="PR Preview" w:date="2026-01-01T00:00:00Z">
        <w:r>
          <w:t xml:space="preserve">The code computes both sides of each axiom in</w:t>
        </w:r>
      </w:ins>
      <w:ins w:id="8418" w:author="PR Preview" w:date="2026-01-01T00:00:00Z">
        <w:r>
          <w:t xml:space="preserve"> </w:t>
        </w:r>
      </w:ins>
      <w:hyperlink w:anchor="thm-matrix-induced-inner-product">
        <w:ins w:id="8419" w:author="PR Preview" w:date="2026-01-01T00:00:00Z">
          <w:r>
            <w:rPr>
              <w:rStyle w:val="Hyperlink"/>
            </w:rPr>
            <w:t xml:space="preserve">Theorem 77</w:t>
          </w:r>
        </w:ins>
      </w:hyperlink>
      <w:ins w:id="8420" w:author="PR Preview" w:date="2026-01-01T00:00:00Z">
        <w:r>
          <w:t xml:space="preserve">,</w:t>
        </w:r>
      </w:ins>
      <w:ins w:id="8421" w:author="PR Preview" w:date="2026-01-01T00:00:00Z">
        <w:r>
          <w:t xml:space="preserve"> </w:t>
        </w:r>
      </w:ins>
      <w:ins w:id="8422" w:author="PR Preview" w:date="2026-01-01T00:00:00Z">
        <w:r>
          <w:t xml:space="preserve">and then the numbers</w:t>
        </w:r>
      </w:ins>
      <w:ins w:id="8423" w:author="PR Preview" w:date="2026-01-01T00:00:00Z">
        <w:r>
          <w:t xml:space="preserve"> </w:t>
        </w:r>
      </w:ins>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ins w:id="8424" w:author="PR Preview" w:date="2026-01-01T00:00:00Z">
        <w:r>
          <w:t xml:space="preserve"> </w:t>
        </w:r>
      </w:ins>
      <w:ins w:id="8425" w:author="PR Preview" w:date="2026-01-01T00:00:00Z">
        <w:r>
          <w:t xml:space="preserve">for the standard basis vectors.</w:t>
        </w:r>
      </w:ins>
    </w:p>
    <w:p>
      <w:pPr>
        <w:pStyle w:val="SourceCode"/>
      </w:pPr>
      <w:ins w:id="8426" w:author="PR Preview" w:date="2026-01-01T00:00:00Z">
        <w:r>
          <w:rPr>
            <w:rStyle w:val="NormalTok"/>
          </w:rPr>
          <w:t xml:space="preserve">A </w:t>
        </w:r>
      </w:ins>
      <w:ins w:id="8427" w:author="PR Preview" w:date="2026-01-01T00:00:00Z">
        <w:r>
          <w:rPr>
            <w:rStyle w:val="OtherTok"/>
          </w:rPr>
          <w:t xml:space="preserve">&lt;-</w:t>
        </w:r>
      </w:ins>
      <w:ins w:id="8428" w:author="PR Preview" w:date="2026-01-01T00:00:00Z">
        <w:r>
          <w:rPr>
            <w:rStyle w:val="NormalTok"/>
          </w:rPr>
          <w:t xml:space="preserve"> </w:t>
        </w:r>
      </w:ins>
      <w:ins w:id="8429" w:author="PR Preview" w:date="2026-01-01T00:00:00Z">
        <w:r>
          <w:rPr>
            <w:rStyle w:val="FunctionTok"/>
          </w:rPr>
          <w:t xml:space="preserve">matrix</w:t>
        </w:r>
      </w:ins>
      <w:ins w:id="8430" w:author="PR Preview" w:date="2026-01-01T00:00:00Z">
        <w:r>
          <w:rPr>
            <w:rStyle w:val="NormalTok"/>
          </w:rPr>
          <w:t xml:space="preserve">(</w:t>
        </w:r>
      </w:ins>
      <w:ins w:id="8431" w:author="PR Preview" w:date="2026-01-01T00:00:00Z">
        <w:r>
          <w:rPr>
            <w:rStyle w:val="FunctionTok"/>
          </w:rPr>
          <w:t xml:space="preserve">c</w:t>
        </w:r>
      </w:ins>
      <w:ins w:id="8432" w:author="PR Preview" w:date="2026-01-01T00:00:00Z">
        <w:r>
          <w:rPr>
            <w:rStyle w:val="NormalTok"/>
          </w:rPr>
          <w:t xml:space="preserve">(</w:t>
        </w:r>
      </w:ins>
      <w:ins w:id="8433" w:author="PR Preview" w:date="2026-01-01T00:00:00Z">
        <w:r>
          <w:rPr>
            <w:rStyle w:val="DecValTok"/>
          </w:rPr>
          <w:t xml:space="preserve">2</w:t>
        </w:r>
      </w:ins>
      <w:ins w:id="8434" w:author="PR Preview" w:date="2026-01-01T00:00:00Z">
        <w:r>
          <w:rPr>
            <w:rStyle w:val="NormalTok"/>
          </w:rPr>
          <w:t xml:space="preserve">, </w:t>
        </w:r>
      </w:ins>
      <w:ins w:id="8435" w:author="PR Preview" w:date="2026-01-01T00:00:00Z">
        <w:r>
          <w:rPr>
            <w:rStyle w:val="DecValTok"/>
          </w:rPr>
          <w:t xml:space="preserve">1</w:t>
        </w:r>
      </w:ins>
      <w:ins w:id="8436" w:author="PR Preview" w:date="2026-01-01T00:00:00Z">
        <w:r>
          <w:rPr>
            <w:rStyle w:val="NormalTok"/>
          </w:rPr>
          <w:t xml:space="preserve">, </w:t>
        </w:r>
      </w:ins>
      <w:ins w:id="8437" w:author="PR Preview" w:date="2026-01-01T00:00:00Z">
        <w:r>
          <w:rPr>
            <w:rStyle w:val="DecValTok"/>
          </w:rPr>
          <w:t xml:space="preserve">1</w:t>
        </w:r>
      </w:ins>
      <w:ins w:id="8438" w:author="PR Preview" w:date="2026-01-01T00:00:00Z">
        <w:r>
          <w:rPr>
            <w:rStyle w:val="NormalTok"/>
          </w:rPr>
          <w:t xml:space="preserve">, </w:t>
        </w:r>
      </w:ins>
      <w:ins w:id="8439" w:author="PR Preview" w:date="2026-01-01T00:00:00Z">
        <w:r>
          <w:rPr>
            <w:rStyle w:val="DecValTok"/>
          </w:rPr>
          <w:t xml:space="preserve">2</w:t>
        </w:r>
      </w:ins>
      <w:ins w:id="8440" w:author="PR Preview" w:date="2026-01-01T00:00:00Z">
        <w:r>
          <w:rPr>
            <w:rStyle w:val="NormalTok"/>
          </w:rPr>
          <w:t xml:space="preserve">), </w:t>
        </w:r>
      </w:ins>
      <w:ins w:id="8441" w:author="PR Preview" w:date="2026-01-01T00:00:00Z">
        <w:r>
          <w:rPr>
            <w:rStyle w:val="AttributeTok"/>
          </w:rPr>
          <w:t xml:space="preserve">nrow =</w:t>
        </w:r>
      </w:ins>
      <w:ins w:id="8442" w:author="PR Preview" w:date="2026-01-01T00:00:00Z">
        <w:r>
          <w:rPr>
            <w:rStyle w:val="NormalTok"/>
          </w:rPr>
          <w:t xml:space="preserve"> </w:t>
        </w:r>
      </w:ins>
      <w:ins w:id="8443" w:author="PR Preview" w:date="2026-01-01T00:00:00Z">
        <w:r>
          <w:rPr>
            <w:rStyle w:val="DecValTok"/>
          </w:rPr>
          <w:t xml:space="preserve">2</w:t>
        </w:r>
      </w:ins>
      <w:ins w:id="8444" w:author="PR Preview" w:date="2026-01-01T00:00:00Z">
        <w:r>
          <w:rPr>
            <w:rStyle w:val="NormalTok"/>
          </w:rPr>
          <w:t xml:space="preserve">)</w:t>
        </w:r>
      </w:ins>
      <w:ins w:id="8445" w:author="PR Preview" w:date="2026-01-01T00:00:00Z">
        <w:r>
          <w:br/>
        </w:r>
      </w:ins>
      <w:ins w:id="8446" w:author="PR Preview" w:date="2026-01-01T00:00:00Z">
        <w:r>
          <w:rPr>
            <w:rStyle w:val="NormalTok"/>
          </w:rPr>
          <w:t xml:space="preserve">ip </w:t>
        </w:r>
      </w:ins>
      <w:ins w:id="8447" w:author="PR Preview" w:date="2026-01-01T00:00:00Z">
        <w:r>
          <w:rPr>
            <w:rStyle w:val="OtherTok"/>
          </w:rPr>
          <w:t xml:space="preserve">&lt;-</w:t>
        </w:r>
      </w:ins>
      <w:ins w:id="8448" w:author="PR Preview" w:date="2026-01-01T00:00:00Z">
        <w:r>
          <w:rPr>
            <w:rStyle w:val="NormalTok"/>
          </w:rPr>
          <w:t xml:space="preserve"> </w:t>
        </w:r>
      </w:ins>
      <w:ins w:id="8449" w:author="PR Preview" w:date="2026-01-01T00:00:00Z">
        <w:r>
          <w:rPr>
            <w:rStyle w:val="ControlFlowTok"/>
          </w:rPr>
          <w:t xml:space="preserve">function</w:t>
        </w:r>
      </w:ins>
      <w:ins w:id="8450" w:author="PR Preview" w:date="2026-01-01T00:00:00Z">
        <w:r>
          <w:rPr>
            <w:rStyle w:val="NormalTok"/>
          </w:rPr>
          <w:t xml:space="preserve">(x, y) </w:t>
        </w:r>
      </w:ins>
      <w:ins w:id="8451" w:author="PR Preview" w:date="2026-01-01T00:00:00Z">
        <w:r>
          <w:rPr>
            <w:rStyle w:val="FunctionTok"/>
          </w:rPr>
          <w:t xml:space="preserve">drop</w:t>
        </w:r>
      </w:ins>
      <w:ins w:id="8452" w:author="PR Preview" w:date="2026-01-01T00:00:00Z">
        <w:r>
          <w:rPr>
            <w:rStyle w:val="NormalTok"/>
          </w:rPr>
          <w:t xml:space="preserve">(</w:t>
        </w:r>
      </w:ins>
      <w:ins w:id="8453" w:author="PR Preview" w:date="2026-01-01T00:00:00Z">
        <w:r>
          <w:rPr>
            <w:rStyle w:val="FunctionTok"/>
          </w:rPr>
          <w:t xml:space="preserve">t</w:t>
        </w:r>
      </w:ins>
      <w:ins w:id="8454" w:author="PR Preview" w:date="2026-01-01T00:00:00Z">
        <w:r>
          <w:rPr>
            <w:rStyle w:val="NormalTok"/>
          </w:rPr>
          <w:t xml:space="preserve">(x) </w:t>
        </w:r>
      </w:ins>
      <w:ins w:id="8455" w:author="PR Preview" w:date="2026-01-01T00:00:00Z">
        <w:r>
          <w:rPr>
            <w:rStyle w:val="SpecialCharTok"/>
          </w:rPr>
          <w:t xml:space="preserve">%*%</w:t>
        </w:r>
      </w:ins>
      <w:ins w:id="8456" w:author="PR Preview" w:date="2026-01-01T00:00:00Z">
        <w:r>
          <w:rPr>
            <w:rStyle w:val="NormalTok"/>
          </w:rPr>
          <w:t xml:space="preserve"> A </w:t>
        </w:r>
      </w:ins>
      <w:ins w:id="8457" w:author="PR Preview" w:date="2026-01-01T00:00:00Z">
        <w:r>
          <w:rPr>
            <w:rStyle w:val="SpecialCharTok"/>
          </w:rPr>
          <w:t xml:space="preserve">%*%</w:t>
        </w:r>
      </w:ins>
      <w:ins w:id="8458" w:author="PR Preview" w:date="2026-01-01T00:00:00Z">
        <w:r>
          <w:rPr>
            <w:rStyle w:val="NormalTok"/>
          </w:rPr>
          <w:t xml:space="preserve"> y)</w:t>
        </w:r>
      </w:ins>
      <w:ins w:id="8459" w:author="PR Preview" w:date="2026-01-01T00:00:00Z">
        <w:r>
          <w:br/>
        </w:r>
      </w:ins>
      <w:ins w:id="8460" w:author="PR Preview" w:date="2026-01-01T00:00:00Z">
        <w:r>
          <w:br/>
        </w:r>
      </w:ins>
      <w:ins w:id="8461" w:author="PR Preview" w:date="2026-01-01T00:00:00Z">
        <w:r>
          <w:rPr>
            <w:rStyle w:val="NormalTok"/>
          </w:rPr>
          <w:t xml:space="preserve">x </w:t>
        </w:r>
      </w:ins>
      <w:ins w:id="8462" w:author="PR Preview" w:date="2026-01-01T00:00:00Z">
        <w:r>
          <w:rPr>
            <w:rStyle w:val="OtherTok"/>
          </w:rPr>
          <w:t xml:space="preserve">&lt;-</w:t>
        </w:r>
      </w:ins>
      <w:ins w:id="8463" w:author="PR Preview" w:date="2026-01-01T00:00:00Z">
        <w:r>
          <w:rPr>
            <w:rStyle w:val="NormalTok"/>
          </w:rPr>
          <w:t xml:space="preserve"> </w:t>
        </w:r>
      </w:ins>
      <w:ins w:id="8464" w:author="PR Preview" w:date="2026-01-01T00:00:00Z">
        <w:r>
          <w:rPr>
            <w:rStyle w:val="FunctionTok"/>
          </w:rPr>
          <w:t xml:space="preserve">c</w:t>
        </w:r>
      </w:ins>
      <w:ins w:id="8465" w:author="PR Preview" w:date="2026-01-01T00:00:00Z">
        <w:r>
          <w:rPr>
            <w:rStyle w:val="NormalTok"/>
          </w:rPr>
          <w:t xml:space="preserve">(</w:t>
        </w:r>
      </w:ins>
      <w:ins w:id="8466" w:author="PR Preview" w:date="2026-01-01T00:00:00Z">
        <w:r>
          <w:rPr>
            <w:rStyle w:val="DecValTok"/>
          </w:rPr>
          <w:t xml:space="preserve">1</w:t>
        </w:r>
      </w:ins>
      <w:ins w:id="8467" w:author="PR Preview" w:date="2026-01-01T00:00:00Z">
        <w:r>
          <w:rPr>
            <w:rStyle w:val="NormalTok"/>
          </w:rPr>
          <w:t xml:space="preserve">, </w:t>
        </w:r>
      </w:ins>
      <w:ins w:id="8468" w:author="PR Preview" w:date="2026-01-01T00:00:00Z">
        <w:r>
          <w:rPr>
            <w:rStyle w:val="DecValTok"/>
          </w:rPr>
          <w:t xml:space="preserve">2</w:t>
        </w:r>
      </w:ins>
      <w:ins w:id="8469" w:author="PR Preview" w:date="2026-01-01T00:00:00Z">
        <w:r>
          <w:rPr>
            <w:rStyle w:val="NormalTok"/>
          </w:rPr>
          <w:t xml:space="preserve">)</w:t>
        </w:r>
      </w:ins>
      <w:ins w:id="8470" w:author="PR Preview" w:date="2026-01-01T00:00:00Z">
        <w:r>
          <w:br/>
        </w:r>
      </w:ins>
      <w:ins w:id="8471" w:author="PR Preview" w:date="2026-01-01T00:00:00Z">
        <w:r>
          <w:rPr>
            <w:rStyle w:val="NormalTok"/>
          </w:rPr>
          <w:t xml:space="preserve">y </w:t>
        </w:r>
      </w:ins>
      <w:ins w:id="8472" w:author="PR Preview" w:date="2026-01-01T00:00:00Z">
        <w:r>
          <w:rPr>
            <w:rStyle w:val="OtherTok"/>
          </w:rPr>
          <w:t xml:space="preserve">&lt;-</w:t>
        </w:r>
      </w:ins>
      <w:ins w:id="8473" w:author="PR Preview" w:date="2026-01-01T00:00:00Z">
        <w:r>
          <w:rPr>
            <w:rStyle w:val="NormalTok"/>
          </w:rPr>
          <w:t xml:space="preserve"> </w:t>
        </w:r>
      </w:ins>
      <w:ins w:id="8474" w:author="PR Preview" w:date="2026-01-01T00:00:00Z">
        <w:r>
          <w:rPr>
            <w:rStyle w:val="FunctionTok"/>
          </w:rPr>
          <w:t xml:space="preserve">c</w:t>
        </w:r>
      </w:ins>
      <w:ins w:id="8475" w:author="PR Preview" w:date="2026-01-01T00:00:00Z">
        <w:r>
          <w:rPr>
            <w:rStyle w:val="NormalTok"/>
          </w:rPr>
          <w:t xml:space="preserve">(</w:t>
        </w:r>
      </w:ins>
      <w:ins w:id="8476" w:author="PR Preview" w:date="2026-01-01T00:00:00Z">
        <w:r>
          <w:rPr>
            <w:rStyle w:val="DecValTok"/>
          </w:rPr>
          <w:t xml:space="preserve">3</w:t>
        </w:r>
      </w:ins>
      <w:ins w:id="8477" w:author="PR Preview" w:date="2026-01-01T00:00:00Z">
        <w:r>
          <w:rPr>
            <w:rStyle w:val="NormalTok"/>
          </w:rPr>
          <w:t xml:space="preserve">, </w:t>
        </w:r>
      </w:ins>
      <w:ins w:id="8478" w:author="PR Preview" w:date="2026-01-01T00:00:00Z">
        <w:r>
          <w:rPr>
            <w:rStyle w:val="SpecialCharTok"/>
          </w:rPr>
          <w:t xml:space="preserve">-</w:t>
        </w:r>
      </w:ins>
      <w:ins w:id="8479" w:author="PR Preview" w:date="2026-01-01T00:00:00Z">
        <w:r>
          <w:rPr>
            <w:rStyle w:val="DecValTok"/>
          </w:rPr>
          <w:t xml:space="preserve">1</w:t>
        </w:r>
      </w:ins>
      <w:ins w:id="8480" w:author="PR Preview" w:date="2026-01-01T00:00:00Z">
        <w:r>
          <w:rPr>
            <w:rStyle w:val="NormalTok"/>
          </w:rPr>
          <w:t xml:space="preserve">)</w:t>
        </w:r>
      </w:ins>
      <w:ins w:id="8481" w:author="PR Preview" w:date="2026-01-01T00:00:00Z">
        <w:r>
          <w:br/>
        </w:r>
      </w:ins>
      <w:ins w:id="8482" w:author="PR Preview" w:date="2026-01-01T00:00:00Z">
        <w:r>
          <w:rPr>
            <w:rStyle w:val="NormalTok"/>
          </w:rPr>
          <w:t xml:space="preserve">z </w:t>
        </w:r>
      </w:ins>
      <w:ins w:id="8483" w:author="PR Preview" w:date="2026-01-01T00:00:00Z">
        <w:r>
          <w:rPr>
            <w:rStyle w:val="OtherTok"/>
          </w:rPr>
          <w:t xml:space="preserve">&lt;-</w:t>
        </w:r>
      </w:ins>
      <w:ins w:id="8484" w:author="PR Preview" w:date="2026-01-01T00:00:00Z">
        <w:r>
          <w:rPr>
            <w:rStyle w:val="NormalTok"/>
          </w:rPr>
          <w:t xml:space="preserve"> </w:t>
        </w:r>
      </w:ins>
      <w:ins w:id="8485" w:author="PR Preview" w:date="2026-01-01T00:00:00Z">
        <w:r>
          <w:rPr>
            <w:rStyle w:val="FunctionTok"/>
          </w:rPr>
          <w:t xml:space="preserve">c</w:t>
        </w:r>
      </w:ins>
      <w:ins w:id="8486" w:author="PR Preview" w:date="2026-01-01T00:00:00Z">
        <w:r>
          <w:rPr>
            <w:rStyle w:val="NormalTok"/>
          </w:rPr>
          <w:t xml:space="preserve">(</w:t>
        </w:r>
      </w:ins>
      <w:ins w:id="8487" w:author="PR Preview" w:date="2026-01-01T00:00:00Z">
        <w:r>
          <w:rPr>
            <w:rStyle w:val="DecValTok"/>
          </w:rPr>
          <w:t xml:space="preserve">0</w:t>
        </w:r>
      </w:ins>
      <w:ins w:id="8488" w:author="PR Preview" w:date="2026-01-01T00:00:00Z">
        <w:r>
          <w:rPr>
            <w:rStyle w:val="NormalTok"/>
          </w:rPr>
          <w:t xml:space="preserve">, </w:t>
        </w:r>
      </w:ins>
      <w:ins w:id="8489" w:author="PR Preview" w:date="2026-01-01T00:00:00Z">
        <w:r>
          <w:rPr>
            <w:rStyle w:val="DecValTok"/>
          </w:rPr>
          <w:t xml:space="preserve">4</w:t>
        </w:r>
      </w:ins>
      <w:ins w:id="8490" w:author="PR Preview" w:date="2026-01-01T00:00:00Z">
        <w:r>
          <w:rPr>
            <w:rStyle w:val="NormalTok"/>
          </w:rPr>
          <w:t xml:space="preserve">)</w:t>
        </w:r>
      </w:ins>
      <w:ins w:id="8491" w:author="PR Preview" w:date="2026-01-01T00:00:00Z">
        <w:r>
          <w:br/>
        </w:r>
      </w:ins>
      <w:ins w:id="8492" w:author="PR Preview" w:date="2026-01-01T00:00:00Z">
        <w:r>
          <w:rPr>
            <w:rStyle w:val="NormalTok"/>
          </w:rPr>
          <w:t xml:space="preserve">a </w:t>
        </w:r>
      </w:ins>
      <w:ins w:id="8493" w:author="PR Preview" w:date="2026-01-01T00:00:00Z">
        <w:r>
          <w:rPr>
            <w:rStyle w:val="OtherTok"/>
          </w:rPr>
          <w:t xml:space="preserve">&lt;-</w:t>
        </w:r>
      </w:ins>
      <w:ins w:id="8494" w:author="PR Preview" w:date="2026-01-01T00:00:00Z">
        <w:r>
          <w:rPr>
            <w:rStyle w:val="NormalTok"/>
          </w:rPr>
          <w:t xml:space="preserve"> </w:t>
        </w:r>
      </w:ins>
      <w:ins w:id="8495" w:author="PR Preview" w:date="2026-01-01T00:00:00Z">
        <w:r>
          <w:rPr>
            <w:rStyle w:val="DecValTok"/>
          </w:rPr>
          <w:t xml:space="preserve">2</w:t>
        </w:r>
      </w:ins>
      <w:ins w:id="8496" w:author="PR Preview" w:date="2026-01-01T00:00:00Z">
        <w:r>
          <w:br/>
        </w:r>
      </w:ins>
      <w:ins w:id="8497" w:author="PR Preview" w:date="2026-01-01T00:00:00Z">
        <w:r>
          <w:rPr>
            <w:rStyle w:val="NormalTok"/>
          </w:rPr>
          <w:t xml:space="preserve">b </w:t>
        </w:r>
      </w:ins>
      <w:ins w:id="8498" w:author="PR Preview" w:date="2026-01-01T00:00:00Z">
        <w:r>
          <w:rPr>
            <w:rStyle w:val="OtherTok"/>
          </w:rPr>
          <w:t xml:space="preserve">&lt;-</w:t>
        </w:r>
      </w:ins>
      <w:ins w:id="8499" w:author="PR Preview" w:date="2026-01-01T00:00:00Z">
        <w:r>
          <w:rPr>
            <w:rStyle w:val="NormalTok"/>
          </w:rPr>
          <w:t xml:space="preserve"> </w:t>
        </w:r>
      </w:ins>
      <w:ins w:id="8500" w:author="PR Preview" w:date="2026-01-01T00:00:00Z">
        <w:r>
          <w:rPr>
            <w:rStyle w:val="SpecialCharTok"/>
          </w:rPr>
          <w:t xml:space="preserve">-</w:t>
        </w:r>
      </w:ins>
      <w:ins w:id="8501" w:author="PR Preview" w:date="2026-01-01T00:00:00Z">
        <w:r>
          <w:rPr>
            <w:rStyle w:val="DecValTok"/>
          </w:rPr>
          <w:t xml:space="preserve">3</w:t>
        </w:r>
      </w:ins>
      <w:ins w:id="8502" w:author="PR Preview" w:date="2026-01-01T00:00:00Z">
        <w:r>
          <w:br/>
        </w:r>
      </w:ins>
      <w:ins w:id="8503" w:author="PR Preview" w:date="2026-01-01T00:00:00Z">
        <w:r>
          <w:br/>
        </w:r>
      </w:ins>
      <w:ins w:id="8504" w:author="PR Preview" w:date="2026-01-01T00:00:00Z">
        <w:r>
          <w:rPr>
            <w:rStyle w:val="FunctionTok"/>
          </w:rPr>
          <w:t xml:space="preserve">c</w:t>
        </w:r>
      </w:ins>
      <w:ins w:id="8505" w:author="PR Preview" w:date="2026-01-01T00:00:00Z">
        <w:r>
          <w:rPr>
            <w:rStyle w:val="NormalTok"/>
          </w:rPr>
          <w:t xml:space="preserve">(</w:t>
        </w:r>
      </w:ins>
      <w:ins w:id="8506" w:author="PR Preview" w:date="2026-01-01T00:00:00Z">
        <w:r>
          <w:br/>
        </w:r>
      </w:ins>
      <w:ins w:id="8507" w:author="PR Preview" w:date="2026-01-01T00:00:00Z">
        <w:r>
          <w:rPr>
            <w:rStyle w:val="NormalTok"/>
          </w:rPr>
          <w:t xml:space="preserve">  </w:t>
        </w:r>
      </w:ins>
      <w:ins w:id="8508" w:author="PR Preview" w:date="2026-01-01T00:00:00Z">
        <w:r>
          <w:rPr>
            <w:rStyle w:val="AttributeTok"/>
          </w:rPr>
          <w:t xml:space="preserve">positivity =</w:t>
        </w:r>
      </w:ins>
      <w:ins w:id="8509" w:author="PR Preview" w:date="2026-01-01T00:00:00Z">
        <w:r>
          <w:rPr>
            <w:rStyle w:val="NormalTok"/>
          </w:rPr>
          <w:t xml:space="preserve"> </w:t>
        </w:r>
      </w:ins>
      <w:ins w:id="8510" w:author="PR Preview" w:date="2026-01-01T00:00:00Z">
        <w:r>
          <w:rPr>
            <w:rStyle w:val="FunctionTok"/>
          </w:rPr>
          <w:t xml:space="preserve">ip</w:t>
        </w:r>
      </w:ins>
      <w:ins w:id="8511" w:author="PR Preview" w:date="2026-01-01T00:00:00Z">
        <w:r>
          <w:rPr>
            <w:rStyle w:val="NormalTok"/>
          </w:rPr>
          <w:t xml:space="preserve">(x, x),</w:t>
        </w:r>
      </w:ins>
      <w:ins w:id="8512" w:author="PR Preview" w:date="2026-01-01T00:00:00Z">
        <w:r>
          <w:br/>
        </w:r>
      </w:ins>
      <w:ins w:id="8513" w:author="PR Preview" w:date="2026-01-01T00:00:00Z">
        <w:r>
          <w:rPr>
            <w:rStyle w:val="NormalTok"/>
          </w:rPr>
          <w:t xml:space="preserve">  </w:t>
        </w:r>
      </w:ins>
      <w:ins w:id="8514" w:author="PR Preview" w:date="2026-01-01T00:00:00Z">
        <w:r>
          <w:rPr>
            <w:rStyle w:val="AttributeTok"/>
          </w:rPr>
          <w:t xml:space="preserve">symmetry_xy =</w:t>
        </w:r>
      </w:ins>
      <w:ins w:id="8515" w:author="PR Preview" w:date="2026-01-01T00:00:00Z">
        <w:r>
          <w:rPr>
            <w:rStyle w:val="NormalTok"/>
          </w:rPr>
          <w:t xml:space="preserve"> </w:t>
        </w:r>
      </w:ins>
      <w:ins w:id="8516" w:author="PR Preview" w:date="2026-01-01T00:00:00Z">
        <w:r>
          <w:rPr>
            <w:rStyle w:val="FunctionTok"/>
          </w:rPr>
          <w:t xml:space="preserve">ip</w:t>
        </w:r>
      </w:ins>
      <w:ins w:id="8517" w:author="PR Preview" w:date="2026-01-01T00:00:00Z">
        <w:r>
          <w:rPr>
            <w:rStyle w:val="NormalTok"/>
          </w:rPr>
          <w:t xml:space="preserve">(x, y),</w:t>
        </w:r>
      </w:ins>
      <w:ins w:id="8518" w:author="PR Preview" w:date="2026-01-01T00:00:00Z">
        <w:r>
          <w:br/>
        </w:r>
      </w:ins>
      <w:ins w:id="8519" w:author="PR Preview" w:date="2026-01-01T00:00:00Z">
        <w:r>
          <w:rPr>
            <w:rStyle w:val="NormalTok"/>
          </w:rPr>
          <w:t xml:space="preserve">  </w:t>
        </w:r>
      </w:ins>
      <w:ins w:id="8520" w:author="PR Preview" w:date="2026-01-01T00:00:00Z">
        <w:r>
          <w:rPr>
            <w:rStyle w:val="AttributeTok"/>
          </w:rPr>
          <w:t xml:space="preserve">symmetry_yx =</w:t>
        </w:r>
      </w:ins>
      <w:ins w:id="8521" w:author="PR Preview" w:date="2026-01-01T00:00:00Z">
        <w:r>
          <w:rPr>
            <w:rStyle w:val="NormalTok"/>
          </w:rPr>
          <w:t xml:space="preserve"> </w:t>
        </w:r>
      </w:ins>
      <w:ins w:id="8522" w:author="PR Preview" w:date="2026-01-01T00:00:00Z">
        <w:r>
          <w:rPr>
            <w:rStyle w:val="FunctionTok"/>
          </w:rPr>
          <w:t xml:space="preserve">ip</w:t>
        </w:r>
      </w:ins>
      <w:ins w:id="8523" w:author="PR Preview" w:date="2026-01-01T00:00:00Z">
        <w:r>
          <w:rPr>
            <w:rStyle w:val="NormalTok"/>
          </w:rPr>
          <w:t xml:space="preserve">(y, x),</w:t>
        </w:r>
      </w:ins>
      <w:ins w:id="8524" w:author="PR Preview" w:date="2026-01-01T00:00:00Z">
        <w:r>
          <w:br/>
        </w:r>
      </w:ins>
      <w:ins w:id="8525" w:author="PR Preview" w:date="2026-01-01T00:00:00Z">
        <w:r>
          <w:rPr>
            <w:rStyle w:val="NormalTok"/>
          </w:rPr>
          <w:t xml:space="preserve">  </w:t>
        </w:r>
      </w:ins>
      <w:ins w:id="8526" w:author="PR Preview" w:date="2026-01-01T00:00:00Z">
        <w:r>
          <w:rPr>
            <w:rStyle w:val="AttributeTok"/>
          </w:rPr>
          <w:t xml:space="preserve">linearity_left =</w:t>
        </w:r>
      </w:ins>
      <w:ins w:id="8527" w:author="PR Preview" w:date="2026-01-01T00:00:00Z">
        <w:r>
          <w:rPr>
            <w:rStyle w:val="NormalTok"/>
          </w:rPr>
          <w:t xml:space="preserve"> </w:t>
        </w:r>
      </w:ins>
      <w:ins w:id="8528" w:author="PR Preview" w:date="2026-01-01T00:00:00Z">
        <w:r>
          <w:rPr>
            <w:rStyle w:val="FunctionTok"/>
          </w:rPr>
          <w:t xml:space="preserve">ip</w:t>
        </w:r>
      </w:ins>
      <w:ins w:id="8529" w:author="PR Preview" w:date="2026-01-01T00:00:00Z">
        <w:r>
          <w:rPr>
            <w:rStyle w:val="NormalTok"/>
          </w:rPr>
          <w:t xml:space="preserve">(a </w:t>
        </w:r>
      </w:ins>
      <w:ins w:id="8530" w:author="PR Preview" w:date="2026-01-01T00:00:00Z">
        <w:r>
          <w:rPr>
            <w:rStyle w:val="SpecialCharTok"/>
          </w:rPr>
          <w:t xml:space="preserve">*</w:t>
        </w:r>
      </w:ins>
      <w:ins w:id="8531" w:author="PR Preview" w:date="2026-01-01T00:00:00Z">
        <w:r>
          <w:rPr>
            <w:rStyle w:val="NormalTok"/>
          </w:rPr>
          <w:t xml:space="preserve"> x </w:t>
        </w:r>
      </w:ins>
      <w:ins w:id="8532" w:author="PR Preview" w:date="2026-01-01T00:00:00Z">
        <w:r>
          <w:rPr>
            <w:rStyle w:val="SpecialCharTok"/>
          </w:rPr>
          <w:t xml:space="preserve">+</w:t>
        </w:r>
      </w:ins>
      <w:ins w:id="8533" w:author="PR Preview" w:date="2026-01-01T00:00:00Z">
        <w:r>
          <w:rPr>
            <w:rStyle w:val="NormalTok"/>
          </w:rPr>
          <w:t xml:space="preserve"> b </w:t>
        </w:r>
      </w:ins>
      <w:ins w:id="8534" w:author="PR Preview" w:date="2026-01-01T00:00:00Z">
        <w:r>
          <w:rPr>
            <w:rStyle w:val="SpecialCharTok"/>
          </w:rPr>
          <w:t xml:space="preserve">*</w:t>
        </w:r>
      </w:ins>
      <w:ins w:id="8535" w:author="PR Preview" w:date="2026-01-01T00:00:00Z">
        <w:r>
          <w:rPr>
            <w:rStyle w:val="NormalTok"/>
          </w:rPr>
          <w:t xml:space="preserve"> y, z),</w:t>
        </w:r>
      </w:ins>
      <w:ins w:id="8536" w:author="PR Preview" w:date="2026-01-01T00:00:00Z">
        <w:r>
          <w:br/>
        </w:r>
      </w:ins>
      <w:ins w:id="8537" w:author="PR Preview" w:date="2026-01-01T00:00:00Z">
        <w:r>
          <w:rPr>
            <w:rStyle w:val="NormalTok"/>
          </w:rPr>
          <w:t xml:space="preserve">  </w:t>
        </w:r>
      </w:ins>
      <w:ins w:id="8538" w:author="PR Preview" w:date="2026-01-01T00:00:00Z">
        <w:r>
          <w:rPr>
            <w:rStyle w:val="AttributeTok"/>
          </w:rPr>
          <w:t xml:space="preserve">linearity_right =</w:t>
        </w:r>
      </w:ins>
      <w:ins w:id="8539" w:author="PR Preview" w:date="2026-01-01T00:00:00Z">
        <w:r>
          <w:rPr>
            <w:rStyle w:val="NormalTok"/>
          </w:rPr>
          <w:t xml:space="preserve"> a </w:t>
        </w:r>
      </w:ins>
      <w:ins w:id="8540" w:author="PR Preview" w:date="2026-01-01T00:00:00Z">
        <w:r>
          <w:rPr>
            <w:rStyle w:val="SpecialCharTok"/>
          </w:rPr>
          <w:t xml:space="preserve">*</w:t>
        </w:r>
      </w:ins>
      <w:ins w:id="8541" w:author="PR Preview" w:date="2026-01-01T00:00:00Z">
        <w:r>
          <w:rPr>
            <w:rStyle w:val="NormalTok"/>
          </w:rPr>
          <w:t xml:space="preserve"> </w:t>
        </w:r>
      </w:ins>
      <w:ins w:id="8542" w:author="PR Preview" w:date="2026-01-01T00:00:00Z">
        <w:r>
          <w:rPr>
            <w:rStyle w:val="FunctionTok"/>
          </w:rPr>
          <w:t xml:space="preserve">ip</w:t>
        </w:r>
      </w:ins>
      <w:ins w:id="8543" w:author="PR Preview" w:date="2026-01-01T00:00:00Z">
        <w:r>
          <w:rPr>
            <w:rStyle w:val="NormalTok"/>
          </w:rPr>
          <w:t xml:space="preserve">(x, z) </w:t>
        </w:r>
      </w:ins>
      <w:ins w:id="8544" w:author="PR Preview" w:date="2026-01-01T00:00:00Z">
        <w:r>
          <w:rPr>
            <w:rStyle w:val="SpecialCharTok"/>
          </w:rPr>
          <w:t xml:space="preserve">+</w:t>
        </w:r>
      </w:ins>
      <w:ins w:id="8545" w:author="PR Preview" w:date="2026-01-01T00:00:00Z">
        <w:r>
          <w:rPr>
            <w:rStyle w:val="NormalTok"/>
          </w:rPr>
          <w:t xml:space="preserve"> b </w:t>
        </w:r>
      </w:ins>
      <w:ins w:id="8546" w:author="PR Preview" w:date="2026-01-01T00:00:00Z">
        <w:r>
          <w:rPr>
            <w:rStyle w:val="SpecialCharTok"/>
          </w:rPr>
          <w:t xml:space="preserve">*</w:t>
        </w:r>
      </w:ins>
      <w:ins w:id="8547" w:author="PR Preview" w:date="2026-01-01T00:00:00Z">
        <w:r>
          <w:rPr>
            <w:rStyle w:val="NormalTok"/>
          </w:rPr>
          <w:t xml:space="preserve"> </w:t>
        </w:r>
      </w:ins>
      <w:ins w:id="8548" w:author="PR Preview" w:date="2026-01-01T00:00:00Z">
        <w:r>
          <w:rPr>
            <w:rStyle w:val="FunctionTok"/>
          </w:rPr>
          <w:t xml:space="preserve">ip</w:t>
        </w:r>
      </w:ins>
      <w:ins w:id="8549" w:author="PR Preview" w:date="2026-01-01T00:00:00Z">
        <w:r>
          <w:rPr>
            <w:rStyle w:val="NormalTok"/>
          </w:rPr>
          <w:t xml:space="preserve">(y, z)</w:t>
        </w:r>
      </w:ins>
      <w:ins w:id="8550" w:author="PR Preview" w:date="2026-01-01T00:00:00Z">
        <w:r>
          <w:br/>
        </w:r>
      </w:ins>
      <w:ins w:id="8551" w:author="PR Preview" w:date="2026-01-01T00:00:00Z">
        <w:r>
          <w:rPr>
            <w:rStyle w:val="NormalTok"/>
          </w:rPr>
          <w:t xml:space="preserve">)</w:t>
        </w:r>
      </w:ins>
      <w:ins w:id="8552" w:author="PR Preview" w:date="2026-01-01T00:00:00Z">
        <w:r>
          <w:br/>
        </w:r>
      </w:ins>
      <w:ins w:id="8553" w:author="PR Preview" w:date="2026-01-01T00:00:00Z">
        <w:r>
          <w:rPr>
            <w:rStyle w:val="CommentTok"/>
          </w:rPr>
          <w:t xml:space="preserve">#&gt;      positivity     symmetry_xy     symmetry_yx  linearity_left linearity_right </w:t>
        </w:r>
      </w:ins>
      <w:ins w:id="8554" w:author="PR Preview" w:date="2026-01-01T00:00:00Z">
        <w:r>
          <w:br/>
        </w:r>
      </w:ins>
      <w:ins w:id="8555" w:author="PR Preview" w:date="2026-01-01T00:00:00Z">
        <w:r>
          <w:rPr>
            <w:rStyle w:val="CommentTok"/>
          </w:rPr>
          <w:t xml:space="preserve">#&gt;              14               7               7              28              28</w:t>
        </w:r>
      </w:ins>
      <w:ins w:id="8556" w:author="PR Preview" w:date="2026-01-01T00:00:00Z">
        <w:r>
          <w:br/>
        </w:r>
      </w:ins>
      <w:ins w:id="8557" w:author="PR Preview" w:date="2026-01-01T00:00:00Z">
        <w:r>
          <w:br/>
        </w:r>
      </w:ins>
      <w:ins w:id="8558" w:author="PR Preview" w:date="2026-01-01T00:00:00Z">
        <w:r>
          <w:rPr>
            <w:rStyle w:val="NormalTok"/>
          </w:rPr>
          <w:t xml:space="preserve">e </w:t>
        </w:r>
      </w:ins>
      <w:ins w:id="8559" w:author="PR Preview" w:date="2026-01-01T00:00:00Z">
        <w:r>
          <w:rPr>
            <w:rStyle w:val="OtherTok"/>
          </w:rPr>
          <w:t xml:space="preserve">&lt;-</w:t>
        </w:r>
      </w:ins>
      <w:ins w:id="8560" w:author="PR Preview" w:date="2026-01-01T00:00:00Z">
        <w:r>
          <w:rPr>
            <w:rStyle w:val="NormalTok"/>
          </w:rPr>
          <w:t xml:space="preserve"> </w:t>
        </w:r>
      </w:ins>
      <w:ins w:id="8561" w:author="PR Preview" w:date="2026-01-01T00:00:00Z">
        <w:r>
          <w:rPr>
            <w:rStyle w:val="FunctionTok"/>
          </w:rPr>
          <w:t xml:space="preserve">diag</w:t>
        </w:r>
      </w:ins>
      <w:ins w:id="8562" w:author="PR Preview" w:date="2026-01-01T00:00:00Z">
        <w:r>
          <w:rPr>
            <w:rStyle w:val="NormalTok"/>
          </w:rPr>
          <w:t xml:space="preserve">(</w:t>
        </w:r>
      </w:ins>
      <w:ins w:id="8563" w:author="PR Preview" w:date="2026-01-01T00:00:00Z">
        <w:r>
          <w:rPr>
            <w:rStyle w:val="DecValTok"/>
          </w:rPr>
          <w:t xml:space="preserve">2</w:t>
        </w:r>
      </w:ins>
      <w:ins w:id="8564" w:author="PR Preview" w:date="2026-01-01T00:00:00Z">
        <w:r>
          <w:rPr>
            <w:rStyle w:val="NormalTok"/>
          </w:rPr>
          <w:t xml:space="preserve">)</w:t>
        </w:r>
      </w:ins>
      <w:ins w:id="8565" w:author="PR Preview" w:date="2026-01-01T00:00:00Z">
        <w:r>
          <w:br/>
        </w:r>
      </w:ins>
      <w:ins w:id="8566" w:author="PR Preview" w:date="2026-01-01T00:00:00Z">
        <w:r>
          <w:rPr>
            <w:rStyle w:val="NormalTok"/>
          </w:rPr>
          <w:t xml:space="preserve">recovered </w:t>
        </w:r>
      </w:ins>
      <w:ins w:id="8567" w:author="PR Preview" w:date="2026-01-01T00:00:00Z">
        <w:r>
          <w:rPr>
            <w:rStyle w:val="OtherTok"/>
          </w:rPr>
          <w:t xml:space="preserve">&lt;-</w:t>
        </w:r>
      </w:ins>
      <w:ins w:id="8568" w:author="PR Preview" w:date="2026-01-01T00:00:00Z">
        <w:r>
          <w:rPr>
            <w:rStyle w:val="NormalTok"/>
          </w:rPr>
          <w:t xml:space="preserve"> </w:t>
        </w:r>
      </w:ins>
      <w:ins w:id="8569" w:author="PR Preview" w:date="2026-01-01T00:00:00Z">
        <w:r>
          <w:rPr>
            <w:rStyle w:val="FunctionTok"/>
          </w:rPr>
          <w:t xml:space="preserve">outer</w:t>
        </w:r>
      </w:ins>
      <w:ins w:id="8570" w:author="PR Preview" w:date="2026-01-01T00:00:00Z">
        <w:r>
          <w:rPr>
            <w:rStyle w:val="NormalTok"/>
          </w:rPr>
          <w:t xml:space="preserve">(</w:t>
        </w:r>
      </w:ins>
      <w:ins w:id="8571" w:author="PR Preview" w:date="2026-01-01T00:00:00Z">
        <w:r>
          <w:rPr>
            <w:rStyle w:val="DecValTok"/>
          </w:rPr>
          <w:t xml:space="preserve">1</w:t>
        </w:r>
      </w:ins>
      <w:ins w:id="8572" w:author="PR Preview" w:date="2026-01-01T00:00:00Z">
        <w:r>
          <w:rPr>
            <w:rStyle w:val="SpecialCharTok"/>
          </w:rPr>
          <w:t xml:space="preserve">:</w:t>
        </w:r>
      </w:ins>
      <w:ins w:id="8573" w:author="PR Preview" w:date="2026-01-01T00:00:00Z">
        <w:r>
          <w:rPr>
            <w:rStyle w:val="DecValTok"/>
          </w:rPr>
          <w:t xml:space="preserve">2</w:t>
        </w:r>
      </w:ins>
      <w:ins w:id="8574" w:author="PR Preview" w:date="2026-01-01T00:00:00Z">
        <w:r>
          <w:rPr>
            <w:rStyle w:val="NormalTok"/>
          </w:rPr>
          <w:t xml:space="preserve">, </w:t>
        </w:r>
      </w:ins>
      <w:ins w:id="8575" w:author="PR Preview" w:date="2026-01-01T00:00:00Z">
        <w:r>
          <w:rPr>
            <w:rStyle w:val="DecValTok"/>
          </w:rPr>
          <w:t xml:space="preserve">1</w:t>
        </w:r>
      </w:ins>
      <w:ins w:id="8576" w:author="PR Preview" w:date="2026-01-01T00:00:00Z">
        <w:r>
          <w:rPr>
            <w:rStyle w:val="SpecialCharTok"/>
          </w:rPr>
          <w:t xml:space="preserve">:</w:t>
        </w:r>
      </w:ins>
      <w:ins w:id="8577" w:author="PR Preview" w:date="2026-01-01T00:00:00Z">
        <w:r>
          <w:rPr>
            <w:rStyle w:val="DecValTok"/>
          </w:rPr>
          <w:t xml:space="preserve">2</w:t>
        </w:r>
      </w:ins>
      <w:ins w:id="8578" w:author="PR Preview" w:date="2026-01-01T00:00:00Z">
        <w:r>
          <w:rPr>
            <w:rStyle w:val="NormalTok"/>
          </w:rPr>
          <w:t xml:space="preserve">, </w:t>
        </w:r>
      </w:ins>
      <w:ins w:id="8579" w:author="PR Preview" w:date="2026-01-01T00:00:00Z">
        <w:r>
          <w:rPr>
            <w:rStyle w:val="FunctionTok"/>
          </w:rPr>
          <w:t xml:space="preserve">Vectorize</w:t>
        </w:r>
      </w:ins>
      <w:ins w:id="8580" w:author="PR Preview" w:date="2026-01-01T00:00:00Z">
        <w:r>
          <w:rPr>
            <w:rStyle w:val="NormalTok"/>
          </w:rPr>
          <w:t xml:space="preserve">(</w:t>
        </w:r>
      </w:ins>
      <w:ins w:id="8581" w:author="PR Preview" w:date="2026-01-01T00:00:00Z">
        <w:r>
          <w:rPr>
            <w:rStyle w:val="ControlFlowTok"/>
          </w:rPr>
          <w:t xml:space="preserve">function</w:t>
        </w:r>
      </w:ins>
      <w:ins w:id="8582" w:author="PR Preview" w:date="2026-01-01T00:00:00Z">
        <w:r>
          <w:rPr>
            <w:rStyle w:val="NormalTok"/>
          </w:rPr>
          <w:t xml:space="preserve">(i, j) </w:t>
        </w:r>
      </w:ins>
      <w:ins w:id="8583" w:author="PR Preview" w:date="2026-01-01T00:00:00Z">
        <w:r>
          <w:rPr>
            <w:rStyle w:val="FunctionTok"/>
          </w:rPr>
          <w:t xml:space="preserve">ip</w:t>
        </w:r>
      </w:ins>
      <w:ins w:id="8584" w:author="PR Preview" w:date="2026-01-01T00:00:00Z">
        <w:r>
          <w:rPr>
            <w:rStyle w:val="NormalTok"/>
          </w:rPr>
          <w:t xml:space="preserve">(e[, i], e[, j])))</w:t>
        </w:r>
      </w:ins>
      <w:ins w:id="8585" w:author="PR Preview" w:date="2026-01-01T00:00:00Z">
        <w:r>
          <w:br/>
        </w:r>
      </w:ins>
      <w:ins w:id="8586" w:author="PR Preview" w:date="2026-01-01T00:00:00Z">
        <w:r>
          <w:rPr>
            <w:rStyle w:val="NormalTok"/>
          </w:rPr>
          <w:t xml:space="preserve">recovered</w:t>
        </w:r>
      </w:ins>
      <w:ins w:id="8587" w:author="PR Preview" w:date="2026-01-01T00:00:00Z">
        <w:r>
          <w:br/>
        </w:r>
      </w:ins>
      <w:ins w:id="8588" w:author="PR Preview" w:date="2026-01-01T00:00:00Z">
        <w:r>
          <w:rPr>
            <w:rStyle w:val="CommentTok"/>
          </w:rPr>
          <w:t xml:space="preserve">#&gt;      [,1] [,2]</w:t>
        </w:r>
      </w:ins>
      <w:ins w:id="8589" w:author="PR Preview" w:date="2026-01-01T00:00:00Z">
        <w:r>
          <w:br/>
        </w:r>
      </w:ins>
      <w:ins w:id="8590" w:author="PR Preview" w:date="2026-01-01T00:00:00Z">
        <w:r>
          <w:rPr>
            <w:rStyle w:val="CommentTok"/>
          </w:rPr>
          <w:t xml:space="preserve">#&gt; [1,]    2    1</w:t>
        </w:r>
      </w:ins>
      <w:ins w:id="8591" w:author="PR Preview" w:date="2026-01-01T00:00:00Z">
        <w:r>
          <w:br/>
        </w:r>
      </w:ins>
      <w:ins w:id="8592" w:author="PR Preview" w:date="2026-01-01T00:00:00Z">
        <w:r>
          <w:rPr>
            <w:rStyle w:val="CommentTok"/>
          </w:rPr>
          <w:t xml:space="preserve">#&gt; [2,]    1    2</w:t>
        </w:r>
      </w:ins>
    </w:p>
    <w:p>
      <w:pPr>
        <w:pStyle w:val="FirstParagraph"/>
      </w:pPr>
      <w:ins w:id="8593" w:author="PR Preview" w:date="2026-01-01T00:00:00Z">
        <w:r>
          <w:t xml:space="preserve">The inner product of</w:t>
        </w:r>
      </w:ins>
      <w:ins w:id="8594" w:author="PR Preview" w:date="2026-01-01T00:00:00Z">
        <w:r>
          <w:t xml:space="preserve"> </w:t>
        </w:r>
      </w:ins>
      <m:oMath>
        <m:acc>
          <m:accPr>
            <m:chr m:val="̃"/>
          </m:accPr>
          <m:e>
            <m:r>
              <m:t>x</m:t>
            </m:r>
          </m:e>
        </m:acc>
      </m:oMath>
      <w:ins w:id="8595" w:author="PR Preview" w:date="2026-01-01T00:00:00Z">
        <w:r>
          <w:t xml:space="preserve"> </w:t>
        </w:r>
      </w:ins>
      <w:ins w:id="8596" w:author="PR Preview" w:date="2026-01-01T00:00:00Z">
        <w:r>
          <w:t xml:space="preserve">with itself is 14, which is positive.</w:t>
        </w:r>
      </w:ins>
      <w:ins w:id="8597" w:author="PR Preview" w:date="2026-01-01T00:00:00Z">
        <w:r>
          <w:t xml:space="preserve"> </w:t>
        </w:r>
      </w:ins>
      <w:ins w:id="8598" w:author="PR Preview" w:date="2026-01-01T00:00:00Z">
        <w:r>
          <w:t xml:space="preserve">The two orders give the same number, 7 and 7.</w:t>
        </w:r>
      </w:ins>
      <w:ins w:id="8599" w:author="PR Preview" w:date="2026-01-01T00:00:00Z">
        <w:r>
          <w:t xml:space="preserve"> </w:t>
        </w:r>
      </w:ins>
      <w:ins w:id="8600" w:author="PR Preview" w:date="2026-01-01T00:00:00Z">
        <w:r>
          <w:t xml:space="preserve">Both sides of the linearity axiom equal 28.</w:t>
        </w:r>
      </w:ins>
      <w:ins w:id="8601" w:author="PR Preview" w:date="2026-01-01T00:00:00Z">
        <w:r>
          <w:t xml:space="preserve"> </w:t>
        </w:r>
      </w:ins>
      <w:ins w:id="8602" w:author="PR Preview" w:date="2026-01-01T00:00:00Z">
        <w:r>
          <w:t xml:space="preserve">The matrix of numbers</w:t>
        </w:r>
      </w:ins>
      <w:ins w:id="8603" w:author="PR Preview" w:date="2026-01-01T00:00:00Z">
        <w:r>
          <w:t xml:space="preserve"> </w:t>
        </w:r>
      </w:ins>
      <m:oMath>
        <m:sSub>
          <m:e>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sub>
            <m:r>
              <m:rPr>
                <m:sty m:val="bi"/>
              </m:rPr>
              <m:t>A</m:t>
            </m:r>
          </m:sub>
        </m:sSub>
      </m:oMath>
      <w:ins w:id="8604" w:author="PR Preview" w:date="2026-01-01T00:00:00Z">
        <w:r>
          <w:t xml:space="preserve"> </w:t>
        </w:r>
      </w:ins>
      <w:ins w:id="8605" w:author="PR Preview" w:date="2026-01-01T00:00:00Z">
        <w:r>
          <w:t xml:space="preserve">is</w:t>
        </w:r>
      </w:ins>
      <w:ins w:id="8606" w:author="PR Preview" w:date="2026-01-01T00:00:00Z">
        <w:r>
          <w:t xml:space="preserve"> </w:t>
        </w:r>
      </w:ins>
      <w:ins w:id="8607" w:author="PR Preview" w:date="2026-01-01T00:00:00Z">
        <w:r>
          <w:t xml:space="preserve">equal to</w:t>
        </w:r>
      </w:ins>
      <w:ins w:id="8608" w:author="PR Preview" w:date="2026-01-01T00:00:00Z">
        <w:r>
          <w:t xml:space="preserve"> </w:t>
        </w:r>
      </w:ins>
      <m:oMath>
        <m:r>
          <m:rPr>
            <m:sty m:val="bi"/>
          </m:rPr>
          <m:t>A</m:t>
        </m:r>
      </m:oMath>
      <w:ins w:id="8609" w:author="PR Preview" w:date="2026-01-01T00:00:00Z">
        <w:r>
          <w:t xml:space="preserve">,</w:t>
        </w:r>
      </w:ins>
      <w:ins w:id="8610" w:author="PR Preview" w:date="2026-01-01T00:00:00Z">
        <w:r>
          <w:t xml:space="preserve"> </w:t>
        </w:r>
      </w:ins>
      <w:ins w:id="8611" w:author="PR Preview" w:date="2026-01-01T00:00:00Z">
        <w:r>
          <w:t xml:space="preserve">as the converse in</w:t>
        </w:r>
      </w:ins>
      <w:ins w:id="8612" w:author="PR Preview" w:date="2026-01-01T00:00:00Z">
        <w:r>
          <w:t xml:space="preserve"> </w:t>
        </w:r>
      </w:ins>
      <w:hyperlink w:anchor="thm-matrix-induced-inner-product">
        <w:ins w:id="8613" w:author="PR Preview" w:date="2026-01-01T00:00:00Z">
          <w:r>
            <w:rPr>
              <w:rStyle w:val="Hyperlink"/>
            </w:rPr>
            <w:t xml:space="preserve">Theorem 77</w:t>
          </w:r>
        </w:ins>
      </w:hyperlink>
      <w:ins w:id="8614" w:author="PR Preview" w:date="2026-01-01T00:00:00Z">
        <w:r>
          <w:t xml:space="preserve"> </w:t>
        </w:r>
      </w:ins>
      <w:ins w:id="8615" w:author="PR Preview" w:date="2026-01-01T00:00:00Z">
        <w:r>
          <w:t xml:space="preserve">says.</w:t>
        </w:r>
      </w:ins>
    </w:p>
    <w:bookmarkEnd w:id="471"/>
    <w:bookmarkStart w:id="472"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del w:id="8616" w:author="PR Preview" w:date="2026-01-01T00:00:00Z">
        <w:r>
          <w:rPr>
            <w:b/>
            <w:bCs/>
          </w:rPr>
          <w:delText xml:space="preserve">Mahalanobis metric and whitening</w:delText>
        </w:r>
      </w:del>
      <w:del w:id="8617" w:author="PR Preview" w:date="2026-01-01T00:00:00Z">
        <w:r>
          <w:delText xml:space="preserve">:</w:delText>
        </w:r>
      </w:del>
      <w:del w:id="8618" w:author="PR Preview" w:date="2026-01-01T00:00:00Z">
        <w:r>
          <w:delText xml:space="preserve"> </w:delText>
        </w:r>
      </w:del>
      <w:del w:id="8619" w:author="PR Preview" w:date="2026-01-01T00:00:00Z">
        <w:r>
          <w:delText xml:space="preserve">Standard Euclidean distance treats all coordinate axes identically, ignoring feature correlations and variance differences.</w:delText>
        </w:r>
      </w:del>
      <w:del w:id="8620" w:author="PR Preview" w:date="2026-01-01T00:00:00Z">
        <w:r>
          <w:delText xml:space="preserve"> </w:delText>
        </w:r>
      </w:del>
      <w:del w:id="8621" w:author="PR Preview" w:date="2026-01-01T00:00:00Z">
        <w:r>
          <w:delText xml:space="preserve">If data features have a symmetric positive definite covariance matrix</w:delText>
        </w:r>
      </w:del>
      <w:del w:id="8622" w:author="PR Preview" w:date="2026-01-01T00:00:00Z">
        <w:r>
          <w:delText xml:space="preserve"> </w:delText>
        </w:r>
      </w:del>
      <m:oMath>
        <m:r>
          <m:rPr>
            <m:sty m:val="b"/>
          </m:rPr>
          <m:t>Σ</m:t>
        </m:r>
      </m:oMath>
      <w:del w:id="8623" w:author="PR Preview" w:date="2026-01-01T00:00:00Z">
        <w:r>
          <w:delText xml:space="preserve"> </w:delText>
        </w:r>
      </w:del>
      <w:del w:id="8624" w:author="PR Preview" w:date="2026-01-01T00:00:00Z">
        <w:r>
          <w:delText xml:space="preserve">(</w:delText>
        </w:r>
      </w:del>
      <w:hyperlink w:anchor="def-positive-definite">
        <w:del w:id="8625" w:author="PR Preview" w:date="2026-01-01T00:00:00Z">
          <w:r>
            <w:rPr>
              <w:rStyle w:val="Hyperlink"/>
            </w:rPr>
            <w:delText xml:space="preserve">Definition 86</w:delText>
          </w:r>
        </w:del>
      </w:hyperlink>
      <w:del w:id="8626" w:author="PR Preview" w:date="2026-01-01T00:00:00Z">
        <w:r>
          <w:delText xml:space="preserve">),</w:delText>
        </w:r>
      </w:del>
      <w:del w:id="8627" w:author="PR Preview" w:date="2026-01-01T00:00:00Z">
        <w:r>
          <w:delText xml:space="preserve"> </w:delText>
        </w:r>
      </w:del>
      <w:del w:id="8628" w:author="PR Preview" w:date="2026-01-01T00:00:00Z">
        <w:r>
          <w:delText xml:space="preserve">the precision matrix</w:delText>
        </w:r>
      </w:del>
      <w:del w:id="8629"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8630" w:author="PR Preview" w:date="2026-01-01T00:00:00Z">
        <w:r>
          <w:delText xml:space="preserve"> </w:delText>
        </w:r>
      </w:del>
      <w:del w:id="8631" w:author="PR Preview" w:date="2026-01-01T00:00:00Z">
        <w:r>
          <w:delText xml:space="preserve">(</w:delText>
        </w:r>
      </w:del>
      <w:hyperlink w:anchor="thm-pd-inverse">
        <w:del w:id="8632" w:author="PR Preview" w:date="2026-01-01T00:00:00Z">
          <w:r>
            <w:rPr>
              <w:rStyle w:val="Hyperlink"/>
            </w:rPr>
            <w:delText xml:space="preserve">Theorem 74</w:delText>
          </w:r>
        </w:del>
      </w:hyperlink>
      <w:del w:id="8633" w:author="PR Preview" w:date="2026-01-01T00:00:00Z">
        <w:r>
          <w:delText xml:space="preserve">) defines the Mahalanobis inner product</w:delText>
        </w:r>
      </w:del>
      <w:del w:id="8634"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del w:id="8635" w:author="PR Preview" w:date="2026-01-01T00:00:00Z">
        <w:r>
          <w:delText xml:space="preserve">.</w:delText>
        </w:r>
      </w:del>
      <w:del w:id="8636" w:author="PR Preview" w:date="2026-01-01T00:00:00Z">
        <w:r>
          <w:delText xml:space="preserve"> </w:delText>
        </w:r>
      </w:del>
      <w:del w:id="8637" w:author="PR Preview" w:date="2026-01-01T00:00:00Z">
        <w:r>
          <w:delText xml:space="preserve">The induced distance</w:delText>
        </w:r>
      </w:del>
      <w:del w:id="8638" w:author="PR Preview" w:date="2026-01-01T00:00:00Z">
        <w:r>
          <w:delText xml:space="preserve"> </w:delText>
        </w:r>
      </w:del>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del w:id="8639" w:author="PR Preview" w:date="2026-01-01T00:00:00Z">
        <w:r>
          <w:delText xml:space="preserve"> </w:delText>
        </w:r>
      </w:del>
      <w:del w:id="8640" w:author="PR Preview" w:date="2026-01-01T00:00:00Z">
        <w:r>
          <w:delText xml:space="preserve">measures statistical distance normalized by variance along each principal direction.</w:delText>
        </w:r>
      </w:del>
      <w:del w:id="8641" w:author="PR Preview" w:date="2026-01-01T00:00:00Z">
        <w:r>
          <w:delText xml:space="preserve"> </w:delText>
        </w:r>
      </w:del>
      <w:del w:id="8642" w:author="PR Preview" w:date="2026-01-01T00:00:00Z">
        <w:r>
          <w:delText xml:space="preserve">Factoring</w:delText>
        </w:r>
      </w:del>
      <w:del w:id="8643"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8644" w:author="PR Preview" w:date="2026-01-01T00:00:00Z">
        <w:r>
          <w:delText xml:space="preserve"> </w:delText>
        </w:r>
      </w:del>
      <w:del w:id="8645" w:author="PR Preview" w:date="2026-01-01T00:00:00Z">
        <w:r>
          <w:delText xml:space="preserve">(via Cholesky or spectral decomposition),</w:delText>
        </w:r>
      </w:del>
      <w:del w:id="8646" w:author="PR Preview" w:date="2026-01-01T00:00:00Z">
        <w:r>
          <w:delText xml:space="preserve"> </w:delText>
        </w:r>
      </w:del>
      <w:del w:id="8647" w:author="PR Preview" w:date="2026-01-01T00:00:00Z">
        <w:r>
          <w:delText xml:space="preserve">this inner product corresponds to the Euclidean dot product of whitened coordinates</w:delText>
        </w:r>
      </w:del>
      <w:del w:id="8648" w:author="PR Preview" w:date="2026-01-01T00:00:00Z">
        <w:r>
          <w:delText xml:space="preserve"> </w:delText>
        </w:r>
      </w:del>
      <m:oMath>
        <m:acc>
          <m:accPr>
            <m:chr m:val="̃"/>
          </m:accPr>
          <m:e>
            <m:r>
              <m:t>z</m:t>
            </m:r>
          </m:e>
        </m:acc>
        <m:r>
          <m:rPr>
            <m:sty m:val="p"/>
          </m:rPr>
          <m:t>=</m:t>
        </m:r>
        <m:r>
          <m:rPr>
            <m:sty m:val="bi"/>
          </m:rPr>
          <m:t>W</m:t>
        </m:r>
        <m:acc>
          <m:accPr>
            <m:chr m:val="̃"/>
          </m:accPr>
          <m:e>
            <m:r>
              <m:t>x</m:t>
            </m:r>
          </m:e>
        </m:acc>
      </m:oMath>
      <w:del w:id="8649" w:author="PR Preview" w:date="2026-01-01T00:00:00Z">
        <w:r>
          <w:delText xml:space="preserve">:</w:delText>
        </w:r>
      </w:del>
      <w:del w:id="8650" w:author="PR Preview" w:date="2026-01-01T00:00:00Z">
        <w:r>
          <w:delText xml:space="preserve"> </w:delText>
        </w:r>
      </w:del>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del w:id="8651" w:author="PR Preview" w:date="2026-01-01T00:00:00Z">
        <w:r>
          <w:delText xml:space="preserve">.</w:delText>
        </w:r>
      </w:del>
    </w:p>
    <w:p>
      <w:pPr>
        <w:numPr>
          <w:ilvl w:val="0"/>
          <w:numId w:val="1079"/>
        </w:numPr>
      </w:pPr>
      <w:ins w:id="8652" w:author="PR Preview" w:date="2026-01-01T00:00:00Z">
        <w:r>
          <w:rPr>
            <w:b/>
            <w:bCs/>
          </w:rPr>
          <w:t xml:space="preserve">Mahalanobis metric and whitening</w:t>
        </w:r>
      </w:ins>
      <w:ins w:id="8653" w:author="PR Preview" w:date="2026-01-01T00:00:00Z">
        <w:r>
          <w:t xml:space="preserve">:</w:t>
        </w:r>
      </w:ins>
      <w:ins w:id="8654" w:author="PR Preview" w:date="2026-01-01T00:00:00Z">
        <w:r>
          <w:t xml:space="preserve"> </w:t>
        </w:r>
      </w:ins>
      <w:ins w:id="8655" w:author="PR Preview" w:date="2026-01-01T00:00:00Z">
        <w:r>
          <w:t xml:space="preserve">Standard Euclidean distance treats all coordinate axes identically, ignoring feature correlations and variance differences.</w:t>
        </w:r>
      </w:ins>
      <w:ins w:id="8656" w:author="PR Preview" w:date="2026-01-01T00:00:00Z">
        <w:r>
          <w:t xml:space="preserve"> </w:t>
        </w:r>
      </w:ins>
      <w:ins w:id="8657" w:author="PR Preview" w:date="2026-01-01T00:00:00Z">
        <w:r>
          <w:t xml:space="preserve">If data features have a symmetric positive definite covariance matrix</w:t>
        </w:r>
      </w:ins>
      <w:ins w:id="8658" w:author="PR Preview" w:date="2026-01-01T00:00:00Z">
        <w:r>
          <w:t xml:space="preserve"> </w:t>
        </w:r>
      </w:ins>
      <m:oMath>
        <m:r>
          <m:rPr>
            <m:sty m:val="b"/>
          </m:rPr>
          <m:t>Σ</m:t>
        </m:r>
      </m:oMath>
      <w:ins w:id="8659" w:author="PR Preview" w:date="2026-01-01T00:00:00Z">
        <w:r>
          <w:t xml:space="preserve"> </w:t>
        </w:r>
      </w:ins>
      <w:ins w:id="8660" w:author="PR Preview" w:date="2026-01-01T00:00:00Z">
        <w:r>
          <w:t xml:space="preserve">(</w:t>
        </w:r>
      </w:ins>
      <w:hyperlink w:anchor="def-positive-definite">
        <w:ins w:id="8661" w:author="PR Preview" w:date="2026-01-01T00:00:00Z">
          <w:r>
            <w:rPr>
              <w:rStyle w:val="Hyperlink"/>
            </w:rPr>
            <w:t xml:space="preserve">Definition 86</w:t>
          </w:r>
        </w:ins>
      </w:hyperlink>
      <w:ins w:id="8662" w:author="PR Preview" w:date="2026-01-01T00:00:00Z">
        <w:r>
          <w:t xml:space="preserve">),</w:t>
        </w:r>
      </w:ins>
      <w:ins w:id="8663" w:author="PR Preview" w:date="2026-01-01T00:00:00Z">
        <w:r>
          <w:t xml:space="preserve"> </w:t>
        </w:r>
      </w:ins>
      <w:ins w:id="8664" w:author="PR Preview" w:date="2026-01-01T00:00:00Z">
        <w:r>
          <w:t xml:space="preserve">the precision matrix</w:t>
        </w:r>
      </w:ins>
      <w:ins w:id="8665" w:author="PR Preview" w:date="2026-01-01T00:00:00Z">
        <w:r>
          <w:t xml:space="preserve"> </w:t>
        </w:r>
      </w:ins>
      <m:oMath>
        <m:r>
          <m:rPr>
            <m:sty m:val="bi"/>
          </m:rPr>
          <m:t>A</m:t>
        </m:r>
        <m:r>
          <m:rPr>
            <m:sty m:val="p"/>
          </m:rPr>
          <m:t>=</m:t>
        </m:r>
        <m:sSup>
          <m:e>
            <m:r>
              <m:rPr>
                <m:sty m:val="b"/>
              </m:rPr>
              <m:t>Σ</m:t>
            </m:r>
          </m:e>
          <m:sup>
            <m:r>
              <m:rPr>
                <m:sty m:val="p"/>
              </m:rPr>
              <m:t>−</m:t>
            </m:r>
            <m:r>
              <m:t>1</m:t>
            </m:r>
          </m:sup>
        </m:sSup>
      </m:oMath>
      <w:ins w:id="8666" w:author="PR Preview" w:date="2026-01-01T00:00:00Z">
        <w:r>
          <w:t xml:space="preserve"> </w:t>
        </w:r>
      </w:ins>
      <w:ins w:id="8667" w:author="PR Preview" w:date="2026-01-01T00:00:00Z">
        <w:r>
          <w:t xml:space="preserve">(</w:t>
        </w:r>
      </w:ins>
      <w:hyperlink w:anchor="thm-pd-inverse">
        <w:ins w:id="8668" w:author="PR Preview" w:date="2026-01-01T00:00:00Z">
          <w:r>
            <w:rPr>
              <w:rStyle w:val="Hyperlink"/>
            </w:rPr>
            <w:t xml:space="preserve">Theorem 76</w:t>
          </w:r>
        </w:ins>
      </w:hyperlink>
      <w:ins w:id="8669" w:author="PR Preview" w:date="2026-01-01T00:00:00Z">
        <w:r>
          <w:t xml:space="preserve">) defines the Mahalanobis inner product</w:t>
        </w:r>
      </w:ins>
      <w:ins w:id="8670"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ins w:id="8671" w:author="PR Preview" w:date="2026-01-01T00:00:00Z">
        <w:r>
          <w:t xml:space="preserve">.</w:t>
        </w:r>
      </w:ins>
      <w:ins w:id="8672" w:author="PR Preview" w:date="2026-01-01T00:00:00Z">
        <w:r>
          <w:t xml:space="preserve"> </w:t>
        </w:r>
      </w:ins>
      <w:ins w:id="8673" w:author="PR Preview" w:date="2026-01-01T00:00:00Z">
        <w:r>
          <w:t xml:space="preserve">The induced distance</w:t>
        </w:r>
      </w:ins>
      <w:ins w:id="8674" w:author="PR Preview" w:date="2026-01-01T00:00:00Z">
        <w:r>
          <w:t xml:space="preserve"> </w:t>
        </w:r>
      </w:ins>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ins w:id="8675" w:author="PR Preview" w:date="2026-01-01T00:00:00Z">
        <w:r>
          <w:t xml:space="preserve"> </w:t>
        </w:r>
      </w:ins>
      <w:ins w:id="8676" w:author="PR Preview" w:date="2026-01-01T00:00:00Z">
        <w:r>
          <w:t xml:space="preserve">measures statistical distance normalized by variance along each principal direction.</w:t>
        </w:r>
      </w:ins>
      <w:ins w:id="8677" w:author="PR Preview" w:date="2026-01-01T00:00:00Z">
        <w:r>
          <w:t xml:space="preserve"> </w:t>
        </w:r>
      </w:ins>
      <w:ins w:id="8678" w:author="PR Preview" w:date="2026-01-01T00:00:00Z">
        <w:r>
          <w:t xml:space="preserve">Factoring</w:t>
        </w:r>
      </w:ins>
      <w:ins w:id="8679"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8680" w:author="PR Preview" w:date="2026-01-01T00:00:00Z">
        <w:r>
          <w:t xml:space="preserve"> </w:t>
        </w:r>
      </w:ins>
      <w:ins w:id="8681" w:author="PR Preview" w:date="2026-01-01T00:00:00Z">
        <w:r>
          <w:t xml:space="preserve">(via Cholesky or spectral decomposition),</w:t>
        </w:r>
      </w:ins>
      <w:ins w:id="8682" w:author="PR Preview" w:date="2026-01-01T00:00:00Z">
        <w:r>
          <w:t xml:space="preserve"> </w:t>
        </w:r>
      </w:ins>
      <w:ins w:id="8683" w:author="PR Preview" w:date="2026-01-01T00:00:00Z">
        <w:r>
          <w:t xml:space="preserve">this inner product corresponds to the Euclidean dot product of whitened coordinates</w:t>
        </w:r>
      </w:ins>
      <w:ins w:id="8684" w:author="PR Preview" w:date="2026-01-01T00:00:00Z">
        <w:r>
          <w:t xml:space="preserve"> </w:t>
        </w:r>
      </w:ins>
      <m:oMath>
        <m:acc>
          <m:accPr>
            <m:chr m:val="̃"/>
          </m:accPr>
          <m:e>
            <m:r>
              <m:t>z</m:t>
            </m:r>
          </m:e>
        </m:acc>
        <m:r>
          <m:rPr>
            <m:sty m:val="p"/>
          </m:rPr>
          <m:t>=</m:t>
        </m:r>
        <m:r>
          <m:rPr>
            <m:sty m:val="bi"/>
          </m:rPr>
          <m:t>W</m:t>
        </m:r>
        <m:acc>
          <m:accPr>
            <m:chr m:val="̃"/>
          </m:accPr>
          <m:e>
            <m:r>
              <m:t>x</m:t>
            </m:r>
          </m:e>
        </m:acc>
      </m:oMath>
      <w:ins w:id="8685" w:author="PR Preview" w:date="2026-01-01T00:00:00Z">
        <w:r>
          <w:t xml:space="preserve">:</w:t>
        </w:r>
      </w:ins>
      <w:ins w:id="8686" w:author="PR Preview" w:date="2026-01-01T00:00:00Z">
        <w:r>
          <w:t xml:space="preserve"> </w:t>
        </w:r>
      </w:ins>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ins w:id="8687" w:author="PR Preview" w:date="2026-01-01T00:00:00Z">
        <w:r>
          <w:t xml:space="preserve">.</w:t>
        </w:r>
      </w:ins>
    </w:p>
    <w:p>
      <w:pPr>
        <w:numPr>
          <w:ilvl w:val="0"/>
          <w:numId w:val="1079"/>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9"/>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9"/>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72"/>
    <w:bookmarkEnd w:id="473"/>
    <w:bookmarkStart w:id="489" w:name="determinants"/>
    <w:p>
      <w:pPr>
        <w:pStyle w:val="Heading2"/>
      </w:pPr>
      <w:r>
        <w:t xml:space="preserve">8 Determinants</w:t>
      </w:r>
    </w:p>
    <w:bookmarkStart w:id="474"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0"/>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0"/>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74"/>
    <w:bookmarkStart w:id="475" w:name="exm-determinant"/>
    <w:p>
      <w:pPr>
        <w:pStyle w:val="FirstParagraph"/>
      </w:pPr>
      <w:del w:id="8688" w:author="PR Preview" w:date="2026-01-01T00:00:00Z">
        <w:r>
          <w:rPr>
            <w:b/>
            <w:bCs/>
          </w:rPr>
          <w:delText xml:space="preserve">Example 145 (Determinant of a</w:delText>
        </w:r>
      </w:del>
      <w:del w:id="8689" w:author="PR Preview" w:date="2026-01-01T00:00:00Z">
        <w:r>
          <w:rPr>
            <w:b/>
            <w:bCs/>
          </w:rPr>
          <w:delText xml:space="preserve"> </w:delText>
        </w:r>
      </w:del>
      <m:oMath>
        <m:r>
          <m:t>2</m:t>
        </m:r>
        <m:r>
          <m:rPr>
            <m:sty m:val="p"/>
          </m:rPr>
          <m:t>×</m:t>
        </m:r>
        <m:r>
          <m:t>2</m:t>
        </m:r>
      </m:oMath>
      <w:del w:id="8690" w:author="PR Preview" w:date="2026-01-01T00:00:00Z">
        <w:r>
          <w:rPr>
            <w:b/>
            <w:bCs/>
          </w:rPr>
          <w:delText xml:space="preserve"> </w:delText>
        </w:r>
      </w:del>
      <w:del w:id="8691" w:author="PR Preview" w:date="2026-01-01T00:00:00Z">
        <w:r>
          <w:rPr>
            <w:b/>
            <w:bCs/>
          </w:rPr>
          <w:delText xml:space="preserve">matrix)</w:delText>
        </w:r>
      </w:del>
      <w:del w:id="8692" w:author="PR Preview" w:date="2026-01-01T00:00:00Z">
        <w:r>
          <w:delText xml:space="preserve"> </w:delText>
        </w:r>
      </w:del>
      <w:del w:id="8693" w:author="PR Preview" w:date="2026-01-01T00:00:00Z">
        <w:r>
          <w:delText xml:space="preserve">For</w:delText>
        </w:r>
      </w:del>
      <w:del w:id="869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del w:id="8695" w:author="PR Preview" w:date="2026-01-01T00:00:00Z">
        <w:r>
          <w:delText xml:space="preserve">,</w:delText>
        </w:r>
      </w:del>
      <w:del w:id="8696" w:author="PR Preview" w:date="2026-01-01T00:00:00Z">
        <w:r>
          <w:delText xml:space="preserve"> </w:delText>
        </w:r>
      </w:del>
      <w:del w:id="8697" w:author="PR Preview" w:date="2026-01-01T00:00:00Z">
        <w:r>
          <w:delText xml:space="preserve">deleting row 1 and column 1 leaves</w:delText>
        </w:r>
      </w:del>
      <w:del w:id="8698" w:author="PR Preview" w:date="2026-01-01T00:00:00Z">
        <w:r>
          <w:delText xml:space="preserve"> </w:delText>
        </w:r>
      </w:del>
      <m:oMath>
        <m:d>
          <m:dPr>
            <m:begChr m:val="["/>
            <m:sepChr m:val=""/>
            <m:endChr m:val="]"/>
            <m:grow/>
          </m:dPr>
          <m:e>
            <m:m>
              <m:mPr>
                <m:baseJc m:val="center"/>
                <m:plcHide m:val="on"/>
                <m:mcs>
                  <m:mc>
                    <m:mcPr>
                      <m:mcJc m:val="center"/>
                      <m:count m:val="1"/>
                    </m:mcPr>
                  </m:mc>
                </m:mcs>
              </m:mPr>
              <m:mr>
                <m:e>
                  <m:r>
                    <m:t>d</m:t>
                  </m:r>
                </m:e>
              </m:mr>
            </m:m>
          </m:e>
        </m:d>
      </m:oMath>
      <w:del w:id="8699" w:author="PR Preview" w:date="2026-01-01T00:00:00Z">
        <w:r>
          <w:delText xml:space="preserve">,</w:delText>
        </w:r>
      </w:del>
      <w:del w:id="8700" w:author="PR Preview" w:date="2026-01-01T00:00:00Z">
        <w:r>
          <w:delText xml:space="preserve"> </w:delText>
        </w:r>
      </w:del>
      <w:del w:id="8701" w:author="PR Preview" w:date="2026-01-01T00:00:00Z">
        <w:r>
          <w:delText xml:space="preserve">and deleting row 1 and column 2 leaves</w:delText>
        </w:r>
      </w:del>
      <w:del w:id="8702" w:author="PR Preview" w:date="2026-01-01T00:00:00Z">
        <w:r>
          <w:delText xml:space="preserve"> </w:delText>
        </w:r>
      </w:del>
      <m:oMath>
        <m:d>
          <m:dPr>
            <m:begChr m:val="["/>
            <m:sepChr m:val=""/>
            <m:endChr m:val="]"/>
            <m:grow/>
          </m:dPr>
          <m:e>
            <m:m>
              <m:mPr>
                <m:baseJc m:val="center"/>
                <m:plcHide m:val="on"/>
                <m:mcs>
                  <m:mc>
                    <m:mcPr>
                      <m:mcJc m:val="center"/>
                      <m:count m:val="1"/>
                    </m:mcPr>
                  </m:mc>
                </m:mcs>
              </m:mPr>
              <m:mr>
                <m:e>
                  <m:r>
                    <m:t>c</m:t>
                  </m:r>
                </m:e>
              </m:mr>
            </m:m>
          </m:e>
        </m:d>
      </m:oMath>
      <w:del w:id="8703" w:author="PR Preview" w:date="2026-01-01T00:00:00Z">
        <w:r>
          <w:delText xml:space="preserve">.</w:delText>
        </w:r>
      </w:del>
      <w:del w:id="8704" w:author="PR Preview" w:date="2026-01-01T00:00:00Z">
        <w:r>
          <w:delText xml:space="preserve"> </w:delText>
        </w:r>
      </w:del>
      <w:del w:id="8705" w:author="PR Preview" w:date="2026-01-01T00:00:00Z">
        <w:r>
          <w:delText xml:space="preserve">So:</w:delText>
        </w:r>
      </w:del>
    </w:p>
    <w:p>
      <w:pPr>
        <w:pStyle w:val="FirstParagraph"/>
      </w:pPr>
      <w:ins w:id="8706" w:author="PR Preview" w:date="2026-01-01T00:00:00Z">
        <w:r>
          <w:rPr>
            <w:b/>
            <w:bCs/>
          </w:rPr>
          <w:t xml:space="preserve">Example 148 (Determinant of a</w:t>
        </w:r>
      </w:ins>
      <w:ins w:id="8707" w:author="PR Preview" w:date="2026-01-01T00:00:00Z">
        <w:r>
          <w:rPr>
            <w:b/>
            <w:bCs/>
          </w:rPr>
          <w:t xml:space="preserve"> </w:t>
        </w:r>
      </w:ins>
      <m:oMath>
        <m:r>
          <m:t>2</m:t>
        </m:r>
        <m:r>
          <m:rPr>
            <m:sty m:val="p"/>
          </m:rPr>
          <m:t>×</m:t>
        </m:r>
        <m:r>
          <m:t>2</m:t>
        </m:r>
      </m:oMath>
      <w:ins w:id="8708" w:author="PR Preview" w:date="2026-01-01T00:00:00Z">
        <w:r>
          <w:rPr>
            <w:b/>
            <w:bCs/>
          </w:rPr>
          <w:t xml:space="preserve"> </w:t>
        </w:r>
      </w:ins>
      <w:ins w:id="8709" w:author="PR Preview" w:date="2026-01-01T00:00:00Z">
        <w:r>
          <w:rPr>
            <w:b/>
            <w:bCs/>
          </w:rPr>
          <w:t xml:space="preserve">matrix)</w:t>
        </w:r>
      </w:ins>
      <w:ins w:id="8710" w:author="PR Preview" w:date="2026-01-01T00:00:00Z">
        <w:r>
          <w:t xml:space="preserve"> </w:t>
        </w:r>
      </w:ins>
      <w:ins w:id="8711" w:author="PR Preview" w:date="2026-01-01T00:00:00Z">
        <w:r>
          <w:t xml:space="preserve">For</w:t>
        </w:r>
      </w:ins>
      <w:ins w:id="871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ins w:id="8713" w:author="PR Preview" w:date="2026-01-01T00:00:00Z">
        <w:r>
          <w:t xml:space="preserve">,</w:t>
        </w:r>
      </w:ins>
      <w:ins w:id="8714" w:author="PR Preview" w:date="2026-01-01T00:00:00Z">
        <w:r>
          <w:t xml:space="preserve"> </w:t>
        </w:r>
      </w:ins>
      <w:ins w:id="8715" w:author="PR Preview" w:date="2026-01-01T00:00:00Z">
        <w:r>
          <w:t xml:space="preserve">deleting row 1 and column 1 leaves</w:t>
        </w:r>
      </w:ins>
      <w:ins w:id="8716" w:author="PR Preview" w:date="2026-01-01T00:00:00Z">
        <w:r>
          <w:t xml:space="preserve"> </w:t>
        </w:r>
      </w:ins>
      <m:oMath>
        <m:d>
          <m:dPr>
            <m:begChr m:val="["/>
            <m:sepChr m:val=""/>
            <m:endChr m:val="]"/>
            <m:grow/>
          </m:dPr>
          <m:e>
            <m:m>
              <m:mPr>
                <m:baseJc m:val="center"/>
                <m:plcHide m:val="on"/>
                <m:mcs>
                  <m:mc>
                    <m:mcPr>
                      <m:mcJc m:val="center"/>
                      <m:count m:val="1"/>
                    </m:mcPr>
                  </m:mc>
                </m:mcs>
              </m:mPr>
              <m:mr>
                <m:e>
                  <m:r>
                    <m:t>d</m:t>
                  </m:r>
                </m:e>
              </m:mr>
            </m:m>
          </m:e>
        </m:d>
      </m:oMath>
      <w:ins w:id="8717" w:author="PR Preview" w:date="2026-01-01T00:00:00Z">
        <w:r>
          <w:t xml:space="preserve">,</w:t>
        </w:r>
      </w:ins>
      <w:ins w:id="8718" w:author="PR Preview" w:date="2026-01-01T00:00:00Z">
        <w:r>
          <w:t xml:space="preserve"> </w:t>
        </w:r>
      </w:ins>
      <w:ins w:id="8719" w:author="PR Preview" w:date="2026-01-01T00:00:00Z">
        <w:r>
          <w:t xml:space="preserve">and deleting row 1 and column 2 leaves</w:t>
        </w:r>
      </w:ins>
      <w:ins w:id="8720" w:author="PR Preview" w:date="2026-01-01T00:00:00Z">
        <w:r>
          <w:t xml:space="preserve"> </w:t>
        </w:r>
      </w:ins>
      <m:oMath>
        <m:d>
          <m:dPr>
            <m:begChr m:val="["/>
            <m:sepChr m:val=""/>
            <m:endChr m:val="]"/>
            <m:grow/>
          </m:dPr>
          <m:e>
            <m:m>
              <m:mPr>
                <m:baseJc m:val="center"/>
                <m:plcHide m:val="on"/>
                <m:mcs>
                  <m:mc>
                    <m:mcPr>
                      <m:mcJc m:val="center"/>
                      <m:count m:val="1"/>
                    </m:mcPr>
                  </m:mc>
                </m:mcs>
              </m:mPr>
              <m:mr>
                <m:e>
                  <m:r>
                    <m:t>c</m:t>
                  </m:r>
                </m:e>
              </m:mr>
            </m:m>
          </m:e>
        </m:d>
      </m:oMath>
      <w:ins w:id="8721" w:author="PR Preview" w:date="2026-01-01T00:00:00Z">
        <w:r>
          <w:t xml:space="preserve">.</w:t>
        </w:r>
      </w:ins>
      <w:ins w:id="8722" w:author="PR Preview" w:date="2026-01-01T00:00:00Z">
        <w:r>
          <w:t xml:space="preserve"> </w:t>
        </w:r>
      </w:ins>
      <w:ins w:id="8723" w:author="PR Preview" w:date="2026-01-01T00:00:00Z">
        <w:r>
          <w:t xml:space="preserve">So:</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5"/>
    <w:bookmarkStart w:id="476"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del w:id="8724" w:author="PR Preview" w:date="2026-01-01T00:00:00Z">
        <w:r>
          <w:delText xml:space="preserve">For</w:delText>
        </w:r>
      </w:del>
      <w:del w:id="8725" w:author="PR Preview" w:date="2026-01-01T00:00:00Z">
        <w:r>
          <w:delText xml:space="preserve"> </w:delText>
        </w:r>
      </w:del>
      <m:oMath>
        <m:r>
          <m:t>p</m:t>
        </m:r>
        <m:r>
          <m:rPr>
            <m:sty m:val="p"/>
          </m:rPr>
          <m:t>=</m:t>
        </m:r>
        <m:r>
          <m:t>2</m:t>
        </m:r>
      </m:oMath>
      <w:del w:id="8726" w:author="PR Preview" w:date="2026-01-01T00:00:00Z">
        <w:r>
          <w:delText xml:space="preserve">, the columns have two orderings.</w:delText>
        </w:r>
      </w:del>
      <w:del w:id="8727" w:author="PR Preview" w:date="2026-01-01T00:00:00Z">
        <w:r>
          <w:delText xml:space="preserve"> </w:delText>
        </w:r>
      </w:del>
      <w:del w:id="8728" w:author="PR Preview" w:date="2026-01-01T00:00:00Z">
        <w:r>
          <w:delText xml:space="preserve">The ordering</w:delText>
        </w:r>
      </w:del>
      <w:del w:id="8729" w:author="PR Preview" w:date="2026-01-01T00:00:00Z">
        <w:r>
          <w:delText xml:space="preserve"> </w:delText>
        </w:r>
      </w:del>
      <m:oMath>
        <m:r>
          <m:rPr>
            <m:sty m:val="p"/>
          </m:rPr>
          <m:t>(</m:t>
        </m:r>
        <m:r>
          <m:t>1</m:t>
        </m:r>
        <m:r>
          <m:rPr>
            <m:sty m:val="p"/>
          </m:rPr>
          <m:t>,</m:t>
        </m:r>
        <m:r>
          <m:t>2</m:t>
        </m:r>
        <m:r>
          <m:rPr>
            <m:sty m:val="p"/>
          </m:rPr>
          <m:t>)</m:t>
        </m:r>
      </m:oMath>
      <w:del w:id="8730" w:author="PR Preview" w:date="2026-01-01T00:00:00Z">
        <w:r>
          <w:delText xml:space="preserve"> </w:delText>
        </w:r>
      </w:del>
      <w:del w:id="8731" w:author="PR Preview" w:date="2026-01-01T00:00:00Z">
        <w:r>
          <w:delText xml:space="preserve">keeps each column in place,</w:delText>
        </w:r>
      </w:del>
      <w:del w:id="8732" w:author="PR Preview" w:date="2026-01-01T00:00:00Z">
        <w:r>
          <w:delText xml:space="preserve"> </w:delText>
        </w:r>
      </w:del>
      <w:del w:id="8733" w:author="PR Preview" w:date="2026-01-01T00:00:00Z">
        <w:r>
          <w:delText xml:space="preserve">picks the entries</w:delText>
        </w:r>
      </w:del>
      <w:del w:id="8734" w:author="PR Preview" w:date="2026-01-01T00:00:00Z">
        <w:r>
          <w:delText xml:space="preserve"> </w:delText>
        </w:r>
      </w:del>
      <m:oMath>
        <m:sSub>
          <m:e>
            <m:r>
              <m:t>a</m:t>
            </m:r>
          </m:e>
          <m:sub>
            <m:r>
              <m:t>11</m:t>
            </m:r>
          </m:sub>
        </m:sSub>
      </m:oMath>
      <w:del w:id="8735" w:author="PR Preview" w:date="2026-01-01T00:00:00Z">
        <w:r>
          <w:delText xml:space="preserve"> </w:delText>
        </w:r>
      </w:del>
      <w:del w:id="8736" w:author="PR Preview" w:date="2026-01-01T00:00:00Z">
        <w:r>
          <w:delText xml:space="preserve">and</w:delText>
        </w:r>
      </w:del>
      <w:del w:id="8737" w:author="PR Preview" w:date="2026-01-01T00:00:00Z">
        <w:r>
          <w:delText xml:space="preserve"> </w:delText>
        </w:r>
      </w:del>
      <m:oMath>
        <m:sSub>
          <m:e>
            <m:r>
              <m:t>a</m:t>
            </m:r>
          </m:e>
          <m:sub>
            <m:r>
              <m:t>22</m:t>
            </m:r>
          </m:sub>
        </m:sSub>
      </m:oMath>
      <w:del w:id="8738" w:author="PR Preview" w:date="2026-01-01T00:00:00Z">
        <w:r>
          <w:delText xml:space="preserve">,</w:delText>
        </w:r>
      </w:del>
      <w:del w:id="8739" w:author="PR Preview" w:date="2026-01-01T00:00:00Z">
        <w:r>
          <w:delText xml:space="preserve"> </w:delText>
        </w:r>
      </w:del>
      <w:del w:id="8740" w:author="PR Preview" w:date="2026-01-01T00:00:00Z">
        <w:r>
          <w:delText xml:space="preserve">and has sign</w:delText>
        </w:r>
      </w:del>
      <w:del w:id="8741" w:author="PR Preview" w:date="2026-01-01T00:00:00Z">
        <w:r>
          <w:delText xml:space="preserve"> </w:delText>
        </w:r>
      </w:del>
      <m:oMath>
        <m:r>
          <m:rPr>
            <m:sty m:val="p"/>
          </m:rPr>
          <m:t>+</m:t>
        </m:r>
        <m:r>
          <m:t>1</m:t>
        </m:r>
      </m:oMath>
      <w:del w:id="8742" w:author="PR Preview" w:date="2026-01-01T00:00:00Z">
        <w:r>
          <w:delText xml:space="preserve">.</w:delText>
        </w:r>
      </w:del>
      <w:del w:id="8743" w:author="PR Preview" w:date="2026-01-01T00:00:00Z">
        <w:r>
          <w:delText xml:space="preserve"> </w:delText>
        </w:r>
      </w:del>
      <w:del w:id="8744" w:author="PR Preview" w:date="2026-01-01T00:00:00Z">
        <w:r>
          <w:delText xml:space="preserve">The ordering</w:delText>
        </w:r>
      </w:del>
      <w:del w:id="8745" w:author="PR Preview" w:date="2026-01-01T00:00:00Z">
        <w:r>
          <w:delText xml:space="preserve"> </w:delText>
        </w:r>
      </w:del>
      <m:oMath>
        <m:r>
          <m:rPr>
            <m:sty m:val="p"/>
          </m:rPr>
          <m:t>(</m:t>
        </m:r>
        <m:r>
          <m:t>2</m:t>
        </m:r>
        <m:r>
          <m:rPr>
            <m:sty m:val="p"/>
          </m:rPr>
          <m:t>,</m:t>
        </m:r>
        <m:r>
          <m:t>1</m:t>
        </m:r>
        <m:r>
          <m:rPr>
            <m:sty m:val="p"/>
          </m:rPr>
          <m:t>)</m:t>
        </m:r>
      </m:oMath>
      <w:del w:id="8746" w:author="PR Preview" w:date="2026-01-01T00:00:00Z">
        <w:r>
          <w:delText xml:space="preserve"> </w:delText>
        </w:r>
      </w:del>
      <w:del w:id="8747" w:author="PR Preview" w:date="2026-01-01T00:00:00Z">
        <w:r>
          <w:delText xml:space="preserve">swaps the two columns,</w:delText>
        </w:r>
      </w:del>
      <w:del w:id="8748" w:author="PR Preview" w:date="2026-01-01T00:00:00Z">
        <w:r>
          <w:delText xml:space="preserve"> </w:delText>
        </w:r>
      </w:del>
      <w:del w:id="8749" w:author="PR Preview" w:date="2026-01-01T00:00:00Z">
        <w:r>
          <w:delText xml:space="preserve">picks the entries</w:delText>
        </w:r>
      </w:del>
      <w:del w:id="8750" w:author="PR Preview" w:date="2026-01-01T00:00:00Z">
        <w:r>
          <w:delText xml:space="preserve"> </w:delText>
        </w:r>
      </w:del>
      <m:oMath>
        <m:sSub>
          <m:e>
            <m:r>
              <m:t>a</m:t>
            </m:r>
          </m:e>
          <m:sub>
            <m:r>
              <m:t>12</m:t>
            </m:r>
          </m:sub>
        </m:sSub>
      </m:oMath>
      <w:del w:id="8751" w:author="PR Preview" w:date="2026-01-01T00:00:00Z">
        <w:r>
          <w:delText xml:space="preserve"> </w:delText>
        </w:r>
      </w:del>
      <w:del w:id="8752" w:author="PR Preview" w:date="2026-01-01T00:00:00Z">
        <w:r>
          <w:delText xml:space="preserve">and</w:delText>
        </w:r>
      </w:del>
      <w:del w:id="8753" w:author="PR Preview" w:date="2026-01-01T00:00:00Z">
        <w:r>
          <w:delText xml:space="preserve"> </w:delText>
        </w:r>
      </w:del>
      <m:oMath>
        <m:sSub>
          <m:e>
            <m:r>
              <m:t>a</m:t>
            </m:r>
          </m:e>
          <m:sub>
            <m:r>
              <m:t>21</m:t>
            </m:r>
          </m:sub>
        </m:sSub>
      </m:oMath>
      <w:del w:id="8754" w:author="PR Preview" w:date="2026-01-01T00:00:00Z">
        <w:r>
          <w:delText xml:space="preserve">,</w:delText>
        </w:r>
      </w:del>
      <w:del w:id="8755" w:author="PR Preview" w:date="2026-01-01T00:00:00Z">
        <w:r>
          <w:delText xml:space="preserve"> </w:delText>
        </w:r>
      </w:del>
      <w:del w:id="8756" w:author="PR Preview" w:date="2026-01-01T00:00:00Z">
        <w:r>
          <w:delText xml:space="preserve">and has sign</w:delText>
        </w:r>
      </w:del>
      <w:del w:id="8757" w:author="PR Preview" w:date="2026-01-01T00:00:00Z">
        <w:r>
          <w:delText xml:space="preserve"> </w:delText>
        </w:r>
      </w:del>
      <m:oMath>
        <m:r>
          <m:rPr>
            <m:sty m:val="p"/>
          </m:rPr>
          <m:t>−</m:t>
        </m:r>
        <m:r>
          <m:t>1</m:t>
        </m:r>
      </m:oMath>
      <w:del w:id="8758" w:author="PR Preview" w:date="2026-01-01T00:00:00Z">
        <w:r>
          <w:delText xml:space="preserve">.</w:delText>
        </w:r>
      </w:del>
      <w:del w:id="8759" w:author="PR Preview" w:date="2026-01-01T00:00:00Z">
        <w:r>
          <w:delText xml:space="preserve"> </w:delText>
        </w:r>
      </w:del>
      <w:del w:id="8760" w:author="PR Preview" w:date="2026-01-01T00:00:00Z">
        <w:r>
          <w:delText xml:space="preserve">The sum</w:delText>
        </w:r>
      </w:del>
      <w:del w:id="8761" w:author="PR Preview" w:date="2026-01-01T00:00:00Z">
        <w:r>
          <w:delText xml:space="preserve"> </w:delText>
        </w:r>
      </w:del>
      <m:oMath>
        <m:sSub>
          <m:e>
            <m:r>
              <m:t>a</m:t>
            </m:r>
          </m:e>
          <m:sub>
            <m:r>
              <m:t>11</m:t>
            </m:r>
          </m:sub>
        </m:sSub>
        <m:sSub>
          <m:e>
            <m:r>
              <m:t>a</m:t>
            </m:r>
          </m:e>
          <m:sub>
            <m:r>
              <m:t>22</m:t>
            </m:r>
          </m:sub>
        </m:sSub>
        <m:r>
          <m:rPr>
            <m:sty m:val="p"/>
          </m:rPr>
          <m:t>−</m:t>
        </m:r>
        <m:sSub>
          <m:e>
            <m:r>
              <m:t>a</m:t>
            </m:r>
          </m:e>
          <m:sub>
            <m:r>
              <m:t>12</m:t>
            </m:r>
          </m:sub>
        </m:sSub>
        <m:sSub>
          <m:e>
            <m:r>
              <m:t>a</m:t>
            </m:r>
          </m:e>
          <m:sub>
            <m:r>
              <m:t>21</m:t>
            </m:r>
          </m:sub>
        </m:sSub>
      </m:oMath>
      <w:del w:id="8762" w:author="PR Preview" w:date="2026-01-01T00:00:00Z">
        <w:r>
          <w:delText xml:space="preserve"> </w:delText>
        </w:r>
      </w:del>
      <w:del w:id="8763" w:author="PR Preview" w:date="2026-01-01T00:00:00Z">
        <w:r>
          <w:delText xml:space="preserve">is the value</w:delText>
        </w:r>
      </w:del>
      <w:del w:id="8764" w:author="PR Preview" w:date="2026-01-01T00:00:00Z">
        <w:r>
          <w:delText xml:space="preserve"> </w:delText>
        </w:r>
      </w:del>
      <m:oMath>
        <m:r>
          <m:t>a</m:t>
        </m:r>
        <m:r>
          <m:t>d</m:t>
        </m:r>
        <m:r>
          <m:rPr>
            <m:sty m:val="p"/>
          </m:rPr>
          <m:t>−</m:t>
        </m:r>
        <m:r>
          <m:t>b</m:t>
        </m:r>
        <m:r>
          <m:t>c</m:t>
        </m:r>
      </m:oMath>
      <w:del w:id="8765" w:author="PR Preview" w:date="2026-01-01T00:00:00Z">
        <w:r>
          <w:delText xml:space="preserve"> </w:delText>
        </w:r>
      </w:del>
      <w:del w:id="8766" w:author="PR Preview" w:date="2026-01-01T00:00:00Z">
        <w:r>
          <w:delText xml:space="preserve">from</w:delText>
        </w:r>
      </w:del>
      <w:del w:id="8767" w:author="PR Preview" w:date="2026-01-01T00:00:00Z">
        <w:r>
          <w:delText xml:space="preserve"> </w:delText>
        </w:r>
      </w:del>
      <w:hyperlink w:anchor="exm-determinant">
        <w:del w:id="8768" w:author="PR Preview" w:date="2026-01-01T00:00:00Z">
          <w:r>
            <w:rPr>
              <w:rStyle w:val="Hyperlink"/>
            </w:rPr>
            <w:delText xml:space="preserve">Example 145</w:delText>
          </w:r>
        </w:del>
      </w:hyperlink>
      <w:del w:id="8769" w:author="PR Preview" w:date="2026-01-01T00:00:00Z">
        <w:r>
          <w:delText xml:space="preserve">.</w:delText>
        </w:r>
      </w:del>
    </w:p>
    <w:p>
      <w:pPr>
        <w:pStyle w:val="BodyText"/>
      </w:pPr>
      <w:ins w:id="8770" w:author="PR Preview" w:date="2026-01-01T00:00:00Z">
        <w:r>
          <w:t xml:space="preserve">For</w:t>
        </w:r>
      </w:ins>
      <w:ins w:id="8771" w:author="PR Preview" w:date="2026-01-01T00:00:00Z">
        <w:r>
          <w:t xml:space="preserve"> </w:t>
        </w:r>
      </w:ins>
      <m:oMath>
        <m:r>
          <m:t>p</m:t>
        </m:r>
        <m:r>
          <m:rPr>
            <m:sty m:val="p"/>
          </m:rPr>
          <m:t>=</m:t>
        </m:r>
        <m:r>
          <m:t>2</m:t>
        </m:r>
      </m:oMath>
      <w:ins w:id="8772" w:author="PR Preview" w:date="2026-01-01T00:00:00Z">
        <w:r>
          <w:t xml:space="preserve">, the columns have two orderings.</w:t>
        </w:r>
      </w:ins>
      <w:ins w:id="8773" w:author="PR Preview" w:date="2026-01-01T00:00:00Z">
        <w:r>
          <w:t xml:space="preserve"> </w:t>
        </w:r>
      </w:ins>
      <w:ins w:id="8774" w:author="PR Preview" w:date="2026-01-01T00:00:00Z">
        <w:r>
          <w:t xml:space="preserve">The ordering</w:t>
        </w:r>
      </w:ins>
      <w:ins w:id="8775" w:author="PR Preview" w:date="2026-01-01T00:00:00Z">
        <w:r>
          <w:t xml:space="preserve"> </w:t>
        </w:r>
      </w:ins>
      <m:oMath>
        <m:r>
          <m:rPr>
            <m:sty m:val="p"/>
          </m:rPr>
          <m:t>(</m:t>
        </m:r>
        <m:r>
          <m:t>1</m:t>
        </m:r>
        <m:r>
          <m:rPr>
            <m:sty m:val="p"/>
          </m:rPr>
          <m:t>,</m:t>
        </m:r>
        <m:r>
          <m:t>2</m:t>
        </m:r>
        <m:r>
          <m:rPr>
            <m:sty m:val="p"/>
          </m:rPr>
          <m:t>)</m:t>
        </m:r>
      </m:oMath>
      <w:ins w:id="8776" w:author="PR Preview" w:date="2026-01-01T00:00:00Z">
        <w:r>
          <w:t xml:space="preserve"> </w:t>
        </w:r>
      </w:ins>
      <w:ins w:id="8777" w:author="PR Preview" w:date="2026-01-01T00:00:00Z">
        <w:r>
          <w:t xml:space="preserve">keeps each column in place,</w:t>
        </w:r>
      </w:ins>
      <w:ins w:id="8778" w:author="PR Preview" w:date="2026-01-01T00:00:00Z">
        <w:r>
          <w:t xml:space="preserve"> </w:t>
        </w:r>
      </w:ins>
      <w:ins w:id="8779" w:author="PR Preview" w:date="2026-01-01T00:00:00Z">
        <w:r>
          <w:t xml:space="preserve">picks the entries</w:t>
        </w:r>
      </w:ins>
      <w:ins w:id="8780" w:author="PR Preview" w:date="2026-01-01T00:00:00Z">
        <w:r>
          <w:t xml:space="preserve"> </w:t>
        </w:r>
      </w:ins>
      <m:oMath>
        <m:sSub>
          <m:e>
            <m:r>
              <m:t>a</m:t>
            </m:r>
          </m:e>
          <m:sub>
            <m:r>
              <m:t>11</m:t>
            </m:r>
          </m:sub>
        </m:sSub>
      </m:oMath>
      <w:ins w:id="8781" w:author="PR Preview" w:date="2026-01-01T00:00:00Z">
        <w:r>
          <w:t xml:space="preserve"> </w:t>
        </w:r>
      </w:ins>
      <w:ins w:id="8782" w:author="PR Preview" w:date="2026-01-01T00:00:00Z">
        <w:r>
          <w:t xml:space="preserve">and</w:t>
        </w:r>
      </w:ins>
      <w:ins w:id="8783" w:author="PR Preview" w:date="2026-01-01T00:00:00Z">
        <w:r>
          <w:t xml:space="preserve"> </w:t>
        </w:r>
      </w:ins>
      <m:oMath>
        <m:sSub>
          <m:e>
            <m:r>
              <m:t>a</m:t>
            </m:r>
          </m:e>
          <m:sub>
            <m:r>
              <m:t>22</m:t>
            </m:r>
          </m:sub>
        </m:sSub>
      </m:oMath>
      <w:ins w:id="8784" w:author="PR Preview" w:date="2026-01-01T00:00:00Z">
        <w:r>
          <w:t xml:space="preserve">,</w:t>
        </w:r>
      </w:ins>
      <w:ins w:id="8785" w:author="PR Preview" w:date="2026-01-01T00:00:00Z">
        <w:r>
          <w:t xml:space="preserve"> </w:t>
        </w:r>
      </w:ins>
      <w:ins w:id="8786" w:author="PR Preview" w:date="2026-01-01T00:00:00Z">
        <w:r>
          <w:t xml:space="preserve">and has sign</w:t>
        </w:r>
      </w:ins>
      <w:ins w:id="8787" w:author="PR Preview" w:date="2026-01-01T00:00:00Z">
        <w:r>
          <w:t xml:space="preserve"> </w:t>
        </w:r>
      </w:ins>
      <m:oMath>
        <m:r>
          <m:rPr>
            <m:sty m:val="p"/>
          </m:rPr>
          <m:t>+</m:t>
        </m:r>
        <m:r>
          <m:t>1</m:t>
        </m:r>
      </m:oMath>
      <w:ins w:id="8788" w:author="PR Preview" w:date="2026-01-01T00:00:00Z">
        <w:r>
          <w:t xml:space="preserve">.</w:t>
        </w:r>
      </w:ins>
      <w:ins w:id="8789" w:author="PR Preview" w:date="2026-01-01T00:00:00Z">
        <w:r>
          <w:t xml:space="preserve"> </w:t>
        </w:r>
      </w:ins>
      <w:ins w:id="8790" w:author="PR Preview" w:date="2026-01-01T00:00:00Z">
        <w:r>
          <w:t xml:space="preserve">The ordering</w:t>
        </w:r>
      </w:ins>
      <w:ins w:id="8791" w:author="PR Preview" w:date="2026-01-01T00:00:00Z">
        <w:r>
          <w:t xml:space="preserve"> </w:t>
        </w:r>
      </w:ins>
      <m:oMath>
        <m:r>
          <m:rPr>
            <m:sty m:val="p"/>
          </m:rPr>
          <m:t>(</m:t>
        </m:r>
        <m:r>
          <m:t>2</m:t>
        </m:r>
        <m:r>
          <m:rPr>
            <m:sty m:val="p"/>
          </m:rPr>
          <m:t>,</m:t>
        </m:r>
        <m:r>
          <m:t>1</m:t>
        </m:r>
        <m:r>
          <m:rPr>
            <m:sty m:val="p"/>
          </m:rPr>
          <m:t>)</m:t>
        </m:r>
      </m:oMath>
      <w:ins w:id="8792" w:author="PR Preview" w:date="2026-01-01T00:00:00Z">
        <w:r>
          <w:t xml:space="preserve"> </w:t>
        </w:r>
      </w:ins>
      <w:ins w:id="8793" w:author="PR Preview" w:date="2026-01-01T00:00:00Z">
        <w:r>
          <w:t xml:space="preserve">swaps the two columns,</w:t>
        </w:r>
      </w:ins>
      <w:ins w:id="8794" w:author="PR Preview" w:date="2026-01-01T00:00:00Z">
        <w:r>
          <w:t xml:space="preserve"> </w:t>
        </w:r>
      </w:ins>
      <w:ins w:id="8795" w:author="PR Preview" w:date="2026-01-01T00:00:00Z">
        <w:r>
          <w:t xml:space="preserve">picks the entries</w:t>
        </w:r>
      </w:ins>
      <w:ins w:id="8796" w:author="PR Preview" w:date="2026-01-01T00:00:00Z">
        <w:r>
          <w:t xml:space="preserve"> </w:t>
        </w:r>
      </w:ins>
      <m:oMath>
        <m:sSub>
          <m:e>
            <m:r>
              <m:t>a</m:t>
            </m:r>
          </m:e>
          <m:sub>
            <m:r>
              <m:t>12</m:t>
            </m:r>
          </m:sub>
        </m:sSub>
      </m:oMath>
      <w:ins w:id="8797" w:author="PR Preview" w:date="2026-01-01T00:00:00Z">
        <w:r>
          <w:t xml:space="preserve"> </w:t>
        </w:r>
      </w:ins>
      <w:ins w:id="8798" w:author="PR Preview" w:date="2026-01-01T00:00:00Z">
        <w:r>
          <w:t xml:space="preserve">and</w:t>
        </w:r>
      </w:ins>
      <w:ins w:id="8799" w:author="PR Preview" w:date="2026-01-01T00:00:00Z">
        <w:r>
          <w:t xml:space="preserve"> </w:t>
        </w:r>
      </w:ins>
      <m:oMath>
        <m:sSub>
          <m:e>
            <m:r>
              <m:t>a</m:t>
            </m:r>
          </m:e>
          <m:sub>
            <m:r>
              <m:t>21</m:t>
            </m:r>
          </m:sub>
        </m:sSub>
      </m:oMath>
      <w:ins w:id="8800" w:author="PR Preview" w:date="2026-01-01T00:00:00Z">
        <w:r>
          <w:t xml:space="preserve">,</w:t>
        </w:r>
      </w:ins>
      <w:ins w:id="8801" w:author="PR Preview" w:date="2026-01-01T00:00:00Z">
        <w:r>
          <w:t xml:space="preserve"> </w:t>
        </w:r>
      </w:ins>
      <w:ins w:id="8802" w:author="PR Preview" w:date="2026-01-01T00:00:00Z">
        <w:r>
          <w:t xml:space="preserve">and has sign</w:t>
        </w:r>
      </w:ins>
      <w:ins w:id="8803" w:author="PR Preview" w:date="2026-01-01T00:00:00Z">
        <w:r>
          <w:t xml:space="preserve"> </w:t>
        </w:r>
      </w:ins>
      <m:oMath>
        <m:r>
          <m:rPr>
            <m:sty m:val="p"/>
          </m:rPr>
          <m:t>−</m:t>
        </m:r>
        <m:r>
          <m:t>1</m:t>
        </m:r>
      </m:oMath>
      <w:ins w:id="8804" w:author="PR Preview" w:date="2026-01-01T00:00:00Z">
        <w:r>
          <w:t xml:space="preserve">.</w:t>
        </w:r>
      </w:ins>
      <w:ins w:id="8805" w:author="PR Preview" w:date="2026-01-01T00:00:00Z">
        <w:r>
          <w:t xml:space="preserve"> </w:t>
        </w:r>
      </w:ins>
      <w:ins w:id="8806" w:author="PR Preview" w:date="2026-01-01T00:00:00Z">
        <w:r>
          <w:t xml:space="preserve">The sum</w:t>
        </w:r>
      </w:ins>
      <w:ins w:id="8807" w:author="PR Preview" w:date="2026-01-01T00:00:00Z">
        <w:r>
          <w:t xml:space="preserve"> </w:t>
        </w:r>
      </w:ins>
      <m:oMath>
        <m:sSub>
          <m:e>
            <m:r>
              <m:t>a</m:t>
            </m:r>
          </m:e>
          <m:sub>
            <m:r>
              <m:t>11</m:t>
            </m:r>
          </m:sub>
        </m:sSub>
        <m:sSub>
          <m:e>
            <m:r>
              <m:t>a</m:t>
            </m:r>
          </m:e>
          <m:sub>
            <m:r>
              <m:t>22</m:t>
            </m:r>
          </m:sub>
        </m:sSub>
        <m:r>
          <m:rPr>
            <m:sty m:val="p"/>
          </m:rPr>
          <m:t>−</m:t>
        </m:r>
        <m:sSub>
          <m:e>
            <m:r>
              <m:t>a</m:t>
            </m:r>
          </m:e>
          <m:sub>
            <m:r>
              <m:t>12</m:t>
            </m:r>
          </m:sub>
        </m:sSub>
        <m:sSub>
          <m:e>
            <m:r>
              <m:t>a</m:t>
            </m:r>
          </m:e>
          <m:sub>
            <m:r>
              <m:t>21</m:t>
            </m:r>
          </m:sub>
        </m:sSub>
      </m:oMath>
      <w:ins w:id="8808" w:author="PR Preview" w:date="2026-01-01T00:00:00Z">
        <w:r>
          <w:t xml:space="preserve"> </w:t>
        </w:r>
      </w:ins>
      <w:ins w:id="8809" w:author="PR Preview" w:date="2026-01-01T00:00:00Z">
        <w:r>
          <w:t xml:space="preserve">is the value</w:t>
        </w:r>
      </w:ins>
      <w:ins w:id="8810" w:author="PR Preview" w:date="2026-01-01T00:00:00Z">
        <w:r>
          <w:t xml:space="preserve"> </w:t>
        </w:r>
      </w:ins>
      <m:oMath>
        <m:r>
          <m:t>a</m:t>
        </m:r>
        <m:r>
          <m:t>d</m:t>
        </m:r>
        <m:r>
          <m:rPr>
            <m:sty m:val="p"/>
          </m:rPr>
          <m:t>−</m:t>
        </m:r>
        <m:r>
          <m:t>b</m:t>
        </m:r>
        <m:r>
          <m:t>c</m:t>
        </m:r>
      </m:oMath>
      <w:ins w:id="8811" w:author="PR Preview" w:date="2026-01-01T00:00:00Z">
        <w:r>
          <w:t xml:space="preserve"> </w:t>
        </w:r>
      </w:ins>
      <w:ins w:id="8812" w:author="PR Preview" w:date="2026-01-01T00:00:00Z">
        <w:r>
          <w:t xml:space="preserve">from</w:t>
        </w:r>
      </w:ins>
      <w:ins w:id="8813" w:author="PR Preview" w:date="2026-01-01T00:00:00Z">
        <w:r>
          <w:t xml:space="preserve"> </w:t>
        </w:r>
      </w:ins>
      <w:hyperlink w:anchor="exm-determinant">
        <w:ins w:id="8814" w:author="PR Preview" w:date="2026-01-01T00:00:00Z">
          <w:r>
            <w:rPr>
              <w:rStyle w:val="Hyperlink"/>
            </w:rPr>
            <w:t xml:space="preserve">Example 148</w:t>
          </w:r>
        </w:ins>
      </w:hyperlink>
      <w:ins w:id="8815" w:author="PR Preview" w:date="2026-01-01T00:00:00Z">
        <w:r>
          <w:t xml:space="preserve">.</w:t>
        </w:r>
      </w:ins>
    </w:p>
    <w:bookmarkEnd w:id="476"/>
    <w:p>
      <w:pPr>
        <w:pStyle w:val="BodyText"/>
      </w:pPr>
      <w:r>
        <w:t xml:space="preserve">See also</w:t>
      </w:r>
      <w:r>
        <w:t xml:space="preserve"> </w:t>
      </w:r>
      <w:hyperlink r:id="rId477">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8" name="Picture"/>
                  <a:graphic>
                    <a:graphicData uri="http://schemas.openxmlformats.org/drawingml/2006/picture">
                      <pic:pic>
                        <pic:nvPicPr>
                          <pic:cNvPr descr="/opt/quarto/share/formats/docx/tip.png" id="479"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1"/>
              </w:numPr>
            </w:pPr>
            <w:hyperlink r:id="rId480">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81" w:name="thm-det-diagonal"/>
    <w:p>
      <w:pPr>
        <w:pStyle w:val="FirstParagraph"/>
      </w:pPr>
      <w:del w:id="8816" w:author="PR Preview" w:date="2026-01-01T00:00:00Z">
        <w:r>
          <w:rPr>
            <w:b/>
            <w:bCs/>
          </w:rPr>
          <w:delText xml:space="preserve">Theorem 76 (Determinant of a diagonal matrix)</w:delText>
        </w:r>
      </w:del>
      <w:del w:id="8817" w:author="PR Preview" w:date="2026-01-01T00:00:00Z">
        <w:r>
          <w:delText xml:space="preserve"> </w:delText>
        </w:r>
      </w:del>
      <w:del w:id="8818" w:author="PR Preview" w:date="2026-01-01T00:00:00Z">
        <w:r>
          <w:delText xml:space="preserve">The determinant (</w:delText>
        </w:r>
      </w:del>
      <w:hyperlink w:anchor="def-determinant">
        <w:del w:id="8819" w:author="PR Preview" w:date="2026-01-01T00:00:00Z">
          <w:r>
            <w:rPr>
              <w:rStyle w:val="Hyperlink"/>
            </w:rPr>
            <w:delText xml:space="preserve">Definition 88</w:delText>
          </w:r>
        </w:del>
      </w:hyperlink>
      <w:del w:id="8820" w:author="PR Preview" w:date="2026-01-01T00:00:00Z">
        <w:r>
          <w:delText xml:space="preserve">) of a</w:delText>
        </w:r>
      </w:del>
      <w:del w:id="8821" w:author="PR Preview" w:date="2026-01-01T00:00:00Z">
        <w:r>
          <w:delText xml:space="preserve"> </w:delText>
        </w:r>
      </w:del>
      <m:oMath>
        <m:r>
          <m:t>p</m:t>
        </m:r>
        <m:r>
          <m:rPr>
            <m:sty m:val="p"/>
          </m:rPr>
          <m:t>×</m:t>
        </m:r>
        <m:r>
          <m:t>p</m:t>
        </m:r>
      </m:oMath>
      <w:del w:id="8822" w:author="PR Preview" w:date="2026-01-01T00:00:00Z">
        <w:r>
          <w:delText xml:space="preserve"> </w:delText>
        </w:r>
      </w:del>
      <w:del w:id="8823" w:author="PR Preview" w:date="2026-01-01T00:00:00Z">
        <w:r>
          <w:delText xml:space="preserve">diagonal matrix</w:delText>
        </w:r>
      </w:del>
      <w:del w:id="8824" w:author="PR Preview" w:date="2026-01-01T00:00:00Z">
        <w:r>
          <w:delText xml:space="preserve"> </w:delText>
        </w:r>
      </w:del>
      <w:del w:id="8825" w:author="PR Preview" w:date="2026-01-01T00:00:00Z">
        <w:r>
          <w:delText xml:space="preserve">(</w:delText>
        </w:r>
      </w:del>
      <w:hyperlink w:anchor="def-diagonal-matrix">
        <w:del w:id="8826" w:author="PR Preview" w:date="2026-01-01T00:00:00Z">
          <w:r>
            <w:rPr>
              <w:rStyle w:val="Hyperlink"/>
            </w:rPr>
            <w:delText xml:space="preserve">Definition 70</w:delText>
          </w:r>
        </w:del>
      </w:hyperlink>
      <w:del w:id="8827" w:author="PR Preview" w:date="2026-01-01T00:00:00Z">
        <w:r>
          <w:delText xml:space="preserve">)</w:delText>
        </w:r>
      </w:del>
      <w:del w:id="8828" w:author="PR Preview" w:date="2026-01-01T00:00:00Z">
        <w:r>
          <w:delText xml:space="preserve"> </w:delText>
        </w:r>
      </w:del>
      <w:del w:id="8829" w:author="PR Preview" w:date="2026-01-01T00:00:00Z">
        <w:r>
          <w:delText xml:space="preserve">is the product of its diagonal entries:</w:delText>
        </w:r>
      </w:del>
    </w:p>
    <w:p>
      <w:pPr>
        <w:pStyle w:val="FirstParagraph"/>
      </w:pPr>
      <w:ins w:id="8830" w:author="PR Preview" w:date="2026-01-01T00:00:00Z">
        <w:r>
          <w:rPr>
            <w:b/>
            <w:bCs/>
          </w:rPr>
          <w:t xml:space="preserve">Theorem 78 (Determinant of a diagonal matrix)</w:t>
        </w:r>
      </w:ins>
      <w:ins w:id="8831" w:author="PR Preview" w:date="2026-01-01T00:00:00Z">
        <w:r>
          <w:t xml:space="preserve"> </w:t>
        </w:r>
      </w:ins>
      <w:ins w:id="8832" w:author="PR Preview" w:date="2026-01-01T00:00:00Z">
        <w:r>
          <w:t xml:space="preserve">The determinant (</w:t>
        </w:r>
      </w:ins>
      <w:hyperlink w:anchor="def-determinant">
        <w:ins w:id="8833" w:author="PR Preview" w:date="2026-01-01T00:00:00Z">
          <w:r>
            <w:rPr>
              <w:rStyle w:val="Hyperlink"/>
            </w:rPr>
            <w:t xml:space="preserve">Definition 88</w:t>
          </w:r>
        </w:ins>
      </w:hyperlink>
      <w:ins w:id="8834" w:author="PR Preview" w:date="2026-01-01T00:00:00Z">
        <w:r>
          <w:t xml:space="preserve">) of a</w:t>
        </w:r>
      </w:ins>
      <w:ins w:id="8835" w:author="PR Preview" w:date="2026-01-01T00:00:00Z">
        <w:r>
          <w:t xml:space="preserve"> </w:t>
        </w:r>
      </w:ins>
      <m:oMath>
        <m:r>
          <m:t>p</m:t>
        </m:r>
        <m:r>
          <m:rPr>
            <m:sty m:val="p"/>
          </m:rPr>
          <m:t>×</m:t>
        </m:r>
        <m:r>
          <m:t>p</m:t>
        </m:r>
      </m:oMath>
      <w:ins w:id="8836" w:author="PR Preview" w:date="2026-01-01T00:00:00Z">
        <w:r>
          <w:t xml:space="preserve"> </w:t>
        </w:r>
      </w:ins>
      <w:ins w:id="8837" w:author="PR Preview" w:date="2026-01-01T00:00:00Z">
        <w:r>
          <w:t xml:space="preserve">diagonal matrix</w:t>
        </w:r>
      </w:ins>
      <w:ins w:id="8838" w:author="PR Preview" w:date="2026-01-01T00:00:00Z">
        <w:r>
          <w:t xml:space="preserve"> </w:t>
        </w:r>
      </w:ins>
      <w:ins w:id="8839" w:author="PR Preview" w:date="2026-01-01T00:00:00Z">
        <w:r>
          <w:t xml:space="preserve">(</w:t>
        </w:r>
      </w:ins>
      <w:hyperlink w:anchor="def-diagonal-matrix">
        <w:ins w:id="8840" w:author="PR Preview" w:date="2026-01-01T00:00:00Z">
          <w:r>
            <w:rPr>
              <w:rStyle w:val="Hyperlink"/>
            </w:rPr>
            <w:t xml:space="preserve">Definition 70</w:t>
          </w:r>
        </w:ins>
      </w:hyperlink>
      <w:ins w:id="8841" w:author="PR Preview" w:date="2026-01-01T00:00:00Z">
        <w:r>
          <w:t xml:space="preserve">)</w:t>
        </w:r>
      </w:ins>
      <w:ins w:id="8842" w:author="PR Preview" w:date="2026-01-01T00:00:00Z">
        <w:r>
          <w:t xml:space="preserve"> </w:t>
        </w:r>
      </w:ins>
      <w:ins w:id="8843" w:author="PR Preview" w:date="2026-01-01T00:00:00Z">
        <w:r>
          <w:t xml:space="preserve">is the product of its diagonal entries:</w:t>
        </w:r>
      </w:ins>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81"/>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82" w:name="exm-det-diagonal"/>
    <w:p>
      <w:pPr>
        <w:pStyle w:val="FirstParagraph"/>
      </w:pPr>
      <w:del w:id="8844" w:author="PR Preview" w:date="2026-01-01T00:00:00Z">
        <w:r>
          <w:rPr>
            <w:b/>
            <w:bCs/>
          </w:rPr>
          <w:delText xml:space="preserve">Example 146 (Determinant of a scaled identity matrix)</w:delText>
        </w:r>
      </w:del>
      <w:del w:id="8845" w:author="PR Preview" w:date="2026-01-01T00:00:00Z">
        <w:r>
          <w:delText xml:space="preserve"> </w:delText>
        </w:r>
      </w:del>
      <w:del w:id="8846" w:author="PR Preview" w:date="2026-01-01T00:00:00Z">
        <w:r>
          <w:delText xml:space="preserve">For a number</w:delText>
        </w:r>
      </w:del>
      <w:del w:id="8847" w:author="PR Preview" w:date="2026-01-01T00:00:00Z">
        <w:r>
          <w:delText xml:space="preserve"> </w:delText>
        </w:r>
      </w:del>
      <m:oMath>
        <m:r>
          <m:t>c</m:t>
        </m:r>
      </m:oMath>
      <w:del w:id="8848" w:author="PR Preview" w:date="2026-01-01T00:00:00Z">
        <w:r>
          <w:delText xml:space="preserve">,</w:delText>
        </w:r>
      </w:del>
      <w:del w:id="8849" w:author="PR Preview" w:date="2026-01-01T00:00:00Z">
        <w:r>
          <w:delText xml:space="preserve"> </w:delText>
        </w:r>
      </w:del>
      <m:oMath>
        <m:r>
          <m:t>c</m:t>
        </m:r>
        <m:r>
          <m:t> </m:t>
        </m:r>
        <m:sSub>
          <m:e>
            <m:r>
              <m:rPr>
                <m:sty m:val="bi"/>
              </m:rPr>
              <m:t>I</m:t>
            </m:r>
          </m:e>
          <m:sub>
            <m:r>
              <m:t>p</m:t>
            </m:r>
          </m:sub>
        </m:sSub>
      </m:oMath>
      <w:del w:id="8850" w:author="PR Preview" w:date="2026-01-01T00:00:00Z">
        <w:r>
          <w:delText xml:space="preserve"> </w:delText>
        </w:r>
      </w:del>
      <w:del w:id="8851" w:author="PR Preview" w:date="2026-01-01T00:00:00Z">
        <w:r>
          <w:delText xml:space="preserve">is diagonal with every diagonal entry equal to</w:delText>
        </w:r>
      </w:del>
      <w:del w:id="8852" w:author="PR Preview" w:date="2026-01-01T00:00:00Z">
        <w:r>
          <w:delText xml:space="preserve"> </w:delText>
        </w:r>
      </w:del>
      <m:oMath>
        <m:r>
          <m:t>c</m:t>
        </m:r>
      </m:oMath>
      <w:del w:id="8853" w:author="PR Preview" w:date="2026-01-01T00:00:00Z">
        <w:r>
          <w:delText xml:space="preserve">,</w:delText>
        </w:r>
      </w:del>
      <w:del w:id="8854" w:author="PR Preview" w:date="2026-01-01T00:00:00Z">
        <w:r>
          <w:delText xml:space="preserve"> </w:delText>
        </w:r>
      </w:del>
      <w:del w:id="8855" w:author="PR Preview" w:date="2026-01-01T00:00:00Z">
        <w:r>
          <w:delText xml:space="preserve">so</w:delText>
        </w:r>
      </w:del>
      <w:del w:id="8856" w:author="PR Preview" w:date="2026-01-01T00:00:00Z">
        <w:r>
          <w:delText xml:space="preserve"> </w:delText>
        </w:r>
      </w:del>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del w:id="8857" w:author="PR Preview" w:date="2026-01-01T00:00:00Z">
        <w:r>
          <w:delText xml:space="preserve">.</w:delText>
        </w:r>
      </w:del>
      <w:del w:id="8858" w:author="PR Preview" w:date="2026-01-01T00:00:00Z">
        <w:r>
          <w:delText xml:space="preserve"> </w:delText>
        </w:r>
      </w:del>
      <w:del w:id="8859" w:author="PR Preview" w:date="2026-01-01T00:00:00Z">
        <w:r>
          <w:delText xml:space="preserve">In particular,</w:delText>
        </w:r>
      </w:del>
      <w:del w:id="8860" w:author="PR Preview" w:date="2026-01-01T00:00:00Z">
        <w:r>
          <w:delText xml:space="preserve"> </w:delText>
        </w:r>
      </w:del>
      <m:oMath>
        <m:r>
          <m:rPr>
            <m:sty m:val="p"/>
          </m:rPr>
          <m:t>det</m:t>
        </m:r>
        <m:r>
          <m:rPr>
            <m:sty m:val="p"/>
          </m:rPr>
          <m:t>(</m:t>
        </m:r>
        <m:sSub>
          <m:e>
            <m:r>
              <m:rPr>
                <m:sty m:val="bi"/>
              </m:rPr>
              <m:t>I</m:t>
            </m:r>
          </m:e>
          <m:sub>
            <m:r>
              <m:t>p</m:t>
            </m:r>
          </m:sub>
        </m:sSub>
        <m:r>
          <m:rPr>
            <m:sty m:val="p"/>
          </m:rPr>
          <m:t>)</m:t>
        </m:r>
        <m:r>
          <m:rPr>
            <m:sty m:val="p"/>
          </m:rPr>
          <m:t>=</m:t>
        </m:r>
        <m:r>
          <m:t>1</m:t>
        </m:r>
      </m:oMath>
      <w:del w:id="8861" w:author="PR Preview" w:date="2026-01-01T00:00:00Z">
        <w:r>
          <w:delText xml:space="preserve">.</w:delText>
        </w:r>
      </w:del>
    </w:p>
    <w:p>
      <w:pPr>
        <w:pStyle w:val="BodyText"/>
      </w:pPr>
      <w:del w:id="8862" w:author="PR Preview" w:date="2026-01-01T00:00:00Z">
        <w:r>
          <w:rPr>
            <w:b/>
            <w:bCs/>
          </w:rPr>
          <w:delText xml:space="preserve">Theorem 77 (Determinant of a product)</w:delText>
        </w:r>
      </w:del>
      <w:del w:id="8863" w:author="PR Preview" w:date="2026-01-01T00:00:00Z">
        <w:r>
          <w:delText xml:space="preserve"> </w:delText>
        </w:r>
      </w:del>
      <w:del w:id="8864" w:author="PR Preview" w:date="2026-01-01T00:00:00Z">
        <w:r>
          <w:delText xml:space="preserve">For</w:delText>
        </w:r>
      </w:del>
      <w:del w:id="8865" w:author="PR Preview" w:date="2026-01-01T00:00:00Z">
        <w:r>
          <w:delText xml:space="preserve"> </w:delText>
        </w:r>
      </w:del>
      <m:oMath>
        <m:r>
          <m:t>p</m:t>
        </m:r>
        <m:r>
          <m:rPr>
            <m:sty m:val="p"/>
          </m:rPr>
          <m:t>×</m:t>
        </m:r>
        <m:r>
          <m:t>p</m:t>
        </m:r>
      </m:oMath>
      <w:del w:id="8866" w:author="PR Preview" w:date="2026-01-01T00:00:00Z">
        <w:r>
          <w:delText xml:space="preserve"> </w:delText>
        </w:r>
      </w:del>
      <w:del w:id="8867" w:author="PR Preview" w:date="2026-01-01T00:00:00Z">
        <w:r>
          <w:delText xml:space="preserve">matrices</w:delText>
        </w:r>
      </w:del>
      <w:del w:id="8868" w:author="PR Preview" w:date="2026-01-01T00:00:00Z">
        <w:r>
          <w:delText xml:space="preserve"> </w:delText>
        </w:r>
      </w:del>
      <m:oMath>
        <m:r>
          <m:rPr>
            <m:sty m:val="bi"/>
          </m:rPr>
          <m:t>A</m:t>
        </m:r>
      </m:oMath>
      <w:del w:id="8869" w:author="PR Preview" w:date="2026-01-01T00:00:00Z">
        <w:r>
          <w:delText xml:space="preserve"> </w:delText>
        </w:r>
      </w:del>
      <w:del w:id="8870" w:author="PR Preview" w:date="2026-01-01T00:00:00Z">
        <w:r>
          <w:delText xml:space="preserve">and</w:delText>
        </w:r>
      </w:del>
      <w:del w:id="8871" w:author="PR Preview" w:date="2026-01-01T00:00:00Z">
        <w:r>
          <w:delText xml:space="preserve"> </w:delText>
        </w:r>
      </w:del>
      <m:oMath>
        <m:r>
          <m:rPr>
            <m:sty m:val="bi"/>
          </m:rPr>
          <m:t>B</m:t>
        </m:r>
      </m:oMath>
      <w:del w:id="8872" w:author="PR Preview" w:date="2026-01-01T00:00:00Z">
        <w:r>
          <w:delText xml:space="preserve">,</w:delText>
        </w:r>
      </w:del>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p>
      <w:pPr>
        <w:pStyle w:val="FirstParagraph"/>
      </w:pPr>
      <w:del w:id="8873" w:author="PR Preview" w:date="2026-01-01T00:00:00Z">
        <w:r>
          <w:rPr>
            <w:b/>
            <w:bCs/>
          </w:rPr>
          <w:delText xml:space="preserve">Example 147 (Checking the product rule)</w:delText>
        </w:r>
      </w:del>
      <w:del w:id="8874" w:author="PR Preview" w:date="2026-01-01T00:00:00Z">
        <w:r>
          <w:delText xml:space="preserve"> </w:delText>
        </w:r>
      </w:del>
      <w:del w:id="8875" w:author="PR Preview" w:date="2026-01-01T00:00:00Z">
        <w:r>
          <w:delText xml:space="preserve">For</w:delText>
        </w:r>
      </w:del>
      <w:del w:id="88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8877" w:author="PR Preview" w:date="2026-01-01T00:00:00Z">
        <w:r>
          <w:delText xml:space="preserve"> </w:delText>
        </w:r>
      </w:del>
      <w:del w:id="8878" w:author="PR Preview" w:date="2026-01-01T00:00:00Z">
        <w:r>
          <w:delText xml:space="preserve">and</w:delText>
        </w:r>
      </w:del>
      <w:del w:id="8879"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del w:id="8880" w:author="PR Preview" w:date="2026-01-01T00:00:00Z">
        <w:r>
          <w:delText xml:space="preserve">,</w:delText>
        </w:r>
      </w:del>
      <w:del w:id="8881" w:author="PR Preview" w:date="2026-01-01T00:00:00Z">
        <w:r>
          <w:delText xml:space="preserve"> </w:delText>
        </w:r>
      </w:del>
      <w:hyperlink w:anchor="exm-determinant">
        <w:del w:id="8882" w:author="PR Preview" w:date="2026-01-01T00:00:00Z">
          <w:r>
            <w:rPr>
              <w:rStyle w:val="Hyperlink"/>
            </w:rPr>
            <w:delText xml:space="preserve">Example 145</w:delText>
          </w:r>
        </w:del>
      </w:hyperlink>
      <w:del w:id="8883" w:author="PR Preview" w:date="2026-01-01T00:00:00Z">
        <w:r>
          <w:delText xml:space="preserve"> </w:delText>
        </w:r>
      </w:del>
      <w:del w:id="8884" w:author="PR Preview" w:date="2026-01-01T00:00:00Z">
        <w:r>
          <w:delText xml:space="preserve">gives</w:delText>
        </w:r>
      </w:del>
    </w:p>
    <w:p>
      <w:pPr>
        <w:pStyle w:val="FirstParagraph"/>
      </w:pPr>
      <w:ins w:id="8885" w:author="PR Preview" w:date="2026-01-01T00:00:00Z">
        <w:r>
          <w:rPr>
            <w:b/>
            <w:bCs/>
          </w:rPr>
          <w:t xml:space="preserve">Example 149 (Determinant of a scaled identity matrix)</w:t>
        </w:r>
      </w:ins>
      <w:ins w:id="8886" w:author="PR Preview" w:date="2026-01-01T00:00:00Z">
        <w:r>
          <w:t xml:space="preserve"> </w:t>
        </w:r>
      </w:ins>
      <w:ins w:id="8887" w:author="PR Preview" w:date="2026-01-01T00:00:00Z">
        <w:r>
          <w:t xml:space="preserve">For a number</w:t>
        </w:r>
      </w:ins>
      <w:ins w:id="8888" w:author="PR Preview" w:date="2026-01-01T00:00:00Z">
        <w:r>
          <w:t xml:space="preserve"> </w:t>
        </w:r>
      </w:ins>
      <m:oMath>
        <m:r>
          <m:t>c</m:t>
        </m:r>
      </m:oMath>
      <w:ins w:id="8889" w:author="PR Preview" w:date="2026-01-01T00:00:00Z">
        <w:r>
          <w:t xml:space="preserve">,</w:t>
        </w:r>
      </w:ins>
      <w:ins w:id="8890" w:author="PR Preview" w:date="2026-01-01T00:00:00Z">
        <w:r>
          <w:t xml:space="preserve"> </w:t>
        </w:r>
      </w:ins>
      <m:oMath>
        <m:r>
          <m:t>c</m:t>
        </m:r>
        <m:r>
          <m:t> </m:t>
        </m:r>
        <m:sSub>
          <m:e>
            <m:r>
              <m:rPr>
                <m:sty m:val="bi"/>
              </m:rPr>
              <m:t>I</m:t>
            </m:r>
          </m:e>
          <m:sub>
            <m:r>
              <m:t>p</m:t>
            </m:r>
          </m:sub>
        </m:sSub>
      </m:oMath>
      <w:ins w:id="8891" w:author="PR Preview" w:date="2026-01-01T00:00:00Z">
        <w:r>
          <w:t xml:space="preserve"> </w:t>
        </w:r>
      </w:ins>
      <w:ins w:id="8892" w:author="PR Preview" w:date="2026-01-01T00:00:00Z">
        <w:r>
          <w:t xml:space="preserve">is diagonal with every diagonal entry equal to</w:t>
        </w:r>
      </w:ins>
      <w:ins w:id="8893" w:author="PR Preview" w:date="2026-01-01T00:00:00Z">
        <w:r>
          <w:t xml:space="preserve"> </w:t>
        </w:r>
      </w:ins>
      <m:oMath>
        <m:r>
          <m:t>c</m:t>
        </m:r>
      </m:oMath>
      <w:ins w:id="8894" w:author="PR Preview" w:date="2026-01-01T00:00:00Z">
        <w:r>
          <w:t xml:space="preserve">,</w:t>
        </w:r>
      </w:ins>
      <w:ins w:id="8895" w:author="PR Preview" w:date="2026-01-01T00:00:00Z">
        <w:r>
          <w:t xml:space="preserve"> </w:t>
        </w:r>
      </w:ins>
      <w:ins w:id="8896" w:author="PR Preview" w:date="2026-01-01T00:00:00Z">
        <w:r>
          <w:t xml:space="preserve">so</w:t>
        </w:r>
      </w:ins>
      <w:ins w:id="8897" w:author="PR Preview" w:date="2026-01-01T00:00:00Z">
        <w:r>
          <w:t xml:space="preserve"> </w:t>
        </w:r>
      </w:ins>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ins w:id="8898" w:author="PR Preview" w:date="2026-01-01T00:00:00Z">
        <w:r>
          <w:t xml:space="preserve">.</w:t>
        </w:r>
      </w:ins>
      <w:ins w:id="8899" w:author="PR Preview" w:date="2026-01-01T00:00:00Z">
        <w:r>
          <w:t xml:space="preserve"> </w:t>
        </w:r>
      </w:ins>
      <w:ins w:id="8900" w:author="PR Preview" w:date="2026-01-01T00:00:00Z">
        <w:r>
          <w:t xml:space="preserve">In particular,</w:t>
        </w:r>
      </w:ins>
      <w:ins w:id="8901" w:author="PR Preview" w:date="2026-01-01T00:00:00Z">
        <w:r>
          <w:t xml:space="preserve"> </w:t>
        </w:r>
      </w:ins>
      <m:oMath>
        <m:r>
          <m:rPr>
            <m:sty m:val="p"/>
          </m:rPr>
          <m:t>det</m:t>
        </m:r>
        <m:r>
          <m:rPr>
            <m:sty m:val="p"/>
          </m:rPr>
          <m:t>(</m:t>
        </m:r>
        <m:sSub>
          <m:e>
            <m:r>
              <m:rPr>
                <m:sty m:val="bi"/>
              </m:rPr>
              <m:t>I</m:t>
            </m:r>
          </m:e>
          <m:sub>
            <m:r>
              <m:t>p</m:t>
            </m:r>
          </m:sub>
        </m:sSub>
        <m:r>
          <m:rPr>
            <m:sty m:val="p"/>
          </m:rPr>
          <m:t>)</m:t>
        </m:r>
        <m:r>
          <m:rPr>
            <m:sty m:val="p"/>
          </m:rPr>
          <m:t>=</m:t>
        </m:r>
        <m:r>
          <m:t>1</m:t>
        </m:r>
      </m:oMath>
      <w:ins w:id="8902" w:author="PR Preview" w:date="2026-01-01T00:00:00Z">
        <w:r>
          <w:t xml:space="preserve">.</w:t>
        </w:r>
      </w:ins>
    </w:p>
    <w:bookmarkEnd w:id="482"/>
    <w:bookmarkStart w:id="483" w:name="thm-det-product"/>
    <w:p>
      <w:pPr>
        <w:pStyle w:val="BodyText"/>
      </w:pPr>
      <w:ins w:id="8903" w:author="PR Preview" w:date="2026-01-01T00:00:00Z">
        <w:r>
          <w:rPr>
            <w:b/>
            <w:bCs/>
          </w:rPr>
          <w:t xml:space="preserve">Theorem 79 (Determinant of a product)</w:t>
        </w:r>
      </w:ins>
      <w:ins w:id="8904" w:author="PR Preview" w:date="2026-01-01T00:00:00Z">
        <w:r>
          <w:t xml:space="preserve"> </w:t>
        </w:r>
      </w:ins>
      <w:ins w:id="8905" w:author="PR Preview" w:date="2026-01-01T00:00:00Z">
        <w:r>
          <w:t xml:space="preserve">For</w:t>
        </w:r>
      </w:ins>
      <w:ins w:id="8906" w:author="PR Preview" w:date="2026-01-01T00:00:00Z">
        <w:r>
          <w:t xml:space="preserve"> </w:t>
        </w:r>
      </w:ins>
      <m:oMath>
        <m:r>
          <m:t>p</m:t>
        </m:r>
        <m:r>
          <m:rPr>
            <m:sty m:val="p"/>
          </m:rPr>
          <m:t>×</m:t>
        </m:r>
        <m:r>
          <m:t>p</m:t>
        </m:r>
      </m:oMath>
      <w:ins w:id="8907" w:author="PR Preview" w:date="2026-01-01T00:00:00Z">
        <w:r>
          <w:t xml:space="preserve"> </w:t>
        </w:r>
      </w:ins>
      <w:ins w:id="8908" w:author="PR Preview" w:date="2026-01-01T00:00:00Z">
        <w:r>
          <w:t xml:space="preserve">matrices</w:t>
        </w:r>
      </w:ins>
      <w:ins w:id="8909" w:author="PR Preview" w:date="2026-01-01T00:00:00Z">
        <w:r>
          <w:t xml:space="preserve"> </w:t>
        </w:r>
      </w:ins>
      <m:oMath>
        <m:r>
          <m:rPr>
            <m:sty m:val="bi"/>
          </m:rPr>
          <m:t>A</m:t>
        </m:r>
      </m:oMath>
      <w:ins w:id="8910" w:author="PR Preview" w:date="2026-01-01T00:00:00Z">
        <w:r>
          <w:t xml:space="preserve"> </w:t>
        </w:r>
      </w:ins>
      <w:ins w:id="8911" w:author="PR Preview" w:date="2026-01-01T00:00:00Z">
        <w:r>
          <w:t xml:space="preserve">and</w:t>
        </w:r>
      </w:ins>
      <w:ins w:id="8912" w:author="PR Preview" w:date="2026-01-01T00:00:00Z">
        <w:r>
          <w:t xml:space="preserve"> </w:t>
        </w:r>
      </w:ins>
      <m:oMath>
        <m:r>
          <m:rPr>
            <m:sty m:val="bi"/>
          </m:rPr>
          <m:t>B</m:t>
        </m:r>
      </m:oMath>
      <w:ins w:id="8913" w:author="PR Preview" w:date="2026-01-01T00:00:00Z">
        <w:r>
          <w:t xml:space="preserve">,</w:t>
        </w:r>
      </w:ins>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83"/>
    <w:bookmarkStart w:id="484" w:name="exm-det-product"/>
    <w:p>
      <w:pPr>
        <w:pStyle w:val="FirstParagraph"/>
      </w:pPr>
      <w:ins w:id="8914" w:author="PR Preview" w:date="2026-01-01T00:00:00Z">
        <w:r>
          <w:rPr>
            <w:b/>
            <w:bCs/>
          </w:rPr>
          <w:t xml:space="preserve">Example 150 (Checking the product rule)</w:t>
        </w:r>
      </w:ins>
      <w:ins w:id="8915" w:author="PR Preview" w:date="2026-01-01T00:00:00Z">
        <w:r>
          <w:t xml:space="preserve"> </w:t>
        </w:r>
      </w:ins>
      <w:ins w:id="8916" w:author="PR Preview" w:date="2026-01-01T00:00:00Z">
        <w:r>
          <w:t xml:space="preserve">For</w:t>
        </w:r>
      </w:ins>
      <w:ins w:id="891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8918" w:author="PR Preview" w:date="2026-01-01T00:00:00Z">
        <w:r>
          <w:t xml:space="preserve"> </w:t>
        </w:r>
      </w:ins>
      <w:ins w:id="8919" w:author="PR Preview" w:date="2026-01-01T00:00:00Z">
        <w:r>
          <w:t xml:space="preserve">and</w:t>
        </w:r>
      </w:ins>
      <w:ins w:id="892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ins w:id="8921" w:author="PR Preview" w:date="2026-01-01T00:00:00Z">
        <w:r>
          <w:t xml:space="preserve">,</w:t>
        </w:r>
      </w:ins>
      <w:ins w:id="8922" w:author="PR Preview" w:date="2026-01-01T00:00:00Z">
        <w:r>
          <w:t xml:space="preserve"> </w:t>
        </w:r>
      </w:ins>
      <w:hyperlink w:anchor="exm-determinant">
        <w:ins w:id="8923" w:author="PR Preview" w:date="2026-01-01T00:00:00Z">
          <w:r>
            <w:rPr>
              <w:rStyle w:val="Hyperlink"/>
            </w:rPr>
            <w:t xml:space="preserve">Example 148</w:t>
          </w:r>
        </w:ins>
      </w:hyperlink>
      <w:ins w:id="8924" w:author="PR Preview" w:date="2026-01-01T00:00:00Z">
        <w:r>
          <w:t xml:space="preserve"> </w:t>
        </w:r>
      </w:ins>
      <w:ins w:id="8925"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84"/>
    <w:bookmarkStart w:id="485" w:name="rem-det-product-proof"/>
    <w:p>
      <w:pPr>
        <w:pStyle w:val="FirstParagraph"/>
      </w:pPr>
      <w:del w:id="8926" w:author="PR Preview" w:date="2026-01-01T00:00:00Z">
        <w:r>
          <w:rPr>
            <w:i/>
            <w:iCs/>
          </w:rPr>
          <w:delText xml:space="preserve">Remark 39</w:delText>
        </w:r>
      </w:del>
      <w:del w:id="8927" w:author="PR Preview" w:date="2026-01-01T00:00:00Z">
        <w:r>
          <w:delText xml:space="preserve"> (An example is not a proof). </w:delText>
        </w:r>
      </w:del>
      <w:hyperlink w:anchor="exm-det-product">
        <w:del w:id="8928" w:author="PR Preview" w:date="2026-01-01T00:00:00Z">
          <w:r>
            <w:rPr>
              <w:rStyle w:val="Hyperlink"/>
            </w:rPr>
            <w:delText xml:space="preserve">Example 147</w:delText>
          </w:r>
        </w:del>
      </w:hyperlink>
      <w:del w:id="8929" w:author="PR Preview" w:date="2026-01-01T00:00:00Z">
        <w:r>
          <w:delText xml:space="preserve"> </w:delText>
        </w:r>
      </w:del>
      <w:del w:id="8930" w:author="PR Preview" w:date="2026-01-01T00:00:00Z">
        <w:r>
          <w:delText xml:space="preserve">checks</w:delText>
        </w:r>
      </w:del>
      <w:del w:id="8931" w:author="PR Preview" w:date="2026-01-01T00:00:00Z">
        <w:r>
          <w:delText xml:space="preserve"> </w:delText>
        </w:r>
      </w:del>
      <w:hyperlink w:anchor="thm-det-product">
        <w:del w:id="8932" w:author="PR Preview" w:date="2026-01-01T00:00:00Z">
          <w:r>
            <w:rPr>
              <w:rStyle w:val="Hyperlink"/>
            </w:rPr>
            <w:delText xml:space="preserve">Theorem 77</w:delText>
          </w:r>
        </w:del>
      </w:hyperlink>
      <w:del w:id="8933" w:author="PR Preview" w:date="2026-01-01T00:00:00Z">
        <w:r>
          <w:delText xml:space="preserve"> </w:delText>
        </w:r>
      </w:del>
      <w:del w:id="8934" w:author="PR Preview" w:date="2026-01-01T00:00:00Z">
        <w:r>
          <w:delText xml:space="preserve">for one pair of</w:delText>
        </w:r>
      </w:del>
      <w:del w:id="8935" w:author="PR Preview" w:date="2026-01-01T00:00:00Z">
        <w:r>
          <w:delText xml:space="preserve"> </w:delText>
        </w:r>
      </w:del>
      <m:oMath>
        <m:r>
          <m:t>2</m:t>
        </m:r>
        <m:r>
          <m:rPr>
            <m:sty m:val="p"/>
          </m:rPr>
          <m:t>×</m:t>
        </m:r>
        <m:r>
          <m:t>2</m:t>
        </m:r>
      </m:oMath>
      <w:del w:id="8936" w:author="PR Preview" w:date="2026-01-01T00:00:00Z">
        <w:r>
          <w:delText xml:space="preserve"> </w:delText>
        </w:r>
      </w:del>
      <w:del w:id="8937" w:author="PR Preview" w:date="2026-01-01T00:00:00Z">
        <w:r>
          <w:delText xml:space="preserve">matrices,</w:delText>
        </w:r>
      </w:del>
      <w:del w:id="8938" w:author="PR Preview" w:date="2026-01-01T00:00:00Z">
        <w:r>
          <w:delText xml:space="preserve"> </w:delText>
        </w:r>
      </w:del>
      <w:del w:id="8939" w:author="PR Preview" w:date="2026-01-01T00:00:00Z">
        <w:r>
          <w:delText xml:space="preserve">which shows the theorem holds there</w:delText>
        </w:r>
      </w:del>
      <w:del w:id="8940" w:author="PR Preview" w:date="2026-01-01T00:00:00Z">
        <w:r>
          <w:delText xml:space="preserve"> </w:delText>
        </w:r>
      </w:del>
      <w:del w:id="8941" w:author="PR Preview" w:date="2026-01-01T00:00:00Z">
        <w:r>
          <w:delText xml:space="preserve">but does not prove it for every pair.</w:delText>
        </w:r>
      </w:del>
      <w:del w:id="8942" w:author="PR Preview" w:date="2026-01-01T00:00:00Z">
        <w:r>
          <w:delText xml:space="preserve"> </w:delText>
        </w:r>
      </w:del>
      <w:del w:id="8943" w:author="PR Preview" w:date="2026-01-01T00:00:00Z">
        <w:r>
          <w:delText xml:space="preserve">The proof needs properties of the determinant</w:delText>
        </w:r>
      </w:del>
      <w:del w:id="8944" w:author="PR Preview" w:date="2026-01-01T00:00:00Z">
        <w:r>
          <w:delText xml:space="preserve"> </w:delText>
        </w:r>
      </w:del>
      <w:del w:id="8945" w:author="PR Preview" w:date="2026-01-01T00:00:00Z">
        <w:r>
          <w:delText xml:space="preserve">that these notes don’t develop;</w:delText>
        </w:r>
      </w:del>
      <w:del w:id="8946" w:author="PR Preview" w:date="2026-01-01T00:00:00Z">
        <w:r>
          <w:delText xml:space="preserve"> </w:delText>
        </w:r>
      </w:del>
      <w:del w:id="8947" w:author="PR Preview" w:date="2026-01-01T00:00:00Z">
        <w:r>
          <w:delText xml:space="preserve">see</w:delText>
        </w:r>
      </w:del>
      <w:del w:id="8948" w:author="PR Preview" w:date="2026-01-01T00:00:00Z">
        <w:r>
          <w:delText xml:space="preserve"> </w:delText>
        </w:r>
      </w:del>
      <w:del w:id="8949" w:author="PR Preview" w:date="2026-01-01T00:00:00Z">
        <w:r>
          <w:delText xml:space="preserve">Banerjee and Roy (2014)</w:delText>
        </w:r>
      </w:del>
      <w:del w:id="8950" w:author="PR Preview" w:date="2026-01-01T00:00:00Z">
        <w:r>
          <w:delText xml:space="preserve">.</w:delText>
        </w:r>
      </w:del>
    </w:p>
    <w:p>
      <w:pPr>
        <w:pStyle w:val="FirstParagraph"/>
      </w:pPr>
      <w:ins w:id="8951" w:author="PR Preview" w:date="2026-01-01T00:00:00Z">
        <w:r>
          <w:rPr>
            <w:i/>
            <w:iCs/>
          </w:rPr>
          <w:t xml:space="preserve">Remark 39</w:t>
        </w:r>
      </w:ins>
      <w:ins w:id="8952" w:author="PR Preview" w:date="2026-01-01T00:00:00Z">
        <w:r>
          <w:t xml:space="preserve"> (An example is not a proof). </w:t>
        </w:r>
      </w:ins>
      <w:hyperlink w:anchor="exm-det-product">
        <w:ins w:id="8953" w:author="PR Preview" w:date="2026-01-01T00:00:00Z">
          <w:r>
            <w:rPr>
              <w:rStyle w:val="Hyperlink"/>
            </w:rPr>
            <w:t xml:space="preserve">Example 150</w:t>
          </w:r>
        </w:ins>
      </w:hyperlink>
      <w:ins w:id="8954" w:author="PR Preview" w:date="2026-01-01T00:00:00Z">
        <w:r>
          <w:t xml:space="preserve"> </w:t>
        </w:r>
      </w:ins>
      <w:ins w:id="8955" w:author="PR Preview" w:date="2026-01-01T00:00:00Z">
        <w:r>
          <w:t xml:space="preserve">checks</w:t>
        </w:r>
      </w:ins>
      <w:ins w:id="8956" w:author="PR Preview" w:date="2026-01-01T00:00:00Z">
        <w:r>
          <w:t xml:space="preserve"> </w:t>
        </w:r>
      </w:ins>
      <w:hyperlink w:anchor="thm-det-product">
        <w:ins w:id="8957" w:author="PR Preview" w:date="2026-01-01T00:00:00Z">
          <w:r>
            <w:rPr>
              <w:rStyle w:val="Hyperlink"/>
            </w:rPr>
            <w:t xml:space="preserve">Theorem 79</w:t>
          </w:r>
        </w:ins>
      </w:hyperlink>
      <w:ins w:id="8958" w:author="PR Preview" w:date="2026-01-01T00:00:00Z">
        <w:r>
          <w:t xml:space="preserve"> </w:t>
        </w:r>
      </w:ins>
      <w:ins w:id="8959" w:author="PR Preview" w:date="2026-01-01T00:00:00Z">
        <w:r>
          <w:t xml:space="preserve">for one pair of</w:t>
        </w:r>
      </w:ins>
      <w:ins w:id="8960" w:author="PR Preview" w:date="2026-01-01T00:00:00Z">
        <w:r>
          <w:t xml:space="preserve"> </w:t>
        </w:r>
      </w:ins>
      <m:oMath>
        <m:r>
          <m:t>2</m:t>
        </m:r>
        <m:r>
          <m:rPr>
            <m:sty m:val="p"/>
          </m:rPr>
          <m:t>×</m:t>
        </m:r>
        <m:r>
          <m:t>2</m:t>
        </m:r>
      </m:oMath>
      <w:ins w:id="8961" w:author="PR Preview" w:date="2026-01-01T00:00:00Z">
        <w:r>
          <w:t xml:space="preserve"> </w:t>
        </w:r>
      </w:ins>
      <w:ins w:id="8962" w:author="PR Preview" w:date="2026-01-01T00:00:00Z">
        <w:r>
          <w:t xml:space="preserve">matrices,</w:t>
        </w:r>
      </w:ins>
      <w:ins w:id="8963" w:author="PR Preview" w:date="2026-01-01T00:00:00Z">
        <w:r>
          <w:t xml:space="preserve"> </w:t>
        </w:r>
      </w:ins>
      <w:ins w:id="8964" w:author="PR Preview" w:date="2026-01-01T00:00:00Z">
        <w:r>
          <w:t xml:space="preserve">which shows the theorem holds there</w:t>
        </w:r>
      </w:ins>
      <w:ins w:id="8965" w:author="PR Preview" w:date="2026-01-01T00:00:00Z">
        <w:r>
          <w:t xml:space="preserve"> </w:t>
        </w:r>
      </w:ins>
      <w:ins w:id="8966" w:author="PR Preview" w:date="2026-01-01T00:00:00Z">
        <w:r>
          <w:t xml:space="preserve">but does not prove it for every pair.</w:t>
        </w:r>
      </w:ins>
      <w:ins w:id="8967" w:author="PR Preview" w:date="2026-01-01T00:00:00Z">
        <w:r>
          <w:t xml:space="preserve"> </w:t>
        </w:r>
      </w:ins>
      <w:ins w:id="8968" w:author="PR Preview" w:date="2026-01-01T00:00:00Z">
        <w:r>
          <w:t xml:space="preserve">The proof needs properties of the determinant</w:t>
        </w:r>
      </w:ins>
      <w:ins w:id="8969" w:author="PR Preview" w:date="2026-01-01T00:00:00Z">
        <w:r>
          <w:t xml:space="preserve"> </w:t>
        </w:r>
      </w:ins>
      <w:ins w:id="8970" w:author="PR Preview" w:date="2026-01-01T00:00:00Z">
        <w:r>
          <w:t xml:space="preserve">that these notes don’t develop;</w:t>
        </w:r>
      </w:ins>
      <w:ins w:id="8971" w:author="PR Preview" w:date="2026-01-01T00:00:00Z">
        <w:r>
          <w:t xml:space="preserve"> </w:t>
        </w:r>
      </w:ins>
      <w:ins w:id="8972" w:author="PR Preview" w:date="2026-01-01T00:00:00Z">
        <w:r>
          <w:t xml:space="preserve">see</w:t>
        </w:r>
      </w:ins>
      <w:ins w:id="8973" w:author="PR Preview" w:date="2026-01-01T00:00:00Z">
        <w:r>
          <w:t xml:space="preserve"> </w:t>
        </w:r>
      </w:ins>
      <w:ins w:id="8974" w:author="PR Preview" w:date="2026-01-01T00:00:00Z">
        <w:r>
          <w:t xml:space="preserve">Banerjee and Roy (2014)</w:t>
        </w:r>
      </w:ins>
      <w:ins w:id="8975" w:author="PR Preview" w:date="2026-01-01T00:00:00Z">
        <w:r>
          <w:t xml:space="preserve">.</w:t>
        </w:r>
      </w:ins>
    </w:p>
    <w:bookmarkEnd w:id="485"/>
    <w:p>
      <w:pPr>
        <w:pStyle w:val="BodyText"/>
      </w:pPr>
      <w:r>
        <w:t xml:space="preserve">See also</w:t>
      </w:r>
      <w:r>
        <w:t xml:space="preserve"> </w:t>
      </w:r>
      <w:hyperlink r:id="rId477">
        <w:r>
          <w:rPr>
            <w:rStyle w:val="Hyperlink"/>
          </w:rPr>
          <w:t xml:space="preserve">https://en.wikipedia.org/wiki/Determinant</w:t>
        </w:r>
      </w:hyperlink>
      <w:r>
        <w:t xml:space="preserve">.</w:t>
      </w:r>
    </w:p>
    <w:bookmarkStart w:id="486" w:name="thm-det-eigenvalues"/>
    <w:p>
      <w:pPr>
        <w:pStyle w:val="BodyText"/>
      </w:pPr>
      <w:del w:id="8976" w:author="PR Preview" w:date="2026-01-01T00:00:00Z">
        <w:r>
          <w:rPr>
            <w:b/>
            <w:bCs/>
          </w:rPr>
          <w:delText xml:space="preserve">Theorem 78 (The determinant of a symmetric matrix is the product of its eigenvalues)</w:delText>
        </w:r>
      </w:del>
      <w:del w:id="8977" w:author="PR Preview" w:date="2026-01-01T00:00:00Z">
        <w:r>
          <w:delText xml:space="preserve"> </w:delText>
        </w:r>
      </w:del>
      <w:del w:id="8978" w:author="PR Preview" w:date="2026-01-01T00:00:00Z">
        <w:r>
          <w:delText xml:space="preserve">Let</w:delText>
        </w:r>
      </w:del>
      <w:del w:id="8979" w:author="PR Preview" w:date="2026-01-01T00:00:00Z">
        <w:r>
          <w:delText xml:space="preserve"> </w:delText>
        </w:r>
      </w:del>
      <m:oMath>
        <m:r>
          <m:rPr>
            <m:sty m:val="bi"/>
          </m:rPr>
          <m:t>A</m:t>
        </m:r>
      </m:oMath>
      <w:del w:id="8980" w:author="PR Preview" w:date="2026-01-01T00:00:00Z">
        <w:r>
          <w:delText xml:space="preserve"> </w:delText>
        </w:r>
      </w:del>
      <w:del w:id="8981" w:author="PR Preview" w:date="2026-01-01T00:00:00Z">
        <w:r>
          <w:delText xml:space="preserve">be a</w:delText>
        </w:r>
      </w:del>
      <w:del w:id="8982" w:author="PR Preview" w:date="2026-01-01T00:00:00Z">
        <w:r>
          <w:delText xml:space="preserve"> </w:delText>
        </w:r>
      </w:del>
      <m:oMath>
        <m:r>
          <m:t>p</m:t>
        </m:r>
        <m:r>
          <m:rPr>
            <m:sty m:val="p"/>
          </m:rPr>
          <m:t>×</m:t>
        </m:r>
        <m:r>
          <m:t>p</m:t>
        </m:r>
      </m:oMath>
      <w:del w:id="8983" w:author="PR Preview" w:date="2026-01-01T00:00:00Z">
        <w:r>
          <w:delText xml:space="preserve"> </w:delText>
        </w:r>
      </w:del>
      <w:del w:id="8984" w:author="PR Preview" w:date="2026-01-01T00:00:00Z">
        <w:r>
          <w:delText xml:space="preserve">symmetric matrix with real entries,</w:delText>
        </w:r>
      </w:del>
      <w:del w:id="8985" w:author="PR Preview" w:date="2026-01-01T00:00:00Z">
        <w:r>
          <w:delText xml:space="preserve"> </w:delText>
        </w:r>
      </w:del>
      <w:del w:id="8986" w:author="PR Preview" w:date="2026-01-01T00:00:00Z">
        <w:r>
          <w:delText xml:space="preserve">with eigendecomposition</w:delText>
        </w:r>
      </w:del>
      <w:del w:id="8987"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8988" w:author="PR Preview" w:date="2026-01-01T00:00:00Z">
        <w:r>
          <w:delText xml:space="preserve"> </w:delText>
        </w:r>
      </w:del>
      <w:del w:id="8989" w:author="PR Preview" w:date="2026-01-01T00:00:00Z">
        <w:r>
          <w:delText xml:space="preserve">(</w:delText>
        </w:r>
      </w:del>
      <w:hyperlink w:anchor="def-eigendecomposition">
        <w:del w:id="8990" w:author="PR Preview" w:date="2026-01-01T00:00:00Z">
          <w:r>
            <w:rPr>
              <w:rStyle w:val="Hyperlink"/>
            </w:rPr>
            <w:delText xml:space="preserve">Definition 83</w:delText>
          </w:r>
        </w:del>
      </w:hyperlink>
      <w:del w:id="8991" w:author="PR Preview" w:date="2026-01-01T00:00:00Z">
        <w:r>
          <w:delText xml:space="preserve">)</w:delText>
        </w:r>
      </w:del>
      <w:del w:id="8992" w:author="PR Preview" w:date="2026-01-01T00:00:00Z">
        <w:r>
          <w:delText xml:space="preserve"> </w:delText>
        </w:r>
      </w:del>
      <w:del w:id="8993" w:author="PR Preview" w:date="2026-01-01T00:00:00Z">
        <w:r>
          <w:delText xml:space="preserve">and eigenvalues</w:delText>
        </w:r>
      </w:del>
      <w:del w:id="8994" w:author="PR Preview" w:date="2026-01-01T00:00:00Z">
        <w:r>
          <w:delText xml:space="preserve"> </w:delText>
        </w:r>
      </w:del>
      <m:oMath>
        <m:sSub>
          <m:e>
            <m:r>
              <m:t>λ</m:t>
            </m:r>
          </m:e>
          <m:sub>
            <m:r>
              <m:t>1</m:t>
            </m:r>
          </m:sub>
        </m:sSub>
        <m:r>
          <m:rPr>
            <m:sty m:val="p"/>
          </m:rPr>
          <m:t>,</m:t>
        </m:r>
        <m:r>
          <m:rPr>
            <m:sty m:val="p"/>
          </m:rPr>
          <m:t>…</m:t>
        </m:r>
        <m:r>
          <m:rPr>
            <m:sty m:val="p"/>
          </m:rPr>
          <m:t>,</m:t>
        </m:r>
        <m:sSub>
          <m:e>
            <m:r>
              <m:t>λ</m:t>
            </m:r>
          </m:e>
          <m:sub>
            <m:r>
              <m:t>p</m:t>
            </m:r>
          </m:sub>
        </m:sSub>
      </m:oMath>
      <w:del w:id="8995" w:author="PR Preview" w:date="2026-01-01T00:00:00Z">
        <w:r>
          <w:delText xml:space="preserve"> </w:delText>
        </w:r>
      </w:del>
      <w:del w:id="8996" w:author="PR Preview" w:date="2026-01-01T00:00:00Z">
        <w:r>
          <w:delText xml:space="preserve">on the diagonal of</w:delText>
        </w:r>
      </w:del>
      <w:del w:id="8997" w:author="PR Preview" w:date="2026-01-01T00:00:00Z">
        <w:r>
          <w:delText xml:space="preserve"> </w:delText>
        </w:r>
      </w:del>
      <m:oMath>
        <m:r>
          <m:rPr>
            <m:sty m:val="b"/>
          </m:rPr>
          <m:t>Λ</m:t>
        </m:r>
      </m:oMath>
      <w:del w:id="8998" w:author="PR Preview" w:date="2026-01-01T00:00:00Z">
        <w:r>
          <w:delText xml:space="preserve">.</w:delText>
        </w:r>
      </w:del>
      <w:del w:id="8999" w:author="PR Preview" w:date="2026-01-01T00:00:00Z">
        <w:r>
          <w:delText xml:space="preserve"> </w:delText>
        </w:r>
      </w:del>
      <w:del w:id="9000" w:author="PR Preview" w:date="2026-01-01T00:00:00Z">
        <w:r>
          <w:delText xml:space="preserve">Then</w:delText>
        </w:r>
      </w:del>
    </w:p>
    <w:p>
      <w:pPr>
        <w:pStyle w:val="BodyText"/>
      </w:pPr>
      <w:ins w:id="9001" w:author="PR Preview" w:date="2026-01-01T00:00:00Z">
        <w:r>
          <w:rPr>
            <w:b/>
            <w:bCs/>
          </w:rPr>
          <w:t xml:space="preserve">Theorem 80 (The determinant of a symmetric matrix is the product of its eigenvalues)</w:t>
        </w:r>
      </w:ins>
      <w:ins w:id="9002" w:author="PR Preview" w:date="2026-01-01T00:00:00Z">
        <w:r>
          <w:t xml:space="preserve"> </w:t>
        </w:r>
      </w:ins>
      <w:ins w:id="9003" w:author="PR Preview" w:date="2026-01-01T00:00:00Z">
        <w:r>
          <w:t xml:space="preserve">Let</w:t>
        </w:r>
      </w:ins>
      <w:ins w:id="9004" w:author="PR Preview" w:date="2026-01-01T00:00:00Z">
        <w:r>
          <w:t xml:space="preserve"> </w:t>
        </w:r>
      </w:ins>
      <m:oMath>
        <m:r>
          <m:rPr>
            <m:sty m:val="bi"/>
          </m:rPr>
          <m:t>A</m:t>
        </m:r>
      </m:oMath>
      <w:ins w:id="9005" w:author="PR Preview" w:date="2026-01-01T00:00:00Z">
        <w:r>
          <w:t xml:space="preserve"> </w:t>
        </w:r>
      </w:ins>
      <w:ins w:id="9006" w:author="PR Preview" w:date="2026-01-01T00:00:00Z">
        <w:r>
          <w:t xml:space="preserve">be a</w:t>
        </w:r>
      </w:ins>
      <w:ins w:id="9007" w:author="PR Preview" w:date="2026-01-01T00:00:00Z">
        <w:r>
          <w:t xml:space="preserve"> </w:t>
        </w:r>
      </w:ins>
      <m:oMath>
        <m:r>
          <m:t>p</m:t>
        </m:r>
        <m:r>
          <m:rPr>
            <m:sty m:val="p"/>
          </m:rPr>
          <m:t>×</m:t>
        </m:r>
        <m:r>
          <m:t>p</m:t>
        </m:r>
      </m:oMath>
      <w:ins w:id="9008" w:author="PR Preview" w:date="2026-01-01T00:00:00Z">
        <w:r>
          <w:t xml:space="preserve"> </w:t>
        </w:r>
      </w:ins>
      <w:ins w:id="9009" w:author="PR Preview" w:date="2026-01-01T00:00:00Z">
        <w:r>
          <w:t xml:space="preserve">symmetric matrix with real entries,</w:t>
        </w:r>
      </w:ins>
      <w:ins w:id="9010" w:author="PR Preview" w:date="2026-01-01T00:00:00Z">
        <w:r>
          <w:t xml:space="preserve"> </w:t>
        </w:r>
      </w:ins>
      <w:ins w:id="9011" w:author="PR Preview" w:date="2026-01-01T00:00:00Z">
        <w:r>
          <w:t xml:space="preserve">with eigendecomposition</w:t>
        </w:r>
      </w:ins>
      <w:ins w:id="9012"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9013" w:author="PR Preview" w:date="2026-01-01T00:00:00Z">
        <w:r>
          <w:t xml:space="preserve"> </w:t>
        </w:r>
      </w:ins>
      <w:ins w:id="9014" w:author="PR Preview" w:date="2026-01-01T00:00:00Z">
        <w:r>
          <w:t xml:space="preserve">(</w:t>
        </w:r>
      </w:ins>
      <w:hyperlink w:anchor="def-eigendecomposition">
        <w:ins w:id="9015" w:author="PR Preview" w:date="2026-01-01T00:00:00Z">
          <w:r>
            <w:rPr>
              <w:rStyle w:val="Hyperlink"/>
            </w:rPr>
            <w:t xml:space="preserve">Definition 83</w:t>
          </w:r>
        </w:ins>
      </w:hyperlink>
      <w:ins w:id="9016" w:author="PR Preview" w:date="2026-01-01T00:00:00Z">
        <w:r>
          <w:t xml:space="preserve">)</w:t>
        </w:r>
      </w:ins>
      <w:ins w:id="9017" w:author="PR Preview" w:date="2026-01-01T00:00:00Z">
        <w:r>
          <w:t xml:space="preserve"> </w:t>
        </w:r>
      </w:ins>
      <w:ins w:id="9018" w:author="PR Preview" w:date="2026-01-01T00:00:00Z">
        <w:r>
          <w:t xml:space="preserve">and eigenvalues</w:t>
        </w:r>
      </w:ins>
      <w:ins w:id="9019" w:author="PR Preview" w:date="2026-01-01T00:00:00Z">
        <w:r>
          <w:t xml:space="preserve"> </w:t>
        </w:r>
      </w:ins>
      <m:oMath>
        <m:sSub>
          <m:e>
            <m:r>
              <m:t>λ</m:t>
            </m:r>
          </m:e>
          <m:sub>
            <m:r>
              <m:t>1</m:t>
            </m:r>
          </m:sub>
        </m:sSub>
        <m:r>
          <m:rPr>
            <m:sty m:val="p"/>
          </m:rPr>
          <m:t>,</m:t>
        </m:r>
        <m:r>
          <m:rPr>
            <m:sty m:val="p"/>
          </m:rPr>
          <m:t>…</m:t>
        </m:r>
        <m:r>
          <m:rPr>
            <m:sty m:val="p"/>
          </m:rPr>
          <m:t>,</m:t>
        </m:r>
        <m:sSub>
          <m:e>
            <m:r>
              <m:t>λ</m:t>
            </m:r>
          </m:e>
          <m:sub>
            <m:r>
              <m:t>p</m:t>
            </m:r>
          </m:sub>
        </m:sSub>
      </m:oMath>
      <w:ins w:id="9020" w:author="PR Preview" w:date="2026-01-01T00:00:00Z">
        <w:r>
          <w:t xml:space="preserve"> </w:t>
        </w:r>
      </w:ins>
      <w:ins w:id="9021" w:author="PR Preview" w:date="2026-01-01T00:00:00Z">
        <w:r>
          <w:t xml:space="preserve">on the diagonal of</w:t>
        </w:r>
      </w:ins>
      <w:ins w:id="9022" w:author="PR Preview" w:date="2026-01-01T00:00:00Z">
        <w:r>
          <w:t xml:space="preserve"> </w:t>
        </w:r>
      </w:ins>
      <m:oMath>
        <m:r>
          <m:rPr>
            <m:sty m:val="b"/>
          </m:rPr>
          <m:t>Λ</m:t>
        </m:r>
      </m:oMath>
      <w:ins w:id="9023" w:author="PR Preview" w:date="2026-01-01T00:00:00Z">
        <w:r>
          <w:t xml:space="preserve">.</w:t>
        </w:r>
      </w:ins>
      <w:ins w:id="9024" w:author="PR Preview" w:date="2026-01-01T00:00:00Z">
        <w:r>
          <w:t xml:space="preserve"> </w:t>
        </w:r>
      </w:ins>
      <w:ins w:id="9025" w:author="PR Preview" w:date="2026-01-01T00:00:00Z">
        <w:r>
          <w:t xml:space="preserve">Then</w:t>
        </w:r>
      </w:ins>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6"/>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del w:id="9026" w:author="PR Preview" w:date="2026-01-01T00:00:00Z">
        <w:r>
          <w:delText xml:space="preserve">The product steps are</w:delText>
        </w:r>
      </w:del>
      <w:del w:id="9027" w:author="PR Preview" w:date="2026-01-01T00:00:00Z">
        <w:r>
          <w:delText xml:space="preserve"> </w:delText>
        </w:r>
      </w:del>
      <w:hyperlink w:anchor="thm-det-product">
        <w:del w:id="9028" w:author="PR Preview" w:date="2026-01-01T00:00:00Z">
          <w:r>
            <w:rPr>
              <w:rStyle w:val="Hyperlink"/>
            </w:rPr>
            <w:delText xml:space="preserve">Theorem 77</w:delText>
          </w:r>
        </w:del>
      </w:hyperlink>
      <w:del w:id="9029" w:author="PR Preview" w:date="2026-01-01T00:00:00Z">
        <w:r>
          <w:delText xml:space="preserve">,</w:delText>
        </w:r>
      </w:del>
      <w:del w:id="9030" w:author="PR Preview" w:date="2026-01-01T00:00:00Z">
        <w:r>
          <w:delText xml:space="preserve"> </w:delText>
        </w:r>
      </w:del>
      <w:del w:id="9031" w:author="PR Preview" w:date="2026-01-01T00:00:00Z">
        <w:r>
          <w:delText xml:space="preserve">the orthogonality step is</w:delText>
        </w:r>
      </w:del>
      <w:del w:id="9032" w:author="PR Preview" w:date="2026-01-01T00:00:00Z">
        <w:r>
          <w:delText xml:space="preserve"> </w:delText>
        </w:r>
      </w:del>
      <w:hyperlink w:anchor="def-orthogonal-matrix">
        <w:del w:id="9033" w:author="PR Preview" w:date="2026-01-01T00:00:00Z">
          <w:r>
            <w:rPr>
              <w:rStyle w:val="Hyperlink"/>
            </w:rPr>
            <w:delText xml:space="preserve">Definition 76</w:delText>
          </w:r>
        </w:del>
      </w:hyperlink>
      <w:del w:id="9034" w:author="PR Preview" w:date="2026-01-01T00:00:00Z">
        <w:r>
          <w:delText xml:space="preserve">,</w:delText>
        </w:r>
      </w:del>
      <w:del w:id="9035" w:author="PR Preview" w:date="2026-01-01T00:00:00Z">
        <w:r>
          <w:delText xml:space="preserve"> </w:delText>
        </w:r>
      </w:del>
      <w:del w:id="9036" w:author="PR Preview" w:date="2026-01-01T00:00:00Z">
        <w:r>
          <w:delText xml:space="preserve">and the identity and diagonal steps are</w:delText>
        </w:r>
      </w:del>
      <w:del w:id="9037" w:author="PR Preview" w:date="2026-01-01T00:00:00Z">
        <w:r>
          <w:delText xml:space="preserve"> </w:delText>
        </w:r>
      </w:del>
      <w:hyperlink w:anchor="thm-det-diagonal">
        <w:del w:id="9038" w:author="PR Preview" w:date="2026-01-01T00:00:00Z">
          <w:r>
            <w:rPr>
              <w:rStyle w:val="Hyperlink"/>
            </w:rPr>
            <w:delText xml:space="preserve">Theorem 76</w:delText>
          </w:r>
        </w:del>
      </w:hyperlink>
      <w:del w:id="9039" w:author="PR Preview" w:date="2026-01-01T00:00:00Z">
        <w:r>
          <w:delText xml:space="preserve"> </w:delText>
        </w:r>
      </w:del>
      <w:del w:id="9040" w:author="PR Preview" w:date="2026-01-01T00:00:00Z">
        <w:r>
          <w:delText xml:space="preserve">and</w:delText>
        </w:r>
      </w:del>
      <w:del w:id="9041" w:author="PR Preview" w:date="2026-01-01T00:00:00Z">
        <w:r>
          <w:delText xml:space="preserve"> </w:delText>
        </w:r>
      </w:del>
      <w:hyperlink w:anchor="exm-det-diagonal">
        <w:del w:id="9042" w:author="PR Preview" w:date="2026-01-01T00:00:00Z">
          <w:r>
            <w:rPr>
              <w:rStyle w:val="Hyperlink"/>
            </w:rPr>
            <w:delText xml:space="preserve">Example 146</w:delText>
          </w:r>
        </w:del>
      </w:hyperlink>
      <w:del w:id="9043" w:author="PR Preview" w:date="2026-01-01T00:00:00Z">
        <w:r>
          <w:delText xml:space="preserve">.</w:delText>
        </w:r>
      </w:del>
    </w:p>
    <w:p>
      <w:pPr>
        <w:pStyle w:val="FirstParagraph"/>
      </w:pPr>
      <w:ins w:id="9044" w:author="PR Preview" w:date="2026-01-01T00:00:00Z">
        <w:r>
          <w:t xml:space="preserve">The product steps are</w:t>
        </w:r>
      </w:ins>
      <w:ins w:id="9045" w:author="PR Preview" w:date="2026-01-01T00:00:00Z">
        <w:r>
          <w:t xml:space="preserve"> </w:t>
        </w:r>
      </w:ins>
      <w:hyperlink w:anchor="thm-det-product">
        <w:ins w:id="9046" w:author="PR Preview" w:date="2026-01-01T00:00:00Z">
          <w:r>
            <w:rPr>
              <w:rStyle w:val="Hyperlink"/>
            </w:rPr>
            <w:t xml:space="preserve">Theorem 79</w:t>
          </w:r>
        </w:ins>
      </w:hyperlink>
      <w:ins w:id="9047" w:author="PR Preview" w:date="2026-01-01T00:00:00Z">
        <w:r>
          <w:t xml:space="preserve">,</w:t>
        </w:r>
      </w:ins>
      <w:ins w:id="9048" w:author="PR Preview" w:date="2026-01-01T00:00:00Z">
        <w:r>
          <w:t xml:space="preserve"> </w:t>
        </w:r>
      </w:ins>
      <w:ins w:id="9049" w:author="PR Preview" w:date="2026-01-01T00:00:00Z">
        <w:r>
          <w:t xml:space="preserve">the orthogonality step is</w:t>
        </w:r>
      </w:ins>
      <w:ins w:id="9050" w:author="PR Preview" w:date="2026-01-01T00:00:00Z">
        <w:r>
          <w:t xml:space="preserve"> </w:t>
        </w:r>
      </w:ins>
      <w:hyperlink w:anchor="def-orthogonal-matrix">
        <w:ins w:id="9051" w:author="PR Preview" w:date="2026-01-01T00:00:00Z">
          <w:r>
            <w:rPr>
              <w:rStyle w:val="Hyperlink"/>
            </w:rPr>
            <w:t xml:space="preserve">Definition 76</w:t>
          </w:r>
        </w:ins>
      </w:hyperlink>
      <w:ins w:id="9052" w:author="PR Preview" w:date="2026-01-01T00:00:00Z">
        <w:r>
          <w:t xml:space="preserve">,</w:t>
        </w:r>
      </w:ins>
      <w:ins w:id="9053" w:author="PR Preview" w:date="2026-01-01T00:00:00Z">
        <w:r>
          <w:t xml:space="preserve"> </w:t>
        </w:r>
      </w:ins>
      <w:ins w:id="9054" w:author="PR Preview" w:date="2026-01-01T00:00:00Z">
        <w:r>
          <w:t xml:space="preserve">and the identity and diagonal steps are</w:t>
        </w:r>
      </w:ins>
      <w:ins w:id="9055" w:author="PR Preview" w:date="2026-01-01T00:00:00Z">
        <w:r>
          <w:t xml:space="preserve"> </w:t>
        </w:r>
      </w:ins>
      <w:hyperlink w:anchor="thm-det-diagonal">
        <w:ins w:id="9056" w:author="PR Preview" w:date="2026-01-01T00:00:00Z">
          <w:r>
            <w:rPr>
              <w:rStyle w:val="Hyperlink"/>
            </w:rPr>
            <w:t xml:space="preserve">Theorem 78</w:t>
          </w:r>
        </w:ins>
      </w:hyperlink>
      <w:ins w:id="9057" w:author="PR Preview" w:date="2026-01-01T00:00:00Z">
        <w:r>
          <w:t xml:space="preserve"> </w:t>
        </w:r>
      </w:ins>
      <w:ins w:id="9058" w:author="PR Preview" w:date="2026-01-01T00:00:00Z">
        <w:r>
          <w:t xml:space="preserve">and</w:t>
        </w:r>
      </w:ins>
      <w:ins w:id="9059" w:author="PR Preview" w:date="2026-01-01T00:00:00Z">
        <w:r>
          <w:t xml:space="preserve"> </w:t>
        </w:r>
      </w:ins>
      <w:hyperlink w:anchor="exm-det-diagonal">
        <w:ins w:id="9060" w:author="PR Preview" w:date="2026-01-01T00:00:00Z">
          <w:r>
            <w:rPr>
              <w:rStyle w:val="Hyperlink"/>
            </w:rPr>
            <w:t xml:space="preserve">Example 149</w:t>
          </w:r>
        </w:ins>
      </w:hyperlink>
      <w:ins w:id="9061" w:author="PR Preview" w:date="2026-01-01T00:00:00Z">
        <w:r>
          <w:t xml:space="preserve">.</w:t>
        </w:r>
      </w:ins>
    </w:p>
    <w:bookmarkStart w:id="487"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7"/>
    <w:p>
      <w:pPr>
        <w:pStyle w:val="BodyText"/>
      </w:pPr>
      <w:del w:id="9062" w:author="PR Preview" w:date="2026-01-01T00:00:00Z">
        <w:r>
          <w:rPr>
            <w:i/>
            <w:iCs/>
          </w:rPr>
          <w:delText xml:space="preserve">Proof</w:delText>
        </w:r>
      </w:del>
      <w:del w:id="9063" w:author="PR Preview" w:date="2026-01-01T00:00:00Z">
        <w:r>
          <w:delText xml:space="preserve">. </w:delText>
        </w:r>
      </w:del>
      <w:del w:id="9064" w:author="PR Preview" w:date="2026-01-01T00:00:00Z">
        <w:r>
          <w:delText xml:space="preserve">By</w:delText>
        </w:r>
      </w:del>
      <w:del w:id="9065" w:author="PR Preview" w:date="2026-01-01T00:00:00Z">
        <w:r>
          <w:delText xml:space="preserve"> </w:delText>
        </w:r>
      </w:del>
      <w:hyperlink w:anchor="thm-definite-eigenvalues">
        <w:del w:id="9066" w:author="PR Preview" w:date="2026-01-01T00:00:00Z">
          <w:r>
            <w:rPr>
              <w:rStyle w:val="Hyperlink"/>
            </w:rPr>
            <w:delText xml:space="preserve">Theorem 73</w:delText>
          </w:r>
        </w:del>
      </w:hyperlink>
      <w:del w:id="9067" w:author="PR Preview" w:date="2026-01-01T00:00:00Z">
        <w:r>
          <w:delText xml:space="preserve">, every eigenvalue of</w:delText>
        </w:r>
      </w:del>
      <w:del w:id="9068" w:author="PR Preview" w:date="2026-01-01T00:00:00Z">
        <w:r>
          <w:delText xml:space="preserve"> </w:delText>
        </w:r>
      </w:del>
      <m:oMath>
        <m:r>
          <m:rPr>
            <m:sty m:val="bi"/>
          </m:rPr>
          <m:t>A</m:t>
        </m:r>
      </m:oMath>
      <w:del w:id="9069" w:author="PR Preview" w:date="2026-01-01T00:00:00Z">
        <w:r>
          <w:delText xml:space="preserve"> </w:delText>
        </w:r>
      </w:del>
      <w:del w:id="9070" w:author="PR Preview" w:date="2026-01-01T00:00:00Z">
        <w:r>
          <w:delText xml:space="preserve">is positive,</w:delText>
        </w:r>
      </w:del>
      <w:del w:id="9071" w:author="PR Preview" w:date="2026-01-01T00:00:00Z">
        <w:r>
          <w:delText xml:space="preserve"> </w:delText>
        </w:r>
      </w:del>
      <w:del w:id="9072" w:author="PR Preview" w:date="2026-01-01T00:00:00Z">
        <w:r>
          <w:delText xml:space="preserve">so their product, which is</w:delText>
        </w:r>
      </w:del>
      <w:del w:id="9073" w:author="PR Preview" w:date="2026-01-01T00:00:00Z">
        <w:r>
          <w:delText xml:space="preserve"> </w:delText>
        </w:r>
      </w:del>
      <m:oMath>
        <m:r>
          <m:rPr>
            <m:sty m:val="p"/>
          </m:rPr>
          <m:t>det</m:t>
        </m:r>
        <m:r>
          <m:rPr>
            <m:sty m:val="p"/>
          </m:rPr>
          <m:t>(</m:t>
        </m:r>
        <m:r>
          <m:rPr>
            <m:sty m:val="bi"/>
          </m:rPr>
          <m:t>A</m:t>
        </m:r>
        <m:r>
          <m:rPr>
            <m:sty m:val="p"/>
          </m:rPr>
          <m:t>)</m:t>
        </m:r>
      </m:oMath>
      <w:del w:id="9074" w:author="PR Preview" w:date="2026-01-01T00:00:00Z">
        <w:r>
          <w:delText xml:space="preserve"> </w:delText>
        </w:r>
      </w:del>
      <w:del w:id="9075" w:author="PR Preview" w:date="2026-01-01T00:00:00Z">
        <w:r>
          <w:delText xml:space="preserve">by</w:delText>
        </w:r>
      </w:del>
      <w:del w:id="9076" w:author="PR Preview" w:date="2026-01-01T00:00:00Z">
        <w:r>
          <w:delText xml:space="preserve"> </w:delText>
        </w:r>
      </w:del>
      <w:hyperlink w:anchor="thm-det-eigenvalues">
        <w:del w:id="9077" w:author="PR Preview" w:date="2026-01-01T00:00:00Z">
          <w:r>
            <w:rPr>
              <w:rStyle w:val="Hyperlink"/>
            </w:rPr>
            <w:delText xml:space="preserve">Theorem 78</w:delText>
          </w:r>
        </w:del>
      </w:hyperlink>
      <w:del w:id="9078" w:author="PR Preview" w:date="2026-01-01T00:00:00Z">
        <w:r>
          <w:delText xml:space="preserve">,</w:delText>
        </w:r>
      </w:del>
      <w:del w:id="9079" w:author="PR Preview" w:date="2026-01-01T00:00:00Z">
        <w:r>
          <w:delText xml:space="preserve"> </w:delText>
        </w:r>
      </w:del>
      <w:del w:id="9080" w:author="PR Preview" w:date="2026-01-01T00:00:00Z">
        <w:r>
          <w:delText xml:space="preserve">is positive.</w:delText>
        </w:r>
      </w:del>
    </w:p>
    <w:p>
      <w:pPr>
        <w:pStyle w:val="BodyText"/>
      </w:pPr>
      <w:del w:id="9081" w:author="PR Preview" w:date="2026-01-01T00:00:00Z">
        <w:r>
          <w:rPr>
            <w:b/>
            <w:bCs/>
          </w:rPr>
          <w:delText xml:space="preserve">Example 148 (Two ways to the same determinant)</w:delText>
        </w:r>
      </w:del>
      <w:del w:id="908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9083" w:author="PR Preview" w:date="2026-01-01T00:00:00Z">
        <w:r>
          <w:delText xml:space="preserve"> </w:delText>
        </w:r>
      </w:del>
      <w:del w:id="9084" w:author="PR Preview" w:date="2026-01-01T00:00:00Z">
        <w:r>
          <w:delText xml:space="preserve">has eigenvalues</w:delText>
        </w:r>
      </w:del>
      <w:del w:id="9085" w:author="PR Preview" w:date="2026-01-01T00:00:00Z">
        <w:r>
          <w:delText xml:space="preserve"> </w:delText>
        </w:r>
      </w:del>
      <m:oMath>
        <m:r>
          <m:t>3</m:t>
        </m:r>
      </m:oMath>
      <w:del w:id="9086" w:author="PR Preview" w:date="2026-01-01T00:00:00Z">
        <w:r>
          <w:delText xml:space="preserve"> </w:delText>
        </w:r>
      </w:del>
      <w:del w:id="9087" w:author="PR Preview" w:date="2026-01-01T00:00:00Z">
        <w:r>
          <w:delText xml:space="preserve">and</w:delText>
        </w:r>
      </w:del>
      <w:del w:id="9088" w:author="PR Preview" w:date="2026-01-01T00:00:00Z">
        <w:r>
          <w:delText xml:space="preserve"> </w:delText>
        </w:r>
      </w:del>
      <m:oMath>
        <m:r>
          <m:t>1</m:t>
        </m:r>
      </m:oMath>
      <w:del w:id="9089" w:author="PR Preview" w:date="2026-01-01T00:00:00Z">
        <w:r>
          <w:delText xml:space="preserve"> </w:delText>
        </w:r>
      </w:del>
      <w:del w:id="9090" w:author="PR Preview" w:date="2026-01-01T00:00:00Z">
        <w:r>
          <w:delText xml:space="preserve">(</w:delText>
        </w:r>
      </w:del>
      <w:hyperlink w:anchor="exm-eigenvalue">
        <w:del w:id="9091" w:author="PR Preview" w:date="2026-01-01T00:00:00Z">
          <w:r>
            <w:rPr>
              <w:rStyle w:val="Hyperlink"/>
            </w:rPr>
            <w:delText xml:space="preserve">Example 135</w:delText>
          </w:r>
        </w:del>
      </w:hyperlink>
      <w:del w:id="9092" w:author="PR Preview" w:date="2026-01-01T00:00:00Z">
        <w:r>
          <w:delText xml:space="preserve">),</w:delText>
        </w:r>
      </w:del>
      <w:del w:id="9093" w:author="PR Preview" w:date="2026-01-01T00:00:00Z">
        <w:r>
          <w:delText xml:space="preserve"> </w:delText>
        </w:r>
      </w:del>
      <w:del w:id="9094" w:author="PR Preview" w:date="2026-01-01T00:00:00Z">
        <w:r>
          <w:delText xml:space="preserve">so</w:delText>
        </w:r>
      </w:del>
      <w:del w:id="9095" w:author="PR Preview" w:date="2026-01-01T00:00:00Z">
        <w:r>
          <w:delText xml:space="preserve"> </w:delText>
        </w:r>
      </w:del>
      <w:hyperlink w:anchor="thm-det-eigenvalues">
        <w:del w:id="9096" w:author="PR Preview" w:date="2026-01-01T00:00:00Z">
          <w:r>
            <w:rPr>
              <w:rStyle w:val="Hyperlink"/>
            </w:rPr>
            <w:delText xml:space="preserve">Theorem 78</w:delText>
          </w:r>
        </w:del>
      </w:hyperlink>
      <w:del w:id="9097" w:author="PR Preview" w:date="2026-01-01T00:00:00Z">
        <w:r>
          <w:delText xml:space="preserve"> </w:delText>
        </w:r>
      </w:del>
      <w:del w:id="9098" w:author="PR Preview" w:date="2026-01-01T00:00:00Z">
        <w:r>
          <w:delText xml:space="preserve">gives</w:delText>
        </w:r>
      </w:del>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del w:id="9099" w:author="PR Preview" w:date="2026-01-01T00:00:00Z">
        <w:r>
          <w:delText xml:space="preserve">matching</w:delText>
        </w:r>
      </w:del>
      <w:del w:id="9100" w:author="PR Preview" w:date="2026-01-01T00:00:00Z">
        <w:r>
          <w:delText xml:space="preserve"> </w:delText>
        </w:r>
      </w:del>
      <m:oMath>
        <m:r>
          <m:t>2</m:t>
        </m:r>
        <m:r>
          <m:rPr>
            <m:sty m:val="p"/>
          </m:rPr>
          <m:t>⋅</m:t>
        </m:r>
        <m:r>
          <m:t>2</m:t>
        </m:r>
        <m:r>
          <m:rPr>
            <m:sty m:val="p"/>
          </m:rPr>
          <m:t>−</m:t>
        </m:r>
        <m:r>
          <m:t>1</m:t>
        </m:r>
        <m:r>
          <m:rPr>
            <m:sty m:val="p"/>
          </m:rPr>
          <m:t>⋅</m:t>
        </m:r>
        <m:r>
          <m:t>1</m:t>
        </m:r>
        <m:r>
          <m:rPr>
            <m:sty m:val="p"/>
          </m:rPr>
          <m:t>=</m:t>
        </m:r>
        <m:r>
          <m:t>3</m:t>
        </m:r>
      </m:oMath>
      <w:del w:id="9101" w:author="PR Preview" w:date="2026-01-01T00:00:00Z">
        <w:r>
          <w:delText xml:space="preserve"> </w:delText>
        </w:r>
      </w:del>
      <w:del w:id="9102" w:author="PR Preview" w:date="2026-01-01T00:00:00Z">
        <w:r>
          <w:delText xml:space="preserve">from</w:delText>
        </w:r>
      </w:del>
      <w:del w:id="9103" w:author="PR Preview" w:date="2026-01-01T00:00:00Z">
        <w:r>
          <w:delText xml:space="preserve"> </w:delText>
        </w:r>
      </w:del>
      <w:hyperlink w:anchor="exm-determinant">
        <w:del w:id="9104" w:author="PR Preview" w:date="2026-01-01T00:00:00Z">
          <w:r>
            <w:rPr>
              <w:rStyle w:val="Hyperlink"/>
            </w:rPr>
            <w:delText xml:space="preserve">Example 145</w:delText>
          </w:r>
        </w:del>
      </w:hyperlink>
      <w:del w:id="9105" w:author="PR Preview" w:date="2026-01-01T00:00:00Z">
        <w:r>
          <w:delText xml:space="preserve">.</w:delText>
        </w:r>
      </w:del>
    </w:p>
    <w:p>
      <w:pPr>
        <w:pStyle w:val="BodyText"/>
      </w:pPr>
      <w:ins w:id="9106" w:author="PR Preview" w:date="2026-01-01T00:00:00Z">
        <w:r>
          <w:rPr>
            <w:i/>
            <w:iCs/>
          </w:rPr>
          <w:t xml:space="preserve">Proof</w:t>
        </w:r>
      </w:ins>
      <w:ins w:id="9107" w:author="PR Preview" w:date="2026-01-01T00:00:00Z">
        <w:r>
          <w:t xml:space="preserve">. </w:t>
        </w:r>
      </w:ins>
      <w:ins w:id="9108" w:author="PR Preview" w:date="2026-01-01T00:00:00Z">
        <w:r>
          <w:t xml:space="preserve">By</w:t>
        </w:r>
      </w:ins>
      <w:ins w:id="9109" w:author="PR Preview" w:date="2026-01-01T00:00:00Z">
        <w:r>
          <w:t xml:space="preserve"> </w:t>
        </w:r>
      </w:ins>
      <w:hyperlink w:anchor="thm-definite-eigenvalues">
        <w:ins w:id="9110" w:author="PR Preview" w:date="2026-01-01T00:00:00Z">
          <w:r>
            <w:rPr>
              <w:rStyle w:val="Hyperlink"/>
            </w:rPr>
            <w:t xml:space="preserve">Theorem 75</w:t>
          </w:r>
        </w:ins>
      </w:hyperlink>
      <w:ins w:id="9111" w:author="PR Preview" w:date="2026-01-01T00:00:00Z">
        <w:r>
          <w:t xml:space="preserve">, every eigenvalue of</w:t>
        </w:r>
      </w:ins>
      <w:ins w:id="9112" w:author="PR Preview" w:date="2026-01-01T00:00:00Z">
        <w:r>
          <w:t xml:space="preserve"> </w:t>
        </w:r>
      </w:ins>
      <m:oMath>
        <m:r>
          <m:rPr>
            <m:sty m:val="bi"/>
          </m:rPr>
          <m:t>A</m:t>
        </m:r>
      </m:oMath>
      <w:ins w:id="9113" w:author="PR Preview" w:date="2026-01-01T00:00:00Z">
        <w:r>
          <w:t xml:space="preserve"> </w:t>
        </w:r>
      </w:ins>
      <w:ins w:id="9114" w:author="PR Preview" w:date="2026-01-01T00:00:00Z">
        <w:r>
          <w:t xml:space="preserve">is positive,</w:t>
        </w:r>
      </w:ins>
      <w:ins w:id="9115" w:author="PR Preview" w:date="2026-01-01T00:00:00Z">
        <w:r>
          <w:t xml:space="preserve"> </w:t>
        </w:r>
      </w:ins>
      <w:ins w:id="9116" w:author="PR Preview" w:date="2026-01-01T00:00:00Z">
        <w:r>
          <w:t xml:space="preserve">so their product, which is</w:t>
        </w:r>
      </w:ins>
      <w:ins w:id="9117" w:author="PR Preview" w:date="2026-01-01T00:00:00Z">
        <w:r>
          <w:t xml:space="preserve"> </w:t>
        </w:r>
      </w:ins>
      <m:oMath>
        <m:r>
          <m:rPr>
            <m:sty m:val="p"/>
          </m:rPr>
          <m:t>det</m:t>
        </m:r>
        <m:r>
          <m:rPr>
            <m:sty m:val="p"/>
          </m:rPr>
          <m:t>(</m:t>
        </m:r>
        <m:r>
          <m:rPr>
            <m:sty m:val="bi"/>
          </m:rPr>
          <m:t>A</m:t>
        </m:r>
        <m:r>
          <m:rPr>
            <m:sty m:val="p"/>
          </m:rPr>
          <m:t>)</m:t>
        </m:r>
      </m:oMath>
      <w:ins w:id="9118" w:author="PR Preview" w:date="2026-01-01T00:00:00Z">
        <w:r>
          <w:t xml:space="preserve"> </w:t>
        </w:r>
      </w:ins>
      <w:ins w:id="9119" w:author="PR Preview" w:date="2026-01-01T00:00:00Z">
        <w:r>
          <w:t xml:space="preserve">by</w:t>
        </w:r>
      </w:ins>
      <w:ins w:id="9120" w:author="PR Preview" w:date="2026-01-01T00:00:00Z">
        <w:r>
          <w:t xml:space="preserve"> </w:t>
        </w:r>
      </w:ins>
      <w:hyperlink w:anchor="thm-det-eigenvalues">
        <w:ins w:id="9121" w:author="PR Preview" w:date="2026-01-01T00:00:00Z">
          <w:r>
            <w:rPr>
              <w:rStyle w:val="Hyperlink"/>
            </w:rPr>
            <w:t xml:space="preserve">Theorem 80</w:t>
          </w:r>
        </w:ins>
      </w:hyperlink>
      <w:ins w:id="9122" w:author="PR Preview" w:date="2026-01-01T00:00:00Z">
        <w:r>
          <w:t xml:space="preserve">,</w:t>
        </w:r>
      </w:ins>
      <w:ins w:id="9123" w:author="PR Preview" w:date="2026-01-01T00:00:00Z">
        <w:r>
          <w:t xml:space="preserve"> </w:t>
        </w:r>
      </w:ins>
      <w:ins w:id="9124" w:author="PR Preview" w:date="2026-01-01T00:00:00Z">
        <w:r>
          <w:t xml:space="preserve">is positive.</w:t>
        </w:r>
      </w:ins>
    </w:p>
    <w:bookmarkStart w:id="488" w:name="exm-det-eigenvalues"/>
    <w:p>
      <w:pPr>
        <w:pStyle w:val="BodyText"/>
      </w:pPr>
      <w:ins w:id="9125" w:author="PR Preview" w:date="2026-01-01T00:00:00Z">
        <w:r>
          <w:rPr>
            <w:b/>
            <w:bCs/>
          </w:rPr>
          <w:t xml:space="preserve">Example 151 (Two ways to the same determinant)</w:t>
        </w:r>
      </w:ins>
      <w:ins w:id="912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9127" w:author="PR Preview" w:date="2026-01-01T00:00:00Z">
        <w:r>
          <w:t xml:space="preserve"> </w:t>
        </w:r>
      </w:ins>
      <w:ins w:id="9128" w:author="PR Preview" w:date="2026-01-01T00:00:00Z">
        <w:r>
          <w:t xml:space="preserve">has eigenvalues</w:t>
        </w:r>
      </w:ins>
      <w:ins w:id="9129" w:author="PR Preview" w:date="2026-01-01T00:00:00Z">
        <w:r>
          <w:t xml:space="preserve"> </w:t>
        </w:r>
      </w:ins>
      <m:oMath>
        <m:r>
          <m:t>3</m:t>
        </m:r>
      </m:oMath>
      <w:ins w:id="9130" w:author="PR Preview" w:date="2026-01-01T00:00:00Z">
        <w:r>
          <w:t xml:space="preserve"> </w:t>
        </w:r>
      </w:ins>
      <w:ins w:id="9131" w:author="PR Preview" w:date="2026-01-01T00:00:00Z">
        <w:r>
          <w:t xml:space="preserve">and</w:t>
        </w:r>
      </w:ins>
      <w:ins w:id="9132" w:author="PR Preview" w:date="2026-01-01T00:00:00Z">
        <w:r>
          <w:t xml:space="preserve"> </w:t>
        </w:r>
      </w:ins>
      <m:oMath>
        <m:r>
          <m:t>1</m:t>
        </m:r>
      </m:oMath>
      <w:ins w:id="9133" w:author="PR Preview" w:date="2026-01-01T00:00:00Z">
        <w:r>
          <w:t xml:space="preserve"> </w:t>
        </w:r>
      </w:ins>
      <w:ins w:id="9134" w:author="PR Preview" w:date="2026-01-01T00:00:00Z">
        <w:r>
          <w:t xml:space="preserve">(</w:t>
        </w:r>
      </w:ins>
      <w:hyperlink w:anchor="exm-eigenvalue">
        <w:ins w:id="9135" w:author="PR Preview" w:date="2026-01-01T00:00:00Z">
          <w:r>
            <w:rPr>
              <w:rStyle w:val="Hyperlink"/>
            </w:rPr>
            <w:t xml:space="preserve">Example 137</w:t>
          </w:r>
        </w:ins>
      </w:hyperlink>
      <w:ins w:id="9136" w:author="PR Preview" w:date="2026-01-01T00:00:00Z">
        <w:r>
          <w:t xml:space="preserve">),</w:t>
        </w:r>
      </w:ins>
      <w:ins w:id="9137" w:author="PR Preview" w:date="2026-01-01T00:00:00Z">
        <w:r>
          <w:t xml:space="preserve"> </w:t>
        </w:r>
      </w:ins>
      <w:ins w:id="9138" w:author="PR Preview" w:date="2026-01-01T00:00:00Z">
        <w:r>
          <w:t xml:space="preserve">so</w:t>
        </w:r>
      </w:ins>
      <w:ins w:id="9139" w:author="PR Preview" w:date="2026-01-01T00:00:00Z">
        <w:r>
          <w:t xml:space="preserve"> </w:t>
        </w:r>
      </w:ins>
      <w:hyperlink w:anchor="thm-det-eigenvalues">
        <w:ins w:id="9140" w:author="PR Preview" w:date="2026-01-01T00:00:00Z">
          <w:r>
            <w:rPr>
              <w:rStyle w:val="Hyperlink"/>
            </w:rPr>
            <w:t xml:space="preserve">Theorem 80</w:t>
          </w:r>
        </w:ins>
      </w:hyperlink>
      <w:ins w:id="9141" w:author="PR Preview" w:date="2026-01-01T00:00:00Z">
        <w:r>
          <w:t xml:space="preserve"> </w:t>
        </w:r>
      </w:ins>
      <w:ins w:id="9142" w:author="PR Preview" w:date="2026-01-01T00:00:00Z">
        <w:r>
          <w:t xml:space="preserve">gives</w:t>
        </w:r>
      </w:ins>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ins w:id="9143" w:author="PR Preview" w:date="2026-01-01T00:00:00Z">
        <w:r>
          <w:t xml:space="preserve">matching</w:t>
        </w:r>
      </w:ins>
      <w:ins w:id="9144" w:author="PR Preview" w:date="2026-01-01T00:00:00Z">
        <w:r>
          <w:t xml:space="preserve"> </w:t>
        </w:r>
      </w:ins>
      <m:oMath>
        <m:r>
          <m:t>2</m:t>
        </m:r>
        <m:r>
          <m:rPr>
            <m:sty m:val="p"/>
          </m:rPr>
          <m:t>⋅</m:t>
        </m:r>
        <m:r>
          <m:t>2</m:t>
        </m:r>
        <m:r>
          <m:rPr>
            <m:sty m:val="p"/>
          </m:rPr>
          <m:t>−</m:t>
        </m:r>
        <m:r>
          <m:t>1</m:t>
        </m:r>
        <m:r>
          <m:rPr>
            <m:sty m:val="p"/>
          </m:rPr>
          <m:t>⋅</m:t>
        </m:r>
        <m:r>
          <m:t>1</m:t>
        </m:r>
        <m:r>
          <m:rPr>
            <m:sty m:val="p"/>
          </m:rPr>
          <m:t>=</m:t>
        </m:r>
        <m:r>
          <m:t>3</m:t>
        </m:r>
      </m:oMath>
      <w:ins w:id="9145" w:author="PR Preview" w:date="2026-01-01T00:00:00Z">
        <w:r>
          <w:t xml:space="preserve"> </w:t>
        </w:r>
      </w:ins>
      <w:ins w:id="9146" w:author="PR Preview" w:date="2026-01-01T00:00:00Z">
        <w:r>
          <w:t xml:space="preserve">from</w:t>
        </w:r>
      </w:ins>
      <w:ins w:id="9147" w:author="PR Preview" w:date="2026-01-01T00:00:00Z">
        <w:r>
          <w:t xml:space="preserve"> </w:t>
        </w:r>
      </w:ins>
      <w:hyperlink w:anchor="exm-determinant">
        <w:ins w:id="9148" w:author="PR Preview" w:date="2026-01-01T00:00:00Z">
          <w:r>
            <w:rPr>
              <w:rStyle w:val="Hyperlink"/>
            </w:rPr>
            <w:t xml:space="preserve">Example 148</w:t>
          </w:r>
        </w:ins>
      </w:hyperlink>
      <w:ins w:id="9149" w:author="PR Preview" w:date="2026-01-01T00:00:00Z">
        <w:r>
          <w:t xml:space="preserve">.</w:t>
        </w:r>
      </w:ins>
    </w:p>
    <w:bookmarkEnd w:id="488"/>
    <w:bookmarkEnd w:id="489"/>
    <w:bookmarkStart w:id="615" w:name="design-matrix"/>
    <w:p>
      <w:pPr>
        <w:pStyle w:val="Heading2"/>
      </w:pPr>
      <w:r>
        <w:t xml:space="preserve">9 Design Matrix</w:t>
      </w:r>
    </w:p>
    <w:bookmarkStart w:id="490"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90"/>
    <w:bookmarkStart w:id="491"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91"/>
    <w:bookmarkStart w:id="492" w:name="thm-gram-invertible"/>
    <w:p>
      <w:pPr>
        <w:pStyle w:val="BodyText"/>
      </w:pPr>
      <w:del w:id="9150" w:author="PR Preview" w:date="2026-01-01T00:00:00Z">
        <w:r>
          <w:rPr>
            <w:b/>
            <w:bCs/>
          </w:rPr>
          <w:delText xml:space="preserve">Theorem 79 (</w:delText>
        </w:r>
      </w:del>
      <m:oMath>
        <m:sSup>
          <m:e>
            <m:r>
              <m:rPr>
                <m:sty m:val="bi"/>
              </m:rPr>
              <m:t>X</m:t>
            </m:r>
          </m:e>
          <m:sup>
            <m:r>
              <m:rPr>
                <m:sty m:val="p"/>
              </m:rPr>
              <m:t>⊤</m:t>
            </m:r>
          </m:sup>
        </m:sSup>
        <m:r>
          <m:rPr>
            <m:sty m:val="bi"/>
          </m:rPr>
          <m:t>X</m:t>
        </m:r>
      </m:oMath>
      <w:del w:id="9151" w:author="PR Preview" w:date="2026-01-01T00:00:00Z">
        <w:r>
          <w:rPr>
            <w:b/>
            <w:bCs/>
          </w:rPr>
          <w:delText xml:space="preserve"> </w:delText>
        </w:r>
      </w:del>
      <w:del w:id="9152" w:author="PR Preview" w:date="2026-01-01T00:00:00Z">
        <w:r>
          <w:rPr>
            <w:b/>
            <w:bCs/>
          </w:rPr>
          <w:delText xml:space="preserve">is invertible when</w:delText>
        </w:r>
      </w:del>
      <w:del w:id="9153" w:author="PR Preview" w:date="2026-01-01T00:00:00Z">
        <w:r>
          <w:rPr>
            <w:b/>
            <w:bCs/>
          </w:rPr>
          <w:delText xml:space="preserve"> </w:delText>
        </w:r>
      </w:del>
      <m:oMath>
        <m:r>
          <m:rPr>
            <m:sty m:val="bi"/>
          </m:rPr>
          <m:t>X</m:t>
        </m:r>
      </m:oMath>
      <w:del w:id="9154" w:author="PR Preview" w:date="2026-01-01T00:00:00Z">
        <w:r>
          <w:rPr>
            <w:b/>
            <w:bCs/>
          </w:rPr>
          <w:delText xml:space="preserve"> </w:delText>
        </w:r>
      </w:del>
      <w:del w:id="9155" w:author="PR Preview" w:date="2026-01-01T00:00:00Z">
        <w:r>
          <w:rPr>
            <w:b/>
            <w:bCs/>
          </w:rPr>
          <w:delText xml:space="preserve">has full column rank)</w:delText>
        </w:r>
      </w:del>
      <w:del w:id="9156" w:author="PR Preview" w:date="2026-01-01T00:00:00Z">
        <w:r>
          <w:delText xml:space="preserve"> </w:delText>
        </w:r>
      </w:del>
      <w:del w:id="9157" w:author="PR Preview" w:date="2026-01-01T00:00:00Z">
        <w:r>
          <w:delText xml:space="preserve">If</w:delText>
        </w:r>
      </w:del>
      <w:del w:id="9158" w:author="PR Preview" w:date="2026-01-01T00:00:00Z">
        <w:r>
          <w:delText xml:space="preserve"> </w:delText>
        </w:r>
      </w:del>
      <m:oMath>
        <m:r>
          <m:rPr>
            <m:sty m:val="bi"/>
          </m:rPr>
          <m:t>X</m:t>
        </m:r>
      </m:oMath>
      <w:del w:id="9159" w:author="PR Preview" w:date="2026-01-01T00:00:00Z">
        <w:r>
          <w:delText xml:space="preserve"> </w:delText>
        </w:r>
      </w:del>
      <w:del w:id="9160" w:author="PR Preview" w:date="2026-01-01T00:00:00Z">
        <w:r>
          <w:delText xml:space="preserve">is an</w:delText>
        </w:r>
      </w:del>
      <w:del w:id="9161" w:author="PR Preview" w:date="2026-01-01T00:00:00Z">
        <w:r>
          <w:delText xml:space="preserve"> </w:delText>
        </w:r>
      </w:del>
      <m:oMath>
        <m:r>
          <m:t>n</m:t>
        </m:r>
        <m:r>
          <m:rPr>
            <m:sty m:val="p"/>
          </m:rPr>
          <m:t>×</m:t>
        </m:r>
        <m:r>
          <m:t>p</m:t>
        </m:r>
      </m:oMath>
      <w:del w:id="9162" w:author="PR Preview" w:date="2026-01-01T00:00:00Z">
        <w:r>
          <w:delText xml:space="preserve"> </w:delText>
        </w:r>
      </w:del>
      <w:del w:id="9163" w:author="PR Preview" w:date="2026-01-01T00:00:00Z">
        <w:r>
          <w:delText xml:space="preserve">matrix with</w:delText>
        </w:r>
      </w:del>
      <w:del w:id="9164"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9165" w:author="PR Preview" w:date="2026-01-01T00:00:00Z">
        <w:r>
          <w:delText xml:space="preserve"> </w:delText>
        </w:r>
      </w:del>
      <w:del w:id="9166" w:author="PR Preview" w:date="2026-01-01T00:00:00Z">
        <w:r>
          <w:delText xml:space="preserve">(</w:delText>
        </w:r>
      </w:del>
      <w:hyperlink w:anchor="def-rank">
        <w:del w:id="9167" w:author="PR Preview" w:date="2026-01-01T00:00:00Z">
          <w:r>
            <w:rPr>
              <w:rStyle w:val="Hyperlink"/>
            </w:rPr>
            <w:delText xml:space="preserve">Definition 38</w:delText>
          </w:r>
        </w:del>
      </w:hyperlink>
      <w:del w:id="9168" w:author="PR Preview" w:date="2026-01-01T00:00:00Z">
        <w:r>
          <w:delText xml:space="preserve">),</w:delText>
        </w:r>
      </w:del>
      <w:del w:id="9169" w:author="PR Preview" w:date="2026-01-01T00:00:00Z">
        <w:r>
          <w:delText xml:space="preserve"> </w:delText>
        </w:r>
      </w:del>
      <w:del w:id="9170" w:author="PR Preview" w:date="2026-01-01T00:00:00Z">
        <w:r>
          <w:delText xml:space="preserve">then the</w:delText>
        </w:r>
      </w:del>
      <w:del w:id="9171" w:author="PR Preview" w:date="2026-01-01T00:00:00Z">
        <w:r>
          <w:delText xml:space="preserve"> </w:delText>
        </w:r>
      </w:del>
      <m:oMath>
        <m:r>
          <m:t>p</m:t>
        </m:r>
        <m:r>
          <m:rPr>
            <m:sty m:val="p"/>
          </m:rPr>
          <m:t>×</m:t>
        </m:r>
        <m:r>
          <m:t>p</m:t>
        </m:r>
      </m:oMath>
      <w:del w:id="9172" w:author="PR Preview" w:date="2026-01-01T00:00:00Z">
        <w:r>
          <w:delText xml:space="preserve"> </w:delText>
        </w:r>
      </w:del>
      <w:del w:id="9173" w:author="PR Preview" w:date="2026-01-01T00:00:00Z">
        <w:r>
          <w:delText xml:space="preserve">matrix</w:delText>
        </w:r>
      </w:del>
      <w:del w:id="9174" w:author="PR Preview" w:date="2026-01-01T00:00:00Z">
        <w:r>
          <w:delText xml:space="preserve"> </w:delText>
        </w:r>
      </w:del>
      <m:oMath>
        <m:sSup>
          <m:e>
            <m:r>
              <m:rPr>
                <m:sty m:val="bi"/>
              </m:rPr>
              <m:t>X</m:t>
            </m:r>
          </m:e>
          <m:sup>
            <m:r>
              <m:rPr>
                <m:sty m:val="p"/>
              </m:rPr>
              <m:t>⊤</m:t>
            </m:r>
          </m:sup>
        </m:sSup>
        <m:r>
          <m:rPr>
            <m:sty m:val="bi"/>
          </m:rPr>
          <m:t>X</m:t>
        </m:r>
      </m:oMath>
      <w:del w:id="9175" w:author="PR Preview" w:date="2026-01-01T00:00:00Z">
        <w:r>
          <w:delText xml:space="preserve"> </w:delText>
        </w:r>
      </w:del>
      <w:del w:id="9176" w:author="PR Preview" w:date="2026-01-01T00:00:00Z">
        <w:r>
          <w:delText xml:space="preserve">is invertible.</w:delText>
        </w:r>
      </w:del>
    </w:p>
    <w:p>
      <w:pPr>
        <w:pStyle w:val="BodyText"/>
      </w:pPr>
      <w:ins w:id="9177" w:author="PR Preview" w:date="2026-01-01T00:00:00Z">
        <w:r>
          <w:rPr>
            <w:b/>
            <w:bCs/>
          </w:rPr>
          <w:t xml:space="preserve">Theorem 81 (</w:t>
        </w:r>
      </w:ins>
      <m:oMath>
        <m:sSup>
          <m:e>
            <m:r>
              <m:rPr>
                <m:sty m:val="bi"/>
              </m:rPr>
              <m:t>X</m:t>
            </m:r>
          </m:e>
          <m:sup>
            <m:r>
              <m:rPr>
                <m:sty m:val="p"/>
              </m:rPr>
              <m:t>⊤</m:t>
            </m:r>
          </m:sup>
        </m:sSup>
        <m:r>
          <m:rPr>
            <m:sty m:val="bi"/>
          </m:rPr>
          <m:t>X</m:t>
        </m:r>
      </m:oMath>
      <w:ins w:id="9178" w:author="PR Preview" w:date="2026-01-01T00:00:00Z">
        <w:r>
          <w:rPr>
            <w:b/>
            <w:bCs/>
          </w:rPr>
          <w:t xml:space="preserve"> </w:t>
        </w:r>
      </w:ins>
      <w:ins w:id="9179" w:author="PR Preview" w:date="2026-01-01T00:00:00Z">
        <w:r>
          <w:rPr>
            <w:b/>
            <w:bCs/>
          </w:rPr>
          <w:t xml:space="preserve">is invertible when</w:t>
        </w:r>
      </w:ins>
      <w:ins w:id="9180" w:author="PR Preview" w:date="2026-01-01T00:00:00Z">
        <w:r>
          <w:rPr>
            <w:b/>
            <w:bCs/>
          </w:rPr>
          <w:t xml:space="preserve"> </w:t>
        </w:r>
      </w:ins>
      <m:oMath>
        <m:r>
          <m:rPr>
            <m:sty m:val="bi"/>
          </m:rPr>
          <m:t>X</m:t>
        </m:r>
      </m:oMath>
      <w:ins w:id="9181" w:author="PR Preview" w:date="2026-01-01T00:00:00Z">
        <w:r>
          <w:rPr>
            <w:b/>
            <w:bCs/>
          </w:rPr>
          <w:t xml:space="preserve"> </w:t>
        </w:r>
      </w:ins>
      <w:ins w:id="9182" w:author="PR Preview" w:date="2026-01-01T00:00:00Z">
        <w:r>
          <w:rPr>
            <w:b/>
            <w:bCs/>
          </w:rPr>
          <w:t xml:space="preserve">has full column rank)</w:t>
        </w:r>
      </w:ins>
      <w:ins w:id="9183" w:author="PR Preview" w:date="2026-01-01T00:00:00Z">
        <w:r>
          <w:t xml:space="preserve"> </w:t>
        </w:r>
      </w:ins>
      <w:ins w:id="9184" w:author="PR Preview" w:date="2026-01-01T00:00:00Z">
        <w:r>
          <w:t xml:space="preserve">If</w:t>
        </w:r>
      </w:ins>
      <w:ins w:id="9185" w:author="PR Preview" w:date="2026-01-01T00:00:00Z">
        <w:r>
          <w:t xml:space="preserve"> </w:t>
        </w:r>
      </w:ins>
      <m:oMath>
        <m:r>
          <m:rPr>
            <m:sty m:val="bi"/>
          </m:rPr>
          <m:t>X</m:t>
        </m:r>
      </m:oMath>
      <w:ins w:id="9186" w:author="PR Preview" w:date="2026-01-01T00:00:00Z">
        <w:r>
          <w:t xml:space="preserve"> </w:t>
        </w:r>
      </w:ins>
      <w:ins w:id="9187" w:author="PR Preview" w:date="2026-01-01T00:00:00Z">
        <w:r>
          <w:t xml:space="preserve">is an</w:t>
        </w:r>
      </w:ins>
      <w:ins w:id="9188" w:author="PR Preview" w:date="2026-01-01T00:00:00Z">
        <w:r>
          <w:t xml:space="preserve"> </w:t>
        </w:r>
      </w:ins>
      <m:oMath>
        <m:r>
          <m:t>n</m:t>
        </m:r>
        <m:r>
          <m:rPr>
            <m:sty m:val="p"/>
          </m:rPr>
          <m:t>×</m:t>
        </m:r>
        <m:r>
          <m:t>p</m:t>
        </m:r>
      </m:oMath>
      <w:ins w:id="9189" w:author="PR Preview" w:date="2026-01-01T00:00:00Z">
        <w:r>
          <w:t xml:space="preserve"> </w:t>
        </w:r>
      </w:ins>
      <w:ins w:id="9190" w:author="PR Preview" w:date="2026-01-01T00:00:00Z">
        <w:r>
          <w:t xml:space="preserve">matrix with</w:t>
        </w:r>
      </w:ins>
      <w:ins w:id="9191" w:author="PR Preview" w:date="2026-01-01T00:00:00Z">
        <w:r>
          <w:t xml:space="preserve"> </w:t>
        </w:r>
      </w:ins>
      <m:oMath>
        <m:r>
          <m:rPr>
            <m:sty m:val="p"/>
          </m:rPr>
          <m:t>rank</m:t>
        </m:r>
        <m:r>
          <m:rPr>
            <m:sty m:val="p"/>
          </m:rPr>
          <m:t>(</m:t>
        </m:r>
        <m:r>
          <m:rPr>
            <m:sty m:val="bi"/>
          </m:rPr>
          <m:t>X</m:t>
        </m:r>
        <m:r>
          <m:rPr>
            <m:sty m:val="p"/>
          </m:rPr>
          <m:t>)</m:t>
        </m:r>
        <m:r>
          <m:rPr>
            <m:sty m:val="p"/>
          </m:rPr>
          <m:t>=</m:t>
        </m:r>
        <m:r>
          <m:t>p</m:t>
        </m:r>
      </m:oMath>
      <w:ins w:id="9192" w:author="PR Preview" w:date="2026-01-01T00:00:00Z">
        <w:r>
          <w:t xml:space="preserve"> </w:t>
        </w:r>
      </w:ins>
      <w:ins w:id="9193" w:author="PR Preview" w:date="2026-01-01T00:00:00Z">
        <w:r>
          <w:t xml:space="preserve">(</w:t>
        </w:r>
      </w:ins>
      <w:hyperlink w:anchor="def-rank">
        <w:ins w:id="9194" w:author="PR Preview" w:date="2026-01-01T00:00:00Z">
          <w:r>
            <w:rPr>
              <w:rStyle w:val="Hyperlink"/>
            </w:rPr>
            <w:t xml:space="preserve">Definition 38</w:t>
          </w:r>
        </w:ins>
      </w:hyperlink>
      <w:ins w:id="9195" w:author="PR Preview" w:date="2026-01-01T00:00:00Z">
        <w:r>
          <w:t xml:space="preserve">),</w:t>
        </w:r>
      </w:ins>
      <w:ins w:id="9196" w:author="PR Preview" w:date="2026-01-01T00:00:00Z">
        <w:r>
          <w:t xml:space="preserve"> </w:t>
        </w:r>
      </w:ins>
      <w:ins w:id="9197" w:author="PR Preview" w:date="2026-01-01T00:00:00Z">
        <w:r>
          <w:t xml:space="preserve">then the</w:t>
        </w:r>
      </w:ins>
      <w:ins w:id="9198" w:author="PR Preview" w:date="2026-01-01T00:00:00Z">
        <w:r>
          <w:t xml:space="preserve"> </w:t>
        </w:r>
      </w:ins>
      <m:oMath>
        <m:r>
          <m:t>p</m:t>
        </m:r>
        <m:r>
          <m:rPr>
            <m:sty m:val="p"/>
          </m:rPr>
          <m:t>×</m:t>
        </m:r>
        <m:r>
          <m:t>p</m:t>
        </m:r>
      </m:oMath>
      <w:ins w:id="9199" w:author="PR Preview" w:date="2026-01-01T00:00:00Z">
        <w:r>
          <w:t xml:space="preserve"> </w:t>
        </w:r>
      </w:ins>
      <w:ins w:id="9200" w:author="PR Preview" w:date="2026-01-01T00:00:00Z">
        <w:r>
          <w:t xml:space="preserve">matrix</w:t>
        </w:r>
      </w:ins>
      <w:ins w:id="9201" w:author="PR Preview" w:date="2026-01-01T00:00:00Z">
        <w:r>
          <w:t xml:space="preserve"> </w:t>
        </w:r>
      </w:ins>
      <m:oMath>
        <m:sSup>
          <m:e>
            <m:r>
              <m:rPr>
                <m:sty m:val="bi"/>
              </m:rPr>
              <m:t>X</m:t>
            </m:r>
          </m:e>
          <m:sup>
            <m:r>
              <m:rPr>
                <m:sty m:val="p"/>
              </m:rPr>
              <m:t>⊤</m:t>
            </m:r>
          </m:sup>
        </m:sSup>
        <m:r>
          <m:rPr>
            <m:sty m:val="bi"/>
          </m:rPr>
          <m:t>X</m:t>
        </m:r>
      </m:oMath>
      <w:ins w:id="9202" w:author="PR Preview" w:date="2026-01-01T00:00:00Z">
        <w:r>
          <w:t xml:space="preserve"> </w:t>
        </w:r>
      </w:ins>
      <w:ins w:id="9203" w:author="PR Preview" w:date="2026-01-01T00:00:00Z">
        <w:r>
          <w:t xml:space="preserve">is invertible.</w:t>
        </w:r>
      </w:ins>
    </w:p>
    <w:bookmarkEnd w:id="492"/>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93" w:name="exm-gram-invertible"/>
    <w:p>
      <w:pPr>
        <w:pStyle w:val="BodyText"/>
      </w:pPr>
      <w:del w:id="9204" w:author="PR Preview" w:date="2026-01-01T00:00:00Z">
        <w:r>
          <w:rPr>
            <w:b/>
            <w:bCs/>
          </w:rPr>
          <w:delText xml:space="preserve">Example 149 (Inverting</w:delText>
        </w:r>
      </w:del>
      <w:del w:id="9205" w:author="PR Preview" w:date="2026-01-01T00:00:00Z">
        <w:r>
          <w:rPr>
            <w:b/>
            <w:bCs/>
          </w:rPr>
          <w:delText xml:space="preserve"> </w:delText>
        </w:r>
      </w:del>
      <m:oMath>
        <m:sSup>
          <m:e>
            <m:r>
              <m:rPr>
                <m:sty m:val="bi"/>
              </m:rPr>
              <m:t>X</m:t>
            </m:r>
          </m:e>
          <m:sup>
            <m:r>
              <m:rPr>
                <m:sty m:val="p"/>
              </m:rPr>
              <m:t>⊤</m:t>
            </m:r>
          </m:sup>
        </m:sSup>
        <m:r>
          <m:rPr>
            <m:sty m:val="bi"/>
          </m:rPr>
          <m:t>X</m:t>
        </m:r>
      </m:oMath>
      <w:del w:id="9206" w:author="PR Preview" w:date="2026-01-01T00:00:00Z">
        <w:r>
          <w:rPr>
            <w:b/>
            <w:bCs/>
          </w:rPr>
          <w:delText xml:space="preserve">)</w:delText>
        </w:r>
      </w:del>
      <w:del w:id="9207" w:author="PR Preview" w:date="2026-01-01T00:00:00Z">
        <w:r>
          <w:delText xml:space="preserve"> </w:delText>
        </w:r>
      </w:del>
      <w:del w:id="9208" w:author="PR Preview" w:date="2026-01-01T00:00:00Z">
        <w:r>
          <w:delText xml:space="preserve">For the rank-</w:delText>
        </w:r>
      </w:del>
      <m:oMath>
        <m:r>
          <m:t>2</m:t>
        </m:r>
      </m:oMath>
      <w:del w:id="9209" w:author="PR Preview" w:date="2026-01-01T00:00:00Z">
        <w:r>
          <w:delText xml:space="preserve"> </w:delText>
        </w:r>
      </w:del>
      <w:del w:id="9210" w:author="PR Preview" w:date="2026-01-01T00:00:00Z">
        <w:r>
          <w:delText xml:space="preserve">matrix</w:delText>
        </w:r>
      </w:del>
      <w:del w:id="9211"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9212" w:author="PR Preview" w:date="2026-01-01T00:00:00Z">
        <w:r>
          <w:delText xml:space="preserve"> </w:delText>
        </w:r>
      </w:del>
      <w:del w:id="9213" w:author="PR Preview" w:date="2026-01-01T00:00:00Z">
        <w:r>
          <w:delText xml:space="preserve">from</w:delText>
        </w:r>
      </w:del>
      <w:del w:id="9214" w:author="PR Preview" w:date="2026-01-01T00:00:00Z">
        <w:r>
          <w:delText xml:space="preserve"> </w:delText>
        </w:r>
      </w:del>
      <w:hyperlink w:anchor="exm-rank">
        <w:del w:id="9215" w:author="PR Preview" w:date="2026-01-01T00:00:00Z">
          <w:r>
            <w:rPr>
              <w:rStyle w:val="Hyperlink"/>
            </w:rPr>
            <w:delText xml:space="preserve">Example 33</w:delText>
          </w:r>
        </w:del>
      </w:hyperlink>
      <w:del w:id="9216" w:author="PR Preview" w:date="2026-01-01T00:00:00Z">
        <w:r>
          <w:delText xml:space="preserve">:</w:delText>
        </w:r>
      </w:del>
    </w:p>
    <w:p>
      <w:pPr>
        <w:pStyle w:val="BodyText"/>
      </w:pPr>
      <w:ins w:id="9217" w:author="PR Preview" w:date="2026-01-01T00:00:00Z">
        <w:r>
          <w:rPr>
            <w:b/>
            <w:bCs/>
          </w:rPr>
          <w:t xml:space="preserve">Example 152 (Inverting</w:t>
        </w:r>
      </w:ins>
      <w:ins w:id="9218" w:author="PR Preview" w:date="2026-01-01T00:00:00Z">
        <w:r>
          <w:rPr>
            <w:b/>
            <w:bCs/>
          </w:rPr>
          <w:t xml:space="preserve"> </w:t>
        </w:r>
      </w:ins>
      <m:oMath>
        <m:sSup>
          <m:e>
            <m:r>
              <m:rPr>
                <m:sty m:val="bi"/>
              </m:rPr>
              <m:t>X</m:t>
            </m:r>
          </m:e>
          <m:sup>
            <m:r>
              <m:rPr>
                <m:sty m:val="p"/>
              </m:rPr>
              <m:t>⊤</m:t>
            </m:r>
          </m:sup>
        </m:sSup>
        <m:r>
          <m:rPr>
            <m:sty m:val="bi"/>
          </m:rPr>
          <m:t>X</m:t>
        </m:r>
      </m:oMath>
      <w:ins w:id="9219" w:author="PR Preview" w:date="2026-01-01T00:00:00Z">
        <w:r>
          <w:rPr>
            <w:b/>
            <w:bCs/>
          </w:rPr>
          <w:t xml:space="preserve">)</w:t>
        </w:r>
      </w:ins>
      <w:ins w:id="9220" w:author="PR Preview" w:date="2026-01-01T00:00:00Z">
        <w:r>
          <w:t xml:space="preserve"> </w:t>
        </w:r>
      </w:ins>
      <w:ins w:id="9221" w:author="PR Preview" w:date="2026-01-01T00:00:00Z">
        <w:r>
          <w:t xml:space="preserve">For the rank-</w:t>
        </w:r>
      </w:ins>
      <m:oMath>
        <m:r>
          <m:t>2</m:t>
        </m:r>
      </m:oMath>
      <w:ins w:id="9222" w:author="PR Preview" w:date="2026-01-01T00:00:00Z">
        <w:r>
          <w:t xml:space="preserve"> </w:t>
        </w:r>
      </w:ins>
      <w:ins w:id="9223" w:author="PR Preview" w:date="2026-01-01T00:00:00Z">
        <w:r>
          <w:t xml:space="preserve">matrix</w:t>
        </w:r>
      </w:ins>
      <w:ins w:id="9224"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9225" w:author="PR Preview" w:date="2026-01-01T00:00:00Z">
        <w:r>
          <w:t xml:space="preserve"> </w:t>
        </w:r>
      </w:ins>
      <w:ins w:id="9226" w:author="PR Preview" w:date="2026-01-01T00:00:00Z">
        <w:r>
          <w:t xml:space="preserve">from</w:t>
        </w:r>
      </w:ins>
      <w:ins w:id="9227" w:author="PR Preview" w:date="2026-01-01T00:00:00Z">
        <w:r>
          <w:t xml:space="preserve"> </w:t>
        </w:r>
      </w:ins>
      <w:hyperlink w:anchor="exm-rank">
        <w:ins w:id="9228" w:author="PR Preview" w:date="2026-01-01T00:00:00Z">
          <w:r>
            <w:rPr>
              <w:rStyle w:val="Hyperlink"/>
            </w:rPr>
            <w:t xml:space="preserve">Example 33</w:t>
          </w:r>
        </w:ins>
      </w:hyperlink>
      <w:ins w:id="9229" w:author="PR Preview" w:date="2026-01-01T00:00:00Z">
        <w:r>
          <w:t xml:space="preserve">:</w:t>
        </w:r>
      </w:ins>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93"/>
    <w:bookmarkStart w:id="494"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del w:id="9230" w:author="PR Preview" w:date="2026-01-01T00:00:00Z">
        <w:r>
          <w:delText xml:space="preserve">The inverse exists by</w:delText>
        </w:r>
      </w:del>
      <w:del w:id="9231" w:author="PR Preview" w:date="2026-01-01T00:00:00Z">
        <w:r>
          <w:delText xml:space="preserve"> </w:delText>
        </w:r>
      </w:del>
      <w:hyperlink w:anchor="thm-gram-invertible">
        <w:del w:id="9232" w:author="PR Preview" w:date="2026-01-01T00:00:00Z">
          <w:r>
            <w:rPr>
              <w:rStyle w:val="Hyperlink"/>
            </w:rPr>
            <w:delText xml:space="preserve">Theorem 79</w:delText>
          </w:r>
        </w:del>
      </w:hyperlink>
      <w:del w:id="9233" w:author="PR Preview" w:date="2026-01-01T00:00:00Z">
        <w:r>
          <w:delText xml:space="preserve">.</w:delText>
        </w:r>
      </w:del>
    </w:p>
    <w:p>
      <w:pPr>
        <w:pStyle w:val="BodyText"/>
      </w:pPr>
      <w:del w:id="9234" w:author="PR Preview" w:date="2026-01-01T00:00:00Z">
        <w:r>
          <w:rPr>
            <w:b/>
            <w:bCs/>
          </w:rPr>
          <w:delText xml:space="preserve">Example 150 (The hat matrix of an intercept-only model)</w:delText>
        </w:r>
      </w:del>
      <w:del w:id="9235" w:author="PR Preview" w:date="2026-01-01T00:00:00Z">
        <w:r>
          <w:delText xml:space="preserve"> </w:delText>
        </w:r>
      </w:del>
      <w:del w:id="9236" w:author="PR Preview" w:date="2026-01-01T00:00:00Z">
        <w:r>
          <w:delText xml:space="preserve">With</w:delText>
        </w:r>
      </w:del>
      <w:del w:id="9237" w:author="PR Preview" w:date="2026-01-01T00:00:00Z">
        <w:r>
          <w:delText xml:space="preserve"> </w:delText>
        </w:r>
      </w:del>
      <m:oMath>
        <m:r>
          <m:t>n</m:t>
        </m:r>
        <m:r>
          <m:rPr>
            <m:sty m:val="p"/>
          </m:rPr>
          <m:t>=</m:t>
        </m:r>
        <m:r>
          <m:t>2</m:t>
        </m:r>
      </m:oMath>
      <w:del w:id="9238" w:author="PR Preview" w:date="2026-01-01T00:00:00Z">
        <w:r>
          <w:delText xml:space="preserve"> </w:delText>
        </w:r>
      </w:del>
      <w:del w:id="9239" w:author="PR Preview" w:date="2026-01-01T00:00:00Z">
        <w:r>
          <w:delText xml:space="preserve">observations and only an intercept,</w:delText>
        </w:r>
      </w:del>
      <w:del w:id="9240"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9241" w:author="PR Preview" w:date="2026-01-01T00:00:00Z">
        <w:r>
          <w:delText xml:space="preserve"> </w:delText>
        </w:r>
      </w:del>
      <w:del w:id="9242" w:author="PR Preview" w:date="2026-01-01T00:00:00Z">
        <w:r>
          <w:delText xml:space="preserve">(</w:delText>
        </w:r>
      </w:del>
      <m:oMath>
        <m:r>
          <m:t>2</m:t>
        </m:r>
        <m:r>
          <m:rPr>
            <m:sty m:val="p"/>
          </m:rPr>
          <m:t>×</m:t>
        </m:r>
        <m:r>
          <m:t>1</m:t>
        </m:r>
      </m:oMath>
      <w:del w:id="9243" w:author="PR Preview" w:date="2026-01-01T00:00:00Z">
        <w:r>
          <w:delText xml:space="preserve">, rank</w:delText>
        </w:r>
      </w:del>
      <w:del w:id="9244" w:author="PR Preview" w:date="2026-01-01T00:00:00Z">
        <w:r>
          <w:delText xml:space="preserve"> </w:delText>
        </w:r>
      </w:del>
      <m:oMath>
        <m:r>
          <m:t>1</m:t>
        </m:r>
      </m:oMath>
      <w:del w:id="9245" w:author="PR Preview" w:date="2026-01-01T00:00:00Z">
        <w:r>
          <w:delText xml:space="preserve">),</w:delText>
        </w:r>
      </w:del>
      <w:del w:id="9246" w:author="PR Preview" w:date="2026-01-01T00:00:00Z">
        <w:r>
          <w:delText xml:space="preserve"> </w:delText>
        </w:r>
      </w:del>
      <w:del w:id="9247" w:author="PR Preview" w:date="2026-01-01T00:00:00Z">
        <w:r>
          <w:delText xml:space="preserve">so</w:delText>
        </w:r>
      </w:del>
      <w:del w:id="9248" w:author="PR Preview" w:date="2026-01-01T00:00:00Z">
        <w:r>
          <w:delText xml:space="preserve"> </w:delText>
        </w:r>
      </w:del>
      <m:oMath>
        <m:sSup>
          <m:e>
            <m:r>
              <m:rPr>
                <m:sty m:val="bi"/>
              </m:rPr>
              <m:t>X</m:t>
            </m:r>
          </m:e>
          <m:sup>
            <m:r>
              <m:rPr>
                <m:sty m:val="p"/>
              </m:rPr>
              <m:t>⊤</m:t>
            </m:r>
          </m:sup>
        </m:sSup>
        <m:r>
          <m:rPr>
            <m:sty m:val="bi"/>
          </m:rPr>
          <m:t>X</m:t>
        </m:r>
        <m:r>
          <m:rPr>
            <m:sty m:val="p"/>
          </m:rPr>
          <m:t>=</m:t>
        </m:r>
        <m:r>
          <m:t>2</m:t>
        </m:r>
      </m:oMath>
      <w:del w:id="9249" w:author="PR Preview" w:date="2026-01-01T00:00:00Z">
        <w:r>
          <w:delText xml:space="preserve"> </w:delText>
        </w:r>
      </w:del>
      <w:del w:id="9250" w:author="PR Preview" w:date="2026-01-01T00:00:00Z">
        <w:r>
          <w:delText xml:space="preserve">and</w:delText>
        </w:r>
      </w:del>
    </w:p>
    <w:p>
      <w:pPr>
        <w:pStyle w:val="FirstParagraph"/>
      </w:pPr>
      <w:ins w:id="9251" w:author="PR Preview" w:date="2026-01-01T00:00:00Z">
        <w:r>
          <w:t xml:space="preserve">The inverse exists by</w:t>
        </w:r>
      </w:ins>
      <w:ins w:id="9252" w:author="PR Preview" w:date="2026-01-01T00:00:00Z">
        <w:r>
          <w:t xml:space="preserve"> </w:t>
        </w:r>
      </w:ins>
      <w:hyperlink w:anchor="thm-gram-invertible">
        <w:ins w:id="9253" w:author="PR Preview" w:date="2026-01-01T00:00:00Z">
          <w:r>
            <w:rPr>
              <w:rStyle w:val="Hyperlink"/>
            </w:rPr>
            <w:t xml:space="preserve">Theorem 81</w:t>
          </w:r>
        </w:ins>
      </w:hyperlink>
      <w:ins w:id="9254" w:author="PR Preview" w:date="2026-01-01T00:00:00Z">
        <w:r>
          <w:t xml:space="preserve">.</w:t>
        </w:r>
      </w:ins>
    </w:p>
    <w:bookmarkEnd w:id="494"/>
    <w:bookmarkStart w:id="495" w:name="exm-hat-matrix"/>
    <w:p>
      <w:pPr>
        <w:pStyle w:val="BodyText"/>
      </w:pPr>
      <w:ins w:id="9255" w:author="PR Preview" w:date="2026-01-01T00:00:00Z">
        <w:r>
          <w:rPr>
            <w:b/>
            <w:bCs/>
          </w:rPr>
          <w:t xml:space="preserve">Example 153 (The hat matrix of an intercept-only model)</w:t>
        </w:r>
      </w:ins>
      <w:ins w:id="9256" w:author="PR Preview" w:date="2026-01-01T00:00:00Z">
        <w:r>
          <w:t xml:space="preserve"> </w:t>
        </w:r>
      </w:ins>
      <w:ins w:id="9257" w:author="PR Preview" w:date="2026-01-01T00:00:00Z">
        <w:r>
          <w:t xml:space="preserve">With</w:t>
        </w:r>
      </w:ins>
      <w:ins w:id="9258" w:author="PR Preview" w:date="2026-01-01T00:00:00Z">
        <w:r>
          <w:t xml:space="preserve"> </w:t>
        </w:r>
      </w:ins>
      <m:oMath>
        <m:r>
          <m:t>n</m:t>
        </m:r>
        <m:r>
          <m:rPr>
            <m:sty m:val="p"/>
          </m:rPr>
          <m:t>=</m:t>
        </m:r>
        <m:r>
          <m:t>2</m:t>
        </m:r>
      </m:oMath>
      <w:ins w:id="9259" w:author="PR Preview" w:date="2026-01-01T00:00:00Z">
        <w:r>
          <w:t xml:space="preserve"> </w:t>
        </w:r>
      </w:ins>
      <w:ins w:id="9260" w:author="PR Preview" w:date="2026-01-01T00:00:00Z">
        <w:r>
          <w:t xml:space="preserve">observations and only an intercept,</w:t>
        </w:r>
      </w:ins>
      <w:ins w:id="926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9262" w:author="PR Preview" w:date="2026-01-01T00:00:00Z">
        <w:r>
          <w:t xml:space="preserve"> </w:t>
        </w:r>
      </w:ins>
      <w:ins w:id="9263" w:author="PR Preview" w:date="2026-01-01T00:00:00Z">
        <w:r>
          <w:t xml:space="preserve">(</w:t>
        </w:r>
      </w:ins>
      <m:oMath>
        <m:r>
          <m:t>2</m:t>
        </m:r>
        <m:r>
          <m:rPr>
            <m:sty m:val="p"/>
          </m:rPr>
          <m:t>×</m:t>
        </m:r>
        <m:r>
          <m:t>1</m:t>
        </m:r>
      </m:oMath>
      <w:ins w:id="9264" w:author="PR Preview" w:date="2026-01-01T00:00:00Z">
        <w:r>
          <w:t xml:space="preserve">, rank</w:t>
        </w:r>
      </w:ins>
      <w:ins w:id="9265" w:author="PR Preview" w:date="2026-01-01T00:00:00Z">
        <w:r>
          <w:t xml:space="preserve"> </w:t>
        </w:r>
      </w:ins>
      <m:oMath>
        <m:r>
          <m:t>1</m:t>
        </m:r>
      </m:oMath>
      <w:ins w:id="9266" w:author="PR Preview" w:date="2026-01-01T00:00:00Z">
        <w:r>
          <w:t xml:space="preserve">),</w:t>
        </w:r>
      </w:ins>
      <w:ins w:id="9267" w:author="PR Preview" w:date="2026-01-01T00:00:00Z">
        <w:r>
          <w:t xml:space="preserve"> </w:t>
        </w:r>
      </w:ins>
      <w:ins w:id="9268" w:author="PR Preview" w:date="2026-01-01T00:00:00Z">
        <w:r>
          <w:t xml:space="preserve">so</w:t>
        </w:r>
      </w:ins>
      <w:ins w:id="9269" w:author="PR Preview" w:date="2026-01-01T00:00:00Z">
        <w:r>
          <w:t xml:space="preserve"> </w:t>
        </w:r>
      </w:ins>
      <m:oMath>
        <m:sSup>
          <m:e>
            <m:r>
              <m:rPr>
                <m:sty m:val="bi"/>
              </m:rPr>
              <m:t>X</m:t>
            </m:r>
          </m:e>
          <m:sup>
            <m:r>
              <m:rPr>
                <m:sty m:val="p"/>
              </m:rPr>
              <m:t>⊤</m:t>
            </m:r>
          </m:sup>
        </m:sSup>
        <m:r>
          <m:rPr>
            <m:sty m:val="bi"/>
          </m:rPr>
          <m:t>X</m:t>
        </m:r>
        <m:r>
          <m:rPr>
            <m:sty m:val="p"/>
          </m:rPr>
          <m:t>=</m:t>
        </m:r>
        <m:r>
          <m:t>2</m:t>
        </m:r>
      </m:oMath>
      <w:ins w:id="9270" w:author="PR Preview" w:date="2026-01-01T00:00:00Z">
        <w:r>
          <w:t xml:space="preserve"> </w:t>
        </w:r>
      </w:ins>
      <w:ins w:id="9271" w:author="PR Preview" w:date="2026-01-01T00:00:00Z">
        <w:r>
          <w:t xml:space="preserve">and</w:t>
        </w:r>
      </w:ins>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5"/>
    <w:bookmarkStart w:id="496" w:name="thm-hat-matrix"/>
    <w:p>
      <w:pPr>
        <w:pStyle w:val="BodyText"/>
      </w:pPr>
      <w:del w:id="9272" w:author="PR Preview" w:date="2026-01-01T00:00:00Z">
        <w:r>
          <w:rPr>
            <w:b/>
            <w:bCs/>
          </w:rPr>
          <w:delText xml:space="preserve">Theorem 80 (Hat matrix is a projection matrix)</w:delText>
        </w:r>
      </w:del>
      <w:del w:id="9273" w:author="PR Preview" w:date="2026-01-01T00:00:00Z">
        <w:r>
          <w:delText xml:space="preserve"> </w:delText>
        </w:r>
      </w:del>
      <w:del w:id="9274" w:author="PR Preview" w:date="2026-01-01T00:00:00Z">
        <w:r>
          <w:delText xml:space="preserve">If</w:delText>
        </w:r>
      </w:del>
      <w:del w:id="9275" w:author="PR Preview" w:date="2026-01-01T00:00:00Z">
        <w:r>
          <w:delText xml:space="preserve"> </w:delText>
        </w:r>
      </w:del>
      <m:oMath>
        <m:r>
          <m:rPr>
            <m:sty m:val="bi"/>
          </m:rPr>
          <m:t>X</m:t>
        </m:r>
      </m:oMath>
      <w:del w:id="9276" w:author="PR Preview" w:date="2026-01-01T00:00:00Z">
        <w:r>
          <w:delText xml:space="preserve"> </w:delText>
        </w:r>
      </w:del>
      <w:del w:id="9277" w:author="PR Preview" w:date="2026-01-01T00:00:00Z">
        <w:r>
          <w:delText xml:space="preserve">is an</w:delText>
        </w:r>
      </w:del>
      <w:del w:id="9278" w:author="PR Preview" w:date="2026-01-01T00:00:00Z">
        <w:r>
          <w:delText xml:space="preserve"> </w:delText>
        </w:r>
      </w:del>
      <m:oMath>
        <m:r>
          <m:t>n</m:t>
        </m:r>
        <m:r>
          <m:rPr>
            <m:sty m:val="p"/>
          </m:rPr>
          <m:t>×</m:t>
        </m:r>
        <m:r>
          <m:t>p</m:t>
        </m:r>
      </m:oMath>
      <w:del w:id="9279" w:author="PR Preview" w:date="2026-01-01T00:00:00Z">
        <w:r>
          <w:delText xml:space="preserve"> </w:delText>
        </w:r>
      </w:del>
      <w:del w:id="9280" w:author="PR Preview" w:date="2026-01-01T00:00:00Z">
        <w:r>
          <w:delText xml:space="preserve">design matrix with</w:delText>
        </w:r>
      </w:del>
      <w:del w:id="928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9282" w:author="PR Preview" w:date="2026-01-01T00:00:00Z">
        <w:r>
          <w:delText xml:space="preserve">,</w:delText>
        </w:r>
      </w:del>
      <w:del w:id="9283" w:author="PR Preview" w:date="2026-01-01T00:00:00Z">
        <w:r>
          <w:delText xml:space="preserve"> </w:delText>
        </w:r>
      </w:del>
      <w:del w:id="9284" w:author="PR Preview" w:date="2026-01-01T00:00:00Z">
        <w:r>
          <w:delText xml:space="preserve">then the hat matrix</w:delText>
        </w:r>
      </w:del>
      <w:del w:id="9285" w:author="PR Preview" w:date="2026-01-01T00:00:00Z">
        <w:r>
          <w:delText xml:space="preserve"> </w:delText>
        </w:r>
      </w:del>
      <m:oMath>
        <m:r>
          <m:rPr>
            <m:sty m:val="bi"/>
          </m:rPr>
          <m:t>H</m:t>
        </m:r>
      </m:oMath>
      <w:del w:id="9286" w:author="PR Preview" w:date="2026-01-01T00:00:00Z">
        <w:r>
          <w:delText xml:space="preserve"> </w:delText>
        </w:r>
      </w:del>
      <w:del w:id="9287" w:author="PR Preview" w:date="2026-01-01T00:00:00Z">
        <w:r>
          <w:delText xml:space="preserve">(</w:delText>
        </w:r>
      </w:del>
      <w:hyperlink w:anchor="def-hat-matrix">
        <w:del w:id="9288" w:author="PR Preview" w:date="2026-01-01T00:00:00Z">
          <w:r>
            <w:rPr>
              <w:rStyle w:val="Hyperlink"/>
            </w:rPr>
            <w:delText xml:space="preserve">Definition 90</w:delText>
          </w:r>
        </w:del>
      </w:hyperlink>
      <w:del w:id="9289" w:author="PR Preview" w:date="2026-01-01T00:00:00Z">
        <w:r>
          <w:delText xml:space="preserve">)</w:delText>
        </w:r>
      </w:del>
      <w:del w:id="9290" w:author="PR Preview" w:date="2026-01-01T00:00:00Z">
        <w:r>
          <w:delText xml:space="preserve"> </w:delText>
        </w:r>
      </w:del>
      <w:del w:id="9291" w:author="PR Preview" w:date="2026-01-01T00:00:00Z">
        <w:r>
          <w:delText xml:space="preserve">is an orthogonal projection matrix (</w:delText>
        </w:r>
      </w:del>
      <w:hyperlink w:anchor="def-projection-matrix">
        <w:del w:id="9292" w:author="PR Preview" w:date="2026-01-01T00:00:00Z">
          <w:r>
            <w:rPr>
              <w:rStyle w:val="Hyperlink"/>
            </w:rPr>
            <w:delText xml:space="preserve">Definition 74</w:delText>
          </w:r>
        </w:del>
      </w:hyperlink>
      <w:del w:id="9293" w:author="PR Preview" w:date="2026-01-01T00:00:00Z">
        <w:r>
          <w:delText xml:space="preserve">).</w:delText>
        </w:r>
      </w:del>
    </w:p>
    <w:p>
      <w:pPr>
        <w:pStyle w:val="BodyText"/>
      </w:pPr>
      <w:ins w:id="9294" w:author="PR Preview" w:date="2026-01-01T00:00:00Z">
        <w:r>
          <w:rPr>
            <w:b/>
            <w:bCs/>
          </w:rPr>
          <w:t xml:space="preserve">Theorem 82 (Hat matrix is a projection matrix)</w:t>
        </w:r>
      </w:ins>
      <w:ins w:id="9295" w:author="PR Preview" w:date="2026-01-01T00:00:00Z">
        <w:r>
          <w:t xml:space="preserve"> </w:t>
        </w:r>
      </w:ins>
      <w:ins w:id="9296" w:author="PR Preview" w:date="2026-01-01T00:00:00Z">
        <w:r>
          <w:t xml:space="preserve">If</w:t>
        </w:r>
      </w:ins>
      <w:ins w:id="9297" w:author="PR Preview" w:date="2026-01-01T00:00:00Z">
        <w:r>
          <w:t xml:space="preserve"> </w:t>
        </w:r>
      </w:ins>
      <m:oMath>
        <m:r>
          <m:rPr>
            <m:sty m:val="bi"/>
          </m:rPr>
          <m:t>X</m:t>
        </m:r>
      </m:oMath>
      <w:ins w:id="9298" w:author="PR Preview" w:date="2026-01-01T00:00:00Z">
        <w:r>
          <w:t xml:space="preserve"> </w:t>
        </w:r>
      </w:ins>
      <w:ins w:id="9299" w:author="PR Preview" w:date="2026-01-01T00:00:00Z">
        <w:r>
          <w:t xml:space="preserve">is an</w:t>
        </w:r>
      </w:ins>
      <w:ins w:id="9300" w:author="PR Preview" w:date="2026-01-01T00:00:00Z">
        <w:r>
          <w:t xml:space="preserve"> </w:t>
        </w:r>
      </w:ins>
      <m:oMath>
        <m:r>
          <m:t>n</m:t>
        </m:r>
        <m:r>
          <m:rPr>
            <m:sty m:val="p"/>
          </m:rPr>
          <m:t>×</m:t>
        </m:r>
        <m:r>
          <m:t>p</m:t>
        </m:r>
      </m:oMath>
      <w:ins w:id="9301" w:author="PR Preview" w:date="2026-01-01T00:00:00Z">
        <w:r>
          <w:t xml:space="preserve"> </w:t>
        </w:r>
      </w:ins>
      <w:ins w:id="9302" w:author="PR Preview" w:date="2026-01-01T00:00:00Z">
        <w:r>
          <w:t xml:space="preserve">design matrix with</w:t>
        </w:r>
      </w:ins>
      <w:ins w:id="9303" w:author="PR Preview" w:date="2026-01-01T00:00:00Z">
        <w:r>
          <w:t xml:space="preserve"> </w:t>
        </w:r>
      </w:ins>
      <m:oMath>
        <m:r>
          <m:rPr>
            <m:sty m:val="p"/>
          </m:rPr>
          <m:t>rank</m:t>
        </m:r>
        <m:r>
          <m:rPr>
            <m:sty m:val="p"/>
          </m:rPr>
          <m:t>(</m:t>
        </m:r>
        <m:r>
          <m:rPr>
            <m:sty m:val="bi"/>
          </m:rPr>
          <m:t>X</m:t>
        </m:r>
        <m:r>
          <m:rPr>
            <m:sty m:val="p"/>
          </m:rPr>
          <m:t>)</m:t>
        </m:r>
        <m:r>
          <m:rPr>
            <m:sty m:val="p"/>
          </m:rPr>
          <m:t>=</m:t>
        </m:r>
        <m:r>
          <m:t>p</m:t>
        </m:r>
      </m:oMath>
      <w:ins w:id="9304" w:author="PR Preview" w:date="2026-01-01T00:00:00Z">
        <w:r>
          <w:t xml:space="preserve">,</w:t>
        </w:r>
      </w:ins>
      <w:ins w:id="9305" w:author="PR Preview" w:date="2026-01-01T00:00:00Z">
        <w:r>
          <w:t xml:space="preserve"> </w:t>
        </w:r>
      </w:ins>
      <w:ins w:id="9306" w:author="PR Preview" w:date="2026-01-01T00:00:00Z">
        <w:r>
          <w:t xml:space="preserve">then the hat matrix</w:t>
        </w:r>
      </w:ins>
      <w:ins w:id="9307" w:author="PR Preview" w:date="2026-01-01T00:00:00Z">
        <w:r>
          <w:t xml:space="preserve"> </w:t>
        </w:r>
      </w:ins>
      <m:oMath>
        <m:r>
          <m:rPr>
            <m:sty m:val="bi"/>
          </m:rPr>
          <m:t>H</m:t>
        </m:r>
      </m:oMath>
      <w:ins w:id="9308" w:author="PR Preview" w:date="2026-01-01T00:00:00Z">
        <w:r>
          <w:t xml:space="preserve"> </w:t>
        </w:r>
      </w:ins>
      <w:ins w:id="9309" w:author="PR Preview" w:date="2026-01-01T00:00:00Z">
        <w:r>
          <w:t xml:space="preserve">(</w:t>
        </w:r>
      </w:ins>
      <w:hyperlink w:anchor="def-hat-matrix">
        <w:ins w:id="9310" w:author="PR Preview" w:date="2026-01-01T00:00:00Z">
          <w:r>
            <w:rPr>
              <w:rStyle w:val="Hyperlink"/>
            </w:rPr>
            <w:t xml:space="preserve">Definition 90</w:t>
          </w:r>
        </w:ins>
      </w:hyperlink>
      <w:ins w:id="9311" w:author="PR Preview" w:date="2026-01-01T00:00:00Z">
        <w:r>
          <w:t xml:space="preserve">)</w:t>
        </w:r>
      </w:ins>
      <w:ins w:id="9312" w:author="PR Preview" w:date="2026-01-01T00:00:00Z">
        <w:r>
          <w:t xml:space="preserve"> </w:t>
        </w:r>
      </w:ins>
      <w:ins w:id="9313" w:author="PR Preview" w:date="2026-01-01T00:00:00Z">
        <w:r>
          <w:t xml:space="preserve">is an orthogonal projection matrix (</w:t>
        </w:r>
      </w:ins>
      <w:hyperlink w:anchor="def-projection-matrix">
        <w:ins w:id="9314" w:author="PR Preview" w:date="2026-01-01T00:00:00Z">
          <w:r>
            <w:rPr>
              <w:rStyle w:val="Hyperlink"/>
            </w:rPr>
            <w:t xml:space="preserve">Definition 74</w:t>
          </w:r>
        </w:ins>
      </w:hyperlink>
      <w:ins w:id="9315" w:author="PR Preview" w:date="2026-01-01T00:00:00Z">
        <w:r>
          <w:t xml:space="preserve">).</w:t>
        </w:r>
      </w:ins>
    </w:p>
    <w:bookmarkEnd w:id="496"/>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7" w:name="exm-hat-matrix-projection"/>
    <w:p>
      <w:pPr>
        <w:pStyle w:val="FirstParagraph"/>
      </w:pPr>
      <w:del w:id="9316" w:author="PR Preview" w:date="2026-01-01T00:00:00Z">
        <w:r>
          <w:rPr>
            <w:b/>
            <w:bCs/>
          </w:rPr>
          <w:delText xml:space="preserve">Example 151 (The intercept-only hat matrix is a projection)</w:delText>
        </w:r>
      </w:del>
      <w:del w:id="9317" w:author="PR Preview" w:date="2026-01-01T00:00:00Z">
        <w:r>
          <w:delText xml:space="preserve"> </w:delText>
        </w:r>
      </w:del>
      <w:del w:id="9318" w:author="PR Preview" w:date="2026-01-01T00:00:00Z">
        <w:r>
          <w:delText xml:space="preserve">For</w:delText>
        </w:r>
      </w:del>
      <w:del w:id="9319" w:author="PR Preview" w:date="2026-01-01T00:00:00Z">
        <w:r>
          <w:delText xml:space="preserve"> </w:delText>
        </w:r>
      </w:del>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9320" w:author="PR Preview" w:date="2026-01-01T00:00:00Z">
        <w:r>
          <w:delText xml:space="preserve"> </w:delText>
        </w:r>
      </w:del>
      <w:del w:id="9321" w:author="PR Preview" w:date="2026-01-01T00:00:00Z">
        <w:r>
          <w:delText xml:space="preserve">from</w:delText>
        </w:r>
      </w:del>
      <w:del w:id="9322" w:author="PR Preview" w:date="2026-01-01T00:00:00Z">
        <w:r>
          <w:delText xml:space="preserve"> </w:delText>
        </w:r>
      </w:del>
      <w:hyperlink w:anchor="exm-hat-matrix">
        <w:del w:id="9323" w:author="PR Preview" w:date="2026-01-01T00:00:00Z">
          <w:r>
            <w:rPr>
              <w:rStyle w:val="Hyperlink"/>
            </w:rPr>
            <w:delText xml:space="preserve">Example 150</w:delText>
          </w:r>
        </w:del>
      </w:hyperlink>
      <w:del w:id="9324" w:author="PR Preview" w:date="2026-01-01T00:00:00Z">
        <w:r>
          <w:delText xml:space="preserve">,</w:delText>
        </w:r>
      </w:del>
      <w:del w:id="9325" w:author="PR Preview" w:date="2026-01-01T00:00:00Z">
        <w:r>
          <w:delText xml:space="preserve"> </w:delText>
        </w:r>
      </w:del>
      <m:oMath>
        <m:sSup>
          <m:e>
            <m:r>
              <m:rPr>
                <m:sty m:val="bi"/>
              </m:rPr>
              <m:t>H</m:t>
            </m:r>
          </m:e>
          <m:sup>
            <m:r>
              <m:rPr>
                <m:sty m:val="p"/>
              </m:rPr>
              <m:t>⊤</m:t>
            </m:r>
          </m:sup>
        </m:sSup>
        <m:r>
          <m:rPr>
            <m:sty m:val="p"/>
          </m:rPr>
          <m:t>=</m:t>
        </m:r>
        <m:r>
          <m:rPr>
            <m:sty m:val="bi"/>
          </m:rPr>
          <m:t>H</m:t>
        </m:r>
      </m:oMath>
      <w:del w:id="9326" w:author="PR Preview" w:date="2026-01-01T00:00:00Z">
        <w:r>
          <w:delText xml:space="preserve">, and</w:delText>
        </w:r>
      </w:del>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del w:id="9327" w:author="PR Preview" w:date="2026-01-01T00:00:00Z">
        <w:r>
          <w:delText xml:space="preserve">as</w:delText>
        </w:r>
      </w:del>
      <w:del w:id="9328" w:author="PR Preview" w:date="2026-01-01T00:00:00Z">
        <w:r>
          <w:delText xml:space="preserve"> </w:delText>
        </w:r>
      </w:del>
      <w:hyperlink w:anchor="thm-hat-matrix">
        <w:del w:id="9329" w:author="PR Preview" w:date="2026-01-01T00:00:00Z">
          <w:r>
            <w:rPr>
              <w:rStyle w:val="Hyperlink"/>
            </w:rPr>
            <w:delText xml:space="preserve">Theorem 80</w:delText>
          </w:r>
        </w:del>
      </w:hyperlink>
      <w:del w:id="9330" w:author="PR Preview" w:date="2026-01-01T00:00:00Z">
        <w:r>
          <w:delText xml:space="preserve"> </w:delText>
        </w:r>
      </w:del>
      <w:del w:id="9331" w:author="PR Preview" w:date="2026-01-01T00:00:00Z">
        <w:r>
          <w:delText xml:space="preserve">says.</w:delText>
        </w:r>
      </w:del>
    </w:p>
    <w:p>
      <w:pPr>
        <w:pStyle w:val="FirstParagraph"/>
      </w:pPr>
      <w:ins w:id="9332" w:author="PR Preview" w:date="2026-01-01T00:00:00Z">
        <w:r>
          <w:rPr>
            <w:b/>
            <w:bCs/>
          </w:rPr>
          <w:t xml:space="preserve">Example 154 (The intercept-only hat matrix is a projection)</w:t>
        </w:r>
      </w:ins>
      <w:ins w:id="9333" w:author="PR Preview" w:date="2026-01-01T00:00:00Z">
        <w:r>
          <w:t xml:space="preserve"> </w:t>
        </w:r>
      </w:ins>
      <w:ins w:id="9334" w:author="PR Preview" w:date="2026-01-01T00:00:00Z">
        <w:r>
          <w:t xml:space="preserve">For</w:t>
        </w:r>
      </w:ins>
      <w:ins w:id="9335" w:author="PR Preview" w:date="2026-01-01T00:00:00Z">
        <w:r>
          <w:t xml:space="preserve"> </w:t>
        </w:r>
      </w:ins>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9336" w:author="PR Preview" w:date="2026-01-01T00:00:00Z">
        <w:r>
          <w:t xml:space="preserve"> </w:t>
        </w:r>
      </w:ins>
      <w:ins w:id="9337" w:author="PR Preview" w:date="2026-01-01T00:00:00Z">
        <w:r>
          <w:t xml:space="preserve">from</w:t>
        </w:r>
      </w:ins>
      <w:ins w:id="9338" w:author="PR Preview" w:date="2026-01-01T00:00:00Z">
        <w:r>
          <w:t xml:space="preserve"> </w:t>
        </w:r>
      </w:ins>
      <w:hyperlink w:anchor="exm-hat-matrix">
        <w:ins w:id="9339" w:author="PR Preview" w:date="2026-01-01T00:00:00Z">
          <w:r>
            <w:rPr>
              <w:rStyle w:val="Hyperlink"/>
            </w:rPr>
            <w:t xml:space="preserve">Example 153</w:t>
          </w:r>
        </w:ins>
      </w:hyperlink>
      <w:ins w:id="9340" w:author="PR Preview" w:date="2026-01-01T00:00:00Z">
        <w:r>
          <w:t xml:space="preserve">,</w:t>
        </w:r>
      </w:ins>
      <w:ins w:id="9341" w:author="PR Preview" w:date="2026-01-01T00:00:00Z">
        <w:r>
          <w:t xml:space="preserve"> </w:t>
        </w:r>
      </w:ins>
      <m:oMath>
        <m:sSup>
          <m:e>
            <m:r>
              <m:rPr>
                <m:sty m:val="bi"/>
              </m:rPr>
              <m:t>H</m:t>
            </m:r>
          </m:e>
          <m:sup>
            <m:r>
              <m:rPr>
                <m:sty m:val="p"/>
              </m:rPr>
              <m:t>⊤</m:t>
            </m:r>
          </m:sup>
        </m:sSup>
        <m:r>
          <m:rPr>
            <m:sty m:val="p"/>
          </m:rPr>
          <m:t>=</m:t>
        </m:r>
        <m:r>
          <m:rPr>
            <m:sty m:val="bi"/>
          </m:rPr>
          <m:t>H</m:t>
        </m:r>
      </m:oMath>
      <w:ins w:id="9342" w:author="PR Preview" w:date="2026-01-01T00:00:00Z">
        <w:r>
          <w:t xml:space="preserve">, and</w:t>
        </w:r>
      </w:ins>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ins w:id="9343" w:author="PR Preview" w:date="2026-01-01T00:00:00Z">
        <w:r>
          <w:t xml:space="preserve">as</w:t>
        </w:r>
      </w:ins>
      <w:ins w:id="9344" w:author="PR Preview" w:date="2026-01-01T00:00:00Z">
        <w:r>
          <w:t xml:space="preserve"> </w:t>
        </w:r>
      </w:ins>
      <w:hyperlink w:anchor="thm-hat-matrix">
        <w:ins w:id="9345" w:author="PR Preview" w:date="2026-01-01T00:00:00Z">
          <w:r>
            <w:rPr>
              <w:rStyle w:val="Hyperlink"/>
            </w:rPr>
            <w:t xml:space="preserve">Theorem 82</w:t>
          </w:r>
        </w:ins>
      </w:hyperlink>
      <w:ins w:id="9346" w:author="PR Preview" w:date="2026-01-01T00:00:00Z">
        <w:r>
          <w:t xml:space="preserve"> </w:t>
        </w:r>
      </w:ins>
      <w:ins w:id="9347" w:author="PR Preview" w:date="2026-01-01T00:00:00Z">
        <w:r>
          <w:t xml:space="preserve">says.</w:t>
        </w:r>
      </w:ins>
    </w:p>
    <w:bookmarkEnd w:id="497"/>
    <w:bookmarkStart w:id="498"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del w:id="9348" w:author="PR Preview" w:date="2026-01-01T00:00:00Z">
        <w:r>
          <w:delText xml:space="preserve">Multiplying by</w:delText>
        </w:r>
      </w:del>
      <w:del w:id="9349" w:author="PR Preview" w:date="2026-01-01T00:00:00Z">
        <w:r>
          <w:delText xml:space="preserve"> </w:delText>
        </w:r>
      </w:del>
      <m:oMath>
        <m:r>
          <m:rPr>
            <m:sty m:val="bi"/>
          </m:rPr>
          <m:t>H</m:t>
        </m:r>
      </m:oMath>
      <w:del w:id="9350" w:author="PR Preview" w:date="2026-01-01T00:00:00Z">
        <w:r>
          <w:delText xml:space="preserve"> </w:delText>
        </w:r>
      </w:del>
      <w:del w:id="9351" w:author="PR Preview" w:date="2026-01-01T00:00:00Z">
        <w:r>
          <w:delText xml:space="preserve">“puts a hat”</w:delText>
        </w:r>
      </w:del>
      <w:del w:id="9352" w:author="PR Preview" w:date="2026-01-01T00:00:00Z">
        <w:r>
          <w:delText xml:space="preserve"> </w:delText>
        </w:r>
      </w:del>
      <w:del w:id="9353" w:author="PR Preview" w:date="2026-01-01T00:00:00Z">
        <w:r>
          <w:delText xml:space="preserve">on</w:delText>
        </w:r>
      </w:del>
      <w:del w:id="9354" w:author="PR Preview" w:date="2026-01-01T00:00:00Z">
        <w:r>
          <w:delText xml:space="preserve"> </w:delText>
        </w:r>
      </w:del>
      <m:oMath>
        <m:acc>
          <m:accPr>
            <m:chr m:val="̃"/>
          </m:accPr>
          <m:e>
            <m:r>
              <m:t>y</m:t>
            </m:r>
          </m:e>
        </m:acc>
      </m:oMath>
      <w:del w:id="9355" w:author="PR Preview" w:date="2026-01-01T00:00:00Z">
        <w:r>
          <w:delText xml:space="preserve">,</w:delText>
        </w:r>
      </w:del>
      <w:del w:id="9356" w:author="PR Preview" w:date="2026-01-01T00:00:00Z">
        <w:r>
          <w:delText xml:space="preserve"> </w:delText>
        </w:r>
      </w:del>
      <w:del w:id="9357" w:author="PR Preview" w:date="2026-01-01T00:00:00Z">
        <w:r>
          <w:delText xml:space="preserve">which is where the name comes from.</w:delText>
        </w:r>
      </w:del>
      <w:del w:id="9358" w:author="PR Preview" w:date="2026-01-01T00:00:00Z">
        <w:r>
          <w:delText xml:space="preserve"> </w:delText>
        </w:r>
      </w:del>
      <w:del w:id="9359" w:author="PR Preview" w:date="2026-01-01T00:00:00Z">
        <w:r>
          <w:delText xml:space="preserve">In</w:delText>
        </w:r>
      </w:del>
      <w:del w:id="9360" w:author="PR Preview" w:date="2026-01-01T00:00:00Z">
        <w:r>
          <w:delText xml:space="preserve"> </w:delText>
        </w:r>
      </w:del>
      <w:hyperlink w:anchor="exm-hat-matrix">
        <w:del w:id="9361" w:author="PR Preview" w:date="2026-01-01T00:00:00Z">
          <w:r>
            <w:rPr>
              <w:rStyle w:val="Hyperlink"/>
            </w:rPr>
            <w:delText xml:space="preserve">Example 150</w:delText>
          </w:r>
        </w:del>
      </w:hyperlink>
      <w:del w:id="9362" w:author="PR Preview" w:date="2026-01-01T00:00:00Z">
        <w:r>
          <w:delText xml:space="preserve">,</w:delText>
        </w:r>
      </w:del>
      <w:del w:id="9363" w:author="PR Preview" w:date="2026-01-01T00:00:00Z">
        <w:r>
          <w:delText xml:space="preserve"> </w:delText>
        </w:r>
      </w:del>
      <m:oMath>
        <m:r>
          <m:rPr>
            <m:sty m:val="bi"/>
          </m:rPr>
          <m:t>H</m:t>
        </m:r>
      </m:oMath>
      <w:del w:id="9364" w:author="PR Preview" w:date="2026-01-01T00:00:00Z">
        <w:r>
          <w:delText xml:space="preserve"> </w:delText>
        </w:r>
      </w:del>
      <w:del w:id="9365" w:author="PR Preview" w:date="2026-01-01T00:00:00Z">
        <w:r>
          <w:delText xml:space="preserve">puts a hat on</w:delText>
        </w:r>
      </w:del>
      <w:del w:id="9366" w:author="PR Preview" w:date="2026-01-01T00:00:00Z">
        <w:r>
          <w:delText xml:space="preserve"> </w:delText>
        </w:r>
      </w:del>
      <m:oMath>
        <m:acc>
          <m:accPr>
            <m:chr m:val="̃"/>
          </m:accPr>
          <m:e>
            <m:r>
              <m:t>y</m:t>
            </m:r>
          </m:e>
        </m:acc>
      </m:oMath>
      <w:del w:id="9367" w:author="PR Preview" w:date="2026-01-01T00:00:00Z">
        <w:r>
          <w:delText xml:space="preserve"> </w:delText>
        </w:r>
      </w:del>
      <w:del w:id="9368" w:author="PR Preview" w:date="2026-01-01T00:00:00Z">
        <w:r>
          <w:delText xml:space="preserve">by replacing each</w:delText>
        </w:r>
      </w:del>
      <w:del w:id="9369" w:author="PR Preview" w:date="2026-01-01T00:00:00Z">
        <w:r>
          <w:delText xml:space="preserve"> </w:delText>
        </w:r>
      </w:del>
      <m:oMath>
        <m:sSub>
          <m:e>
            <m:r>
              <m:t>y</m:t>
            </m:r>
          </m:e>
          <m:sub>
            <m:r>
              <m:t>i</m:t>
            </m:r>
          </m:sub>
        </m:sSub>
      </m:oMath>
      <w:del w:id="9370" w:author="PR Preview" w:date="2026-01-01T00:00:00Z">
        <w:r>
          <w:delText xml:space="preserve"> </w:delText>
        </w:r>
      </w:del>
      <w:del w:id="9371" w:author="PR Preview" w:date="2026-01-01T00:00:00Z">
        <w:r>
          <w:delText xml:space="preserve">with the sample mean</w:delText>
        </w:r>
      </w:del>
      <w:del w:id="9372" w:author="PR Preview" w:date="2026-01-01T00:00:00Z">
        <w:r>
          <w:delText xml:space="preserve"> </w:delText>
        </w:r>
      </w:del>
      <m:oMath>
        <m:acc>
          <m:accPr>
            <m:chr m:val="‾"/>
          </m:accPr>
          <m:e>
            <m:r>
              <m:t>y</m:t>
            </m:r>
          </m:e>
        </m:acc>
      </m:oMath>
      <w:del w:id="9373" w:author="PR Preview" w:date="2026-01-01T00:00:00Z">
        <w:r>
          <w:delText xml:space="preserve">.</w:delText>
        </w:r>
      </w:del>
    </w:p>
    <w:p>
      <w:pPr>
        <w:pStyle w:val="FirstParagraph"/>
      </w:pPr>
      <w:ins w:id="9374" w:author="PR Preview" w:date="2026-01-01T00:00:00Z">
        <w:r>
          <w:t xml:space="preserve">Multiplying by</w:t>
        </w:r>
      </w:ins>
      <w:ins w:id="9375" w:author="PR Preview" w:date="2026-01-01T00:00:00Z">
        <w:r>
          <w:t xml:space="preserve"> </w:t>
        </w:r>
      </w:ins>
      <m:oMath>
        <m:r>
          <m:rPr>
            <m:sty m:val="bi"/>
          </m:rPr>
          <m:t>H</m:t>
        </m:r>
      </m:oMath>
      <w:ins w:id="9376" w:author="PR Preview" w:date="2026-01-01T00:00:00Z">
        <w:r>
          <w:t xml:space="preserve"> </w:t>
        </w:r>
      </w:ins>
      <w:ins w:id="9377" w:author="PR Preview" w:date="2026-01-01T00:00:00Z">
        <w:r>
          <w:t xml:space="preserve">“puts a hat”</w:t>
        </w:r>
      </w:ins>
      <w:ins w:id="9378" w:author="PR Preview" w:date="2026-01-01T00:00:00Z">
        <w:r>
          <w:t xml:space="preserve"> </w:t>
        </w:r>
      </w:ins>
      <w:ins w:id="9379" w:author="PR Preview" w:date="2026-01-01T00:00:00Z">
        <w:r>
          <w:t xml:space="preserve">on</w:t>
        </w:r>
      </w:ins>
      <w:ins w:id="9380" w:author="PR Preview" w:date="2026-01-01T00:00:00Z">
        <w:r>
          <w:t xml:space="preserve"> </w:t>
        </w:r>
      </w:ins>
      <m:oMath>
        <m:acc>
          <m:accPr>
            <m:chr m:val="̃"/>
          </m:accPr>
          <m:e>
            <m:r>
              <m:t>y</m:t>
            </m:r>
          </m:e>
        </m:acc>
      </m:oMath>
      <w:ins w:id="9381" w:author="PR Preview" w:date="2026-01-01T00:00:00Z">
        <w:r>
          <w:t xml:space="preserve">,</w:t>
        </w:r>
      </w:ins>
      <w:ins w:id="9382" w:author="PR Preview" w:date="2026-01-01T00:00:00Z">
        <w:r>
          <w:t xml:space="preserve"> </w:t>
        </w:r>
      </w:ins>
      <w:ins w:id="9383" w:author="PR Preview" w:date="2026-01-01T00:00:00Z">
        <w:r>
          <w:t xml:space="preserve">which is where the name comes from.</w:t>
        </w:r>
      </w:ins>
      <w:ins w:id="9384" w:author="PR Preview" w:date="2026-01-01T00:00:00Z">
        <w:r>
          <w:t xml:space="preserve"> </w:t>
        </w:r>
      </w:ins>
      <w:ins w:id="9385" w:author="PR Preview" w:date="2026-01-01T00:00:00Z">
        <w:r>
          <w:t xml:space="preserve">In</w:t>
        </w:r>
      </w:ins>
      <w:ins w:id="9386" w:author="PR Preview" w:date="2026-01-01T00:00:00Z">
        <w:r>
          <w:t xml:space="preserve"> </w:t>
        </w:r>
      </w:ins>
      <w:hyperlink w:anchor="exm-hat-matrix">
        <w:ins w:id="9387" w:author="PR Preview" w:date="2026-01-01T00:00:00Z">
          <w:r>
            <w:rPr>
              <w:rStyle w:val="Hyperlink"/>
            </w:rPr>
            <w:t xml:space="preserve">Example 153</w:t>
          </w:r>
        </w:ins>
      </w:hyperlink>
      <w:ins w:id="9388" w:author="PR Preview" w:date="2026-01-01T00:00:00Z">
        <w:r>
          <w:t xml:space="preserve">,</w:t>
        </w:r>
      </w:ins>
      <w:ins w:id="9389" w:author="PR Preview" w:date="2026-01-01T00:00:00Z">
        <w:r>
          <w:t xml:space="preserve"> </w:t>
        </w:r>
      </w:ins>
      <m:oMath>
        <m:r>
          <m:rPr>
            <m:sty m:val="bi"/>
          </m:rPr>
          <m:t>H</m:t>
        </m:r>
      </m:oMath>
      <w:ins w:id="9390" w:author="PR Preview" w:date="2026-01-01T00:00:00Z">
        <w:r>
          <w:t xml:space="preserve"> </w:t>
        </w:r>
      </w:ins>
      <w:ins w:id="9391" w:author="PR Preview" w:date="2026-01-01T00:00:00Z">
        <w:r>
          <w:t xml:space="preserve">puts a hat on</w:t>
        </w:r>
      </w:ins>
      <w:ins w:id="9392" w:author="PR Preview" w:date="2026-01-01T00:00:00Z">
        <w:r>
          <w:t xml:space="preserve"> </w:t>
        </w:r>
      </w:ins>
      <m:oMath>
        <m:acc>
          <m:accPr>
            <m:chr m:val="̃"/>
          </m:accPr>
          <m:e>
            <m:r>
              <m:t>y</m:t>
            </m:r>
          </m:e>
        </m:acc>
      </m:oMath>
      <w:ins w:id="9393" w:author="PR Preview" w:date="2026-01-01T00:00:00Z">
        <w:r>
          <w:t xml:space="preserve"> </w:t>
        </w:r>
      </w:ins>
      <w:ins w:id="9394" w:author="PR Preview" w:date="2026-01-01T00:00:00Z">
        <w:r>
          <w:t xml:space="preserve">by replacing each</w:t>
        </w:r>
      </w:ins>
      <w:ins w:id="9395" w:author="PR Preview" w:date="2026-01-01T00:00:00Z">
        <w:r>
          <w:t xml:space="preserve"> </w:t>
        </w:r>
      </w:ins>
      <m:oMath>
        <m:sSub>
          <m:e>
            <m:r>
              <m:t>y</m:t>
            </m:r>
          </m:e>
          <m:sub>
            <m:r>
              <m:t>i</m:t>
            </m:r>
          </m:sub>
        </m:sSub>
      </m:oMath>
      <w:ins w:id="9396" w:author="PR Preview" w:date="2026-01-01T00:00:00Z">
        <w:r>
          <w:t xml:space="preserve"> </w:t>
        </w:r>
      </w:ins>
      <w:ins w:id="9397" w:author="PR Preview" w:date="2026-01-01T00:00:00Z">
        <w:r>
          <w:t xml:space="preserve">with the sample mean</w:t>
        </w:r>
      </w:ins>
      <w:ins w:id="9398" w:author="PR Preview" w:date="2026-01-01T00:00:00Z">
        <w:r>
          <w:t xml:space="preserve"> </w:t>
        </w:r>
      </w:ins>
      <m:oMath>
        <m:acc>
          <m:accPr>
            <m:chr m:val="‾"/>
          </m:accPr>
          <m:e>
            <m:r>
              <m:t>y</m:t>
            </m:r>
          </m:e>
        </m:acc>
      </m:oMath>
      <w:ins w:id="9399" w:author="PR Preview" w:date="2026-01-01T00:00:00Z">
        <w:r>
          <w:t xml:space="preserve">.</w:t>
        </w:r>
      </w:ins>
    </w:p>
    <w:bookmarkEnd w:id="498"/>
    <w:bookmarkStart w:id="512"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9" name="Picture"/>
                  <a:graphic>
                    <a:graphicData uri="http://schemas.openxmlformats.org/drawingml/2006/picture">
                      <pic:pic>
                        <pic:nvPicPr>
                          <pic:cNvPr descr="/opt/quarto/share/formats/docx/note.png" id="500"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50</w:t>
              </w:r>
            </w:hyperlink>
            <w:r>
              <w:t xml:space="preserve">.</w:t>
            </w:r>
          </w:p>
          <w:p/>
        </w:tc>
      </w:tr>
    </w:tbl>
    <w:bookmarkStart w:id="501" w:name="def-orthogonal-projection"/>
    <w:p>
      <w:pPr>
        <w:pStyle w:val="BodyText"/>
      </w:pPr>
      <w:del w:id="9400" w:author="PR Preview" w:date="2026-01-01T00:00:00Z">
        <w:r>
          <w:rPr>
            <w:b/>
            <w:bCs/>
          </w:rPr>
          <w:delText xml:space="preserve">Definition 91 (Orthogonal projection onto a subspace)</w:delText>
        </w:r>
      </w:del>
      <w:del w:id="9401" w:author="PR Preview" w:date="2026-01-01T00:00:00Z">
        <w:r>
          <w:delText xml:space="preserve"> </w:delText>
        </w:r>
      </w:del>
      <w:del w:id="9402" w:author="PR Preview" w:date="2026-01-01T00:00:00Z">
        <w:r>
          <w:delText xml:space="preserve">Let</w:delText>
        </w:r>
      </w:del>
      <w:del w:id="9403" w:author="PR Preview" w:date="2026-01-01T00:00:00Z">
        <w:r>
          <w:delText xml:space="preserve"> </w:delText>
        </w:r>
      </w:del>
      <m:oMath>
        <m:r>
          <m:rPr>
            <m:scr m:val="script"/>
            <m:sty m:val="p"/>
          </m:rPr>
          <m:t>S</m:t>
        </m:r>
      </m:oMath>
      <w:del w:id="9404" w:author="PR Preview" w:date="2026-01-01T00:00:00Z">
        <w:r>
          <w:delText xml:space="preserve"> </w:delText>
        </w:r>
      </w:del>
      <w:del w:id="9405" w:author="PR Preview" w:date="2026-01-01T00:00:00Z">
        <w:r>
          <w:delText xml:space="preserve">be a subspace of</w:delText>
        </w:r>
      </w:del>
      <w:del w:id="9406" w:author="PR Preview" w:date="2026-01-01T00:00:00Z">
        <w:r>
          <w:delText xml:space="preserve"> </w:delText>
        </w:r>
      </w:del>
      <m:oMath>
        <m:sSup>
          <m:e>
            <m:r>
              <m:rPr>
                <m:scr m:val="double-struck"/>
                <m:sty m:val="p"/>
              </m:rPr>
              <m:t>R</m:t>
            </m:r>
          </m:e>
          <m:sup>
            <m:r>
              <m:t>p</m:t>
            </m:r>
          </m:sup>
        </m:sSup>
      </m:oMath>
      <w:del w:id="9407" w:author="PR Preview" w:date="2026-01-01T00:00:00Z">
        <w:r>
          <w:delText xml:space="preserve"> </w:delText>
        </w:r>
      </w:del>
      <w:del w:id="9408" w:author="PR Preview" w:date="2026-01-01T00:00:00Z">
        <w:r>
          <w:delText xml:space="preserve">and</w:delText>
        </w:r>
      </w:del>
      <w:del w:id="9409"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9410" w:author="PR Preview" w:date="2026-01-01T00:00:00Z">
        <w:r>
          <w:delText xml:space="preserve">.</w:delText>
        </w:r>
      </w:del>
      <w:del w:id="9411" w:author="PR Preview" w:date="2026-01-01T00:00:00Z">
        <w:r>
          <w:delText xml:space="preserve"> </w:delText>
        </w:r>
      </w:del>
      <w:del w:id="9412" w:author="PR Preview" w:date="2026-01-01T00:00:00Z">
        <w:r>
          <w:delText xml:space="preserve">By</w:delText>
        </w:r>
      </w:del>
      <w:del w:id="9413" w:author="PR Preview" w:date="2026-01-01T00:00:00Z">
        <w:r>
          <w:delText xml:space="preserve"> </w:delText>
        </w:r>
      </w:del>
      <w:hyperlink w:anchor="thm-orthogonal-direct-sum">
        <w:del w:id="9414" w:author="PR Preview" w:date="2026-01-01T00:00:00Z">
          <w:r>
            <w:rPr>
              <w:rStyle w:val="Hyperlink"/>
            </w:rPr>
            <w:delText xml:space="preserve">Theorem 49</w:delText>
          </w:r>
        </w:del>
      </w:hyperlink>
      <w:del w:id="9415" w:author="PR Preview" w:date="2026-01-01T00:00:00Z">
        <w:r>
          <w:delText xml:space="preserve">,</w:delText>
        </w:r>
      </w:del>
      <w:del w:id="9416" w:author="PR Preview" w:date="2026-01-01T00:00:00Z">
        <w:r>
          <w:delText xml:space="preserve"> </w:delText>
        </w:r>
      </w:del>
      <m:oMath>
        <m:acc>
          <m:accPr>
            <m:chr m:val="̃"/>
          </m:accPr>
          <m:e>
            <m:r>
              <m:t>y</m:t>
            </m:r>
          </m:e>
        </m:acc>
        <m:r>
          <m:rPr>
            <m:sty m:val="p"/>
          </m:rPr>
          <m:t>=</m:t>
        </m:r>
        <m:acc>
          <m:accPr>
            <m:chr m:val="̃"/>
          </m:accPr>
          <m:e>
            <m:r>
              <m:t>u</m:t>
            </m:r>
          </m:e>
        </m:acc>
        <m:r>
          <m:rPr>
            <m:sty m:val="p"/>
          </m:rPr>
          <m:t>+</m:t>
        </m:r>
        <m:acc>
          <m:accPr>
            <m:chr m:val="̃"/>
          </m:accPr>
          <m:e>
            <m:r>
              <m:t>v</m:t>
            </m:r>
          </m:e>
        </m:acc>
      </m:oMath>
      <w:del w:id="9417" w:author="PR Preview" w:date="2026-01-01T00:00:00Z">
        <w:r>
          <w:delText xml:space="preserve"> </w:delText>
        </w:r>
      </w:del>
      <w:del w:id="9418" w:author="PR Preview" w:date="2026-01-01T00:00:00Z">
        <w:r>
          <w:delText xml:space="preserve">for exactly one</w:delText>
        </w:r>
      </w:del>
      <w:del w:id="9419" w:author="PR Preview" w:date="2026-01-01T00:00:00Z">
        <w:r>
          <w:delText xml:space="preserve"> </w:delText>
        </w:r>
      </w:del>
      <m:oMath>
        <m:acc>
          <m:accPr>
            <m:chr m:val="̃"/>
          </m:accPr>
          <m:e>
            <m:r>
              <m:t>u</m:t>
            </m:r>
          </m:e>
        </m:acc>
        <m:r>
          <m:rPr>
            <m:sty m:val="p"/>
          </m:rPr>
          <m:t>∈</m:t>
        </m:r>
        <m:r>
          <m:rPr>
            <m:scr m:val="script"/>
            <m:sty m:val="p"/>
          </m:rPr>
          <m:t>S</m:t>
        </m:r>
      </m:oMath>
      <w:del w:id="9420" w:author="PR Preview" w:date="2026-01-01T00:00:00Z">
        <w:r>
          <w:delText xml:space="preserve"> </w:delText>
        </w:r>
      </w:del>
      <w:del w:id="9421" w:author="PR Preview" w:date="2026-01-01T00:00:00Z">
        <w:r>
          <w:delText xml:space="preserve">and</w:delText>
        </w:r>
      </w:del>
      <w:del w:id="9422" w:author="PR Preview" w:date="2026-01-01T00:00:00Z">
        <w:r>
          <w:delText xml:space="preserve"> </w:delText>
        </w:r>
      </w:del>
      <m:oMath>
        <m:acc>
          <m:accPr>
            <m:chr m:val="̃"/>
          </m:accPr>
          <m:e>
            <m:r>
              <m:t>v</m:t>
            </m:r>
          </m:e>
        </m:acc>
        <m:r>
          <m:rPr>
            <m:sty m:val="p"/>
          </m:rPr>
          <m:t>∈</m:t>
        </m:r>
        <m:sSup>
          <m:e>
            <m:r>
              <m:rPr>
                <m:scr m:val="script"/>
                <m:sty m:val="p"/>
              </m:rPr>
              <m:t>S</m:t>
            </m:r>
          </m:e>
          <m:sup>
            <m:r>
              <m:rPr>
                <m:sty m:val="p"/>
              </m:rPr>
              <m:t>⟂</m:t>
            </m:r>
          </m:sup>
        </m:sSup>
      </m:oMath>
      <w:del w:id="9423" w:author="PR Preview" w:date="2026-01-01T00:00:00Z">
        <w:r>
          <w:delText xml:space="preserve">.</w:delText>
        </w:r>
      </w:del>
      <w:del w:id="9424" w:author="PR Preview" w:date="2026-01-01T00:00:00Z">
        <w:r>
          <w:delText xml:space="preserve"> </w:delText>
        </w:r>
      </w:del>
      <w:del w:id="9425" w:author="PR Preview" w:date="2026-01-01T00:00:00Z">
        <w:r>
          <w:delText xml:space="preserve">The vector</w:delText>
        </w:r>
      </w:del>
      <w:del w:id="9426" w:author="PR Preview" w:date="2026-01-01T00:00:00Z">
        <w:r>
          <w:delText xml:space="preserve"> </w:delText>
        </w:r>
      </w:del>
      <m:oMath>
        <m:acc>
          <m:accPr>
            <m:chr m:val="̃"/>
          </m:accPr>
          <m:e>
            <m:r>
              <m:t>u</m:t>
            </m:r>
          </m:e>
        </m:acc>
      </m:oMath>
      <w:del w:id="9427" w:author="PR Preview" w:date="2026-01-01T00:00:00Z">
        <w:r>
          <w:delText xml:space="preserve"> </w:delText>
        </w:r>
      </w:del>
      <w:del w:id="9428" w:author="PR Preview" w:date="2026-01-01T00:00:00Z">
        <w:r>
          <w:delText xml:space="preserve">is the</w:delText>
        </w:r>
      </w:del>
      <w:del w:id="9429" w:author="PR Preview" w:date="2026-01-01T00:00:00Z">
        <w:r>
          <w:delText xml:space="preserve"> </w:delText>
        </w:r>
      </w:del>
      <w:del w:id="9430" w:author="PR Preview" w:date="2026-01-01T00:00:00Z">
        <w:r>
          <w:rPr>
            <w:b/>
            <w:bCs/>
          </w:rPr>
          <w:delText xml:space="preserve">orthogonal projection</w:delText>
        </w:r>
      </w:del>
      <w:del w:id="9431" w:author="PR Preview" w:date="2026-01-01T00:00:00Z">
        <w:r>
          <w:delText xml:space="preserve"> </w:delText>
        </w:r>
      </w:del>
      <w:del w:id="9432" w:author="PR Preview" w:date="2026-01-01T00:00:00Z">
        <w:r>
          <w:delText xml:space="preserve">of</w:delText>
        </w:r>
      </w:del>
      <w:del w:id="9433" w:author="PR Preview" w:date="2026-01-01T00:00:00Z">
        <w:r>
          <w:delText xml:space="preserve"> </w:delText>
        </w:r>
      </w:del>
      <m:oMath>
        <m:acc>
          <m:accPr>
            <m:chr m:val="̃"/>
          </m:accPr>
          <m:e>
            <m:r>
              <m:t>y</m:t>
            </m:r>
          </m:e>
        </m:acc>
      </m:oMath>
      <w:del w:id="9434" w:author="PR Preview" w:date="2026-01-01T00:00:00Z">
        <w:r>
          <w:delText xml:space="preserve"> </w:delText>
        </w:r>
      </w:del>
      <w:del w:id="9435" w:author="PR Preview" w:date="2026-01-01T00:00:00Z">
        <w:r>
          <w:delText xml:space="preserve">onto</w:delText>
        </w:r>
      </w:del>
      <w:del w:id="9436" w:author="PR Preview" w:date="2026-01-01T00:00:00Z">
        <w:r>
          <w:delText xml:space="preserve"> </w:delText>
        </w:r>
      </w:del>
      <m:oMath>
        <m:r>
          <m:rPr>
            <m:scr m:val="script"/>
            <m:sty m:val="p"/>
          </m:rPr>
          <m:t>S</m:t>
        </m:r>
      </m:oMath>
      <w:del w:id="9437" w:author="PR Preview" w:date="2026-01-01T00:00:00Z">
        <w:r>
          <w:delText xml:space="preserve">.</w:delText>
        </w:r>
      </w:del>
      <w:del w:id="9438" w:author="PR Preview" w:date="2026-01-01T00:00:00Z">
        <w:r>
          <w:delText xml:space="preserve"> </w:delText>
        </w:r>
      </w:del>
      <w:del w:id="9439" w:author="PR Preview" w:date="2026-01-01T00:00:00Z">
        <w:r>
          <w:delText xml:space="preserve">It is the projection of</w:delText>
        </w:r>
      </w:del>
      <w:del w:id="9440" w:author="PR Preview" w:date="2026-01-01T00:00:00Z">
        <w:r>
          <w:delText xml:space="preserve"> </w:delText>
        </w:r>
      </w:del>
      <m:oMath>
        <m:acc>
          <m:accPr>
            <m:chr m:val="̃"/>
          </m:accPr>
          <m:e>
            <m:r>
              <m:t>y</m:t>
            </m:r>
          </m:e>
        </m:acc>
      </m:oMath>
      <w:del w:id="9441" w:author="PR Preview" w:date="2026-01-01T00:00:00Z">
        <w:r>
          <w:delText xml:space="preserve"> </w:delText>
        </w:r>
      </w:del>
      <w:del w:id="9442" w:author="PR Preview" w:date="2026-01-01T00:00:00Z">
        <w:r>
          <w:delText xml:space="preserve">onto</w:delText>
        </w:r>
      </w:del>
      <w:del w:id="9443" w:author="PR Preview" w:date="2026-01-01T00:00:00Z">
        <w:r>
          <w:delText xml:space="preserve"> </w:delText>
        </w:r>
      </w:del>
      <m:oMath>
        <m:r>
          <m:rPr>
            <m:scr m:val="script"/>
            <m:sty m:val="p"/>
          </m:rPr>
          <m:t>S</m:t>
        </m:r>
      </m:oMath>
      <w:del w:id="9444" w:author="PR Preview" w:date="2026-01-01T00:00:00Z">
        <w:r>
          <w:delText xml:space="preserve"> </w:delText>
        </w:r>
      </w:del>
      <w:del w:id="9445" w:author="PR Preview" w:date="2026-01-01T00:00:00Z">
        <w:r>
          <w:delText xml:space="preserve">along</w:delText>
        </w:r>
      </w:del>
      <w:del w:id="9446" w:author="PR Preview" w:date="2026-01-01T00:00:00Z">
        <w:r>
          <w:delText xml:space="preserve"> </w:delText>
        </w:r>
      </w:del>
      <m:oMath>
        <m:sSup>
          <m:e>
            <m:r>
              <m:rPr>
                <m:scr m:val="script"/>
                <m:sty m:val="p"/>
              </m:rPr>
              <m:t>S</m:t>
            </m:r>
          </m:e>
          <m:sup>
            <m:r>
              <m:rPr>
                <m:sty m:val="p"/>
              </m:rPr>
              <m:t>⟂</m:t>
            </m:r>
          </m:sup>
        </m:sSup>
      </m:oMath>
      <w:del w:id="9447" w:author="PR Preview" w:date="2026-01-01T00:00:00Z">
        <w:r>
          <w:delText xml:space="preserve"> </w:delText>
        </w:r>
      </w:del>
      <w:del w:id="9448" w:author="PR Preview" w:date="2026-01-01T00:00:00Z">
        <w:r>
          <w:delText xml:space="preserve">(</w:delText>
        </w:r>
      </w:del>
      <w:hyperlink w:anchor="def-projection">
        <w:del w:id="9449" w:author="PR Preview" w:date="2026-01-01T00:00:00Z">
          <w:r>
            <w:rPr>
              <w:rStyle w:val="Hyperlink"/>
            </w:rPr>
            <w:delText xml:space="preserve">Definition 54</w:delText>
          </w:r>
        </w:del>
      </w:hyperlink>
      <w:del w:id="9450" w:author="PR Preview" w:date="2026-01-01T00:00:00Z">
        <w:r>
          <w:delText xml:space="preserve">).</w:delText>
        </w:r>
      </w:del>
    </w:p>
    <w:p>
      <w:pPr>
        <w:pStyle w:val="BodyText"/>
      </w:pPr>
      <w:del w:id="9451" w:author="PR Preview" w:date="2026-01-01T00:00:00Z">
        <w:r>
          <w:rPr>
            <w:b/>
            <w:bCs/>
          </w:rPr>
          <w:delText xml:space="preserve">Example 152 (Projecting onto a line in</w:delText>
        </w:r>
      </w:del>
      <w:del w:id="9452" w:author="PR Preview" w:date="2026-01-01T00:00:00Z">
        <w:r>
          <w:rPr>
            <w:b/>
            <w:bCs/>
          </w:rPr>
          <w:delText xml:space="preserve"> </w:delText>
        </w:r>
      </w:del>
      <m:oMath>
        <m:sSup>
          <m:e>
            <m:r>
              <m:rPr>
                <m:scr m:val="double-struck"/>
                <m:sty m:val="p"/>
              </m:rPr>
              <m:t>R</m:t>
            </m:r>
          </m:e>
          <m:sup>
            <m:r>
              <m:t>3</m:t>
            </m:r>
          </m:sup>
        </m:sSup>
      </m:oMath>
      <w:del w:id="9453" w:author="PR Preview" w:date="2026-01-01T00:00:00Z">
        <w:r>
          <w:rPr>
            <w:b/>
            <w:bCs/>
          </w:rPr>
          <w:delText xml:space="preserve">)</w:delText>
        </w:r>
      </w:del>
      <w:del w:id="9454" w:author="PR Preview" w:date="2026-01-01T00:00:00Z">
        <w:r>
          <w:delText xml:space="preserve"> </w:delText>
        </w:r>
      </w:del>
      <w:del w:id="9455" w:author="PR Preview" w:date="2026-01-01T00:00:00Z">
        <w:r>
          <w:delText xml:space="preserve">In</w:delText>
        </w:r>
      </w:del>
      <w:del w:id="9456" w:author="PR Preview" w:date="2026-01-01T00:00:00Z">
        <w:r>
          <w:delText xml:space="preserve"> </w:delText>
        </w:r>
      </w:del>
      <w:hyperlink w:anchor="exm-orthogonal-direct-sum">
        <w:del w:id="9457" w:author="PR Preview" w:date="2026-01-01T00:00:00Z">
          <w:r>
            <w:rPr>
              <w:rStyle w:val="Hyperlink"/>
            </w:rPr>
            <w:delText xml:space="preserve">Example 86</w:delText>
          </w:r>
        </w:del>
      </w:hyperlink>
      <w:del w:id="9458" w:author="PR Preview" w:date="2026-01-01T00:00:00Z">
        <w:r>
          <w:delText xml:space="preserve">,</w:delText>
        </w:r>
      </w:del>
      <w:del w:id="9459"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9460" w:author="PR Preview" w:date="2026-01-01T00:00:00Z">
        <w:r>
          <w:delText xml:space="preserve"> </w:delText>
        </w:r>
      </w:del>
      <w:del w:id="9461" w:author="PR Preview" w:date="2026-01-01T00:00:00Z">
        <w:r>
          <w:delText xml:space="preserve">splits as</w:delText>
        </w:r>
      </w:del>
      <w:del w:id="9462"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9463" w:author="PR Preview" w:date="2026-01-01T00:00:00Z">
        <w:r>
          <w:delText xml:space="preserve">,</w:delText>
        </w:r>
      </w:del>
      <w:del w:id="9464" w:author="PR Preview" w:date="2026-01-01T00:00:00Z">
        <w:r>
          <w:delText xml:space="preserve"> </w:delText>
        </w:r>
      </w:del>
      <w:del w:id="9465" w:author="PR Preview" w:date="2026-01-01T00:00:00Z">
        <w:r>
          <w:delText xml:space="preserve">with</w:delText>
        </w:r>
      </w:del>
      <w:del w:id="9466"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467" w:author="PR Preview" w:date="2026-01-01T00:00:00Z">
        <w:r>
          <w:delText xml:space="preserve"> </w:delText>
        </w:r>
      </w:del>
      <w:del w:id="9468" w:author="PR Preview" w:date="2026-01-01T00:00:00Z">
        <w:r>
          <w:delText xml:space="preserve">and</w:delText>
        </w:r>
      </w:del>
      <w:del w:id="9469"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9470" w:author="PR Preview" w:date="2026-01-01T00:00:00Z">
        <w:r>
          <w:delText xml:space="preserve">.</w:delText>
        </w:r>
      </w:del>
      <w:del w:id="9471" w:author="PR Preview" w:date="2026-01-01T00:00:00Z">
        <w:r>
          <w:delText xml:space="preserve"> </w:delText>
        </w:r>
      </w:del>
      <w:del w:id="9472" w:author="PR Preview" w:date="2026-01-01T00:00:00Z">
        <w:r>
          <w:delText xml:space="preserve">So the orthogonal projection of</w:delText>
        </w:r>
      </w:del>
      <w:del w:id="9473" w:author="PR Preview" w:date="2026-01-01T00:00:00Z">
        <w:r>
          <w:delText xml:space="preserve"> </w:delText>
        </w:r>
      </w:del>
      <m:oMath>
        <m:r>
          <m:rPr>
            <m:sty m:val="p"/>
          </m:rPr>
          <m:t>(</m:t>
        </m:r>
        <m:r>
          <m:t>3</m:t>
        </m:r>
        <m:r>
          <m:rPr>
            <m:sty m:val="p"/>
          </m:rPr>
          <m:t>,</m:t>
        </m:r>
        <m:r>
          <m:t>1</m:t>
        </m:r>
        <m:r>
          <m:rPr>
            <m:sty m:val="p"/>
          </m:rPr>
          <m:t>,</m:t>
        </m:r>
        <m:r>
          <m:t>2</m:t>
        </m:r>
        <m:r>
          <m:rPr>
            <m:sty m:val="p"/>
          </m:rPr>
          <m:t>)</m:t>
        </m:r>
      </m:oMath>
      <w:del w:id="9474" w:author="PR Preview" w:date="2026-01-01T00:00:00Z">
        <w:r>
          <w:delText xml:space="preserve"> </w:delText>
        </w:r>
      </w:del>
      <w:del w:id="9475" w:author="PR Preview" w:date="2026-01-01T00:00:00Z">
        <w:r>
          <w:delText xml:space="preserve">onto</w:delText>
        </w:r>
      </w:del>
      <w:del w:id="9476" w:author="PR Preview" w:date="2026-01-01T00:00:00Z">
        <w:r>
          <w:delText xml:space="preserve"> </w:delText>
        </w:r>
      </w:del>
      <m:oMath>
        <m:r>
          <m:rPr>
            <m:scr m:val="script"/>
            <m:sty m:val="p"/>
          </m:rPr>
          <m:t>S</m:t>
        </m:r>
      </m:oMath>
      <w:del w:id="9477" w:author="PR Preview" w:date="2026-01-01T00:00:00Z">
        <w:r>
          <w:delText xml:space="preserve"> </w:delText>
        </w:r>
      </w:del>
      <w:del w:id="9478" w:author="PR Preview" w:date="2026-01-01T00:00:00Z">
        <w:r>
          <w:delText xml:space="preserve">is</w:delText>
        </w:r>
      </w:del>
      <w:del w:id="9479" w:author="PR Preview" w:date="2026-01-01T00:00:00Z">
        <w:r>
          <w:delText xml:space="preserve"> </w:delText>
        </w:r>
      </w:del>
      <m:oMath>
        <m:r>
          <m:rPr>
            <m:sty m:val="p"/>
          </m:rPr>
          <m:t>(</m:t>
        </m:r>
        <m:r>
          <m:t>2</m:t>
        </m:r>
        <m:r>
          <m:rPr>
            <m:sty m:val="p"/>
          </m:rPr>
          <m:t>,</m:t>
        </m:r>
        <m:r>
          <m:t>2</m:t>
        </m:r>
        <m:r>
          <m:rPr>
            <m:sty m:val="p"/>
          </m:rPr>
          <m:t>,</m:t>
        </m:r>
        <m:r>
          <m:t>0</m:t>
        </m:r>
        <m:r>
          <m:rPr>
            <m:sty m:val="p"/>
          </m:rPr>
          <m:t>)</m:t>
        </m:r>
      </m:oMath>
      <w:del w:id="9480" w:author="PR Preview" w:date="2026-01-01T00:00:00Z">
        <w:r>
          <w:delText xml:space="preserve">.</w:delText>
        </w:r>
      </w:del>
      <w:del w:id="9481" w:author="PR Preview" w:date="2026-01-01T00:00:00Z">
        <w:r>
          <w:delText xml:space="preserve"> </w:delText>
        </w:r>
      </w:del>
      <w:del w:id="9482" w:author="PR Preview" w:date="2026-01-01T00:00:00Z">
        <w:r>
          <w:delText xml:space="preserve">A vector already in</w:delText>
        </w:r>
      </w:del>
      <w:del w:id="9483" w:author="PR Preview" w:date="2026-01-01T00:00:00Z">
        <w:r>
          <w:delText xml:space="preserve"> </w:delText>
        </w:r>
      </w:del>
      <m:oMath>
        <m:r>
          <m:rPr>
            <m:scr m:val="script"/>
            <m:sty m:val="p"/>
          </m:rPr>
          <m:t>S</m:t>
        </m:r>
      </m:oMath>
      <w:del w:id="9484" w:author="PR Preview" w:date="2026-01-01T00:00:00Z">
        <w:r>
          <w:delText xml:space="preserve">, such as</w:delText>
        </w:r>
      </w:del>
      <w:del w:id="9485" w:author="PR Preview" w:date="2026-01-01T00:00:00Z">
        <w:r>
          <w:delText xml:space="preserve"> </w:delText>
        </w:r>
      </w:del>
      <m:oMath>
        <m:r>
          <m:rPr>
            <m:sty m:val="p"/>
          </m:rPr>
          <m:t>(</m:t>
        </m:r>
        <m:r>
          <m:t>5</m:t>
        </m:r>
        <m:r>
          <m:rPr>
            <m:sty m:val="p"/>
          </m:rPr>
          <m:t>,</m:t>
        </m:r>
        <m:r>
          <m:t>5</m:t>
        </m:r>
        <m:r>
          <m:rPr>
            <m:sty m:val="p"/>
          </m:rPr>
          <m:t>,</m:t>
        </m:r>
        <m:r>
          <m:t>0</m:t>
        </m:r>
        <m:r>
          <m:rPr>
            <m:sty m:val="p"/>
          </m:rPr>
          <m:t>)</m:t>
        </m:r>
      </m:oMath>
      <w:del w:id="9486" w:author="PR Preview" w:date="2026-01-01T00:00:00Z">
        <w:r>
          <w:delText xml:space="preserve">,</w:delText>
        </w:r>
      </w:del>
      <w:del w:id="9487" w:author="PR Preview" w:date="2026-01-01T00:00:00Z">
        <w:r>
          <w:delText xml:space="preserve"> </w:delText>
        </w:r>
      </w:del>
      <w:del w:id="9488" w:author="PR Preview" w:date="2026-01-01T00:00:00Z">
        <w:r>
          <w:delText xml:space="preserve">is its own projection, since</w:delText>
        </w:r>
      </w:del>
      <w:del w:id="9489"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del w:id="9490" w:author="PR Preview" w:date="2026-01-01T00:00:00Z">
        <w:r>
          <w:delText xml:space="preserve"> </w:delText>
        </w:r>
      </w:del>
      <w:del w:id="9491" w:author="PR Preview" w:date="2026-01-01T00:00:00Z">
        <w:r>
          <w:delText xml:space="preserve">and</w:delText>
        </w:r>
      </w:del>
      <w:del w:id="9492" w:author="PR Preview" w:date="2026-01-01T00:00:00Z">
        <w:r>
          <w:delText xml:space="preserve"> </w:delText>
        </w:r>
      </w:del>
      <m:oMath>
        <m:acc>
          <m:accPr>
            <m:chr m:val="̃"/>
          </m:accPr>
          <m:e>
            <m:r>
              <m:t>0</m:t>
            </m:r>
          </m:e>
        </m:acc>
        <m:r>
          <m:rPr>
            <m:sty m:val="p"/>
          </m:rPr>
          <m:t>∈</m:t>
        </m:r>
        <m:sSup>
          <m:e>
            <m:r>
              <m:rPr>
                <m:scr m:val="script"/>
                <m:sty m:val="p"/>
              </m:rPr>
              <m:t>S</m:t>
            </m:r>
          </m:e>
          <m:sup>
            <m:r>
              <m:rPr>
                <m:sty m:val="p"/>
              </m:rPr>
              <m:t>⟂</m:t>
            </m:r>
          </m:sup>
        </m:sSup>
      </m:oMath>
      <w:del w:id="9493" w:author="PR Preview" w:date="2026-01-01T00:00:00Z">
        <w:r>
          <w:delText xml:space="preserve"> </w:delText>
        </w:r>
      </w:del>
      <w:del w:id="9494" w:author="PR Preview" w:date="2026-01-01T00:00:00Z">
        <w:r>
          <w:delText xml:space="preserve">(</w:delText>
        </w:r>
      </w:del>
      <w:hyperlink w:anchor="thm-orthogonal-complement-subspace">
        <w:del w:id="9495" w:author="PR Preview" w:date="2026-01-01T00:00:00Z">
          <w:r>
            <w:rPr>
              <w:rStyle w:val="Hyperlink"/>
            </w:rPr>
            <w:delText xml:space="preserve">Theorem 47</w:delText>
          </w:r>
        </w:del>
      </w:hyperlink>
      <w:del w:id="9496" w:author="PR Preview" w:date="2026-01-01T00:00:00Z">
        <w:r>
          <w:delText xml:space="preserve">,</w:delText>
        </w:r>
      </w:del>
      <w:del w:id="9497" w:author="PR Preview" w:date="2026-01-01T00:00:00Z">
        <w:r>
          <w:delText xml:space="preserve"> </w:delText>
        </w:r>
      </w:del>
      <w:hyperlink w:anchor="thm-subspace-zero">
        <w:del w:id="9498" w:author="PR Preview" w:date="2026-01-01T00:00:00Z">
          <w:r>
            <w:rPr>
              <w:rStyle w:val="Hyperlink"/>
            </w:rPr>
            <w:delText xml:space="preserve">Theorem 20</w:delText>
          </w:r>
        </w:del>
      </w:hyperlink>
      <w:del w:id="9499" w:author="PR Preview" w:date="2026-01-01T00:00:00Z">
        <w:r>
          <w:delText xml:space="preserve">);</w:delText>
        </w:r>
      </w:del>
      <w:del w:id="9500" w:author="PR Preview" w:date="2026-01-01T00:00:00Z">
        <w:r>
          <w:delText xml:space="preserve"> </w:delText>
        </w:r>
      </w:del>
      <w:del w:id="9501" w:author="PR Preview" w:date="2026-01-01T00:00:00Z">
        <w:r>
          <w:delText xml:space="preserve">a vector of</w:delText>
        </w:r>
      </w:del>
      <w:del w:id="9502" w:author="PR Preview" w:date="2026-01-01T00:00:00Z">
        <w:r>
          <w:delText xml:space="preserve"> </w:delText>
        </w:r>
      </w:del>
      <m:oMath>
        <m:sSup>
          <m:e>
            <m:r>
              <m:rPr>
                <m:scr m:val="script"/>
                <m:sty m:val="p"/>
              </m:rPr>
              <m:t>S</m:t>
            </m:r>
          </m:e>
          <m:sup>
            <m:r>
              <m:rPr>
                <m:sty m:val="p"/>
              </m:rPr>
              <m:t>⟂</m:t>
            </m:r>
          </m:sup>
        </m:sSup>
      </m:oMath>
      <w:del w:id="9503" w:author="PR Preview" w:date="2026-01-01T00:00:00Z">
        <w:r>
          <w:delText xml:space="preserve">, such as</w:delText>
        </w:r>
      </w:del>
      <w:del w:id="9504"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9505" w:author="PR Preview" w:date="2026-01-01T00:00:00Z">
        <w:r>
          <w:delText xml:space="preserve">,</w:delText>
        </w:r>
      </w:del>
      <w:del w:id="9506" w:author="PR Preview" w:date="2026-01-01T00:00:00Z">
        <w:r>
          <w:delText xml:space="preserve"> </w:delText>
        </w:r>
      </w:del>
      <w:del w:id="9507" w:author="PR Preview" w:date="2026-01-01T00:00:00Z">
        <w:r>
          <w:delText xml:space="preserve">projects to</w:delText>
        </w:r>
      </w:del>
      <w:del w:id="9508" w:author="PR Preview" w:date="2026-01-01T00:00:00Z">
        <w:r>
          <w:delText xml:space="preserve"> </w:delText>
        </w:r>
      </w:del>
      <m:oMath>
        <m:acc>
          <m:accPr>
            <m:chr m:val="̃"/>
          </m:accPr>
          <m:e>
            <m:r>
              <m:t>0</m:t>
            </m:r>
          </m:e>
        </m:acc>
      </m:oMath>
      <w:del w:id="9509" w:author="PR Preview" w:date="2026-01-01T00:00:00Z">
        <w:r>
          <w:delText xml:space="preserve">, since</w:delText>
        </w:r>
      </w:del>
      <w:del w:id="9510"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del w:id="9511" w:author="PR Preview" w:date="2026-01-01T00:00:00Z">
        <w:r>
          <w:delText xml:space="preserve"> </w:delText>
        </w:r>
      </w:del>
      <w:del w:id="9512" w:author="PR Preview" w:date="2026-01-01T00:00:00Z">
        <w:r>
          <w:delText xml:space="preserve">and</w:delText>
        </w:r>
      </w:del>
      <w:del w:id="9513" w:author="PR Preview" w:date="2026-01-01T00:00:00Z">
        <w:r>
          <w:delText xml:space="preserve"> </w:delText>
        </w:r>
      </w:del>
      <m:oMath>
        <m:acc>
          <m:accPr>
            <m:chr m:val="̃"/>
          </m:accPr>
          <m:e>
            <m:r>
              <m:t>0</m:t>
            </m:r>
          </m:e>
        </m:acc>
        <m:r>
          <m:rPr>
            <m:sty m:val="p"/>
          </m:rPr>
          <m:t>∈</m:t>
        </m:r>
        <m:r>
          <m:rPr>
            <m:scr m:val="script"/>
            <m:sty m:val="p"/>
          </m:rPr>
          <m:t>S</m:t>
        </m:r>
      </m:oMath>
      <w:del w:id="9514" w:author="PR Preview" w:date="2026-01-01T00:00:00Z">
        <w:r>
          <w:delText xml:space="preserve"> </w:delText>
        </w:r>
      </w:del>
      <w:del w:id="9515" w:author="PR Preview" w:date="2026-01-01T00:00:00Z">
        <w:r>
          <w:delText xml:space="preserve">(</w:delText>
        </w:r>
      </w:del>
      <w:hyperlink w:anchor="thm-subspace-zero">
        <w:del w:id="9516" w:author="PR Preview" w:date="2026-01-01T00:00:00Z">
          <w:r>
            <w:rPr>
              <w:rStyle w:val="Hyperlink"/>
            </w:rPr>
            <w:delText xml:space="preserve">Theorem 20</w:delText>
          </w:r>
        </w:del>
      </w:hyperlink>
      <w:del w:id="9517" w:author="PR Preview" w:date="2026-01-01T00:00:00Z">
        <w:r>
          <w:delText xml:space="preserve">).</w:delText>
        </w:r>
      </w:del>
    </w:p>
    <w:p>
      <w:pPr>
        <w:pStyle w:val="BodyText"/>
      </w:pPr>
      <w:del w:id="9518" w:author="PR Preview" w:date="2026-01-01T00:00:00Z">
        <w:r>
          <w:rPr>
            <w:b/>
            <w:bCs/>
          </w:rPr>
          <w:delText xml:space="preserve">Example 153 (A split that is not the orthogonal one)</w:delText>
        </w:r>
      </w:del>
      <w:del w:id="9519" w:author="PR Preview" w:date="2026-01-01T00:00:00Z">
        <w:r>
          <w:delText xml:space="preserve"> </w:delText>
        </w:r>
      </w:del>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del w:id="9520" w:author="PR Preview" w:date="2026-01-01T00:00:00Z">
        <w:r>
          <w:delText xml:space="preserve"> </w:delText>
        </w:r>
      </w:del>
      <w:del w:id="9521" w:author="PR Preview" w:date="2026-01-01T00:00:00Z">
        <w:r>
          <w:delText xml:space="preserve">also writes</w:delText>
        </w:r>
      </w:del>
      <w:del w:id="9522" w:author="PR Preview" w:date="2026-01-01T00:00:00Z">
        <w:r>
          <w:delText xml:space="preserve"> </w:delText>
        </w:r>
      </w:del>
      <m:oMath>
        <m:r>
          <m:rPr>
            <m:sty m:val="p"/>
          </m:rPr>
          <m:t>(</m:t>
        </m:r>
        <m:r>
          <m:t>3</m:t>
        </m:r>
        <m:r>
          <m:rPr>
            <m:sty m:val="p"/>
          </m:rPr>
          <m:t>,</m:t>
        </m:r>
        <m:r>
          <m:t>1</m:t>
        </m:r>
        <m:r>
          <m:rPr>
            <m:sty m:val="p"/>
          </m:rPr>
          <m:t>,</m:t>
        </m:r>
        <m:r>
          <m:t>2</m:t>
        </m:r>
        <m:r>
          <m:rPr>
            <m:sty m:val="p"/>
          </m:rPr>
          <m:t>)</m:t>
        </m:r>
      </m:oMath>
      <w:del w:id="9523" w:author="PR Preview" w:date="2026-01-01T00:00:00Z">
        <w:r>
          <w:delText xml:space="preserve"> </w:delText>
        </w:r>
      </w:del>
      <w:del w:id="9524" w:author="PR Preview" w:date="2026-01-01T00:00:00Z">
        <w:r>
          <w:delText xml:space="preserve">as a vector of</w:delText>
        </w:r>
      </w:del>
      <w:del w:id="952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526" w:author="PR Preview" w:date="2026-01-01T00:00:00Z">
        <w:r>
          <w:delText xml:space="preserve"> </w:delText>
        </w:r>
      </w:del>
      <w:del w:id="9527" w:author="PR Preview" w:date="2026-01-01T00:00:00Z">
        <w:r>
          <w:delText xml:space="preserve">plus a remainder,</w:delText>
        </w:r>
      </w:del>
      <w:del w:id="9528" w:author="PR Preview" w:date="2026-01-01T00:00:00Z">
        <w:r>
          <w:delText xml:space="preserve"> </w:delText>
        </w:r>
      </w:del>
      <w:del w:id="9529" w:author="PR Preview" w:date="2026-01-01T00:00:00Z">
        <w:r>
          <w:delText xml:space="preserve">but</w:delText>
        </w:r>
      </w:del>
      <w:del w:id="9530"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del w:id="9531" w:author="PR Preview" w:date="2026-01-01T00:00:00Z">
        <w:r>
          <w:delText xml:space="preserve">,</w:delText>
        </w:r>
      </w:del>
      <w:del w:id="9532" w:author="PR Preview" w:date="2026-01-01T00:00:00Z">
        <w:r>
          <w:delText xml:space="preserve"> </w:delText>
        </w:r>
      </w:del>
      <w:del w:id="9533" w:author="PR Preview" w:date="2026-01-01T00:00:00Z">
        <w:r>
          <w:delText xml:space="preserve">so the remainder is not in</w:delText>
        </w:r>
      </w:del>
      <w:del w:id="9534" w:author="PR Preview" w:date="2026-01-01T00:00:00Z">
        <w:r>
          <w:delText xml:space="preserve"> </w:delText>
        </w:r>
      </w:del>
      <m:oMath>
        <m:sSup>
          <m:e>
            <m:r>
              <m:rPr>
                <m:scr m:val="script"/>
                <m:sty m:val="p"/>
              </m:rPr>
              <m:t>S</m:t>
            </m:r>
          </m:e>
          <m:sup>
            <m:r>
              <m:rPr>
                <m:sty m:val="p"/>
              </m:rPr>
              <m:t>⟂</m:t>
            </m:r>
          </m:sup>
        </m:sSup>
      </m:oMath>
      <w:del w:id="9535" w:author="PR Preview" w:date="2026-01-01T00:00:00Z">
        <w:r>
          <w:delText xml:space="preserve">,</w:delText>
        </w:r>
      </w:del>
      <w:del w:id="9536" w:author="PR Preview" w:date="2026-01-01T00:00:00Z">
        <w:r>
          <w:delText xml:space="preserve"> </w:delText>
        </w:r>
      </w:del>
      <w:del w:id="9537" w:author="PR Preview" w:date="2026-01-01T00:00:00Z">
        <w:r>
          <w:delText xml:space="preserve">and</w:delText>
        </w:r>
      </w:del>
      <w:del w:id="9538" w:author="PR Preview" w:date="2026-01-01T00:00:00Z">
        <w:r>
          <w:delText xml:space="preserve"> </w:delText>
        </w:r>
      </w:del>
      <m:oMath>
        <m:r>
          <m:rPr>
            <m:sty m:val="p"/>
          </m:rPr>
          <m:t>(</m:t>
        </m:r>
        <m:r>
          <m:t>3</m:t>
        </m:r>
        <m:r>
          <m:rPr>
            <m:sty m:val="p"/>
          </m:rPr>
          <m:t>,</m:t>
        </m:r>
        <m:r>
          <m:t>3</m:t>
        </m:r>
        <m:r>
          <m:rPr>
            <m:sty m:val="p"/>
          </m:rPr>
          <m:t>,</m:t>
        </m:r>
        <m:r>
          <m:t>0</m:t>
        </m:r>
        <m:r>
          <m:rPr>
            <m:sty m:val="p"/>
          </m:rPr>
          <m:t>)</m:t>
        </m:r>
      </m:oMath>
      <w:del w:id="9539" w:author="PR Preview" w:date="2026-01-01T00:00:00Z">
        <w:r>
          <w:delText xml:space="preserve"> </w:delText>
        </w:r>
      </w:del>
      <w:del w:id="9540" w:author="PR Preview" w:date="2026-01-01T00:00:00Z">
        <w:r>
          <w:delText xml:space="preserve">is not the orthogonal projection of</w:delText>
        </w:r>
      </w:del>
      <w:del w:id="9541" w:author="PR Preview" w:date="2026-01-01T00:00:00Z">
        <w:r>
          <w:delText xml:space="preserve"> </w:delText>
        </w:r>
      </w:del>
      <m:oMath>
        <m:r>
          <m:rPr>
            <m:sty m:val="p"/>
          </m:rPr>
          <m:t>(</m:t>
        </m:r>
        <m:r>
          <m:t>3</m:t>
        </m:r>
        <m:r>
          <m:rPr>
            <m:sty m:val="p"/>
          </m:rPr>
          <m:t>,</m:t>
        </m:r>
        <m:r>
          <m:t>1</m:t>
        </m:r>
        <m:r>
          <m:rPr>
            <m:sty m:val="p"/>
          </m:rPr>
          <m:t>,</m:t>
        </m:r>
        <m:r>
          <m:t>2</m:t>
        </m:r>
        <m:r>
          <m:rPr>
            <m:sty m:val="p"/>
          </m:rPr>
          <m:t>)</m:t>
        </m:r>
      </m:oMath>
      <w:del w:id="9542" w:author="PR Preview" w:date="2026-01-01T00:00:00Z">
        <w:r>
          <w:delText xml:space="preserve"> </w:delText>
        </w:r>
      </w:del>
      <w:del w:id="9543" w:author="PR Preview" w:date="2026-01-01T00:00:00Z">
        <w:r>
          <w:delText xml:space="preserve">onto</w:delText>
        </w:r>
      </w:del>
      <w:del w:id="9544" w:author="PR Preview" w:date="2026-01-01T00:00:00Z">
        <w:r>
          <w:delText xml:space="preserve"> </w:delText>
        </w:r>
      </w:del>
      <m:oMath>
        <m:r>
          <m:rPr>
            <m:scr m:val="script"/>
            <m:sty m:val="p"/>
          </m:rPr>
          <m:t>S</m:t>
        </m:r>
      </m:oMath>
      <w:del w:id="9545" w:author="PR Preview" w:date="2026-01-01T00:00:00Z">
        <w:r>
          <w:delText xml:space="preserve">.</w:delText>
        </w:r>
      </w:del>
    </w:p>
    <w:p>
      <w:pPr>
        <w:pStyle w:val="BodyText"/>
      </w:pPr>
      <w:del w:id="9546" w:author="PR Preview" w:date="2026-01-01T00:00:00Z">
        <w:r>
          <w:rPr>
            <w:b/>
            <w:bCs/>
          </w:rPr>
          <w:delText xml:space="preserve">Theorem 81 (The orthogonal projection is the closest point)</w:delText>
        </w:r>
      </w:del>
      <w:del w:id="9547" w:author="PR Preview" w:date="2026-01-01T00:00:00Z">
        <w:r>
          <w:delText xml:space="preserve"> </w:delText>
        </w:r>
      </w:del>
      <w:del w:id="9548" w:author="PR Preview" w:date="2026-01-01T00:00:00Z">
        <w:r>
          <w:delText xml:space="preserve">Let</w:delText>
        </w:r>
      </w:del>
      <w:del w:id="9549" w:author="PR Preview" w:date="2026-01-01T00:00:00Z">
        <w:r>
          <w:delText xml:space="preserve"> </w:delText>
        </w:r>
      </w:del>
      <m:oMath>
        <m:r>
          <m:rPr>
            <m:scr m:val="script"/>
            <m:sty m:val="p"/>
          </m:rPr>
          <m:t>S</m:t>
        </m:r>
      </m:oMath>
      <w:del w:id="9550" w:author="PR Preview" w:date="2026-01-01T00:00:00Z">
        <w:r>
          <w:delText xml:space="preserve"> </w:delText>
        </w:r>
      </w:del>
      <w:del w:id="9551" w:author="PR Preview" w:date="2026-01-01T00:00:00Z">
        <w:r>
          <w:delText xml:space="preserve">be a subspace of</w:delText>
        </w:r>
      </w:del>
      <w:del w:id="9552" w:author="PR Preview" w:date="2026-01-01T00:00:00Z">
        <w:r>
          <w:delText xml:space="preserve"> </w:delText>
        </w:r>
      </w:del>
      <m:oMath>
        <m:sSup>
          <m:e>
            <m:r>
              <m:rPr>
                <m:scr m:val="double-struck"/>
                <m:sty m:val="p"/>
              </m:rPr>
              <m:t>R</m:t>
            </m:r>
          </m:e>
          <m:sup>
            <m:r>
              <m:t>p</m:t>
            </m:r>
          </m:sup>
        </m:sSup>
      </m:oMath>
      <w:del w:id="9553" w:author="PR Preview" w:date="2026-01-01T00:00:00Z">
        <w:r>
          <w:delText xml:space="preserve">, let</w:delText>
        </w:r>
      </w:del>
      <w:del w:id="9554"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9555" w:author="PR Preview" w:date="2026-01-01T00:00:00Z">
        <w:r>
          <w:delText xml:space="preserve">,</w:delText>
        </w:r>
      </w:del>
      <w:del w:id="9556" w:author="PR Preview" w:date="2026-01-01T00:00:00Z">
        <w:r>
          <w:delText xml:space="preserve"> </w:delText>
        </w:r>
      </w:del>
      <w:del w:id="9557" w:author="PR Preview" w:date="2026-01-01T00:00:00Z">
        <w:r>
          <w:delText xml:space="preserve">and let</w:delText>
        </w:r>
      </w:del>
      <w:del w:id="9558" w:author="PR Preview" w:date="2026-01-01T00:00:00Z">
        <w:r>
          <w:delText xml:space="preserve"> </w:delText>
        </w:r>
      </w:del>
      <m:oMath>
        <m:acc>
          <m:accPr>
            <m:chr m:val="̃"/>
          </m:accPr>
          <m:e>
            <m:r>
              <m:t>u</m:t>
            </m:r>
          </m:e>
        </m:acc>
      </m:oMath>
      <w:del w:id="9559" w:author="PR Preview" w:date="2026-01-01T00:00:00Z">
        <w:r>
          <w:delText xml:space="preserve"> </w:delText>
        </w:r>
      </w:del>
      <w:del w:id="9560" w:author="PR Preview" w:date="2026-01-01T00:00:00Z">
        <w:r>
          <w:delText xml:space="preserve">be the orthogonal projection of</w:delText>
        </w:r>
      </w:del>
      <w:del w:id="9561" w:author="PR Preview" w:date="2026-01-01T00:00:00Z">
        <w:r>
          <w:delText xml:space="preserve"> </w:delText>
        </w:r>
      </w:del>
      <m:oMath>
        <m:acc>
          <m:accPr>
            <m:chr m:val="̃"/>
          </m:accPr>
          <m:e>
            <m:r>
              <m:t>y</m:t>
            </m:r>
          </m:e>
        </m:acc>
      </m:oMath>
      <w:del w:id="9562" w:author="PR Preview" w:date="2026-01-01T00:00:00Z">
        <w:r>
          <w:delText xml:space="preserve"> </w:delText>
        </w:r>
      </w:del>
      <w:del w:id="9563" w:author="PR Preview" w:date="2026-01-01T00:00:00Z">
        <w:r>
          <w:delText xml:space="preserve">onto</w:delText>
        </w:r>
      </w:del>
      <w:del w:id="9564" w:author="PR Preview" w:date="2026-01-01T00:00:00Z">
        <w:r>
          <w:delText xml:space="preserve"> </w:delText>
        </w:r>
      </w:del>
      <m:oMath>
        <m:r>
          <m:rPr>
            <m:scr m:val="script"/>
            <m:sty m:val="p"/>
          </m:rPr>
          <m:t>S</m:t>
        </m:r>
      </m:oMath>
      <w:del w:id="9565" w:author="PR Preview" w:date="2026-01-01T00:00:00Z">
        <w:r>
          <w:delText xml:space="preserve"> </w:delText>
        </w:r>
      </w:del>
      <w:del w:id="9566" w:author="PR Preview" w:date="2026-01-01T00:00:00Z">
        <w:r>
          <w:delText xml:space="preserve">(</w:delText>
        </w:r>
      </w:del>
      <w:hyperlink w:anchor="def-orthogonal-projection">
        <w:del w:id="9567" w:author="PR Preview" w:date="2026-01-01T00:00:00Z">
          <w:r>
            <w:rPr>
              <w:rStyle w:val="Hyperlink"/>
            </w:rPr>
            <w:delText xml:space="preserve">Definition 91</w:delText>
          </w:r>
        </w:del>
      </w:hyperlink>
      <w:del w:id="9568" w:author="PR Preview" w:date="2026-01-01T00:00:00Z">
        <w:r>
          <w:delText xml:space="preserve">).</w:delText>
        </w:r>
      </w:del>
      <w:del w:id="9569" w:author="PR Preview" w:date="2026-01-01T00:00:00Z">
        <w:r>
          <w:delText xml:space="preserve"> </w:delText>
        </w:r>
      </w:del>
      <w:del w:id="9570" w:author="PR Preview" w:date="2026-01-01T00:00:00Z">
        <w:r>
          <w:delText xml:space="preserve">Then for every</w:delText>
        </w:r>
      </w:del>
      <w:del w:id="9571" w:author="PR Preview" w:date="2026-01-01T00:00:00Z">
        <w:r>
          <w:delText xml:space="preserve"> </w:delText>
        </w:r>
      </w:del>
      <m:oMath>
        <m:acc>
          <m:accPr>
            <m:chr m:val="̃"/>
          </m:accPr>
          <m:e>
            <m:r>
              <m:t>w</m:t>
            </m:r>
          </m:e>
        </m:acc>
        <m:r>
          <m:rPr>
            <m:sty m:val="p"/>
          </m:rPr>
          <m:t>∈</m:t>
        </m:r>
        <m:r>
          <m:rPr>
            <m:scr m:val="script"/>
            <m:sty m:val="p"/>
          </m:rPr>
          <m:t>S</m:t>
        </m:r>
      </m:oMath>
      <w:del w:id="9572" w:author="PR Preview" w:date="2026-01-01T00:00:00Z">
        <w:r>
          <w:delText xml:space="preserve">,</w:delText>
        </w:r>
      </w:del>
    </w:p>
    <w:p>
      <w:pPr>
        <w:pStyle w:val="BodyText"/>
      </w:pPr>
      <w:ins w:id="9573" w:author="PR Preview" w:date="2026-01-01T00:00:00Z">
        <w:r>
          <w:rPr>
            <w:b/>
            <w:bCs/>
          </w:rPr>
          <w:t xml:space="preserve">Definition 91 (Orthogonal projection onto a subspace)</w:t>
        </w:r>
      </w:ins>
      <w:ins w:id="9574" w:author="PR Preview" w:date="2026-01-01T00:00:00Z">
        <w:r>
          <w:t xml:space="preserve"> </w:t>
        </w:r>
      </w:ins>
      <w:ins w:id="9575" w:author="PR Preview" w:date="2026-01-01T00:00:00Z">
        <w:r>
          <w:t xml:space="preserve">Let</w:t>
        </w:r>
      </w:ins>
      <w:ins w:id="9576" w:author="PR Preview" w:date="2026-01-01T00:00:00Z">
        <w:r>
          <w:t xml:space="preserve"> </w:t>
        </w:r>
      </w:ins>
      <m:oMath>
        <m:r>
          <m:rPr>
            <m:scr m:val="script"/>
            <m:sty m:val="p"/>
          </m:rPr>
          <m:t>S</m:t>
        </m:r>
      </m:oMath>
      <w:ins w:id="9577" w:author="PR Preview" w:date="2026-01-01T00:00:00Z">
        <w:r>
          <w:t xml:space="preserve"> </w:t>
        </w:r>
      </w:ins>
      <w:ins w:id="9578" w:author="PR Preview" w:date="2026-01-01T00:00:00Z">
        <w:r>
          <w:t xml:space="preserve">be a subspace of</w:t>
        </w:r>
      </w:ins>
      <w:ins w:id="9579" w:author="PR Preview" w:date="2026-01-01T00:00:00Z">
        <w:r>
          <w:t xml:space="preserve"> </w:t>
        </w:r>
      </w:ins>
      <m:oMath>
        <m:sSup>
          <m:e>
            <m:r>
              <m:rPr>
                <m:scr m:val="double-struck"/>
                <m:sty m:val="p"/>
              </m:rPr>
              <m:t>R</m:t>
            </m:r>
          </m:e>
          <m:sup>
            <m:r>
              <m:t>p</m:t>
            </m:r>
          </m:sup>
        </m:sSup>
      </m:oMath>
      <w:ins w:id="9580" w:author="PR Preview" w:date="2026-01-01T00:00:00Z">
        <w:r>
          <w:t xml:space="preserve"> </w:t>
        </w:r>
      </w:ins>
      <w:ins w:id="9581" w:author="PR Preview" w:date="2026-01-01T00:00:00Z">
        <w:r>
          <w:t xml:space="preserve">and</w:t>
        </w:r>
      </w:ins>
      <w:ins w:id="9582" w:author="PR Preview" w:date="2026-01-01T00:00:00Z">
        <w:r>
          <w:t xml:space="preserve"> </w:t>
        </w:r>
      </w:ins>
      <m:oMath>
        <m:acc>
          <m:accPr>
            <m:chr m:val="̃"/>
          </m:accPr>
          <m:e>
            <m:r>
              <m:t>y</m:t>
            </m:r>
          </m:e>
        </m:acc>
        <m:r>
          <m:rPr>
            <m:sty m:val="p"/>
          </m:rPr>
          <m:t>∈</m:t>
        </m:r>
        <m:sSup>
          <m:e>
            <m:r>
              <m:rPr>
                <m:scr m:val="double-struck"/>
                <m:sty m:val="p"/>
              </m:rPr>
              <m:t>R</m:t>
            </m:r>
          </m:e>
          <m:sup>
            <m:r>
              <m:t>p</m:t>
            </m:r>
          </m:sup>
        </m:sSup>
      </m:oMath>
      <w:ins w:id="9583" w:author="PR Preview" w:date="2026-01-01T00:00:00Z">
        <w:r>
          <w:t xml:space="preserve">.</w:t>
        </w:r>
      </w:ins>
      <w:ins w:id="9584" w:author="PR Preview" w:date="2026-01-01T00:00:00Z">
        <w:r>
          <w:t xml:space="preserve"> </w:t>
        </w:r>
      </w:ins>
      <w:ins w:id="9585" w:author="PR Preview" w:date="2026-01-01T00:00:00Z">
        <w:r>
          <w:t xml:space="preserve">By</w:t>
        </w:r>
      </w:ins>
      <w:ins w:id="9586" w:author="PR Preview" w:date="2026-01-01T00:00:00Z">
        <w:r>
          <w:t xml:space="preserve"> </w:t>
        </w:r>
      </w:ins>
      <w:hyperlink w:anchor="thm-orthogonal-direct-sum">
        <w:ins w:id="9587" w:author="PR Preview" w:date="2026-01-01T00:00:00Z">
          <w:r>
            <w:rPr>
              <w:rStyle w:val="Hyperlink"/>
            </w:rPr>
            <w:t xml:space="preserve">Theorem 50</w:t>
          </w:r>
        </w:ins>
      </w:hyperlink>
      <w:ins w:id="9588" w:author="PR Preview" w:date="2026-01-01T00:00:00Z">
        <w:r>
          <w:t xml:space="preserve">,</w:t>
        </w:r>
      </w:ins>
      <w:ins w:id="9589" w:author="PR Preview" w:date="2026-01-01T00:00:00Z">
        <w:r>
          <w:t xml:space="preserve"> </w:t>
        </w:r>
      </w:ins>
      <m:oMath>
        <m:acc>
          <m:accPr>
            <m:chr m:val="̃"/>
          </m:accPr>
          <m:e>
            <m:r>
              <m:t>y</m:t>
            </m:r>
          </m:e>
        </m:acc>
        <m:r>
          <m:rPr>
            <m:sty m:val="p"/>
          </m:rPr>
          <m:t>=</m:t>
        </m:r>
        <m:acc>
          <m:accPr>
            <m:chr m:val="̃"/>
          </m:accPr>
          <m:e>
            <m:r>
              <m:t>u</m:t>
            </m:r>
          </m:e>
        </m:acc>
        <m:r>
          <m:rPr>
            <m:sty m:val="p"/>
          </m:rPr>
          <m:t>+</m:t>
        </m:r>
        <m:acc>
          <m:accPr>
            <m:chr m:val="̃"/>
          </m:accPr>
          <m:e>
            <m:r>
              <m:t>v</m:t>
            </m:r>
          </m:e>
        </m:acc>
      </m:oMath>
      <w:ins w:id="9590" w:author="PR Preview" w:date="2026-01-01T00:00:00Z">
        <w:r>
          <w:t xml:space="preserve"> </w:t>
        </w:r>
      </w:ins>
      <w:ins w:id="9591" w:author="PR Preview" w:date="2026-01-01T00:00:00Z">
        <w:r>
          <w:t xml:space="preserve">for exactly one</w:t>
        </w:r>
      </w:ins>
      <w:ins w:id="9592" w:author="PR Preview" w:date="2026-01-01T00:00:00Z">
        <w:r>
          <w:t xml:space="preserve"> </w:t>
        </w:r>
      </w:ins>
      <m:oMath>
        <m:acc>
          <m:accPr>
            <m:chr m:val="̃"/>
          </m:accPr>
          <m:e>
            <m:r>
              <m:t>u</m:t>
            </m:r>
          </m:e>
        </m:acc>
        <m:r>
          <m:rPr>
            <m:sty m:val="p"/>
          </m:rPr>
          <m:t>∈</m:t>
        </m:r>
        <m:r>
          <m:rPr>
            <m:scr m:val="script"/>
            <m:sty m:val="p"/>
          </m:rPr>
          <m:t>S</m:t>
        </m:r>
      </m:oMath>
      <w:ins w:id="9593" w:author="PR Preview" w:date="2026-01-01T00:00:00Z">
        <w:r>
          <w:t xml:space="preserve"> </w:t>
        </w:r>
      </w:ins>
      <w:ins w:id="9594" w:author="PR Preview" w:date="2026-01-01T00:00:00Z">
        <w:r>
          <w:t xml:space="preserve">and</w:t>
        </w:r>
      </w:ins>
      <w:ins w:id="9595" w:author="PR Preview" w:date="2026-01-01T00:00:00Z">
        <w:r>
          <w:t xml:space="preserve"> </w:t>
        </w:r>
      </w:ins>
      <m:oMath>
        <m:acc>
          <m:accPr>
            <m:chr m:val="̃"/>
          </m:accPr>
          <m:e>
            <m:r>
              <m:t>v</m:t>
            </m:r>
          </m:e>
        </m:acc>
        <m:r>
          <m:rPr>
            <m:sty m:val="p"/>
          </m:rPr>
          <m:t>∈</m:t>
        </m:r>
        <m:sSup>
          <m:e>
            <m:r>
              <m:rPr>
                <m:scr m:val="script"/>
                <m:sty m:val="p"/>
              </m:rPr>
              <m:t>S</m:t>
            </m:r>
          </m:e>
          <m:sup>
            <m:r>
              <m:rPr>
                <m:sty m:val="p"/>
              </m:rPr>
              <m:t>⟂</m:t>
            </m:r>
          </m:sup>
        </m:sSup>
      </m:oMath>
      <w:ins w:id="9596" w:author="PR Preview" w:date="2026-01-01T00:00:00Z">
        <w:r>
          <w:t xml:space="preserve">.</w:t>
        </w:r>
      </w:ins>
      <w:ins w:id="9597" w:author="PR Preview" w:date="2026-01-01T00:00:00Z">
        <w:r>
          <w:t xml:space="preserve"> </w:t>
        </w:r>
      </w:ins>
      <w:ins w:id="9598" w:author="PR Preview" w:date="2026-01-01T00:00:00Z">
        <w:r>
          <w:t xml:space="preserve">The vector</w:t>
        </w:r>
      </w:ins>
      <w:ins w:id="9599" w:author="PR Preview" w:date="2026-01-01T00:00:00Z">
        <w:r>
          <w:t xml:space="preserve"> </w:t>
        </w:r>
      </w:ins>
      <m:oMath>
        <m:acc>
          <m:accPr>
            <m:chr m:val="̃"/>
          </m:accPr>
          <m:e>
            <m:r>
              <m:t>u</m:t>
            </m:r>
          </m:e>
        </m:acc>
      </m:oMath>
      <w:ins w:id="9600" w:author="PR Preview" w:date="2026-01-01T00:00:00Z">
        <w:r>
          <w:t xml:space="preserve"> </w:t>
        </w:r>
      </w:ins>
      <w:ins w:id="9601" w:author="PR Preview" w:date="2026-01-01T00:00:00Z">
        <w:r>
          <w:t xml:space="preserve">is the</w:t>
        </w:r>
      </w:ins>
      <w:ins w:id="9602" w:author="PR Preview" w:date="2026-01-01T00:00:00Z">
        <w:r>
          <w:t xml:space="preserve"> </w:t>
        </w:r>
      </w:ins>
      <w:ins w:id="9603" w:author="PR Preview" w:date="2026-01-01T00:00:00Z">
        <w:r>
          <w:rPr>
            <w:b/>
            <w:bCs/>
          </w:rPr>
          <w:t xml:space="preserve">orthogonal projection</w:t>
        </w:r>
      </w:ins>
      <w:ins w:id="9604" w:author="PR Preview" w:date="2026-01-01T00:00:00Z">
        <w:r>
          <w:t xml:space="preserve"> </w:t>
        </w:r>
      </w:ins>
      <w:ins w:id="9605" w:author="PR Preview" w:date="2026-01-01T00:00:00Z">
        <w:r>
          <w:t xml:space="preserve">of</w:t>
        </w:r>
      </w:ins>
      <w:ins w:id="9606" w:author="PR Preview" w:date="2026-01-01T00:00:00Z">
        <w:r>
          <w:t xml:space="preserve"> </w:t>
        </w:r>
      </w:ins>
      <m:oMath>
        <m:acc>
          <m:accPr>
            <m:chr m:val="̃"/>
          </m:accPr>
          <m:e>
            <m:r>
              <m:t>y</m:t>
            </m:r>
          </m:e>
        </m:acc>
      </m:oMath>
      <w:ins w:id="9607" w:author="PR Preview" w:date="2026-01-01T00:00:00Z">
        <w:r>
          <w:t xml:space="preserve"> </w:t>
        </w:r>
      </w:ins>
      <w:ins w:id="9608" w:author="PR Preview" w:date="2026-01-01T00:00:00Z">
        <w:r>
          <w:t xml:space="preserve">onto</w:t>
        </w:r>
      </w:ins>
      <w:ins w:id="9609" w:author="PR Preview" w:date="2026-01-01T00:00:00Z">
        <w:r>
          <w:t xml:space="preserve"> </w:t>
        </w:r>
      </w:ins>
      <m:oMath>
        <m:r>
          <m:rPr>
            <m:scr m:val="script"/>
            <m:sty m:val="p"/>
          </m:rPr>
          <m:t>S</m:t>
        </m:r>
      </m:oMath>
      <w:ins w:id="9610" w:author="PR Preview" w:date="2026-01-01T00:00:00Z">
        <w:r>
          <w:t xml:space="preserve">.</w:t>
        </w:r>
      </w:ins>
      <w:ins w:id="9611" w:author="PR Preview" w:date="2026-01-01T00:00:00Z">
        <w:r>
          <w:t xml:space="preserve"> </w:t>
        </w:r>
      </w:ins>
      <w:ins w:id="9612" w:author="PR Preview" w:date="2026-01-01T00:00:00Z">
        <w:r>
          <w:t xml:space="preserve">It is the projection of</w:t>
        </w:r>
      </w:ins>
      <w:ins w:id="9613" w:author="PR Preview" w:date="2026-01-01T00:00:00Z">
        <w:r>
          <w:t xml:space="preserve"> </w:t>
        </w:r>
      </w:ins>
      <m:oMath>
        <m:acc>
          <m:accPr>
            <m:chr m:val="̃"/>
          </m:accPr>
          <m:e>
            <m:r>
              <m:t>y</m:t>
            </m:r>
          </m:e>
        </m:acc>
      </m:oMath>
      <w:ins w:id="9614" w:author="PR Preview" w:date="2026-01-01T00:00:00Z">
        <w:r>
          <w:t xml:space="preserve"> </w:t>
        </w:r>
      </w:ins>
      <w:ins w:id="9615" w:author="PR Preview" w:date="2026-01-01T00:00:00Z">
        <w:r>
          <w:t xml:space="preserve">onto</w:t>
        </w:r>
      </w:ins>
      <w:ins w:id="9616" w:author="PR Preview" w:date="2026-01-01T00:00:00Z">
        <w:r>
          <w:t xml:space="preserve"> </w:t>
        </w:r>
      </w:ins>
      <m:oMath>
        <m:r>
          <m:rPr>
            <m:scr m:val="script"/>
            <m:sty m:val="p"/>
          </m:rPr>
          <m:t>S</m:t>
        </m:r>
      </m:oMath>
      <w:ins w:id="9617" w:author="PR Preview" w:date="2026-01-01T00:00:00Z">
        <w:r>
          <w:t xml:space="preserve"> </w:t>
        </w:r>
      </w:ins>
      <w:ins w:id="9618" w:author="PR Preview" w:date="2026-01-01T00:00:00Z">
        <w:r>
          <w:t xml:space="preserve">along</w:t>
        </w:r>
      </w:ins>
      <w:ins w:id="9619" w:author="PR Preview" w:date="2026-01-01T00:00:00Z">
        <w:r>
          <w:t xml:space="preserve"> </w:t>
        </w:r>
      </w:ins>
      <m:oMath>
        <m:sSup>
          <m:e>
            <m:r>
              <m:rPr>
                <m:scr m:val="script"/>
                <m:sty m:val="p"/>
              </m:rPr>
              <m:t>S</m:t>
            </m:r>
          </m:e>
          <m:sup>
            <m:r>
              <m:rPr>
                <m:sty m:val="p"/>
              </m:rPr>
              <m:t>⟂</m:t>
            </m:r>
          </m:sup>
        </m:sSup>
      </m:oMath>
      <w:ins w:id="9620" w:author="PR Preview" w:date="2026-01-01T00:00:00Z">
        <w:r>
          <w:t xml:space="preserve"> </w:t>
        </w:r>
      </w:ins>
      <w:ins w:id="9621" w:author="PR Preview" w:date="2026-01-01T00:00:00Z">
        <w:r>
          <w:t xml:space="preserve">(</w:t>
        </w:r>
      </w:ins>
      <w:hyperlink w:anchor="def-projection">
        <w:ins w:id="9622" w:author="PR Preview" w:date="2026-01-01T00:00:00Z">
          <w:r>
            <w:rPr>
              <w:rStyle w:val="Hyperlink"/>
            </w:rPr>
            <w:t xml:space="preserve">Definition 54</w:t>
          </w:r>
        </w:ins>
      </w:hyperlink>
      <w:ins w:id="9623" w:author="PR Preview" w:date="2026-01-01T00:00:00Z">
        <w:r>
          <w:t xml:space="preserve">).</w:t>
        </w:r>
      </w:ins>
    </w:p>
    <w:bookmarkEnd w:id="501"/>
    <w:bookmarkStart w:id="502" w:name="exm-orthogonal-projection"/>
    <w:p>
      <w:pPr>
        <w:pStyle w:val="BodyText"/>
      </w:pPr>
      <w:ins w:id="9624" w:author="PR Preview" w:date="2026-01-01T00:00:00Z">
        <w:r>
          <w:rPr>
            <w:b/>
            <w:bCs/>
          </w:rPr>
          <w:t xml:space="preserve">Example 155 (Projecting onto a line in</w:t>
        </w:r>
      </w:ins>
      <w:ins w:id="9625" w:author="PR Preview" w:date="2026-01-01T00:00:00Z">
        <w:r>
          <w:rPr>
            <w:b/>
            <w:bCs/>
          </w:rPr>
          <w:t xml:space="preserve"> </w:t>
        </w:r>
      </w:ins>
      <m:oMath>
        <m:sSup>
          <m:e>
            <m:r>
              <m:rPr>
                <m:scr m:val="double-struck"/>
                <m:sty m:val="p"/>
              </m:rPr>
              <m:t>R</m:t>
            </m:r>
          </m:e>
          <m:sup>
            <m:r>
              <m:t>3</m:t>
            </m:r>
          </m:sup>
        </m:sSup>
      </m:oMath>
      <w:ins w:id="9626" w:author="PR Preview" w:date="2026-01-01T00:00:00Z">
        <w:r>
          <w:rPr>
            <w:b/>
            <w:bCs/>
          </w:rPr>
          <w:t xml:space="preserve">)</w:t>
        </w:r>
      </w:ins>
      <w:ins w:id="9627" w:author="PR Preview" w:date="2026-01-01T00:00:00Z">
        <w:r>
          <w:t xml:space="preserve"> </w:t>
        </w:r>
      </w:ins>
      <w:ins w:id="9628" w:author="PR Preview" w:date="2026-01-01T00:00:00Z">
        <w:r>
          <w:t xml:space="preserve">In</w:t>
        </w:r>
      </w:ins>
      <w:ins w:id="9629" w:author="PR Preview" w:date="2026-01-01T00:00:00Z">
        <w:r>
          <w:t xml:space="preserve"> </w:t>
        </w:r>
      </w:ins>
      <w:hyperlink w:anchor="exm-orthogonal-direct-sum">
        <w:ins w:id="9630" w:author="PR Preview" w:date="2026-01-01T00:00:00Z">
          <w:r>
            <w:rPr>
              <w:rStyle w:val="Hyperlink"/>
            </w:rPr>
            <w:t xml:space="preserve">Example 87</w:t>
          </w:r>
        </w:ins>
      </w:hyperlink>
      <w:ins w:id="9631" w:author="PR Preview" w:date="2026-01-01T00:00:00Z">
        <w:r>
          <w:t xml:space="preserve">,</w:t>
        </w:r>
      </w:ins>
      <w:ins w:id="9632"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9633" w:author="PR Preview" w:date="2026-01-01T00:00:00Z">
        <w:r>
          <w:t xml:space="preserve"> </w:t>
        </w:r>
      </w:ins>
      <w:ins w:id="9634" w:author="PR Preview" w:date="2026-01-01T00:00:00Z">
        <w:r>
          <w:t xml:space="preserve">splits as</w:t>
        </w:r>
      </w:ins>
      <w:ins w:id="9635"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9636" w:author="PR Preview" w:date="2026-01-01T00:00:00Z">
        <w:r>
          <w:t xml:space="preserve">,</w:t>
        </w:r>
      </w:ins>
      <w:ins w:id="9637" w:author="PR Preview" w:date="2026-01-01T00:00:00Z">
        <w:r>
          <w:t xml:space="preserve"> </w:t>
        </w:r>
      </w:ins>
      <w:ins w:id="9638" w:author="PR Preview" w:date="2026-01-01T00:00:00Z">
        <w:r>
          <w:t xml:space="preserve">with</w:t>
        </w:r>
      </w:ins>
      <w:ins w:id="9639"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640" w:author="PR Preview" w:date="2026-01-01T00:00:00Z">
        <w:r>
          <w:t xml:space="preserve"> </w:t>
        </w:r>
      </w:ins>
      <w:ins w:id="9641" w:author="PR Preview" w:date="2026-01-01T00:00:00Z">
        <w:r>
          <w:t xml:space="preserve">and</w:t>
        </w:r>
      </w:ins>
      <w:ins w:id="9642"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9643" w:author="PR Preview" w:date="2026-01-01T00:00:00Z">
        <w:r>
          <w:t xml:space="preserve">.</w:t>
        </w:r>
      </w:ins>
      <w:ins w:id="9644" w:author="PR Preview" w:date="2026-01-01T00:00:00Z">
        <w:r>
          <w:t xml:space="preserve"> </w:t>
        </w:r>
      </w:ins>
      <w:ins w:id="9645" w:author="PR Preview" w:date="2026-01-01T00:00:00Z">
        <w:r>
          <w:t xml:space="preserve">So the orthogonal projection of</w:t>
        </w:r>
      </w:ins>
      <w:ins w:id="9646" w:author="PR Preview" w:date="2026-01-01T00:00:00Z">
        <w:r>
          <w:t xml:space="preserve"> </w:t>
        </w:r>
      </w:ins>
      <m:oMath>
        <m:r>
          <m:rPr>
            <m:sty m:val="p"/>
          </m:rPr>
          <m:t>(</m:t>
        </m:r>
        <m:r>
          <m:t>3</m:t>
        </m:r>
        <m:r>
          <m:rPr>
            <m:sty m:val="p"/>
          </m:rPr>
          <m:t>,</m:t>
        </m:r>
        <m:r>
          <m:t>1</m:t>
        </m:r>
        <m:r>
          <m:rPr>
            <m:sty m:val="p"/>
          </m:rPr>
          <m:t>,</m:t>
        </m:r>
        <m:r>
          <m:t>2</m:t>
        </m:r>
        <m:r>
          <m:rPr>
            <m:sty m:val="p"/>
          </m:rPr>
          <m:t>)</m:t>
        </m:r>
      </m:oMath>
      <w:ins w:id="9647" w:author="PR Preview" w:date="2026-01-01T00:00:00Z">
        <w:r>
          <w:t xml:space="preserve"> </w:t>
        </w:r>
      </w:ins>
      <w:ins w:id="9648" w:author="PR Preview" w:date="2026-01-01T00:00:00Z">
        <w:r>
          <w:t xml:space="preserve">onto</w:t>
        </w:r>
      </w:ins>
      <w:ins w:id="9649" w:author="PR Preview" w:date="2026-01-01T00:00:00Z">
        <w:r>
          <w:t xml:space="preserve"> </w:t>
        </w:r>
      </w:ins>
      <m:oMath>
        <m:r>
          <m:rPr>
            <m:scr m:val="script"/>
            <m:sty m:val="p"/>
          </m:rPr>
          <m:t>S</m:t>
        </m:r>
      </m:oMath>
      <w:ins w:id="9650" w:author="PR Preview" w:date="2026-01-01T00:00:00Z">
        <w:r>
          <w:t xml:space="preserve"> </w:t>
        </w:r>
      </w:ins>
      <w:ins w:id="9651" w:author="PR Preview" w:date="2026-01-01T00:00:00Z">
        <w:r>
          <w:t xml:space="preserve">is</w:t>
        </w:r>
      </w:ins>
      <w:ins w:id="9652" w:author="PR Preview" w:date="2026-01-01T00:00:00Z">
        <w:r>
          <w:t xml:space="preserve"> </w:t>
        </w:r>
      </w:ins>
      <m:oMath>
        <m:r>
          <m:rPr>
            <m:sty m:val="p"/>
          </m:rPr>
          <m:t>(</m:t>
        </m:r>
        <m:r>
          <m:t>2</m:t>
        </m:r>
        <m:r>
          <m:rPr>
            <m:sty m:val="p"/>
          </m:rPr>
          <m:t>,</m:t>
        </m:r>
        <m:r>
          <m:t>2</m:t>
        </m:r>
        <m:r>
          <m:rPr>
            <m:sty m:val="p"/>
          </m:rPr>
          <m:t>,</m:t>
        </m:r>
        <m:r>
          <m:t>0</m:t>
        </m:r>
        <m:r>
          <m:rPr>
            <m:sty m:val="p"/>
          </m:rPr>
          <m:t>)</m:t>
        </m:r>
      </m:oMath>
      <w:ins w:id="9653" w:author="PR Preview" w:date="2026-01-01T00:00:00Z">
        <w:r>
          <w:t xml:space="preserve">.</w:t>
        </w:r>
      </w:ins>
      <w:ins w:id="9654" w:author="PR Preview" w:date="2026-01-01T00:00:00Z">
        <w:r>
          <w:t xml:space="preserve"> </w:t>
        </w:r>
      </w:ins>
      <w:ins w:id="9655" w:author="PR Preview" w:date="2026-01-01T00:00:00Z">
        <w:r>
          <w:t xml:space="preserve">A vector already in</w:t>
        </w:r>
      </w:ins>
      <w:ins w:id="9656" w:author="PR Preview" w:date="2026-01-01T00:00:00Z">
        <w:r>
          <w:t xml:space="preserve"> </w:t>
        </w:r>
      </w:ins>
      <m:oMath>
        <m:r>
          <m:rPr>
            <m:scr m:val="script"/>
            <m:sty m:val="p"/>
          </m:rPr>
          <m:t>S</m:t>
        </m:r>
      </m:oMath>
      <w:ins w:id="9657" w:author="PR Preview" w:date="2026-01-01T00:00:00Z">
        <w:r>
          <w:t xml:space="preserve">, such as</w:t>
        </w:r>
      </w:ins>
      <w:ins w:id="9658" w:author="PR Preview" w:date="2026-01-01T00:00:00Z">
        <w:r>
          <w:t xml:space="preserve"> </w:t>
        </w:r>
      </w:ins>
      <m:oMath>
        <m:r>
          <m:rPr>
            <m:sty m:val="p"/>
          </m:rPr>
          <m:t>(</m:t>
        </m:r>
        <m:r>
          <m:t>5</m:t>
        </m:r>
        <m:r>
          <m:rPr>
            <m:sty m:val="p"/>
          </m:rPr>
          <m:t>,</m:t>
        </m:r>
        <m:r>
          <m:t>5</m:t>
        </m:r>
        <m:r>
          <m:rPr>
            <m:sty m:val="p"/>
          </m:rPr>
          <m:t>,</m:t>
        </m:r>
        <m:r>
          <m:t>0</m:t>
        </m:r>
        <m:r>
          <m:rPr>
            <m:sty m:val="p"/>
          </m:rPr>
          <m:t>)</m:t>
        </m:r>
      </m:oMath>
      <w:ins w:id="9659" w:author="PR Preview" w:date="2026-01-01T00:00:00Z">
        <w:r>
          <w:t xml:space="preserve">,</w:t>
        </w:r>
      </w:ins>
      <w:ins w:id="9660" w:author="PR Preview" w:date="2026-01-01T00:00:00Z">
        <w:r>
          <w:t xml:space="preserve"> </w:t>
        </w:r>
      </w:ins>
      <w:ins w:id="9661" w:author="PR Preview" w:date="2026-01-01T00:00:00Z">
        <w:r>
          <w:t xml:space="preserve">is its own projection, since</w:t>
        </w:r>
      </w:ins>
      <w:ins w:id="9662" w:author="PR Preview" w:date="2026-01-01T00:00:00Z">
        <w:r>
          <w:t xml:space="preserve"> </w:t>
        </w:r>
      </w:ins>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ins w:id="9663" w:author="PR Preview" w:date="2026-01-01T00:00:00Z">
        <w:r>
          <w:t xml:space="preserve"> </w:t>
        </w:r>
      </w:ins>
      <w:ins w:id="9664" w:author="PR Preview" w:date="2026-01-01T00:00:00Z">
        <w:r>
          <w:t xml:space="preserve">and</w:t>
        </w:r>
      </w:ins>
      <w:ins w:id="9665" w:author="PR Preview" w:date="2026-01-01T00:00:00Z">
        <w:r>
          <w:t xml:space="preserve"> </w:t>
        </w:r>
      </w:ins>
      <m:oMath>
        <m:acc>
          <m:accPr>
            <m:chr m:val="̃"/>
          </m:accPr>
          <m:e>
            <m:r>
              <m:t>0</m:t>
            </m:r>
          </m:e>
        </m:acc>
        <m:r>
          <m:rPr>
            <m:sty m:val="p"/>
          </m:rPr>
          <m:t>∈</m:t>
        </m:r>
        <m:sSup>
          <m:e>
            <m:r>
              <m:rPr>
                <m:scr m:val="script"/>
                <m:sty m:val="p"/>
              </m:rPr>
              <m:t>S</m:t>
            </m:r>
          </m:e>
          <m:sup>
            <m:r>
              <m:rPr>
                <m:sty m:val="p"/>
              </m:rPr>
              <m:t>⟂</m:t>
            </m:r>
          </m:sup>
        </m:sSup>
      </m:oMath>
      <w:ins w:id="9666" w:author="PR Preview" w:date="2026-01-01T00:00:00Z">
        <w:r>
          <w:t xml:space="preserve"> </w:t>
        </w:r>
      </w:ins>
      <w:ins w:id="9667" w:author="PR Preview" w:date="2026-01-01T00:00:00Z">
        <w:r>
          <w:t xml:space="preserve">(</w:t>
        </w:r>
      </w:ins>
      <w:hyperlink w:anchor="thm-orthogonal-complement-subspace">
        <w:ins w:id="9668" w:author="PR Preview" w:date="2026-01-01T00:00:00Z">
          <w:r>
            <w:rPr>
              <w:rStyle w:val="Hyperlink"/>
            </w:rPr>
            <w:t xml:space="preserve">Theorem 48</w:t>
          </w:r>
        </w:ins>
      </w:hyperlink>
      <w:ins w:id="9669" w:author="PR Preview" w:date="2026-01-01T00:00:00Z">
        <w:r>
          <w:t xml:space="preserve">,</w:t>
        </w:r>
      </w:ins>
      <w:ins w:id="9670" w:author="PR Preview" w:date="2026-01-01T00:00:00Z">
        <w:r>
          <w:t xml:space="preserve"> </w:t>
        </w:r>
      </w:ins>
      <w:hyperlink w:anchor="thm-subspace-zero">
        <w:ins w:id="9671" w:author="PR Preview" w:date="2026-01-01T00:00:00Z">
          <w:r>
            <w:rPr>
              <w:rStyle w:val="Hyperlink"/>
            </w:rPr>
            <w:t xml:space="preserve">Theorem 20</w:t>
          </w:r>
        </w:ins>
      </w:hyperlink>
      <w:ins w:id="9672" w:author="PR Preview" w:date="2026-01-01T00:00:00Z">
        <w:r>
          <w:t xml:space="preserve">);</w:t>
        </w:r>
      </w:ins>
      <w:ins w:id="9673" w:author="PR Preview" w:date="2026-01-01T00:00:00Z">
        <w:r>
          <w:t xml:space="preserve"> </w:t>
        </w:r>
      </w:ins>
      <w:ins w:id="9674" w:author="PR Preview" w:date="2026-01-01T00:00:00Z">
        <w:r>
          <w:t xml:space="preserve">a vector of</w:t>
        </w:r>
      </w:ins>
      <w:ins w:id="9675" w:author="PR Preview" w:date="2026-01-01T00:00:00Z">
        <w:r>
          <w:t xml:space="preserve"> </w:t>
        </w:r>
      </w:ins>
      <m:oMath>
        <m:sSup>
          <m:e>
            <m:r>
              <m:rPr>
                <m:scr m:val="script"/>
                <m:sty m:val="p"/>
              </m:rPr>
              <m:t>S</m:t>
            </m:r>
          </m:e>
          <m:sup>
            <m:r>
              <m:rPr>
                <m:sty m:val="p"/>
              </m:rPr>
              <m:t>⟂</m:t>
            </m:r>
          </m:sup>
        </m:sSup>
      </m:oMath>
      <w:ins w:id="9676" w:author="PR Preview" w:date="2026-01-01T00:00:00Z">
        <w:r>
          <w:t xml:space="preserve">, such as</w:t>
        </w:r>
      </w:ins>
      <w:ins w:id="9677"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9678" w:author="PR Preview" w:date="2026-01-01T00:00:00Z">
        <w:r>
          <w:t xml:space="preserve">,</w:t>
        </w:r>
      </w:ins>
      <w:ins w:id="9679" w:author="PR Preview" w:date="2026-01-01T00:00:00Z">
        <w:r>
          <w:t xml:space="preserve"> </w:t>
        </w:r>
      </w:ins>
      <w:ins w:id="9680" w:author="PR Preview" w:date="2026-01-01T00:00:00Z">
        <w:r>
          <w:t xml:space="preserve">projects to</w:t>
        </w:r>
      </w:ins>
      <w:ins w:id="9681" w:author="PR Preview" w:date="2026-01-01T00:00:00Z">
        <w:r>
          <w:t xml:space="preserve"> </w:t>
        </w:r>
      </w:ins>
      <m:oMath>
        <m:acc>
          <m:accPr>
            <m:chr m:val="̃"/>
          </m:accPr>
          <m:e>
            <m:r>
              <m:t>0</m:t>
            </m:r>
          </m:e>
        </m:acc>
      </m:oMath>
      <w:ins w:id="9682" w:author="PR Preview" w:date="2026-01-01T00:00:00Z">
        <w:r>
          <w:t xml:space="preserve">, since</w:t>
        </w:r>
      </w:ins>
      <w:ins w:id="968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ins w:id="9684" w:author="PR Preview" w:date="2026-01-01T00:00:00Z">
        <w:r>
          <w:t xml:space="preserve"> </w:t>
        </w:r>
      </w:ins>
      <w:ins w:id="9685" w:author="PR Preview" w:date="2026-01-01T00:00:00Z">
        <w:r>
          <w:t xml:space="preserve">and</w:t>
        </w:r>
      </w:ins>
      <w:ins w:id="9686" w:author="PR Preview" w:date="2026-01-01T00:00:00Z">
        <w:r>
          <w:t xml:space="preserve"> </w:t>
        </w:r>
      </w:ins>
      <m:oMath>
        <m:acc>
          <m:accPr>
            <m:chr m:val="̃"/>
          </m:accPr>
          <m:e>
            <m:r>
              <m:t>0</m:t>
            </m:r>
          </m:e>
        </m:acc>
        <m:r>
          <m:rPr>
            <m:sty m:val="p"/>
          </m:rPr>
          <m:t>∈</m:t>
        </m:r>
        <m:r>
          <m:rPr>
            <m:scr m:val="script"/>
            <m:sty m:val="p"/>
          </m:rPr>
          <m:t>S</m:t>
        </m:r>
      </m:oMath>
      <w:ins w:id="9687" w:author="PR Preview" w:date="2026-01-01T00:00:00Z">
        <w:r>
          <w:t xml:space="preserve"> </w:t>
        </w:r>
      </w:ins>
      <w:ins w:id="9688" w:author="PR Preview" w:date="2026-01-01T00:00:00Z">
        <w:r>
          <w:t xml:space="preserve">(</w:t>
        </w:r>
      </w:ins>
      <w:hyperlink w:anchor="thm-subspace-zero">
        <w:ins w:id="9689" w:author="PR Preview" w:date="2026-01-01T00:00:00Z">
          <w:r>
            <w:rPr>
              <w:rStyle w:val="Hyperlink"/>
            </w:rPr>
            <w:t xml:space="preserve">Theorem 20</w:t>
          </w:r>
        </w:ins>
      </w:hyperlink>
      <w:ins w:id="9690" w:author="PR Preview" w:date="2026-01-01T00:00:00Z">
        <w:r>
          <w:t xml:space="preserve">).</w:t>
        </w:r>
      </w:ins>
    </w:p>
    <w:bookmarkEnd w:id="502"/>
    <w:bookmarkStart w:id="503" w:name="exm-not-orthogonal-projection"/>
    <w:p>
      <w:pPr>
        <w:pStyle w:val="BodyText"/>
      </w:pPr>
      <w:ins w:id="9691" w:author="PR Preview" w:date="2026-01-01T00:00:00Z">
        <w:r>
          <w:rPr>
            <w:b/>
            <w:bCs/>
          </w:rPr>
          <w:t xml:space="preserve">Example 156 (A split that is not the orthogonal one)</w:t>
        </w:r>
      </w:ins>
      <w:ins w:id="9692" w:author="PR Preview" w:date="2026-01-01T00:00:00Z">
        <w:r>
          <w:t xml:space="preserve"> </w:t>
        </w:r>
      </w:ins>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ins w:id="9693" w:author="PR Preview" w:date="2026-01-01T00:00:00Z">
        <w:r>
          <w:t xml:space="preserve"> </w:t>
        </w:r>
      </w:ins>
      <w:ins w:id="9694" w:author="PR Preview" w:date="2026-01-01T00:00:00Z">
        <w:r>
          <w:t xml:space="preserve">also writes</w:t>
        </w:r>
      </w:ins>
      <w:ins w:id="9695" w:author="PR Preview" w:date="2026-01-01T00:00:00Z">
        <w:r>
          <w:t xml:space="preserve"> </w:t>
        </w:r>
      </w:ins>
      <m:oMath>
        <m:r>
          <m:rPr>
            <m:sty m:val="p"/>
          </m:rPr>
          <m:t>(</m:t>
        </m:r>
        <m:r>
          <m:t>3</m:t>
        </m:r>
        <m:r>
          <m:rPr>
            <m:sty m:val="p"/>
          </m:rPr>
          <m:t>,</m:t>
        </m:r>
        <m:r>
          <m:t>1</m:t>
        </m:r>
        <m:r>
          <m:rPr>
            <m:sty m:val="p"/>
          </m:rPr>
          <m:t>,</m:t>
        </m:r>
        <m:r>
          <m:t>2</m:t>
        </m:r>
        <m:r>
          <m:rPr>
            <m:sty m:val="p"/>
          </m:rPr>
          <m:t>)</m:t>
        </m:r>
      </m:oMath>
      <w:ins w:id="9696" w:author="PR Preview" w:date="2026-01-01T00:00:00Z">
        <w:r>
          <w:t xml:space="preserve"> </w:t>
        </w:r>
      </w:ins>
      <w:ins w:id="9697" w:author="PR Preview" w:date="2026-01-01T00:00:00Z">
        <w:r>
          <w:t xml:space="preserve">as a vector of</w:t>
        </w:r>
      </w:ins>
      <w:ins w:id="969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699" w:author="PR Preview" w:date="2026-01-01T00:00:00Z">
        <w:r>
          <w:t xml:space="preserve"> </w:t>
        </w:r>
      </w:ins>
      <w:ins w:id="9700" w:author="PR Preview" w:date="2026-01-01T00:00:00Z">
        <w:r>
          <w:t xml:space="preserve">plus a remainder,</w:t>
        </w:r>
      </w:ins>
      <w:ins w:id="9701" w:author="PR Preview" w:date="2026-01-01T00:00:00Z">
        <w:r>
          <w:t xml:space="preserve"> </w:t>
        </w:r>
      </w:ins>
      <w:ins w:id="9702" w:author="PR Preview" w:date="2026-01-01T00:00:00Z">
        <w:r>
          <w:t xml:space="preserve">but</w:t>
        </w:r>
      </w:ins>
      <w:ins w:id="9703" w:author="PR Preview" w:date="2026-01-01T00:00:00Z">
        <w:r>
          <w:t xml:space="preserve"> </w:t>
        </w:r>
      </w:ins>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ins w:id="9704" w:author="PR Preview" w:date="2026-01-01T00:00:00Z">
        <w:r>
          <w:t xml:space="preserve">,</w:t>
        </w:r>
      </w:ins>
      <w:ins w:id="9705" w:author="PR Preview" w:date="2026-01-01T00:00:00Z">
        <w:r>
          <w:t xml:space="preserve"> </w:t>
        </w:r>
      </w:ins>
      <w:ins w:id="9706" w:author="PR Preview" w:date="2026-01-01T00:00:00Z">
        <w:r>
          <w:t xml:space="preserve">so the remainder is not in</w:t>
        </w:r>
      </w:ins>
      <w:ins w:id="9707" w:author="PR Preview" w:date="2026-01-01T00:00:00Z">
        <w:r>
          <w:t xml:space="preserve"> </w:t>
        </w:r>
      </w:ins>
      <m:oMath>
        <m:sSup>
          <m:e>
            <m:r>
              <m:rPr>
                <m:scr m:val="script"/>
                <m:sty m:val="p"/>
              </m:rPr>
              <m:t>S</m:t>
            </m:r>
          </m:e>
          <m:sup>
            <m:r>
              <m:rPr>
                <m:sty m:val="p"/>
              </m:rPr>
              <m:t>⟂</m:t>
            </m:r>
          </m:sup>
        </m:sSup>
      </m:oMath>
      <w:ins w:id="9708" w:author="PR Preview" w:date="2026-01-01T00:00:00Z">
        <w:r>
          <w:t xml:space="preserve">,</w:t>
        </w:r>
      </w:ins>
      <w:ins w:id="9709" w:author="PR Preview" w:date="2026-01-01T00:00:00Z">
        <w:r>
          <w:t xml:space="preserve"> </w:t>
        </w:r>
      </w:ins>
      <w:ins w:id="9710" w:author="PR Preview" w:date="2026-01-01T00:00:00Z">
        <w:r>
          <w:t xml:space="preserve">and</w:t>
        </w:r>
      </w:ins>
      <w:ins w:id="9711" w:author="PR Preview" w:date="2026-01-01T00:00:00Z">
        <w:r>
          <w:t xml:space="preserve"> </w:t>
        </w:r>
      </w:ins>
      <m:oMath>
        <m:r>
          <m:rPr>
            <m:sty m:val="p"/>
          </m:rPr>
          <m:t>(</m:t>
        </m:r>
        <m:r>
          <m:t>3</m:t>
        </m:r>
        <m:r>
          <m:rPr>
            <m:sty m:val="p"/>
          </m:rPr>
          <m:t>,</m:t>
        </m:r>
        <m:r>
          <m:t>3</m:t>
        </m:r>
        <m:r>
          <m:rPr>
            <m:sty m:val="p"/>
          </m:rPr>
          <m:t>,</m:t>
        </m:r>
        <m:r>
          <m:t>0</m:t>
        </m:r>
        <m:r>
          <m:rPr>
            <m:sty m:val="p"/>
          </m:rPr>
          <m:t>)</m:t>
        </m:r>
      </m:oMath>
      <w:ins w:id="9712" w:author="PR Preview" w:date="2026-01-01T00:00:00Z">
        <w:r>
          <w:t xml:space="preserve"> </w:t>
        </w:r>
      </w:ins>
      <w:ins w:id="9713" w:author="PR Preview" w:date="2026-01-01T00:00:00Z">
        <w:r>
          <w:t xml:space="preserve">is not the orthogonal projection of</w:t>
        </w:r>
      </w:ins>
      <w:ins w:id="9714" w:author="PR Preview" w:date="2026-01-01T00:00:00Z">
        <w:r>
          <w:t xml:space="preserve"> </w:t>
        </w:r>
      </w:ins>
      <m:oMath>
        <m:r>
          <m:rPr>
            <m:sty m:val="p"/>
          </m:rPr>
          <m:t>(</m:t>
        </m:r>
        <m:r>
          <m:t>3</m:t>
        </m:r>
        <m:r>
          <m:rPr>
            <m:sty m:val="p"/>
          </m:rPr>
          <m:t>,</m:t>
        </m:r>
        <m:r>
          <m:t>1</m:t>
        </m:r>
        <m:r>
          <m:rPr>
            <m:sty m:val="p"/>
          </m:rPr>
          <m:t>,</m:t>
        </m:r>
        <m:r>
          <m:t>2</m:t>
        </m:r>
        <m:r>
          <m:rPr>
            <m:sty m:val="p"/>
          </m:rPr>
          <m:t>)</m:t>
        </m:r>
      </m:oMath>
      <w:ins w:id="9715" w:author="PR Preview" w:date="2026-01-01T00:00:00Z">
        <w:r>
          <w:t xml:space="preserve"> </w:t>
        </w:r>
      </w:ins>
      <w:ins w:id="9716" w:author="PR Preview" w:date="2026-01-01T00:00:00Z">
        <w:r>
          <w:t xml:space="preserve">onto</w:t>
        </w:r>
      </w:ins>
      <w:ins w:id="9717" w:author="PR Preview" w:date="2026-01-01T00:00:00Z">
        <w:r>
          <w:t xml:space="preserve"> </w:t>
        </w:r>
      </w:ins>
      <m:oMath>
        <m:r>
          <m:rPr>
            <m:scr m:val="script"/>
            <m:sty m:val="p"/>
          </m:rPr>
          <m:t>S</m:t>
        </m:r>
      </m:oMath>
      <w:ins w:id="9718" w:author="PR Preview" w:date="2026-01-01T00:00:00Z">
        <w:r>
          <w:t xml:space="preserve">.</w:t>
        </w:r>
      </w:ins>
    </w:p>
    <w:bookmarkEnd w:id="503"/>
    <w:bookmarkStart w:id="504" w:name="thm-closest-point"/>
    <w:p>
      <w:pPr>
        <w:pStyle w:val="BodyText"/>
      </w:pPr>
      <w:ins w:id="9719" w:author="PR Preview" w:date="2026-01-01T00:00:00Z">
        <w:r>
          <w:rPr>
            <w:b/>
            <w:bCs/>
          </w:rPr>
          <w:t xml:space="preserve">Theorem 83 (The orthogonal projection is the closest point)</w:t>
        </w:r>
      </w:ins>
      <w:ins w:id="9720" w:author="PR Preview" w:date="2026-01-01T00:00:00Z">
        <w:r>
          <w:t xml:space="preserve"> </w:t>
        </w:r>
      </w:ins>
      <w:ins w:id="9721" w:author="PR Preview" w:date="2026-01-01T00:00:00Z">
        <w:r>
          <w:t xml:space="preserve">Let</w:t>
        </w:r>
      </w:ins>
      <w:ins w:id="9722" w:author="PR Preview" w:date="2026-01-01T00:00:00Z">
        <w:r>
          <w:t xml:space="preserve"> </w:t>
        </w:r>
      </w:ins>
      <m:oMath>
        <m:r>
          <m:rPr>
            <m:scr m:val="script"/>
            <m:sty m:val="p"/>
          </m:rPr>
          <m:t>S</m:t>
        </m:r>
      </m:oMath>
      <w:ins w:id="9723" w:author="PR Preview" w:date="2026-01-01T00:00:00Z">
        <w:r>
          <w:t xml:space="preserve"> </w:t>
        </w:r>
      </w:ins>
      <w:ins w:id="9724" w:author="PR Preview" w:date="2026-01-01T00:00:00Z">
        <w:r>
          <w:t xml:space="preserve">be a subspace of</w:t>
        </w:r>
      </w:ins>
      <w:ins w:id="9725" w:author="PR Preview" w:date="2026-01-01T00:00:00Z">
        <w:r>
          <w:t xml:space="preserve"> </w:t>
        </w:r>
      </w:ins>
      <m:oMath>
        <m:sSup>
          <m:e>
            <m:r>
              <m:rPr>
                <m:scr m:val="double-struck"/>
                <m:sty m:val="p"/>
              </m:rPr>
              <m:t>R</m:t>
            </m:r>
          </m:e>
          <m:sup>
            <m:r>
              <m:t>p</m:t>
            </m:r>
          </m:sup>
        </m:sSup>
      </m:oMath>
      <w:ins w:id="9726" w:author="PR Preview" w:date="2026-01-01T00:00:00Z">
        <w:r>
          <w:t xml:space="preserve">, let</w:t>
        </w:r>
      </w:ins>
      <w:ins w:id="9727" w:author="PR Preview" w:date="2026-01-01T00:00:00Z">
        <w:r>
          <w:t xml:space="preserve"> </w:t>
        </w:r>
      </w:ins>
      <m:oMath>
        <m:acc>
          <m:accPr>
            <m:chr m:val="̃"/>
          </m:accPr>
          <m:e>
            <m:r>
              <m:t>y</m:t>
            </m:r>
          </m:e>
        </m:acc>
        <m:r>
          <m:rPr>
            <m:sty m:val="p"/>
          </m:rPr>
          <m:t>∈</m:t>
        </m:r>
        <m:sSup>
          <m:e>
            <m:r>
              <m:rPr>
                <m:scr m:val="double-struck"/>
                <m:sty m:val="p"/>
              </m:rPr>
              <m:t>R</m:t>
            </m:r>
          </m:e>
          <m:sup>
            <m:r>
              <m:t>p</m:t>
            </m:r>
          </m:sup>
        </m:sSup>
      </m:oMath>
      <w:ins w:id="9728" w:author="PR Preview" w:date="2026-01-01T00:00:00Z">
        <w:r>
          <w:t xml:space="preserve">,</w:t>
        </w:r>
      </w:ins>
      <w:ins w:id="9729" w:author="PR Preview" w:date="2026-01-01T00:00:00Z">
        <w:r>
          <w:t xml:space="preserve"> </w:t>
        </w:r>
      </w:ins>
      <w:ins w:id="9730" w:author="PR Preview" w:date="2026-01-01T00:00:00Z">
        <w:r>
          <w:t xml:space="preserve">and let</w:t>
        </w:r>
      </w:ins>
      <w:ins w:id="9731" w:author="PR Preview" w:date="2026-01-01T00:00:00Z">
        <w:r>
          <w:t xml:space="preserve"> </w:t>
        </w:r>
      </w:ins>
      <m:oMath>
        <m:acc>
          <m:accPr>
            <m:chr m:val="̃"/>
          </m:accPr>
          <m:e>
            <m:r>
              <m:t>u</m:t>
            </m:r>
          </m:e>
        </m:acc>
      </m:oMath>
      <w:ins w:id="9732" w:author="PR Preview" w:date="2026-01-01T00:00:00Z">
        <w:r>
          <w:t xml:space="preserve"> </w:t>
        </w:r>
      </w:ins>
      <w:ins w:id="9733" w:author="PR Preview" w:date="2026-01-01T00:00:00Z">
        <w:r>
          <w:t xml:space="preserve">be the orthogonal projection of</w:t>
        </w:r>
      </w:ins>
      <w:ins w:id="9734" w:author="PR Preview" w:date="2026-01-01T00:00:00Z">
        <w:r>
          <w:t xml:space="preserve"> </w:t>
        </w:r>
      </w:ins>
      <m:oMath>
        <m:acc>
          <m:accPr>
            <m:chr m:val="̃"/>
          </m:accPr>
          <m:e>
            <m:r>
              <m:t>y</m:t>
            </m:r>
          </m:e>
        </m:acc>
      </m:oMath>
      <w:ins w:id="9735" w:author="PR Preview" w:date="2026-01-01T00:00:00Z">
        <w:r>
          <w:t xml:space="preserve"> </w:t>
        </w:r>
      </w:ins>
      <w:ins w:id="9736" w:author="PR Preview" w:date="2026-01-01T00:00:00Z">
        <w:r>
          <w:t xml:space="preserve">onto</w:t>
        </w:r>
      </w:ins>
      <w:ins w:id="9737" w:author="PR Preview" w:date="2026-01-01T00:00:00Z">
        <w:r>
          <w:t xml:space="preserve"> </w:t>
        </w:r>
      </w:ins>
      <m:oMath>
        <m:r>
          <m:rPr>
            <m:scr m:val="script"/>
            <m:sty m:val="p"/>
          </m:rPr>
          <m:t>S</m:t>
        </m:r>
      </m:oMath>
      <w:ins w:id="9738" w:author="PR Preview" w:date="2026-01-01T00:00:00Z">
        <w:r>
          <w:t xml:space="preserve"> </w:t>
        </w:r>
      </w:ins>
      <w:ins w:id="9739" w:author="PR Preview" w:date="2026-01-01T00:00:00Z">
        <w:r>
          <w:t xml:space="preserve">(</w:t>
        </w:r>
      </w:ins>
      <w:hyperlink w:anchor="def-orthogonal-projection">
        <w:ins w:id="9740" w:author="PR Preview" w:date="2026-01-01T00:00:00Z">
          <w:r>
            <w:rPr>
              <w:rStyle w:val="Hyperlink"/>
            </w:rPr>
            <w:t xml:space="preserve">Definition 91</w:t>
          </w:r>
        </w:ins>
      </w:hyperlink>
      <w:ins w:id="9741" w:author="PR Preview" w:date="2026-01-01T00:00:00Z">
        <w:r>
          <w:t xml:space="preserve">).</w:t>
        </w:r>
      </w:ins>
      <w:ins w:id="9742" w:author="PR Preview" w:date="2026-01-01T00:00:00Z">
        <w:r>
          <w:t xml:space="preserve"> </w:t>
        </w:r>
      </w:ins>
      <w:ins w:id="9743" w:author="PR Preview" w:date="2026-01-01T00:00:00Z">
        <w:r>
          <w:t xml:space="preserve">Then for every</w:t>
        </w:r>
      </w:ins>
      <w:ins w:id="9744" w:author="PR Preview" w:date="2026-01-01T00:00:00Z">
        <w:r>
          <w:t xml:space="preserve"> </w:t>
        </w:r>
      </w:ins>
      <m:oMath>
        <m:acc>
          <m:accPr>
            <m:chr m:val="̃"/>
          </m:accPr>
          <m:e>
            <m:r>
              <m:t>w</m:t>
            </m:r>
          </m:e>
        </m:acc>
        <m:r>
          <m:rPr>
            <m:sty m:val="p"/>
          </m:rPr>
          <m:t>∈</m:t>
        </m:r>
        <m:r>
          <m:rPr>
            <m:scr m:val="script"/>
            <m:sty m:val="p"/>
          </m:rPr>
          <m:t>S</m:t>
        </m:r>
      </m:oMath>
      <w:ins w:id="9745" w:author="PR Preview" w:date="2026-01-01T00:00:00Z">
        <w:r>
          <w:t xml:space="preserve">,</w:t>
        </w:r>
      </w:ins>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504"/>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54</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53</m:t>
              </m:r>
              <m:r>
                <m:rPr>
                  <m:nor/>
                  <m:sty m:val="p"/>
                </m:rPr>
                <m:t>)</m:t>
              </m:r>
            </m:e>
          </m:eqArr>
        </m:oMath>
      </m:oMathPara>
    </w:p>
    <w:p>
      <w:pPr>
        <w:pStyle w:val="FirstParagraph"/>
      </w:pPr>
      <w:del w:id="9746" w:author="PR Preview" w:date="2026-01-01T00:00:00Z">
        <w:r>
          <w:delText xml:space="preserve">with equality exactly when</w:delText>
        </w:r>
      </w:del>
      <w:del w:id="9747" w:author="PR Preview" w:date="2026-01-01T00:00:00Z">
        <w:r>
          <w:delText xml:space="preserve"> </w:delText>
        </w:r>
      </w:del>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del w:id="9748" w:author="PR Preview" w:date="2026-01-01T00:00:00Z">
        <w:r>
          <w:delText xml:space="preserve">,</w:delText>
        </w:r>
      </w:del>
      <w:del w:id="9749" w:author="PR Preview" w:date="2026-01-01T00:00:00Z">
        <w:r>
          <w:delText xml:space="preserve"> </w:delText>
        </w:r>
      </w:del>
      <w:del w:id="9750" w:author="PR Preview" w:date="2026-01-01T00:00:00Z">
        <w:r>
          <w:delText xml:space="preserve">that is, when</w:delText>
        </w:r>
      </w:del>
      <w:del w:id="9751" w:author="PR Preview" w:date="2026-01-01T00:00:00Z">
        <w:r>
          <w:delText xml:space="preserve"> </w:delText>
        </w:r>
      </w:del>
      <m:oMath>
        <m:acc>
          <m:accPr>
            <m:chr m:val="̃"/>
          </m:accPr>
          <m:e>
            <m:r>
              <m:t>w</m:t>
            </m:r>
          </m:e>
        </m:acc>
        <m:r>
          <m:rPr>
            <m:sty m:val="p"/>
          </m:rPr>
          <m:t>=</m:t>
        </m:r>
        <m:acc>
          <m:accPr>
            <m:chr m:val="̃"/>
          </m:accPr>
          <m:e>
            <m:r>
              <m:t>u</m:t>
            </m:r>
          </m:e>
        </m:acc>
      </m:oMath>
      <w:del w:id="9752" w:author="PR Preview" w:date="2026-01-01T00:00:00Z">
        <w:r>
          <w:delText xml:space="preserve"> </w:delText>
        </w:r>
      </w:del>
      <w:del w:id="9753" w:author="PR Preview" w:date="2026-01-01T00:00:00Z">
        <w:r>
          <w:delText xml:space="preserve">(</w:delText>
        </w:r>
      </w:del>
      <w:hyperlink w:anchor="thm-norm-properties">
        <w:del w:id="9754" w:author="PR Preview" w:date="2026-01-01T00:00:00Z">
          <w:r>
            <w:rPr>
              <w:rStyle w:val="Hyperlink"/>
            </w:rPr>
            <w:delText xml:space="preserve">Theorem 52</w:delText>
          </w:r>
        </w:del>
      </w:hyperlink>
      <w:del w:id="9755" w:author="PR Preview" w:date="2026-01-01T00:00:00Z">
        <w:r>
          <w:delText xml:space="preserve">, part 1).</w:delText>
        </w:r>
      </w:del>
      <w:del w:id="9756" w:author="PR Preview" w:date="2026-01-01T00:00:00Z">
        <w:r>
          <w:delText xml:space="preserve"> </w:delText>
        </w:r>
      </w:del>
      <w:del w:id="9757" w:author="PR Preview" w:date="2026-01-01T00:00:00Z">
        <w:r>
          <w:delText xml:space="preserve">Taking nonnegative square roots preserves the inequality.</w:delText>
        </w:r>
      </w:del>
    </w:p>
    <w:p>
      <w:pPr>
        <w:pStyle w:val="BodyText"/>
      </w:pPr>
      <w:del w:id="9758" w:author="PR Preview" w:date="2026-01-01T00:00:00Z">
        <w:r>
          <w:rPr>
            <w:b/>
            <w:bCs/>
          </w:rPr>
          <w:delText xml:space="preserve">Example 154 (No point of the line is closer)</w:delText>
        </w:r>
      </w:del>
      <w:del w:id="9759" w:author="PR Preview" w:date="2026-01-01T00:00:00Z">
        <w:r>
          <w:delText xml:space="preserve"> </w:delText>
        </w:r>
      </w:del>
      <w:del w:id="9760" w:author="PR Preview" w:date="2026-01-01T00:00:00Z">
        <w:r>
          <w:delText xml:space="preserve">In</w:delText>
        </w:r>
      </w:del>
      <w:del w:id="9761" w:author="PR Preview" w:date="2026-01-01T00:00:00Z">
        <w:r>
          <w:delText xml:space="preserve"> </w:delText>
        </w:r>
      </w:del>
      <w:hyperlink w:anchor="exm-orthogonal-projection">
        <w:del w:id="9762" w:author="PR Preview" w:date="2026-01-01T00:00:00Z">
          <w:r>
            <w:rPr>
              <w:rStyle w:val="Hyperlink"/>
            </w:rPr>
            <w:delText xml:space="preserve">Example 152</w:delText>
          </w:r>
        </w:del>
      </w:hyperlink>
      <w:del w:id="9763" w:author="PR Preview" w:date="2026-01-01T00:00:00Z">
        <w:r>
          <w:delText xml:space="preserve">,</w:delText>
        </w:r>
      </w:del>
      <w:del w:id="9764"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9765" w:author="PR Preview" w:date="2026-01-01T00:00:00Z">
        <w:r>
          <w:delText xml:space="preserve"> </w:delText>
        </w:r>
      </w:del>
      <w:del w:id="9766" w:author="PR Preview" w:date="2026-01-01T00:00:00Z">
        <w:r>
          <w:delText xml:space="preserve">has projection</w:delText>
        </w:r>
      </w:del>
      <w:del w:id="9767" w:author="PR Preview" w:date="2026-01-01T00:00:00Z">
        <w:r>
          <w:delText xml:space="preserve"> </w:delText>
        </w:r>
      </w:del>
      <m:oMath>
        <m:acc>
          <m:accPr>
            <m:chr m:val="̃"/>
          </m:accPr>
          <m:e>
            <m:r>
              <m:t>u</m:t>
            </m:r>
          </m:e>
        </m:acc>
        <m:r>
          <m:rPr>
            <m:sty m:val="p"/>
          </m:rPr>
          <m:t>=</m:t>
        </m:r>
        <m:r>
          <m:rPr>
            <m:sty m:val="p"/>
          </m:rPr>
          <m:t>(</m:t>
        </m:r>
        <m:r>
          <m:t>2</m:t>
        </m:r>
        <m:r>
          <m:rPr>
            <m:sty m:val="p"/>
          </m:rPr>
          <m:t>,</m:t>
        </m:r>
        <m:r>
          <m:t>2</m:t>
        </m:r>
        <m:r>
          <m:rPr>
            <m:sty m:val="p"/>
          </m:rPr>
          <m:t>,</m:t>
        </m:r>
        <m:r>
          <m:t>0</m:t>
        </m:r>
        <m:r>
          <m:rPr>
            <m:sty m:val="p"/>
          </m:rPr>
          <m:t>)</m:t>
        </m:r>
      </m:oMath>
      <w:del w:id="9768" w:author="PR Preview" w:date="2026-01-01T00:00:00Z">
        <w:r>
          <w:delText xml:space="preserve"> </w:delText>
        </w:r>
      </w:del>
      <w:del w:id="9769" w:author="PR Preview" w:date="2026-01-01T00:00:00Z">
        <w:r>
          <w:delText xml:space="preserve">onto</w:delText>
        </w:r>
      </w:del>
      <w:del w:id="977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771" w:author="PR Preview" w:date="2026-01-01T00:00:00Z">
        <w:r>
          <w:delText xml:space="preserve">,</w:delText>
        </w:r>
      </w:del>
      <w:del w:id="9772" w:author="PR Preview" w:date="2026-01-01T00:00:00Z">
        <w:r>
          <w:delText xml:space="preserve"> </w:delText>
        </w:r>
      </w:del>
      <w:del w:id="9773" w:author="PR Preview" w:date="2026-01-01T00:00:00Z">
        <w:r>
          <w:delText xml:space="preserve">at distance</w:delText>
        </w:r>
      </w:del>
      <w:del w:id="9774"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9775" w:author="PR Preview" w:date="2026-01-01T00:00:00Z">
        <w:r>
          <w:delText xml:space="preserve">.</w:delText>
        </w:r>
      </w:del>
      <w:del w:id="9776" w:author="PR Preview" w:date="2026-01-01T00:00:00Z">
        <w:r>
          <w:delText xml:space="preserve"> </w:delText>
        </w:r>
      </w:del>
      <w:del w:id="9777" w:author="PR Preview" w:date="2026-01-01T00:00:00Z">
        <w:r>
          <w:delText xml:space="preserve">Another point of</w:delText>
        </w:r>
      </w:del>
      <w:del w:id="9778" w:author="PR Preview" w:date="2026-01-01T00:00:00Z">
        <w:r>
          <w:delText xml:space="preserve"> </w:delText>
        </w:r>
      </w:del>
      <m:oMath>
        <m:r>
          <m:rPr>
            <m:scr m:val="script"/>
            <m:sty m:val="p"/>
          </m:rPr>
          <m:t>S</m:t>
        </m:r>
      </m:oMath>
      <w:del w:id="9779" w:author="PR Preview" w:date="2026-01-01T00:00:00Z">
        <w:r>
          <w:delText xml:space="preserve">, such as</w:delText>
        </w:r>
      </w:del>
      <w:del w:id="9780" w:author="PR Preview" w:date="2026-01-01T00:00:00Z">
        <w:r>
          <w:delText xml:space="preserve"> </w:delText>
        </w:r>
      </w:del>
      <m:oMath>
        <m:acc>
          <m:accPr>
            <m:chr m:val="̃"/>
          </m:accPr>
          <m:e>
            <m:r>
              <m:t>w</m:t>
            </m:r>
          </m:e>
        </m:acc>
        <m:r>
          <m:rPr>
            <m:sty m:val="p"/>
          </m:rPr>
          <m:t>=</m:t>
        </m:r>
        <m:r>
          <m:rPr>
            <m:sty m:val="p"/>
          </m:rPr>
          <m:t>(</m:t>
        </m:r>
        <m:r>
          <m:t>3</m:t>
        </m:r>
        <m:r>
          <m:rPr>
            <m:sty m:val="p"/>
          </m:rPr>
          <m:t>,</m:t>
        </m:r>
        <m:r>
          <m:t>3</m:t>
        </m:r>
        <m:r>
          <m:rPr>
            <m:sty m:val="p"/>
          </m:rPr>
          <m:t>,</m:t>
        </m:r>
        <m:r>
          <m:t>0</m:t>
        </m:r>
        <m:r>
          <m:rPr>
            <m:sty m:val="p"/>
          </m:rPr>
          <m:t>)</m:t>
        </m:r>
      </m:oMath>
      <w:del w:id="9781" w:author="PR Preview" w:date="2026-01-01T00:00:00Z">
        <w:r>
          <w:delText xml:space="preserve">,</w:delText>
        </w:r>
      </w:del>
      <w:del w:id="9782" w:author="PR Preview" w:date="2026-01-01T00:00:00Z">
        <w:r>
          <w:delText xml:space="preserve"> </w:delText>
        </w:r>
      </w:del>
      <w:del w:id="9783" w:author="PR Preview" w:date="2026-01-01T00:00:00Z">
        <w:r>
          <w:delText xml:space="preserve">is farther:</w:delText>
        </w:r>
      </w:del>
    </w:p>
    <w:p>
      <w:pPr>
        <w:pStyle w:val="FirstParagraph"/>
      </w:pPr>
      <w:ins w:id="9784" w:author="PR Preview" w:date="2026-01-01T00:00:00Z">
        <w:r>
          <w:t xml:space="preserve">with equality exactly when</w:t>
        </w:r>
      </w:ins>
      <w:ins w:id="9785" w:author="PR Preview" w:date="2026-01-01T00:00:00Z">
        <w:r>
          <w:t xml:space="preserve"> </w:t>
        </w:r>
      </w:ins>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ins w:id="9786" w:author="PR Preview" w:date="2026-01-01T00:00:00Z">
        <w:r>
          <w:t xml:space="preserve">,</w:t>
        </w:r>
      </w:ins>
      <w:ins w:id="9787" w:author="PR Preview" w:date="2026-01-01T00:00:00Z">
        <w:r>
          <w:t xml:space="preserve"> </w:t>
        </w:r>
      </w:ins>
      <w:ins w:id="9788" w:author="PR Preview" w:date="2026-01-01T00:00:00Z">
        <w:r>
          <w:t xml:space="preserve">that is, when</w:t>
        </w:r>
      </w:ins>
      <w:ins w:id="9789" w:author="PR Preview" w:date="2026-01-01T00:00:00Z">
        <w:r>
          <w:t xml:space="preserve"> </w:t>
        </w:r>
      </w:ins>
      <m:oMath>
        <m:acc>
          <m:accPr>
            <m:chr m:val="̃"/>
          </m:accPr>
          <m:e>
            <m:r>
              <m:t>w</m:t>
            </m:r>
          </m:e>
        </m:acc>
        <m:r>
          <m:rPr>
            <m:sty m:val="p"/>
          </m:rPr>
          <m:t>=</m:t>
        </m:r>
        <m:acc>
          <m:accPr>
            <m:chr m:val="̃"/>
          </m:accPr>
          <m:e>
            <m:r>
              <m:t>u</m:t>
            </m:r>
          </m:e>
        </m:acc>
      </m:oMath>
      <w:ins w:id="9790" w:author="PR Preview" w:date="2026-01-01T00:00:00Z">
        <w:r>
          <w:t xml:space="preserve"> </w:t>
        </w:r>
      </w:ins>
      <w:ins w:id="9791" w:author="PR Preview" w:date="2026-01-01T00:00:00Z">
        <w:r>
          <w:t xml:space="preserve">(</w:t>
        </w:r>
      </w:ins>
      <w:hyperlink w:anchor="thm-norm-properties">
        <w:ins w:id="9792" w:author="PR Preview" w:date="2026-01-01T00:00:00Z">
          <w:r>
            <w:rPr>
              <w:rStyle w:val="Hyperlink"/>
            </w:rPr>
            <w:t xml:space="preserve">Theorem 53</w:t>
          </w:r>
        </w:ins>
      </w:hyperlink>
      <w:ins w:id="9793" w:author="PR Preview" w:date="2026-01-01T00:00:00Z">
        <w:r>
          <w:t xml:space="preserve">, part 1).</w:t>
        </w:r>
      </w:ins>
      <w:ins w:id="9794" w:author="PR Preview" w:date="2026-01-01T00:00:00Z">
        <w:r>
          <w:t xml:space="preserve"> </w:t>
        </w:r>
      </w:ins>
      <w:ins w:id="9795" w:author="PR Preview" w:date="2026-01-01T00:00:00Z">
        <w:r>
          <w:t xml:space="preserve">Taking nonnegative square roots preserves the inequality.</w:t>
        </w:r>
      </w:ins>
    </w:p>
    <w:bookmarkStart w:id="505" w:name="exm-closest-point"/>
    <w:p>
      <w:pPr>
        <w:pStyle w:val="BodyText"/>
      </w:pPr>
      <w:ins w:id="9796" w:author="PR Preview" w:date="2026-01-01T00:00:00Z">
        <w:r>
          <w:rPr>
            <w:b/>
            <w:bCs/>
          </w:rPr>
          <w:t xml:space="preserve">Example 157 (No point of the line is closer)</w:t>
        </w:r>
      </w:ins>
      <w:ins w:id="9797" w:author="PR Preview" w:date="2026-01-01T00:00:00Z">
        <w:r>
          <w:t xml:space="preserve"> </w:t>
        </w:r>
      </w:ins>
      <w:ins w:id="9798" w:author="PR Preview" w:date="2026-01-01T00:00:00Z">
        <w:r>
          <w:t xml:space="preserve">In</w:t>
        </w:r>
      </w:ins>
      <w:ins w:id="9799" w:author="PR Preview" w:date="2026-01-01T00:00:00Z">
        <w:r>
          <w:t xml:space="preserve"> </w:t>
        </w:r>
      </w:ins>
      <w:hyperlink w:anchor="exm-orthogonal-projection">
        <w:ins w:id="9800" w:author="PR Preview" w:date="2026-01-01T00:00:00Z">
          <w:r>
            <w:rPr>
              <w:rStyle w:val="Hyperlink"/>
            </w:rPr>
            <w:t xml:space="preserve">Example 155</w:t>
          </w:r>
        </w:ins>
      </w:hyperlink>
      <w:ins w:id="9801" w:author="PR Preview" w:date="2026-01-01T00:00:00Z">
        <w:r>
          <w:t xml:space="preserve">,</w:t>
        </w:r>
      </w:ins>
      <w:ins w:id="9802"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9803" w:author="PR Preview" w:date="2026-01-01T00:00:00Z">
        <w:r>
          <w:t xml:space="preserve"> </w:t>
        </w:r>
      </w:ins>
      <w:ins w:id="9804" w:author="PR Preview" w:date="2026-01-01T00:00:00Z">
        <w:r>
          <w:t xml:space="preserve">has projection</w:t>
        </w:r>
      </w:ins>
      <w:ins w:id="9805" w:author="PR Preview" w:date="2026-01-01T00:00:00Z">
        <w:r>
          <w:t xml:space="preserve"> </w:t>
        </w:r>
      </w:ins>
      <m:oMath>
        <m:acc>
          <m:accPr>
            <m:chr m:val="̃"/>
          </m:accPr>
          <m:e>
            <m:r>
              <m:t>u</m:t>
            </m:r>
          </m:e>
        </m:acc>
        <m:r>
          <m:rPr>
            <m:sty m:val="p"/>
          </m:rPr>
          <m:t>=</m:t>
        </m:r>
        <m:r>
          <m:rPr>
            <m:sty m:val="p"/>
          </m:rPr>
          <m:t>(</m:t>
        </m:r>
        <m:r>
          <m:t>2</m:t>
        </m:r>
        <m:r>
          <m:rPr>
            <m:sty m:val="p"/>
          </m:rPr>
          <m:t>,</m:t>
        </m:r>
        <m:r>
          <m:t>2</m:t>
        </m:r>
        <m:r>
          <m:rPr>
            <m:sty m:val="p"/>
          </m:rPr>
          <m:t>,</m:t>
        </m:r>
        <m:r>
          <m:t>0</m:t>
        </m:r>
        <m:r>
          <m:rPr>
            <m:sty m:val="p"/>
          </m:rPr>
          <m:t>)</m:t>
        </m:r>
      </m:oMath>
      <w:ins w:id="9806" w:author="PR Preview" w:date="2026-01-01T00:00:00Z">
        <w:r>
          <w:t xml:space="preserve"> </w:t>
        </w:r>
      </w:ins>
      <w:ins w:id="9807" w:author="PR Preview" w:date="2026-01-01T00:00:00Z">
        <w:r>
          <w:t xml:space="preserve">onto</w:t>
        </w:r>
      </w:ins>
      <w:ins w:id="980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809" w:author="PR Preview" w:date="2026-01-01T00:00:00Z">
        <w:r>
          <w:t xml:space="preserve">,</w:t>
        </w:r>
      </w:ins>
      <w:ins w:id="9810" w:author="PR Preview" w:date="2026-01-01T00:00:00Z">
        <w:r>
          <w:t xml:space="preserve"> </w:t>
        </w:r>
      </w:ins>
      <w:ins w:id="9811" w:author="PR Preview" w:date="2026-01-01T00:00:00Z">
        <w:r>
          <w:t xml:space="preserve">at distance</w:t>
        </w:r>
      </w:ins>
      <w:ins w:id="9812"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9813" w:author="PR Preview" w:date="2026-01-01T00:00:00Z">
        <w:r>
          <w:t xml:space="preserve">.</w:t>
        </w:r>
      </w:ins>
      <w:ins w:id="9814" w:author="PR Preview" w:date="2026-01-01T00:00:00Z">
        <w:r>
          <w:t xml:space="preserve"> </w:t>
        </w:r>
      </w:ins>
      <w:ins w:id="9815" w:author="PR Preview" w:date="2026-01-01T00:00:00Z">
        <w:r>
          <w:t xml:space="preserve">Another point of</w:t>
        </w:r>
      </w:ins>
      <w:ins w:id="9816" w:author="PR Preview" w:date="2026-01-01T00:00:00Z">
        <w:r>
          <w:t xml:space="preserve"> </w:t>
        </w:r>
      </w:ins>
      <m:oMath>
        <m:r>
          <m:rPr>
            <m:scr m:val="script"/>
            <m:sty m:val="p"/>
          </m:rPr>
          <m:t>S</m:t>
        </m:r>
      </m:oMath>
      <w:ins w:id="9817" w:author="PR Preview" w:date="2026-01-01T00:00:00Z">
        <w:r>
          <w:t xml:space="preserve">, such as</w:t>
        </w:r>
      </w:ins>
      <w:ins w:id="9818" w:author="PR Preview" w:date="2026-01-01T00:00:00Z">
        <w:r>
          <w:t xml:space="preserve"> </w:t>
        </w:r>
      </w:ins>
      <m:oMath>
        <m:acc>
          <m:accPr>
            <m:chr m:val="̃"/>
          </m:accPr>
          <m:e>
            <m:r>
              <m:t>w</m:t>
            </m:r>
          </m:e>
        </m:acc>
        <m:r>
          <m:rPr>
            <m:sty m:val="p"/>
          </m:rPr>
          <m:t>=</m:t>
        </m:r>
        <m:r>
          <m:rPr>
            <m:sty m:val="p"/>
          </m:rPr>
          <m:t>(</m:t>
        </m:r>
        <m:r>
          <m:t>3</m:t>
        </m:r>
        <m:r>
          <m:rPr>
            <m:sty m:val="p"/>
          </m:rPr>
          <m:t>,</m:t>
        </m:r>
        <m:r>
          <m:t>3</m:t>
        </m:r>
        <m:r>
          <m:rPr>
            <m:sty m:val="p"/>
          </m:rPr>
          <m:t>,</m:t>
        </m:r>
        <m:r>
          <m:t>0</m:t>
        </m:r>
        <m:r>
          <m:rPr>
            <m:sty m:val="p"/>
          </m:rPr>
          <m:t>)</m:t>
        </m:r>
      </m:oMath>
      <w:ins w:id="9819" w:author="PR Preview" w:date="2026-01-01T00:00:00Z">
        <w:r>
          <w:t xml:space="preserve">,</w:t>
        </w:r>
      </w:ins>
      <w:ins w:id="9820" w:author="PR Preview" w:date="2026-01-01T00:00:00Z">
        <w:r>
          <w:t xml:space="preserve"> </w:t>
        </w:r>
      </w:ins>
      <w:ins w:id="9821" w:author="PR Preview" w:date="2026-01-01T00:00:00Z">
        <w:r>
          <w:t xml:space="preserve">is farther:</w:t>
        </w:r>
      </w:ins>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del w:id="9822" w:author="PR Preview" w:date="2026-01-01T00:00:00Z">
        <w:r>
          <w:delText xml:space="preserve">by the Pythagorean theorem (</w:delText>
        </w:r>
      </w:del>
      <w:hyperlink w:anchor="thm-norm-sum-square">
        <w:del w:id="9823" w:author="PR Preview" w:date="2026-01-01T00:00:00Z">
          <w:r>
            <w:rPr>
              <w:rStyle w:val="Hyperlink"/>
            </w:rPr>
            <w:delText xml:space="preserve">Theorem 53</w:delText>
          </w:r>
        </w:del>
      </w:hyperlink>
      <w:del w:id="9824" w:author="PR Preview" w:date="2026-01-01T00:00:00Z">
        <w:r>
          <w:delText xml:space="preserve">),</w:delText>
        </w:r>
      </w:del>
      <w:del w:id="9825" w:author="PR Preview" w:date="2026-01-01T00:00:00Z">
        <w:r>
          <w:delText xml:space="preserve"> </w:delText>
        </w:r>
      </w:del>
      <w:del w:id="9826" w:author="PR Preview" w:date="2026-01-01T00:00:00Z">
        <w:r>
          <w:delText xml:space="preserve">since</w:delText>
        </w:r>
      </w:del>
      <w:del w:id="9827" w:author="PR Preview" w:date="2026-01-01T00:00:00Z">
        <w:r>
          <w:delText xml:space="preserve"> </w:delText>
        </w:r>
      </w:del>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del w:id="9828" w:author="PR Preview" w:date="2026-01-01T00:00:00Z">
        <w:r>
          <w:delText xml:space="preserve"> </w:delText>
        </w:r>
      </w:del>
      <w:del w:id="9829" w:author="PR Preview" w:date="2026-01-01T00:00:00Z">
        <w:r>
          <w:delText xml:space="preserve">and</w:delText>
        </w:r>
      </w:del>
      <w:del w:id="9830" w:author="PR Preview" w:date="2026-01-01T00:00:00Z">
        <w:r>
          <w:delText xml:space="preserve"> </w:delText>
        </w:r>
      </w:del>
      <m:oMath>
        <m:acc>
          <m:accPr>
            <m:chr m:val="̃"/>
          </m:accPr>
          <m:e>
            <m:r>
              <m:t>u</m:t>
            </m:r>
          </m:e>
        </m:acc>
        <m:r>
          <m:rPr>
            <m:sty m:val="p"/>
          </m:rPr>
          <m:t>−</m:t>
        </m:r>
        <m:acc>
          <m:accPr>
            <m:chr m:val="̃"/>
          </m:accPr>
          <m:e>
            <m:r>
              <m:t>w</m:t>
            </m:r>
          </m:e>
        </m:acc>
        <m:r>
          <m:rPr>
            <m:sty m:val="p"/>
          </m:rPr>
          <m:t>∈</m:t>
        </m:r>
        <m:r>
          <m:rPr>
            <m:scr m:val="script"/>
            <m:sty m:val="p"/>
          </m:rPr>
          <m:t>S</m:t>
        </m:r>
      </m:oMath>
      <w:del w:id="9831" w:author="PR Preview" w:date="2026-01-01T00:00:00Z">
        <w:r>
          <w:delText xml:space="preserve">.</w:delText>
        </w:r>
      </w:del>
    </w:p>
    <w:p>
      <w:pPr>
        <w:pStyle w:val="BodyText"/>
      </w:pPr>
      <w:del w:id="9832" w:author="PR Preview" w:date="2026-01-01T00:00:00Z">
        <w:r>
          <w:rPr>
            <w:b/>
            <w:bCs/>
          </w:rPr>
          <w:delText xml:space="preserve">Theorem 82 (Projecting with an orthonormal basis)</w:delText>
        </w:r>
      </w:del>
      <w:del w:id="9833" w:author="PR Preview" w:date="2026-01-01T00:00:00Z">
        <w:r>
          <w:delText xml:space="preserve"> </w:delText>
        </w:r>
      </w:del>
      <w:del w:id="9834" w:author="PR Preview" w:date="2026-01-01T00:00:00Z">
        <w:r>
          <w:delText xml:space="preserve">Let</w:delText>
        </w:r>
      </w:del>
      <w:del w:id="9835" w:author="PR Preview" w:date="2026-01-01T00:00:00Z">
        <w:r>
          <w:delText xml:space="preserve"> </w:delText>
        </w:r>
      </w:del>
      <m:oMath>
        <m:r>
          <m:rPr>
            <m:scr m:val="script"/>
            <m:sty m:val="p"/>
          </m:rPr>
          <m:t>S</m:t>
        </m:r>
      </m:oMath>
      <w:del w:id="9836" w:author="PR Preview" w:date="2026-01-01T00:00:00Z">
        <w:r>
          <w:delText xml:space="preserve"> </w:delText>
        </w:r>
      </w:del>
      <w:del w:id="9837" w:author="PR Preview" w:date="2026-01-01T00:00:00Z">
        <w:r>
          <w:delText xml:space="preserve">be a subspace of</w:delText>
        </w:r>
      </w:del>
      <w:del w:id="9838" w:author="PR Preview" w:date="2026-01-01T00:00:00Z">
        <w:r>
          <w:delText xml:space="preserve"> </w:delText>
        </w:r>
      </w:del>
      <m:oMath>
        <m:sSup>
          <m:e>
            <m:r>
              <m:rPr>
                <m:scr m:val="double-struck"/>
                <m:sty m:val="p"/>
              </m:rPr>
              <m:t>R</m:t>
            </m:r>
          </m:e>
          <m:sup>
            <m:r>
              <m:t>p</m:t>
            </m:r>
          </m:sup>
        </m:sSup>
      </m:oMath>
      <w:del w:id="9839" w:author="PR Preview" w:date="2026-01-01T00:00:00Z">
        <w:r>
          <w:delText xml:space="preserve"> </w:delText>
        </w:r>
      </w:del>
      <w:del w:id="9840" w:author="PR Preview" w:date="2026-01-01T00:00:00Z">
        <w:r>
          <w:delText xml:space="preserve">with</w:delText>
        </w:r>
      </w:del>
      <w:del w:id="9841"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9842" w:author="PR Preview" w:date="2026-01-01T00:00:00Z">
        <w:r>
          <w:delText xml:space="preserve">,</w:delText>
        </w:r>
      </w:del>
      <w:del w:id="9843" w:author="PR Preview" w:date="2026-01-01T00:00:00Z">
        <w:r>
          <w:delText xml:space="preserve"> </w:delText>
        </w:r>
      </w:del>
      <w:del w:id="9844" w:author="PR Preview" w:date="2026-01-01T00:00:00Z">
        <w:r>
          <w:delText xml:space="preserve">and let</w:delText>
        </w:r>
      </w:del>
      <w:del w:id="9845" w:author="PR Preview" w:date="2026-01-01T00:00:00Z">
        <w:r>
          <w:delText xml:space="preserve"> </w:delText>
        </w:r>
      </w:del>
      <m:oMath>
        <m:r>
          <m:rPr>
            <m:sty m:val="bi"/>
          </m:rPr>
          <m:t>Q</m:t>
        </m:r>
      </m:oMath>
      <w:del w:id="9846" w:author="PR Preview" w:date="2026-01-01T00:00:00Z">
        <w:r>
          <w:delText xml:space="preserve"> </w:delText>
        </w:r>
      </w:del>
      <w:del w:id="9847" w:author="PR Preview" w:date="2026-01-01T00:00:00Z">
        <w:r>
          <w:delText xml:space="preserve">be the</w:delText>
        </w:r>
      </w:del>
      <w:del w:id="9848" w:author="PR Preview" w:date="2026-01-01T00:00:00Z">
        <w:r>
          <w:delText xml:space="preserve"> </w:delText>
        </w:r>
      </w:del>
      <m:oMath>
        <m:r>
          <m:t>p</m:t>
        </m:r>
        <m:r>
          <m:rPr>
            <m:sty m:val="p"/>
          </m:rPr>
          <m:t>×</m:t>
        </m:r>
        <m:r>
          <m:t>r</m:t>
        </m:r>
      </m:oMath>
      <w:del w:id="9849" w:author="PR Preview" w:date="2026-01-01T00:00:00Z">
        <w:r>
          <w:delText xml:space="preserve"> </w:delText>
        </w:r>
      </w:del>
      <w:del w:id="9850" w:author="PR Preview" w:date="2026-01-01T00:00:00Z">
        <w:r>
          <w:delText xml:space="preserve">matrix whose columns</w:delText>
        </w:r>
      </w:del>
      <w:del w:id="9851"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del w:id="9852" w:author="PR Preview" w:date="2026-01-01T00:00:00Z">
        <w:r>
          <w:delText xml:space="preserve"> </w:delText>
        </w:r>
      </w:del>
      <w:del w:id="9853" w:author="PR Preview" w:date="2026-01-01T00:00:00Z">
        <w:r>
          <w:delText xml:space="preserve">are an orthonormal basis of</w:delText>
        </w:r>
      </w:del>
      <w:del w:id="9854" w:author="PR Preview" w:date="2026-01-01T00:00:00Z">
        <w:r>
          <w:delText xml:space="preserve"> </w:delText>
        </w:r>
      </w:del>
      <m:oMath>
        <m:r>
          <m:rPr>
            <m:scr m:val="script"/>
            <m:sty m:val="p"/>
          </m:rPr>
          <m:t>S</m:t>
        </m:r>
      </m:oMath>
      <w:del w:id="9855" w:author="PR Preview" w:date="2026-01-01T00:00:00Z">
        <w:r>
          <w:delText xml:space="preserve"> </w:delText>
        </w:r>
      </w:del>
      <w:del w:id="9856" w:author="PR Preview" w:date="2026-01-01T00:00:00Z">
        <w:r>
          <w:delText xml:space="preserve">(</w:delText>
        </w:r>
      </w:del>
      <w:hyperlink w:anchor="def-orthonormal-basis">
        <w:del w:id="9857" w:author="PR Preview" w:date="2026-01-01T00:00:00Z">
          <w:r>
            <w:rPr>
              <w:rStyle w:val="Hyperlink"/>
            </w:rPr>
            <w:delText xml:space="preserve">Definition 64</w:delText>
          </w:r>
        </w:del>
      </w:hyperlink>
      <w:del w:id="9858" w:author="PR Preview" w:date="2026-01-01T00:00:00Z">
        <w:r>
          <w:delText xml:space="preserve">,</w:delText>
        </w:r>
      </w:del>
      <w:del w:id="9859" w:author="PR Preview" w:date="2026-01-01T00:00:00Z">
        <w:r>
          <w:delText xml:space="preserve"> </w:delText>
        </w:r>
      </w:del>
      <w:hyperlink w:anchor="cor-orthonormal-basis-exists">
        <w:del w:id="9860" w:author="PR Preview" w:date="2026-01-01T00:00:00Z">
          <w:r>
            <w:rPr>
              <w:rStyle w:val="Hyperlink"/>
            </w:rPr>
            <w:delText xml:space="preserve">Corollary 5</w:delText>
          </w:r>
        </w:del>
      </w:hyperlink>
      <w:del w:id="9861" w:author="PR Preview" w:date="2026-01-01T00:00:00Z">
        <w:r>
          <w:delText xml:space="preserve">).</w:delText>
        </w:r>
      </w:del>
      <w:del w:id="9862" w:author="PR Preview" w:date="2026-01-01T00:00:00Z">
        <w:r>
          <w:delText xml:space="preserve"> </w:delText>
        </w:r>
      </w:del>
      <w:del w:id="9863" w:author="PR Preview" w:date="2026-01-01T00:00:00Z">
        <w:r>
          <w:delText xml:space="preserve">Then for every</w:delText>
        </w:r>
      </w:del>
      <w:del w:id="9864" w:author="PR Preview" w:date="2026-01-01T00:00:00Z">
        <w:r>
          <w:delText xml:space="preserve"> </w:delText>
        </w:r>
      </w:del>
      <m:oMath>
        <m:acc>
          <m:accPr>
            <m:chr m:val="̃"/>
          </m:accPr>
          <m:e>
            <m:r>
              <m:t>y</m:t>
            </m:r>
          </m:e>
        </m:acc>
        <m:r>
          <m:rPr>
            <m:sty m:val="p"/>
          </m:rPr>
          <m:t>∈</m:t>
        </m:r>
        <m:sSup>
          <m:e>
            <m:r>
              <m:rPr>
                <m:scr m:val="double-struck"/>
                <m:sty m:val="p"/>
              </m:rPr>
              <m:t>R</m:t>
            </m:r>
          </m:e>
          <m:sup>
            <m:r>
              <m:t>p</m:t>
            </m:r>
          </m:sup>
        </m:sSup>
      </m:oMath>
      <w:del w:id="9865" w:author="PR Preview" w:date="2026-01-01T00:00:00Z">
        <w:r>
          <w:delText xml:space="preserve">,</w:delText>
        </w:r>
      </w:del>
      <w:del w:id="9866" w:author="PR Preview" w:date="2026-01-01T00:00:00Z">
        <w:r>
          <w:delText xml:space="preserve"> </w:delText>
        </w:r>
      </w:del>
      <m:oMath>
        <m:r>
          <m:rPr>
            <m:sty m:val="bi"/>
          </m:rPr>
          <m:t>Q</m:t>
        </m:r>
        <m:sSup>
          <m:e>
            <m:r>
              <m:rPr>
                <m:sty m:val="bi"/>
              </m:rPr>
              <m:t>Q</m:t>
            </m:r>
          </m:e>
          <m:sup>
            <m:r>
              <m:rPr>
                <m:sty m:val="p"/>
              </m:rPr>
              <m:t>⊤</m:t>
            </m:r>
          </m:sup>
        </m:sSup>
        <m:acc>
          <m:accPr>
            <m:chr m:val="̃"/>
          </m:accPr>
          <m:e>
            <m:r>
              <m:t>y</m:t>
            </m:r>
          </m:e>
        </m:acc>
      </m:oMath>
      <w:del w:id="9867" w:author="PR Preview" w:date="2026-01-01T00:00:00Z">
        <w:r>
          <w:delText xml:space="preserve"> </w:delText>
        </w:r>
      </w:del>
      <w:del w:id="9868" w:author="PR Preview" w:date="2026-01-01T00:00:00Z">
        <w:r>
          <w:delText xml:space="preserve">is the orthogonal projection of</w:delText>
        </w:r>
      </w:del>
      <w:del w:id="9869" w:author="PR Preview" w:date="2026-01-01T00:00:00Z">
        <w:r>
          <w:delText xml:space="preserve"> </w:delText>
        </w:r>
      </w:del>
      <m:oMath>
        <m:acc>
          <m:accPr>
            <m:chr m:val="̃"/>
          </m:accPr>
          <m:e>
            <m:r>
              <m:t>y</m:t>
            </m:r>
          </m:e>
        </m:acc>
      </m:oMath>
      <w:del w:id="9870" w:author="PR Preview" w:date="2026-01-01T00:00:00Z">
        <w:r>
          <w:delText xml:space="preserve"> </w:delText>
        </w:r>
      </w:del>
      <w:del w:id="9871" w:author="PR Preview" w:date="2026-01-01T00:00:00Z">
        <w:r>
          <w:delText xml:space="preserve">onto</w:delText>
        </w:r>
      </w:del>
      <w:del w:id="9872" w:author="PR Preview" w:date="2026-01-01T00:00:00Z">
        <w:r>
          <w:delText xml:space="preserve"> </w:delText>
        </w:r>
      </w:del>
      <m:oMath>
        <m:r>
          <m:rPr>
            <m:scr m:val="script"/>
            <m:sty m:val="p"/>
          </m:rPr>
          <m:t>S</m:t>
        </m:r>
      </m:oMath>
      <w:del w:id="9873" w:author="PR Preview" w:date="2026-01-01T00:00:00Z">
        <w:r>
          <w:delText xml:space="preserve">,</w:delText>
        </w:r>
      </w:del>
      <w:del w:id="9874" w:author="PR Preview" w:date="2026-01-01T00:00:00Z">
        <w:r>
          <w:delText xml:space="preserve"> </w:delText>
        </w:r>
      </w:del>
      <w:del w:id="9875" w:author="PR Preview" w:date="2026-01-01T00:00:00Z">
        <w:r>
          <w:delText xml:space="preserve">and</w:delText>
        </w:r>
      </w:del>
      <w:del w:id="9876" w:author="PR Preview" w:date="2026-01-01T00:00:00Z">
        <w:r>
          <w:delText xml:space="preserve"> </w:delText>
        </w:r>
      </w:del>
      <m:oMath>
        <m:r>
          <m:rPr>
            <m:sty m:val="bi"/>
          </m:rPr>
          <m:t>Q</m:t>
        </m:r>
        <m:sSup>
          <m:e>
            <m:r>
              <m:rPr>
                <m:sty m:val="bi"/>
              </m:rPr>
              <m:t>Q</m:t>
            </m:r>
          </m:e>
          <m:sup>
            <m:r>
              <m:rPr>
                <m:sty m:val="p"/>
              </m:rPr>
              <m:t>⊤</m:t>
            </m:r>
          </m:sup>
        </m:sSup>
      </m:oMath>
      <w:del w:id="9877" w:author="PR Preview" w:date="2026-01-01T00:00:00Z">
        <w:r>
          <w:delText xml:space="preserve"> </w:delText>
        </w:r>
      </w:del>
      <w:del w:id="9878" w:author="PR Preview" w:date="2026-01-01T00:00:00Z">
        <w:r>
          <w:delText xml:space="preserve">is an orthogonal projection matrix (</w:delText>
        </w:r>
      </w:del>
      <w:hyperlink w:anchor="def-projection-matrix">
        <w:del w:id="9879" w:author="PR Preview" w:date="2026-01-01T00:00:00Z">
          <w:r>
            <w:rPr>
              <w:rStyle w:val="Hyperlink"/>
            </w:rPr>
            <w:delText xml:space="preserve">Definition 74</w:delText>
          </w:r>
        </w:del>
      </w:hyperlink>
      <w:del w:id="9880" w:author="PR Preview" w:date="2026-01-01T00:00:00Z">
        <w:r>
          <w:delText xml:space="preserve">).</w:delText>
        </w:r>
      </w:del>
    </w:p>
    <w:p>
      <w:pPr>
        <w:pStyle w:val="FirstParagraph"/>
      </w:pPr>
      <w:ins w:id="9881" w:author="PR Preview" w:date="2026-01-01T00:00:00Z">
        <w:r>
          <w:t xml:space="preserve">by the Pythagorean theorem (</w:t>
        </w:r>
      </w:ins>
      <w:hyperlink w:anchor="thm-norm-sum-square">
        <w:ins w:id="9882" w:author="PR Preview" w:date="2026-01-01T00:00:00Z">
          <w:r>
            <w:rPr>
              <w:rStyle w:val="Hyperlink"/>
            </w:rPr>
            <w:t xml:space="preserve">Theorem 54</w:t>
          </w:r>
        </w:ins>
      </w:hyperlink>
      <w:ins w:id="9883" w:author="PR Preview" w:date="2026-01-01T00:00:00Z">
        <w:r>
          <w:t xml:space="preserve">),</w:t>
        </w:r>
      </w:ins>
      <w:ins w:id="9884" w:author="PR Preview" w:date="2026-01-01T00:00:00Z">
        <w:r>
          <w:t xml:space="preserve"> </w:t>
        </w:r>
      </w:ins>
      <w:ins w:id="9885" w:author="PR Preview" w:date="2026-01-01T00:00:00Z">
        <w:r>
          <w:t xml:space="preserve">since</w:t>
        </w:r>
      </w:ins>
      <w:ins w:id="9886" w:author="PR Preview" w:date="2026-01-01T00:00:00Z">
        <w:r>
          <w:t xml:space="preserve"> </w:t>
        </w:r>
      </w:ins>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ins w:id="9887" w:author="PR Preview" w:date="2026-01-01T00:00:00Z">
        <w:r>
          <w:t xml:space="preserve"> </w:t>
        </w:r>
      </w:ins>
      <w:ins w:id="9888" w:author="PR Preview" w:date="2026-01-01T00:00:00Z">
        <w:r>
          <w:t xml:space="preserve">and</w:t>
        </w:r>
      </w:ins>
      <w:ins w:id="9889" w:author="PR Preview" w:date="2026-01-01T00:00:00Z">
        <w:r>
          <w:t xml:space="preserve"> </w:t>
        </w:r>
      </w:ins>
      <m:oMath>
        <m:acc>
          <m:accPr>
            <m:chr m:val="̃"/>
          </m:accPr>
          <m:e>
            <m:r>
              <m:t>u</m:t>
            </m:r>
          </m:e>
        </m:acc>
        <m:r>
          <m:rPr>
            <m:sty m:val="p"/>
          </m:rPr>
          <m:t>−</m:t>
        </m:r>
        <m:acc>
          <m:accPr>
            <m:chr m:val="̃"/>
          </m:accPr>
          <m:e>
            <m:r>
              <m:t>w</m:t>
            </m:r>
          </m:e>
        </m:acc>
        <m:r>
          <m:rPr>
            <m:sty m:val="p"/>
          </m:rPr>
          <m:t>∈</m:t>
        </m:r>
        <m:r>
          <m:rPr>
            <m:scr m:val="script"/>
            <m:sty m:val="p"/>
          </m:rPr>
          <m:t>S</m:t>
        </m:r>
      </m:oMath>
      <w:ins w:id="9890" w:author="PR Preview" w:date="2026-01-01T00:00:00Z">
        <w:r>
          <w:t xml:space="preserve">.</w:t>
        </w:r>
      </w:ins>
    </w:p>
    <w:bookmarkEnd w:id="505"/>
    <w:bookmarkStart w:id="506" w:name="thm-projector-onb"/>
    <w:p>
      <w:pPr>
        <w:pStyle w:val="BodyText"/>
      </w:pPr>
      <w:ins w:id="9891" w:author="PR Preview" w:date="2026-01-01T00:00:00Z">
        <w:r>
          <w:rPr>
            <w:b/>
            <w:bCs/>
          </w:rPr>
          <w:t xml:space="preserve">Theorem 84 (Projecting with an orthonormal basis)</w:t>
        </w:r>
      </w:ins>
      <w:ins w:id="9892" w:author="PR Preview" w:date="2026-01-01T00:00:00Z">
        <w:r>
          <w:t xml:space="preserve"> </w:t>
        </w:r>
      </w:ins>
      <w:ins w:id="9893" w:author="PR Preview" w:date="2026-01-01T00:00:00Z">
        <w:r>
          <w:t xml:space="preserve">Let</w:t>
        </w:r>
      </w:ins>
      <w:ins w:id="9894" w:author="PR Preview" w:date="2026-01-01T00:00:00Z">
        <w:r>
          <w:t xml:space="preserve"> </w:t>
        </w:r>
      </w:ins>
      <m:oMath>
        <m:r>
          <m:rPr>
            <m:scr m:val="script"/>
            <m:sty m:val="p"/>
          </m:rPr>
          <m:t>S</m:t>
        </m:r>
      </m:oMath>
      <w:ins w:id="9895" w:author="PR Preview" w:date="2026-01-01T00:00:00Z">
        <w:r>
          <w:t xml:space="preserve"> </w:t>
        </w:r>
      </w:ins>
      <w:ins w:id="9896" w:author="PR Preview" w:date="2026-01-01T00:00:00Z">
        <w:r>
          <w:t xml:space="preserve">be a subspace of</w:t>
        </w:r>
      </w:ins>
      <w:ins w:id="9897" w:author="PR Preview" w:date="2026-01-01T00:00:00Z">
        <w:r>
          <w:t xml:space="preserve"> </w:t>
        </w:r>
      </w:ins>
      <m:oMath>
        <m:sSup>
          <m:e>
            <m:r>
              <m:rPr>
                <m:scr m:val="double-struck"/>
                <m:sty m:val="p"/>
              </m:rPr>
              <m:t>R</m:t>
            </m:r>
          </m:e>
          <m:sup>
            <m:r>
              <m:t>p</m:t>
            </m:r>
          </m:sup>
        </m:sSup>
      </m:oMath>
      <w:ins w:id="9898" w:author="PR Preview" w:date="2026-01-01T00:00:00Z">
        <w:r>
          <w:t xml:space="preserve"> </w:t>
        </w:r>
      </w:ins>
      <w:ins w:id="9899" w:author="PR Preview" w:date="2026-01-01T00:00:00Z">
        <w:r>
          <w:t xml:space="preserve">with</w:t>
        </w:r>
      </w:ins>
      <w:ins w:id="9900"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9901" w:author="PR Preview" w:date="2026-01-01T00:00:00Z">
        <w:r>
          <w:t xml:space="preserve">,</w:t>
        </w:r>
      </w:ins>
      <w:ins w:id="9902" w:author="PR Preview" w:date="2026-01-01T00:00:00Z">
        <w:r>
          <w:t xml:space="preserve"> </w:t>
        </w:r>
      </w:ins>
      <w:ins w:id="9903" w:author="PR Preview" w:date="2026-01-01T00:00:00Z">
        <w:r>
          <w:t xml:space="preserve">and let</w:t>
        </w:r>
      </w:ins>
      <w:ins w:id="9904" w:author="PR Preview" w:date="2026-01-01T00:00:00Z">
        <w:r>
          <w:t xml:space="preserve"> </w:t>
        </w:r>
      </w:ins>
      <m:oMath>
        <m:r>
          <m:rPr>
            <m:sty m:val="bi"/>
          </m:rPr>
          <m:t>Q</m:t>
        </m:r>
      </m:oMath>
      <w:ins w:id="9905" w:author="PR Preview" w:date="2026-01-01T00:00:00Z">
        <w:r>
          <w:t xml:space="preserve"> </w:t>
        </w:r>
      </w:ins>
      <w:ins w:id="9906" w:author="PR Preview" w:date="2026-01-01T00:00:00Z">
        <w:r>
          <w:t xml:space="preserve">be the</w:t>
        </w:r>
      </w:ins>
      <w:ins w:id="9907" w:author="PR Preview" w:date="2026-01-01T00:00:00Z">
        <w:r>
          <w:t xml:space="preserve"> </w:t>
        </w:r>
      </w:ins>
      <m:oMath>
        <m:r>
          <m:t>p</m:t>
        </m:r>
        <m:r>
          <m:rPr>
            <m:sty m:val="p"/>
          </m:rPr>
          <m:t>×</m:t>
        </m:r>
        <m:r>
          <m:t>r</m:t>
        </m:r>
      </m:oMath>
      <w:ins w:id="9908" w:author="PR Preview" w:date="2026-01-01T00:00:00Z">
        <w:r>
          <w:t xml:space="preserve"> </w:t>
        </w:r>
      </w:ins>
      <w:ins w:id="9909" w:author="PR Preview" w:date="2026-01-01T00:00:00Z">
        <w:r>
          <w:t xml:space="preserve">matrix whose columns</w:t>
        </w:r>
      </w:ins>
      <w:ins w:id="9910"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ins w:id="9911" w:author="PR Preview" w:date="2026-01-01T00:00:00Z">
        <w:r>
          <w:t xml:space="preserve"> </w:t>
        </w:r>
      </w:ins>
      <w:ins w:id="9912" w:author="PR Preview" w:date="2026-01-01T00:00:00Z">
        <w:r>
          <w:t xml:space="preserve">are an orthonormal basis of</w:t>
        </w:r>
      </w:ins>
      <w:ins w:id="9913" w:author="PR Preview" w:date="2026-01-01T00:00:00Z">
        <w:r>
          <w:t xml:space="preserve"> </w:t>
        </w:r>
      </w:ins>
      <m:oMath>
        <m:r>
          <m:rPr>
            <m:scr m:val="script"/>
            <m:sty m:val="p"/>
          </m:rPr>
          <m:t>S</m:t>
        </m:r>
      </m:oMath>
      <w:ins w:id="9914" w:author="PR Preview" w:date="2026-01-01T00:00:00Z">
        <w:r>
          <w:t xml:space="preserve"> </w:t>
        </w:r>
      </w:ins>
      <w:ins w:id="9915" w:author="PR Preview" w:date="2026-01-01T00:00:00Z">
        <w:r>
          <w:t xml:space="preserve">(</w:t>
        </w:r>
      </w:ins>
      <w:hyperlink w:anchor="def-orthonormal-basis">
        <w:ins w:id="9916" w:author="PR Preview" w:date="2026-01-01T00:00:00Z">
          <w:r>
            <w:rPr>
              <w:rStyle w:val="Hyperlink"/>
            </w:rPr>
            <w:t xml:space="preserve">Definition 64</w:t>
          </w:r>
        </w:ins>
      </w:hyperlink>
      <w:ins w:id="9917" w:author="PR Preview" w:date="2026-01-01T00:00:00Z">
        <w:r>
          <w:t xml:space="preserve">,</w:t>
        </w:r>
      </w:ins>
      <w:ins w:id="9918" w:author="PR Preview" w:date="2026-01-01T00:00:00Z">
        <w:r>
          <w:t xml:space="preserve"> </w:t>
        </w:r>
      </w:ins>
      <w:hyperlink w:anchor="cor-orthonormal-basis-exists">
        <w:ins w:id="9919" w:author="PR Preview" w:date="2026-01-01T00:00:00Z">
          <w:r>
            <w:rPr>
              <w:rStyle w:val="Hyperlink"/>
            </w:rPr>
            <w:t xml:space="preserve">Corollary 5</w:t>
          </w:r>
        </w:ins>
      </w:hyperlink>
      <w:ins w:id="9920" w:author="PR Preview" w:date="2026-01-01T00:00:00Z">
        <w:r>
          <w:t xml:space="preserve">).</w:t>
        </w:r>
      </w:ins>
      <w:ins w:id="9921" w:author="PR Preview" w:date="2026-01-01T00:00:00Z">
        <w:r>
          <w:t xml:space="preserve"> </w:t>
        </w:r>
      </w:ins>
      <w:ins w:id="9922" w:author="PR Preview" w:date="2026-01-01T00:00:00Z">
        <w:r>
          <w:t xml:space="preserve">Then for every</w:t>
        </w:r>
      </w:ins>
      <w:ins w:id="9923" w:author="PR Preview" w:date="2026-01-01T00:00:00Z">
        <w:r>
          <w:t xml:space="preserve"> </w:t>
        </w:r>
      </w:ins>
      <m:oMath>
        <m:acc>
          <m:accPr>
            <m:chr m:val="̃"/>
          </m:accPr>
          <m:e>
            <m:r>
              <m:t>y</m:t>
            </m:r>
          </m:e>
        </m:acc>
        <m:r>
          <m:rPr>
            <m:sty m:val="p"/>
          </m:rPr>
          <m:t>∈</m:t>
        </m:r>
        <m:sSup>
          <m:e>
            <m:r>
              <m:rPr>
                <m:scr m:val="double-struck"/>
                <m:sty m:val="p"/>
              </m:rPr>
              <m:t>R</m:t>
            </m:r>
          </m:e>
          <m:sup>
            <m:r>
              <m:t>p</m:t>
            </m:r>
          </m:sup>
        </m:sSup>
      </m:oMath>
      <w:ins w:id="9924" w:author="PR Preview" w:date="2026-01-01T00:00:00Z">
        <w:r>
          <w:t xml:space="preserve">,</w:t>
        </w:r>
      </w:ins>
      <w:ins w:id="9925" w:author="PR Preview" w:date="2026-01-01T00:00:00Z">
        <w:r>
          <w:t xml:space="preserve"> </w:t>
        </w:r>
      </w:ins>
      <m:oMath>
        <m:r>
          <m:rPr>
            <m:sty m:val="bi"/>
          </m:rPr>
          <m:t>Q</m:t>
        </m:r>
        <m:sSup>
          <m:e>
            <m:r>
              <m:rPr>
                <m:sty m:val="bi"/>
              </m:rPr>
              <m:t>Q</m:t>
            </m:r>
          </m:e>
          <m:sup>
            <m:r>
              <m:rPr>
                <m:sty m:val="p"/>
              </m:rPr>
              <m:t>⊤</m:t>
            </m:r>
          </m:sup>
        </m:sSup>
        <m:acc>
          <m:accPr>
            <m:chr m:val="̃"/>
          </m:accPr>
          <m:e>
            <m:r>
              <m:t>y</m:t>
            </m:r>
          </m:e>
        </m:acc>
      </m:oMath>
      <w:ins w:id="9926" w:author="PR Preview" w:date="2026-01-01T00:00:00Z">
        <w:r>
          <w:t xml:space="preserve"> </w:t>
        </w:r>
      </w:ins>
      <w:ins w:id="9927" w:author="PR Preview" w:date="2026-01-01T00:00:00Z">
        <w:r>
          <w:t xml:space="preserve">is the orthogonal projection of</w:t>
        </w:r>
      </w:ins>
      <w:ins w:id="9928" w:author="PR Preview" w:date="2026-01-01T00:00:00Z">
        <w:r>
          <w:t xml:space="preserve"> </w:t>
        </w:r>
      </w:ins>
      <m:oMath>
        <m:acc>
          <m:accPr>
            <m:chr m:val="̃"/>
          </m:accPr>
          <m:e>
            <m:r>
              <m:t>y</m:t>
            </m:r>
          </m:e>
        </m:acc>
      </m:oMath>
      <w:ins w:id="9929" w:author="PR Preview" w:date="2026-01-01T00:00:00Z">
        <w:r>
          <w:t xml:space="preserve"> </w:t>
        </w:r>
      </w:ins>
      <w:ins w:id="9930" w:author="PR Preview" w:date="2026-01-01T00:00:00Z">
        <w:r>
          <w:t xml:space="preserve">onto</w:t>
        </w:r>
      </w:ins>
      <w:ins w:id="9931" w:author="PR Preview" w:date="2026-01-01T00:00:00Z">
        <w:r>
          <w:t xml:space="preserve"> </w:t>
        </w:r>
      </w:ins>
      <m:oMath>
        <m:r>
          <m:rPr>
            <m:scr m:val="script"/>
            <m:sty m:val="p"/>
          </m:rPr>
          <m:t>S</m:t>
        </m:r>
      </m:oMath>
      <w:ins w:id="9932" w:author="PR Preview" w:date="2026-01-01T00:00:00Z">
        <w:r>
          <w:t xml:space="preserve">,</w:t>
        </w:r>
      </w:ins>
      <w:ins w:id="9933" w:author="PR Preview" w:date="2026-01-01T00:00:00Z">
        <w:r>
          <w:t xml:space="preserve"> </w:t>
        </w:r>
      </w:ins>
      <w:ins w:id="9934" w:author="PR Preview" w:date="2026-01-01T00:00:00Z">
        <w:r>
          <w:t xml:space="preserve">and</w:t>
        </w:r>
      </w:ins>
      <w:ins w:id="9935" w:author="PR Preview" w:date="2026-01-01T00:00:00Z">
        <w:r>
          <w:t xml:space="preserve"> </w:t>
        </w:r>
      </w:ins>
      <m:oMath>
        <m:r>
          <m:rPr>
            <m:sty m:val="bi"/>
          </m:rPr>
          <m:t>Q</m:t>
        </m:r>
        <m:sSup>
          <m:e>
            <m:r>
              <m:rPr>
                <m:sty m:val="bi"/>
              </m:rPr>
              <m:t>Q</m:t>
            </m:r>
          </m:e>
          <m:sup>
            <m:r>
              <m:rPr>
                <m:sty m:val="p"/>
              </m:rPr>
              <m:t>⊤</m:t>
            </m:r>
          </m:sup>
        </m:sSup>
      </m:oMath>
      <w:ins w:id="9936" w:author="PR Preview" w:date="2026-01-01T00:00:00Z">
        <w:r>
          <w:t xml:space="preserve"> </w:t>
        </w:r>
      </w:ins>
      <w:ins w:id="9937" w:author="PR Preview" w:date="2026-01-01T00:00:00Z">
        <w:r>
          <w:t xml:space="preserve">is an orthogonal projection matrix (</w:t>
        </w:r>
      </w:ins>
      <w:hyperlink w:anchor="def-projection-matrix">
        <w:ins w:id="9938" w:author="PR Preview" w:date="2026-01-01T00:00:00Z">
          <w:r>
            <w:rPr>
              <w:rStyle w:val="Hyperlink"/>
            </w:rPr>
            <w:t xml:space="preserve">Definition 74</w:t>
          </w:r>
        </w:ins>
      </w:hyperlink>
      <w:ins w:id="9939" w:author="PR Preview" w:date="2026-01-01T00:00:00Z">
        <w:r>
          <w:t xml:space="preserve">).</w:t>
        </w:r>
      </w:ins>
    </w:p>
    <w:bookmarkEnd w:id="506"/>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9940" w:author="PR Preview" w:date="2026-01-01T00:00:00Z">
        <w:r>
          <w:delText xml:space="preserve">(</w:delText>
        </w:r>
      </w:del>
      <w:hyperlink w:anchor="thm-complement-null-space">
        <w:del w:id="9941" w:author="PR Preview" w:date="2026-01-01T00:00:00Z">
          <w:r>
            <w:rPr>
              <w:rStyle w:val="Hyperlink"/>
            </w:rPr>
            <w:delText xml:space="preserve">Theorem 48</w:delText>
          </w:r>
        </w:del>
      </w:hyperlink>
      <w:del w:id="9942" w:author="PR Preview" w:date="2026-01-01T00:00:00Z">
        <w:r>
          <w:delText xml:space="preserve">).</w:delText>
        </w:r>
      </w:del>
      <w:del w:id="9943" w:author="PR Preview" w:date="2026-01-01T00:00:00Z">
        <w:r>
          <w:delText xml:space="preserve"> </w:delText>
        </w:r>
      </w:del>
      <w:del w:id="9944" w:author="PR Preview" w:date="2026-01-01T00:00:00Z">
        <w:r>
          <w:delText xml:space="preserve">By the uniqueness in</w:delText>
        </w:r>
      </w:del>
      <w:del w:id="9945" w:author="PR Preview" w:date="2026-01-01T00:00:00Z">
        <w:r>
          <w:delText xml:space="preserve"> </w:delText>
        </w:r>
      </w:del>
      <w:hyperlink w:anchor="thm-orthogonal-direct-sum">
        <w:del w:id="9946" w:author="PR Preview" w:date="2026-01-01T00:00:00Z">
          <w:r>
            <w:rPr>
              <w:rStyle w:val="Hyperlink"/>
            </w:rPr>
            <w:delText xml:space="preserve">Theorem 49</w:delText>
          </w:r>
        </w:del>
      </w:hyperlink>
      <w:del w:id="9947" w:author="PR Preview" w:date="2026-01-01T00:00:00Z">
        <w:r>
          <w:delText xml:space="preserve">,</w:delText>
        </w:r>
      </w:del>
      <w:del w:id="9948" w:author="PR Preview" w:date="2026-01-01T00:00:00Z">
        <w:r>
          <w:delText xml:space="preserve"> </w:delText>
        </w:r>
      </w:del>
      <m:oMath>
        <m:acc>
          <m:accPr>
            <m:chr m:val="̃"/>
          </m:accPr>
          <m:e>
            <m:r>
              <m:t>u</m:t>
            </m:r>
          </m:e>
        </m:acc>
      </m:oMath>
      <w:del w:id="9949" w:author="PR Preview" w:date="2026-01-01T00:00:00Z">
        <w:r>
          <w:delText xml:space="preserve"> </w:delText>
        </w:r>
      </w:del>
      <w:del w:id="9950" w:author="PR Preview" w:date="2026-01-01T00:00:00Z">
        <w:r>
          <w:delText xml:space="preserve">is the orthogonal projection of</w:delText>
        </w:r>
      </w:del>
      <w:del w:id="9951" w:author="PR Preview" w:date="2026-01-01T00:00:00Z">
        <w:r>
          <w:delText xml:space="preserve"> </w:delText>
        </w:r>
      </w:del>
      <m:oMath>
        <m:acc>
          <m:accPr>
            <m:chr m:val="̃"/>
          </m:accPr>
          <m:e>
            <m:r>
              <m:t>y</m:t>
            </m:r>
          </m:e>
        </m:acc>
      </m:oMath>
      <w:del w:id="9952" w:author="PR Preview" w:date="2026-01-01T00:00:00Z">
        <w:r>
          <w:delText xml:space="preserve"> </w:delText>
        </w:r>
      </w:del>
      <w:del w:id="9953" w:author="PR Preview" w:date="2026-01-01T00:00:00Z">
        <w:r>
          <w:delText xml:space="preserve">onto</w:delText>
        </w:r>
      </w:del>
      <w:del w:id="9954" w:author="PR Preview" w:date="2026-01-01T00:00:00Z">
        <w:r>
          <w:delText xml:space="preserve"> </w:delText>
        </w:r>
      </w:del>
      <m:oMath>
        <m:r>
          <m:rPr>
            <m:scr m:val="script"/>
            <m:sty m:val="p"/>
          </m:rPr>
          <m:t>S</m:t>
        </m:r>
      </m:oMath>
      <w:del w:id="9955" w:author="PR Preview" w:date="2026-01-01T00:00:00Z">
        <w:r>
          <w:delText xml:space="preserve">.</w:delText>
        </w:r>
      </w:del>
    </w:p>
    <w:p>
      <w:pPr>
        <w:pStyle w:val="FirstParagraph"/>
      </w:pPr>
      <w:ins w:id="9956" w:author="PR Preview" w:date="2026-01-01T00:00:00Z">
        <w:r>
          <w:t xml:space="preserve">(</w:t>
        </w:r>
      </w:ins>
      <w:hyperlink w:anchor="thm-complement-null-space">
        <w:ins w:id="9957" w:author="PR Preview" w:date="2026-01-01T00:00:00Z">
          <w:r>
            <w:rPr>
              <w:rStyle w:val="Hyperlink"/>
            </w:rPr>
            <w:t xml:space="preserve">Theorem 49</w:t>
          </w:r>
        </w:ins>
      </w:hyperlink>
      <w:ins w:id="9958" w:author="PR Preview" w:date="2026-01-01T00:00:00Z">
        <w:r>
          <w:t xml:space="preserve">).</w:t>
        </w:r>
      </w:ins>
      <w:ins w:id="9959" w:author="PR Preview" w:date="2026-01-01T00:00:00Z">
        <w:r>
          <w:t xml:space="preserve"> </w:t>
        </w:r>
      </w:ins>
      <w:ins w:id="9960" w:author="PR Preview" w:date="2026-01-01T00:00:00Z">
        <w:r>
          <w:t xml:space="preserve">By the uniqueness in</w:t>
        </w:r>
      </w:ins>
      <w:ins w:id="9961" w:author="PR Preview" w:date="2026-01-01T00:00:00Z">
        <w:r>
          <w:t xml:space="preserve"> </w:t>
        </w:r>
      </w:ins>
      <w:hyperlink w:anchor="thm-orthogonal-direct-sum">
        <w:ins w:id="9962" w:author="PR Preview" w:date="2026-01-01T00:00:00Z">
          <w:r>
            <w:rPr>
              <w:rStyle w:val="Hyperlink"/>
            </w:rPr>
            <w:t xml:space="preserve">Theorem 50</w:t>
          </w:r>
        </w:ins>
      </w:hyperlink>
      <w:ins w:id="9963" w:author="PR Preview" w:date="2026-01-01T00:00:00Z">
        <w:r>
          <w:t xml:space="preserve">,</w:t>
        </w:r>
      </w:ins>
      <w:ins w:id="9964" w:author="PR Preview" w:date="2026-01-01T00:00:00Z">
        <w:r>
          <w:t xml:space="preserve"> </w:t>
        </w:r>
      </w:ins>
      <m:oMath>
        <m:acc>
          <m:accPr>
            <m:chr m:val="̃"/>
          </m:accPr>
          <m:e>
            <m:r>
              <m:t>u</m:t>
            </m:r>
          </m:e>
        </m:acc>
      </m:oMath>
      <w:ins w:id="9965" w:author="PR Preview" w:date="2026-01-01T00:00:00Z">
        <w:r>
          <w:t xml:space="preserve"> </w:t>
        </w:r>
      </w:ins>
      <w:ins w:id="9966" w:author="PR Preview" w:date="2026-01-01T00:00:00Z">
        <w:r>
          <w:t xml:space="preserve">is the orthogonal projection of</w:t>
        </w:r>
      </w:ins>
      <w:ins w:id="9967" w:author="PR Preview" w:date="2026-01-01T00:00:00Z">
        <w:r>
          <w:t xml:space="preserve"> </w:t>
        </w:r>
      </w:ins>
      <m:oMath>
        <m:acc>
          <m:accPr>
            <m:chr m:val="̃"/>
          </m:accPr>
          <m:e>
            <m:r>
              <m:t>y</m:t>
            </m:r>
          </m:e>
        </m:acc>
      </m:oMath>
      <w:ins w:id="9968" w:author="PR Preview" w:date="2026-01-01T00:00:00Z">
        <w:r>
          <w:t xml:space="preserve"> </w:t>
        </w:r>
      </w:ins>
      <w:ins w:id="9969" w:author="PR Preview" w:date="2026-01-01T00:00:00Z">
        <w:r>
          <w:t xml:space="preserve">onto</w:t>
        </w:r>
      </w:ins>
      <w:ins w:id="9970" w:author="PR Preview" w:date="2026-01-01T00:00:00Z">
        <w:r>
          <w:t xml:space="preserve"> </w:t>
        </w:r>
      </w:ins>
      <m:oMath>
        <m:r>
          <m:rPr>
            <m:scr m:val="script"/>
            <m:sty m:val="p"/>
          </m:rPr>
          <m:t>S</m:t>
        </m:r>
      </m:oMath>
      <w:ins w:id="9971"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7" w:name="exm-projector-onb"/>
    <w:p>
      <w:pPr>
        <w:pStyle w:val="FirstParagraph"/>
      </w:pPr>
      <w:del w:id="9972" w:author="PR Preview" w:date="2026-01-01T00:00:00Z">
        <w:r>
          <w:rPr>
            <w:b/>
            <w:bCs/>
          </w:rPr>
          <w:delText xml:space="preserve">Example 155 (The projection matrix onto a line)</w:delText>
        </w:r>
      </w:del>
      <w:del w:id="9973" w:author="PR Preview" w:date="2026-01-01T00:00:00Z">
        <w:r>
          <w:delText xml:space="preserve"> </w:delText>
        </w:r>
      </w:del>
      <w:del w:id="9974" w:author="PR Preview" w:date="2026-01-01T00:00:00Z">
        <w:r>
          <w:delText xml:space="preserve">For</w:delText>
        </w:r>
      </w:del>
      <w:del w:id="997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9976" w:author="PR Preview" w:date="2026-01-01T00:00:00Z">
        <w:r>
          <w:delText xml:space="preserve">,</w:delText>
        </w:r>
      </w:del>
      <w:del w:id="9977" w:author="PR Preview" w:date="2026-01-01T00:00:00Z">
        <w:r>
          <w:delText xml:space="preserve"> </w:delText>
        </w:r>
      </w:del>
      <w:del w:id="9978" w:author="PR Preview" w:date="2026-01-01T00:00:00Z">
        <w:r>
          <w:delText xml:space="preserve">the single vector</w:delText>
        </w:r>
      </w:del>
      <w:del w:id="9979"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9980" w:author="PR Preview" w:date="2026-01-01T00:00:00Z">
        <w:r>
          <w:delText xml:space="preserve"> </w:delText>
        </w:r>
      </w:del>
      <w:del w:id="9981" w:author="PR Preview" w:date="2026-01-01T00:00:00Z">
        <w:r>
          <w:delText xml:space="preserve">is an orthonormal basis:</w:delText>
        </w:r>
      </w:del>
      <w:del w:id="9982" w:author="PR Preview" w:date="2026-01-01T00:00:00Z">
        <w:r>
          <w:delText xml:space="preserve"> </w:delText>
        </w:r>
      </w:del>
      <w:del w:id="9983" w:author="PR Preview" w:date="2026-01-01T00:00:00Z">
        <w:r>
          <w:delText xml:space="preserve">it spans</w:delText>
        </w:r>
      </w:del>
      <w:del w:id="9984" w:author="PR Preview" w:date="2026-01-01T00:00:00Z">
        <w:r>
          <w:delText xml:space="preserve"> </w:delText>
        </w:r>
      </w:del>
      <m:oMath>
        <m:r>
          <m:rPr>
            <m:scr m:val="script"/>
            <m:sty m:val="p"/>
          </m:rPr>
          <m:t>S</m:t>
        </m:r>
      </m:oMath>
      <w:del w:id="9985" w:author="PR Preview" w:date="2026-01-01T00:00:00Z">
        <w:r>
          <w:delText xml:space="preserve">, it is nonzero and so linearly independent,</w:delText>
        </w:r>
      </w:del>
      <w:del w:id="9986" w:author="PR Preview" w:date="2026-01-01T00:00:00Z">
        <w:r>
          <w:delText xml:space="preserve"> </w:delText>
        </w:r>
      </w:del>
      <w:del w:id="9987" w:author="PR Preview" w:date="2026-01-01T00:00:00Z">
        <w:r>
          <w:delText xml:space="preserve">and</w:delText>
        </w:r>
      </w:del>
    </w:p>
    <w:p>
      <w:pPr>
        <w:pStyle w:val="FirstParagraph"/>
      </w:pPr>
      <w:ins w:id="9988" w:author="PR Preview" w:date="2026-01-01T00:00:00Z">
        <w:r>
          <w:rPr>
            <w:b/>
            <w:bCs/>
          </w:rPr>
          <w:t xml:space="preserve">Example 158 (The projection matrix onto a line)</w:t>
        </w:r>
      </w:ins>
      <w:ins w:id="9989" w:author="PR Preview" w:date="2026-01-01T00:00:00Z">
        <w:r>
          <w:t xml:space="preserve"> </w:t>
        </w:r>
      </w:ins>
      <w:ins w:id="9990" w:author="PR Preview" w:date="2026-01-01T00:00:00Z">
        <w:r>
          <w:t xml:space="preserve">For</w:t>
        </w:r>
      </w:ins>
      <w:ins w:id="9991"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9992" w:author="PR Preview" w:date="2026-01-01T00:00:00Z">
        <w:r>
          <w:t xml:space="preserve">,</w:t>
        </w:r>
      </w:ins>
      <w:ins w:id="9993" w:author="PR Preview" w:date="2026-01-01T00:00:00Z">
        <w:r>
          <w:t xml:space="preserve"> </w:t>
        </w:r>
      </w:ins>
      <w:ins w:id="9994" w:author="PR Preview" w:date="2026-01-01T00:00:00Z">
        <w:r>
          <w:t xml:space="preserve">the single vector</w:t>
        </w:r>
      </w:ins>
      <w:ins w:id="9995"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9996" w:author="PR Preview" w:date="2026-01-01T00:00:00Z">
        <w:r>
          <w:t xml:space="preserve"> </w:t>
        </w:r>
      </w:ins>
      <w:ins w:id="9997" w:author="PR Preview" w:date="2026-01-01T00:00:00Z">
        <w:r>
          <w:t xml:space="preserve">is an orthonormal basis:</w:t>
        </w:r>
      </w:ins>
      <w:ins w:id="9998" w:author="PR Preview" w:date="2026-01-01T00:00:00Z">
        <w:r>
          <w:t xml:space="preserve"> </w:t>
        </w:r>
      </w:ins>
      <w:ins w:id="9999" w:author="PR Preview" w:date="2026-01-01T00:00:00Z">
        <w:r>
          <w:t xml:space="preserve">it spans</w:t>
        </w:r>
      </w:ins>
      <w:ins w:id="10000" w:author="PR Preview" w:date="2026-01-01T00:00:00Z">
        <w:r>
          <w:t xml:space="preserve"> </w:t>
        </w:r>
      </w:ins>
      <m:oMath>
        <m:r>
          <m:rPr>
            <m:scr m:val="script"/>
            <m:sty m:val="p"/>
          </m:rPr>
          <m:t>S</m:t>
        </m:r>
      </m:oMath>
      <w:ins w:id="10001" w:author="PR Preview" w:date="2026-01-01T00:00:00Z">
        <w:r>
          <w:t xml:space="preserve">, it is nonzero and so linearly independent,</w:t>
        </w:r>
      </w:ins>
      <w:ins w:id="10002" w:author="PR Preview" w:date="2026-01-01T00:00:00Z">
        <w:r>
          <w:t xml:space="preserve"> </w:t>
        </w:r>
      </w:ins>
      <w:ins w:id="10003" w:author="PR Preview" w:date="2026-01-01T00:00:00Z">
        <w:r>
          <w:t xml:space="preserve">and</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10004" w:author="PR Preview" w:date="2026-01-01T00:00:00Z">
        <w:r>
          <w:delText xml:space="preserve">Applied to</w:delText>
        </w:r>
      </w:del>
      <w:del w:id="10005" w:author="PR Preview" w:date="2026-01-01T00:00:00Z">
        <w:r>
          <w:delText xml:space="preserve"> </w:delText>
        </w:r>
      </w:del>
      <m:oMath>
        <m:acc>
          <m:accPr>
            <m:chr m:val="̃"/>
          </m:accPr>
          <m:e>
            <m:r>
              <m:t>y</m:t>
            </m:r>
          </m:e>
        </m:acc>
        <m:r>
          <m:rPr>
            <m:sty m:val="p"/>
          </m:rPr>
          <m:t>=</m:t>
        </m:r>
        <m:r>
          <m:rPr>
            <m:sty m:val="p"/>
          </m:rPr>
          <m:t>(</m:t>
        </m:r>
        <m:r>
          <m:t>3</m:t>
        </m:r>
        <m:r>
          <m:rPr>
            <m:sty m:val="p"/>
          </m:rPr>
          <m:t>,</m:t>
        </m:r>
        <m:r>
          <m:t>1</m:t>
        </m:r>
        <m:r>
          <m:rPr>
            <m:sty m:val="p"/>
          </m:rPr>
          <m:t>,</m:t>
        </m:r>
        <m:r>
          <m:t>2</m:t>
        </m:r>
        <m:r>
          <m:rPr>
            <m:sty m:val="p"/>
          </m:rPr>
          <m:t>)</m:t>
        </m:r>
      </m:oMath>
      <w:del w:id="10006" w:author="PR Preview" w:date="2026-01-01T00:00:00Z">
        <w:r>
          <w:delText xml:space="preserve">, it gives</w:delText>
        </w:r>
      </w:del>
      <w:del w:id="10007"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10008" w:author="PR Preview" w:date="2026-01-01T00:00:00Z">
        <w:r>
          <w:delText xml:space="preserve">,</w:delText>
        </w:r>
      </w:del>
      <w:del w:id="10009" w:author="PR Preview" w:date="2026-01-01T00:00:00Z">
        <w:r>
          <w:delText xml:space="preserve"> </w:delText>
        </w:r>
      </w:del>
      <w:del w:id="10010" w:author="PR Preview" w:date="2026-01-01T00:00:00Z">
        <w:r>
          <w:delText xml:space="preserve">the projection found in</w:delText>
        </w:r>
      </w:del>
      <w:del w:id="10011" w:author="PR Preview" w:date="2026-01-01T00:00:00Z">
        <w:r>
          <w:delText xml:space="preserve"> </w:delText>
        </w:r>
      </w:del>
      <w:hyperlink w:anchor="exm-orthogonal-projection">
        <w:del w:id="10012" w:author="PR Preview" w:date="2026-01-01T00:00:00Z">
          <w:r>
            <w:rPr>
              <w:rStyle w:val="Hyperlink"/>
            </w:rPr>
            <w:delText xml:space="preserve">Example 152</w:delText>
          </w:r>
        </w:del>
      </w:hyperlink>
      <w:del w:id="10013" w:author="PR Preview" w:date="2026-01-01T00:00:00Z">
        <w:r>
          <w:delText xml:space="preserve">.</w:delText>
        </w:r>
      </w:del>
    </w:p>
    <w:p>
      <w:pPr>
        <w:pStyle w:val="BodyText"/>
      </w:pPr>
      <w:del w:id="10014" w:author="PR Preview" w:date="2026-01-01T00:00:00Z">
        <w:r>
          <w:rPr>
            <w:b/>
            <w:bCs/>
          </w:rPr>
          <w:delText xml:space="preserve">Theorem 83 (A projection matrix projects onto its column space, and is the only one that does)</w:delText>
        </w:r>
      </w:del>
      <w:del w:id="10015" w:author="PR Preview" w:date="2026-01-01T00:00:00Z">
        <w:r>
          <w:delText xml:space="preserve"> </w:delText>
        </w:r>
      </w:del>
      <w:del w:id="10016" w:author="PR Preview" w:date="2026-01-01T00:00:00Z">
        <w:r>
          <w:delText xml:space="preserve"> </w:delText>
        </w:r>
      </w:del>
    </w:p>
    <w:p>
      <w:pPr>
        <w:pStyle w:val="FirstParagraph"/>
      </w:pPr>
      <w:ins w:id="10017" w:author="PR Preview" w:date="2026-01-01T00:00:00Z">
        <w:r>
          <w:t xml:space="preserve">Applied to</w:t>
        </w:r>
      </w:ins>
      <w:ins w:id="10018" w:author="PR Preview" w:date="2026-01-01T00:00:00Z">
        <w:r>
          <w:t xml:space="preserve"> </w:t>
        </w:r>
      </w:ins>
      <m:oMath>
        <m:acc>
          <m:accPr>
            <m:chr m:val="̃"/>
          </m:accPr>
          <m:e>
            <m:r>
              <m:t>y</m:t>
            </m:r>
          </m:e>
        </m:acc>
        <m:r>
          <m:rPr>
            <m:sty m:val="p"/>
          </m:rPr>
          <m:t>=</m:t>
        </m:r>
        <m:r>
          <m:rPr>
            <m:sty m:val="p"/>
          </m:rPr>
          <m:t>(</m:t>
        </m:r>
        <m:r>
          <m:t>3</m:t>
        </m:r>
        <m:r>
          <m:rPr>
            <m:sty m:val="p"/>
          </m:rPr>
          <m:t>,</m:t>
        </m:r>
        <m:r>
          <m:t>1</m:t>
        </m:r>
        <m:r>
          <m:rPr>
            <m:sty m:val="p"/>
          </m:rPr>
          <m:t>,</m:t>
        </m:r>
        <m:r>
          <m:t>2</m:t>
        </m:r>
        <m:r>
          <m:rPr>
            <m:sty m:val="p"/>
          </m:rPr>
          <m:t>)</m:t>
        </m:r>
      </m:oMath>
      <w:ins w:id="10019" w:author="PR Preview" w:date="2026-01-01T00:00:00Z">
        <w:r>
          <w:t xml:space="preserve">, it gives</w:t>
        </w:r>
      </w:ins>
      <w:ins w:id="10020"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10021" w:author="PR Preview" w:date="2026-01-01T00:00:00Z">
        <w:r>
          <w:t xml:space="preserve">,</w:t>
        </w:r>
      </w:ins>
      <w:ins w:id="10022" w:author="PR Preview" w:date="2026-01-01T00:00:00Z">
        <w:r>
          <w:t xml:space="preserve"> </w:t>
        </w:r>
      </w:ins>
      <w:ins w:id="10023" w:author="PR Preview" w:date="2026-01-01T00:00:00Z">
        <w:r>
          <w:t xml:space="preserve">the projection found in</w:t>
        </w:r>
      </w:ins>
      <w:ins w:id="10024" w:author="PR Preview" w:date="2026-01-01T00:00:00Z">
        <w:r>
          <w:t xml:space="preserve"> </w:t>
        </w:r>
      </w:ins>
      <w:hyperlink w:anchor="exm-orthogonal-projection">
        <w:ins w:id="10025" w:author="PR Preview" w:date="2026-01-01T00:00:00Z">
          <w:r>
            <w:rPr>
              <w:rStyle w:val="Hyperlink"/>
            </w:rPr>
            <w:t xml:space="preserve">Example 155</w:t>
          </w:r>
        </w:ins>
      </w:hyperlink>
      <w:ins w:id="10026" w:author="PR Preview" w:date="2026-01-01T00:00:00Z">
        <w:r>
          <w:t xml:space="preserve">.</w:t>
        </w:r>
      </w:ins>
    </w:p>
    <w:bookmarkEnd w:id="507"/>
    <w:bookmarkStart w:id="508" w:name="thm-projection-matrix-projects"/>
    <w:p>
      <w:pPr>
        <w:pStyle w:val="BodyText"/>
      </w:pPr>
      <w:ins w:id="10027" w:author="PR Preview" w:date="2026-01-01T00:00:00Z">
        <w:r>
          <w:rPr>
            <w:b/>
            <w:bCs/>
          </w:rPr>
          <w:t xml:space="preserve">Theorem 85 (A projection matrix projects onto its column space, and is the only one that does)</w:t>
        </w:r>
      </w:ins>
      <w:ins w:id="10028" w:author="PR Preview" w:date="2026-01-01T00:00:00Z">
        <w:r>
          <w:t xml:space="preserve"> </w:t>
        </w:r>
      </w:ins>
      <w:ins w:id="10029" w:author="PR Preview" w:date="2026-01-01T00:00:00Z">
        <w:r>
          <w:t xml:space="preserve"> </w:t>
        </w:r>
      </w:ins>
    </w:p>
    <w:p>
      <w:pPr>
        <w:pStyle w:val="Compact"/>
        <w:numPr>
          <w:ilvl w:val="0"/>
          <w:numId w:val="1082"/>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2"/>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8"/>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10030" w:author="PR Preview" w:date="2026-01-01T00:00:00Z">
        <w:r>
          <w:delText xml:space="preserve">(</w:delText>
        </w:r>
      </w:del>
      <w:hyperlink w:anchor="thm-complement-null-space">
        <w:del w:id="10031" w:author="PR Preview" w:date="2026-01-01T00:00:00Z">
          <w:r>
            <w:rPr>
              <w:rStyle w:val="Hyperlink"/>
            </w:rPr>
            <w:delText xml:space="preserve">Theorem 48</w:delText>
          </w:r>
        </w:del>
      </w:hyperlink>
      <w:del w:id="10032" w:author="PR Preview" w:date="2026-01-01T00:00:00Z">
        <w:r>
          <w:delText xml:space="preserve">).</w:delText>
        </w:r>
      </w:del>
      <w:del w:id="10033" w:author="PR Preview" w:date="2026-01-01T00:00:00Z">
        <w:r>
          <w:delText xml:space="preserve"> </w:delText>
        </w:r>
      </w:del>
      <w:del w:id="10034" w:author="PR Preview" w:date="2026-01-01T00:00:00Z">
        <w:r>
          <w:delText xml:space="preserve">By the uniqueness in</w:delText>
        </w:r>
      </w:del>
      <w:del w:id="10035" w:author="PR Preview" w:date="2026-01-01T00:00:00Z">
        <w:r>
          <w:delText xml:space="preserve"> </w:delText>
        </w:r>
      </w:del>
      <w:hyperlink w:anchor="thm-orthogonal-direct-sum">
        <w:del w:id="10036" w:author="PR Preview" w:date="2026-01-01T00:00:00Z">
          <w:r>
            <w:rPr>
              <w:rStyle w:val="Hyperlink"/>
            </w:rPr>
            <w:delText xml:space="preserve">Theorem 49</w:delText>
          </w:r>
        </w:del>
      </w:hyperlink>
      <w:del w:id="10037" w:author="PR Preview" w:date="2026-01-01T00:00:00Z">
        <w:r>
          <w:delText xml:space="preserve">,</w:delText>
        </w:r>
      </w:del>
      <w:del w:id="10038" w:author="PR Preview" w:date="2026-01-01T00:00:00Z">
        <w:r>
          <w:delText xml:space="preserve"> </w:delText>
        </w:r>
      </w:del>
      <m:oMath>
        <m:r>
          <m:rPr>
            <m:sty m:val="bi"/>
          </m:rPr>
          <m:t>P</m:t>
        </m:r>
        <m:acc>
          <m:accPr>
            <m:chr m:val="̃"/>
          </m:accPr>
          <m:e>
            <m:r>
              <m:t>y</m:t>
            </m:r>
          </m:e>
        </m:acc>
      </m:oMath>
      <w:del w:id="10039" w:author="PR Preview" w:date="2026-01-01T00:00:00Z">
        <w:r>
          <w:delText xml:space="preserve"> </w:delText>
        </w:r>
      </w:del>
      <w:del w:id="10040" w:author="PR Preview" w:date="2026-01-01T00:00:00Z">
        <w:r>
          <w:delText xml:space="preserve">is the orthogonal projection of</w:delText>
        </w:r>
      </w:del>
      <w:del w:id="10041" w:author="PR Preview" w:date="2026-01-01T00:00:00Z">
        <w:r>
          <w:delText xml:space="preserve"> </w:delText>
        </w:r>
      </w:del>
      <m:oMath>
        <m:acc>
          <m:accPr>
            <m:chr m:val="̃"/>
          </m:accPr>
          <m:e>
            <m:r>
              <m:t>y</m:t>
            </m:r>
          </m:e>
        </m:acc>
      </m:oMath>
      <w:del w:id="10042" w:author="PR Preview" w:date="2026-01-01T00:00:00Z">
        <w:r>
          <w:delText xml:space="preserve"> </w:delText>
        </w:r>
      </w:del>
      <w:del w:id="10043" w:author="PR Preview" w:date="2026-01-01T00:00:00Z">
        <w:r>
          <w:delText xml:space="preserve">onto</w:delText>
        </w:r>
      </w:del>
      <w:del w:id="10044" w:author="PR Preview" w:date="2026-01-01T00:00:00Z">
        <w:r>
          <w:delText xml:space="preserve"> </w:delText>
        </w:r>
      </w:del>
      <m:oMath>
        <m:r>
          <m:rPr>
            <m:scr m:val="script"/>
            <m:sty m:val="p"/>
          </m:rPr>
          <m:t>C</m:t>
        </m:r>
        <m:r>
          <m:rPr>
            <m:sty m:val="p"/>
          </m:rPr>
          <m:t>(</m:t>
        </m:r>
        <m:r>
          <m:rPr>
            <m:sty m:val="bi"/>
          </m:rPr>
          <m:t>P</m:t>
        </m:r>
        <m:r>
          <m:rPr>
            <m:sty m:val="p"/>
          </m:rPr>
          <m:t>)</m:t>
        </m:r>
      </m:oMath>
      <w:del w:id="10045" w:author="PR Preview" w:date="2026-01-01T00:00:00Z">
        <w:r>
          <w:delText xml:space="preserve">.</w:delText>
        </w:r>
      </w:del>
    </w:p>
    <w:p>
      <w:pPr>
        <w:pStyle w:val="FirstParagraph"/>
      </w:pPr>
      <w:ins w:id="10046" w:author="PR Preview" w:date="2026-01-01T00:00:00Z">
        <w:r>
          <w:t xml:space="preserve">(</w:t>
        </w:r>
      </w:ins>
      <w:hyperlink w:anchor="thm-complement-null-space">
        <w:ins w:id="10047" w:author="PR Preview" w:date="2026-01-01T00:00:00Z">
          <w:r>
            <w:rPr>
              <w:rStyle w:val="Hyperlink"/>
            </w:rPr>
            <w:t xml:space="preserve">Theorem 49</w:t>
          </w:r>
        </w:ins>
      </w:hyperlink>
      <w:ins w:id="10048" w:author="PR Preview" w:date="2026-01-01T00:00:00Z">
        <w:r>
          <w:t xml:space="preserve">).</w:t>
        </w:r>
      </w:ins>
      <w:ins w:id="10049" w:author="PR Preview" w:date="2026-01-01T00:00:00Z">
        <w:r>
          <w:t xml:space="preserve"> </w:t>
        </w:r>
      </w:ins>
      <w:ins w:id="10050" w:author="PR Preview" w:date="2026-01-01T00:00:00Z">
        <w:r>
          <w:t xml:space="preserve">By the uniqueness in</w:t>
        </w:r>
      </w:ins>
      <w:ins w:id="10051" w:author="PR Preview" w:date="2026-01-01T00:00:00Z">
        <w:r>
          <w:t xml:space="preserve"> </w:t>
        </w:r>
      </w:ins>
      <w:hyperlink w:anchor="thm-orthogonal-direct-sum">
        <w:ins w:id="10052" w:author="PR Preview" w:date="2026-01-01T00:00:00Z">
          <w:r>
            <w:rPr>
              <w:rStyle w:val="Hyperlink"/>
            </w:rPr>
            <w:t xml:space="preserve">Theorem 50</w:t>
          </w:r>
        </w:ins>
      </w:hyperlink>
      <w:ins w:id="10053" w:author="PR Preview" w:date="2026-01-01T00:00:00Z">
        <w:r>
          <w:t xml:space="preserve">,</w:t>
        </w:r>
      </w:ins>
      <w:ins w:id="10054" w:author="PR Preview" w:date="2026-01-01T00:00:00Z">
        <w:r>
          <w:t xml:space="preserve"> </w:t>
        </w:r>
      </w:ins>
      <m:oMath>
        <m:r>
          <m:rPr>
            <m:sty m:val="bi"/>
          </m:rPr>
          <m:t>P</m:t>
        </m:r>
        <m:acc>
          <m:accPr>
            <m:chr m:val="̃"/>
          </m:accPr>
          <m:e>
            <m:r>
              <m:t>y</m:t>
            </m:r>
          </m:e>
        </m:acc>
      </m:oMath>
      <w:ins w:id="10055" w:author="PR Preview" w:date="2026-01-01T00:00:00Z">
        <w:r>
          <w:t xml:space="preserve"> </w:t>
        </w:r>
      </w:ins>
      <w:ins w:id="10056" w:author="PR Preview" w:date="2026-01-01T00:00:00Z">
        <w:r>
          <w:t xml:space="preserve">is the orthogonal projection of</w:t>
        </w:r>
      </w:ins>
      <w:ins w:id="10057" w:author="PR Preview" w:date="2026-01-01T00:00:00Z">
        <w:r>
          <w:t xml:space="preserve"> </w:t>
        </w:r>
      </w:ins>
      <m:oMath>
        <m:acc>
          <m:accPr>
            <m:chr m:val="̃"/>
          </m:accPr>
          <m:e>
            <m:r>
              <m:t>y</m:t>
            </m:r>
          </m:e>
        </m:acc>
      </m:oMath>
      <w:ins w:id="10058" w:author="PR Preview" w:date="2026-01-01T00:00:00Z">
        <w:r>
          <w:t xml:space="preserve"> </w:t>
        </w:r>
      </w:ins>
      <w:ins w:id="10059" w:author="PR Preview" w:date="2026-01-01T00:00:00Z">
        <w:r>
          <w:t xml:space="preserve">onto</w:t>
        </w:r>
      </w:ins>
      <w:ins w:id="10060" w:author="PR Preview" w:date="2026-01-01T00:00:00Z">
        <w:r>
          <w:t xml:space="preserve"> </w:t>
        </w:r>
      </w:ins>
      <m:oMath>
        <m:r>
          <m:rPr>
            <m:scr m:val="script"/>
            <m:sty m:val="p"/>
          </m:rPr>
          <m:t>C</m:t>
        </m:r>
        <m:r>
          <m:rPr>
            <m:sty m:val="p"/>
          </m:rPr>
          <m:t>(</m:t>
        </m:r>
        <m:r>
          <m:rPr>
            <m:sty m:val="bi"/>
          </m:rPr>
          <m:t>P</m:t>
        </m:r>
        <m:r>
          <m:rPr>
            <m:sty m:val="p"/>
          </m:rPr>
          <m:t>)</m:t>
        </m:r>
      </m:oMath>
      <w:ins w:id="10061" w:author="PR Preview" w:date="2026-01-01T00:00:00Z">
        <w:r>
          <w:t xml:space="preserve">.</w:t>
        </w:r>
      </w:ins>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9" w:name="exm-projection-matrix-projects"/>
    <w:p>
      <w:pPr>
        <w:pStyle w:val="BodyText"/>
      </w:pPr>
      <w:del w:id="10062" w:author="PR Preview" w:date="2026-01-01T00:00:00Z">
        <w:r>
          <w:rPr>
            <w:b/>
            <w:bCs/>
          </w:rPr>
          <w:delText xml:space="preserve">Example 156 (Two routes to the same projection matrix)</w:delText>
        </w:r>
      </w:del>
      <w:del w:id="10063" w:author="PR Preview" w:date="2026-01-01T00:00:00Z">
        <w:r>
          <w:delText xml:space="preserve"> </w:delText>
        </w:r>
      </w:del>
      <w:del w:id="10064" w:author="PR Preview" w:date="2026-01-01T00:00:00Z">
        <w:r>
          <w:delText xml:space="preserve">The matrix</w:delText>
        </w:r>
      </w:del>
      <w:del w:id="10065"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066" w:author="PR Preview" w:date="2026-01-01T00:00:00Z">
        <w:r>
          <w:delText xml:space="preserve"> </w:delText>
        </w:r>
      </w:del>
      <w:del w:id="10067" w:author="PR Preview" w:date="2026-01-01T00:00:00Z">
        <w:r>
          <w:delText xml:space="preserve">of</w:delText>
        </w:r>
      </w:del>
      <w:del w:id="10068" w:author="PR Preview" w:date="2026-01-01T00:00:00Z">
        <w:r>
          <w:delText xml:space="preserve"> </w:delText>
        </w:r>
      </w:del>
      <w:hyperlink w:anchor="exm-projection-matrix">
        <w:del w:id="10069" w:author="PR Preview" w:date="2026-01-01T00:00:00Z">
          <w:r>
            <w:rPr>
              <w:rStyle w:val="Hyperlink"/>
            </w:rPr>
            <w:delText xml:space="preserve">Example 124</w:delText>
          </w:r>
        </w:del>
      </w:hyperlink>
      <w:del w:id="10070" w:author="PR Preview" w:date="2026-01-01T00:00:00Z">
        <w:r>
          <w:delText xml:space="preserve"> </w:delText>
        </w:r>
      </w:del>
      <w:del w:id="10071" w:author="PR Preview" w:date="2026-01-01T00:00:00Z">
        <w:r>
          <w:delText xml:space="preserve">is an orthogonal projection matrix,</w:delText>
        </w:r>
      </w:del>
      <w:del w:id="10072" w:author="PR Preview" w:date="2026-01-01T00:00:00Z">
        <w:r>
          <w:delText xml:space="preserve"> </w:delText>
        </w:r>
      </w:del>
      <w:del w:id="10073" w:author="PR Preview" w:date="2026-01-01T00:00:00Z">
        <w:r>
          <w:delText xml:space="preserve">and its column space is</w:delText>
        </w:r>
      </w:del>
      <w:del w:id="10074"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10075" w:author="PR Preview" w:date="2026-01-01T00:00:00Z">
        <w:r>
          <w:delText xml:space="preserve">, the horizontal axis.</w:delText>
        </w:r>
      </w:del>
      <w:del w:id="10076" w:author="PR Preview" w:date="2026-01-01T00:00:00Z">
        <w:r>
          <w:delText xml:space="preserve"> </w:delText>
        </w:r>
      </w:del>
      <w:del w:id="10077" w:author="PR Preview" w:date="2026-01-01T00:00:00Z">
        <w:r>
          <w:delText xml:space="preserve">By part 1,</w:delText>
        </w:r>
      </w:del>
      <w:del w:id="10078"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10079" w:author="PR Preview" w:date="2026-01-01T00:00:00Z">
        <w:r>
          <w:delText xml:space="preserve"> </w:delText>
        </w:r>
      </w:del>
      <w:del w:id="10080" w:author="PR Preview" w:date="2026-01-01T00:00:00Z">
        <w:r>
          <w:delText xml:space="preserve">is the orthogonal projection onto that axis:</w:delText>
        </w:r>
      </w:del>
      <w:del w:id="10081" w:author="PR Preview" w:date="2026-01-01T00:00:00Z">
        <w:r>
          <w:delText xml:space="preserve"> </w:delText>
        </w:r>
      </w:del>
      <w:del w:id="10082" w:author="PR Preview" w:date="2026-01-01T00:00:00Z">
        <w:r>
          <w:delText xml:space="preserve">the remainder</w:delText>
        </w:r>
      </w:del>
      <w:del w:id="10083" w:author="PR Preview" w:date="2026-01-01T00:00:00Z">
        <w:r>
          <w:delText xml:space="preserve"> </w:delText>
        </w:r>
      </w:del>
      <m:oMath>
        <m:r>
          <m:rPr>
            <m:sty m:val="p"/>
          </m:rPr>
          <m:t>(</m:t>
        </m:r>
        <m:r>
          <m:t>0</m:t>
        </m:r>
        <m:r>
          <m:rPr>
            <m:sty m:val="p"/>
          </m:rPr>
          <m:t>,</m:t>
        </m:r>
        <m:sSub>
          <m:e>
            <m:r>
              <m:t>v</m:t>
            </m:r>
          </m:e>
          <m:sub>
            <m:r>
              <m:t>2</m:t>
            </m:r>
          </m:sub>
        </m:sSub>
        <m:r>
          <m:rPr>
            <m:sty m:val="p"/>
          </m:rPr>
          <m:t>)</m:t>
        </m:r>
      </m:oMath>
      <w:del w:id="10084" w:author="PR Preview" w:date="2026-01-01T00:00:00Z">
        <w:r>
          <w:delText xml:space="preserve"> </w:delText>
        </w:r>
      </w:del>
      <w:del w:id="10085" w:author="PR Preview" w:date="2026-01-01T00:00:00Z">
        <w:r>
          <w:delText xml:space="preserve">is orthogonal to</w:delText>
        </w:r>
      </w:del>
      <w:del w:id="10086" w:author="PR Preview" w:date="2026-01-01T00:00:00Z">
        <w:r>
          <w:delText xml:space="preserve"> </w:delText>
        </w:r>
      </w:del>
      <m:oMath>
        <m:r>
          <m:rPr>
            <m:sty m:val="p"/>
          </m:rPr>
          <m:t>(</m:t>
        </m:r>
        <m:r>
          <m:t>1</m:t>
        </m:r>
        <m:r>
          <m:rPr>
            <m:sty m:val="p"/>
          </m:rPr>
          <m:t>,</m:t>
        </m:r>
        <m:r>
          <m:t>0</m:t>
        </m:r>
        <m:r>
          <m:rPr>
            <m:sty m:val="p"/>
          </m:rPr>
          <m:t>)</m:t>
        </m:r>
      </m:oMath>
      <w:del w:id="10087" w:author="PR Preview" w:date="2026-01-01T00:00:00Z">
        <w:r>
          <w:delText xml:space="preserve">.</w:delText>
        </w:r>
      </w:del>
      <w:del w:id="10088" w:author="PR Preview" w:date="2026-01-01T00:00:00Z">
        <w:r>
          <w:delText xml:space="preserve"> </w:delText>
        </w:r>
      </w:del>
      <w:del w:id="10089" w:author="PR Preview" w:date="2026-01-01T00:00:00Z">
        <w:r>
          <w:delText xml:space="preserve">The vector</w:delText>
        </w:r>
      </w:del>
      <w:del w:id="10090" w:author="PR Preview" w:date="2026-01-01T00:00:00Z">
        <w:r>
          <w:delText xml:space="preserve"> </w:delText>
        </w:r>
      </w:del>
      <m:oMath>
        <m:sSub>
          <m:e>
            <m:acc>
              <m:accPr>
                <m:chr m:val="̃"/>
              </m:accPr>
              <m:e>
                <m:r>
                  <m:t>q</m:t>
                </m:r>
              </m:e>
            </m:acc>
          </m:e>
          <m:sub>
            <m:r>
              <m:t>1</m:t>
            </m:r>
          </m:sub>
        </m:sSub>
        <m:r>
          <m:rPr>
            <m:sty m:val="p"/>
          </m:rPr>
          <m:t>=</m:t>
        </m:r>
        <m:r>
          <m:rPr>
            <m:sty m:val="p"/>
          </m:rPr>
          <m:t>(</m:t>
        </m:r>
        <m:r>
          <m:t>1</m:t>
        </m:r>
        <m:r>
          <m:rPr>
            <m:sty m:val="p"/>
          </m:rPr>
          <m:t>,</m:t>
        </m:r>
        <m:r>
          <m:t>0</m:t>
        </m:r>
        <m:r>
          <m:rPr>
            <m:sty m:val="p"/>
          </m:rPr>
          <m:t>)</m:t>
        </m:r>
      </m:oMath>
      <w:del w:id="10091" w:author="PR Preview" w:date="2026-01-01T00:00:00Z">
        <w:r>
          <w:delText xml:space="preserve"> </w:delText>
        </w:r>
      </w:del>
      <w:del w:id="10092" w:author="PR Preview" w:date="2026-01-01T00:00:00Z">
        <w:r>
          <w:delText xml:space="preserve">has length</w:delText>
        </w:r>
      </w:del>
      <w:del w:id="10093" w:author="PR Preview" w:date="2026-01-01T00:00:00Z">
        <w:r>
          <w:delText xml:space="preserve"> </w:delText>
        </w:r>
      </w:del>
      <m:oMath>
        <m:r>
          <m:t>1</m:t>
        </m:r>
      </m:oMath>
      <w:del w:id="10094" w:author="PR Preview" w:date="2026-01-01T00:00:00Z">
        <w:r>
          <w:delText xml:space="preserve"> </w:delText>
        </w:r>
      </w:del>
      <w:del w:id="10095" w:author="PR Preview" w:date="2026-01-01T00:00:00Z">
        <w:r>
          <w:delText xml:space="preserve">and spans the axis,</w:delText>
        </w:r>
      </w:del>
      <w:del w:id="10096" w:author="PR Preview" w:date="2026-01-01T00:00:00Z">
        <w:r>
          <w:delText xml:space="preserve"> </w:delText>
        </w:r>
      </w:del>
      <w:del w:id="10097" w:author="PR Preview" w:date="2026-01-01T00:00:00Z">
        <w:r>
          <w:delText xml:space="preserve">so it is an orthonormal basis of it, and with</w:delText>
        </w:r>
      </w:del>
      <w:del w:id="10098" w:author="PR Preview" w:date="2026-01-01T00:00:00Z">
        <w:r>
          <w:delText xml:space="preserve"> </w:delText>
        </w:r>
      </w:del>
      <m:oMath>
        <m:r>
          <m:rPr>
            <m:sty m:val="bi"/>
          </m:rPr>
          <m:t>B</m:t>
        </m:r>
        <m:r>
          <m:rPr>
            <m:sty m:val="p"/>
          </m:rPr>
          <m:t>=</m:t>
        </m:r>
        <m:r>
          <m:rPr>
            <m:sty m:val="p"/>
          </m:rPr>
          <m:t>[</m:t>
        </m:r>
        <m:sSub>
          <m:e>
            <m:acc>
              <m:accPr>
                <m:chr m:val="̃"/>
              </m:accPr>
              <m:e>
                <m:r>
                  <m:t>q</m:t>
                </m:r>
              </m:e>
            </m:acc>
          </m:e>
          <m:sub>
            <m:r>
              <m:t>1</m:t>
            </m:r>
          </m:sub>
        </m:sSub>
        <m:r>
          <m:rPr>
            <m:sty m:val="p"/>
          </m:rPr>
          <m:t>]</m:t>
        </m:r>
      </m:oMath>
      <w:del w:id="10099" w:author="PR Preview" w:date="2026-01-01T00:00:00Z">
        <w:r>
          <w:delText xml:space="preserve">,</w:delText>
        </w:r>
      </w:del>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del w:id="10100" w:author="PR Preview" w:date="2026-01-01T00:00:00Z">
        <w:r>
          <w:delText xml:space="preserve">as part 2 and</w:delText>
        </w:r>
      </w:del>
      <w:del w:id="10101" w:author="PR Preview" w:date="2026-01-01T00:00:00Z">
        <w:r>
          <w:delText xml:space="preserve"> </w:delText>
        </w:r>
      </w:del>
      <w:hyperlink w:anchor="thm-projector-onb">
        <w:del w:id="10102" w:author="PR Preview" w:date="2026-01-01T00:00:00Z">
          <w:r>
            <w:rPr>
              <w:rStyle w:val="Hyperlink"/>
            </w:rPr>
            <w:delText xml:space="preserve">Theorem 82</w:delText>
          </w:r>
        </w:del>
      </w:hyperlink>
      <w:del w:id="10103" w:author="PR Preview" w:date="2026-01-01T00:00:00Z">
        <w:r>
          <w:delText xml:space="preserve"> </w:delText>
        </w:r>
      </w:del>
      <w:del w:id="10104" w:author="PR Preview" w:date="2026-01-01T00:00:00Z">
        <w:r>
          <w:delText xml:space="preserve">require.</w:delText>
        </w:r>
      </w:del>
    </w:p>
    <w:p>
      <w:pPr>
        <w:pStyle w:val="BodyText"/>
      </w:pPr>
      <w:del w:id="10105" w:author="PR Preview" w:date="2026-01-01T00:00:00Z">
        <w:r>
          <w:delText xml:space="preserve">The oblique projection</w:delText>
        </w:r>
      </w:del>
      <w:del w:id="10106" w:author="PR Preview" w:date="2026-01-01T00:00:00Z">
        <w:r>
          <w:delText xml:space="preserve"> </w:delText>
        </w:r>
      </w:del>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0107" w:author="PR Preview" w:date="2026-01-01T00:00:00Z">
        <w:r>
          <w:delText xml:space="preserve"> </w:delText>
        </w:r>
      </w:del>
      <w:del w:id="10108" w:author="PR Preview" w:date="2026-01-01T00:00:00Z">
        <w:r>
          <w:delText xml:space="preserve">of</w:delText>
        </w:r>
      </w:del>
      <w:del w:id="10109" w:author="PR Preview" w:date="2026-01-01T00:00:00Z">
        <w:r>
          <w:delText xml:space="preserve"> </w:delText>
        </w:r>
      </w:del>
      <w:hyperlink w:anchor="exm-projection-matrix">
        <w:del w:id="10110" w:author="PR Preview" w:date="2026-01-01T00:00:00Z">
          <w:r>
            <w:rPr>
              <w:rStyle w:val="Hyperlink"/>
            </w:rPr>
            <w:delText xml:space="preserve">Example 124</w:delText>
          </w:r>
        </w:del>
      </w:hyperlink>
      <w:del w:id="10111" w:author="PR Preview" w:date="2026-01-01T00:00:00Z">
        <w:r>
          <w:delText xml:space="preserve"> </w:delText>
        </w:r>
      </w:del>
      <w:del w:id="10112" w:author="PR Preview" w:date="2026-01-01T00:00:00Z">
        <w:r>
          <w:delText xml:space="preserve">also maps every vector into the horizontal axis.</w:delText>
        </w:r>
      </w:del>
      <w:del w:id="10113" w:author="PR Preview" w:date="2026-01-01T00:00:00Z">
        <w:r>
          <w:delText xml:space="preserve"> </w:delText>
        </w:r>
      </w:del>
      <w:del w:id="10114" w:author="PR Preview" w:date="2026-01-01T00:00:00Z">
        <w:r>
          <w:delText xml:space="preserve">It sends</w:delText>
        </w:r>
      </w:del>
      <w:del w:id="10115" w:author="PR Preview" w:date="2026-01-01T00:00:00Z">
        <w:r>
          <w:delText xml:space="preserve"> </w:delText>
        </w:r>
      </w:del>
      <m:oMath>
        <m:r>
          <m:rPr>
            <m:sty m:val="p"/>
          </m:rPr>
          <m:t>(</m:t>
        </m:r>
        <m:r>
          <m:t>0</m:t>
        </m:r>
        <m:r>
          <m:rPr>
            <m:sty m:val="p"/>
          </m:rPr>
          <m:t>,</m:t>
        </m:r>
        <m:r>
          <m:t>1</m:t>
        </m:r>
        <m:r>
          <m:rPr>
            <m:sty m:val="p"/>
          </m:rPr>
          <m:t>)</m:t>
        </m:r>
      </m:oMath>
      <w:del w:id="10116" w:author="PR Preview" w:date="2026-01-01T00:00:00Z">
        <w:r>
          <w:delText xml:space="preserve"> </w:delText>
        </w:r>
      </w:del>
      <w:del w:id="10117" w:author="PR Preview" w:date="2026-01-01T00:00:00Z">
        <w:r>
          <w:delText xml:space="preserve">to</w:delText>
        </w:r>
      </w:del>
      <w:del w:id="10118" w:author="PR Preview" w:date="2026-01-01T00:00:00Z">
        <w:r>
          <w:delText xml:space="preserve"> </w:delText>
        </w:r>
      </w:del>
      <m:oMath>
        <m:r>
          <m:rPr>
            <m:sty m:val="p"/>
          </m:rPr>
          <m:t>(</m:t>
        </m:r>
        <m:r>
          <m:t>1</m:t>
        </m:r>
        <m:r>
          <m:rPr>
            <m:sty m:val="p"/>
          </m:rPr>
          <m:t>,</m:t>
        </m:r>
        <m:r>
          <m:t>0</m:t>
        </m:r>
        <m:r>
          <m:rPr>
            <m:sty m:val="p"/>
          </m:rPr>
          <m:t>)</m:t>
        </m:r>
      </m:oMath>
      <w:del w:id="10119" w:author="PR Preview" w:date="2026-01-01T00:00:00Z">
        <w:r>
          <w:delText xml:space="preserve">,</w:delText>
        </w:r>
      </w:del>
      <w:del w:id="10120" w:author="PR Preview" w:date="2026-01-01T00:00:00Z">
        <w:r>
          <w:delText xml:space="preserve"> </w:delText>
        </w:r>
      </w:del>
      <w:del w:id="10121" w:author="PR Preview" w:date="2026-01-01T00:00:00Z">
        <w:r>
          <w:delText xml:space="preserve">but the remainder</w:delText>
        </w:r>
      </w:del>
      <w:del w:id="10122" w:author="PR Preview" w:date="2026-01-01T00:00:00Z">
        <w:r>
          <w:delText xml:space="preserve"> </w:delText>
        </w:r>
      </w:del>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del w:id="10123" w:author="PR Preview" w:date="2026-01-01T00:00:00Z">
        <w:r>
          <w:delText xml:space="preserve"> </w:delText>
        </w:r>
      </w:del>
      <w:del w:id="10124" w:author="PR Preview" w:date="2026-01-01T00:00:00Z">
        <w:r>
          <w:delText xml:space="preserve">is not orthogonal to the axis,</w:delText>
        </w:r>
      </w:del>
      <w:del w:id="10125" w:author="PR Preview" w:date="2026-01-01T00:00:00Z">
        <w:r>
          <w:delText xml:space="preserve"> </w:delText>
        </w:r>
      </w:del>
      <w:del w:id="10126" w:author="PR Preview" w:date="2026-01-01T00:00:00Z">
        <w:r>
          <w:delText xml:space="preserve">so</w:delText>
        </w:r>
      </w:del>
      <w:del w:id="10127" w:author="PR Preview" w:date="2026-01-01T00:00:00Z">
        <w:r>
          <w:delText xml:space="preserve"> </w:delText>
        </w:r>
      </w:del>
      <m:oMath>
        <m:r>
          <m:rPr>
            <m:sty m:val="p"/>
          </m:rPr>
          <m:t>(</m:t>
        </m:r>
        <m:r>
          <m:t>1</m:t>
        </m:r>
        <m:r>
          <m:rPr>
            <m:sty m:val="p"/>
          </m:rPr>
          <m:t>,</m:t>
        </m:r>
        <m:r>
          <m:t>0</m:t>
        </m:r>
        <m:r>
          <m:rPr>
            <m:sty m:val="p"/>
          </m:rPr>
          <m:t>)</m:t>
        </m:r>
      </m:oMath>
      <w:del w:id="10128" w:author="PR Preview" w:date="2026-01-01T00:00:00Z">
        <w:r>
          <w:delText xml:space="preserve"> </w:delText>
        </w:r>
      </w:del>
      <w:del w:id="10129" w:author="PR Preview" w:date="2026-01-01T00:00:00Z">
        <w:r>
          <w:delText xml:space="preserve">is not the orthogonal projection of</w:delText>
        </w:r>
      </w:del>
      <w:del w:id="10130" w:author="PR Preview" w:date="2026-01-01T00:00:00Z">
        <w:r>
          <w:delText xml:space="preserve"> </w:delText>
        </w:r>
      </w:del>
      <m:oMath>
        <m:r>
          <m:rPr>
            <m:sty m:val="p"/>
          </m:rPr>
          <m:t>(</m:t>
        </m:r>
        <m:r>
          <m:t>0</m:t>
        </m:r>
        <m:r>
          <m:rPr>
            <m:sty m:val="p"/>
          </m:rPr>
          <m:t>,</m:t>
        </m:r>
        <m:r>
          <m:t>1</m:t>
        </m:r>
        <m:r>
          <m:rPr>
            <m:sty m:val="p"/>
          </m:rPr>
          <m:t>)</m:t>
        </m:r>
      </m:oMath>
      <w:del w:id="10131" w:author="PR Preview" w:date="2026-01-01T00:00:00Z">
        <w:r>
          <w:delText xml:space="preserve"> </w:delText>
        </w:r>
      </w:del>
      <w:del w:id="10132" w:author="PR Preview" w:date="2026-01-01T00:00:00Z">
        <w:r>
          <w:delText xml:space="preserve">onto the axis,</w:delText>
        </w:r>
      </w:del>
      <w:del w:id="10133" w:author="PR Preview" w:date="2026-01-01T00:00:00Z">
        <w:r>
          <w:delText xml:space="preserve"> </w:delText>
        </w:r>
      </w:del>
      <w:del w:id="10134" w:author="PR Preview" w:date="2026-01-01T00:00:00Z">
        <w:r>
          <w:delText xml:space="preserve">which is</w:delText>
        </w:r>
      </w:del>
      <w:del w:id="10135" w:author="PR Preview" w:date="2026-01-01T00:00:00Z">
        <w:r>
          <w:delText xml:space="preserve"> </w:delText>
        </w:r>
      </w:del>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del w:id="10136" w:author="PR Preview" w:date="2026-01-01T00:00:00Z">
        <w:r>
          <w:delText xml:space="preserve">.</w:delText>
        </w:r>
      </w:del>
    </w:p>
    <w:p>
      <w:pPr>
        <w:pStyle w:val="BodyText"/>
      </w:pPr>
      <w:del w:id="10137" w:author="PR Preview" w:date="2026-01-01T00:00:00Z">
        <w:r>
          <w:rPr>
            <w:b/>
            <w:bCs/>
          </w:rPr>
          <w:delText xml:space="preserve">Theorem 84 (The hat matrix projects onto the column space of the design matrix)</w:delText>
        </w:r>
      </w:del>
      <w:del w:id="10138" w:author="PR Preview" w:date="2026-01-01T00:00:00Z">
        <w:r>
          <w:delText xml:space="preserve"> </w:delText>
        </w:r>
      </w:del>
      <w:del w:id="10139" w:author="PR Preview" w:date="2026-01-01T00:00:00Z">
        <w:r>
          <w:delText xml:space="preserve">If</w:delText>
        </w:r>
      </w:del>
      <w:del w:id="10140" w:author="PR Preview" w:date="2026-01-01T00:00:00Z">
        <w:r>
          <w:delText xml:space="preserve"> </w:delText>
        </w:r>
      </w:del>
      <m:oMath>
        <m:r>
          <m:rPr>
            <m:sty m:val="bi"/>
          </m:rPr>
          <m:t>X</m:t>
        </m:r>
      </m:oMath>
      <w:del w:id="10141" w:author="PR Preview" w:date="2026-01-01T00:00:00Z">
        <w:r>
          <w:delText xml:space="preserve"> </w:delText>
        </w:r>
      </w:del>
      <w:del w:id="10142" w:author="PR Preview" w:date="2026-01-01T00:00:00Z">
        <w:r>
          <w:delText xml:space="preserve">is an</w:delText>
        </w:r>
      </w:del>
      <w:del w:id="10143" w:author="PR Preview" w:date="2026-01-01T00:00:00Z">
        <w:r>
          <w:delText xml:space="preserve"> </w:delText>
        </w:r>
      </w:del>
      <m:oMath>
        <m:r>
          <m:t>n</m:t>
        </m:r>
        <m:r>
          <m:rPr>
            <m:sty m:val="p"/>
          </m:rPr>
          <m:t>×</m:t>
        </m:r>
        <m:r>
          <m:t>p</m:t>
        </m:r>
      </m:oMath>
      <w:del w:id="10144" w:author="PR Preview" w:date="2026-01-01T00:00:00Z">
        <w:r>
          <w:delText xml:space="preserve"> </w:delText>
        </w:r>
      </w:del>
      <w:del w:id="10145" w:author="PR Preview" w:date="2026-01-01T00:00:00Z">
        <w:r>
          <w:delText xml:space="preserve">design matrix with</w:delText>
        </w:r>
      </w:del>
      <w:del w:id="1014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0147" w:author="PR Preview" w:date="2026-01-01T00:00:00Z">
        <w:r>
          <w:delText xml:space="preserve">,</w:delText>
        </w:r>
      </w:del>
      <w:del w:id="10148" w:author="PR Preview" w:date="2026-01-01T00:00:00Z">
        <w:r>
          <w:delText xml:space="preserve"> </w:delText>
        </w:r>
      </w:del>
      <w:del w:id="10149" w:author="PR Preview" w:date="2026-01-01T00:00:00Z">
        <w:r>
          <w:delText xml:space="preserve">then for every</w:delText>
        </w:r>
      </w:del>
      <w:del w:id="10150"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10151" w:author="PR Preview" w:date="2026-01-01T00:00:00Z">
        <w:r>
          <w:delText xml:space="preserve">,</w:delText>
        </w:r>
      </w:del>
      <w:del w:id="10152" w:author="PR Preview" w:date="2026-01-01T00:00:00Z">
        <w:r>
          <w:delText xml:space="preserve"> </w:delText>
        </w:r>
      </w:del>
      <m:oMath>
        <m:r>
          <m:rPr>
            <m:sty m:val="bi"/>
          </m:rPr>
          <m:t>H</m:t>
        </m:r>
        <m:acc>
          <m:accPr>
            <m:chr m:val="̃"/>
          </m:accPr>
          <m:e>
            <m:r>
              <m:t>y</m:t>
            </m:r>
          </m:e>
        </m:acc>
      </m:oMath>
      <w:del w:id="10153" w:author="PR Preview" w:date="2026-01-01T00:00:00Z">
        <w:r>
          <w:delText xml:space="preserve"> </w:delText>
        </w:r>
      </w:del>
      <w:del w:id="10154" w:author="PR Preview" w:date="2026-01-01T00:00:00Z">
        <w:r>
          <w:delText xml:space="preserve">(</w:delText>
        </w:r>
      </w:del>
      <w:hyperlink w:anchor="def-hat-matrix">
        <w:del w:id="10155" w:author="PR Preview" w:date="2026-01-01T00:00:00Z">
          <w:r>
            <w:rPr>
              <w:rStyle w:val="Hyperlink"/>
            </w:rPr>
            <w:delText xml:space="preserve">Definition 90</w:delText>
          </w:r>
        </w:del>
      </w:hyperlink>
      <w:del w:id="10156" w:author="PR Preview" w:date="2026-01-01T00:00:00Z">
        <w:r>
          <w:delText xml:space="preserve">) is the orthogonal projection of</w:delText>
        </w:r>
      </w:del>
      <w:del w:id="10157" w:author="PR Preview" w:date="2026-01-01T00:00:00Z">
        <w:r>
          <w:delText xml:space="preserve"> </w:delText>
        </w:r>
      </w:del>
      <m:oMath>
        <m:acc>
          <m:accPr>
            <m:chr m:val="̃"/>
          </m:accPr>
          <m:e>
            <m:r>
              <m:t>y</m:t>
            </m:r>
          </m:e>
        </m:acc>
      </m:oMath>
      <w:del w:id="10158" w:author="PR Preview" w:date="2026-01-01T00:00:00Z">
        <w:r>
          <w:delText xml:space="preserve"> </w:delText>
        </w:r>
      </w:del>
      <w:del w:id="10159" w:author="PR Preview" w:date="2026-01-01T00:00:00Z">
        <w:r>
          <w:delText xml:space="preserve">onto</w:delText>
        </w:r>
      </w:del>
      <w:del w:id="10160" w:author="PR Preview" w:date="2026-01-01T00:00:00Z">
        <w:r>
          <w:delText xml:space="preserve"> </w:delText>
        </w:r>
      </w:del>
      <m:oMath>
        <m:r>
          <m:rPr>
            <m:scr m:val="script"/>
            <m:sty m:val="p"/>
          </m:rPr>
          <m:t>C</m:t>
        </m:r>
        <m:r>
          <m:rPr>
            <m:sty m:val="p"/>
          </m:rPr>
          <m:t>(</m:t>
        </m:r>
        <m:r>
          <m:rPr>
            <m:sty m:val="bi"/>
          </m:rPr>
          <m:t>X</m:t>
        </m:r>
        <m:r>
          <m:rPr>
            <m:sty m:val="p"/>
          </m:rPr>
          <m:t>)</m:t>
        </m:r>
      </m:oMath>
      <w:del w:id="10161" w:author="PR Preview" w:date="2026-01-01T00:00:00Z">
        <w:r>
          <w:delText xml:space="preserve">.</w:delText>
        </w:r>
      </w:del>
      <w:del w:id="10162" w:author="PR Preview" w:date="2026-01-01T00:00:00Z">
        <w:r>
          <w:delText xml:space="preserve"> </w:delText>
        </w:r>
      </w:del>
      <w:del w:id="10163" w:author="PR Preview" w:date="2026-01-01T00:00:00Z">
        <w:r>
          <w:delText xml:space="preserve">So</w:delText>
        </w:r>
      </w:del>
      <w:del w:id="10164"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0165" w:author="PR Preview" w:date="2026-01-01T00:00:00Z">
        <w:r>
          <w:delText xml:space="preserve"> </w:delText>
        </w:r>
      </w:del>
      <w:del w:id="10166" w:author="PR Preview" w:date="2026-01-01T00:00:00Z">
        <w:r>
          <w:delText xml:space="preserve">for any</w:delText>
        </w:r>
      </w:del>
      <w:del w:id="10167" w:author="PR Preview" w:date="2026-01-01T00:00:00Z">
        <w:r>
          <w:delText xml:space="preserve"> </w:delText>
        </w:r>
      </w:del>
      <m:oMath>
        <m:r>
          <m:t>n</m:t>
        </m:r>
        <m:r>
          <m:rPr>
            <m:sty m:val="p"/>
          </m:rPr>
          <m:t>×</m:t>
        </m:r>
        <m:r>
          <m:t>p</m:t>
        </m:r>
      </m:oMath>
      <w:del w:id="10168" w:author="PR Preview" w:date="2026-01-01T00:00:00Z">
        <w:r>
          <w:delText xml:space="preserve"> </w:delText>
        </w:r>
      </w:del>
      <w:del w:id="10169" w:author="PR Preview" w:date="2026-01-01T00:00:00Z">
        <w:r>
          <w:delText xml:space="preserve">matrix</w:delText>
        </w:r>
      </w:del>
      <w:del w:id="10170" w:author="PR Preview" w:date="2026-01-01T00:00:00Z">
        <w:r>
          <w:delText xml:space="preserve"> </w:delText>
        </w:r>
      </w:del>
      <m:oMath>
        <m:r>
          <m:rPr>
            <m:sty m:val="bi"/>
          </m:rPr>
          <m:t>Q</m:t>
        </m:r>
      </m:oMath>
      <w:del w:id="10171" w:author="PR Preview" w:date="2026-01-01T00:00:00Z">
        <w:r>
          <w:delText xml:space="preserve"> </w:delText>
        </w:r>
      </w:del>
      <w:del w:id="10172" w:author="PR Preview" w:date="2026-01-01T00:00:00Z">
        <w:r>
          <w:delText xml:space="preserve">whose columns are an orthonormal basis of</w:delText>
        </w:r>
      </w:del>
      <w:del w:id="10173" w:author="PR Preview" w:date="2026-01-01T00:00:00Z">
        <w:r>
          <w:delText xml:space="preserve"> </w:delText>
        </w:r>
      </w:del>
      <m:oMath>
        <m:r>
          <m:rPr>
            <m:scr m:val="script"/>
            <m:sty m:val="p"/>
          </m:rPr>
          <m:t>C</m:t>
        </m:r>
        <m:r>
          <m:rPr>
            <m:sty m:val="p"/>
          </m:rPr>
          <m:t>(</m:t>
        </m:r>
        <m:r>
          <m:rPr>
            <m:sty m:val="bi"/>
          </m:rPr>
          <m:t>X</m:t>
        </m:r>
        <m:r>
          <m:rPr>
            <m:sty m:val="p"/>
          </m:rPr>
          <m:t>)</m:t>
        </m:r>
      </m:oMath>
      <w:del w:id="10174" w:author="PR Preview" w:date="2026-01-01T00:00:00Z">
        <w:r>
          <w:delText xml:space="preserve">.</w:delText>
        </w:r>
      </w:del>
    </w:p>
    <w:p>
      <w:pPr>
        <w:pStyle w:val="BodyText"/>
      </w:pPr>
      <w:del w:id="10175" w:author="PR Preview" w:date="2026-01-01T00:00:00Z">
        <w:r>
          <w:rPr>
            <w:i/>
            <w:iCs/>
          </w:rPr>
          <w:delText xml:space="preserve">Proof</w:delText>
        </w:r>
      </w:del>
      <w:del w:id="10176" w:author="PR Preview" w:date="2026-01-01T00:00:00Z">
        <w:r>
          <w:delText xml:space="preserve">. </w:delText>
        </w:r>
      </w:del>
      <m:oMath>
        <m:r>
          <m:rPr>
            <m:sty m:val="bi"/>
          </m:rPr>
          <m:t>H</m:t>
        </m:r>
      </m:oMath>
      <w:del w:id="10177" w:author="PR Preview" w:date="2026-01-01T00:00:00Z">
        <w:r>
          <w:delText xml:space="preserve"> </w:delText>
        </w:r>
      </w:del>
      <w:del w:id="10178" w:author="PR Preview" w:date="2026-01-01T00:00:00Z">
        <w:r>
          <w:delText xml:space="preserve">is an orthogonal projection matrix (</w:delText>
        </w:r>
      </w:del>
      <w:hyperlink w:anchor="thm-hat-matrix">
        <w:del w:id="10179" w:author="PR Preview" w:date="2026-01-01T00:00:00Z">
          <w:r>
            <w:rPr>
              <w:rStyle w:val="Hyperlink"/>
            </w:rPr>
            <w:delText xml:space="preserve">Theorem 80</w:delText>
          </w:r>
        </w:del>
      </w:hyperlink>
      <w:del w:id="10180" w:author="PR Preview" w:date="2026-01-01T00:00:00Z">
        <w:r>
          <w:delText xml:space="preserve">),</w:delText>
        </w:r>
      </w:del>
      <w:del w:id="10181" w:author="PR Preview" w:date="2026-01-01T00:00:00Z">
        <w:r>
          <w:delText xml:space="preserve"> </w:delText>
        </w:r>
      </w:del>
      <w:del w:id="10182" w:author="PR Preview" w:date="2026-01-01T00:00:00Z">
        <w:r>
          <w:delText xml:space="preserve">so</w:delText>
        </w:r>
      </w:del>
      <w:del w:id="10183" w:author="PR Preview" w:date="2026-01-01T00:00:00Z">
        <w:r>
          <w:delText xml:space="preserve"> </w:delText>
        </w:r>
      </w:del>
      <m:oMath>
        <m:r>
          <m:rPr>
            <m:sty m:val="bi"/>
          </m:rPr>
          <m:t>H</m:t>
        </m:r>
        <m:acc>
          <m:accPr>
            <m:chr m:val="̃"/>
          </m:accPr>
          <m:e>
            <m:r>
              <m:t>y</m:t>
            </m:r>
          </m:e>
        </m:acc>
      </m:oMath>
      <w:del w:id="10184" w:author="PR Preview" w:date="2026-01-01T00:00:00Z">
        <w:r>
          <w:delText xml:space="preserve"> </w:delText>
        </w:r>
      </w:del>
      <w:del w:id="10185" w:author="PR Preview" w:date="2026-01-01T00:00:00Z">
        <w:r>
          <w:delText xml:space="preserve">is the orthogonal projection of</w:delText>
        </w:r>
      </w:del>
      <w:del w:id="10186" w:author="PR Preview" w:date="2026-01-01T00:00:00Z">
        <w:r>
          <w:delText xml:space="preserve"> </w:delText>
        </w:r>
      </w:del>
      <m:oMath>
        <m:acc>
          <m:accPr>
            <m:chr m:val="̃"/>
          </m:accPr>
          <m:e>
            <m:r>
              <m:t>y</m:t>
            </m:r>
          </m:e>
        </m:acc>
      </m:oMath>
      <w:del w:id="10187" w:author="PR Preview" w:date="2026-01-01T00:00:00Z">
        <w:r>
          <w:delText xml:space="preserve"> </w:delText>
        </w:r>
      </w:del>
      <w:del w:id="10188" w:author="PR Preview" w:date="2026-01-01T00:00:00Z">
        <w:r>
          <w:delText xml:space="preserve">onto</w:delText>
        </w:r>
      </w:del>
      <w:del w:id="10189" w:author="PR Preview" w:date="2026-01-01T00:00:00Z">
        <w:r>
          <w:delText xml:space="preserve"> </w:delText>
        </w:r>
      </w:del>
      <m:oMath>
        <m:r>
          <m:rPr>
            <m:scr m:val="script"/>
            <m:sty m:val="p"/>
          </m:rPr>
          <m:t>C</m:t>
        </m:r>
        <m:r>
          <m:rPr>
            <m:sty m:val="p"/>
          </m:rPr>
          <m:t>(</m:t>
        </m:r>
        <m:r>
          <m:rPr>
            <m:sty m:val="bi"/>
          </m:rPr>
          <m:t>H</m:t>
        </m:r>
        <m:r>
          <m:rPr>
            <m:sty m:val="p"/>
          </m:rPr>
          <m:t>)</m:t>
        </m:r>
      </m:oMath>
      <w:del w:id="10190" w:author="PR Preview" w:date="2026-01-01T00:00:00Z">
        <w:r>
          <w:delText xml:space="preserve"> </w:delText>
        </w:r>
      </w:del>
      <w:del w:id="10191" w:author="PR Preview" w:date="2026-01-01T00:00:00Z">
        <w:r>
          <w:delText xml:space="preserve">(</w:delText>
        </w:r>
      </w:del>
      <w:hyperlink w:anchor="thm-projection-matrix-projects">
        <w:del w:id="10192" w:author="PR Preview" w:date="2026-01-01T00:00:00Z">
          <w:r>
            <w:rPr>
              <w:rStyle w:val="Hyperlink"/>
            </w:rPr>
            <w:delText xml:space="preserve">Theorem 83</w:delText>
          </w:r>
        </w:del>
      </w:hyperlink>
      <w:del w:id="10193" w:author="PR Preview" w:date="2026-01-01T00:00:00Z">
        <w:r>
          <w:delText xml:space="preserve">, part 1).</w:delText>
        </w:r>
      </w:del>
      <w:del w:id="10194" w:author="PR Preview" w:date="2026-01-01T00:00:00Z">
        <w:r>
          <w:delText xml:space="preserve"> </w:delText>
        </w:r>
      </w:del>
      <w:del w:id="10195" w:author="PR Preview" w:date="2026-01-01T00:00:00Z">
        <w:r>
          <w:delText xml:space="preserve">It remains to show</w:delText>
        </w:r>
      </w:del>
      <w:del w:id="10196"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10197" w:author="PR Preview" w:date="2026-01-01T00:00:00Z">
        <w:r>
          <w:delText xml:space="preserve">.</w:delText>
        </w:r>
      </w:del>
    </w:p>
    <w:p>
      <w:pPr>
        <w:pStyle w:val="BodyText"/>
      </w:pPr>
      <w:ins w:id="10198" w:author="PR Preview" w:date="2026-01-01T00:00:00Z">
        <w:r>
          <w:rPr>
            <w:b/>
            <w:bCs/>
          </w:rPr>
          <w:t xml:space="preserve">Example 159 (Two routes to the same projection matrix)</w:t>
        </w:r>
      </w:ins>
      <w:ins w:id="10199" w:author="PR Preview" w:date="2026-01-01T00:00:00Z">
        <w:r>
          <w:t xml:space="preserve"> </w:t>
        </w:r>
      </w:ins>
      <w:ins w:id="10200" w:author="PR Preview" w:date="2026-01-01T00:00:00Z">
        <w:r>
          <w:t xml:space="preserve">The matrix</w:t>
        </w:r>
      </w:ins>
      <w:ins w:id="1020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202" w:author="PR Preview" w:date="2026-01-01T00:00:00Z">
        <w:r>
          <w:t xml:space="preserve"> </w:t>
        </w:r>
      </w:ins>
      <w:ins w:id="10203" w:author="PR Preview" w:date="2026-01-01T00:00:00Z">
        <w:r>
          <w:t xml:space="preserve">of</w:t>
        </w:r>
      </w:ins>
      <w:ins w:id="10204" w:author="PR Preview" w:date="2026-01-01T00:00:00Z">
        <w:r>
          <w:t xml:space="preserve"> </w:t>
        </w:r>
      </w:ins>
      <w:hyperlink w:anchor="exm-projection-matrix">
        <w:ins w:id="10205" w:author="PR Preview" w:date="2026-01-01T00:00:00Z">
          <w:r>
            <w:rPr>
              <w:rStyle w:val="Hyperlink"/>
            </w:rPr>
            <w:t xml:space="preserve">Example 126</w:t>
          </w:r>
        </w:ins>
      </w:hyperlink>
      <w:ins w:id="10206" w:author="PR Preview" w:date="2026-01-01T00:00:00Z">
        <w:r>
          <w:t xml:space="preserve"> </w:t>
        </w:r>
      </w:ins>
      <w:ins w:id="10207" w:author="PR Preview" w:date="2026-01-01T00:00:00Z">
        <w:r>
          <w:t xml:space="preserve">is an orthogonal projection matrix,</w:t>
        </w:r>
      </w:ins>
      <w:ins w:id="10208" w:author="PR Preview" w:date="2026-01-01T00:00:00Z">
        <w:r>
          <w:t xml:space="preserve"> </w:t>
        </w:r>
      </w:ins>
      <w:ins w:id="10209" w:author="PR Preview" w:date="2026-01-01T00:00:00Z">
        <w:r>
          <w:t xml:space="preserve">and its column space is</w:t>
        </w:r>
      </w:ins>
      <w:ins w:id="1021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10211" w:author="PR Preview" w:date="2026-01-01T00:00:00Z">
        <w:r>
          <w:t xml:space="preserve">, the horizontal axis.</w:t>
        </w:r>
      </w:ins>
      <w:ins w:id="10212" w:author="PR Preview" w:date="2026-01-01T00:00:00Z">
        <w:r>
          <w:t xml:space="preserve"> </w:t>
        </w:r>
      </w:ins>
      <w:ins w:id="10213" w:author="PR Preview" w:date="2026-01-01T00:00:00Z">
        <w:r>
          <w:t xml:space="preserve">By part 1,</w:t>
        </w:r>
      </w:ins>
      <w:ins w:id="1021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10215" w:author="PR Preview" w:date="2026-01-01T00:00:00Z">
        <w:r>
          <w:t xml:space="preserve"> </w:t>
        </w:r>
      </w:ins>
      <w:ins w:id="10216" w:author="PR Preview" w:date="2026-01-01T00:00:00Z">
        <w:r>
          <w:t xml:space="preserve">is the orthogonal projection onto that axis:</w:t>
        </w:r>
      </w:ins>
      <w:ins w:id="10217" w:author="PR Preview" w:date="2026-01-01T00:00:00Z">
        <w:r>
          <w:t xml:space="preserve"> </w:t>
        </w:r>
      </w:ins>
      <w:ins w:id="10218" w:author="PR Preview" w:date="2026-01-01T00:00:00Z">
        <w:r>
          <w:t xml:space="preserve">the remainder</w:t>
        </w:r>
      </w:ins>
      <w:ins w:id="10219" w:author="PR Preview" w:date="2026-01-01T00:00:00Z">
        <w:r>
          <w:t xml:space="preserve"> </w:t>
        </w:r>
      </w:ins>
      <m:oMath>
        <m:r>
          <m:rPr>
            <m:sty m:val="p"/>
          </m:rPr>
          <m:t>(</m:t>
        </m:r>
        <m:r>
          <m:t>0</m:t>
        </m:r>
        <m:r>
          <m:rPr>
            <m:sty m:val="p"/>
          </m:rPr>
          <m:t>,</m:t>
        </m:r>
        <m:sSub>
          <m:e>
            <m:r>
              <m:t>v</m:t>
            </m:r>
          </m:e>
          <m:sub>
            <m:r>
              <m:t>2</m:t>
            </m:r>
          </m:sub>
        </m:sSub>
        <m:r>
          <m:rPr>
            <m:sty m:val="p"/>
          </m:rPr>
          <m:t>)</m:t>
        </m:r>
      </m:oMath>
      <w:ins w:id="10220" w:author="PR Preview" w:date="2026-01-01T00:00:00Z">
        <w:r>
          <w:t xml:space="preserve"> </w:t>
        </w:r>
      </w:ins>
      <w:ins w:id="10221" w:author="PR Preview" w:date="2026-01-01T00:00:00Z">
        <w:r>
          <w:t xml:space="preserve">is orthogonal to</w:t>
        </w:r>
      </w:ins>
      <w:ins w:id="10222" w:author="PR Preview" w:date="2026-01-01T00:00:00Z">
        <w:r>
          <w:t xml:space="preserve"> </w:t>
        </w:r>
      </w:ins>
      <m:oMath>
        <m:r>
          <m:rPr>
            <m:sty m:val="p"/>
          </m:rPr>
          <m:t>(</m:t>
        </m:r>
        <m:r>
          <m:t>1</m:t>
        </m:r>
        <m:r>
          <m:rPr>
            <m:sty m:val="p"/>
          </m:rPr>
          <m:t>,</m:t>
        </m:r>
        <m:r>
          <m:t>0</m:t>
        </m:r>
        <m:r>
          <m:rPr>
            <m:sty m:val="p"/>
          </m:rPr>
          <m:t>)</m:t>
        </m:r>
      </m:oMath>
      <w:ins w:id="10223" w:author="PR Preview" w:date="2026-01-01T00:00:00Z">
        <w:r>
          <w:t xml:space="preserve">.</w:t>
        </w:r>
      </w:ins>
      <w:ins w:id="10224" w:author="PR Preview" w:date="2026-01-01T00:00:00Z">
        <w:r>
          <w:t xml:space="preserve"> </w:t>
        </w:r>
      </w:ins>
      <w:ins w:id="10225" w:author="PR Preview" w:date="2026-01-01T00:00:00Z">
        <w:r>
          <w:t xml:space="preserve">The vector</w:t>
        </w:r>
      </w:ins>
      <w:ins w:id="10226" w:author="PR Preview" w:date="2026-01-01T00:00:00Z">
        <w:r>
          <w:t xml:space="preserve"> </w:t>
        </w:r>
      </w:ins>
      <m:oMath>
        <m:sSub>
          <m:e>
            <m:acc>
              <m:accPr>
                <m:chr m:val="̃"/>
              </m:accPr>
              <m:e>
                <m:r>
                  <m:t>q</m:t>
                </m:r>
              </m:e>
            </m:acc>
          </m:e>
          <m:sub>
            <m:r>
              <m:t>1</m:t>
            </m:r>
          </m:sub>
        </m:sSub>
        <m:r>
          <m:rPr>
            <m:sty m:val="p"/>
          </m:rPr>
          <m:t>=</m:t>
        </m:r>
        <m:r>
          <m:rPr>
            <m:sty m:val="p"/>
          </m:rPr>
          <m:t>(</m:t>
        </m:r>
        <m:r>
          <m:t>1</m:t>
        </m:r>
        <m:r>
          <m:rPr>
            <m:sty m:val="p"/>
          </m:rPr>
          <m:t>,</m:t>
        </m:r>
        <m:r>
          <m:t>0</m:t>
        </m:r>
        <m:r>
          <m:rPr>
            <m:sty m:val="p"/>
          </m:rPr>
          <m:t>)</m:t>
        </m:r>
      </m:oMath>
      <w:ins w:id="10227" w:author="PR Preview" w:date="2026-01-01T00:00:00Z">
        <w:r>
          <w:t xml:space="preserve"> </w:t>
        </w:r>
      </w:ins>
      <w:ins w:id="10228" w:author="PR Preview" w:date="2026-01-01T00:00:00Z">
        <w:r>
          <w:t xml:space="preserve">has length</w:t>
        </w:r>
      </w:ins>
      <w:ins w:id="10229" w:author="PR Preview" w:date="2026-01-01T00:00:00Z">
        <w:r>
          <w:t xml:space="preserve"> </w:t>
        </w:r>
      </w:ins>
      <m:oMath>
        <m:r>
          <m:t>1</m:t>
        </m:r>
      </m:oMath>
      <w:ins w:id="10230" w:author="PR Preview" w:date="2026-01-01T00:00:00Z">
        <w:r>
          <w:t xml:space="preserve"> </w:t>
        </w:r>
      </w:ins>
      <w:ins w:id="10231" w:author="PR Preview" w:date="2026-01-01T00:00:00Z">
        <w:r>
          <w:t xml:space="preserve">and spans the axis,</w:t>
        </w:r>
      </w:ins>
      <w:ins w:id="10232" w:author="PR Preview" w:date="2026-01-01T00:00:00Z">
        <w:r>
          <w:t xml:space="preserve"> </w:t>
        </w:r>
      </w:ins>
      <w:ins w:id="10233" w:author="PR Preview" w:date="2026-01-01T00:00:00Z">
        <w:r>
          <w:t xml:space="preserve">so it is an orthonormal basis of it, and with</w:t>
        </w:r>
      </w:ins>
      <w:ins w:id="10234" w:author="PR Preview" w:date="2026-01-01T00:00:00Z">
        <w:r>
          <w:t xml:space="preserve"> </w:t>
        </w:r>
      </w:ins>
      <m:oMath>
        <m:r>
          <m:rPr>
            <m:sty m:val="bi"/>
          </m:rPr>
          <m:t>B</m:t>
        </m:r>
        <m:r>
          <m:rPr>
            <m:sty m:val="p"/>
          </m:rPr>
          <m:t>=</m:t>
        </m:r>
        <m:r>
          <m:rPr>
            <m:sty m:val="p"/>
          </m:rPr>
          <m:t>[</m:t>
        </m:r>
        <m:sSub>
          <m:e>
            <m:acc>
              <m:accPr>
                <m:chr m:val="̃"/>
              </m:accPr>
              <m:e>
                <m:r>
                  <m:t>q</m:t>
                </m:r>
              </m:e>
            </m:acc>
          </m:e>
          <m:sub>
            <m:r>
              <m:t>1</m:t>
            </m:r>
          </m:sub>
        </m:sSub>
        <m:r>
          <m:rPr>
            <m:sty m:val="p"/>
          </m:rPr>
          <m:t>]</m:t>
        </m:r>
      </m:oMath>
      <w:ins w:id="10235"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ins w:id="10236" w:author="PR Preview" w:date="2026-01-01T00:00:00Z">
        <w:r>
          <w:t xml:space="preserve">as part 2 and</w:t>
        </w:r>
      </w:ins>
      <w:ins w:id="10237" w:author="PR Preview" w:date="2026-01-01T00:00:00Z">
        <w:r>
          <w:t xml:space="preserve"> </w:t>
        </w:r>
      </w:ins>
      <w:hyperlink w:anchor="thm-projector-onb">
        <w:ins w:id="10238" w:author="PR Preview" w:date="2026-01-01T00:00:00Z">
          <w:r>
            <w:rPr>
              <w:rStyle w:val="Hyperlink"/>
            </w:rPr>
            <w:t xml:space="preserve">Theorem 84</w:t>
          </w:r>
        </w:ins>
      </w:hyperlink>
      <w:ins w:id="10239" w:author="PR Preview" w:date="2026-01-01T00:00:00Z">
        <w:r>
          <w:t xml:space="preserve"> </w:t>
        </w:r>
      </w:ins>
      <w:ins w:id="10240" w:author="PR Preview" w:date="2026-01-01T00:00:00Z">
        <w:r>
          <w:t xml:space="preserve">require.</w:t>
        </w:r>
      </w:ins>
    </w:p>
    <w:p>
      <w:pPr>
        <w:pStyle w:val="BodyText"/>
      </w:pPr>
      <w:ins w:id="10241" w:author="PR Preview" w:date="2026-01-01T00:00:00Z">
        <w:r>
          <w:t xml:space="preserve">The oblique projection</w:t>
        </w:r>
      </w:ins>
      <w:ins w:id="10242" w:author="PR Preview" w:date="2026-01-01T00:00:00Z">
        <w:r>
          <w:t xml:space="preserve"> </w:t>
        </w:r>
      </w:ins>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0243" w:author="PR Preview" w:date="2026-01-01T00:00:00Z">
        <w:r>
          <w:t xml:space="preserve"> </w:t>
        </w:r>
      </w:ins>
      <w:ins w:id="10244" w:author="PR Preview" w:date="2026-01-01T00:00:00Z">
        <w:r>
          <w:t xml:space="preserve">of</w:t>
        </w:r>
      </w:ins>
      <w:ins w:id="10245" w:author="PR Preview" w:date="2026-01-01T00:00:00Z">
        <w:r>
          <w:t xml:space="preserve"> </w:t>
        </w:r>
      </w:ins>
      <w:hyperlink w:anchor="exm-projection-matrix">
        <w:ins w:id="10246" w:author="PR Preview" w:date="2026-01-01T00:00:00Z">
          <w:r>
            <w:rPr>
              <w:rStyle w:val="Hyperlink"/>
            </w:rPr>
            <w:t xml:space="preserve">Example 126</w:t>
          </w:r>
        </w:ins>
      </w:hyperlink>
      <w:ins w:id="10247" w:author="PR Preview" w:date="2026-01-01T00:00:00Z">
        <w:r>
          <w:t xml:space="preserve"> </w:t>
        </w:r>
      </w:ins>
      <w:ins w:id="10248" w:author="PR Preview" w:date="2026-01-01T00:00:00Z">
        <w:r>
          <w:t xml:space="preserve">also maps every vector into the horizontal axis.</w:t>
        </w:r>
      </w:ins>
      <w:ins w:id="10249" w:author="PR Preview" w:date="2026-01-01T00:00:00Z">
        <w:r>
          <w:t xml:space="preserve"> </w:t>
        </w:r>
      </w:ins>
      <w:ins w:id="10250" w:author="PR Preview" w:date="2026-01-01T00:00:00Z">
        <w:r>
          <w:t xml:space="preserve">It sends</w:t>
        </w:r>
      </w:ins>
      <w:ins w:id="10251" w:author="PR Preview" w:date="2026-01-01T00:00:00Z">
        <w:r>
          <w:t xml:space="preserve"> </w:t>
        </w:r>
      </w:ins>
      <m:oMath>
        <m:r>
          <m:rPr>
            <m:sty m:val="p"/>
          </m:rPr>
          <m:t>(</m:t>
        </m:r>
        <m:r>
          <m:t>0</m:t>
        </m:r>
        <m:r>
          <m:rPr>
            <m:sty m:val="p"/>
          </m:rPr>
          <m:t>,</m:t>
        </m:r>
        <m:r>
          <m:t>1</m:t>
        </m:r>
        <m:r>
          <m:rPr>
            <m:sty m:val="p"/>
          </m:rPr>
          <m:t>)</m:t>
        </m:r>
      </m:oMath>
      <w:ins w:id="10252" w:author="PR Preview" w:date="2026-01-01T00:00:00Z">
        <w:r>
          <w:t xml:space="preserve"> </w:t>
        </w:r>
      </w:ins>
      <w:ins w:id="10253" w:author="PR Preview" w:date="2026-01-01T00:00:00Z">
        <w:r>
          <w:t xml:space="preserve">to</w:t>
        </w:r>
      </w:ins>
      <w:ins w:id="10254" w:author="PR Preview" w:date="2026-01-01T00:00:00Z">
        <w:r>
          <w:t xml:space="preserve"> </w:t>
        </w:r>
      </w:ins>
      <m:oMath>
        <m:r>
          <m:rPr>
            <m:sty m:val="p"/>
          </m:rPr>
          <m:t>(</m:t>
        </m:r>
        <m:r>
          <m:t>1</m:t>
        </m:r>
        <m:r>
          <m:rPr>
            <m:sty m:val="p"/>
          </m:rPr>
          <m:t>,</m:t>
        </m:r>
        <m:r>
          <m:t>0</m:t>
        </m:r>
        <m:r>
          <m:rPr>
            <m:sty m:val="p"/>
          </m:rPr>
          <m:t>)</m:t>
        </m:r>
      </m:oMath>
      <w:ins w:id="10255" w:author="PR Preview" w:date="2026-01-01T00:00:00Z">
        <w:r>
          <w:t xml:space="preserve">,</w:t>
        </w:r>
      </w:ins>
      <w:ins w:id="10256" w:author="PR Preview" w:date="2026-01-01T00:00:00Z">
        <w:r>
          <w:t xml:space="preserve"> </w:t>
        </w:r>
      </w:ins>
      <w:ins w:id="10257" w:author="PR Preview" w:date="2026-01-01T00:00:00Z">
        <w:r>
          <w:t xml:space="preserve">but the remainder</w:t>
        </w:r>
      </w:ins>
      <w:ins w:id="10258" w:author="PR Preview" w:date="2026-01-01T00:00:00Z">
        <w:r>
          <w:t xml:space="preserve"> </w:t>
        </w:r>
      </w:ins>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ins w:id="10259" w:author="PR Preview" w:date="2026-01-01T00:00:00Z">
        <w:r>
          <w:t xml:space="preserve"> </w:t>
        </w:r>
      </w:ins>
      <w:ins w:id="10260" w:author="PR Preview" w:date="2026-01-01T00:00:00Z">
        <w:r>
          <w:t xml:space="preserve">is not orthogonal to the axis,</w:t>
        </w:r>
      </w:ins>
      <w:ins w:id="10261" w:author="PR Preview" w:date="2026-01-01T00:00:00Z">
        <w:r>
          <w:t xml:space="preserve"> </w:t>
        </w:r>
      </w:ins>
      <w:ins w:id="10262" w:author="PR Preview" w:date="2026-01-01T00:00:00Z">
        <w:r>
          <w:t xml:space="preserve">so</w:t>
        </w:r>
      </w:ins>
      <w:ins w:id="10263" w:author="PR Preview" w:date="2026-01-01T00:00:00Z">
        <w:r>
          <w:t xml:space="preserve"> </w:t>
        </w:r>
      </w:ins>
      <m:oMath>
        <m:r>
          <m:rPr>
            <m:sty m:val="p"/>
          </m:rPr>
          <m:t>(</m:t>
        </m:r>
        <m:r>
          <m:t>1</m:t>
        </m:r>
        <m:r>
          <m:rPr>
            <m:sty m:val="p"/>
          </m:rPr>
          <m:t>,</m:t>
        </m:r>
        <m:r>
          <m:t>0</m:t>
        </m:r>
        <m:r>
          <m:rPr>
            <m:sty m:val="p"/>
          </m:rPr>
          <m:t>)</m:t>
        </m:r>
      </m:oMath>
      <w:ins w:id="10264" w:author="PR Preview" w:date="2026-01-01T00:00:00Z">
        <w:r>
          <w:t xml:space="preserve"> </w:t>
        </w:r>
      </w:ins>
      <w:ins w:id="10265" w:author="PR Preview" w:date="2026-01-01T00:00:00Z">
        <w:r>
          <w:t xml:space="preserve">is not the orthogonal projection of</w:t>
        </w:r>
      </w:ins>
      <w:ins w:id="10266" w:author="PR Preview" w:date="2026-01-01T00:00:00Z">
        <w:r>
          <w:t xml:space="preserve"> </w:t>
        </w:r>
      </w:ins>
      <m:oMath>
        <m:r>
          <m:rPr>
            <m:sty m:val="p"/>
          </m:rPr>
          <m:t>(</m:t>
        </m:r>
        <m:r>
          <m:t>0</m:t>
        </m:r>
        <m:r>
          <m:rPr>
            <m:sty m:val="p"/>
          </m:rPr>
          <m:t>,</m:t>
        </m:r>
        <m:r>
          <m:t>1</m:t>
        </m:r>
        <m:r>
          <m:rPr>
            <m:sty m:val="p"/>
          </m:rPr>
          <m:t>)</m:t>
        </m:r>
      </m:oMath>
      <w:ins w:id="10267" w:author="PR Preview" w:date="2026-01-01T00:00:00Z">
        <w:r>
          <w:t xml:space="preserve"> </w:t>
        </w:r>
      </w:ins>
      <w:ins w:id="10268" w:author="PR Preview" w:date="2026-01-01T00:00:00Z">
        <w:r>
          <w:t xml:space="preserve">onto the axis,</w:t>
        </w:r>
      </w:ins>
      <w:ins w:id="10269" w:author="PR Preview" w:date="2026-01-01T00:00:00Z">
        <w:r>
          <w:t xml:space="preserve"> </w:t>
        </w:r>
      </w:ins>
      <w:ins w:id="10270" w:author="PR Preview" w:date="2026-01-01T00:00:00Z">
        <w:r>
          <w:t xml:space="preserve">which is</w:t>
        </w:r>
      </w:ins>
      <w:ins w:id="10271" w:author="PR Preview" w:date="2026-01-01T00:00:00Z">
        <w:r>
          <w:t xml:space="preserve"> </w:t>
        </w:r>
      </w:ins>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ins w:id="10272" w:author="PR Preview" w:date="2026-01-01T00:00:00Z">
        <w:r>
          <w:t xml:space="preserve">.</w:t>
        </w:r>
      </w:ins>
    </w:p>
    <w:bookmarkEnd w:id="509"/>
    <w:bookmarkStart w:id="510" w:name="thm-hat-matrix-projects"/>
    <w:p>
      <w:pPr>
        <w:pStyle w:val="BodyText"/>
      </w:pPr>
      <w:ins w:id="10273" w:author="PR Preview" w:date="2026-01-01T00:00:00Z">
        <w:r>
          <w:rPr>
            <w:b/>
            <w:bCs/>
          </w:rPr>
          <w:t xml:space="preserve">Theorem 86 (The hat matrix projects onto the column space of the design matrix)</w:t>
        </w:r>
      </w:ins>
      <w:ins w:id="10274" w:author="PR Preview" w:date="2026-01-01T00:00:00Z">
        <w:r>
          <w:t xml:space="preserve"> </w:t>
        </w:r>
      </w:ins>
      <w:ins w:id="10275" w:author="PR Preview" w:date="2026-01-01T00:00:00Z">
        <w:r>
          <w:t xml:space="preserve">If</w:t>
        </w:r>
      </w:ins>
      <w:ins w:id="10276" w:author="PR Preview" w:date="2026-01-01T00:00:00Z">
        <w:r>
          <w:t xml:space="preserve"> </w:t>
        </w:r>
      </w:ins>
      <m:oMath>
        <m:r>
          <m:rPr>
            <m:sty m:val="bi"/>
          </m:rPr>
          <m:t>X</m:t>
        </m:r>
      </m:oMath>
      <w:ins w:id="10277" w:author="PR Preview" w:date="2026-01-01T00:00:00Z">
        <w:r>
          <w:t xml:space="preserve"> </w:t>
        </w:r>
      </w:ins>
      <w:ins w:id="10278" w:author="PR Preview" w:date="2026-01-01T00:00:00Z">
        <w:r>
          <w:t xml:space="preserve">is an</w:t>
        </w:r>
      </w:ins>
      <w:ins w:id="10279" w:author="PR Preview" w:date="2026-01-01T00:00:00Z">
        <w:r>
          <w:t xml:space="preserve"> </w:t>
        </w:r>
      </w:ins>
      <m:oMath>
        <m:r>
          <m:t>n</m:t>
        </m:r>
        <m:r>
          <m:rPr>
            <m:sty m:val="p"/>
          </m:rPr>
          <m:t>×</m:t>
        </m:r>
        <m:r>
          <m:t>p</m:t>
        </m:r>
      </m:oMath>
      <w:ins w:id="10280" w:author="PR Preview" w:date="2026-01-01T00:00:00Z">
        <w:r>
          <w:t xml:space="preserve"> </w:t>
        </w:r>
      </w:ins>
      <w:ins w:id="10281" w:author="PR Preview" w:date="2026-01-01T00:00:00Z">
        <w:r>
          <w:t xml:space="preserve">design matrix with</w:t>
        </w:r>
      </w:ins>
      <w:ins w:id="10282" w:author="PR Preview" w:date="2026-01-01T00:00:00Z">
        <w:r>
          <w:t xml:space="preserve"> </w:t>
        </w:r>
      </w:ins>
      <m:oMath>
        <m:r>
          <m:rPr>
            <m:sty m:val="p"/>
          </m:rPr>
          <m:t>rank</m:t>
        </m:r>
        <m:r>
          <m:rPr>
            <m:sty m:val="p"/>
          </m:rPr>
          <m:t>(</m:t>
        </m:r>
        <m:r>
          <m:rPr>
            <m:sty m:val="bi"/>
          </m:rPr>
          <m:t>X</m:t>
        </m:r>
        <m:r>
          <m:rPr>
            <m:sty m:val="p"/>
          </m:rPr>
          <m:t>)</m:t>
        </m:r>
        <m:r>
          <m:rPr>
            <m:sty m:val="p"/>
          </m:rPr>
          <m:t>=</m:t>
        </m:r>
        <m:r>
          <m:t>p</m:t>
        </m:r>
      </m:oMath>
      <w:ins w:id="10283" w:author="PR Preview" w:date="2026-01-01T00:00:00Z">
        <w:r>
          <w:t xml:space="preserve">,</w:t>
        </w:r>
      </w:ins>
      <w:ins w:id="10284" w:author="PR Preview" w:date="2026-01-01T00:00:00Z">
        <w:r>
          <w:t xml:space="preserve"> </w:t>
        </w:r>
      </w:ins>
      <w:ins w:id="10285" w:author="PR Preview" w:date="2026-01-01T00:00:00Z">
        <w:r>
          <w:t xml:space="preserve">then for every</w:t>
        </w:r>
      </w:ins>
      <w:ins w:id="10286" w:author="PR Preview" w:date="2026-01-01T00:00:00Z">
        <w:r>
          <w:t xml:space="preserve"> </w:t>
        </w:r>
      </w:ins>
      <m:oMath>
        <m:acc>
          <m:accPr>
            <m:chr m:val="̃"/>
          </m:accPr>
          <m:e>
            <m:r>
              <m:t>y</m:t>
            </m:r>
          </m:e>
        </m:acc>
        <m:r>
          <m:rPr>
            <m:sty m:val="p"/>
          </m:rPr>
          <m:t>∈</m:t>
        </m:r>
        <m:sSup>
          <m:e>
            <m:r>
              <m:rPr>
                <m:scr m:val="double-struck"/>
                <m:sty m:val="p"/>
              </m:rPr>
              <m:t>R</m:t>
            </m:r>
          </m:e>
          <m:sup>
            <m:r>
              <m:t>n</m:t>
            </m:r>
          </m:sup>
        </m:sSup>
      </m:oMath>
      <w:ins w:id="10287" w:author="PR Preview" w:date="2026-01-01T00:00:00Z">
        <w:r>
          <w:t xml:space="preserve">,</w:t>
        </w:r>
      </w:ins>
      <w:ins w:id="10288" w:author="PR Preview" w:date="2026-01-01T00:00:00Z">
        <w:r>
          <w:t xml:space="preserve"> </w:t>
        </w:r>
      </w:ins>
      <m:oMath>
        <m:r>
          <m:rPr>
            <m:sty m:val="bi"/>
          </m:rPr>
          <m:t>H</m:t>
        </m:r>
        <m:acc>
          <m:accPr>
            <m:chr m:val="̃"/>
          </m:accPr>
          <m:e>
            <m:r>
              <m:t>y</m:t>
            </m:r>
          </m:e>
        </m:acc>
      </m:oMath>
      <w:ins w:id="10289" w:author="PR Preview" w:date="2026-01-01T00:00:00Z">
        <w:r>
          <w:t xml:space="preserve"> </w:t>
        </w:r>
      </w:ins>
      <w:ins w:id="10290" w:author="PR Preview" w:date="2026-01-01T00:00:00Z">
        <w:r>
          <w:t xml:space="preserve">(</w:t>
        </w:r>
      </w:ins>
      <w:hyperlink w:anchor="def-hat-matrix">
        <w:ins w:id="10291" w:author="PR Preview" w:date="2026-01-01T00:00:00Z">
          <w:r>
            <w:rPr>
              <w:rStyle w:val="Hyperlink"/>
            </w:rPr>
            <w:t xml:space="preserve">Definition 90</w:t>
          </w:r>
        </w:ins>
      </w:hyperlink>
      <w:ins w:id="10292" w:author="PR Preview" w:date="2026-01-01T00:00:00Z">
        <w:r>
          <w:t xml:space="preserve">) is the orthogonal projection of</w:t>
        </w:r>
      </w:ins>
      <w:ins w:id="10293" w:author="PR Preview" w:date="2026-01-01T00:00:00Z">
        <w:r>
          <w:t xml:space="preserve"> </w:t>
        </w:r>
      </w:ins>
      <m:oMath>
        <m:acc>
          <m:accPr>
            <m:chr m:val="̃"/>
          </m:accPr>
          <m:e>
            <m:r>
              <m:t>y</m:t>
            </m:r>
          </m:e>
        </m:acc>
      </m:oMath>
      <w:ins w:id="10294" w:author="PR Preview" w:date="2026-01-01T00:00:00Z">
        <w:r>
          <w:t xml:space="preserve"> </w:t>
        </w:r>
      </w:ins>
      <w:ins w:id="10295" w:author="PR Preview" w:date="2026-01-01T00:00:00Z">
        <w:r>
          <w:t xml:space="preserve">onto</w:t>
        </w:r>
      </w:ins>
      <w:ins w:id="10296" w:author="PR Preview" w:date="2026-01-01T00:00:00Z">
        <w:r>
          <w:t xml:space="preserve"> </w:t>
        </w:r>
      </w:ins>
      <m:oMath>
        <m:r>
          <m:rPr>
            <m:scr m:val="script"/>
            <m:sty m:val="p"/>
          </m:rPr>
          <m:t>C</m:t>
        </m:r>
        <m:r>
          <m:rPr>
            <m:sty m:val="p"/>
          </m:rPr>
          <m:t>(</m:t>
        </m:r>
        <m:r>
          <m:rPr>
            <m:sty m:val="bi"/>
          </m:rPr>
          <m:t>X</m:t>
        </m:r>
        <m:r>
          <m:rPr>
            <m:sty m:val="p"/>
          </m:rPr>
          <m:t>)</m:t>
        </m:r>
      </m:oMath>
      <w:ins w:id="10297" w:author="PR Preview" w:date="2026-01-01T00:00:00Z">
        <w:r>
          <w:t xml:space="preserve">.</w:t>
        </w:r>
      </w:ins>
      <w:ins w:id="10298" w:author="PR Preview" w:date="2026-01-01T00:00:00Z">
        <w:r>
          <w:t xml:space="preserve"> </w:t>
        </w:r>
      </w:ins>
      <w:ins w:id="10299" w:author="PR Preview" w:date="2026-01-01T00:00:00Z">
        <w:r>
          <w:t xml:space="preserve">So</w:t>
        </w:r>
      </w:ins>
      <w:ins w:id="10300"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0301" w:author="PR Preview" w:date="2026-01-01T00:00:00Z">
        <w:r>
          <w:t xml:space="preserve"> </w:t>
        </w:r>
      </w:ins>
      <w:ins w:id="10302" w:author="PR Preview" w:date="2026-01-01T00:00:00Z">
        <w:r>
          <w:t xml:space="preserve">for any</w:t>
        </w:r>
      </w:ins>
      <w:ins w:id="10303" w:author="PR Preview" w:date="2026-01-01T00:00:00Z">
        <w:r>
          <w:t xml:space="preserve"> </w:t>
        </w:r>
      </w:ins>
      <m:oMath>
        <m:r>
          <m:t>n</m:t>
        </m:r>
        <m:r>
          <m:rPr>
            <m:sty m:val="p"/>
          </m:rPr>
          <m:t>×</m:t>
        </m:r>
        <m:r>
          <m:t>p</m:t>
        </m:r>
      </m:oMath>
      <w:ins w:id="10304" w:author="PR Preview" w:date="2026-01-01T00:00:00Z">
        <w:r>
          <w:t xml:space="preserve"> </w:t>
        </w:r>
      </w:ins>
      <w:ins w:id="10305" w:author="PR Preview" w:date="2026-01-01T00:00:00Z">
        <w:r>
          <w:t xml:space="preserve">matrix</w:t>
        </w:r>
      </w:ins>
      <w:ins w:id="10306" w:author="PR Preview" w:date="2026-01-01T00:00:00Z">
        <w:r>
          <w:t xml:space="preserve"> </w:t>
        </w:r>
      </w:ins>
      <m:oMath>
        <m:r>
          <m:rPr>
            <m:sty m:val="bi"/>
          </m:rPr>
          <m:t>Q</m:t>
        </m:r>
      </m:oMath>
      <w:ins w:id="10307" w:author="PR Preview" w:date="2026-01-01T00:00:00Z">
        <w:r>
          <w:t xml:space="preserve"> </w:t>
        </w:r>
      </w:ins>
      <w:ins w:id="10308" w:author="PR Preview" w:date="2026-01-01T00:00:00Z">
        <w:r>
          <w:t xml:space="preserve">whose columns are an orthonormal basis of</w:t>
        </w:r>
      </w:ins>
      <w:ins w:id="10309" w:author="PR Preview" w:date="2026-01-01T00:00:00Z">
        <w:r>
          <w:t xml:space="preserve"> </w:t>
        </w:r>
      </w:ins>
      <m:oMath>
        <m:r>
          <m:rPr>
            <m:scr m:val="script"/>
            <m:sty m:val="p"/>
          </m:rPr>
          <m:t>C</m:t>
        </m:r>
        <m:r>
          <m:rPr>
            <m:sty m:val="p"/>
          </m:rPr>
          <m:t>(</m:t>
        </m:r>
        <m:r>
          <m:rPr>
            <m:sty m:val="bi"/>
          </m:rPr>
          <m:t>X</m:t>
        </m:r>
        <m:r>
          <m:rPr>
            <m:sty m:val="p"/>
          </m:rPr>
          <m:t>)</m:t>
        </m:r>
      </m:oMath>
      <w:ins w:id="10310" w:author="PR Preview" w:date="2026-01-01T00:00:00Z">
        <w:r>
          <w:t xml:space="preserve">.</w:t>
        </w:r>
      </w:ins>
    </w:p>
    <w:bookmarkEnd w:id="510"/>
    <w:p>
      <w:pPr>
        <w:pStyle w:val="BodyText"/>
      </w:pPr>
      <w:ins w:id="10311" w:author="PR Preview" w:date="2026-01-01T00:00:00Z">
        <w:r>
          <w:rPr>
            <w:i/>
            <w:iCs/>
          </w:rPr>
          <w:t xml:space="preserve">Proof</w:t>
        </w:r>
      </w:ins>
      <w:ins w:id="10312" w:author="PR Preview" w:date="2026-01-01T00:00:00Z">
        <w:r>
          <w:t xml:space="preserve">. </w:t>
        </w:r>
      </w:ins>
      <m:oMath>
        <m:r>
          <m:rPr>
            <m:sty m:val="bi"/>
          </m:rPr>
          <m:t>H</m:t>
        </m:r>
      </m:oMath>
      <w:ins w:id="10313" w:author="PR Preview" w:date="2026-01-01T00:00:00Z">
        <w:r>
          <w:t xml:space="preserve"> </w:t>
        </w:r>
      </w:ins>
      <w:ins w:id="10314" w:author="PR Preview" w:date="2026-01-01T00:00:00Z">
        <w:r>
          <w:t xml:space="preserve">is an orthogonal projection matrix (</w:t>
        </w:r>
      </w:ins>
      <w:hyperlink w:anchor="thm-hat-matrix">
        <w:ins w:id="10315" w:author="PR Preview" w:date="2026-01-01T00:00:00Z">
          <w:r>
            <w:rPr>
              <w:rStyle w:val="Hyperlink"/>
            </w:rPr>
            <w:t xml:space="preserve">Theorem 82</w:t>
          </w:r>
        </w:ins>
      </w:hyperlink>
      <w:ins w:id="10316" w:author="PR Preview" w:date="2026-01-01T00:00:00Z">
        <w:r>
          <w:t xml:space="preserve">),</w:t>
        </w:r>
      </w:ins>
      <w:ins w:id="10317" w:author="PR Preview" w:date="2026-01-01T00:00:00Z">
        <w:r>
          <w:t xml:space="preserve"> </w:t>
        </w:r>
      </w:ins>
      <w:ins w:id="10318" w:author="PR Preview" w:date="2026-01-01T00:00:00Z">
        <w:r>
          <w:t xml:space="preserve">so</w:t>
        </w:r>
      </w:ins>
      <w:ins w:id="10319" w:author="PR Preview" w:date="2026-01-01T00:00:00Z">
        <w:r>
          <w:t xml:space="preserve"> </w:t>
        </w:r>
      </w:ins>
      <m:oMath>
        <m:r>
          <m:rPr>
            <m:sty m:val="bi"/>
          </m:rPr>
          <m:t>H</m:t>
        </m:r>
        <m:acc>
          <m:accPr>
            <m:chr m:val="̃"/>
          </m:accPr>
          <m:e>
            <m:r>
              <m:t>y</m:t>
            </m:r>
          </m:e>
        </m:acc>
      </m:oMath>
      <w:ins w:id="10320" w:author="PR Preview" w:date="2026-01-01T00:00:00Z">
        <w:r>
          <w:t xml:space="preserve"> </w:t>
        </w:r>
      </w:ins>
      <w:ins w:id="10321" w:author="PR Preview" w:date="2026-01-01T00:00:00Z">
        <w:r>
          <w:t xml:space="preserve">is the orthogonal projection of</w:t>
        </w:r>
      </w:ins>
      <w:ins w:id="10322" w:author="PR Preview" w:date="2026-01-01T00:00:00Z">
        <w:r>
          <w:t xml:space="preserve"> </w:t>
        </w:r>
      </w:ins>
      <m:oMath>
        <m:acc>
          <m:accPr>
            <m:chr m:val="̃"/>
          </m:accPr>
          <m:e>
            <m:r>
              <m:t>y</m:t>
            </m:r>
          </m:e>
        </m:acc>
      </m:oMath>
      <w:ins w:id="10323" w:author="PR Preview" w:date="2026-01-01T00:00:00Z">
        <w:r>
          <w:t xml:space="preserve"> </w:t>
        </w:r>
      </w:ins>
      <w:ins w:id="10324" w:author="PR Preview" w:date="2026-01-01T00:00:00Z">
        <w:r>
          <w:t xml:space="preserve">onto</w:t>
        </w:r>
      </w:ins>
      <w:ins w:id="10325" w:author="PR Preview" w:date="2026-01-01T00:00:00Z">
        <w:r>
          <w:t xml:space="preserve"> </w:t>
        </w:r>
      </w:ins>
      <m:oMath>
        <m:r>
          <m:rPr>
            <m:scr m:val="script"/>
            <m:sty m:val="p"/>
          </m:rPr>
          <m:t>C</m:t>
        </m:r>
        <m:r>
          <m:rPr>
            <m:sty m:val="p"/>
          </m:rPr>
          <m:t>(</m:t>
        </m:r>
        <m:r>
          <m:rPr>
            <m:sty m:val="bi"/>
          </m:rPr>
          <m:t>H</m:t>
        </m:r>
        <m:r>
          <m:rPr>
            <m:sty m:val="p"/>
          </m:rPr>
          <m:t>)</m:t>
        </m:r>
      </m:oMath>
      <w:ins w:id="10326" w:author="PR Preview" w:date="2026-01-01T00:00:00Z">
        <w:r>
          <w:t xml:space="preserve"> </w:t>
        </w:r>
      </w:ins>
      <w:ins w:id="10327" w:author="PR Preview" w:date="2026-01-01T00:00:00Z">
        <w:r>
          <w:t xml:space="preserve">(</w:t>
        </w:r>
      </w:ins>
      <w:hyperlink w:anchor="thm-projection-matrix-projects">
        <w:ins w:id="10328" w:author="PR Preview" w:date="2026-01-01T00:00:00Z">
          <w:r>
            <w:rPr>
              <w:rStyle w:val="Hyperlink"/>
            </w:rPr>
            <w:t xml:space="preserve">Theorem 85</w:t>
          </w:r>
        </w:ins>
      </w:hyperlink>
      <w:ins w:id="10329" w:author="PR Preview" w:date="2026-01-01T00:00:00Z">
        <w:r>
          <w:t xml:space="preserve">, part 1).</w:t>
        </w:r>
      </w:ins>
      <w:ins w:id="10330" w:author="PR Preview" w:date="2026-01-01T00:00:00Z">
        <w:r>
          <w:t xml:space="preserve"> </w:t>
        </w:r>
      </w:ins>
      <w:ins w:id="10331" w:author="PR Preview" w:date="2026-01-01T00:00:00Z">
        <w:r>
          <w:t xml:space="preserve">It remains to show</w:t>
        </w:r>
      </w:ins>
      <w:ins w:id="10332"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10333"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del w:id="10334" w:author="PR Preview" w:date="2026-01-01T00:00:00Z">
        <w:r>
          <w:delText xml:space="preserve"> </w:delText>
        </w:r>
      </w:del>
      <w:del w:id="10335" w:author="PR Preview" w:date="2026-01-01T00:00:00Z">
        <w:r>
          <w:delText xml:space="preserve">has dimension</w:delText>
        </w:r>
      </w:del>
      <w:del w:id="10336" w:author="PR Preview" w:date="2026-01-01T00:00:00Z">
        <w:r>
          <w:delText xml:space="preserve"> </w:delText>
        </w:r>
      </w:del>
      <m:oMath>
        <m:r>
          <m:t>p</m:t>
        </m:r>
        <m:r>
          <m:rPr>
            <m:sty m:val="p"/>
          </m:rPr>
          <m:t>≥</m:t>
        </m:r>
        <m:r>
          <m:t>1</m:t>
        </m:r>
      </m:oMath>
      <w:del w:id="10337" w:author="PR Preview" w:date="2026-01-01T00:00:00Z">
        <w:r>
          <w:delText xml:space="preserve"> </w:delText>
        </w:r>
      </w:del>
      <w:del w:id="10338" w:author="PR Preview" w:date="2026-01-01T00:00:00Z">
        <w:r>
          <w:delText xml:space="preserve">(</w:delText>
        </w:r>
      </w:del>
      <w:hyperlink w:anchor="thm-rank-dim">
        <w:del w:id="10339" w:author="PR Preview" w:date="2026-01-01T00:00:00Z">
          <w:r>
            <w:rPr>
              <w:rStyle w:val="Hyperlink"/>
            </w:rPr>
            <w:delText xml:space="preserve">Theorem 35</w:delText>
          </w:r>
        </w:del>
      </w:hyperlink>
      <w:del w:id="10340" w:author="PR Preview" w:date="2026-01-01T00:00:00Z">
        <w:r>
          <w:delText xml:space="preserve">),</w:delText>
        </w:r>
      </w:del>
      <w:del w:id="10341" w:author="PR Preview" w:date="2026-01-01T00:00:00Z">
        <w:r>
          <w:delText xml:space="preserve"> </w:delText>
        </w:r>
      </w:del>
      <w:del w:id="10342" w:author="PR Preview" w:date="2026-01-01T00:00:00Z">
        <w:r>
          <w:delText xml:space="preserve">so an orthonormal basis of it has</w:delText>
        </w:r>
      </w:del>
      <w:del w:id="10343" w:author="PR Preview" w:date="2026-01-01T00:00:00Z">
        <w:r>
          <w:delText xml:space="preserve"> </w:delText>
        </w:r>
      </w:del>
      <m:oMath>
        <m:r>
          <m:t>p</m:t>
        </m:r>
      </m:oMath>
      <w:del w:id="10344" w:author="PR Preview" w:date="2026-01-01T00:00:00Z">
        <w:r>
          <w:delText xml:space="preserve"> </w:delText>
        </w:r>
      </w:del>
      <w:del w:id="10345" w:author="PR Preview" w:date="2026-01-01T00:00:00Z">
        <w:r>
          <w:delText xml:space="preserve">vectors (</w:delText>
        </w:r>
      </w:del>
      <w:hyperlink w:anchor="def-dimension">
        <w:del w:id="10346" w:author="PR Preview" w:date="2026-01-01T00:00:00Z">
          <w:r>
            <w:rPr>
              <w:rStyle w:val="Hyperlink"/>
            </w:rPr>
            <w:delText xml:space="preserve">Definition 44</w:delText>
          </w:r>
        </w:del>
      </w:hyperlink>
      <w:del w:id="10347" w:author="PR Preview" w:date="2026-01-01T00:00:00Z">
        <w:r>
          <w:delText xml:space="preserve">),</w:delText>
        </w:r>
      </w:del>
      <w:del w:id="10348" w:author="PR Preview" w:date="2026-01-01T00:00:00Z">
        <w:r>
          <w:delText xml:space="preserve"> </w:delText>
        </w:r>
      </w:del>
      <w:del w:id="10349" w:author="PR Preview" w:date="2026-01-01T00:00:00Z">
        <w:r>
          <w:delText xml:space="preserve">and</w:delText>
        </w:r>
      </w:del>
      <w:del w:id="10350" w:author="PR Preview" w:date="2026-01-01T00:00:00Z">
        <w:r>
          <w:delText xml:space="preserve"> </w:delText>
        </w:r>
      </w:del>
      <m:oMath>
        <m:r>
          <m:rPr>
            <m:sty m:val="bi"/>
          </m:rPr>
          <m:t>Q</m:t>
        </m:r>
        <m:sSup>
          <m:e>
            <m:r>
              <m:rPr>
                <m:sty m:val="bi"/>
              </m:rPr>
              <m:t>Q</m:t>
            </m:r>
          </m:e>
          <m:sup>
            <m:r>
              <m:rPr>
                <m:sty m:val="p"/>
              </m:rPr>
              <m:t>⊤</m:t>
            </m:r>
          </m:sup>
        </m:sSup>
      </m:oMath>
      <w:del w:id="10351" w:author="PR Preview" w:date="2026-01-01T00:00:00Z">
        <w:r>
          <w:delText xml:space="preserve"> </w:delText>
        </w:r>
      </w:del>
      <w:del w:id="10352" w:author="PR Preview" w:date="2026-01-01T00:00:00Z">
        <w:r>
          <w:delText xml:space="preserve">also gives the orthogonal projection onto</w:delText>
        </w:r>
      </w:del>
      <w:del w:id="10353" w:author="PR Preview" w:date="2026-01-01T00:00:00Z">
        <w:r>
          <w:delText xml:space="preserve"> </w:delText>
        </w:r>
      </w:del>
      <m:oMath>
        <m:r>
          <m:rPr>
            <m:scr m:val="script"/>
            <m:sty m:val="p"/>
          </m:rPr>
          <m:t>C</m:t>
        </m:r>
        <m:r>
          <m:rPr>
            <m:sty m:val="p"/>
          </m:rPr>
          <m:t>(</m:t>
        </m:r>
        <m:r>
          <m:rPr>
            <m:sty m:val="bi"/>
          </m:rPr>
          <m:t>X</m:t>
        </m:r>
        <m:r>
          <m:rPr>
            <m:sty m:val="p"/>
          </m:rPr>
          <m:t>)</m:t>
        </m:r>
      </m:oMath>
      <w:del w:id="10354" w:author="PR Preview" w:date="2026-01-01T00:00:00Z">
        <w:r>
          <w:delText xml:space="preserve"> </w:delText>
        </w:r>
      </w:del>
      <w:del w:id="10355" w:author="PR Preview" w:date="2026-01-01T00:00:00Z">
        <w:r>
          <w:delText xml:space="preserve">(</w:delText>
        </w:r>
      </w:del>
      <w:hyperlink w:anchor="thm-projector-onb">
        <w:del w:id="10356" w:author="PR Preview" w:date="2026-01-01T00:00:00Z">
          <w:r>
            <w:rPr>
              <w:rStyle w:val="Hyperlink"/>
            </w:rPr>
            <w:delText xml:space="preserve">Theorem 82</w:delText>
          </w:r>
        </w:del>
      </w:hyperlink>
      <w:del w:id="10357" w:author="PR Preview" w:date="2026-01-01T00:00:00Z">
        <w:r>
          <w:delText xml:space="preserve">, with</w:delText>
        </w:r>
      </w:del>
      <w:del w:id="10358" w:author="PR Preview" w:date="2026-01-01T00:00:00Z">
        <w:r>
          <w:delText xml:space="preserve"> </w:delText>
        </w:r>
      </w:del>
      <m:oMath>
        <m:r>
          <m:t>n</m:t>
        </m:r>
      </m:oMath>
      <w:del w:id="10359" w:author="PR Preview" w:date="2026-01-01T00:00:00Z">
        <w:r>
          <w:delText xml:space="preserve"> </w:delText>
        </w:r>
      </w:del>
      <w:del w:id="10360" w:author="PR Preview" w:date="2026-01-01T00:00:00Z">
        <w:r>
          <w:delText xml:space="preserve">in place of</w:delText>
        </w:r>
      </w:del>
      <w:del w:id="10361" w:author="PR Preview" w:date="2026-01-01T00:00:00Z">
        <w:r>
          <w:delText xml:space="preserve"> </w:delText>
        </w:r>
      </w:del>
      <m:oMath>
        <m:r>
          <m:t>p</m:t>
        </m:r>
      </m:oMath>
      <w:del w:id="10362" w:author="PR Preview" w:date="2026-01-01T00:00:00Z">
        <w:r>
          <w:delText xml:space="preserve"> </w:delText>
        </w:r>
      </w:del>
      <w:del w:id="10363" w:author="PR Preview" w:date="2026-01-01T00:00:00Z">
        <w:r>
          <w:delText xml:space="preserve">and</w:delText>
        </w:r>
      </w:del>
      <w:del w:id="10364" w:author="PR Preview" w:date="2026-01-01T00:00:00Z">
        <w:r>
          <w:delText xml:space="preserve"> </w:delText>
        </w:r>
      </w:del>
      <m:oMath>
        <m:r>
          <m:t>r</m:t>
        </m:r>
        <m:r>
          <m:rPr>
            <m:sty m:val="p"/>
          </m:rPr>
          <m:t>=</m:t>
        </m:r>
        <m:r>
          <m:t>p</m:t>
        </m:r>
      </m:oMath>
      <w:del w:id="10365" w:author="PR Preview" w:date="2026-01-01T00:00:00Z">
        <w:r>
          <w:delText xml:space="preserve">).</w:delText>
        </w:r>
      </w:del>
      <w:del w:id="10366" w:author="PR Preview" w:date="2026-01-01T00:00:00Z">
        <w:r>
          <w:delText xml:space="preserve"> </w:delText>
        </w:r>
      </w:del>
      <w:del w:id="10367" w:author="PR Preview" w:date="2026-01-01T00:00:00Z">
        <w:r>
          <w:delText xml:space="preserve">By</w:delText>
        </w:r>
      </w:del>
      <w:del w:id="10368" w:author="PR Preview" w:date="2026-01-01T00:00:00Z">
        <w:r>
          <w:delText xml:space="preserve"> </w:delText>
        </w:r>
      </w:del>
      <w:hyperlink w:anchor="thm-projection-matrix-projects">
        <w:del w:id="10369" w:author="PR Preview" w:date="2026-01-01T00:00:00Z">
          <w:r>
            <w:rPr>
              <w:rStyle w:val="Hyperlink"/>
            </w:rPr>
            <w:delText xml:space="preserve">Theorem 83</w:delText>
          </w:r>
        </w:del>
      </w:hyperlink>
      <w:del w:id="10370" w:author="PR Preview" w:date="2026-01-01T00:00:00Z">
        <w:r>
          <w:delText xml:space="preserve">, part 2,</w:delText>
        </w:r>
      </w:del>
      <w:del w:id="10371"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10372" w:author="PR Preview" w:date="2026-01-01T00:00:00Z">
        <w:r>
          <w:delText xml:space="preserve">.</w:delText>
        </w:r>
      </w:del>
    </w:p>
    <w:p>
      <w:pPr>
        <w:pStyle w:val="BodyText"/>
      </w:pPr>
      <w:del w:id="10373" w:author="PR Preview" w:date="2026-01-01T00:00:00Z">
        <w:r>
          <w:rPr>
            <w:b/>
            <w:bCs/>
          </w:rPr>
          <w:delText xml:space="preserve">Example 157 (The intercept-only hat matrix, from an orthonormal basis)</w:delText>
        </w:r>
      </w:del>
      <w:del w:id="10374" w:author="PR Preview" w:date="2026-01-01T00:00:00Z">
        <w:r>
          <w:delText xml:space="preserve"> </w:delText>
        </w:r>
      </w:del>
      <w:del w:id="10375" w:author="PR Preview" w:date="2026-01-01T00:00:00Z">
        <w:r>
          <w:delText xml:space="preserve">For the intercept-only design</w:delText>
        </w:r>
      </w:del>
      <w:del w:id="10376"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0377" w:author="PR Preview" w:date="2026-01-01T00:00:00Z">
        <w:r>
          <w:delText xml:space="preserve"> </w:delText>
        </w:r>
      </w:del>
      <w:del w:id="10378" w:author="PR Preview" w:date="2026-01-01T00:00:00Z">
        <w:r>
          <w:delText xml:space="preserve">of</w:delText>
        </w:r>
      </w:del>
      <w:del w:id="10379" w:author="PR Preview" w:date="2026-01-01T00:00:00Z">
        <w:r>
          <w:delText xml:space="preserve"> </w:delText>
        </w:r>
      </w:del>
      <w:hyperlink w:anchor="exm-hat-matrix">
        <w:del w:id="10380" w:author="PR Preview" w:date="2026-01-01T00:00:00Z">
          <w:r>
            <w:rPr>
              <w:rStyle w:val="Hyperlink"/>
            </w:rPr>
            <w:delText xml:space="preserve">Example 150</w:delText>
          </w:r>
        </w:del>
      </w:hyperlink>
      <w:del w:id="10381" w:author="PR Preview" w:date="2026-01-01T00:00:00Z">
        <w:r>
          <w:delText xml:space="preserve">,</w:delText>
        </w:r>
      </w:del>
      <w:del w:id="1038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0383" w:author="PR Preview" w:date="2026-01-01T00:00:00Z">
        <w:r>
          <w:delText xml:space="preserve">,</w:delText>
        </w:r>
      </w:del>
      <w:del w:id="10384" w:author="PR Preview" w:date="2026-01-01T00:00:00Z">
        <w:r>
          <w:delText xml:space="preserve"> </w:delText>
        </w:r>
      </w:del>
      <w:del w:id="10385" w:author="PR Preview" w:date="2026-01-01T00:00:00Z">
        <w:r>
          <w:delText xml:space="preserve">with orthonormal basis</w:delText>
        </w:r>
      </w:del>
      <w:del w:id="10386"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10387" w:author="PR Preview" w:date="2026-01-01T00:00:00Z">
        <w:r>
          <w:delText xml:space="preserve">,</w:delText>
        </w:r>
      </w:del>
      <w:del w:id="10388" w:author="PR Preview" w:date="2026-01-01T00:00:00Z">
        <w:r>
          <w:delText xml:space="preserve"> </w:delText>
        </w:r>
      </w:del>
      <w:del w:id="10389" w:author="PR Preview" w:date="2026-01-01T00:00:00Z">
        <w:r>
          <w:delText xml:space="preserve">since</w:delText>
        </w:r>
      </w:del>
    </w:p>
    <w:p>
      <w:pPr>
        <w:pStyle w:val="BodyText"/>
      </w:pPr>
      <m:oMath>
        <m:r>
          <m:rPr>
            <m:scr m:val="script"/>
            <m:sty m:val="p"/>
          </m:rPr>
          <m:t>C</m:t>
        </m:r>
        <m:r>
          <m:rPr>
            <m:sty m:val="p"/>
          </m:rPr>
          <m:t>(</m:t>
        </m:r>
        <m:r>
          <m:rPr>
            <m:sty m:val="bi"/>
          </m:rPr>
          <m:t>X</m:t>
        </m:r>
        <m:r>
          <m:rPr>
            <m:sty m:val="p"/>
          </m:rPr>
          <m:t>)</m:t>
        </m:r>
      </m:oMath>
      <w:ins w:id="10390" w:author="PR Preview" w:date="2026-01-01T00:00:00Z">
        <w:r>
          <w:t xml:space="preserve"> </w:t>
        </w:r>
      </w:ins>
      <w:ins w:id="10391" w:author="PR Preview" w:date="2026-01-01T00:00:00Z">
        <w:r>
          <w:t xml:space="preserve">has dimension</w:t>
        </w:r>
      </w:ins>
      <w:ins w:id="10392" w:author="PR Preview" w:date="2026-01-01T00:00:00Z">
        <w:r>
          <w:t xml:space="preserve"> </w:t>
        </w:r>
      </w:ins>
      <m:oMath>
        <m:r>
          <m:t>p</m:t>
        </m:r>
        <m:r>
          <m:rPr>
            <m:sty m:val="p"/>
          </m:rPr>
          <m:t>≥</m:t>
        </m:r>
        <m:r>
          <m:t>1</m:t>
        </m:r>
      </m:oMath>
      <w:ins w:id="10393" w:author="PR Preview" w:date="2026-01-01T00:00:00Z">
        <w:r>
          <w:t xml:space="preserve"> </w:t>
        </w:r>
      </w:ins>
      <w:ins w:id="10394" w:author="PR Preview" w:date="2026-01-01T00:00:00Z">
        <w:r>
          <w:t xml:space="preserve">(</w:t>
        </w:r>
      </w:ins>
      <w:hyperlink w:anchor="thm-rank-dim">
        <w:ins w:id="10395" w:author="PR Preview" w:date="2026-01-01T00:00:00Z">
          <w:r>
            <w:rPr>
              <w:rStyle w:val="Hyperlink"/>
            </w:rPr>
            <w:t xml:space="preserve">Theorem 35</w:t>
          </w:r>
        </w:ins>
      </w:hyperlink>
      <w:ins w:id="10396" w:author="PR Preview" w:date="2026-01-01T00:00:00Z">
        <w:r>
          <w:t xml:space="preserve">),</w:t>
        </w:r>
      </w:ins>
      <w:ins w:id="10397" w:author="PR Preview" w:date="2026-01-01T00:00:00Z">
        <w:r>
          <w:t xml:space="preserve"> </w:t>
        </w:r>
      </w:ins>
      <w:ins w:id="10398" w:author="PR Preview" w:date="2026-01-01T00:00:00Z">
        <w:r>
          <w:t xml:space="preserve">so an orthonormal basis of it has</w:t>
        </w:r>
      </w:ins>
      <w:ins w:id="10399" w:author="PR Preview" w:date="2026-01-01T00:00:00Z">
        <w:r>
          <w:t xml:space="preserve"> </w:t>
        </w:r>
      </w:ins>
      <m:oMath>
        <m:r>
          <m:t>p</m:t>
        </m:r>
      </m:oMath>
      <w:ins w:id="10400" w:author="PR Preview" w:date="2026-01-01T00:00:00Z">
        <w:r>
          <w:t xml:space="preserve"> </w:t>
        </w:r>
      </w:ins>
      <w:ins w:id="10401" w:author="PR Preview" w:date="2026-01-01T00:00:00Z">
        <w:r>
          <w:t xml:space="preserve">vectors (</w:t>
        </w:r>
      </w:ins>
      <w:hyperlink w:anchor="def-dimension">
        <w:ins w:id="10402" w:author="PR Preview" w:date="2026-01-01T00:00:00Z">
          <w:r>
            <w:rPr>
              <w:rStyle w:val="Hyperlink"/>
            </w:rPr>
            <w:t xml:space="preserve">Definition 44</w:t>
          </w:r>
        </w:ins>
      </w:hyperlink>
      <w:ins w:id="10403" w:author="PR Preview" w:date="2026-01-01T00:00:00Z">
        <w:r>
          <w:t xml:space="preserve">),</w:t>
        </w:r>
      </w:ins>
      <w:ins w:id="10404" w:author="PR Preview" w:date="2026-01-01T00:00:00Z">
        <w:r>
          <w:t xml:space="preserve"> </w:t>
        </w:r>
      </w:ins>
      <w:ins w:id="10405" w:author="PR Preview" w:date="2026-01-01T00:00:00Z">
        <w:r>
          <w:t xml:space="preserve">and</w:t>
        </w:r>
      </w:ins>
      <w:ins w:id="10406" w:author="PR Preview" w:date="2026-01-01T00:00:00Z">
        <w:r>
          <w:t xml:space="preserve"> </w:t>
        </w:r>
      </w:ins>
      <m:oMath>
        <m:r>
          <m:rPr>
            <m:sty m:val="bi"/>
          </m:rPr>
          <m:t>Q</m:t>
        </m:r>
        <m:sSup>
          <m:e>
            <m:r>
              <m:rPr>
                <m:sty m:val="bi"/>
              </m:rPr>
              <m:t>Q</m:t>
            </m:r>
          </m:e>
          <m:sup>
            <m:r>
              <m:rPr>
                <m:sty m:val="p"/>
              </m:rPr>
              <m:t>⊤</m:t>
            </m:r>
          </m:sup>
        </m:sSup>
      </m:oMath>
      <w:ins w:id="10407" w:author="PR Preview" w:date="2026-01-01T00:00:00Z">
        <w:r>
          <w:t xml:space="preserve"> </w:t>
        </w:r>
      </w:ins>
      <w:ins w:id="10408" w:author="PR Preview" w:date="2026-01-01T00:00:00Z">
        <w:r>
          <w:t xml:space="preserve">also gives the orthogonal projection onto</w:t>
        </w:r>
      </w:ins>
      <w:ins w:id="10409" w:author="PR Preview" w:date="2026-01-01T00:00:00Z">
        <w:r>
          <w:t xml:space="preserve"> </w:t>
        </w:r>
      </w:ins>
      <m:oMath>
        <m:r>
          <m:rPr>
            <m:scr m:val="script"/>
            <m:sty m:val="p"/>
          </m:rPr>
          <m:t>C</m:t>
        </m:r>
        <m:r>
          <m:rPr>
            <m:sty m:val="p"/>
          </m:rPr>
          <m:t>(</m:t>
        </m:r>
        <m:r>
          <m:rPr>
            <m:sty m:val="bi"/>
          </m:rPr>
          <m:t>X</m:t>
        </m:r>
        <m:r>
          <m:rPr>
            <m:sty m:val="p"/>
          </m:rPr>
          <m:t>)</m:t>
        </m:r>
      </m:oMath>
      <w:ins w:id="10410" w:author="PR Preview" w:date="2026-01-01T00:00:00Z">
        <w:r>
          <w:t xml:space="preserve"> </w:t>
        </w:r>
      </w:ins>
      <w:ins w:id="10411" w:author="PR Preview" w:date="2026-01-01T00:00:00Z">
        <w:r>
          <w:t xml:space="preserve">(</w:t>
        </w:r>
      </w:ins>
      <w:hyperlink w:anchor="thm-projector-onb">
        <w:ins w:id="10412" w:author="PR Preview" w:date="2026-01-01T00:00:00Z">
          <w:r>
            <w:rPr>
              <w:rStyle w:val="Hyperlink"/>
            </w:rPr>
            <w:t xml:space="preserve">Theorem 84</w:t>
          </w:r>
        </w:ins>
      </w:hyperlink>
      <w:ins w:id="10413" w:author="PR Preview" w:date="2026-01-01T00:00:00Z">
        <w:r>
          <w:t xml:space="preserve">, with</w:t>
        </w:r>
      </w:ins>
      <w:ins w:id="10414" w:author="PR Preview" w:date="2026-01-01T00:00:00Z">
        <w:r>
          <w:t xml:space="preserve"> </w:t>
        </w:r>
      </w:ins>
      <m:oMath>
        <m:r>
          <m:t>n</m:t>
        </m:r>
      </m:oMath>
      <w:ins w:id="10415" w:author="PR Preview" w:date="2026-01-01T00:00:00Z">
        <w:r>
          <w:t xml:space="preserve"> </w:t>
        </w:r>
      </w:ins>
      <w:ins w:id="10416" w:author="PR Preview" w:date="2026-01-01T00:00:00Z">
        <w:r>
          <w:t xml:space="preserve">in place of</w:t>
        </w:r>
      </w:ins>
      <w:ins w:id="10417" w:author="PR Preview" w:date="2026-01-01T00:00:00Z">
        <w:r>
          <w:t xml:space="preserve"> </w:t>
        </w:r>
      </w:ins>
      <m:oMath>
        <m:r>
          <m:t>p</m:t>
        </m:r>
      </m:oMath>
      <w:ins w:id="10418" w:author="PR Preview" w:date="2026-01-01T00:00:00Z">
        <w:r>
          <w:t xml:space="preserve"> </w:t>
        </w:r>
      </w:ins>
      <w:ins w:id="10419" w:author="PR Preview" w:date="2026-01-01T00:00:00Z">
        <w:r>
          <w:t xml:space="preserve">and</w:t>
        </w:r>
      </w:ins>
      <w:ins w:id="10420" w:author="PR Preview" w:date="2026-01-01T00:00:00Z">
        <w:r>
          <w:t xml:space="preserve"> </w:t>
        </w:r>
      </w:ins>
      <m:oMath>
        <m:r>
          <m:t>r</m:t>
        </m:r>
        <m:r>
          <m:rPr>
            <m:sty m:val="p"/>
          </m:rPr>
          <m:t>=</m:t>
        </m:r>
        <m:r>
          <m:t>p</m:t>
        </m:r>
      </m:oMath>
      <w:ins w:id="10421" w:author="PR Preview" w:date="2026-01-01T00:00:00Z">
        <w:r>
          <w:t xml:space="preserve">).</w:t>
        </w:r>
      </w:ins>
      <w:ins w:id="10422" w:author="PR Preview" w:date="2026-01-01T00:00:00Z">
        <w:r>
          <w:t xml:space="preserve"> </w:t>
        </w:r>
      </w:ins>
      <w:ins w:id="10423" w:author="PR Preview" w:date="2026-01-01T00:00:00Z">
        <w:r>
          <w:t xml:space="preserve">By</w:t>
        </w:r>
      </w:ins>
      <w:ins w:id="10424" w:author="PR Preview" w:date="2026-01-01T00:00:00Z">
        <w:r>
          <w:t xml:space="preserve"> </w:t>
        </w:r>
      </w:ins>
      <w:hyperlink w:anchor="thm-projection-matrix-projects">
        <w:ins w:id="10425" w:author="PR Preview" w:date="2026-01-01T00:00:00Z">
          <w:r>
            <w:rPr>
              <w:rStyle w:val="Hyperlink"/>
            </w:rPr>
            <w:t xml:space="preserve">Theorem 85</w:t>
          </w:r>
        </w:ins>
      </w:hyperlink>
      <w:ins w:id="10426" w:author="PR Preview" w:date="2026-01-01T00:00:00Z">
        <w:r>
          <w:t xml:space="preserve">, part 2,</w:t>
        </w:r>
      </w:ins>
      <w:ins w:id="10427"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10428" w:author="PR Preview" w:date="2026-01-01T00:00:00Z">
        <w:r>
          <w:t xml:space="preserve">.</w:t>
        </w:r>
      </w:ins>
    </w:p>
    <w:bookmarkStart w:id="511" w:name="exm-hat-matrix-projects"/>
    <w:p>
      <w:pPr>
        <w:pStyle w:val="BodyText"/>
      </w:pPr>
      <w:ins w:id="10429" w:author="PR Preview" w:date="2026-01-01T00:00:00Z">
        <w:r>
          <w:rPr>
            <w:b/>
            <w:bCs/>
          </w:rPr>
          <w:t xml:space="preserve">Example 160 (The intercept-only hat matrix, from an orthonormal basis)</w:t>
        </w:r>
      </w:ins>
      <w:ins w:id="10430" w:author="PR Preview" w:date="2026-01-01T00:00:00Z">
        <w:r>
          <w:t xml:space="preserve"> </w:t>
        </w:r>
      </w:ins>
      <w:ins w:id="10431" w:author="PR Preview" w:date="2026-01-01T00:00:00Z">
        <w:r>
          <w:t xml:space="preserve">For the intercept-only design</w:t>
        </w:r>
      </w:ins>
      <w:ins w:id="10432"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0433" w:author="PR Preview" w:date="2026-01-01T00:00:00Z">
        <w:r>
          <w:t xml:space="preserve"> </w:t>
        </w:r>
      </w:ins>
      <w:ins w:id="10434" w:author="PR Preview" w:date="2026-01-01T00:00:00Z">
        <w:r>
          <w:t xml:space="preserve">of</w:t>
        </w:r>
      </w:ins>
      <w:ins w:id="10435" w:author="PR Preview" w:date="2026-01-01T00:00:00Z">
        <w:r>
          <w:t xml:space="preserve"> </w:t>
        </w:r>
      </w:ins>
      <w:hyperlink w:anchor="exm-hat-matrix">
        <w:ins w:id="10436" w:author="PR Preview" w:date="2026-01-01T00:00:00Z">
          <w:r>
            <w:rPr>
              <w:rStyle w:val="Hyperlink"/>
            </w:rPr>
            <w:t xml:space="preserve">Example 153</w:t>
          </w:r>
        </w:ins>
      </w:hyperlink>
      <w:ins w:id="10437" w:author="PR Preview" w:date="2026-01-01T00:00:00Z">
        <w:r>
          <w:t xml:space="preserve">,</w:t>
        </w:r>
      </w:ins>
      <w:ins w:id="10438"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0439" w:author="PR Preview" w:date="2026-01-01T00:00:00Z">
        <w:r>
          <w:t xml:space="preserve">,</w:t>
        </w:r>
      </w:ins>
      <w:ins w:id="10440" w:author="PR Preview" w:date="2026-01-01T00:00:00Z">
        <w:r>
          <w:t xml:space="preserve"> </w:t>
        </w:r>
      </w:ins>
      <w:ins w:id="10441" w:author="PR Preview" w:date="2026-01-01T00:00:00Z">
        <w:r>
          <w:t xml:space="preserve">with orthonormal basis</w:t>
        </w:r>
      </w:ins>
      <w:ins w:id="10442"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ins w:id="10443" w:author="PR Preview" w:date="2026-01-01T00:00:00Z">
        <w:r>
          <w:t xml:space="preserve">,</w:t>
        </w:r>
      </w:ins>
      <w:ins w:id="10444" w:author="PR Preview" w:date="2026-01-01T00:00:00Z">
        <w:r>
          <w:t xml:space="preserve"> </w:t>
        </w:r>
      </w:ins>
      <w:ins w:id="10445" w:author="PR Preview" w:date="2026-01-01T00:00:00Z">
        <w:r>
          <w:t xml:space="preserve">since</w:t>
        </w:r>
      </w:ins>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10446" w:author="PR Preview" w:date="2026-01-01T00:00:00Z">
        <w:r>
          <w:delText xml:space="preserve">the hat matrix found in</w:delText>
        </w:r>
      </w:del>
      <w:del w:id="10447" w:author="PR Preview" w:date="2026-01-01T00:00:00Z">
        <w:r>
          <w:delText xml:space="preserve"> </w:delText>
        </w:r>
      </w:del>
      <w:hyperlink w:anchor="exm-hat-matrix">
        <w:del w:id="10448" w:author="PR Preview" w:date="2026-01-01T00:00:00Z">
          <w:r>
            <w:rPr>
              <w:rStyle w:val="Hyperlink"/>
            </w:rPr>
            <w:delText xml:space="preserve">Example 150</w:delText>
          </w:r>
        </w:del>
      </w:hyperlink>
      <w:del w:id="10449" w:author="PR Preview" w:date="2026-01-01T00:00:00Z">
        <w:r>
          <w:delText xml:space="preserve">.</w:delText>
        </w:r>
      </w:del>
      <w:del w:id="10450" w:author="PR Preview" w:date="2026-01-01T00:00:00Z">
        <w:r>
          <w:delText xml:space="preserve"> </w:delText>
        </w:r>
      </w:del>
      <w:del w:id="10451" w:author="PR Preview" w:date="2026-01-01T00:00:00Z">
        <w:r>
          <w:delText xml:space="preserve">The fitted values</w:delText>
        </w:r>
      </w:del>
      <w:del w:id="10452"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10453" w:author="PR Preview" w:date="2026-01-01T00:00:00Z">
        <w:r>
          <w:delText xml:space="preserve"> </w:delText>
        </w:r>
      </w:del>
      <w:del w:id="10454" w:author="PR Preview" w:date="2026-01-01T00:00:00Z">
        <w:r>
          <w:delText xml:space="preserve">are the closest point to</w:delText>
        </w:r>
      </w:del>
      <w:del w:id="10455" w:author="PR Preview" w:date="2026-01-01T00:00:00Z">
        <w:r>
          <w:delText xml:space="preserve"> </w:delText>
        </w:r>
      </w:del>
      <m:oMath>
        <m:acc>
          <m:accPr>
            <m:chr m:val="̃"/>
          </m:accPr>
          <m:e>
            <m:r>
              <m:t>y</m:t>
            </m:r>
          </m:e>
        </m:acc>
      </m:oMath>
      <w:del w:id="10456" w:author="PR Preview" w:date="2026-01-01T00:00:00Z">
        <w:r>
          <w:delText xml:space="preserve"> </w:delText>
        </w:r>
      </w:del>
      <w:del w:id="10457" w:author="PR Preview" w:date="2026-01-01T00:00:00Z">
        <w:r>
          <w:delText xml:space="preserve">on the line of constant vectors</w:delText>
        </w:r>
      </w:del>
      <w:del w:id="10458" w:author="PR Preview" w:date="2026-01-01T00:00:00Z">
        <w:r>
          <w:delText xml:space="preserve"> </w:delText>
        </w:r>
      </w:del>
      <w:del w:id="10459" w:author="PR Preview" w:date="2026-01-01T00:00:00Z">
        <w:r>
          <w:delText xml:space="preserve">(</w:delText>
        </w:r>
      </w:del>
      <w:hyperlink w:anchor="thm-closest-point">
        <w:del w:id="10460" w:author="PR Preview" w:date="2026-01-01T00:00:00Z">
          <w:r>
            <w:rPr>
              <w:rStyle w:val="Hyperlink"/>
            </w:rPr>
            <w:delText xml:space="preserve">Theorem 81</w:delText>
          </w:r>
        </w:del>
      </w:hyperlink>
      <w:del w:id="10461" w:author="PR Preview" w:date="2026-01-01T00:00:00Z">
        <w:r>
          <w:delText xml:space="preserve">),</w:delText>
        </w:r>
      </w:del>
      <w:del w:id="10462" w:author="PR Preview" w:date="2026-01-01T00:00:00Z">
        <w:r>
          <w:delText xml:space="preserve"> </w:delText>
        </w:r>
      </w:del>
      <w:del w:id="10463" w:author="PR Preview" w:date="2026-01-01T00:00:00Z">
        <w:r>
          <w:delText xml:space="preserve">and the residuals</w:delText>
        </w:r>
      </w:del>
      <w:del w:id="10464"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10465" w:author="PR Preview" w:date="2026-01-01T00:00:00Z">
        <w:r>
          <w:delText xml:space="preserve"> </w:delText>
        </w:r>
      </w:del>
      <w:del w:id="10466" w:author="PR Preview" w:date="2026-01-01T00:00:00Z">
        <w:r>
          <w:delText xml:space="preserve">are orthogonal to</w:delText>
        </w:r>
      </w:del>
      <w:del w:id="10467" w:author="PR Preview" w:date="2026-01-01T00:00:00Z">
        <w:r>
          <w:delText xml:space="preserve"> </w:delText>
        </w:r>
      </w:del>
      <m:oMath>
        <m:r>
          <m:rPr>
            <m:sty m:val="p"/>
          </m:rPr>
          <m:t>(</m:t>
        </m:r>
        <m:r>
          <m:t>1</m:t>
        </m:r>
        <m:r>
          <m:rPr>
            <m:sty m:val="p"/>
          </m:rPr>
          <m:t>,</m:t>
        </m:r>
        <m:r>
          <m:t>1</m:t>
        </m:r>
        <m:r>
          <m:rPr>
            <m:sty m:val="p"/>
          </m:rPr>
          <m:t>)</m:t>
        </m:r>
      </m:oMath>
      <w:del w:id="10468" w:author="PR Preview" w:date="2026-01-01T00:00:00Z">
        <w:r>
          <w:delText xml:space="preserve">:</w:delText>
        </w:r>
      </w:del>
    </w:p>
    <w:p>
      <w:pPr>
        <w:pStyle w:val="FirstParagraph"/>
      </w:pPr>
      <w:ins w:id="10469" w:author="PR Preview" w:date="2026-01-01T00:00:00Z">
        <w:r>
          <w:t xml:space="preserve">the hat matrix found in</w:t>
        </w:r>
      </w:ins>
      <w:ins w:id="10470" w:author="PR Preview" w:date="2026-01-01T00:00:00Z">
        <w:r>
          <w:t xml:space="preserve"> </w:t>
        </w:r>
      </w:ins>
      <w:hyperlink w:anchor="exm-hat-matrix">
        <w:ins w:id="10471" w:author="PR Preview" w:date="2026-01-01T00:00:00Z">
          <w:r>
            <w:rPr>
              <w:rStyle w:val="Hyperlink"/>
            </w:rPr>
            <w:t xml:space="preserve">Example 153</w:t>
          </w:r>
        </w:ins>
      </w:hyperlink>
      <w:ins w:id="10472" w:author="PR Preview" w:date="2026-01-01T00:00:00Z">
        <w:r>
          <w:t xml:space="preserve">.</w:t>
        </w:r>
      </w:ins>
      <w:ins w:id="10473" w:author="PR Preview" w:date="2026-01-01T00:00:00Z">
        <w:r>
          <w:t xml:space="preserve"> </w:t>
        </w:r>
      </w:ins>
      <w:ins w:id="10474" w:author="PR Preview" w:date="2026-01-01T00:00:00Z">
        <w:r>
          <w:t xml:space="preserve">The fitted values</w:t>
        </w:r>
      </w:ins>
      <w:ins w:id="10475"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10476" w:author="PR Preview" w:date="2026-01-01T00:00:00Z">
        <w:r>
          <w:t xml:space="preserve"> </w:t>
        </w:r>
      </w:ins>
      <w:ins w:id="10477" w:author="PR Preview" w:date="2026-01-01T00:00:00Z">
        <w:r>
          <w:t xml:space="preserve">are the closest point to</w:t>
        </w:r>
      </w:ins>
      <w:ins w:id="10478" w:author="PR Preview" w:date="2026-01-01T00:00:00Z">
        <w:r>
          <w:t xml:space="preserve"> </w:t>
        </w:r>
      </w:ins>
      <m:oMath>
        <m:acc>
          <m:accPr>
            <m:chr m:val="̃"/>
          </m:accPr>
          <m:e>
            <m:r>
              <m:t>y</m:t>
            </m:r>
          </m:e>
        </m:acc>
      </m:oMath>
      <w:ins w:id="10479" w:author="PR Preview" w:date="2026-01-01T00:00:00Z">
        <w:r>
          <w:t xml:space="preserve"> </w:t>
        </w:r>
      </w:ins>
      <w:ins w:id="10480" w:author="PR Preview" w:date="2026-01-01T00:00:00Z">
        <w:r>
          <w:t xml:space="preserve">on the line of constant vectors</w:t>
        </w:r>
      </w:ins>
      <w:ins w:id="10481" w:author="PR Preview" w:date="2026-01-01T00:00:00Z">
        <w:r>
          <w:t xml:space="preserve"> </w:t>
        </w:r>
      </w:ins>
      <w:ins w:id="10482" w:author="PR Preview" w:date="2026-01-01T00:00:00Z">
        <w:r>
          <w:t xml:space="preserve">(</w:t>
        </w:r>
      </w:ins>
      <w:hyperlink w:anchor="thm-closest-point">
        <w:ins w:id="10483" w:author="PR Preview" w:date="2026-01-01T00:00:00Z">
          <w:r>
            <w:rPr>
              <w:rStyle w:val="Hyperlink"/>
            </w:rPr>
            <w:t xml:space="preserve">Theorem 83</w:t>
          </w:r>
        </w:ins>
      </w:hyperlink>
      <w:ins w:id="10484" w:author="PR Preview" w:date="2026-01-01T00:00:00Z">
        <w:r>
          <w:t xml:space="preserve">),</w:t>
        </w:r>
      </w:ins>
      <w:ins w:id="10485" w:author="PR Preview" w:date="2026-01-01T00:00:00Z">
        <w:r>
          <w:t xml:space="preserve"> </w:t>
        </w:r>
      </w:ins>
      <w:ins w:id="10486" w:author="PR Preview" w:date="2026-01-01T00:00:00Z">
        <w:r>
          <w:t xml:space="preserve">and the residuals</w:t>
        </w:r>
      </w:ins>
      <w:ins w:id="10487"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10488" w:author="PR Preview" w:date="2026-01-01T00:00:00Z">
        <w:r>
          <w:t xml:space="preserve"> </w:t>
        </w:r>
      </w:ins>
      <w:ins w:id="10489" w:author="PR Preview" w:date="2026-01-01T00:00:00Z">
        <w:r>
          <w:t xml:space="preserve">are orthogonal to</w:t>
        </w:r>
      </w:ins>
      <w:ins w:id="10490" w:author="PR Preview" w:date="2026-01-01T00:00:00Z">
        <w:r>
          <w:t xml:space="preserve"> </w:t>
        </w:r>
      </w:ins>
      <m:oMath>
        <m:r>
          <m:rPr>
            <m:sty m:val="p"/>
          </m:rPr>
          <m:t>(</m:t>
        </m:r>
        <m:r>
          <m:t>1</m:t>
        </m:r>
        <m:r>
          <m:rPr>
            <m:sty m:val="p"/>
          </m:rPr>
          <m:t>,</m:t>
        </m:r>
        <m:r>
          <m:t>1</m:t>
        </m:r>
        <m:r>
          <m:rPr>
            <m:sty m:val="p"/>
          </m:rPr>
          <m:t>)</m:t>
        </m:r>
      </m:oMath>
      <w:ins w:id="10491"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11"/>
    <w:bookmarkEnd w:id="512"/>
    <w:bookmarkStart w:id="541"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3" name="Picture"/>
                  <a:graphic>
                    <a:graphicData uri="http://schemas.openxmlformats.org/drawingml/2006/picture">
                      <pic:pic>
                        <pic:nvPicPr>
                          <pic:cNvPr descr="/opt/quarto/share/formats/docx/note.png" id="51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42</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5" w:name="thm-scalar-matmul"/>
    <w:p>
      <w:pPr>
        <w:pStyle w:val="BodyText"/>
      </w:pPr>
      <w:del w:id="10492" w:author="PR Preview" w:date="2026-01-01T00:00:00Z">
        <w:r>
          <w:rPr>
            <w:b/>
            <w:bCs/>
          </w:rPr>
          <w:delText xml:space="preserve">Theorem 85 (A scalar factor passes through a matrix product)</w:delText>
        </w:r>
      </w:del>
      <w:del w:id="10493" w:author="PR Preview" w:date="2026-01-01T00:00:00Z">
        <w:r>
          <w:delText xml:space="preserve"> </w:delText>
        </w:r>
      </w:del>
      <w:del w:id="10494" w:author="PR Preview" w:date="2026-01-01T00:00:00Z">
        <w:r>
          <w:delText xml:space="preserve">For an</w:delText>
        </w:r>
      </w:del>
      <w:del w:id="10495" w:author="PR Preview" w:date="2026-01-01T00:00:00Z">
        <w:r>
          <w:delText xml:space="preserve"> </w:delText>
        </w:r>
      </w:del>
      <m:oMath>
        <m:r>
          <m:t>m</m:t>
        </m:r>
        <m:r>
          <m:rPr>
            <m:sty m:val="p"/>
          </m:rPr>
          <m:t>×</m:t>
        </m:r>
        <m:r>
          <m:t>k</m:t>
        </m:r>
      </m:oMath>
      <w:del w:id="10496" w:author="PR Preview" w:date="2026-01-01T00:00:00Z">
        <w:r>
          <w:delText xml:space="preserve"> </w:delText>
        </w:r>
      </w:del>
      <w:del w:id="10497" w:author="PR Preview" w:date="2026-01-01T00:00:00Z">
        <w:r>
          <w:delText xml:space="preserve">matrix</w:delText>
        </w:r>
      </w:del>
      <w:del w:id="10498" w:author="PR Preview" w:date="2026-01-01T00:00:00Z">
        <w:r>
          <w:delText xml:space="preserve"> </w:delText>
        </w:r>
      </w:del>
      <m:oMath>
        <m:r>
          <m:rPr>
            <m:sty m:val="bi"/>
          </m:rPr>
          <m:t>A</m:t>
        </m:r>
      </m:oMath>
      <w:del w:id="10499" w:author="PR Preview" w:date="2026-01-01T00:00:00Z">
        <w:r>
          <w:delText xml:space="preserve">, a</w:delText>
        </w:r>
      </w:del>
      <w:del w:id="10500" w:author="PR Preview" w:date="2026-01-01T00:00:00Z">
        <w:r>
          <w:delText xml:space="preserve"> </w:delText>
        </w:r>
      </w:del>
      <m:oMath>
        <m:r>
          <m:t>k</m:t>
        </m:r>
        <m:r>
          <m:rPr>
            <m:sty m:val="p"/>
          </m:rPr>
          <m:t>×</m:t>
        </m:r>
        <m:r>
          <m:t>n</m:t>
        </m:r>
      </m:oMath>
      <w:del w:id="10501" w:author="PR Preview" w:date="2026-01-01T00:00:00Z">
        <w:r>
          <w:delText xml:space="preserve"> </w:delText>
        </w:r>
      </w:del>
      <w:del w:id="10502" w:author="PR Preview" w:date="2026-01-01T00:00:00Z">
        <w:r>
          <w:delText xml:space="preserve">matrix</w:delText>
        </w:r>
      </w:del>
      <w:del w:id="10503" w:author="PR Preview" w:date="2026-01-01T00:00:00Z">
        <w:r>
          <w:delText xml:space="preserve"> </w:delText>
        </w:r>
      </w:del>
      <m:oMath>
        <m:r>
          <m:rPr>
            <m:sty m:val="bi"/>
          </m:rPr>
          <m:t>B</m:t>
        </m:r>
      </m:oMath>
      <w:del w:id="10504" w:author="PR Preview" w:date="2026-01-01T00:00:00Z">
        <w:r>
          <w:delText xml:space="preserve"> </w:delText>
        </w:r>
      </w:del>
      <w:del w:id="10505" w:author="PR Preview" w:date="2026-01-01T00:00:00Z">
        <w:r>
          <w:delText xml:space="preserve">and a number</w:delText>
        </w:r>
      </w:del>
      <w:del w:id="10506" w:author="PR Preview" w:date="2026-01-01T00:00:00Z">
        <w:r>
          <w:delText xml:space="preserve"> </w:delText>
        </w:r>
      </w:del>
      <m:oMath>
        <m:r>
          <m:t>c</m:t>
        </m:r>
      </m:oMath>
      <w:del w:id="10507" w:author="PR Preview" w:date="2026-01-01T00:00:00Z">
        <w:r>
          <w:delText xml:space="preserve">,</w:delText>
        </w:r>
      </w:del>
    </w:p>
    <w:p>
      <w:pPr>
        <w:pStyle w:val="BodyText"/>
      </w:pPr>
      <w:ins w:id="10508" w:author="PR Preview" w:date="2026-01-01T00:00:00Z">
        <w:r>
          <w:rPr>
            <w:b/>
            <w:bCs/>
          </w:rPr>
          <w:t xml:space="preserve">Theorem 87 (A scalar factor passes through a matrix product)</w:t>
        </w:r>
      </w:ins>
      <w:ins w:id="10509" w:author="PR Preview" w:date="2026-01-01T00:00:00Z">
        <w:r>
          <w:t xml:space="preserve"> </w:t>
        </w:r>
      </w:ins>
      <w:ins w:id="10510" w:author="PR Preview" w:date="2026-01-01T00:00:00Z">
        <w:r>
          <w:t xml:space="preserve">For an</w:t>
        </w:r>
      </w:ins>
      <w:ins w:id="10511" w:author="PR Preview" w:date="2026-01-01T00:00:00Z">
        <w:r>
          <w:t xml:space="preserve"> </w:t>
        </w:r>
      </w:ins>
      <m:oMath>
        <m:r>
          <m:t>m</m:t>
        </m:r>
        <m:r>
          <m:rPr>
            <m:sty m:val="p"/>
          </m:rPr>
          <m:t>×</m:t>
        </m:r>
        <m:r>
          <m:t>k</m:t>
        </m:r>
      </m:oMath>
      <w:ins w:id="10512" w:author="PR Preview" w:date="2026-01-01T00:00:00Z">
        <w:r>
          <w:t xml:space="preserve"> </w:t>
        </w:r>
      </w:ins>
      <w:ins w:id="10513" w:author="PR Preview" w:date="2026-01-01T00:00:00Z">
        <w:r>
          <w:t xml:space="preserve">matrix</w:t>
        </w:r>
      </w:ins>
      <w:ins w:id="10514" w:author="PR Preview" w:date="2026-01-01T00:00:00Z">
        <w:r>
          <w:t xml:space="preserve"> </w:t>
        </w:r>
      </w:ins>
      <m:oMath>
        <m:r>
          <m:rPr>
            <m:sty m:val="bi"/>
          </m:rPr>
          <m:t>A</m:t>
        </m:r>
      </m:oMath>
      <w:ins w:id="10515" w:author="PR Preview" w:date="2026-01-01T00:00:00Z">
        <w:r>
          <w:t xml:space="preserve">, a</w:t>
        </w:r>
      </w:ins>
      <w:ins w:id="10516" w:author="PR Preview" w:date="2026-01-01T00:00:00Z">
        <w:r>
          <w:t xml:space="preserve"> </w:t>
        </w:r>
      </w:ins>
      <m:oMath>
        <m:r>
          <m:t>k</m:t>
        </m:r>
        <m:r>
          <m:rPr>
            <m:sty m:val="p"/>
          </m:rPr>
          <m:t>×</m:t>
        </m:r>
        <m:r>
          <m:t>n</m:t>
        </m:r>
      </m:oMath>
      <w:ins w:id="10517" w:author="PR Preview" w:date="2026-01-01T00:00:00Z">
        <w:r>
          <w:t xml:space="preserve"> </w:t>
        </w:r>
      </w:ins>
      <w:ins w:id="10518" w:author="PR Preview" w:date="2026-01-01T00:00:00Z">
        <w:r>
          <w:t xml:space="preserve">matrix</w:t>
        </w:r>
      </w:ins>
      <w:ins w:id="10519" w:author="PR Preview" w:date="2026-01-01T00:00:00Z">
        <w:r>
          <w:t xml:space="preserve"> </w:t>
        </w:r>
      </w:ins>
      <m:oMath>
        <m:r>
          <m:rPr>
            <m:sty m:val="bi"/>
          </m:rPr>
          <m:t>B</m:t>
        </m:r>
      </m:oMath>
      <w:ins w:id="10520" w:author="PR Preview" w:date="2026-01-01T00:00:00Z">
        <w:r>
          <w:t xml:space="preserve"> </w:t>
        </w:r>
      </w:ins>
      <w:ins w:id="10521" w:author="PR Preview" w:date="2026-01-01T00:00:00Z">
        <w:r>
          <w:t xml:space="preserve">and a number</w:t>
        </w:r>
      </w:ins>
      <w:ins w:id="10522" w:author="PR Preview" w:date="2026-01-01T00:00:00Z">
        <w:r>
          <w:t xml:space="preserve"> </w:t>
        </w:r>
      </w:ins>
      <m:oMath>
        <m:r>
          <m:t>c</m:t>
        </m:r>
      </m:oMath>
      <w:ins w:id="10523" w:author="PR Preview" w:date="2026-01-01T00:00:00Z">
        <w:r>
          <w:t xml:space="preserve">,</w:t>
        </w:r>
      </w:ins>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5"/>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6" w:name="exm-scalar-matmul"/>
    <w:p>
      <w:pPr>
        <w:pStyle w:val="BodyText"/>
      </w:pPr>
      <w:del w:id="10524" w:author="PR Preview" w:date="2026-01-01T00:00:00Z">
        <w:r>
          <w:rPr>
            <w:b/>
            <w:bCs/>
          </w:rPr>
          <w:delText xml:space="preserve">Example 158 (Pulling a scalar out of a product)</w:delText>
        </w:r>
      </w:del>
      <w:del w:id="10525" w:author="PR Preview" w:date="2026-01-01T00:00:00Z">
        <w:r>
          <w:delText xml:space="preserve"> </w:delText>
        </w:r>
      </w:del>
      <w:del w:id="10526" w:author="PR Preview" w:date="2026-01-01T00:00:00Z">
        <w:r>
          <w:delText xml:space="preserve">With</w:delText>
        </w:r>
      </w:del>
      <w:del w:id="105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del w:id="10528" w:author="PR Preview" w:date="2026-01-01T00:00:00Z">
        <w:r>
          <w:delText xml:space="preserve"> </w:delText>
        </w:r>
      </w:del>
      <w:del w:id="10529" w:author="PR Preview" w:date="2026-01-01T00:00:00Z">
        <w:r>
          <w:delText xml:space="preserve">and</w:delText>
        </w:r>
      </w:del>
      <w:del w:id="10530"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del w:id="10531" w:author="PR Preview" w:date="2026-01-01T00:00:00Z">
        <w:r>
          <w:delText xml:space="preserve">:</w:delText>
        </w:r>
      </w:del>
    </w:p>
    <w:p>
      <w:pPr>
        <w:pStyle w:val="BodyText"/>
      </w:pPr>
      <w:ins w:id="10532" w:author="PR Preview" w:date="2026-01-01T00:00:00Z">
        <w:r>
          <w:rPr>
            <w:b/>
            <w:bCs/>
          </w:rPr>
          <w:t xml:space="preserve">Example 161 (Pulling a scalar out of a product)</w:t>
        </w:r>
      </w:ins>
      <w:ins w:id="10533" w:author="PR Preview" w:date="2026-01-01T00:00:00Z">
        <w:r>
          <w:t xml:space="preserve"> </w:t>
        </w:r>
      </w:ins>
      <w:ins w:id="10534" w:author="PR Preview" w:date="2026-01-01T00:00:00Z">
        <w:r>
          <w:t xml:space="preserve">With</w:t>
        </w:r>
      </w:ins>
      <w:ins w:id="1053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ins w:id="10536" w:author="PR Preview" w:date="2026-01-01T00:00:00Z">
        <w:r>
          <w:t xml:space="preserve"> </w:t>
        </w:r>
      </w:ins>
      <w:ins w:id="10537" w:author="PR Preview" w:date="2026-01-01T00:00:00Z">
        <w:r>
          <w:t xml:space="preserve">and</w:t>
        </w:r>
      </w:ins>
      <w:ins w:id="10538"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ins w:id="10539" w:author="PR Preview" w:date="2026-01-01T00:00:00Z">
        <w:r>
          <w:t xml:space="preserve">:</w:t>
        </w:r>
      </w:ins>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6"/>
    <w:bookmarkStart w:id="517"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7"/>
    <w:bookmarkStart w:id="518" w:name="exm-generalized-inverse"/>
    <w:p>
      <w:pPr>
        <w:pStyle w:val="FirstParagraph"/>
      </w:pPr>
      <w:del w:id="10540" w:author="PR Preview" w:date="2026-01-01T00:00:00Z">
        <w:r>
          <w:rPr>
            <w:b/>
            <w:bCs/>
          </w:rPr>
          <w:delText xml:space="preserve">Example 159 (A matrix with many generalized inverses)</w:delText>
        </w:r>
      </w:del>
      <w:del w:id="10541" w:author="PR Preview" w:date="2026-01-01T00:00:00Z">
        <w:r>
          <w:delText xml:space="preserve"> </w:delText>
        </w:r>
      </w:del>
      <w:del w:id="10542" w:author="PR Preview" w:date="2026-01-01T00:00:00Z">
        <w:r>
          <w:delText xml:space="preserve">Let</w:delText>
        </w:r>
      </w:del>
      <w:del w:id="1054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544" w:author="PR Preview" w:date="2026-01-01T00:00:00Z">
        <w:r>
          <w:delText xml:space="preserve"> </w:delText>
        </w:r>
      </w:del>
      <w:del w:id="10545" w:author="PR Preview" w:date="2026-01-01T00:00:00Z">
        <w:r>
          <w:delText xml:space="preserve">and</w:delText>
        </w:r>
      </w:del>
      <w:del w:id="1054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del w:id="10547" w:author="PR Preview" w:date="2026-01-01T00:00:00Z">
        <w:r>
          <w:delText xml:space="preserve">. Then</w:delText>
        </w:r>
      </w:del>
    </w:p>
    <w:p>
      <w:pPr>
        <w:pStyle w:val="FirstParagraph"/>
      </w:pPr>
      <w:ins w:id="10548" w:author="PR Preview" w:date="2026-01-01T00:00:00Z">
        <w:r>
          <w:rPr>
            <w:b/>
            <w:bCs/>
          </w:rPr>
          <w:t xml:space="preserve">Example 162 (A matrix with many generalized inverses)</w:t>
        </w:r>
      </w:ins>
      <w:ins w:id="10549" w:author="PR Preview" w:date="2026-01-01T00:00:00Z">
        <w:r>
          <w:t xml:space="preserve"> </w:t>
        </w:r>
      </w:ins>
      <w:ins w:id="10550" w:author="PR Preview" w:date="2026-01-01T00:00:00Z">
        <w:r>
          <w:t xml:space="preserve">Let</w:t>
        </w:r>
      </w:ins>
      <w:ins w:id="1055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552" w:author="PR Preview" w:date="2026-01-01T00:00:00Z">
        <w:r>
          <w:t xml:space="preserve"> </w:t>
        </w:r>
      </w:ins>
      <w:ins w:id="10553" w:author="PR Preview" w:date="2026-01-01T00:00:00Z">
        <w:r>
          <w:t xml:space="preserve">and</w:t>
        </w:r>
      </w:ins>
      <w:ins w:id="10554"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ins w:id="10555" w:author="PR Preview" w:date="2026-01-01T00:00:00Z">
        <w:r>
          <w:t xml:space="preserve">. Then</w:t>
        </w:r>
      </w:ins>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8"/>
    <w:bookmarkStart w:id="519" w:name="thm-generalized-inverse-invertible"/>
    <w:p>
      <w:pPr>
        <w:pStyle w:val="BodyText"/>
      </w:pPr>
      <w:del w:id="10556" w:author="PR Preview" w:date="2026-01-01T00:00:00Z">
        <w:r>
          <w:rPr>
            <w:b/>
            <w:bCs/>
          </w:rPr>
          <w:delText xml:space="preserve">Theorem 86 (An invertible matrix has only one generalized inverse)</w:delText>
        </w:r>
      </w:del>
      <w:del w:id="10557" w:author="PR Preview" w:date="2026-01-01T00:00:00Z">
        <w:r>
          <w:delText xml:space="preserve"> </w:delText>
        </w:r>
      </w:del>
      <w:del w:id="10558" w:author="PR Preview" w:date="2026-01-01T00:00:00Z">
        <w:r>
          <w:delText xml:space="preserve">If</w:delText>
        </w:r>
      </w:del>
      <w:del w:id="10559" w:author="PR Preview" w:date="2026-01-01T00:00:00Z">
        <w:r>
          <w:delText xml:space="preserve"> </w:delText>
        </w:r>
      </w:del>
      <m:oMath>
        <m:r>
          <m:rPr>
            <m:sty m:val="bi"/>
          </m:rPr>
          <m:t>A</m:t>
        </m:r>
      </m:oMath>
      <w:del w:id="10560" w:author="PR Preview" w:date="2026-01-01T00:00:00Z">
        <w:r>
          <w:delText xml:space="preserve"> </w:delText>
        </w:r>
      </w:del>
      <w:del w:id="10561" w:author="PR Preview" w:date="2026-01-01T00:00:00Z">
        <w:r>
          <w:delText xml:space="preserve">is an invertible</w:delText>
        </w:r>
      </w:del>
      <w:del w:id="10562" w:author="PR Preview" w:date="2026-01-01T00:00:00Z">
        <w:r>
          <w:delText xml:space="preserve"> </w:delText>
        </w:r>
      </w:del>
      <m:oMath>
        <m:r>
          <m:t>p</m:t>
        </m:r>
        <m:r>
          <m:rPr>
            <m:sty m:val="p"/>
          </m:rPr>
          <m:t>×</m:t>
        </m:r>
        <m:r>
          <m:t>p</m:t>
        </m:r>
      </m:oMath>
      <w:del w:id="10563" w:author="PR Preview" w:date="2026-01-01T00:00:00Z">
        <w:r>
          <w:delText xml:space="preserve"> </w:delText>
        </w:r>
      </w:del>
      <w:del w:id="10564" w:author="PR Preview" w:date="2026-01-01T00:00:00Z">
        <w:r>
          <w:delText xml:space="preserve">matrix (</w:delText>
        </w:r>
      </w:del>
      <w:hyperlink w:anchor="def-invertible-matrix">
        <w:del w:id="10565" w:author="PR Preview" w:date="2026-01-01T00:00:00Z">
          <w:r>
            <w:rPr>
              <w:rStyle w:val="Hyperlink"/>
            </w:rPr>
            <w:delText xml:space="preserve">Definition 72</w:delText>
          </w:r>
        </w:del>
      </w:hyperlink>
      <w:del w:id="10566" w:author="PR Preview" w:date="2026-01-01T00:00:00Z">
        <w:r>
          <w:delText xml:space="preserve">),</w:delText>
        </w:r>
      </w:del>
      <w:del w:id="10567" w:author="PR Preview" w:date="2026-01-01T00:00:00Z">
        <w:r>
          <w:delText xml:space="preserve"> </w:delText>
        </w:r>
      </w:del>
      <w:del w:id="10568" w:author="PR Preview" w:date="2026-01-01T00:00:00Z">
        <w:r>
          <w:delText xml:space="preserve">its only generalized inverse is</w:delText>
        </w:r>
      </w:del>
      <w:del w:id="10569" w:author="PR Preview" w:date="2026-01-01T00:00:00Z">
        <w:r>
          <w:delText xml:space="preserve"> </w:delText>
        </w:r>
      </w:del>
      <m:oMath>
        <m:sSup>
          <m:e>
            <m:r>
              <m:rPr>
                <m:sty m:val="bi"/>
              </m:rPr>
              <m:t>A</m:t>
            </m:r>
          </m:e>
          <m:sup>
            <m:r>
              <m:rPr>
                <m:sty m:val="p"/>
              </m:rPr>
              <m:t>−</m:t>
            </m:r>
            <m:r>
              <m:t>1</m:t>
            </m:r>
          </m:sup>
        </m:sSup>
      </m:oMath>
      <w:del w:id="10570" w:author="PR Preview" w:date="2026-01-01T00:00:00Z">
        <w:r>
          <w:delText xml:space="preserve">.</w:delText>
        </w:r>
      </w:del>
    </w:p>
    <w:p>
      <w:pPr>
        <w:pStyle w:val="BodyText"/>
      </w:pPr>
      <w:ins w:id="10571" w:author="PR Preview" w:date="2026-01-01T00:00:00Z">
        <w:r>
          <w:rPr>
            <w:b/>
            <w:bCs/>
          </w:rPr>
          <w:t xml:space="preserve">Theorem 88 (An invertible matrix has only one generalized inverse)</w:t>
        </w:r>
      </w:ins>
      <w:ins w:id="10572" w:author="PR Preview" w:date="2026-01-01T00:00:00Z">
        <w:r>
          <w:t xml:space="preserve"> </w:t>
        </w:r>
      </w:ins>
      <w:ins w:id="10573" w:author="PR Preview" w:date="2026-01-01T00:00:00Z">
        <w:r>
          <w:t xml:space="preserve">If</w:t>
        </w:r>
      </w:ins>
      <w:ins w:id="10574" w:author="PR Preview" w:date="2026-01-01T00:00:00Z">
        <w:r>
          <w:t xml:space="preserve"> </w:t>
        </w:r>
      </w:ins>
      <m:oMath>
        <m:r>
          <m:rPr>
            <m:sty m:val="bi"/>
          </m:rPr>
          <m:t>A</m:t>
        </m:r>
      </m:oMath>
      <w:ins w:id="10575" w:author="PR Preview" w:date="2026-01-01T00:00:00Z">
        <w:r>
          <w:t xml:space="preserve"> </w:t>
        </w:r>
      </w:ins>
      <w:ins w:id="10576" w:author="PR Preview" w:date="2026-01-01T00:00:00Z">
        <w:r>
          <w:t xml:space="preserve">is an invertible</w:t>
        </w:r>
      </w:ins>
      <w:ins w:id="10577" w:author="PR Preview" w:date="2026-01-01T00:00:00Z">
        <w:r>
          <w:t xml:space="preserve"> </w:t>
        </w:r>
      </w:ins>
      <m:oMath>
        <m:r>
          <m:t>p</m:t>
        </m:r>
        <m:r>
          <m:rPr>
            <m:sty m:val="p"/>
          </m:rPr>
          <m:t>×</m:t>
        </m:r>
        <m:r>
          <m:t>p</m:t>
        </m:r>
      </m:oMath>
      <w:ins w:id="10578" w:author="PR Preview" w:date="2026-01-01T00:00:00Z">
        <w:r>
          <w:t xml:space="preserve"> </w:t>
        </w:r>
      </w:ins>
      <w:ins w:id="10579" w:author="PR Preview" w:date="2026-01-01T00:00:00Z">
        <w:r>
          <w:t xml:space="preserve">matrix (</w:t>
        </w:r>
      </w:ins>
      <w:hyperlink w:anchor="def-invertible-matrix">
        <w:ins w:id="10580" w:author="PR Preview" w:date="2026-01-01T00:00:00Z">
          <w:r>
            <w:rPr>
              <w:rStyle w:val="Hyperlink"/>
            </w:rPr>
            <w:t xml:space="preserve">Definition 72</w:t>
          </w:r>
        </w:ins>
      </w:hyperlink>
      <w:ins w:id="10581" w:author="PR Preview" w:date="2026-01-01T00:00:00Z">
        <w:r>
          <w:t xml:space="preserve">),</w:t>
        </w:r>
      </w:ins>
      <w:ins w:id="10582" w:author="PR Preview" w:date="2026-01-01T00:00:00Z">
        <w:r>
          <w:t xml:space="preserve"> </w:t>
        </w:r>
      </w:ins>
      <w:ins w:id="10583" w:author="PR Preview" w:date="2026-01-01T00:00:00Z">
        <w:r>
          <w:t xml:space="preserve">its only generalized inverse is</w:t>
        </w:r>
      </w:ins>
      <w:ins w:id="10584" w:author="PR Preview" w:date="2026-01-01T00:00:00Z">
        <w:r>
          <w:t xml:space="preserve"> </w:t>
        </w:r>
      </w:ins>
      <m:oMath>
        <m:sSup>
          <m:e>
            <m:r>
              <m:rPr>
                <m:sty m:val="bi"/>
              </m:rPr>
              <m:t>A</m:t>
            </m:r>
          </m:e>
          <m:sup>
            <m:r>
              <m:rPr>
                <m:sty m:val="p"/>
              </m:rPr>
              <m:t>−</m:t>
            </m:r>
            <m:r>
              <m:t>1</m:t>
            </m:r>
          </m:sup>
        </m:sSup>
      </m:oMath>
      <w:ins w:id="10585" w:author="PR Preview" w:date="2026-01-01T00:00:00Z">
        <w:r>
          <w:t xml:space="preserve">.</w:t>
        </w:r>
      </w:ins>
    </w:p>
    <w:bookmarkEnd w:id="519"/>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20" w:name="exm-generalized-inverse-invertible"/>
    <w:p>
      <w:pPr>
        <w:pStyle w:val="FirstParagraph"/>
      </w:pPr>
      <w:del w:id="10586" w:author="PR Preview" w:date="2026-01-01T00:00:00Z">
        <w:r>
          <w:rPr>
            <w:b/>
            <w:bCs/>
          </w:rPr>
          <w:delText xml:space="preserve">Example 160 (The generalized inverse of an invertible matrix)</w:delText>
        </w:r>
      </w:del>
      <w:del w:id="10587" w:author="PR Preview" w:date="2026-01-01T00:00:00Z">
        <w:r>
          <w:delText xml:space="preserve"> </w:delText>
        </w:r>
      </w:del>
      <w:del w:id="10588" w:author="PR Preview" w:date="2026-01-01T00:00:00Z">
        <w:r>
          <w:delText xml:space="preserve">For</w:delText>
        </w:r>
      </w:del>
      <w:del w:id="1058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0590" w:author="PR Preview" w:date="2026-01-01T00:00:00Z">
        <w:r>
          <w:delText xml:space="preserve"> </w:delText>
        </w:r>
      </w:del>
      <w:del w:id="10591" w:author="PR Preview" w:date="2026-01-01T00:00:00Z">
        <w:r>
          <w:delText xml:space="preserve">of</w:delText>
        </w:r>
      </w:del>
      <w:del w:id="10592" w:author="PR Preview" w:date="2026-01-01T00:00:00Z">
        <w:r>
          <w:delText xml:space="preserve"> </w:delText>
        </w:r>
      </w:del>
      <w:hyperlink w:anchor="exm-invertible-matrix">
        <w:del w:id="10593" w:author="PR Preview" w:date="2026-01-01T00:00:00Z">
          <w:r>
            <w:rPr>
              <w:rStyle w:val="Hyperlink"/>
            </w:rPr>
            <w:delText xml:space="preserve">Example 119</w:delText>
          </w:r>
        </w:del>
      </w:hyperlink>
      <w:del w:id="10594" w:author="PR Preview" w:date="2026-01-01T00:00:00Z">
        <w:r>
          <w:delText xml:space="preserve">,</w:delText>
        </w:r>
      </w:del>
      <w:del w:id="10595" w:author="PR Preview" w:date="2026-01-01T00:00:00Z">
        <w:r>
          <w:delText xml:space="preserve"> </w:delText>
        </w:r>
      </w:del>
      <w:del w:id="10596" w:author="PR Preview" w:date="2026-01-01T00:00:00Z">
        <w:r>
          <w:delText xml:space="preserve">the only generalized inverse is</w:delText>
        </w:r>
      </w:del>
      <w:del w:id="10597" w:author="PR Preview" w:date="2026-01-01T00:00:00Z">
        <w:r>
          <w:delText xml:space="preserve"> </w:delText>
        </w:r>
      </w:del>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del w:id="10598" w:author="PR Preview" w:date="2026-01-01T00:00:00Z">
        <w:r>
          <w:delText xml:space="preserve">.</w:delText>
        </w:r>
      </w:del>
      <w:del w:id="10599" w:author="PR Preview" w:date="2026-01-01T00:00:00Z">
        <w:r>
          <w:delText xml:space="preserve"> </w:delText>
        </w:r>
      </w:del>
      <w:del w:id="10600" w:author="PR Preview" w:date="2026-01-01T00:00:00Z">
        <w:r>
          <w:delText xml:space="preserve">The matrix of</w:delText>
        </w:r>
      </w:del>
      <w:del w:id="10601" w:author="PR Preview" w:date="2026-01-01T00:00:00Z">
        <w:r>
          <w:delText xml:space="preserve"> </w:delText>
        </w:r>
      </w:del>
      <w:hyperlink w:anchor="exm-generalized-inverse">
        <w:del w:id="10602" w:author="PR Preview" w:date="2026-01-01T00:00:00Z">
          <w:r>
            <w:rPr>
              <w:rStyle w:val="Hyperlink"/>
            </w:rPr>
            <w:delText xml:space="preserve">Example 159</w:delText>
          </w:r>
        </w:del>
      </w:hyperlink>
      <w:del w:id="10603" w:author="PR Preview" w:date="2026-01-01T00:00:00Z">
        <w:r>
          <w:delText xml:space="preserve">, by contrast, has infinitely many,</w:delText>
        </w:r>
      </w:del>
      <w:del w:id="10604" w:author="PR Preview" w:date="2026-01-01T00:00:00Z">
        <w:r>
          <w:delText xml:space="preserve"> </w:delText>
        </w:r>
      </w:del>
      <w:del w:id="10605" w:author="PR Preview" w:date="2026-01-01T00:00:00Z">
        <w:r>
          <w:delText xml:space="preserve">so by</w:delText>
        </w:r>
      </w:del>
      <w:del w:id="10606" w:author="PR Preview" w:date="2026-01-01T00:00:00Z">
        <w:r>
          <w:delText xml:space="preserve"> </w:delText>
        </w:r>
      </w:del>
      <w:hyperlink w:anchor="thm-generalized-inverse-invertible">
        <w:del w:id="10607" w:author="PR Preview" w:date="2026-01-01T00:00:00Z">
          <w:r>
            <w:rPr>
              <w:rStyle w:val="Hyperlink"/>
            </w:rPr>
            <w:delText xml:space="preserve">Theorem 86</w:delText>
          </w:r>
        </w:del>
      </w:hyperlink>
      <w:del w:id="10608" w:author="PR Preview" w:date="2026-01-01T00:00:00Z">
        <w:r>
          <w:delText xml:space="preserve"> </w:delText>
        </w:r>
      </w:del>
      <w:del w:id="10609" w:author="PR Preview" w:date="2026-01-01T00:00:00Z">
        <w:r>
          <w:delText xml:space="preserve">it is singular.</w:delText>
        </w:r>
      </w:del>
    </w:p>
    <w:p>
      <w:pPr>
        <w:pStyle w:val="BodyText"/>
      </w:pPr>
      <w:del w:id="10610" w:author="PR Preview" w:date="2026-01-01T00:00:00Z">
        <w:r>
          <w:rPr>
            <w:b/>
            <w:bCs/>
          </w:rPr>
          <w:delText xml:space="preserve">Theorem 87 (A generalized inverse solves every solvable system)</w:delText>
        </w:r>
      </w:del>
      <w:del w:id="10611" w:author="PR Preview" w:date="2026-01-01T00:00:00Z">
        <w:r>
          <w:delText xml:space="preserve"> </w:delText>
        </w:r>
      </w:del>
      <w:del w:id="10612" w:author="PR Preview" w:date="2026-01-01T00:00:00Z">
        <w:r>
          <w:delText xml:space="preserve">Let</w:delText>
        </w:r>
      </w:del>
      <w:del w:id="10613" w:author="PR Preview" w:date="2026-01-01T00:00:00Z">
        <w:r>
          <w:delText xml:space="preserve"> </w:delText>
        </w:r>
      </w:del>
      <m:oMath>
        <m:r>
          <m:rPr>
            <m:sty m:val="bi"/>
          </m:rPr>
          <m:t>A</m:t>
        </m:r>
      </m:oMath>
      <w:del w:id="10614" w:author="PR Preview" w:date="2026-01-01T00:00:00Z">
        <w:r>
          <w:delText xml:space="preserve"> </w:delText>
        </w:r>
      </w:del>
      <w:del w:id="10615" w:author="PR Preview" w:date="2026-01-01T00:00:00Z">
        <w:r>
          <w:delText xml:space="preserve">be</w:delText>
        </w:r>
      </w:del>
      <w:del w:id="10616" w:author="PR Preview" w:date="2026-01-01T00:00:00Z">
        <w:r>
          <w:delText xml:space="preserve"> </w:delText>
        </w:r>
      </w:del>
      <m:oMath>
        <m:r>
          <m:t>m</m:t>
        </m:r>
        <m:r>
          <m:rPr>
            <m:sty m:val="p"/>
          </m:rPr>
          <m:t>×</m:t>
        </m:r>
        <m:r>
          <m:t>n</m:t>
        </m:r>
      </m:oMath>
      <w:del w:id="10617" w:author="PR Preview" w:date="2026-01-01T00:00:00Z">
        <w:r>
          <w:delText xml:space="preserve">, let</w:delText>
        </w:r>
      </w:del>
      <w:del w:id="10618" w:author="PR Preview" w:date="2026-01-01T00:00:00Z">
        <w:r>
          <w:delText xml:space="preserve"> </w:delText>
        </w:r>
      </w:del>
      <m:oMath>
        <m:r>
          <m:rPr>
            <m:sty m:val="bi"/>
          </m:rPr>
          <m:t>G</m:t>
        </m:r>
      </m:oMath>
      <w:del w:id="10619" w:author="PR Preview" w:date="2026-01-01T00:00:00Z">
        <w:r>
          <w:delText xml:space="preserve"> </w:delText>
        </w:r>
      </w:del>
      <w:del w:id="10620" w:author="PR Preview" w:date="2026-01-01T00:00:00Z">
        <w:r>
          <w:delText xml:space="preserve">be a generalized inverse of</w:delText>
        </w:r>
      </w:del>
      <w:del w:id="10621" w:author="PR Preview" w:date="2026-01-01T00:00:00Z">
        <w:r>
          <w:delText xml:space="preserve"> </w:delText>
        </w:r>
      </w:del>
      <m:oMath>
        <m:r>
          <m:rPr>
            <m:sty m:val="bi"/>
          </m:rPr>
          <m:t>A</m:t>
        </m:r>
      </m:oMath>
      <w:del w:id="10622" w:author="PR Preview" w:date="2026-01-01T00:00:00Z">
        <w:r>
          <w:delText xml:space="preserve"> </w:delText>
        </w:r>
      </w:del>
      <w:del w:id="10623" w:author="PR Preview" w:date="2026-01-01T00:00:00Z">
        <w:r>
          <w:delText xml:space="preserve">(</w:delText>
        </w:r>
      </w:del>
      <w:hyperlink w:anchor="def-generalized-inverse">
        <w:del w:id="10624" w:author="PR Preview" w:date="2026-01-01T00:00:00Z">
          <w:r>
            <w:rPr>
              <w:rStyle w:val="Hyperlink"/>
            </w:rPr>
            <w:delText xml:space="preserve">Definition 92</w:delText>
          </w:r>
        </w:del>
      </w:hyperlink>
      <w:del w:id="10625" w:author="PR Preview" w:date="2026-01-01T00:00:00Z">
        <w:r>
          <w:delText xml:space="preserve">), and let</w:delText>
        </w:r>
      </w:del>
      <w:del w:id="10626"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0627" w:author="PR Preview" w:date="2026-01-01T00:00:00Z">
        <w:r>
          <w:delText xml:space="preserve">.</w:delText>
        </w:r>
      </w:del>
      <w:del w:id="10628" w:author="PR Preview" w:date="2026-01-01T00:00:00Z">
        <w:r>
          <w:delText xml:space="preserve"> </w:delText>
        </w:r>
      </w:del>
      <w:del w:id="10629" w:author="PR Preview" w:date="2026-01-01T00:00:00Z">
        <w:r>
          <w:delText xml:space="preserve">If</w:delText>
        </w:r>
      </w:del>
      <w:del w:id="10630"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0631" w:author="PR Preview" w:date="2026-01-01T00:00:00Z">
        <w:r>
          <w:delText xml:space="preserve"> </w:delText>
        </w:r>
      </w:del>
      <w:del w:id="10632" w:author="PR Preview" w:date="2026-01-01T00:00:00Z">
        <w:r>
          <w:delText xml:space="preserve">has a solution,</w:delText>
        </w:r>
      </w:del>
      <w:del w:id="10633" w:author="PR Preview" w:date="2026-01-01T00:00:00Z">
        <w:r>
          <w:delText xml:space="preserve"> </w:delText>
        </w:r>
      </w:del>
      <w:del w:id="10634" w:author="PR Preview" w:date="2026-01-01T00:00:00Z">
        <w:r>
          <w:delText xml:space="preserve">then</w:delText>
        </w:r>
      </w:del>
      <w:del w:id="10635" w:author="PR Preview" w:date="2026-01-01T00:00:00Z">
        <w:r>
          <w:delText xml:space="preserve"> </w:delText>
        </w:r>
      </w:del>
      <m:oMath>
        <m:r>
          <m:rPr>
            <m:sty m:val="bi"/>
          </m:rPr>
          <m:t>G</m:t>
        </m:r>
        <m:acc>
          <m:accPr>
            <m:chr m:val="̃"/>
          </m:accPr>
          <m:e>
            <m:r>
              <m:t>b</m:t>
            </m:r>
          </m:e>
        </m:acc>
      </m:oMath>
      <w:del w:id="10636" w:author="PR Preview" w:date="2026-01-01T00:00:00Z">
        <w:r>
          <w:delText xml:space="preserve"> </w:delText>
        </w:r>
      </w:del>
      <w:del w:id="10637" w:author="PR Preview" w:date="2026-01-01T00:00:00Z">
        <w:r>
          <w:delText xml:space="preserve">is a solution.</w:delText>
        </w:r>
      </w:del>
    </w:p>
    <w:p>
      <w:pPr>
        <w:pStyle w:val="FirstParagraph"/>
      </w:pPr>
      <w:ins w:id="10638" w:author="PR Preview" w:date="2026-01-01T00:00:00Z">
        <w:r>
          <w:rPr>
            <w:b/>
            <w:bCs/>
          </w:rPr>
          <w:t xml:space="preserve">Example 163 (The generalized inverse of an invertible matrix)</w:t>
        </w:r>
      </w:ins>
      <w:ins w:id="10639" w:author="PR Preview" w:date="2026-01-01T00:00:00Z">
        <w:r>
          <w:t xml:space="preserve"> </w:t>
        </w:r>
      </w:ins>
      <w:ins w:id="10640" w:author="PR Preview" w:date="2026-01-01T00:00:00Z">
        <w:r>
          <w:t xml:space="preserve">For</w:t>
        </w:r>
      </w:ins>
      <w:ins w:id="1064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0642" w:author="PR Preview" w:date="2026-01-01T00:00:00Z">
        <w:r>
          <w:t xml:space="preserve"> </w:t>
        </w:r>
      </w:ins>
      <w:ins w:id="10643" w:author="PR Preview" w:date="2026-01-01T00:00:00Z">
        <w:r>
          <w:t xml:space="preserve">of</w:t>
        </w:r>
      </w:ins>
      <w:ins w:id="10644" w:author="PR Preview" w:date="2026-01-01T00:00:00Z">
        <w:r>
          <w:t xml:space="preserve"> </w:t>
        </w:r>
      </w:ins>
      <w:hyperlink w:anchor="exm-invertible-matrix">
        <w:ins w:id="10645" w:author="PR Preview" w:date="2026-01-01T00:00:00Z">
          <w:r>
            <w:rPr>
              <w:rStyle w:val="Hyperlink"/>
            </w:rPr>
            <w:t xml:space="preserve">Example 121</w:t>
          </w:r>
        </w:ins>
      </w:hyperlink>
      <w:ins w:id="10646" w:author="PR Preview" w:date="2026-01-01T00:00:00Z">
        <w:r>
          <w:t xml:space="preserve">,</w:t>
        </w:r>
      </w:ins>
      <w:ins w:id="10647" w:author="PR Preview" w:date="2026-01-01T00:00:00Z">
        <w:r>
          <w:t xml:space="preserve"> </w:t>
        </w:r>
      </w:ins>
      <w:ins w:id="10648" w:author="PR Preview" w:date="2026-01-01T00:00:00Z">
        <w:r>
          <w:t xml:space="preserve">the only generalized inverse is</w:t>
        </w:r>
      </w:ins>
      <w:ins w:id="10649" w:author="PR Preview" w:date="2026-01-01T00:00:00Z">
        <w:r>
          <w:t xml:space="preserve"> </w:t>
        </w:r>
      </w:ins>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ins w:id="10650" w:author="PR Preview" w:date="2026-01-01T00:00:00Z">
        <w:r>
          <w:t xml:space="preserve">.</w:t>
        </w:r>
      </w:ins>
      <w:ins w:id="10651" w:author="PR Preview" w:date="2026-01-01T00:00:00Z">
        <w:r>
          <w:t xml:space="preserve"> </w:t>
        </w:r>
      </w:ins>
      <w:ins w:id="10652" w:author="PR Preview" w:date="2026-01-01T00:00:00Z">
        <w:r>
          <w:t xml:space="preserve">The matrix of</w:t>
        </w:r>
      </w:ins>
      <w:ins w:id="10653" w:author="PR Preview" w:date="2026-01-01T00:00:00Z">
        <w:r>
          <w:t xml:space="preserve"> </w:t>
        </w:r>
      </w:ins>
      <w:hyperlink w:anchor="exm-generalized-inverse">
        <w:ins w:id="10654" w:author="PR Preview" w:date="2026-01-01T00:00:00Z">
          <w:r>
            <w:rPr>
              <w:rStyle w:val="Hyperlink"/>
            </w:rPr>
            <w:t xml:space="preserve">Example 162</w:t>
          </w:r>
        </w:ins>
      </w:hyperlink>
      <w:ins w:id="10655" w:author="PR Preview" w:date="2026-01-01T00:00:00Z">
        <w:r>
          <w:t xml:space="preserve">, by contrast, has infinitely many,</w:t>
        </w:r>
      </w:ins>
      <w:ins w:id="10656" w:author="PR Preview" w:date="2026-01-01T00:00:00Z">
        <w:r>
          <w:t xml:space="preserve"> </w:t>
        </w:r>
      </w:ins>
      <w:ins w:id="10657" w:author="PR Preview" w:date="2026-01-01T00:00:00Z">
        <w:r>
          <w:t xml:space="preserve">so by</w:t>
        </w:r>
      </w:ins>
      <w:ins w:id="10658" w:author="PR Preview" w:date="2026-01-01T00:00:00Z">
        <w:r>
          <w:t xml:space="preserve"> </w:t>
        </w:r>
      </w:ins>
      <w:hyperlink w:anchor="thm-generalized-inverse-invertible">
        <w:ins w:id="10659" w:author="PR Preview" w:date="2026-01-01T00:00:00Z">
          <w:r>
            <w:rPr>
              <w:rStyle w:val="Hyperlink"/>
            </w:rPr>
            <w:t xml:space="preserve">Theorem 88</w:t>
          </w:r>
        </w:ins>
      </w:hyperlink>
      <w:ins w:id="10660" w:author="PR Preview" w:date="2026-01-01T00:00:00Z">
        <w:r>
          <w:t xml:space="preserve"> </w:t>
        </w:r>
      </w:ins>
      <w:ins w:id="10661" w:author="PR Preview" w:date="2026-01-01T00:00:00Z">
        <w:r>
          <w:t xml:space="preserve">it is singular.</w:t>
        </w:r>
      </w:ins>
    </w:p>
    <w:bookmarkEnd w:id="520"/>
    <w:bookmarkStart w:id="521" w:name="thm-generalized-inverse-solves"/>
    <w:p>
      <w:pPr>
        <w:pStyle w:val="BodyText"/>
      </w:pPr>
      <w:ins w:id="10662" w:author="PR Preview" w:date="2026-01-01T00:00:00Z">
        <w:r>
          <w:rPr>
            <w:b/>
            <w:bCs/>
          </w:rPr>
          <w:t xml:space="preserve">Theorem 89 (A generalized inverse solves every solvable system)</w:t>
        </w:r>
      </w:ins>
      <w:ins w:id="10663" w:author="PR Preview" w:date="2026-01-01T00:00:00Z">
        <w:r>
          <w:t xml:space="preserve"> </w:t>
        </w:r>
      </w:ins>
      <w:ins w:id="10664" w:author="PR Preview" w:date="2026-01-01T00:00:00Z">
        <w:r>
          <w:t xml:space="preserve">Let</w:t>
        </w:r>
      </w:ins>
      <w:ins w:id="10665" w:author="PR Preview" w:date="2026-01-01T00:00:00Z">
        <w:r>
          <w:t xml:space="preserve"> </w:t>
        </w:r>
      </w:ins>
      <m:oMath>
        <m:r>
          <m:rPr>
            <m:sty m:val="bi"/>
          </m:rPr>
          <m:t>A</m:t>
        </m:r>
      </m:oMath>
      <w:ins w:id="10666" w:author="PR Preview" w:date="2026-01-01T00:00:00Z">
        <w:r>
          <w:t xml:space="preserve"> </w:t>
        </w:r>
      </w:ins>
      <w:ins w:id="10667" w:author="PR Preview" w:date="2026-01-01T00:00:00Z">
        <w:r>
          <w:t xml:space="preserve">be</w:t>
        </w:r>
      </w:ins>
      <w:ins w:id="10668" w:author="PR Preview" w:date="2026-01-01T00:00:00Z">
        <w:r>
          <w:t xml:space="preserve"> </w:t>
        </w:r>
      </w:ins>
      <m:oMath>
        <m:r>
          <m:t>m</m:t>
        </m:r>
        <m:r>
          <m:rPr>
            <m:sty m:val="p"/>
          </m:rPr>
          <m:t>×</m:t>
        </m:r>
        <m:r>
          <m:t>n</m:t>
        </m:r>
      </m:oMath>
      <w:ins w:id="10669" w:author="PR Preview" w:date="2026-01-01T00:00:00Z">
        <w:r>
          <w:t xml:space="preserve">, let</w:t>
        </w:r>
      </w:ins>
      <w:ins w:id="10670" w:author="PR Preview" w:date="2026-01-01T00:00:00Z">
        <w:r>
          <w:t xml:space="preserve"> </w:t>
        </w:r>
      </w:ins>
      <m:oMath>
        <m:r>
          <m:rPr>
            <m:sty m:val="bi"/>
          </m:rPr>
          <m:t>G</m:t>
        </m:r>
      </m:oMath>
      <w:ins w:id="10671" w:author="PR Preview" w:date="2026-01-01T00:00:00Z">
        <w:r>
          <w:t xml:space="preserve"> </w:t>
        </w:r>
      </w:ins>
      <w:ins w:id="10672" w:author="PR Preview" w:date="2026-01-01T00:00:00Z">
        <w:r>
          <w:t xml:space="preserve">be a generalized inverse of</w:t>
        </w:r>
      </w:ins>
      <w:ins w:id="10673" w:author="PR Preview" w:date="2026-01-01T00:00:00Z">
        <w:r>
          <w:t xml:space="preserve"> </w:t>
        </w:r>
      </w:ins>
      <m:oMath>
        <m:r>
          <m:rPr>
            <m:sty m:val="bi"/>
          </m:rPr>
          <m:t>A</m:t>
        </m:r>
      </m:oMath>
      <w:ins w:id="10674" w:author="PR Preview" w:date="2026-01-01T00:00:00Z">
        <w:r>
          <w:t xml:space="preserve"> </w:t>
        </w:r>
      </w:ins>
      <w:ins w:id="10675" w:author="PR Preview" w:date="2026-01-01T00:00:00Z">
        <w:r>
          <w:t xml:space="preserve">(</w:t>
        </w:r>
      </w:ins>
      <w:hyperlink w:anchor="def-generalized-inverse">
        <w:ins w:id="10676" w:author="PR Preview" w:date="2026-01-01T00:00:00Z">
          <w:r>
            <w:rPr>
              <w:rStyle w:val="Hyperlink"/>
            </w:rPr>
            <w:t xml:space="preserve">Definition 92</w:t>
          </w:r>
        </w:ins>
      </w:hyperlink>
      <w:ins w:id="10677" w:author="PR Preview" w:date="2026-01-01T00:00:00Z">
        <w:r>
          <w:t xml:space="preserve">), and let</w:t>
        </w:r>
      </w:ins>
      <w:ins w:id="10678" w:author="PR Preview" w:date="2026-01-01T00:00:00Z">
        <w:r>
          <w:t xml:space="preserve"> </w:t>
        </w:r>
      </w:ins>
      <m:oMath>
        <m:acc>
          <m:accPr>
            <m:chr m:val="̃"/>
          </m:accPr>
          <m:e>
            <m:r>
              <m:t>b</m:t>
            </m:r>
          </m:e>
        </m:acc>
        <m:r>
          <m:rPr>
            <m:sty m:val="p"/>
          </m:rPr>
          <m:t>∈</m:t>
        </m:r>
        <m:sSup>
          <m:e>
            <m:r>
              <m:rPr>
                <m:scr m:val="double-struck"/>
                <m:sty m:val="p"/>
              </m:rPr>
              <m:t>R</m:t>
            </m:r>
          </m:e>
          <m:sup>
            <m:r>
              <m:t>m</m:t>
            </m:r>
          </m:sup>
        </m:sSup>
      </m:oMath>
      <w:ins w:id="10679" w:author="PR Preview" w:date="2026-01-01T00:00:00Z">
        <w:r>
          <w:t xml:space="preserve">.</w:t>
        </w:r>
      </w:ins>
      <w:ins w:id="10680" w:author="PR Preview" w:date="2026-01-01T00:00:00Z">
        <w:r>
          <w:t xml:space="preserve"> </w:t>
        </w:r>
      </w:ins>
      <w:ins w:id="10681" w:author="PR Preview" w:date="2026-01-01T00:00:00Z">
        <w:r>
          <w:t xml:space="preserve">If</w:t>
        </w:r>
      </w:ins>
      <w:ins w:id="10682" w:author="PR Preview" w:date="2026-01-01T00:00:00Z">
        <w:r>
          <w:t xml:space="preserve"> </w:t>
        </w:r>
      </w:ins>
      <m:oMath>
        <m:r>
          <m:rPr>
            <m:sty m:val="bi"/>
          </m:rPr>
          <m:t>A</m:t>
        </m:r>
        <m:acc>
          <m:accPr>
            <m:chr m:val="̃"/>
          </m:accPr>
          <m:e>
            <m:r>
              <m:t>x</m:t>
            </m:r>
          </m:e>
        </m:acc>
        <m:r>
          <m:rPr>
            <m:sty m:val="p"/>
          </m:rPr>
          <m:t>=</m:t>
        </m:r>
        <m:acc>
          <m:accPr>
            <m:chr m:val="̃"/>
          </m:accPr>
          <m:e>
            <m:r>
              <m:t>b</m:t>
            </m:r>
          </m:e>
        </m:acc>
      </m:oMath>
      <w:ins w:id="10683" w:author="PR Preview" w:date="2026-01-01T00:00:00Z">
        <w:r>
          <w:t xml:space="preserve"> </w:t>
        </w:r>
      </w:ins>
      <w:ins w:id="10684" w:author="PR Preview" w:date="2026-01-01T00:00:00Z">
        <w:r>
          <w:t xml:space="preserve">has a solution,</w:t>
        </w:r>
      </w:ins>
      <w:ins w:id="10685" w:author="PR Preview" w:date="2026-01-01T00:00:00Z">
        <w:r>
          <w:t xml:space="preserve"> </w:t>
        </w:r>
      </w:ins>
      <w:ins w:id="10686" w:author="PR Preview" w:date="2026-01-01T00:00:00Z">
        <w:r>
          <w:t xml:space="preserve">then</w:t>
        </w:r>
      </w:ins>
      <w:ins w:id="10687" w:author="PR Preview" w:date="2026-01-01T00:00:00Z">
        <w:r>
          <w:t xml:space="preserve"> </w:t>
        </w:r>
      </w:ins>
      <m:oMath>
        <m:r>
          <m:rPr>
            <m:sty m:val="bi"/>
          </m:rPr>
          <m:t>G</m:t>
        </m:r>
        <m:acc>
          <m:accPr>
            <m:chr m:val="̃"/>
          </m:accPr>
          <m:e>
            <m:r>
              <m:t>b</m:t>
            </m:r>
          </m:e>
        </m:acc>
      </m:oMath>
      <w:ins w:id="10688" w:author="PR Preview" w:date="2026-01-01T00:00:00Z">
        <w:r>
          <w:t xml:space="preserve"> </w:t>
        </w:r>
      </w:ins>
      <w:ins w:id="10689" w:author="PR Preview" w:date="2026-01-01T00:00:00Z">
        <w:r>
          <w:t xml:space="preserve">is a solution.</w:t>
        </w:r>
      </w:ins>
    </w:p>
    <w:bookmarkEnd w:id="521"/>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22" w:name="exm-generalized-inverse-solves"/>
    <w:p>
      <w:pPr>
        <w:pStyle w:val="FirstParagraph"/>
      </w:pPr>
      <w:del w:id="10690" w:author="PR Preview" w:date="2026-01-01T00:00:00Z">
        <w:r>
          <w:rPr>
            <w:b/>
            <w:bCs/>
          </w:rPr>
          <w:delText xml:space="preserve">Example 161 (Solving with a generalized inverse)</w:delText>
        </w:r>
      </w:del>
      <w:del w:id="10691" w:author="PR Preview" w:date="2026-01-01T00:00:00Z">
        <w:r>
          <w:delText xml:space="preserve"> </w:delText>
        </w:r>
      </w:del>
      <w:del w:id="10692" w:author="PR Preview" w:date="2026-01-01T00:00:00Z">
        <w:r>
          <w:delText xml:space="preserve">With</w:delText>
        </w:r>
      </w:del>
      <w:del w:id="1069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694" w:author="PR Preview" w:date="2026-01-01T00:00:00Z">
        <w:r>
          <w:delText xml:space="preserve"> </w:delText>
        </w:r>
      </w:del>
      <w:del w:id="10695" w:author="PR Preview" w:date="2026-01-01T00:00:00Z">
        <w:r>
          <w:delText xml:space="preserve">and its generalized inverse</w:delText>
        </w:r>
      </w:del>
      <w:del w:id="1069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0697" w:author="PR Preview" w:date="2026-01-01T00:00:00Z">
        <w:r>
          <w:delText xml:space="preserve"> </w:delText>
        </w:r>
      </w:del>
      <w:del w:id="10698" w:author="PR Preview" w:date="2026-01-01T00:00:00Z">
        <w:r>
          <w:delText xml:space="preserve">(</w:delText>
        </w:r>
      </w:del>
      <w:hyperlink w:anchor="exm-generalized-inverse">
        <w:del w:id="10699" w:author="PR Preview" w:date="2026-01-01T00:00:00Z">
          <w:r>
            <w:rPr>
              <w:rStyle w:val="Hyperlink"/>
            </w:rPr>
            <w:delText xml:space="preserve">Example 159</w:delText>
          </w:r>
        </w:del>
      </w:hyperlink>
      <w:del w:id="10700" w:author="PR Preview" w:date="2026-01-01T00:00:00Z">
        <w:r>
          <w:delText xml:space="preserve">),</w:delText>
        </w:r>
      </w:del>
      <w:del w:id="10701" w:author="PR Preview" w:date="2026-01-01T00:00:00Z">
        <w:r>
          <w:delText xml:space="preserve"> </w:delText>
        </w:r>
      </w:del>
      <w:del w:id="10702" w:author="PR Preview" w:date="2026-01-01T00:00:00Z">
        <w:r>
          <w:delText xml:space="preserve">the system</w:delText>
        </w:r>
      </w:del>
      <w:del w:id="10703"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0</m:t>
        </m:r>
        <m:r>
          <m:rPr>
            <m:sty m:val="p"/>
          </m:rPr>
          <m:t>)</m:t>
        </m:r>
      </m:oMath>
      <w:del w:id="10704" w:author="PR Preview" w:date="2026-01-01T00:00:00Z">
        <w:r>
          <w:delText xml:space="preserve"> </w:delText>
        </w:r>
      </w:del>
      <w:del w:id="10705" w:author="PR Preview" w:date="2026-01-01T00:00:00Z">
        <w:r>
          <w:delText xml:space="preserve">has the solution</w:delText>
        </w:r>
      </w:del>
      <w:del w:id="10706" w:author="PR Preview" w:date="2026-01-01T00:00:00Z">
        <w:r>
          <w:delText xml:space="preserve"> </w:delText>
        </w:r>
      </w:del>
      <m:oMath>
        <m:r>
          <m:rPr>
            <m:sty m:val="p"/>
          </m:rPr>
          <m:t>(</m:t>
        </m:r>
        <m:r>
          <m:t>2</m:t>
        </m:r>
        <m:r>
          <m:rPr>
            <m:sty m:val="p"/>
          </m:rPr>
          <m:t>,</m:t>
        </m:r>
        <m:r>
          <m:t>0</m:t>
        </m:r>
        <m:r>
          <m:rPr>
            <m:sty m:val="p"/>
          </m:rPr>
          <m:t>)</m:t>
        </m:r>
      </m:oMath>
      <w:del w:id="10707" w:author="PR Preview" w:date="2026-01-01T00:00:00Z">
        <w:r>
          <w:delText xml:space="preserve">,</w:delText>
        </w:r>
      </w:del>
      <w:del w:id="10708" w:author="PR Preview" w:date="2026-01-01T00:00:00Z">
        <w:r>
          <w:delText xml:space="preserve"> </w:delText>
        </w:r>
      </w:del>
      <w:del w:id="10709" w:author="PR Preview" w:date="2026-01-01T00:00:00Z">
        <w:r>
          <w:delText xml:space="preserve">and</w:delText>
        </w:r>
      </w:del>
      <w:del w:id="10710"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10711" w:author="PR Preview" w:date="2026-01-01T00:00:00Z">
        <w:r>
          <w:delText xml:space="preserve"> </w:delText>
        </w:r>
      </w:del>
      <w:del w:id="10712" w:author="PR Preview" w:date="2026-01-01T00:00:00Z">
        <w:r>
          <w:delText xml:space="preserve">is a solution too:</w:delText>
        </w:r>
      </w:del>
      <w:del w:id="10713"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10714" w:author="PR Preview" w:date="2026-01-01T00:00:00Z">
        <w:r>
          <w:delText xml:space="preserve">.</w:delText>
        </w:r>
      </w:del>
      <w:del w:id="10715" w:author="PR Preview" w:date="2026-01-01T00:00:00Z">
        <w:r>
          <w:delText xml:space="preserve"> </w:delText>
        </w:r>
      </w:del>
      <w:del w:id="10716" w:author="PR Preview" w:date="2026-01-01T00:00:00Z">
        <w:r>
          <w:delText xml:space="preserve">The system</w:delText>
        </w:r>
      </w:del>
      <w:del w:id="10717" w:author="PR Preview" w:date="2026-01-01T00:00:00Z">
        <w:r>
          <w:delText xml:space="preserve"> </w:delText>
        </w:r>
      </w:del>
      <m:oMath>
        <m:r>
          <m:rPr>
            <m:sty m:val="bi"/>
          </m:rPr>
          <m:t>A</m:t>
        </m:r>
        <m:acc>
          <m:accPr>
            <m:chr m:val="̃"/>
          </m:accPr>
          <m:e>
            <m:r>
              <m:t>x</m:t>
            </m:r>
          </m:e>
        </m:acc>
        <m:r>
          <m:rPr>
            <m:sty m:val="p"/>
          </m:rPr>
          <m:t>=</m:t>
        </m:r>
        <m:r>
          <m:rPr>
            <m:sty m:val="p"/>
          </m:rPr>
          <m:t>(</m:t>
        </m:r>
        <m:r>
          <m:t>2</m:t>
        </m:r>
        <m:r>
          <m:rPr>
            <m:sty m:val="p"/>
          </m:rPr>
          <m:t>,</m:t>
        </m:r>
        <m:r>
          <m:t>1</m:t>
        </m:r>
        <m:r>
          <m:rPr>
            <m:sty m:val="p"/>
          </m:rPr>
          <m:t>)</m:t>
        </m:r>
      </m:oMath>
      <w:del w:id="10718" w:author="PR Preview" w:date="2026-01-01T00:00:00Z">
        <w:r>
          <w:delText xml:space="preserve"> </w:delText>
        </w:r>
      </w:del>
      <w:del w:id="10719" w:author="PR Preview" w:date="2026-01-01T00:00:00Z">
        <w:r>
          <w:delText xml:space="preserve">has no solution,</w:delText>
        </w:r>
      </w:del>
      <w:del w:id="10720" w:author="PR Preview" w:date="2026-01-01T00:00:00Z">
        <w:r>
          <w:delText xml:space="preserve"> </w:delText>
        </w:r>
      </w:del>
      <w:del w:id="10721" w:author="PR Preview" w:date="2026-01-01T00:00:00Z">
        <w:r>
          <w:delText xml:space="preserve">since the second entry of</w:delText>
        </w:r>
      </w:del>
      <w:del w:id="10722" w:author="PR Preview" w:date="2026-01-01T00:00:00Z">
        <w:r>
          <w:delText xml:space="preserve"> </w:delText>
        </w:r>
      </w:del>
      <m:oMath>
        <m:r>
          <m:rPr>
            <m:sty m:val="bi"/>
          </m:rPr>
          <m:t>A</m:t>
        </m:r>
        <m:acc>
          <m:accPr>
            <m:chr m:val="̃"/>
          </m:accPr>
          <m:e>
            <m:r>
              <m:t>x</m:t>
            </m:r>
          </m:e>
        </m:acc>
      </m:oMath>
      <w:del w:id="10723" w:author="PR Preview" w:date="2026-01-01T00:00:00Z">
        <w:r>
          <w:delText xml:space="preserve"> </w:delText>
        </w:r>
      </w:del>
      <w:del w:id="10724" w:author="PR Preview" w:date="2026-01-01T00:00:00Z">
        <w:r>
          <w:delText xml:space="preserve">is always</w:delText>
        </w:r>
      </w:del>
      <w:del w:id="10725" w:author="PR Preview" w:date="2026-01-01T00:00:00Z">
        <w:r>
          <w:delText xml:space="preserve"> </w:delText>
        </w:r>
      </w:del>
      <m:oMath>
        <m:r>
          <m:t>0</m:t>
        </m:r>
      </m:oMath>
      <w:del w:id="10726" w:author="PR Preview" w:date="2026-01-01T00:00:00Z">
        <w:r>
          <w:delText xml:space="preserve">;</w:delText>
        </w:r>
      </w:del>
      <w:del w:id="10727" w:author="PR Preview" w:date="2026-01-01T00:00:00Z">
        <w:r>
          <w:delText xml:space="preserve"> </w:delText>
        </w:r>
      </w:del>
      <w:del w:id="10728" w:author="PR Preview" w:date="2026-01-01T00:00:00Z">
        <w:r>
          <w:delText xml:space="preserve">there</w:delText>
        </w:r>
      </w:del>
      <w:del w:id="10729"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10730" w:author="PR Preview" w:date="2026-01-01T00:00:00Z">
        <w:r>
          <w:delText xml:space="preserve"> </w:delText>
        </w:r>
      </w:del>
      <w:del w:id="10731" w:author="PR Preview" w:date="2026-01-01T00:00:00Z">
        <w:r>
          <w:delText xml:space="preserve">gives</w:delText>
        </w:r>
      </w:del>
      <w:del w:id="10732"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10733" w:author="PR Preview" w:date="2026-01-01T00:00:00Z">
        <w:r>
          <w:delText xml:space="preserve">.</w:delText>
        </w:r>
      </w:del>
    </w:p>
    <w:p>
      <w:pPr>
        <w:pStyle w:val="FirstParagraph"/>
      </w:pPr>
      <w:ins w:id="10734" w:author="PR Preview" w:date="2026-01-01T00:00:00Z">
        <w:r>
          <w:rPr>
            <w:b/>
            <w:bCs/>
          </w:rPr>
          <w:t xml:space="preserve">Example 164 (Solving with a generalized inverse)</w:t>
        </w:r>
      </w:ins>
      <w:ins w:id="10735" w:author="PR Preview" w:date="2026-01-01T00:00:00Z">
        <w:r>
          <w:t xml:space="preserve"> </w:t>
        </w:r>
      </w:ins>
      <w:ins w:id="10736" w:author="PR Preview" w:date="2026-01-01T00:00:00Z">
        <w:r>
          <w:t xml:space="preserve">With</w:t>
        </w:r>
      </w:ins>
      <w:ins w:id="1073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738" w:author="PR Preview" w:date="2026-01-01T00:00:00Z">
        <w:r>
          <w:t xml:space="preserve"> </w:t>
        </w:r>
      </w:ins>
      <w:ins w:id="10739" w:author="PR Preview" w:date="2026-01-01T00:00:00Z">
        <w:r>
          <w:t xml:space="preserve">and its generalized inverse</w:t>
        </w:r>
      </w:ins>
      <w:ins w:id="10740"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0741" w:author="PR Preview" w:date="2026-01-01T00:00:00Z">
        <w:r>
          <w:t xml:space="preserve"> </w:t>
        </w:r>
      </w:ins>
      <w:ins w:id="10742" w:author="PR Preview" w:date="2026-01-01T00:00:00Z">
        <w:r>
          <w:t xml:space="preserve">(</w:t>
        </w:r>
      </w:ins>
      <w:hyperlink w:anchor="exm-generalized-inverse">
        <w:ins w:id="10743" w:author="PR Preview" w:date="2026-01-01T00:00:00Z">
          <w:r>
            <w:rPr>
              <w:rStyle w:val="Hyperlink"/>
            </w:rPr>
            <w:t xml:space="preserve">Example 162</w:t>
          </w:r>
        </w:ins>
      </w:hyperlink>
      <w:ins w:id="10744" w:author="PR Preview" w:date="2026-01-01T00:00:00Z">
        <w:r>
          <w:t xml:space="preserve">),</w:t>
        </w:r>
      </w:ins>
      <w:ins w:id="10745" w:author="PR Preview" w:date="2026-01-01T00:00:00Z">
        <w:r>
          <w:t xml:space="preserve"> </w:t>
        </w:r>
      </w:ins>
      <w:ins w:id="10746" w:author="PR Preview" w:date="2026-01-01T00:00:00Z">
        <w:r>
          <w:t xml:space="preserve">the system</w:t>
        </w:r>
      </w:ins>
      <w:ins w:id="10747"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0</m:t>
        </m:r>
        <m:r>
          <m:rPr>
            <m:sty m:val="p"/>
          </m:rPr>
          <m:t>)</m:t>
        </m:r>
      </m:oMath>
      <w:ins w:id="10748" w:author="PR Preview" w:date="2026-01-01T00:00:00Z">
        <w:r>
          <w:t xml:space="preserve"> </w:t>
        </w:r>
      </w:ins>
      <w:ins w:id="10749" w:author="PR Preview" w:date="2026-01-01T00:00:00Z">
        <w:r>
          <w:t xml:space="preserve">has the solution</w:t>
        </w:r>
      </w:ins>
      <w:ins w:id="10750" w:author="PR Preview" w:date="2026-01-01T00:00:00Z">
        <w:r>
          <w:t xml:space="preserve"> </w:t>
        </w:r>
      </w:ins>
      <m:oMath>
        <m:r>
          <m:rPr>
            <m:sty m:val="p"/>
          </m:rPr>
          <m:t>(</m:t>
        </m:r>
        <m:r>
          <m:t>2</m:t>
        </m:r>
        <m:r>
          <m:rPr>
            <m:sty m:val="p"/>
          </m:rPr>
          <m:t>,</m:t>
        </m:r>
        <m:r>
          <m:t>0</m:t>
        </m:r>
        <m:r>
          <m:rPr>
            <m:sty m:val="p"/>
          </m:rPr>
          <m:t>)</m:t>
        </m:r>
      </m:oMath>
      <w:ins w:id="10751" w:author="PR Preview" w:date="2026-01-01T00:00:00Z">
        <w:r>
          <w:t xml:space="preserve">,</w:t>
        </w:r>
      </w:ins>
      <w:ins w:id="10752" w:author="PR Preview" w:date="2026-01-01T00:00:00Z">
        <w:r>
          <w:t xml:space="preserve"> </w:t>
        </w:r>
      </w:ins>
      <w:ins w:id="10753" w:author="PR Preview" w:date="2026-01-01T00:00:00Z">
        <w:r>
          <w:t xml:space="preserve">and</w:t>
        </w:r>
      </w:ins>
      <w:ins w:id="10754"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10755" w:author="PR Preview" w:date="2026-01-01T00:00:00Z">
        <w:r>
          <w:t xml:space="preserve"> </w:t>
        </w:r>
      </w:ins>
      <w:ins w:id="10756" w:author="PR Preview" w:date="2026-01-01T00:00:00Z">
        <w:r>
          <w:t xml:space="preserve">is a solution too:</w:t>
        </w:r>
      </w:ins>
      <w:ins w:id="10757"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10758" w:author="PR Preview" w:date="2026-01-01T00:00:00Z">
        <w:r>
          <w:t xml:space="preserve">.</w:t>
        </w:r>
      </w:ins>
      <w:ins w:id="10759" w:author="PR Preview" w:date="2026-01-01T00:00:00Z">
        <w:r>
          <w:t xml:space="preserve"> </w:t>
        </w:r>
      </w:ins>
      <w:ins w:id="10760" w:author="PR Preview" w:date="2026-01-01T00:00:00Z">
        <w:r>
          <w:t xml:space="preserve">The system</w:t>
        </w:r>
      </w:ins>
      <w:ins w:id="10761" w:author="PR Preview" w:date="2026-01-01T00:00:00Z">
        <w:r>
          <w:t xml:space="preserve"> </w:t>
        </w:r>
      </w:ins>
      <m:oMath>
        <m:r>
          <m:rPr>
            <m:sty m:val="bi"/>
          </m:rPr>
          <m:t>A</m:t>
        </m:r>
        <m:acc>
          <m:accPr>
            <m:chr m:val="̃"/>
          </m:accPr>
          <m:e>
            <m:r>
              <m:t>x</m:t>
            </m:r>
          </m:e>
        </m:acc>
        <m:r>
          <m:rPr>
            <m:sty m:val="p"/>
          </m:rPr>
          <m:t>=</m:t>
        </m:r>
        <m:r>
          <m:rPr>
            <m:sty m:val="p"/>
          </m:rPr>
          <m:t>(</m:t>
        </m:r>
        <m:r>
          <m:t>2</m:t>
        </m:r>
        <m:r>
          <m:rPr>
            <m:sty m:val="p"/>
          </m:rPr>
          <m:t>,</m:t>
        </m:r>
        <m:r>
          <m:t>1</m:t>
        </m:r>
        <m:r>
          <m:rPr>
            <m:sty m:val="p"/>
          </m:rPr>
          <m:t>)</m:t>
        </m:r>
      </m:oMath>
      <w:ins w:id="10762" w:author="PR Preview" w:date="2026-01-01T00:00:00Z">
        <w:r>
          <w:t xml:space="preserve"> </w:t>
        </w:r>
      </w:ins>
      <w:ins w:id="10763" w:author="PR Preview" w:date="2026-01-01T00:00:00Z">
        <w:r>
          <w:t xml:space="preserve">has no solution,</w:t>
        </w:r>
      </w:ins>
      <w:ins w:id="10764" w:author="PR Preview" w:date="2026-01-01T00:00:00Z">
        <w:r>
          <w:t xml:space="preserve"> </w:t>
        </w:r>
      </w:ins>
      <w:ins w:id="10765" w:author="PR Preview" w:date="2026-01-01T00:00:00Z">
        <w:r>
          <w:t xml:space="preserve">since the second entry of</w:t>
        </w:r>
      </w:ins>
      <w:ins w:id="10766" w:author="PR Preview" w:date="2026-01-01T00:00:00Z">
        <w:r>
          <w:t xml:space="preserve"> </w:t>
        </w:r>
      </w:ins>
      <m:oMath>
        <m:r>
          <m:rPr>
            <m:sty m:val="bi"/>
          </m:rPr>
          <m:t>A</m:t>
        </m:r>
        <m:acc>
          <m:accPr>
            <m:chr m:val="̃"/>
          </m:accPr>
          <m:e>
            <m:r>
              <m:t>x</m:t>
            </m:r>
          </m:e>
        </m:acc>
      </m:oMath>
      <w:ins w:id="10767" w:author="PR Preview" w:date="2026-01-01T00:00:00Z">
        <w:r>
          <w:t xml:space="preserve"> </w:t>
        </w:r>
      </w:ins>
      <w:ins w:id="10768" w:author="PR Preview" w:date="2026-01-01T00:00:00Z">
        <w:r>
          <w:t xml:space="preserve">is always</w:t>
        </w:r>
      </w:ins>
      <w:ins w:id="10769" w:author="PR Preview" w:date="2026-01-01T00:00:00Z">
        <w:r>
          <w:t xml:space="preserve"> </w:t>
        </w:r>
      </w:ins>
      <m:oMath>
        <m:r>
          <m:t>0</m:t>
        </m:r>
      </m:oMath>
      <w:ins w:id="10770" w:author="PR Preview" w:date="2026-01-01T00:00:00Z">
        <w:r>
          <w:t xml:space="preserve">;</w:t>
        </w:r>
      </w:ins>
      <w:ins w:id="10771" w:author="PR Preview" w:date="2026-01-01T00:00:00Z">
        <w:r>
          <w:t xml:space="preserve"> </w:t>
        </w:r>
      </w:ins>
      <w:ins w:id="10772" w:author="PR Preview" w:date="2026-01-01T00:00:00Z">
        <w:r>
          <w:t xml:space="preserve">there</w:t>
        </w:r>
      </w:ins>
      <w:ins w:id="10773"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10774" w:author="PR Preview" w:date="2026-01-01T00:00:00Z">
        <w:r>
          <w:t xml:space="preserve"> </w:t>
        </w:r>
      </w:ins>
      <w:ins w:id="10775" w:author="PR Preview" w:date="2026-01-01T00:00:00Z">
        <w:r>
          <w:t xml:space="preserve">gives</w:t>
        </w:r>
      </w:ins>
      <w:ins w:id="10776"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10777" w:author="PR Preview" w:date="2026-01-01T00:00:00Z">
        <w:r>
          <w:t xml:space="preserve">.</w:t>
        </w:r>
      </w:ins>
    </w:p>
    <w:bookmarkEnd w:id="522"/>
    <w:bookmarkStart w:id="523"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3"/>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3"/>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3"/>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3"/>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23"/>
    <w:bookmarkStart w:id="524" w:name="exm-moore-penrose"/>
    <w:p>
      <w:pPr>
        <w:pStyle w:val="FirstParagraph"/>
      </w:pPr>
      <w:del w:id="10778" w:author="PR Preview" w:date="2026-01-01T00:00:00Z">
        <w:r>
          <w:delText xml:space="preserve">Condition 1 says</w:delText>
        </w:r>
      </w:del>
      <w:del w:id="10779" w:author="PR Preview" w:date="2026-01-01T00:00:00Z">
        <w:r>
          <w:delText xml:space="preserve"> </w:delText>
        </w:r>
      </w:del>
      <m:oMath>
        <m:r>
          <m:rPr>
            <m:sty m:val="bi"/>
          </m:rPr>
          <m:t>G</m:t>
        </m:r>
      </m:oMath>
      <w:del w:id="10780" w:author="PR Preview" w:date="2026-01-01T00:00:00Z">
        <w:r>
          <w:delText xml:space="preserve"> </w:delText>
        </w:r>
      </w:del>
      <w:del w:id="10781" w:author="PR Preview" w:date="2026-01-01T00:00:00Z">
        <w:r>
          <w:delText xml:space="preserve">is a generalized inverse (</w:delText>
        </w:r>
      </w:del>
      <w:hyperlink w:anchor="def-generalized-inverse">
        <w:del w:id="10782" w:author="PR Preview" w:date="2026-01-01T00:00:00Z">
          <w:r>
            <w:rPr>
              <w:rStyle w:val="Hyperlink"/>
            </w:rPr>
            <w:delText xml:space="preserve">Definition 92</w:delText>
          </w:r>
        </w:del>
      </w:hyperlink>
      <w:del w:id="10783" w:author="PR Preview" w:date="2026-01-01T00:00:00Z">
        <w:r>
          <w:delText xml:space="preserve">).</w:delText>
        </w:r>
      </w:del>
    </w:p>
    <w:p>
      <w:pPr>
        <w:pStyle w:val="BodyText"/>
      </w:pPr>
      <w:del w:id="10784" w:author="PR Preview" w:date="2026-01-01T00:00:00Z">
        <w:r>
          <w:rPr>
            <w:b/>
            <w:bCs/>
          </w:rPr>
          <w:delText xml:space="preserve">Example 162 (Checking the four conditions)</w:delText>
        </w:r>
      </w:del>
      <w:del w:id="10785" w:author="PR Preview" w:date="2026-01-01T00:00:00Z">
        <w:r>
          <w:delText xml:space="preserve"> </w:delText>
        </w:r>
      </w:del>
      <w:del w:id="10786" w:author="PR Preview" w:date="2026-01-01T00:00:00Z">
        <w:r>
          <w:delText xml:space="preserve">For</w:delText>
        </w:r>
      </w:del>
      <w:del w:id="107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788" w:author="PR Preview" w:date="2026-01-01T00:00:00Z">
        <w:r>
          <w:delText xml:space="preserve">,</w:delText>
        </w:r>
      </w:del>
      <w:del w:id="10789" w:author="PR Preview" w:date="2026-01-01T00:00:00Z">
        <w:r>
          <w:delText xml:space="preserve"> </w:delText>
        </w:r>
      </w:del>
      <w:del w:id="10790" w:author="PR Preview" w:date="2026-01-01T00:00:00Z">
        <w:r>
          <w:delText xml:space="preserve">the matrix</w:delText>
        </w:r>
      </w:del>
      <w:del w:id="1079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0792" w:author="PR Preview" w:date="2026-01-01T00:00:00Z">
        <w:r>
          <w:delText xml:space="preserve"> </w:delText>
        </w:r>
      </w:del>
      <w:del w:id="10793" w:author="PR Preview" w:date="2026-01-01T00:00:00Z">
        <w:r>
          <w:delText xml:space="preserve">satisfies all four:</w:delText>
        </w:r>
      </w:del>
    </w:p>
    <w:p>
      <w:pPr>
        <w:pStyle w:val="FirstParagraph"/>
      </w:pPr>
      <w:ins w:id="10794" w:author="PR Preview" w:date="2026-01-01T00:00:00Z">
        <w:r>
          <w:rPr>
            <w:b/>
            <w:bCs/>
          </w:rPr>
          <w:t xml:space="preserve">Example 165 (Checking the four conditions)</w:t>
        </w:r>
      </w:ins>
      <w:ins w:id="10795" w:author="PR Preview" w:date="2026-01-01T00:00:00Z">
        <w:r>
          <w:t xml:space="preserve"> </w:t>
        </w:r>
      </w:ins>
      <w:ins w:id="10796" w:author="PR Preview" w:date="2026-01-01T00:00:00Z">
        <w:r>
          <w:t xml:space="preserve">For</w:t>
        </w:r>
      </w:ins>
      <w:ins w:id="1079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798" w:author="PR Preview" w:date="2026-01-01T00:00:00Z">
        <w:r>
          <w:t xml:space="preserve">,</w:t>
        </w:r>
      </w:ins>
      <w:ins w:id="10799" w:author="PR Preview" w:date="2026-01-01T00:00:00Z">
        <w:r>
          <w:t xml:space="preserve"> </w:t>
        </w:r>
      </w:ins>
      <w:ins w:id="10800" w:author="PR Preview" w:date="2026-01-01T00:00:00Z">
        <w:r>
          <w:t xml:space="preserve">the matrix</w:t>
        </w:r>
      </w:ins>
      <w:ins w:id="1080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0802" w:author="PR Preview" w:date="2026-01-01T00:00:00Z">
        <w:r>
          <w:t xml:space="preserve"> </w:t>
        </w:r>
      </w:ins>
      <w:ins w:id="10803" w:author="PR Preview" w:date="2026-01-01T00:00:00Z">
        <w:r>
          <w:t xml:space="preserve">satisfies all four:</w:t>
        </w:r>
      </w:ins>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del w:id="10804" w:author="PR Preview" w:date="2026-01-01T00:00:00Z">
        <w:r>
          <w:delText xml:space="preserve">The generalized inverse</w:delText>
        </w:r>
      </w:del>
      <w:del w:id="1080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0806" w:author="PR Preview" w:date="2026-01-01T00:00:00Z">
        <w:r>
          <w:delText xml:space="preserve"> </w:delText>
        </w:r>
      </w:del>
      <w:del w:id="10807" w:author="PR Preview" w:date="2026-01-01T00:00:00Z">
        <w:r>
          <w:delText xml:space="preserve">of</w:delText>
        </w:r>
      </w:del>
      <w:del w:id="10808" w:author="PR Preview" w:date="2026-01-01T00:00:00Z">
        <w:r>
          <w:delText xml:space="preserve"> </w:delText>
        </w:r>
      </w:del>
      <m:oMath>
        <m:r>
          <m:rPr>
            <m:sty m:val="bi"/>
          </m:rPr>
          <m:t>A</m:t>
        </m:r>
      </m:oMath>
      <w:del w:id="10809" w:author="PR Preview" w:date="2026-01-01T00:00:00Z">
        <w:r>
          <w:delText xml:space="preserve"> </w:delText>
        </w:r>
      </w:del>
      <w:del w:id="10810" w:author="PR Preview" w:date="2026-01-01T00:00:00Z">
        <w:r>
          <w:delText xml:space="preserve">(</w:delText>
        </w:r>
      </w:del>
      <w:hyperlink w:anchor="exm-generalized-inverse">
        <w:del w:id="10811" w:author="PR Preview" w:date="2026-01-01T00:00:00Z">
          <w:r>
            <w:rPr>
              <w:rStyle w:val="Hyperlink"/>
            </w:rPr>
            <w:delText xml:space="preserve">Example 159</w:delText>
          </w:r>
        </w:del>
      </w:hyperlink>
      <w:del w:id="10812" w:author="PR Preview" w:date="2026-01-01T00:00:00Z">
        <w:r>
          <w:delText xml:space="preserve">) is not a Moore-Penrose inverse:</w:delText>
        </w:r>
      </w:del>
      <w:del w:id="10813" w:author="PR Preview" w:date="2026-01-01T00:00:00Z">
        <w:r>
          <w:delText xml:space="preserve"> </w:delText>
        </w:r>
      </w:del>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del w:id="10814" w:author="PR Preview" w:date="2026-01-01T00:00:00Z">
        <w:r>
          <w:delText xml:space="preserve">,</w:delText>
        </w:r>
      </w:del>
      <w:del w:id="10815" w:author="PR Preview" w:date="2026-01-01T00:00:00Z">
        <w:r>
          <w:delText xml:space="preserve"> </w:delText>
        </w:r>
      </w:del>
      <w:del w:id="10816" w:author="PR Preview" w:date="2026-01-01T00:00:00Z">
        <w:r>
          <w:delText xml:space="preserve">which is not symmetric, so condition 3 fails.</w:delText>
        </w:r>
      </w:del>
    </w:p>
    <w:p>
      <w:pPr>
        <w:pStyle w:val="BodyText"/>
      </w:pPr>
      <w:del w:id="10817" w:author="PR Preview" w:date="2026-01-01T00:00:00Z">
        <w:r>
          <w:rPr>
            <w:b/>
            <w:bCs/>
          </w:rPr>
          <w:delText xml:space="preserve">Theorem 88 (A matrix has at most one Moore-Penrose inverse)</w:delText>
        </w:r>
      </w:del>
      <w:del w:id="10818" w:author="PR Preview" w:date="2026-01-01T00:00:00Z">
        <w:r>
          <w:delText xml:space="preserve"> </w:delText>
        </w:r>
      </w:del>
      <w:del w:id="10819" w:author="PR Preview" w:date="2026-01-01T00:00:00Z">
        <w:r>
          <w:delText xml:space="preserve">If</w:delText>
        </w:r>
      </w:del>
      <w:del w:id="10820" w:author="PR Preview" w:date="2026-01-01T00:00:00Z">
        <w:r>
          <w:delText xml:space="preserve"> </w:delText>
        </w:r>
      </w:del>
      <m:oMath>
        <m:sSub>
          <m:e>
            <m:r>
              <m:rPr>
                <m:sty m:val="bi"/>
              </m:rPr>
              <m:t>G</m:t>
            </m:r>
          </m:e>
          <m:sub>
            <m:r>
              <m:t>1</m:t>
            </m:r>
          </m:sub>
        </m:sSub>
      </m:oMath>
      <w:del w:id="10821" w:author="PR Preview" w:date="2026-01-01T00:00:00Z">
        <w:r>
          <w:delText xml:space="preserve"> </w:delText>
        </w:r>
      </w:del>
      <w:del w:id="10822" w:author="PR Preview" w:date="2026-01-01T00:00:00Z">
        <w:r>
          <w:delText xml:space="preserve">and</w:delText>
        </w:r>
      </w:del>
      <w:del w:id="10823" w:author="PR Preview" w:date="2026-01-01T00:00:00Z">
        <w:r>
          <w:delText xml:space="preserve"> </w:delText>
        </w:r>
      </w:del>
      <m:oMath>
        <m:sSub>
          <m:e>
            <m:r>
              <m:rPr>
                <m:sty m:val="bi"/>
              </m:rPr>
              <m:t>G</m:t>
            </m:r>
          </m:e>
          <m:sub>
            <m:r>
              <m:t>2</m:t>
            </m:r>
          </m:sub>
        </m:sSub>
      </m:oMath>
      <w:del w:id="10824" w:author="PR Preview" w:date="2026-01-01T00:00:00Z">
        <w:r>
          <w:delText xml:space="preserve"> </w:delText>
        </w:r>
      </w:del>
      <w:del w:id="10825" w:author="PR Preview" w:date="2026-01-01T00:00:00Z">
        <w:r>
          <w:delText xml:space="preserve">are both Moore-Penrose inverses</w:delText>
        </w:r>
      </w:del>
      <w:del w:id="10826" w:author="PR Preview" w:date="2026-01-01T00:00:00Z">
        <w:r>
          <w:delText xml:space="preserve"> </w:delText>
        </w:r>
      </w:del>
      <w:del w:id="10827" w:author="PR Preview" w:date="2026-01-01T00:00:00Z">
        <w:r>
          <w:delText xml:space="preserve">of an</w:delText>
        </w:r>
      </w:del>
      <w:del w:id="10828" w:author="PR Preview" w:date="2026-01-01T00:00:00Z">
        <w:r>
          <w:delText xml:space="preserve"> </w:delText>
        </w:r>
      </w:del>
      <m:oMath>
        <m:r>
          <m:t>m</m:t>
        </m:r>
        <m:r>
          <m:rPr>
            <m:sty m:val="p"/>
          </m:rPr>
          <m:t>×</m:t>
        </m:r>
        <m:r>
          <m:t>n</m:t>
        </m:r>
      </m:oMath>
      <w:del w:id="10829" w:author="PR Preview" w:date="2026-01-01T00:00:00Z">
        <w:r>
          <w:delText xml:space="preserve"> </w:delText>
        </w:r>
      </w:del>
      <w:del w:id="10830" w:author="PR Preview" w:date="2026-01-01T00:00:00Z">
        <w:r>
          <w:delText xml:space="preserve">matrix</w:delText>
        </w:r>
      </w:del>
      <w:del w:id="10831" w:author="PR Preview" w:date="2026-01-01T00:00:00Z">
        <w:r>
          <w:delText xml:space="preserve"> </w:delText>
        </w:r>
      </w:del>
      <m:oMath>
        <m:r>
          <m:rPr>
            <m:sty m:val="bi"/>
          </m:rPr>
          <m:t>A</m:t>
        </m:r>
      </m:oMath>
      <w:del w:id="10832" w:author="PR Preview" w:date="2026-01-01T00:00:00Z">
        <w:r>
          <w:delText xml:space="preserve"> </w:delText>
        </w:r>
      </w:del>
      <w:del w:id="10833" w:author="PR Preview" w:date="2026-01-01T00:00:00Z">
        <w:r>
          <w:delText xml:space="preserve">(</w:delText>
        </w:r>
      </w:del>
      <w:hyperlink w:anchor="def-moore-penrose">
        <w:del w:id="10834" w:author="PR Preview" w:date="2026-01-01T00:00:00Z">
          <w:r>
            <w:rPr>
              <w:rStyle w:val="Hyperlink"/>
            </w:rPr>
            <w:delText xml:space="preserve">Definition 93</w:delText>
          </w:r>
        </w:del>
      </w:hyperlink>
      <w:del w:id="10835" w:author="PR Preview" w:date="2026-01-01T00:00:00Z">
        <w:r>
          <w:delText xml:space="preserve">),</w:delText>
        </w:r>
      </w:del>
      <w:del w:id="10836" w:author="PR Preview" w:date="2026-01-01T00:00:00Z">
        <w:r>
          <w:delText xml:space="preserve"> </w:delText>
        </w:r>
      </w:del>
      <w:del w:id="10837" w:author="PR Preview" w:date="2026-01-01T00:00:00Z">
        <w:r>
          <w:delText xml:space="preserve">then</w:delText>
        </w:r>
      </w:del>
      <w:del w:id="10838" w:author="PR Preview" w:date="2026-01-01T00:00:00Z">
        <w:r>
          <w:delText xml:space="preserve"> </w:delText>
        </w:r>
      </w:del>
      <m:oMath>
        <m:sSub>
          <m:e>
            <m:r>
              <m:rPr>
                <m:sty m:val="bi"/>
              </m:rPr>
              <m:t>G</m:t>
            </m:r>
          </m:e>
          <m:sub>
            <m:r>
              <m:t>1</m:t>
            </m:r>
          </m:sub>
        </m:sSub>
        <m:r>
          <m:rPr>
            <m:sty m:val="p"/>
          </m:rPr>
          <m:t>=</m:t>
        </m:r>
        <m:sSub>
          <m:e>
            <m:r>
              <m:rPr>
                <m:sty m:val="bi"/>
              </m:rPr>
              <m:t>G</m:t>
            </m:r>
          </m:e>
          <m:sub>
            <m:r>
              <m:t>2</m:t>
            </m:r>
          </m:sub>
        </m:sSub>
      </m:oMath>
      <w:del w:id="10839" w:author="PR Preview" w:date="2026-01-01T00:00:00Z">
        <w:r>
          <w:delText xml:space="preserve">.</w:delText>
        </w:r>
      </w:del>
    </w:p>
    <w:p>
      <w:pPr>
        <w:pStyle w:val="BodyText"/>
      </w:pPr>
      <w:ins w:id="10840" w:author="PR Preview" w:date="2026-01-01T00:00:00Z">
        <w:r>
          <w:t xml:space="preserve">The generalized inverse</w:t>
        </w:r>
      </w:ins>
      <w:ins w:id="10841"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0842" w:author="PR Preview" w:date="2026-01-01T00:00:00Z">
        <w:r>
          <w:t xml:space="preserve"> </w:t>
        </w:r>
      </w:ins>
      <w:ins w:id="10843" w:author="PR Preview" w:date="2026-01-01T00:00:00Z">
        <w:r>
          <w:t xml:space="preserve">of</w:t>
        </w:r>
      </w:ins>
      <w:ins w:id="10844" w:author="PR Preview" w:date="2026-01-01T00:00:00Z">
        <w:r>
          <w:t xml:space="preserve"> </w:t>
        </w:r>
      </w:ins>
      <m:oMath>
        <m:r>
          <m:rPr>
            <m:sty m:val="bi"/>
          </m:rPr>
          <m:t>A</m:t>
        </m:r>
      </m:oMath>
      <w:ins w:id="10845" w:author="PR Preview" w:date="2026-01-01T00:00:00Z">
        <w:r>
          <w:t xml:space="preserve"> </w:t>
        </w:r>
      </w:ins>
      <w:ins w:id="10846" w:author="PR Preview" w:date="2026-01-01T00:00:00Z">
        <w:r>
          <w:t xml:space="preserve">(</w:t>
        </w:r>
      </w:ins>
      <w:hyperlink w:anchor="exm-generalized-inverse">
        <w:ins w:id="10847" w:author="PR Preview" w:date="2026-01-01T00:00:00Z">
          <w:r>
            <w:rPr>
              <w:rStyle w:val="Hyperlink"/>
            </w:rPr>
            <w:t xml:space="preserve">Example 162</w:t>
          </w:r>
        </w:ins>
      </w:hyperlink>
      <w:ins w:id="10848" w:author="PR Preview" w:date="2026-01-01T00:00:00Z">
        <w:r>
          <w:t xml:space="preserve">) is not a Moore-Penrose inverse:</w:t>
        </w:r>
      </w:ins>
      <w:ins w:id="10849" w:author="PR Preview" w:date="2026-01-01T00:00:00Z">
        <w:r>
          <w:t xml:space="preserve"> </w:t>
        </w:r>
      </w:ins>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ins w:id="10850" w:author="PR Preview" w:date="2026-01-01T00:00:00Z">
        <w:r>
          <w:t xml:space="preserve">,</w:t>
        </w:r>
      </w:ins>
      <w:ins w:id="10851" w:author="PR Preview" w:date="2026-01-01T00:00:00Z">
        <w:r>
          <w:t xml:space="preserve"> </w:t>
        </w:r>
      </w:ins>
      <w:ins w:id="10852" w:author="PR Preview" w:date="2026-01-01T00:00:00Z">
        <w:r>
          <w:t xml:space="preserve">which is not symmetric, so condition 3 fails.</w:t>
        </w:r>
      </w:ins>
    </w:p>
    <w:bookmarkEnd w:id="524"/>
    <w:bookmarkStart w:id="525" w:name="thm-moore-penrose-generalized-inverse"/>
    <w:p>
      <w:pPr>
        <w:pStyle w:val="BodyText"/>
      </w:pPr>
      <w:ins w:id="10853" w:author="PR Preview" w:date="2026-01-01T00:00:00Z">
        <w:r>
          <w:rPr>
            <w:b/>
            <w:bCs/>
          </w:rPr>
          <w:t xml:space="preserve">Theorem 90 (A Moore-Penrose inverse is a generalized inverse)</w:t>
        </w:r>
      </w:ins>
      <w:ins w:id="10854" w:author="PR Preview" w:date="2026-01-01T00:00:00Z">
        <w:r>
          <w:t xml:space="preserve"> </w:t>
        </w:r>
      </w:ins>
      <w:ins w:id="10855" w:author="PR Preview" w:date="2026-01-01T00:00:00Z">
        <w:r>
          <w:t xml:space="preserve">If</w:t>
        </w:r>
      </w:ins>
      <w:ins w:id="10856" w:author="PR Preview" w:date="2026-01-01T00:00:00Z">
        <w:r>
          <w:t xml:space="preserve"> </w:t>
        </w:r>
      </w:ins>
      <m:oMath>
        <m:r>
          <m:rPr>
            <m:sty m:val="bi"/>
          </m:rPr>
          <m:t>G</m:t>
        </m:r>
      </m:oMath>
      <w:ins w:id="10857" w:author="PR Preview" w:date="2026-01-01T00:00:00Z">
        <w:r>
          <w:t xml:space="preserve"> </w:t>
        </w:r>
      </w:ins>
      <w:ins w:id="10858" w:author="PR Preview" w:date="2026-01-01T00:00:00Z">
        <w:r>
          <w:t xml:space="preserve">is a Moore-Penrose inverse of an</w:t>
        </w:r>
      </w:ins>
      <w:ins w:id="10859" w:author="PR Preview" w:date="2026-01-01T00:00:00Z">
        <w:r>
          <w:t xml:space="preserve"> </w:t>
        </w:r>
      </w:ins>
      <m:oMath>
        <m:r>
          <m:t>m</m:t>
        </m:r>
        <m:r>
          <m:rPr>
            <m:sty m:val="p"/>
          </m:rPr>
          <m:t>×</m:t>
        </m:r>
        <m:r>
          <m:t>n</m:t>
        </m:r>
      </m:oMath>
      <w:ins w:id="10860" w:author="PR Preview" w:date="2026-01-01T00:00:00Z">
        <w:r>
          <w:t xml:space="preserve"> </w:t>
        </w:r>
      </w:ins>
      <w:ins w:id="10861" w:author="PR Preview" w:date="2026-01-01T00:00:00Z">
        <w:r>
          <w:t xml:space="preserve">matrix</w:t>
        </w:r>
      </w:ins>
      <w:ins w:id="10862" w:author="PR Preview" w:date="2026-01-01T00:00:00Z">
        <w:r>
          <w:t xml:space="preserve"> </w:t>
        </w:r>
      </w:ins>
      <m:oMath>
        <m:r>
          <m:rPr>
            <m:sty m:val="bi"/>
          </m:rPr>
          <m:t>A</m:t>
        </m:r>
      </m:oMath>
      <w:ins w:id="10863" w:author="PR Preview" w:date="2026-01-01T00:00:00Z">
        <w:r>
          <w:t xml:space="preserve"> </w:t>
        </w:r>
      </w:ins>
      <w:ins w:id="10864" w:author="PR Preview" w:date="2026-01-01T00:00:00Z">
        <w:r>
          <w:t xml:space="preserve">(</w:t>
        </w:r>
      </w:ins>
      <w:hyperlink w:anchor="def-moore-penrose">
        <w:ins w:id="10865" w:author="PR Preview" w:date="2026-01-01T00:00:00Z">
          <w:r>
            <w:rPr>
              <w:rStyle w:val="Hyperlink"/>
            </w:rPr>
            <w:t xml:space="preserve">Definition 93</w:t>
          </w:r>
        </w:ins>
      </w:hyperlink>
      <w:ins w:id="10866" w:author="PR Preview" w:date="2026-01-01T00:00:00Z">
        <w:r>
          <w:t xml:space="preserve">),</w:t>
        </w:r>
      </w:ins>
      <w:ins w:id="10867" w:author="PR Preview" w:date="2026-01-01T00:00:00Z">
        <w:r>
          <w:t xml:space="preserve"> </w:t>
        </w:r>
      </w:ins>
      <w:ins w:id="10868" w:author="PR Preview" w:date="2026-01-01T00:00:00Z">
        <w:r>
          <w:t xml:space="preserve">then</w:t>
        </w:r>
      </w:ins>
      <w:ins w:id="10869" w:author="PR Preview" w:date="2026-01-01T00:00:00Z">
        <w:r>
          <w:t xml:space="preserve"> </w:t>
        </w:r>
      </w:ins>
      <m:oMath>
        <m:r>
          <m:rPr>
            <m:sty m:val="bi"/>
          </m:rPr>
          <m:t>G</m:t>
        </m:r>
      </m:oMath>
      <w:ins w:id="10870" w:author="PR Preview" w:date="2026-01-01T00:00:00Z">
        <w:r>
          <w:t xml:space="preserve"> </w:t>
        </w:r>
      </w:ins>
      <w:ins w:id="10871" w:author="PR Preview" w:date="2026-01-01T00:00:00Z">
        <w:r>
          <w:t xml:space="preserve">is a generalized inverse of</w:t>
        </w:r>
      </w:ins>
      <w:ins w:id="10872" w:author="PR Preview" w:date="2026-01-01T00:00:00Z">
        <w:r>
          <w:t xml:space="preserve"> </w:t>
        </w:r>
      </w:ins>
      <m:oMath>
        <m:r>
          <m:rPr>
            <m:sty m:val="bi"/>
          </m:rPr>
          <m:t>A</m:t>
        </m:r>
      </m:oMath>
      <w:ins w:id="10873" w:author="PR Preview" w:date="2026-01-01T00:00:00Z">
        <w:r>
          <w:t xml:space="preserve"> </w:t>
        </w:r>
      </w:ins>
      <w:ins w:id="10874" w:author="PR Preview" w:date="2026-01-01T00:00:00Z">
        <w:r>
          <w:t xml:space="preserve">(</w:t>
        </w:r>
      </w:ins>
      <w:hyperlink w:anchor="def-generalized-inverse">
        <w:ins w:id="10875" w:author="PR Preview" w:date="2026-01-01T00:00:00Z">
          <w:r>
            <w:rPr>
              <w:rStyle w:val="Hyperlink"/>
            </w:rPr>
            <w:t xml:space="preserve">Definition 92</w:t>
          </w:r>
        </w:ins>
      </w:hyperlink>
      <w:ins w:id="10876" w:author="PR Preview" w:date="2026-01-01T00:00:00Z">
        <w:r>
          <w:t xml:space="preserve">).</w:t>
        </w:r>
      </w:ins>
    </w:p>
    <w:bookmarkEnd w:id="525"/>
    <w:p>
      <w:pPr>
        <w:pStyle w:val="BodyText"/>
      </w:pPr>
      <w:ins w:id="10877" w:author="PR Preview" w:date="2026-01-01T00:00:00Z">
        <w:r>
          <w:rPr>
            <w:i/>
            <w:iCs/>
          </w:rPr>
          <w:t xml:space="preserve">Proof</w:t>
        </w:r>
      </w:ins>
      <w:ins w:id="10878" w:author="PR Preview" w:date="2026-01-01T00:00:00Z">
        <w:r>
          <w:t xml:space="preserve">. </w:t>
        </w:r>
      </w:ins>
      <w:ins w:id="10879" w:author="PR Preview" w:date="2026-01-01T00:00:00Z">
        <w:r>
          <w:t xml:space="preserve">A generalized inverse of</w:t>
        </w:r>
      </w:ins>
      <w:ins w:id="10880" w:author="PR Preview" w:date="2026-01-01T00:00:00Z">
        <w:r>
          <w:t xml:space="preserve"> </w:t>
        </w:r>
      </w:ins>
      <m:oMath>
        <m:r>
          <m:rPr>
            <m:sty m:val="bi"/>
          </m:rPr>
          <m:t>A</m:t>
        </m:r>
      </m:oMath>
      <w:ins w:id="10881" w:author="PR Preview" w:date="2026-01-01T00:00:00Z">
        <w:r>
          <w:t xml:space="preserve"> </w:t>
        </w:r>
      </w:ins>
      <w:ins w:id="10882" w:author="PR Preview" w:date="2026-01-01T00:00:00Z">
        <w:r>
          <w:t xml:space="preserve">is an</w:t>
        </w:r>
      </w:ins>
      <w:ins w:id="10883" w:author="PR Preview" w:date="2026-01-01T00:00:00Z">
        <w:r>
          <w:t xml:space="preserve"> </w:t>
        </w:r>
      </w:ins>
      <m:oMath>
        <m:r>
          <m:t>n</m:t>
        </m:r>
        <m:r>
          <m:rPr>
            <m:sty m:val="p"/>
          </m:rPr>
          <m:t>×</m:t>
        </m:r>
        <m:r>
          <m:t>m</m:t>
        </m:r>
      </m:oMath>
      <w:ins w:id="10884" w:author="PR Preview" w:date="2026-01-01T00:00:00Z">
        <w:r>
          <w:t xml:space="preserve"> </w:t>
        </w:r>
      </w:ins>
      <w:ins w:id="10885" w:author="PR Preview" w:date="2026-01-01T00:00:00Z">
        <w:r>
          <w:t xml:space="preserve">matrix</w:t>
        </w:r>
      </w:ins>
      <w:ins w:id="10886" w:author="PR Preview" w:date="2026-01-01T00:00:00Z">
        <w:r>
          <w:t xml:space="preserve"> </w:t>
        </w:r>
      </w:ins>
      <m:oMath>
        <m:r>
          <m:rPr>
            <m:sty m:val="bi"/>
          </m:rPr>
          <m:t>G</m:t>
        </m:r>
      </m:oMath>
      <w:ins w:id="10887" w:author="PR Preview" w:date="2026-01-01T00:00:00Z">
        <w:r>
          <w:t xml:space="preserve"> </w:t>
        </w:r>
      </w:ins>
      <w:ins w:id="10888" w:author="PR Preview" w:date="2026-01-01T00:00:00Z">
        <w:r>
          <w:t xml:space="preserve">with</w:t>
        </w:r>
      </w:ins>
      <w:ins w:id="10889" w:author="PR Preview" w:date="2026-01-01T00:00:00Z">
        <w:r>
          <w:t xml:space="preserve"> </w:t>
        </w:r>
      </w:ins>
      <m:oMath>
        <m:r>
          <m:rPr>
            <m:sty m:val="bi"/>
          </m:rPr>
          <m:t>A</m:t>
        </m:r>
        <m:r>
          <m:rPr>
            <m:sty m:val="bi"/>
          </m:rPr>
          <m:t>G</m:t>
        </m:r>
        <m:r>
          <m:rPr>
            <m:sty m:val="bi"/>
          </m:rPr>
          <m:t>A</m:t>
        </m:r>
        <m:r>
          <m:rPr>
            <m:sty m:val="p"/>
          </m:rPr>
          <m:t>=</m:t>
        </m:r>
        <m:r>
          <m:rPr>
            <m:sty m:val="bi"/>
          </m:rPr>
          <m:t>A</m:t>
        </m:r>
      </m:oMath>
      <w:ins w:id="10890" w:author="PR Preview" w:date="2026-01-01T00:00:00Z">
        <w:r>
          <w:t xml:space="preserve">.</w:t>
        </w:r>
      </w:ins>
      <w:ins w:id="10891" w:author="PR Preview" w:date="2026-01-01T00:00:00Z">
        <w:r>
          <w:t xml:space="preserve"> </w:t>
        </w:r>
      </w:ins>
      <w:ins w:id="10892" w:author="PR Preview" w:date="2026-01-01T00:00:00Z">
        <w:r>
          <w:t xml:space="preserve">A Moore-Penrose inverse is an</w:t>
        </w:r>
      </w:ins>
      <w:ins w:id="10893" w:author="PR Preview" w:date="2026-01-01T00:00:00Z">
        <w:r>
          <w:t xml:space="preserve"> </w:t>
        </w:r>
      </w:ins>
      <m:oMath>
        <m:r>
          <m:t>n</m:t>
        </m:r>
        <m:r>
          <m:rPr>
            <m:sty m:val="p"/>
          </m:rPr>
          <m:t>×</m:t>
        </m:r>
        <m:r>
          <m:t>m</m:t>
        </m:r>
      </m:oMath>
      <w:ins w:id="10894" w:author="PR Preview" w:date="2026-01-01T00:00:00Z">
        <w:r>
          <w:t xml:space="preserve"> </w:t>
        </w:r>
      </w:ins>
      <w:ins w:id="10895" w:author="PR Preview" w:date="2026-01-01T00:00:00Z">
        <w:r>
          <w:t xml:space="preserve">matrix, and condition 1 of</w:t>
        </w:r>
      </w:ins>
      <w:ins w:id="10896" w:author="PR Preview" w:date="2026-01-01T00:00:00Z">
        <w:r>
          <w:t xml:space="preserve"> </w:t>
        </w:r>
      </w:ins>
      <w:hyperlink w:anchor="def-moore-penrose">
        <w:ins w:id="10897" w:author="PR Preview" w:date="2026-01-01T00:00:00Z">
          <w:r>
            <w:rPr>
              <w:rStyle w:val="Hyperlink"/>
            </w:rPr>
            <w:t xml:space="preserve">Definition 93</w:t>
          </w:r>
        </w:ins>
      </w:hyperlink>
      <w:ins w:id="10898" w:author="PR Preview" w:date="2026-01-01T00:00:00Z">
        <w:r>
          <w:t xml:space="preserve"> </w:t>
        </w:r>
      </w:ins>
      <w:ins w:id="10899" w:author="PR Preview" w:date="2026-01-01T00:00:00Z">
        <w:r>
          <w:t xml:space="preserve">is</w:t>
        </w:r>
      </w:ins>
      <w:ins w:id="10900" w:author="PR Preview" w:date="2026-01-01T00:00:00Z">
        <w:r>
          <w:t xml:space="preserve"> </w:t>
        </w:r>
      </w:ins>
      <m:oMath>
        <m:r>
          <m:rPr>
            <m:sty m:val="bi"/>
          </m:rPr>
          <m:t>A</m:t>
        </m:r>
        <m:r>
          <m:rPr>
            <m:sty m:val="bi"/>
          </m:rPr>
          <m:t>G</m:t>
        </m:r>
        <m:r>
          <m:rPr>
            <m:sty m:val="bi"/>
          </m:rPr>
          <m:t>A</m:t>
        </m:r>
        <m:r>
          <m:rPr>
            <m:sty m:val="p"/>
          </m:rPr>
          <m:t>=</m:t>
        </m:r>
        <m:r>
          <m:rPr>
            <m:sty m:val="bi"/>
          </m:rPr>
          <m:t>A</m:t>
        </m:r>
      </m:oMath>
      <w:ins w:id="10901" w:author="PR Preview" w:date="2026-01-01T00:00:00Z">
        <w:r>
          <w:t xml:space="preserve">.</w:t>
        </w:r>
      </w:ins>
    </w:p>
    <w:bookmarkStart w:id="526" w:name="exm-moore-penrose-generalized-inverse"/>
    <w:p>
      <w:pPr>
        <w:pStyle w:val="BodyText"/>
      </w:pPr>
      <w:ins w:id="10902" w:author="PR Preview" w:date="2026-01-01T00:00:00Z">
        <w:r>
          <w:rPr>
            <w:b/>
            <w:bCs/>
          </w:rPr>
          <w:t xml:space="preserve">Example 166 (The Moore-Penrose inverse of a rank-one matrix)</w:t>
        </w:r>
      </w:ins>
      <w:ins w:id="10903" w:author="PR Preview" w:date="2026-01-01T00:00:00Z">
        <w:r>
          <w:t xml:space="preserve"> </w:t>
        </w:r>
      </w:ins>
      <w:ins w:id="10904" w:author="PR Preview" w:date="2026-01-01T00:00:00Z">
        <w:r>
          <w:t xml:space="preserve">The</w:t>
        </w:r>
      </w:ins>
      <w:ins w:id="10905" w:author="PR Preview" w:date="2026-01-01T00:00:00Z">
        <w:r>
          <w:t xml:space="preserve"> </w:t>
        </w:r>
      </w:ins>
      <m:oMath>
        <m:r>
          <m:t>3</m:t>
        </m:r>
        <m:r>
          <m:rPr>
            <m:sty m:val="p"/>
          </m:rPr>
          <m:t>×</m:t>
        </m:r>
        <m:r>
          <m:t>2</m:t>
        </m:r>
      </m:oMath>
      <w:ins w:id="10906" w:author="PR Preview" w:date="2026-01-01T00:00:00Z">
        <w:r>
          <w:t xml:space="preserve"> </w:t>
        </w:r>
      </w:ins>
      <w:ins w:id="10907" w:author="PR Preview" w:date="2026-01-01T00:00:00Z">
        <w:r>
          <w:t xml:space="preserve">matrix</w:t>
        </w:r>
      </w:ins>
      <w:ins w:id="10908" w:author="PR Preview" w:date="2026-01-01T00:00:00Z">
        <w:r>
          <w:t xml:space="preserve"> </w:t>
        </w:r>
      </w:ins>
      <m:oMath>
        <m:r>
          <m:rPr>
            <m:sty m:val="bi"/>
          </m:rPr>
          <m:t>A</m:t>
        </m:r>
      </m:oMath>
      <w:ins w:id="10909" w:author="PR Preview" w:date="2026-01-01T00:00:00Z">
        <w:r>
          <w:t xml:space="preserve"> </w:t>
        </w:r>
      </w:ins>
      <w:ins w:id="10910" w:author="PR Preview" w:date="2026-01-01T00:00:00Z">
        <w:r>
          <w:t xml:space="preserve">below has rank</w:t>
        </w:r>
      </w:ins>
      <w:ins w:id="10911" w:author="PR Preview" w:date="2026-01-01T00:00:00Z">
        <w:r>
          <w:t xml:space="preserve"> </w:t>
        </w:r>
      </w:ins>
      <m:oMath>
        <m:r>
          <m:t>1</m:t>
        </m:r>
      </m:oMath>
      <w:ins w:id="10912" w:author="PR Preview" w:date="2026-01-01T00:00:00Z">
        <w:r>
          <w:t xml:space="preserve">, because its second column is twice its first,</w:t>
        </w:r>
      </w:ins>
      <w:ins w:id="10913" w:author="PR Preview" w:date="2026-01-01T00:00:00Z">
        <w:r>
          <w:t xml:space="preserve"> </w:t>
        </w:r>
      </w:ins>
      <w:ins w:id="10914" w:author="PR Preview" w:date="2026-01-01T00:00:00Z">
        <w:r>
          <w:t xml:space="preserve">so it has no ordinary inverse.</w:t>
        </w:r>
      </w:ins>
      <w:ins w:id="10915" w:author="PR Preview" w:date="2026-01-01T00:00:00Z">
        <w:r>
          <w:t xml:space="preserve"> </w:t>
        </w:r>
      </w:ins>
      <w:ins w:id="10916" w:author="PR Preview" w:date="2026-01-01T00:00:00Z">
        <w:r>
          <w:t xml:space="preserve">The function</w:t>
        </w:r>
      </w:ins>
      <w:ins w:id="10917" w:author="PR Preview" w:date="2026-01-01T00:00:00Z">
        <w:r>
          <w:t xml:space="preserve"> </w:t>
        </w:r>
      </w:ins>
      <w:ins w:id="10918" w:author="PR Preview" w:date="2026-01-01T00:00:00Z">
        <w:r>
          <w:rPr>
            <w:rStyle w:val="VerbatimChar"/>
          </w:rPr>
          <w:t xml:space="preserve">MASS::ginv()</w:t>
        </w:r>
      </w:ins>
      <w:ins w:id="10919" w:author="PR Preview" w:date="2026-01-01T00:00:00Z">
        <w:r>
          <w:t xml:space="preserve"> </w:t>
        </w:r>
      </w:ins>
      <w:ins w:id="10920" w:author="PR Preview" w:date="2026-01-01T00:00:00Z">
        <w:r>
          <w:t xml:space="preserve">computes its Moore-Penrose inverse</w:t>
        </w:r>
      </w:ins>
      <w:ins w:id="10921" w:author="PR Preview" w:date="2026-01-01T00:00:00Z">
        <w:r>
          <w:t xml:space="preserve"> </w:t>
        </w:r>
      </w:ins>
      <m:oMath>
        <m:r>
          <m:rPr>
            <m:sty m:val="bi"/>
          </m:rPr>
          <m:t>G</m:t>
        </m:r>
      </m:oMath>
      <w:ins w:id="10922" w:author="PR Preview" w:date="2026-01-01T00:00:00Z">
        <w:r>
          <w:t xml:space="preserve">.</w:t>
        </w:r>
      </w:ins>
      <w:ins w:id="10923" w:author="PR Preview" w:date="2026-01-01T00:00:00Z">
        <w:r>
          <w:t xml:space="preserve"> </w:t>
        </w:r>
      </w:ins>
      <w:ins w:id="10924" w:author="PR Preview" w:date="2026-01-01T00:00:00Z">
        <w:r>
          <w:t xml:space="preserve">The code checks the four conditions of</w:t>
        </w:r>
      </w:ins>
      <w:ins w:id="10925" w:author="PR Preview" w:date="2026-01-01T00:00:00Z">
        <w:r>
          <w:t xml:space="preserve"> </w:t>
        </w:r>
      </w:ins>
      <w:hyperlink w:anchor="def-moore-penrose">
        <w:ins w:id="10926" w:author="PR Preview" w:date="2026-01-01T00:00:00Z">
          <w:r>
            <w:rPr>
              <w:rStyle w:val="Hyperlink"/>
            </w:rPr>
            <w:t xml:space="preserve">Definition 93</w:t>
          </w:r>
        </w:ins>
      </w:hyperlink>
      <w:ins w:id="10927" w:author="PR Preview" w:date="2026-01-01T00:00:00Z">
        <w:r>
          <w:t xml:space="preserve">,</w:t>
        </w:r>
      </w:ins>
      <w:ins w:id="10928" w:author="PR Preview" w:date="2026-01-01T00:00:00Z">
        <w:r>
          <w:t xml:space="preserve"> </w:t>
        </w:r>
      </w:ins>
      <w:ins w:id="10929" w:author="PR Preview" w:date="2026-01-01T00:00:00Z">
        <w:r>
          <w:t xml:space="preserve">of which the first is the equation that makes</w:t>
        </w:r>
      </w:ins>
      <w:ins w:id="10930" w:author="PR Preview" w:date="2026-01-01T00:00:00Z">
        <w:r>
          <w:t xml:space="preserve"> </w:t>
        </w:r>
      </w:ins>
      <m:oMath>
        <m:r>
          <m:rPr>
            <m:sty m:val="bi"/>
          </m:rPr>
          <m:t>G</m:t>
        </m:r>
      </m:oMath>
      <w:ins w:id="10931" w:author="PR Preview" w:date="2026-01-01T00:00:00Z">
        <w:r>
          <w:t xml:space="preserve"> </w:t>
        </w:r>
      </w:ins>
      <w:ins w:id="10932" w:author="PR Preview" w:date="2026-01-01T00:00:00Z">
        <w:r>
          <w:t xml:space="preserve">a generalized inverse.</w:t>
        </w:r>
      </w:ins>
    </w:p>
    <w:p>
      <w:pPr>
        <w:pStyle w:val="SourceCode"/>
      </w:pPr>
      <w:ins w:id="10933" w:author="PR Preview" w:date="2026-01-01T00:00:00Z">
        <w:r>
          <w:rPr>
            <w:rStyle w:val="NormalTok"/>
          </w:rPr>
          <w:t xml:space="preserve">A </w:t>
        </w:r>
      </w:ins>
      <w:ins w:id="10934" w:author="PR Preview" w:date="2026-01-01T00:00:00Z">
        <w:r>
          <w:rPr>
            <w:rStyle w:val="OtherTok"/>
          </w:rPr>
          <w:t xml:space="preserve">&lt;-</w:t>
        </w:r>
      </w:ins>
      <w:ins w:id="10935" w:author="PR Preview" w:date="2026-01-01T00:00:00Z">
        <w:r>
          <w:rPr>
            <w:rStyle w:val="NormalTok"/>
          </w:rPr>
          <w:t xml:space="preserve"> </w:t>
        </w:r>
      </w:ins>
      <w:ins w:id="10936" w:author="PR Preview" w:date="2026-01-01T00:00:00Z">
        <w:r>
          <w:rPr>
            <w:rStyle w:val="FunctionTok"/>
          </w:rPr>
          <w:t xml:space="preserve">cbind</w:t>
        </w:r>
      </w:ins>
      <w:ins w:id="10937" w:author="PR Preview" w:date="2026-01-01T00:00:00Z">
        <w:r>
          <w:rPr>
            <w:rStyle w:val="NormalTok"/>
          </w:rPr>
          <w:t xml:space="preserve">(</w:t>
        </w:r>
      </w:ins>
      <w:ins w:id="10938" w:author="PR Preview" w:date="2026-01-01T00:00:00Z">
        <w:r>
          <w:rPr>
            <w:rStyle w:val="FunctionTok"/>
          </w:rPr>
          <w:t xml:space="preserve">c</w:t>
        </w:r>
      </w:ins>
      <w:ins w:id="10939" w:author="PR Preview" w:date="2026-01-01T00:00:00Z">
        <w:r>
          <w:rPr>
            <w:rStyle w:val="NormalTok"/>
          </w:rPr>
          <w:t xml:space="preserve">(</w:t>
        </w:r>
      </w:ins>
      <w:ins w:id="10940" w:author="PR Preview" w:date="2026-01-01T00:00:00Z">
        <w:r>
          <w:rPr>
            <w:rStyle w:val="DecValTok"/>
          </w:rPr>
          <w:t xml:space="preserve">1</w:t>
        </w:r>
      </w:ins>
      <w:ins w:id="10941" w:author="PR Preview" w:date="2026-01-01T00:00:00Z">
        <w:r>
          <w:rPr>
            <w:rStyle w:val="NormalTok"/>
          </w:rPr>
          <w:t xml:space="preserve">, </w:t>
        </w:r>
      </w:ins>
      <w:ins w:id="10942" w:author="PR Preview" w:date="2026-01-01T00:00:00Z">
        <w:r>
          <w:rPr>
            <w:rStyle w:val="DecValTok"/>
          </w:rPr>
          <w:t xml:space="preserve">2</w:t>
        </w:r>
      </w:ins>
      <w:ins w:id="10943" w:author="PR Preview" w:date="2026-01-01T00:00:00Z">
        <w:r>
          <w:rPr>
            <w:rStyle w:val="NormalTok"/>
          </w:rPr>
          <w:t xml:space="preserve">, </w:t>
        </w:r>
      </w:ins>
      <w:ins w:id="10944" w:author="PR Preview" w:date="2026-01-01T00:00:00Z">
        <w:r>
          <w:rPr>
            <w:rStyle w:val="DecValTok"/>
          </w:rPr>
          <w:t xml:space="preserve">3</w:t>
        </w:r>
      </w:ins>
      <w:ins w:id="10945" w:author="PR Preview" w:date="2026-01-01T00:00:00Z">
        <w:r>
          <w:rPr>
            <w:rStyle w:val="NormalTok"/>
          </w:rPr>
          <w:t xml:space="preserve">), </w:t>
        </w:r>
      </w:ins>
      <w:ins w:id="10946" w:author="PR Preview" w:date="2026-01-01T00:00:00Z">
        <w:r>
          <w:rPr>
            <w:rStyle w:val="FunctionTok"/>
          </w:rPr>
          <w:t xml:space="preserve">c</w:t>
        </w:r>
      </w:ins>
      <w:ins w:id="10947" w:author="PR Preview" w:date="2026-01-01T00:00:00Z">
        <w:r>
          <w:rPr>
            <w:rStyle w:val="NormalTok"/>
          </w:rPr>
          <w:t xml:space="preserve">(</w:t>
        </w:r>
      </w:ins>
      <w:ins w:id="10948" w:author="PR Preview" w:date="2026-01-01T00:00:00Z">
        <w:r>
          <w:rPr>
            <w:rStyle w:val="DecValTok"/>
          </w:rPr>
          <w:t xml:space="preserve">2</w:t>
        </w:r>
      </w:ins>
      <w:ins w:id="10949" w:author="PR Preview" w:date="2026-01-01T00:00:00Z">
        <w:r>
          <w:rPr>
            <w:rStyle w:val="NormalTok"/>
          </w:rPr>
          <w:t xml:space="preserve">, </w:t>
        </w:r>
      </w:ins>
      <w:ins w:id="10950" w:author="PR Preview" w:date="2026-01-01T00:00:00Z">
        <w:r>
          <w:rPr>
            <w:rStyle w:val="DecValTok"/>
          </w:rPr>
          <w:t xml:space="preserve">4</w:t>
        </w:r>
      </w:ins>
      <w:ins w:id="10951" w:author="PR Preview" w:date="2026-01-01T00:00:00Z">
        <w:r>
          <w:rPr>
            <w:rStyle w:val="NormalTok"/>
          </w:rPr>
          <w:t xml:space="preserve">, </w:t>
        </w:r>
      </w:ins>
      <w:ins w:id="10952" w:author="PR Preview" w:date="2026-01-01T00:00:00Z">
        <w:r>
          <w:rPr>
            <w:rStyle w:val="DecValTok"/>
          </w:rPr>
          <w:t xml:space="preserve">6</w:t>
        </w:r>
      </w:ins>
      <w:ins w:id="10953" w:author="PR Preview" w:date="2026-01-01T00:00:00Z">
        <w:r>
          <w:rPr>
            <w:rStyle w:val="NormalTok"/>
          </w:rPr>
          <w:t xml:space="preserve">))</w:t>
        </w:r>
      </w:ins>
      <w:ins w:id="10954" w:author="PR Preview" w:date="2026-01-01T00:00:00Z">
        <w:r>
          <w:br/>
        </w:r>
      </w:ins>
      <w:ins w:id="10955" w:author="PR Preview" w:date="2026-01-01T00:00:00Z">
        <w:r>
          <w:rPr>
            <w:rStyle w:val="NormalTok"/>
          </w:rPr>
          <w:t xml:space="preserve">G </w:t>
        </w:r>
      </w:ins>
      <w:ins w:id="10956" w:author="PR Preview" w:date="2026-01-01T00:00:00Z">
        <w:r>
          <w:rPr>
            <w:rStyle w:val="OtherTok"/>
          </w:rPr>
          <w:t xml:space="preserve">&lt;-</w:t>
        </w:r>
      </w:ins>
      <w:ins w:id="10957" w:author="PR Preview" w:date="2026-01-01T00:00:00Z">
        <w:r>
          <w:rPr>
            <w:rStyle w:val="NormalTok"/>
          </w:rPr>
          <w:t xml:space="preserve"> MASS</w:t>
        </w:r>
      </w:ins>
      <w:ins w:id="10958" w:author="PR Preview" w:date="2026-01-01T00:00:00Z">
        <w:r>
          <w:rPr>
            <w:rStyle w:val="SpecialCharTok"/>
          </w:rPr>
          <w:t xml:space="preserve">::</w:t>
        </w:r>
      </w:ins>
      <w:ins w:id="10959" w:author="PR Preview" w:date="2026-01-01T00:00:00Z">
        <w:r>
          <w:rPr>
            <w:rStyle w:val="FunctionTok"/>
          </w:rPr>
          <w:t xml:space="preserve">ginv</w:t>
        </w:r>
      </w:ins>
      <w:ins w:id="10960" w:author="PR Preview" w:date="2026-01-01T00:00:00Z">
        <w:r>
          <w:rPr>
            <w:rStyle w:val="NormalTok"/>
          </w:rPr>
          <w:t xml:space="preserve">(A)</w:t>
        </w:r>
      </w:ins>
      <w:ins w:id="10961" w:author="PR Preview" w:date="2026-01-01T00:00:00Z">
        <w:r>
          <w:br/>
        </w:r>
      </w:ins>
      <w:ins w:id="10962" w:author="PR Preview" w:date="2026-01-01T00:00:00Z">
        <w:r>
          <w:rPr>
            <w:rStyle w:val="NormalTok"/>
          </w:rPr>
          <w:t xml:space="preserve">conditions </w:t>
        </w:r>
      </w:ins>
      <w:ins w:id="10963" w:author="PR Preview" w:date="2026-01-01T00:00:00Z">
        <w:r>
          <w:rPr>
            <w:rStyle w:val="OtherTok"/>
          </w:rPr>
          <w:t xml:space="preserve">&lt;-</w:t>
        </w:r>
      </w:ins>
      <w:ins w:id="10964" w:author="PR Preview" w:date="2026-01-01T00:00:00Z">
        <w:r>
          <w:rPr>
            <w:rStyle w:val="NormalTok"/>
          </w:rPr>
          <w:t xml:space="preserve"> </w:t>
        </w:r>
      </w:ins>
      <w:ins w:id="10965" w:author="PR Preview" w:date="2026-01-01T00:00:00Z">
        <w:r>
          <w:rPr>
            <w:rStyle w:val="FunctionTok"/>
          </w:rPr>
          <w:t xml:space="preserve">c</w:t>
        </w:r>
      </w:ins>
      <w:ins w:id="10966" w:author="PR Preview" w:date="2026-01-01T00:00:00Z">
        <w:r>
          <w:rPr>
            <w:rStyle w:val="NormalTok"/>
          </w:rPr>
          <w:t xml:space="preserve">(</w:t>
        </w:r>
      </w:ins>
      <w:ins w:id="10967" w:author="PR Preview" w:date="2026-01-01T00:00:00Z">
        <w:r>
          <w:br/>
        </w:r>
      </w:ins>
      <w:ins w:id="10968" w:author="PR Preview" w:date="2026-01-01T00:00:00Z">
        <w:r>
          <w:rPr>
            <w:rStyle w:val="NormalTok"/>
          </w:rPr>
          <w:t xml:space="preserve">  </w:t>
        </w:r>
      </w:ins>
      <w:ins w:id="10969" w:author="PR Preview" w:date="2026-01-01T00:00:00Z">
        <w:r>
          <w:rPr>
            <w:rStyle w:val="StringTok"/>
          </w:rPr>
          <w:t xml:space="preserve">"1: AGA = A"</w:t>
        </w:r>
      </w:ins>
      <w:ins w:id="10970" w:author="PR Preview" w:date="2026-01-01T00:00:00Z">
        <w:r>
          <w:rPr>
            <w:rStyle w:val="NormalTok"/>
          </w:rPr>
          <w:t xml:space="preserve"> </w:t>
        </w:r>
      </w:ins>
      <w:ins w:id="10971" w:author="PR Preview" w:date="2026-01-01T00:00:00Z">
        <w:r>
          <w:rPr>
            <w:rStyle w:val="OtherTok"/>
          </w:rPr>
          <w:t xml:space="preserve">=</w:t>
        </w:r>
      </w:ins>
      <w:ins w:id="10972" w:author="PR Preview" w:date="2026-01-01T00:00:00Z">
        <w:r>
          <w:rPr>
            <w:rStyle w:val="NormalTok"/>
          </w:rPr>
          <w:t xml:space="preserve"> </w:t>
        </w:r>
      </w:ins>
      <w:ins w:id="10973" w:author="PR Preview" w:date="2026-01-01T00:00:00Z">
        <w:r>
          <w:rPr>
            <w:rStyle w:val="FunctionTok"/>
          </w:rPr>
          <w:t xml:space="preserve">isTRUE</w:t>
        </w:r>
      </w:ins>
      <w:ins w:id="10974" w:author="PR Preview" w:date="2026-01-01T00:00:00Z">
        <w:r>
          <w:rPr>
            <w:rStyle w:val="NormalTok"/>
          </w:rPr>
          <w:t xml:space="preserve">(</w:t>
        </w:r>
      </w:ins>
      <w:ins w:id="10975" w:author="PR Preview" w:date="2026-01-01T00:00:00Z">
        <w:r>
          <w:rPr>
            <w:rStyle w:val="FunctionTok"/>
          </w:rPr>
          <w:t xml:space="preserve">all.equal</w:t>
        </w:r>
      </w:ins>
      <w:ins w:id="10976" w:author="PR Preview" w:date="2026-01-01T00:00:00Z">
        <w:r>
          <w:rPr>
            <w:rStyle w:val="NormalTok"/>
          </w:rPr>
          <w:t xml:space="preserve">(A </w:t>
        </w:r>
      </w:ins>
      <w:ins w:id="10977" w:author="PR Preview" w:date="2026-01-01T00:00:00Z">
        <w:r>
          <w:rPr>
            <w:rStyle w:val="SpecialCharTok"/>
          </w:rPr>
          <w:t xml:space="preserve">%*%</w:t>
        </w:r>
      </w:ins>
      <w:ins w:id="10978" w:author="PR Preview" w:date="2026-01-01T00:00:00Z">
        <w:r>
          <w:rPr>
            <w:rStyle w:val="NormalTok"/>
          </w:rPr>
          <w:t xml:space="preserve"> G </w:t>
        </w:r>
      </w:ins>
      <w:ins w:id="10979" w:author="PR Preview" w:date="2026-01-01T00:00:00Z">
        <w:r>
          <w:rPr>
            <w:rStyle w:val="SpecialCharTok"/>
          </w:rPr>
          <w:t xml:space="preserve">%*%</w:t>
        </w:r>
      </w:ins>
      <w:ins w:id="10980" w:author="PR Preview" w:date="2026-01-01T00:00:00Z">
        <w:r>
          <w:rPr>
            <w:rStyle w:val="NormalTok"/>
          </w:rPr>
          <w:t xml:space="preserve"> A, A)),</w:t>
        </w:r>
      </w:ins>
      <w:ins w:id="10981" w:author="PR Preview" w:date="2026-01-01T00:00:00Z">
        <w:r>
          <w:br/>
        </w:r>
      </w:ins>
      <w:ins w:id="10982" w:author="PR Preview" w:date="2026-01-01T00:00:00Z">
        <w:r>
          <w:rPr>
            <w:rStyle w:val="NormalTok"/>
          </w:rPr>
          <w:t xml:space="preserve">  </w:t>
        </w:r>
      </w:ins>
      <w:ins w:id="10983" w:author="PR Preview" w:date="2026-01-01T00:00:00Z">
        <w:r>
          <w:rPr>
            <w:rStyle w:val="StringTok"/>
          </w:rPr>
          <w:t xml:space="preserve">"2: GAG = G"</w:t>
        </w:r>
      </w:ins>
      <w:ins w:id="10984" w:author="PR Preview" w:date="2026-01-01T00:00:00Z">
        <w:r>
          <w:rPr>
            <w:rStyle w:val="NormalTok"/>
          </w:rPr>
          <w:t xml:space="preserve"> </w:t>
        </w:r>
      </w:ins>
      <w:ins w:id="10985" w:author="PR Preview" w:date="2026-01-01T00:00:00Z">
        <w:r>
          <w:rPr>
            <w:rStyle w:val="OtherTok"/>
          </w:rPr>
          <w:t xml:space="preserve">=</w:t>
        </w:r>
      </w:ins>
      <w:ins w:id="10986" w:author="PR Preview" w:date="2026-01-01T00:00:00Z">
        <w:r>
          <w:rPr>
            <w:rStyle w:val="NormalTok"/>
          </w:rPr>
          <w:t xml:space="preserve"> </w:t>
        </w:r>
      </w:ins>
      <w:ins w:id="10987" w:author="PR Preview" w:date="2026-01-01T00:00:00Z">
        <w:r>
          <w:rPr>
            <w:rStyle w:val="FunctionTok"/>
          </w:rPr>
          <w:t xml:space="preserve">isTRUE</w:t>
        </w:r>
      </w:ins>
      <w:ins w:id="10988" w:author="PR Preview" w:date="2026-01-01T00:00:00Z">
        <w:r>
          <w:rPr>
            <w:rStyle w:val="NormalTok"/>
          </w:rPr>
          <w:t xml:space="preserve">(</w:t>
        </w:r>
      </w:ins>
      <w:ins w:id="10989" w:author="PR Preview" w:date="2026-01-01T00:00:00Z">
        <w:r>
          <w:rPr>
            <w:rStyle w:val="FunctionTok"/>
          </w:rPr>
          <w:t xml:space="preserve">all.equal</w:t>
        </w:r>
      </w:ins>
      <w:ins w:id="10990" w:author="PR Preview" w:date="2026-01-01T00:00:00Z">
        <w:r>
          <w:rPr>
            <w:rStyle w:val="NormalTok"/>
          </w:rPr>
          <w:t xml:space="preserve">(G </w:t>
        </w:r>
      </w:ins>
      <w:ins w:id="10991" w:author="PR Preview" w:date="2026-01-01T00:00:00Z">
        <w:r>
          <w:rPr>
            <w:rStyle w:val="SpecialCharTok"/>
          </w:rPr>
          <w:t xml:space="preserve">%*%</w:t>
        </w:r>
      </w:ins>
      <w:ins w:id="10992" w:author="PR Preview" w:date="2026-01-01T00:00:00Z">
        <w:r>
          <w:rPr>
            <w:rStyle w:val="NormalTok"/>
          </w:rPr>
          <w:t xml:space="preserve"> A </w:t>
        </w:r>
      </w:ins>
      <w:ins w:id="10993" w:author="PR Preview" w:date="2026-01-01T00:00:00Z">
        <w:r>
          <w:rPr>
            <w:rStyle w:val="SpecialCharTok"/>
          </w:rPr>
          <w:t xml:space="preserve">%*%</w:t>
        </w:r>
      </w:ins>
      <w:ins w:id="10994" w:author="PR Preview" w:date="2026-01-01T00:00:00Z">
        <w:r>
          <w:rPr>
            <w:rStyle w:val="NormalTok"/>
          </w:rPr>
          <w:t xml:space="preserve"> G, G)),</w:t>
        </w:r>
      </w:ins>
      <w:ins w:id="10995" w:author="PR Preview" w:date="2026-01-01T00:00:00Z">
        <w:r>
          <w:br/>
        </w:r>
      </w:ins>
      <w:ins w:id="10996" w:author="PR Preview" w:date="2026-01-01T00:00:00Z">
        <w:r>
          <w:rPr>
            <w:rStyle w:val="NormalTok"/>
          </w:rPr>
          <w:t xml:space="preserve">  </w:t>
        </w:r>
      </w:ins>
      <w:ins w:id="10997" w:author="PR Preview" w:date="2026-01-01T00:00:00Z">
        <w:r>
          <w:rPr>
            <w:rStyle w:val="StringTok"/>
          </w:rPr>
          <w:t xml:space="preserve">"3: AG symmetric"</w:t>
        </w:r>
      </w:ins>
      <w:ins w:id="10998" w:author="PR Preview" w:date="2026-01-01T00:00:00Z">
        <w:r>
          <w:rPr>
            <w:rStyle w:val="NormalTok"/>
          </w:rPr>
          <w:t xml:space="preserve"> </w:t>
        </w:r>
      </w:ins>
      <w:ins w:id="10999" w:author="PR Preview" w:date="2026-01-01T00:00:00Z">
        <w:r>
          <w:rPr>
            <w:rStyle w:val="OtherTok"/>
          </w:rPr>
          <w:t xml:space="preserve">=</w:t>
        </w:r>
      </w:ins>
      <w:ins w:id="11000" w:author="PR Preview" w:date="2026-01-01T00:00:00Z">
        <w:r>
          <w:rPr>
            <w:rStyle w:val="NormalTok"/>
          </w:rPr>
          <w:t xml:space="preserve"> </w:t>
        </w:r>
      </w:ins>
      <w:ins w:id="11001" w:author="PR Preview" w:date="2026-01-01T00:00:00Z">
        <w:r>
          <w:rPr>
            <w:rStyle w:val="FunctionTok"/>
          </w:rPr>
          <w:t xml:space="preserve">isTRUE</w:t>
        </w:r>
      </w:ins>
      <w:ins w:id="11002" w:author="PR Preview" w:date="2026-01-01T00:00:00Z">
        <w:r>
          <w:rPr>
            <w:rStyle w:val="NormalTok"/>
          </w:rPr>
          <w:t xml:space="preserve">(</w:t>
        </w:r>
      </w:ins>
      <w:ins w:id="11003" w:author="PR Preview" w:date="2026-01-01T00:00:00Z">
        <w:r>
          <w:rPr>
            <w:rStyle w:val="FunctionTok"/>
          </w:rPr>
          <w:t xml:space="preserve">all.equal</w:t>
        </w:r>
      </w:ins>
      <w:ins w:id="11004" w:author="PR Preview" w:date="2026-01-01T00:00:00Z">
        <w:r>
          <w:rPr>
            <w:rStyle w:val="NormalTok"/>
          </w:rPr>
          <w:t xml:space="preserve">(A </w:t>
        </w:r>
      </w:ins>
      <w:ins w:id="11005" w:author="PR Preview" w:date="2026-01-01T00:00:00Z">
        <w:r>
          <w:rPr>
            <w:rStyle w:val="SpecialCharTok"/>
          </w:rPr>
          <w:t xml:space="preserve">%*%</w:t>
        </w:r>
      </w:ins>
      <w:ins w:id="11006" w:author="PR Preview" w:date="2026-01-01T00:00:00Z">
        <w:r>
          <w:rPr>
            <w:rStyle w:val="NormalTok"/>
          </w:rPr>
          <w:t xml:space="preserve"> G, </w:t>
        </w:r>
      </w:ins>
      <w:ins w:id="11007" w:author="PR Preview" w:date="2026-01-01T00:00:00Z">
        <w:r>
          <w:rPr>
            <w:rStyle w:val="FunctionTok"/>
          </w:rPr>
          <w:t xml:space="preserve">t</w:t>
        </w:r>
      </w:ins>
      <w:ins w:id="11008" w:author="PR Preview" w:date="2026-01-01T00:00:00Z">
        <w:r>
          <w:rPr>
            <w:rStyle w:val="NormalTok"/>
          </w:rPr>
          <w:t xml:space="preserve">(A </w:t>
        </w:r>
      </w:ins>
      <w:ins w:id="11009" w:author="PR Preview" w:date="2026-01-01T00:00:00Z">
        <w:r>
          <w:rPr>
            <w:rStyle w:val="SpecialCharTok"/>
          </w:rPr>
          <w:t xml:space="preserve">%*%</w:t>
        </w:r>
      </w:ins>
      <w:ins w:id="11010" w:author="PR Preview" w:date="2026-01-01T00:00:00Z">
        <w:r>
          <w:rPr>
            <w:rStyle w:val="NormalTok"/>
          </w:rPr>
          <w:t xml:space="preserve"> G))),</w:t>
        </w:r>
      </w:ins>
      <w:ins w:id="11011" w:author="PR Preview" w:date="2026-01-01T00:00:00Z">
        <w:r>
          <w:br/>
        </w:r>
      </w:ins>
      <w:ins w:id="11012" w:author="PR Preview" w:date="2026-01-01T00:00:00Z">
        <w:r>
          <w:rPr>
            <w:rStyle w:val="NormalTok"/>
          </w:rPr>
          <w:t xml:space="preserve">  </w:t>
        </w:r>
      </w:ins>
      <w:ins w:id="11013" w:author="PR Preview" w:date="2026-01-01T00:00:00Z">
        <w:r>
          <w:rPr>
            <w:rStyle w:val="StringTok"/>
          </w:rPr>
          <w:t xml:space="preserve">"4: GA symmetric"</w:t>
        </w:r>
      </w:ins>
      <w:ins w:id="11014" w:author="PR Preview" w:date="2026-01-01T00:00:00Z">
        <w:r>
          <w:rPr>
            <w:rStyle w:val="NormalTok"/>
          </w:rPr>
          <w:t xml:space="preserve"> </w:t>
        </w:r>
      </w:ins>
      <w:ins w:id="11015" w:author="PR Preview" w:date="2026-01-01T00:00:00Z">
        <w:r>
          <w:rPr>
            <w:rStyle w:val="OtherTok"/>
          </w:rPr>
          <w:t xml:space="preserve">=</w:t>
        </w:r>
      </w:ins>
      <w:ins w:id="11016" w:author="PR Preview" w:date="2026-01-01T00:00:00Z">
        <w:r>
          <w:rPr>
            <w:rStyle w:val="NormalTok"/>
          </w:rPr>
          <w:t xml:space="preserve"> </w:t>
        </w:r>
      </w:ins>
      <w:ins w:id="11017" w:author="PR Preview" w:date="2026-01-01T00:00:00Z">
        <w:r>
          <w:rPr>
            <w:rStyle w:val="FunctionTok"/>
          </w:rPr>
          <w:t xml:space="preserve">isTRUE</w:t>
        </w:r>
      </w:ins>
      <w:ins w:id="11018" w:author="PR Preview" w:date="2026-01-01T00:00:00Z">
        <w:r>
          <w:rPr>
            <w:rStyle w:val="NormalTok"/>
          </w:rPr>
          <w:t xml:space="preserve">(</w:t>
        </w:r>
      </w:ins>
      <w:ins w:id="11019" w:author="PR Preview" w:date="2026-01-01T00:00:00Z">
        <w:r>
          <w:rPr>
            <w:rStyle w:val="FunctionTok"/>
          </w:rPr>
          <w:t xml:space="preserve">all.equal</w:t>
        </w:r>
      </w:ins>
      <w:ins w:id="11020" w:author="PR Preview" w:date="2026-01-01T00:00:00Z">
        <w:r>
          <w:rPr>
            <w:rStyle w:val="NormalTok"/>
          </w:rPr>
          <w:t xml:space="preserve">(G </w:t>
        </w:r>
      </w:ins>
      <w:ins w:id="11021" w:author="PR Preview" w:date="2026-01-01T00:00:00Z">
        <w:r>
          <w:rPr>
            <w:rStyle w:val="SpecialCharTok"/>
          </w:rPr>
          <w:t xml:space="preserve">%*%</w:t>
        </w:r>
      </w:ins>
      <w:ins w:id="11022" w:author="PR Preview" w:date="2026-01-01T00:00:00Z">
        <w:r>
          <w:rPr>
            <w:rStyle w:val="NormalTok"/>
          </w:rPr>
          <w:t xml:space="preserve"> A, </w:t>
        </w:r>
      </w:ins>
      <w:ins w:id="11023" w:author="PR Preview" w:date="2026-01-01T00:00:00Z">
        <w:r>
          <w:rPr>
            <w:rStyle w:val="FunctionTok"/>
          </w:rPr>
          <w:t xml:space="preserve">t</w:t>
        </w:r>
      </w:ins>
      <w:ins w:id="11024" w:author="PR Preview" w:date="2026-01-01T00:00:00Z">
        <w:r>
          <w:rPr>
            <w:rStyle w:val="NormalTok"/>
          </w:rPr>
          <w:t xml:space="preserve">(G </w:t>
        </w:r>
      </w:ins>
      <w:ins w:id="11025" w:author="PR Preview" w:date="2026-01-01T00:00:00Z">
        <w:r>
          <w:rPr>
            <w:rStyle w:val="SpecialCharTok"/>
          </w:rPr>
          <w:t xml:space="preserve">%*%</w:t>
        </w:r>
      </w:ins>
      <w:ins w:id="11026" w:author="PR Preview" w:date="2026-01-01T00:00:00Z">
        <w:r>
          <w:rPr>
            <w:rStyle w:val="NormalTok"/>
          </w:rPr>
          <w:t xml:space="preserve"> A)))</w:t>
        </w:r>
      </w:ins>
      <w:ins w:id="11027" w:author="PR Preview" w:date="2026-01-01T00:00:00Z">
        <w:r>
          <w:br/>
        </w:r>
      </w:ins>
      <w:ins w:id="11028" w:author="PR Preview" w:date="2026-01-01T00:00:00Z">
        <w:r>
          <w:rPr>
            <w:rStyle w:val="NormalTok"/>
          </w:rPr>
          <w:t xml:space="preserve">)</w:t>
        </w:r>
      </w:ins>
      <w:ins w:id="11029" w:author="PR Preview" w:date="2026-01-01T00:00:00Z">
        <w:r>
          <w:br/>
        </w:r>
      </w:ins>
      <w:ins w:id="11030" w:author="PR Preview" w:date="2026-01-01T00:00:00Z">
        <w:r>
          <w:rPr>
            <w:rStyle w:val="NormalTok"/>
          </w:rPr>
          <w:t xml:space="preserve">conditions</w:t>
        </w:r>
      </w:ins>
      <w:ins w:id="11031" w:author="PR Preview" w:date="2026-01-01T00:00:00Z">
        <w:r>
          <w:br/>
        </w:r>
      </w:ins>
      <w:ins w:id="11032" w:author="PR Preview" w:date="2026-01-01T00:00:00Z">
        <w:r>
          <w:rPr>
            <w:rStyle w:val="CommentTok"/>
          </w:rPr>
          <w:t xml:space="preserve">#&gt;      1: AGA = A      2: GAG = G 3: AG symmetric 4: GA symmetric </w:t>
        </w:r>
      </w:ins>
      <w:ins w:id="11033" w:author="PR Preview" w:date="2026-01-01T00:00:00Z">
        <w:r>
          <w:br/>
        </w:r>
      </w:ins>
      <w:ins w:id="11034" w:author="PR Preview" w:date="2026-01-01T00:00:00Z">
        <w:r>
          <w:rPr>
            <w:rStyle w:val="CommentTok"/>
          </w:rPr>
          <w:t xml:space="preserve">#&gt;            TRUE            TRUE            TRUE            TRUE</w:t>
        </w:r>
      </w:ins>
      <w:ins w:id="11035" w:author="PR Preview" w:date="2026-01-01T00:00:00Z">
        <w:r>
          <w:br/>
        </w:r>
      </w:ins>
      <w:ins w:id="11036" w:author="PR Preview" w:date="2026-01-01T00:00:00Z">
        <w:r>
          <w:rPr>
            <w:rStyle w:val="FunctionTok"/>
          </w:rPr>
          <w:t xml:space="preserve">round</w:t>
        </w:r>
      </w:ins>
      <w:ins w:id="11037" w:author="PR Preview" w:date="2026-01-01T00:00:00Z">
        <w:r>
          <w:rPr>
            <w:rStyle w:val="NormalTok"/>
          </w:rPr>
          <w:t xml:space="preserve">(G, </w:t>
        </w:r>
      </w:ins>
      <w:ins w:id="11038" w:author="PR Preview" w:date="2026-01-01T00:00:00Z">
        <w:r>
          <w:rPr>
            <w:rStyle w:val="DecValTok"/>
          </w:rPr>
          <w:t xml:space="preserve">4</w:t>
        </w:r>
      </w:ins>
      <w:ins w:id="11039" w:author="PR Preview" w:date="2026-01-01T00:00:00Z">
        <w:r>
          <w:rPr>
            <w:rStyle w:val="NormalTok"/>
          </w:rPr>
          <w:t xml:space="preserve">)</w:t>
        </w:r>
      </w:ins>
      <w:ins w:id="11040" w:author="PR Preview" w:date="2026-01-01T00:00:00Z">
        <w:r>
          <w:br/>
        </w:r>
      </w:ins>
      <w:ins w:id="11041" w:author="PR Preview" w:date="2026-01-01T00:00:00Z">
        <w:r>
          <w:rPr>
            <w:rStyle w:val="CommentTok"/>
          </w:rPr>
          <w:t xml:space="preserve">#&gt;        [,1]   [,2]   [,3]</w:t>
        </w:r>
      </w:ins>
      <w:ins w:id="11042" w:author="PR Preview" w:date="2026-01-01T00:00:00Z">
        <w:r>
          <w:br/>
        </w:r>
      </w:ins>
      <w:ins w:id="11043" w:author="PR Preview" w:date="2026-01-01T00:00:00Z">
        <w:r>
          <w:rPr>
            <w:rStyle w:val="CommentTok"/>
          </w:rPr>
          <w:t xml:space="preserve">#&gt; [1,] 0.0143 0.0286 0.0429</w:t>
        </w:r>
      </w:ins>
      <w:ins w:id="11044" w:author="PR Preview" w:date="2026-01-01T00:00:00Z">
        <w:r>
          <w:br/>
        </w:r>
      </w:ins>
      <w:ins w:id="11045" w:author="PR Preview" w:date="2026-01-01T00:00:00Z">
        <w:r>
          <w:rPr>
            <w:rStyle w:val="CommentTok"/>
          </w:rPr>
          <w:t xml:space="preserve">#&gt; [2,] 0.0286 0.0571 0.0857</w:t>
        </w:r>
      </w:ins>
    </w:p>
    <w:p>
      <w:pPr>
        <w:pStyle w:val="FirstParagraph"/>
      </w:pPr>
      <w:ins w:id="11046" w:author="PR Preview" w:date="2026-01-01T00:00:00Z">
        <w:r>
          <w:t xml:space="preserve">All 4 of 4 conditions hold,</w:t>
        </w:r>
      </w:ins>
      <w:ins w:id="11047" w:author="PR Preview" w:date="2026-01-01T00:00:00Z">
        <w:r>
          <w:t xml:space="preserve"> </w:t>
        </w:r>
      </w:ins>
      <w:ins w:id="11048" w:author="PR Preview" w:date="2026-01-01T00:00:00Z">
        <w:r>
          <w:t xml:space="preserve">so</w:t>
        </w:r>
      </w:ins>
      <w:ins w:id="11049" w:author="PR Preview" w:date="2026-01-01T00:00:00Z">
        <w:r>
          <w:t xml:space="preserve"> </w:t>
        </w:r>
      </w:ins>
      <m:oMath>
        <m:r>
          <m:rPr>
            <m:sty m:val="bi"/>
          </m:rPr>
          <m:t>G</m:t>
        </m:r>
      </m:oMath>
      <w:ins w:id="11050" w:author="PR Preview" w:date="2026-01-01T00:00:00Z">
        <w:r>
          <w:t xml:space="preserve"> </w:t>
        </w:r>
      </w:ins>
      <w:ins w:id="11051" w:author="PR Preview" w:date="2026-01-01T00:00:00Z">
        <w:r>
          <w:t xml:space="preserve">is a Moore-Penrose inverse of</w:t>
        </w:r>
      </w:ins>
      <w:ins w:id="11052" w:author="PR Preview" w:date="2026-01-01T00:00:00Z">
        <w:r>
          <w:t xml:space="preserve"> </w:t>
        </w:r>
      </w:ins>
      <m:oMath>
        <m:r>
          <m:rPr>
            <m:sty m:val="bi"/>
          </m:rPr>
          <m:t>A</m:t>
        </m:r>
      </m:oMath>
      <w:ins w:id="11053" w:author="PR Preview" w:date="2026-01-01T00:00:00Z">
        <w:r>
          <w:t xml:space="preserve">.</w:t>
        </w:r>
      </w:ins>
      <w:ins w:id="11054" w:author="PR Preview" w:date="2026-01-01T00:00:00Z">
        <w:r>
          <w:t xml:space="preserve"> </w:t>
        </w:r>
      </w:ins>
      <w:ins w:id="11055" w:author="PR Preview" w:date="2026-01-01T00:00:00Z">
        <w:r>
          <w:t xml:space="preserve">By</w:t>
        </w:r>
      </w:ins>
      <w:ins w:id="11056" w:author="PR Preview" w:date="2026-01-01T00:00:00Z">
        <w:r>
          <w:t xml:space="preserve"> </w:t>
        </w:r>
      </w:ins>
      <w:hyperlink w:anchor="thm-moore-penrose-generalized-inverse">
        <w:ins w:id="11057" w:author="PR Preview" w:date="2026-01-01T00:00:00Z">
          <w:r>
            <w:rPr>
              <w:rStyle w:val="Hyperlink"/>
            </w:rPr>
            <w:t xml:space="preserve">Theorem 90</w:t>
          </w:r>
        </w:ins>
      </w:hyperlink>
      <w:ins w:id="11058" w:author="PR Preview" w:date="2026-01-01T00:00:00Z">
        <w:r>
          <w:t xml:space="preserve"> </w:t>
        </w:r>
      </w:ins>
      <w:ins w:id="11059" w:author="PR Preview" w:date="2026-01-01T00:00:00Z">
        <w:r>
          <w:t xml:space="preserve">it is also a generalized inverse,</w:t>
        </w:r>
      </w:ins>
      <w:ins w:id="11060" w:author="PR Preview" w:date="2026-01-01T00:00:00Z">
        <w:r>
          <w:t xml:space="preserve"> </w:t>
        </w:r>
      </w:ins>
      <w:ins w:id="11061" w:author="PR Preview" w:date="2026-01-01T00:00:00Z">
        <w:r>
          <w:t xml:space="preserve">which is condition 1:</w:t>
        </w:r>
      </w:ins>
      <w:ins w:id="11062" w:author="PR Preview" w:date="2026-01-01T00:00:00Z">
        <w:r>
          <w:t xml:space="preserve"> </w:t>
        </w:r>
      </w:ins>
      <m:oMath>
        <m:r>
          <m:rPr>
            <m:sty m:val="bi"/>
          </m:rPr>
          <m:t>A</m:t>
        </m:r>
        <m:r>
          <m:rPr>
            <m:sty m:val="bi"/>
          </m:rPr>
          <m:t>G</m:t>
        </m:r>
        <m:r>
          <m:rPr>
            <m:sty m:val="bi"/>
          </m:rPr>
          <m:t>A</m:t>
        </m:r>
        <m:r>
          <m:rPr>
            <m:sty m:val="p"/>
          </m:rPr>
          <m:t>=</m:t>
        </m:r>
        <m:r>
          <m:rPr>
            <m:sty m:val="bi"/>
          </m:rPr>
          <m:t>A</m:t>
        </m:r>
      </m:oMath>
      <w:ins w:id="11063" w:author="PR Preview" w:date="2026-01-01T00:00:00Z">
        <w:r>
          <w:t xml:space="preserve"> </w:t>
        </w:r>
      </w:ins>
      <w:ins w:id="11064" w:author="PR Preview" w:date="2026-01-01T00:00:00Z">
        <w:r>
          <w:t xml:space="preserve">up to rounding error.</w:t>
        </w:r>
      </w:ins>
    </w:p>
    <w:bookmarkEnd w:id="526"/>
    <w:bookmarkStart w:id="527" w:name="thm-moore-penrose-unique"/>
    <w:p>
      <w:pPr>
        <w:pStyle w:val="BodyText"/>
      </w:pPr>
      <w:ins w:id="11065" w:author="PR Preview" w:date="2026-01-01T00:00:00Z">
        <w:r>
          <w:rPr>
            <w:b/>
            <w:bCs/>
          </w:rPr>
          <w:t xml:space="preserve">Theorem 91 (A matrix has at most one Moore-Penrose inverse)</w:t>
        </w:r>
      </w:ins>
      <w:ins w:id="11066" w:author="PR Preview" w:date="2026-01-01T00:00:00Z">
        <w:r>
          <w:t xml:space="preserve"> </w:t>
        </w:r>
      </w:ins>
      <w:ins w:id="11067" w:author="PR Preview" w:date="2026-01-01T00:00:00Z">
        <w:r>
          <w:t xml:space="preserve">If</w:t>
        </w:r>
      </w:ins>
      <w:ins w:id="11068" w:author="PR Preview" w:date="2026-01-01T00:00:00Z">
        <w:r>
          <w:t xml:space="preserve"> </w:t>
        </w:r>
      </w:ins>
      <m:oMath>
        <m:sSub>
          <m:e>
            <m:r>
              <m:rPr>
                <m:sty m:val="bi"/>
              </m:rPr>
              <m:t>G</m:t>
            </m:r>
          </m:e>
          <m:sub>
            <m:r>
              <m:t>1</m:t>
            </m:r>
          </m:sub>
        </m:sSub>
      </m:oMath>
      <w:ins w:id="11069" w:author="PR Preview" w:date="2026-01-01T00:00:00Z">
        <w:r>
          <w:t xml:space="preserve"> </w:t>
        </w:r>
      </w:ins>
      <w:ins w:id="11070" w:author="PR Preview" w:date="2026-01-01T00:00:00Z">
        <w:r>
          <w:t xml:space="preserve">and</w:t>
        </w:r>
      </w:ins>
      <w:ins w:id="11071" w:author="PR Preview" w:date="2026-01-01T00:00:00Z">
        <w:r>
          <w:t xml:space="preserve"> </w:t>
        </w:r>
      </w:ins>
      <m:oMath>
        <m:sSub>
          <m:e>
            <m:r>
              <m:rPr>
                <m:sty m:val="bi"/>
              </m:rPr>
              <m:t>G</m:t>
            </m:r>
          </m:e>
          <m:sub>
            <m:r>
              <m:t>2</m:t>
            </m:r>
          </m:sub>
        </m:sSub>
      </m:oMath>
      <w:ins w:id="11072" w:author="PR Preview" w:date="2026-01-01T00:00:00Z">
        <w:r>
          <w:t xml:space="preserve"> </w:t>
        </w:r>
      </w:ins>
      <w:ins w:id="11073" w:author="PR Preview" w:date="2026-01-01T00:00:00Z">
        <w:r>
          <w:t xml:space="preserve">are both Moore-Penrose inverses</w:t>
        </w:r>
      </w:ins>
      <w:ins w:id="11074" w:author="PR Preview" w:date="2026-01-01T00:00:00Z">
        <w:r>
          <w:t xml:space="preserve"> </w:t>
        </w:r>
      </w:ins>
      <w:ins w:id="11075" w:author="PR Preview" w:date="2026-01-01T00:00:00Z">
        <w:r>
          <w:t xml:space="preserve">of an</w:t>
        </w:r>
      </w:ins>
      <w:ins w:id="11076" w:author="PR Preview" w:date="2026-01-01T00:00:00Z">
        <w:r>
          <w:t xml:space="preserve"> </w:t>
        </w:r>
      </w:ins>
      <m:oMath>
        <m:r>
          <m:t>m</m:t>
        </m:r>
        <m:r>
          <m:rPr>
            <m:sty m:val="p"/>
          </m:rPr>
          <m:t>×</m:t>
        </m:r>
        <m:r>
          <m:t>n</m:t>
        </m:r>
      </m:oMath>
      <w:ins w:id="11077" w:author="PR Preview" w:date="2026-01-01T00:00:00Z">
        <w:r>
          <w:t xml:space="preserve"> </w:t>
        </w:r>
      </w:ins>
      <w:ins w:id="11078" w:author="PR Preview" w:date="2026-01-01T00:00:00Z">
        <w:r>
          <w:t xml:space="preserve">matrix</w:t>
        </w:r>
      </w:ins>
      <w:ins w:id="11079" w:author="PR Preview" w:date="2026-01-01T00:00:00Z">
        <w:r>
          <w:t xml:space="preserve"> </w:t>
        </w:r>
      </w:ins>
      <m:oMath>
        <m:r>
          <m:rPr>
            <m:sty m:val="bi"/>
          </m:rPr>
          <m:t>A</m:t>
        </m:r>
      </m:oMath>
      <w:ins w:id="11080" w:author="PR Preview" w:date="2026-01-01T00:00:00Z">
        <w:r>
          <w:t xml:space="preserve"> </w:t>
        </w:r>
      </w:ins>
      <w:ins w:id="11081" w:author="PR Preview" w:date="2026-01-01T00:00:00Z">
        <w:r>
          <w:t xml:space="preserve">(</w:t>
        </w:r>
      </w:ins>
      <w:hyperlink w:anchor="def-moore-penrose">
        <w:ins w:id="11082" w:author="PR Preview" w:date="2026-01-01T00:00:00Z">
          <w:r>
            <w:rPr>
              <w:rStyle w:val="Hyperlink"/>
            </w:rPr>
            <w:t xml:space="preserve">Definition 93</w:t>
          </w:r>
        </w:ins>
      </w:hyperlink>
      <w:ins w:id="11083" w:author="PR Preview" w:date="2026-01-01T00:00:00Z">
        <w:r>
          <w:t xml:space="preserve">),</w:t>
        </w:r>
      </w:ins>
      <w:ins w:id="11084" w:author="PR Preview" w:date="2026-01-01T00:00:00Z">
        <w:r>
          <w:t xml:space="preserve"> </w:t>
        </w:r>
      </w:ins>
      <w:ins w:id="11085" w:author="PR Preview" w:date="2026-01-01T00:00:00Z">
        <w:r>
          <w:t xml:space="preserve">then</w:t>
        </w:r>
      </w:ins>
      <w:ins w:id="11086" w:author="PR Preview" w:date="2026-01-01T00:00:00Z">
        <w:r>
          <w:t xml:space="preserve"> </w:t>
        </w:r>
      </w:ins>
      <m:oMath>
        <m:sSub>
          <m:e>
            <m:r>
              <m:rPr>
                <m:sty m:val="bi"/>
              </m:rPr>
              <m:t>G</m:t>
            </m:r>
          </m:e>
          <m:sub>
            <m:r>
              <m:t>1</m:t>
            </m:r>
          </m:sub>
        </m:sSub>
        <m:r>
          <m:rPr>
            <m:sty m:val="p"/>
          </m:rPr>
          <m:t>=</m:t>
        </m:r>
        <m:sSub>
          <m:e>
            <m:r>
              <m:rPr>
                <m:sty m:val="bi"/>
              </m:rPr>
              <m:t>G</m:t>
            </m:r>
          </m:e>
          <m:sub>
            <m:r>
              <m:t>2</m:t>
            </m:r>
          </m:sub>
        </m:sSub>
      </m:oMath>
      <w:ins w:id="11087" w:author="PR Preview" w:date="2026-01-01T00:00:00Z">
        <w:r>
          <w:t xml:space="preserve">.</w:t>
        </w:r>
      </w:ins>
    </w:p>
    <w:bookmarkEnd w:id="527"/>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8" w:name="exm-moore-penrose-unique"/>
    <w:p>
      <w:pPr>
        <w:pStyle w:val="FirstParagraph"/>
      </w:pPr>
      <w:del w:id="11088" w:author="PR Preview" w:date="2026-01-01T00:00:00Z">
        <w:r>
          <w:rPr>
            <w:b/>
            <w:bCs/>
          </w:rPr>
          <w:delText xml:space="preserve">Example 163 (Only one of the many generalized inverses qualifies)</w:delText>
        </w:r>
      </w:del>
      <w:del w:id="11089" w:author="PR Preview" w:date="2026-01-01T00:00:00Z">
        <w:r>
          <w:delText xml:space="preserve"> </w:delText>
        </w:r>
      </w:del>
      <w:del w:id="11090" w:author="PR Preview" w:date="2026-01-01T00:00:00Z">
        <w:r>
          <w:delText xml:space="preserve">The matrix</w:delText>
        </w:r>
      </w:del>
      <w:del w:id="110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1092" w:author="PR Preview" w:date="2026-01-01T00:00:00Z">
        <w:r>
          <w:delText xml:space="preserve"> </w:delText>
        </w:r>
      </w:del>
      <w:del w:id="11093" w:author="PR Preview" w:date="2026-01-01T00:00:00Z">
        <w:r>
          <w:delText xml:space="preserve">has infinitely many generalized inverses</w:delText>
        </w:r>
      </w:del>
      <w:del w:id="1109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del w:id="11095" w:author="PR Preview" w:date="2026-01-01T00:00:00Z">
        <w:r>
          <w:delText xml:space="preserve"> </w:delText>
        </w:r>
      </w:del>
      <w:del w:id="11096" w:author="PR Preview" w:date="2026-01-01T00:00:00Z">
        <w:r>
          <w:delText xml:space="preserve">(</w:delText>
        </w:r>
      </w:del>
      <w:hyperlink w:anchor="exm-generalized-inverse">
        <w:del w:id="11097" w:author="PR Preview" w:date="2026-01-01T00:00:00Z">
          <w:r>
            <w:rPr>
              <w:rStyle w:val="Hyperlink"/>
            </w:rPr>
            <w:delText xml:space="preserve">Example 159</w:delText>
          </w:r>
        </w:del>
      </w:hyperlink>
      <w:del w:id="11098" w:author="PR Preview" w:date="2026-01-01T00:00:00Z">
        <w:r>
          <w:delText xml:space="preserve">),</w:delText>
        </w:r>
      </w:del>
      <w:del w:id="11099" w:author="PR Preview" w:date="2026-01-01T00:00:00Z">
        <w:r>
          <w:delText xml:space="preserve"> </w:delText>
        </w:r>
      </w:del>
      <w:del w:id="11100" w:author="PR Preview" w:date="2026-01-01T00:00:00Z">
        <w:r>
          <w:delText xml:space="preserve">and</w:delText>
        </w:r>
      </w:del>
      <w:del w:id="11101"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1102" w:author="PR Preview" w:date="2026-01-01T00:00:00Z">
        <w:r>
          <w:delText xml:space="preserve"> </w:delText>
        </w:r>
      </w:del>
      <w:del w:id="11103" w:author="PR Preview" w:date="2026-01-01T00:00:00Z">
        <w:r>
          <w:delText xml:space="preserve">is a Moore-Penrose inverse (</w:delText>
        </w:r>
      </w:del>
      <w:hyperlink w:anchor="exm-moore-penrose">
        <w:del w:id="11104" w:author="PR Preview" w:date="2026-01-01T00:00:00Z">
          <w:r>
            <w:rPr>
              <w:rStyle w:val="Hyperlink"/>
            </w:rPr>
            <w:delText xml:space="preserve">Example 162</w:delText>
          </w:r>
        </w:del>
      </w:hyperlink>
      <w:del w:id="11105" w:author="PR Preview" w:date="2026-01-01T00:00:00Z">
        <w:r>
          <w:delText xml:space="preserve">).</w:delText>
        </w:r>
      </w:del>
      <w:del w:id="11106" w:author="PR Preview" w:date="2026-01-01T00:00:00Z">
        <w:r>
          <w:delText xml:space="preserve"> </w:delText>
        </w:r>
      </w:del>
      <w:del w:id="11107" w:author="PR Preview" w:date="2026-01-01T00:00:00Z">
        <w:r>
          <w:delText xml:space="preserve">By</w:delText>
        </w:r>
      </w:del>
      <w:del w:id="11108" w:author="PR Preview" w:date="2026-01-01T00:00:00Z">
        <w:r>
          <w:delText xml:space="preserve"> </w:delText>
        </w:r>
      </w:del>
      <w:hyperlink w:anchor="thm-moore-penrose-unique">
        <w:del w:id="11109" w:author="PR Preview" w:date="2026-01-01T00:00:00Z">
          <w:r>
            <w:rPr>
              <w:rStyle w:val="Hyperlink"/>
            </w:rPr>
            <w:delText xml:space="preserve">Theorem 88</w:delText>
          </w:r>
        </w:del>
      </w:hyperlink>
      <w:del w:id="11110" w:author="PR Preview" w:date="2026-01-01T00:00:00Z">
        <w:r>
          <w:delText xml:space="preserve"> </w:delText>
        </w:r>
      </w:del>
      <w:del w:id="11111" w:author="PR Preview" w:date="2026-01-01T00:00:00Z">
        <w:r>
          <w:delText xml:space="preserve">it is the only one,</w:delText>
        </w:r>
      </w:del>
      <w:del w:id="11112" w:author="PR Preview" w:date="2026-01-01T00:00:00Z">
        <w:r>
          <w:delText xml:space="preserve"> </w:delText>
        </w:r>
      </w:del>
      <w:del w:id="11113" w:author="PR Preview" w:date="2026-01-01T00:00:00Z">
        <w:r>
          <w:delText xml:space="preserve">so every other choice of</w:delText>
        </w:r>
      </w:del>
      <w:del w:id="11114" w:author="PR Preview" w:date="2026-01-01T00:00:00Z">
        <w:r>
          <w:delText xml:space="preserve"> </w:delText>
        </w:r>
      </w:del>
      <m:oMath>
        <m:sSub>
          <m:e>
            <m:r>
              <m:t>g</m:t>
            </m:r>
          </m:e>
          <m:sub>
            <m:r>
              <m:t>12</m:t>
            </m:r>
          </m:sub>
        </m:sSub>
        <m:r>
          <m:rPr>
            <m:sty m:val="p"/>
          </m:rPr>
          <m:t>,</m:t>
        </m:r>
        <m:sSub>
          <m:e>
            <m:r>
              <m:t>g</m:t>
            </m:r>
          </m:e>
          <m:sub>
            <m:r>
              <m:t>21</m:t>
            </m:r>
          </m:sub>
        </m:sSub>
        <m:r>
          <m:rPr>
            <m:sty m:val="p"/>
          </m:rPr>
          <m:t>,</m:t>
        </m:r>
        <m:sSub>
          <m:e>
            <m:r>
              <m:t>g</m:t>
            </m:r>
          </m:e>
          <m:sub>
            <m:r>
              <m:t>22</m:t>
            </m:r>
          </m:sub>
        </m:sSub>
      </m:oMath>
      <w:del w:id="11115" w:author="PR Preview" w:date="2026-01-01T00:00:00Z">
        <w:r>
          <w:delText xml:space="preserve"> </w:delText>
        </w:r>
      </w:del>
      <w:del w:id="11116" w:author="PR Preview" w:date="2026-01-01T00:00:00Z">
        <w:r>
          <w:delText xml:space="preserve">breaks condition 2, 3 or 4.</w:delText>
        </w:r>
      </w:del>
      <w:del w:id="11117" w:author="PR Preview" w:date="2026-01-01T00:00:00Z">
        <w:r>
          <w:delText xml:space="preserve"> </w:delText>
        </w:r>
      </w:del>
      <w:del w:id="11118" w:author="PR Preview" w:date="2026-01-01T00:00:00Z">
        <w:r>
          <w:delText xml:space="preserve">For instance,</w:delText>
        </w:r>
      </w:del>
      <w:del w:id="11119" w:author="PR Preview" w:date="2026-01-01T00:00:00Z">
        <w:r>
          <w:delText xml:space="preserve"> </w:delText>
        </w:r>
      </w:del>
      <m:oMath>
        <m:sSub>
          <m:e>
            <m:r>
              <m:t>g</m:t>
            </m:r>
          </m:e>
          <m:sub>
            <m:r>
              <m:t>21</m:t>
            </m:r>
          </m:sub>
        </m:sSub>
        <m:r>
          <m:rPr>
            <m:sty m:val="p"/>
          </m:rPr>
          <m:t>=</m:t>
        </m:r>
        <m:r>
          <m:t>1</m:t>
        </m:r>
      </m:oMath>
      <w:del w:id="11120" w:author="PR Preview" w:date="2026-01-01T00:00:00Z">
        <w:r>
          <w:delText xml:space="preserve"> </w:delText>
        </w:r>
      </w:del>
      <w:del w:id="11121" w:author="PR Preview" w:date="2026-01-01T00:00:00Z">
        <w:r>
          <w:delText xml:space="preserve">(the rest</w:delText>
        </w:r>
      </w:del>
      <w:del w:id="11122" w:author="PR Preview" w:date="2026-01-01T00:00:00Z">
        <w:r>
          <w:delText xml:space="preserve"> </w:delText>
        </w:r>
      </w:del>
      <m:oMath>
        <m:r>
          <m:t>0</m:t>
        </m:r>
      </m:oMath>
      <w:del w:id="11123" w:author="PR Preview" w:date="2026-01-01T00:00:00Z">
        <w:r>
          <w:delText xml:space="preserve">) gives</w:delText>
        </w:r>
      </w:del>
      <w:del w:id="11124"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del w:id="11125" w:author="PR Preview" w:date="2026-01-01T00:00:00Z">
        <w:r>
          <w:delText xml:space="preserve">, which is not symmetric.</w:delText>
        </w:r>
      </w:del>
    </w:p>
    <w:p>
      <w:pPr>
        <w:pStyle w:val="BodyText"/>
      </w:pPr>
      <w:del w:id="11126" w:author="PR Preview" w:date="2026-01-01T00:00:00Z">
        <w:r>
          <w:rPr>
            <w:b/>
            <w:bCs/>
          </w:rPr>
          <w:delText xml:space="preserve">Theorem 89 (Every matrix has a Moore-Penrose inverse)</w:delText>
        </w:r>
      </w:del>
      <w:del w:id="11127" w:author="PR Preview" w:date="2026-01-01T00:00:00Z">
        <w:r>
          <w:delText xml:space="preserve"> </w:delText>
        </w:r>
      </w:del>
      <w:del w:id="11128" w:author="PR Preview" w:date="2026-01-01T00:00:00Z">
        <w:r>
          <w:delText xml:space="preserve">Every</w:delText>
        </w:r>
      </w:del>
      <w:del w:id="11129" w:author="PR Preview" w:date="2026-01-01T00:00:00Z">
        <w:r>
          <w:delText xml:space="preserve"> </w:delText>
        </w:r>
      </w:del>
      <m:oMath>
        <m:r>
          <m:t>m</m:t>
        </m:r>
        <m:r>
          <m:rPr>
            <m:sty m:val="p"/>
          </m:rPr>
          <m:t>×</m:t>
        </m:r>
        <m:r>
          <m:t>n</m:t>
        </m:r>
      </m:oMath>
      <w:del w:id="11130" w:author="PR Preview" w:date="2026-01-01T00:00:00Z">
        <w:r>
          <w:delText xml:space="preserve"> </w:delText>
        </w:r>
      </w:del>
      <w:del w:id="11131" w:author="PR Preview" w:date="2026-01-01T00:00:00Z">
        <w:r>
          <w:delText xml:space="preserve">matrix</w:delText>
        </w:r>
      </w:del>
      <w:del w:id="11132" w:author="PR Preview" w:date="2026-01-01T00:00:00Z">
        <w:r>
          <w:delText xml:space="preserve"> </w:delText>
        </w:r>
      </w:del>
      <m:oMath>
        <m:r>
          <m:rPr>
            <m:sty m:val="bi"/>
          </m:rPr>
          <m:t>A</m:t>
        </m:r>
      </m:oMath>
      <w:del w:id="11133" w:author="PR Preview" w:date="2026-01-01T00:00:00Z">
        <w:r>
          <w:delText xml:space="preserve"> </w:delText>
        </w:r>
      </w:del>
      <w:del w:id="11134" w:author="PR Preview" w:date="2026-01-01T00:00:00Z">
        <w:r>
          <w:delText xml:space="preserve">has a Moore-Penrose inverse (</w:delText>
        </w:r>
      </w:del>
      <w:hyperlink w:anchor="def-moore-penrose">
        <w:del w:id="11135" w:author="PR Preview" w:date="2026-01-01T00:00:00Z">
          <w:r>
            <w:rPr>
              <w:rStyle w:val="Hyperlink"/>
            </w:rPr>
            <w:delText xml:space="preserve">Definition 93</w:delText>
          </w:r>
        </w:del>
      </w:hyperlink>
      <w:del w:id="11136" w:author="PR Preview" w:date="2026-01-01T00:00:00Z">
        <w:r>
          <w:delText xml:space="preserve">),</w:delText>
        </w:r>
      </w:del>
      <w:del w:id="11137" w:author="PR Preview" w:date="2026-01-01T00:00:00Z">
        <w:r>
          <w:delText xml:space="preserve"> </w:delText>
        </w:r>
      </w:del>
      <w:del w:id="11138" w:author="PR Preview" w:date="2026-01-01T00:00:00Z">
        <w:r>
          <w:delText xml:space="preserve">written</w:delText>
        </w:r>
      </w:del>
      <w:del w:id="11139" w:author="PR Preview" w:date="2026-01-01T00:00:00Z">
        <w:r>
          <w:delText xml:space="preserve"> </w:delText>
        </w:r>
      </w:del>
      <m:oMath>
        <m:sSup>
          <m:e>
            <m:r>
              <m:rPr>
                <m:sty m:val="bi"/>
              </m:rPr>
              <m:t>A</m:t>
            </m:r>
          </m:e>
          <m:sup>
            <m:r>
              <m:rPr>
                <m:sty m:val="p"/>
              </m:rPr>
              <m:t>+</m:t>
            </m:r>
          </m:sup>
        </m:sSup>
      </m:oMath>
      <w:del w:id="11140" w:author="PR Preview" w:date="2026-01-01T00:00:00Z">
        <w:r>
          <w:delText xml:space="preserve">; it is unique by</w:delText>
        </w:r>
      </w:del>
      <w:del w:id="11141" w:author="PR Preview" w:date="2026-01-01T00:00:00Z">
        <w:r>
          <w:delText xml:space="preserve"> </w:delText>
        </w:r>
      </w:del>
      <w:hyperlink w:anchor="thm-moore-penrose-unique">
        <w:del w:id="11142" w:author="PR Preview" w:date="2026-01-01T00:00:00Z">
          <w:r>
            <w:rPr>
              <w:rStyle w:val="Hyperlink"/>
            </w:rPr>
            <w:delText xml:space="preserve">Theorem 88</w:delText>
          </w:r>
        </w:del>
      </w:hyperlink>
      <w:del w:id="11143" w:author="PR Preview" w:date="2026-01-01T00:00:00Z">
        <w:r>
          <w:delText xml:space="preserve">.</w:delText>
        </w:r>
      </w:del>
    </w:p>
    <w:p>
      <w:pPr>
        <w:pStyle w:val="FirstParagraph"/>
      </w:pPr>
      <w:ins w:id="11144" w:author="PR Preview" w:date="2026-01-01T00:00:00Z">
        <w:r>
          <w:rPr>
            <w:b/>
            <w:bCs/>
          </w:rPr>
          <w:t xml:space="preserve">Example 167 (Only one of the many generalized inverses qualifies)</w:t>
        </w:r>
      </w:ins>
      <w:ins w:id="11145" w:author="PR Preview" w:date="2026-01-01T00:00:00Z">
        <w:r>
          <w:t xml:space="preserve"> </w:t>
        </w:r>
      </w:ins>
      <w:ins w:id="11146" w:author="PR Preview" w:date="2026-01-01T00:00:00Z">
        <w:r>
          <w:t xml:space="preserve">The matrix</w:t>
        </w:r>
      </w:ins>
      <w:ins w:id="1114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1148" w:author="PR Preview" w:date="2026-01-01T00:00:00Z">
        <w:r>
          <w:t xml:space="preserve"> </w:t>
        </w:r>
      </w:ins>
      <w:ins w:id="11149" w:author="PR Preview" w:date="2026-01-01T00:00:00Z">
        <w:r>
          <w:t xml:space="preserve">has infinitely many generalized inverses</w:t>
        </w:r>
      </w:ins>
      <w:ins w:id="1115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ins w:id="11151" w:author="PR Preview" w:date="2026-01-01T00:00:00Z">
        <w:r>
          <w:t xml:space="preserve"> </w:t>
        </w:r>
      </w:ins>
      <w:ins w:id="11152" w:author="PR Preview" w:date="2026-01-01T00:00:00Z">
        <w:r>
          <w:t xml:space="preserve">(</w:t>
        </w:r>
      </w:ins>
      <w:hyperlink w:anchor="exm-generalized-inverse">
        <w:ins w:id="11153" w:author="PR Preview" w:date="2026-01-01T00:00:00Z">
          <w:r>
            <w:rPr>
              <w:rStyle w:val="Hyperlink"/>
            </w:rPr>
            <w:t xml:space="preserve">Example 162</w:t>
          </w:r>
        </w:ins>
      </w:hyperlink>
      <w:ins w:id="11154" w:author="PR Preview" w:date="2026-01-01T00:00:00Z">
        <w:r>
          <w:t xml:space="preserve">),</w:t>
        </w:r>
      </w:ins>
      <w:ins w:id="11155" w:author="PR Preview" w:date="2026-01-01T00:00:00Z">
        <w:r>
          <w:t xml:space="preserve"> </w:t>
        </w:r>
      </w:ins>
      <w:ins w:id="11156" w:author="PR Preview" w:date="2026-01-01T00:00:00Z">
        <w:r>
          <w:t xml:space="preserve">and</w:t>
        </w:r>
      </w:ins>
      <w:ins w:id="11157"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1158" w:author="PR Preview" w:date="2026-01-01T00:00:00Z">
        <w:r>
          <w:t xml:space="preserve"> </w:t>
        </w:r>
      </w:ins>
      <w:ins w:id="11159" w:author="PR Preview" w:date="2026-01-01T00:00:00Z">
        <w:r>
          <w:t xml:space="preserve">is a Moore-Penrose inverse (</w:t>
        </w:r>
      </w:ins>
      <w:hyperlink w:anchor="exm-moore-penrose">
        <w:ins w:id="11160" w:author="PR Preview" w:date="2026-01-01T00:00:00Z">
          <w:r>
            <w:rPr>
              <w:rStyle w:val="Hyperlink"/>
            </w:rPr>
            <w:t xml:space="preserve">Example 165</w:t>
          </w:r>
        </w:ins>
      </w:hyperlink>
      <w:ins w:id="11161" w:author="PR Preview" w:date="2026-01-01T00:00:00Z">
        <w:r>
          <w:t xml:space="preserve">).</w:t>
        </w:r>
      </w:ins>
      <w:ins w:id="11162" w:author="PR Preview" w:date="2026-01-01T00:00:00Z">
        <w:r>
          <w:t xml:space="preserve"> </w:t>
        </w:r>
      </w:ins>
      <w:ins w:id="11163" w:author="PR Preview" w:date="2026-01-01T00:00:00Z">
        <w:r>
          <w:t xml:space="preserve">By</w:t>
        </w:r>
      </w:ins>
      <w:ins w:id="11164" w:author="PR Preview" w:date="2026-01-01T00:00:00Z">
        <w:r>
          <w:t xml:space="preserve"> </w:t>
        </w:r>
      </w:ins>
      <w:hyperlink w:anchor="thm-moore-penrose-unique">
        <w:ins w:id="11165" w:author="PR Preview" w:date="2026-01-01T00:00:00Z">
          <w:r>
            <w:rPr>
              <w:rStyle w:val="Hyperlink"/>
            </w:rPr>
            <w:t xml:space="preserve">Theorem 91</w:t>
          </w:r>
        </w:ins>
      </w:hyperlink>
      <w:ins w:id="11166" w:author="PR Preview" w:date="2026-01-01T00:00:00Z">
        <w:r>
          <w:t xml:space="preserve"> </w:t>
        </w:r>
      </w:ins>
      <w:ins w:id="11167" w:author="PR Preview" w:date="2026-01-01T00:00:00Z">
        <w:r>
          <w:t xml:space="preserve">it is the only one,</w:t>
        </w:r>
      </w:ins>
      <w:ins w:id="11168" w:author="PR Preview" w:date="2026-01-01T00:00:00Z">
        <w:r>
          <w:t xml:space="preserve"> </w:t>
        </w:r>
      </w:ins>
      <w:ins w:id="11169" w:author="PR Preview" w:date="2026-01-01T00:00:00Z">
        <w:r>
          <w:t xml:space="preserve">so every other choice of</w:t>
        </w:r>
      </w:ins>
      <w:ins w:id="11170" w:author="PR Preview" w:date="2026-01-01T00:00:00Z">
        <w:r>
          <w:t xml:space="preserve"> </w:t>
        </w:r>
      </w:ins>
      <m:oMath>
        <m:sSub>
          <m:e>
            <m:r>
              <m:t>g</m:t>
            </m:r>
          </m:e>
          <m:sub>
            <m:r>
              <m:t>12</m:t>
            </m:r>
          </m:sub>
        </m:sSub>
        <m:r>
          <m:rPr>
            <m:sty m:val="p"/>
          </m:rPr>
          <m:t>,</m:t>
        </m:r>
        <m:sSub>
          <m:e>
            <m:r>
              <m:t>g</m:t>
            </m:r>
          </m:e>
          <m:sub>
            <m:r>
              <m:t>21</m:t>
            </m:r>
          </m:sub>
        </m:sSub>
        <m:r>
          <m:rPr>
            <m:sty m:val="p"/>
          </m:rPr>
          <m:t>,</m:t>
        </m:r>
        <m:sSub>
          <m:e>
            <m:r>
              <m:t>g</m:t>
            </m:r>
          </m:e>
          <m:sub>
            <m:r>
              <m:t>22</m:t>
            </m:r>
          </m:sub>
        </m:sSub>
      </m:oMath>
      <w:ins w:id="11171" w:author="PR Preview" w:date="2026-01-01T00:00:00Z">
        <w:r>
          <w:t xml:space="preserve"> </w:t>
        </w:r>
      </w:ins>
      <w:ins w:id="11172" w:author="PR Preview" w:date="2026-01-01T00:00:00Z">
        <w:r>
          <w:t xml:space="preserve">breaks condition 2, 3 or 4.</w:t>
        </w:r>
      </w:ins>
      <w:ins w:id="11173" w:author="PR Preview" w:date="2026-01-01T00:00:00Z">
        <w:r>
          <w:t xml:space="preserve"> </w:t>
        </w:r>
      </w:ins>
      <w:ins w:id="11174" w:author="PR Preview" w:date="2026-01-01T00:00:00Z">
        <w:r>
          <w:t xml:space="preserve">For instance,</w:t>
        </w:r>
      </w:ins>
      <w:ins w:id="11175" w:author="PR Preview" w:date="2026-01-01T00:00:00Z">
        <w:r>
          <w:t xml:space="preserve"> </w:t>
        </w:r>
      </w:ins>
      <m:oMath>
        <m:sSub>
          <m:e>
            <m:r>
              <m:t>g</m:t>
            </m:r>
          </m:e>
          <m:sub>
            <m:r>
              <m:t>21</m:t>
            </m:r>
          </m:sub>
        </m:sSub>
        <m:r>
          <m:rPr>
            <m:sty m:val="p"/>
          </m:rPr>
          <m:t>=</m:t>
        </m:r>
        <m:r>
          <m:t>1</m:t>
        </m:r>
      </m:oMath>
      <w:ins w:id="11176" w:author="PR Preview" w:date="2026-01-01T00:00:00Z">
        <w:r>
          <w:t xml:space="preserve"> </w:t>
        </w:r>
      </w:ins>
      <w:ins w:id="11177" w:author="PR Preview" w:date="2026-01-01T00:00:00Z">
        <w:r>
          <w:t xml:space="preserve">(the rest</w:t>
        </w:r>
      </w:ins>
      <w:ins w:id="11178" w:author="PR Preview" w:date="2026-01-01T00:00:00Z">
        <w:r>
          <w:t xml:space="preserve"> </w:t>
        </w:r>
      </w:ins>
      <m:oMath>
        <m:r>
          <m:t>0</m:t>
        </m:r>
      </m:oMath>
      <w:ins w:id="11179" w:author="PR Preview" w:date="2026-01-01T00:00:00Z">
        <w:r>
          <w:t xml:space="preserve">) gives</w:t>
        </w:r>
      </w:ins>
      <w:ins w:id="11180"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ins w:id="11181" w:author="PR Preview" w:date="2026-01-01T00:00:00Z">
        <w:r>
          <w:t xml:space="preserve">, which is not symmetric.</w:t>
        </w:r>
      </w:ins>
    </w:p>
    <w:bookmarkEnd w:id="528"/>
    <w:bookmarkStart w:id="529" w:name="thm-moore-penrose-exists"/>
    <w:p>
      <w:pPr>
        <w:pStyle w:val="BodyText"/>
      </w:pPr>
      <w:ins w:id="11182" w:author="PR Preview" w:date="2026-01-01T00:00:00Z">
        <w:r>
          <w:rPr>
            <w:b/>
            <w:bCs/>
          </w:rPr>
          <w:t xml:space="preserve">Theorem 92 (Every matrix has a Moore-Penrose inverse)</w:t>
        </w:r>
      </w:ins>
      <w:ins w:id="11183" w:author="PR Preview" w:date="2026-01-01T00:00:00Z">
        <w:r>
          <w:t xml:space="preserve"> </w:t>
        </w:r>
      </w:ins>
      <w:ins w:id="11184" w:author="PR Preview" w:date="2026-01-01T00:00:00Z">
        <w:r>
          <w:t xml:space="preserve">Every</w:t>
        </w:r>
      </w:ins>
      <w:ins w:id="11185" w:author="PR Preview" w:date="2026-01-01T00:00:00Z">
        <w:r>
          <w:t xml:space="preserve"> </w:t>
        </w:r>
      </w:ins>
      <m:oMath>
        <m:r>
          <m:t>m</m:t>
        </m:r>
        <m:r>
          <m:rPr>
            <m:sty m:val="p"/>
          </m:rPr>
          <m:t>×</m:t>
        </m:r>
        <m:r>
          <m:t>n</m:t>
        </m:r>
      </m:oMath>
      <w:ins w:id="11186" w:author="PR Preview" w:date="2026-01-01T00:00:00Z">
        <w:r>
          <w:t xml:space="preserve"> </w:t>
        </w:r>
      </w:ins>
      <w:ins w:id="11187" w:author="PR Preview" w:date="2026-01-01T00:00:00Z">
        <w:r>
          <w:t xml:space="preserve">matrix</w:t>
        </w:r>
      </w:ins>
      <w:ins w:id="11188" w:author="PR Preview" w:date="2026-01-01T00:00:00Z">
        <w:r>
          <w:t xml:space="preserve"> </w:t>
        </w:r>
      </w:ins>
      <m:oMath>
        <m:r>
          <m:rPr>
            <m:sty m:val="bi"/>
          </m:rPr>
          <m:t>A</m:t>
        </m:r>
      </m:oMath>
      <w:ins w:id="11189" w:author="PR Preview" w:date="2026-01-01T00:00:00Z">
        <w:r>
          <w:t xml:space="preserve"> </w:t>
        </w:r>
      </w:ins>
      <w:ins w:id="11190" w:author="PR Preview" w:date="2026-01-01T00:00:00Z">
        <w:r>
          <w:t xml:space="preserve">has a Moore-Penrose inverse (</w:t>
        </w:r>
      </w:ins>
      <w:hyperlink w:anchor="def-moore-penrose">
        <w:ins w:id="11191" w:author="PR Preview" w:date="2026-01-01T00:00:00Z">
          <w:r>
            <w:rPr>
              <w:rStyle w:val="Hyperlink"/>
            </w:rPr>
            <w:t xml:space="preserve">Definition 93</w:t>
          </w:r>
        </w:ins>
      </w:hyperlink>
      <w:ins w:id="11192" w:author="PR Preview" w:date="2026-01-01T00:00:00Z">
        <w:r>
          <w:t xml:space="preserve">),</w:t>
        </w:r>
      </w:ins>
      <w:ins w:id="11193" w:author="PR Preview" w:date="2026-01-01T00:00:00Z">
        <w:r>
          <w:t xml:space="preserve"> </w:t>
        </w:r>
      </w:ins>
      <w:ins w:id="11194" w:author="PR Preview" w:date="2026-01-01T00:00:00Z">
        <w:r>
          <w:t xml:space="preserve">written</w:t>
        </w:r>
      </w:ins>
      <w:ins w:id="11195" w:author="PR Preview" w:date="2026-01-01T00:00:00Z">
        <w:r>
          <w:t xml:space="preserve"> </w:t>
        </w:r>
      </w:ins>
      <m:oMath>
        <m:sSup>
          <m:e>
            <m:r>
              <m:rPr>
                <m:sty m:val="bi"/>
              </m:rPr>
              <m:t>A</m:t>
            </m:r>
          </m:e>
          <m:sup>
            <m:r>
              <m:rPr>
                <m:sty m:val="p"/>
              </m:rPr>
              <m:t>+</m:t>
            </m:r>
          </m:sup>
        </m:sSup>
      </m:oMath>
      <w:ins w:id="11196" w:author="PR Preview" w:date="2026-01-01T00:00:00Z">
        <w:r>
          <w:t xml:space="preserve">; it is unique by</w:t>
        </w:r>
      </w:ins>
      <w:ins w:id="11197" w:author="PR Preview" w:date="2026-01-01T00:00:00Z">
        <w:r>
          <w:t xml:space="preserve"> </w:t>
        </w:r>
      </w:ins>
      <w:hyperlink w:anchor="thm-moore-penrose-unique">
        <w:ins w:id="11198" w:author="PR Preview" w:date="2026-01-01T00:00:00Z">
          <w:r>
            <w:rPr>
              <w:rStyle w:val="Hyperlink"/>
            </w:rPr>
            <w:t xml:space="preserve">Theorem 91</w:t>
          </w:r>
        </w:ins>
      </w:hyperlink>
      <w:ins w:id="11199" w:author="PR Preview" w:date="2026-01-01T00:00:00Z">
        <w:r>
          <w:t xml:space="preserve">.</w:t>
        </w:r>
      </w:ins>
    </w:p>
    <w:p>
      <w:pPr>
        <w:pStyle w:val="Compact"/>
        <w:numPr>
          <w:ilvl w:val="0"/>
          <w:numId w:val="1084"/>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4"/>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9"/>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del w:id="11200" w:author="PR Preview" w:date="2026-01-01T00:00:00Z">
        <w:r>
          <w:rPr>
            <w:b/>
            <w:bCs/>
          </w:rPr>
          <w:delText xml:space="preserve">The two inverses exist.</w:delText>
        </w:r>
      </w:del>
      <w:del w:id="11201" w:author="PR Preview" w:date="2026-01-01T00:00:00Z">
        <w:r>
          <w:delText xml:space="preserve"> </w:delText>
        </w:r>
      </w:del>
      <w:del w:id="11202" w:author="PR Preview" w:date="2026-01-01T00:00:00Z">
        <w:r>
          <w:delText xml:space="preserve">Now suppose</w:delText>
        </w:r>
      </w:del>
      <w:del w:id="11203" w:author="PR Preview" w:date="2026-01-01T00:00:00Z">
        <w:r>
          <w:delText xml:space="preserve"> </w:delText>
        </w:r>
      </w:del>
      <m:oMath>
        <m:r>
          <m:rPr>
            <m:sty m:val="p"/>
          </m:rPr>
          <m:t>rank</m:t>
        </m:r>
        <m:r>
          <m:rPr>
            <m:sty m:val="p"/>
          </m:rPr>
          <m:t>(</m:t>
        </m:r>
        <m:r>
          <m:rPr>
            <m:sty m:val="bi"/>
          </m:rPr>
          <m:t>A</m:t>
        </m:r>
        <m:r>
          <m:rPr>
            <m:sty m:val="p"/>
          </m:rPr>
          <m:t>)</m:t>
        </m:r>
        <m:r>
          <m:rPr>
            <m:sty m:val="p"/>
          </m:rPr>
          <m:t>=</m:t>
        </m:r>
        <m:r>
          <m:t>r</m:t>
        </m:r>
        <m:r>
          <m:rPr>
            <m:sty m:val="p"/>
          </m:rPr>
          <m:t>≥</m:t>
        </m:r>
        <m:r>
          <m:t>1</m:t>
        </m:r>
      </m:oMath>
      <w:del w:id="11204" w:author="PR Preview" w:date="2026-01-01T00:00:00Z">
        <w:r>
          <w:delText xml:space="preserve">.</w:delText>
        </w:r>
      </w:del>
      <w:del w:id="11205" w:author="PR Preview" w:date="2026-01-01T00:00:00Z">
        <w:r>
          <w:delText xml:space="preserve"> </w:delText>
        </w:r>
      </w:del>
      <w:del w:id="11206" w:author="PR Preview" w:date="2026-01-01T00:00:00Z">
        <w:r>
          <w:delText xml:space="preserve">A rank factorization exists (</w:delText>
        </w:r>
      </w:del>
      <w:hyperlink w:anchor="thm-rank-factorization">
        <w:del w:id="11207" w:author="PR Preview" w:date="2026-01-01T00:00:00Z">
          <w:r>
            <w:rPr>
              <w:rStyle w:val="Hyperlink"/>
            </w:rPr>
            <w:delText xml:space="preserve">Theorem 41</w:delText>
          </w:r>
        </w:del>
      </w:hyperlink>
      <w:del w:id="11208" w:author="PR Preview" w:date="2026-01-01T00:00:00Z">
        <w:r>
          <w:delText xml:space="preserve">).</w:delText>
        </w:r>
      </w:del>
      <w:del w:id="11209" w:author="PR Preview" w:date="2026-01-01T00:00:00Z">
        <w:r>
          <w:delText xml:space="preserve"> </w:delText>
        </w:r>
      </w:del>
      <m:oMath>
        <m:r>
          <m:rPr>
            <m:sty m:val="bi"/>
          </m:rPr>
          <m:t>C</m:t>
        </m:r>
      </m:oMath>
      <w:del w:id="11210" w:author="PR Preview" w:date="2026-01-01T00:00:00Z">
        <w:r>
          <w:delText xml:space="preserve"> </w:delText>
        </w:r>
      </w:del>
      <w:del w:id="11211" w:author="PR Preview" w:date="2026-01-01T00:00:00Z">
        <w:r>
          <w:delText xml:space="preserve">is</w:delText>
        </w:r>
      </w:del>
      <w:del w:id="11212" w:author="PR Preview" w:date="2026-01-01T00:00:00Z">
        <w:r>
          <w:delText xml:space="preserve"> </w:delText>
        </w:r>
      </w:del>
      <m:oMath>
        <m:r>
          <m:t>m</m:t>
        </m:r>
        <m:r>
          <m:rPr>
            <m:sty m:val="p"/>
          </m:rPr>
          <m:t>×</m:t>
        </m:r>
        <m:r>
          <m:t>r</m:t>
        </m:r>
      </m:oMath>
      <w:del w:id="11213" w:author="PR Preview" w:date="2026-01-01T00:00:00Z">
        <w:r>
          <w:delText xml:space="preserve"> </w:delText>
        </w:r>
      </w:del>
      <w:del w:id="11214" w:author="PR Preview" w:date="2026-01-01T00:00:00Z">
        <w:r>
          <w:delText xml:space="preserve">and</w:delText>
        </w:r>
      </w:del>
      <w:del w:id="11215" w:author="PR Preview" w:date="2026-01-01T00:00:00Z">
        <w:r>
          <w:delText xml:space="preserve"> </w:delText>
        </w:r>
      </w:del>
      <m:oMath>
        <m:r>
          <m:rPr>
            <m:sty m:val="bi"/>
          </m:rPr>
          <m:t>R</m:t>
        </m:r>
      </m:oMath>
      <w:del w:id="11216" w:author="PR Preview" w:date="2026-01-01T00:00:00Z">
        <w:r>
          <w:delText xml:space="preserve"> </w:delText>
        </w:r>
      </w:del>
      <w:del w:id="11217" w:author="PR Preview" w:date="2026-01-01T00:00:00Z">
        <w:r>
          <w:delText xml:space="preserve">is</w:delText>
        </w:r>
      </w:del>
      <w:del w:id="11218" w:author="PR Preview" w:date="2026-01-01T00:00:00Z">
        <w:r>
          <w:delText xml:space="preserve"> </w:delText>
        </w:r>
      </w:del>
      <m:oMath>
        <m:r>
          <m:t>r</m:t>
        </m:r>
        <m:r>
          <m:rPr>
            <m:sty m:val="p"/>
          </m:rPr>
          <m:t>×</m:t>
        </m:r>
        <m:r>
          <m:t>n</m:t>
        </m:r>
      </m:oMath>
      <w:del w:id="11219" w:author="PR Preview" w:date="2026-01-01T00:00:00Z">
        <w:r>
          <w:delText xml:space="preserve">.</w:delText>
        </w:r>
      </w:del>
      <w:del w:id="11220" w:author="PR Preview" w:date="2026-01-01T00:00:00Z">
        <w:r>
          <w:delText xml:space="preserve"> </w:delText>
        </w:r>
      </w:del>
      <w:del w:id="11221" w:author="PR Preview" w:date="2026-01-01T00:00:00Z">
        <w:r>
          <w:delText xml:space="preserve">Both have rank</w:delText>
        </w:r>
      </w:del>
      <w:del w:id="11222" w:author="PR Preview" w:date="2026-01-01T00:00:00Z">
        <w:r>
          <w:delText xml:space="preserve"> </w:delText>
        </w:r>
      </w:del>
      <m:oMath>
        <m:r>
          <m:t>r</m:t>
        </m:r>
      </m:oMath>
      <w:del w:id="11223" w:author="PR Preview" w:date="2026-01-01T00:00:00Z">
        <w:r>
          <w:delText xml:space="preserve">:</w:delText>
        </w:r>
      </w:del>
    </w:p>
    <w:p>
      <w:pPr>
        <w:pStyle w:val="BodyText"/>
      </w:pPr>
      <w:ins w:id="11224" w:author="PR Preview" w:date="2026-01-01T00:00:00Z">
        <w:r>
          <w:rPr>
            <w:b/>
            <w:bCs/>
          </w:rPr>
          <w:t xml:space="preserve">The two inverses exist.</w:t>
        </w:r>
      </w:ins>
      <w:ins w:id="11225" w:author="PR Preview" w:date="2026-01-01T00:00:00Z">
        <w:r>
          <w:t xml:space="preserve"> </w:t>
        </w:r>
      </w:ins>
      <w:ins w:id="11226" w:author="PR Preview" w:date="2026-01-01T00:00:00Z">
        <w:r>
          <w:t xml:space="preserve">Now suppose</w:t>
        </w:r>
      </w:ins>
      <w:ins w:id="11227" w:author="PR Preview" w:date="2026-01-01T00:00:00Z">
        <w:r>
          <w:t xml:space="preserve"> </w:t>
        </w:r>
      </w:ins>
      <m:oMath>
        <m:r>
          <m:rPr>
            <m:sty m:val="p"/>
          </m:rPr>
          <m:t>rank</m:t>
        </m:r>
        <m:r>
          <m:rPr>
            <m:sty m:val="p"/>
          </m:rPr>
          <m:t>(</m:t>
        </m:r>
        <m:r>
          <m:rPr>
            <m:sty m:val="bi"/>
          </m:rPr>
          <m:t>A</m:t>
        </m:r>
        <m:r>
          <m:rPr>
            <m:sty m:val="p"/>
          </m:rPr>
          <m:t>)</m:t>
        </m:r>
        <m:r>
          <m:rPr>
            <m:sty m:val="p"/>
          </m:rPr>
          <m:t>=</m:t>
        </m:r>
        <m:r>
          <m:t>r</m:t>
        </m:r>
        <m:r>
          <m:rPr>
            <m:sty m:val="p"/>
          </m:rPr>
          <m:t>≥</m:t>
        </m:r>
        <m:r>
          <m:t>1</m:t>
        </m:r>
      </m:oMath>
      <w:ins w:id="11228" w:author="PR Preview" w:date="2026-01-01T00:00:00Z">
        <w:r>
          <w:t xml:space="preserve">.</w:t>
        </w:r>
      </w:ins>
      <w:ins w:id="11229" w:author="PR Preview" w:date="2026-01-01T00:00:00Z">
        <w:r>
          <w:t xml:space="preserve"> </w:t>
        </w:r>
      </w:ins>
      <w:ins w:id="11230" w:author="PR Preview" w:date="2026-01-01T00:00:00Z">
        <w:r>
          <w:t xml:space="preserve">A rank factorization exists (</w:t>
        </w:r>
      </w:ins>
      <w:hyperlink w:anchor="thm-rank-factorization">
        <w:ins w:id="11231" w:author="PR Preview" w:date="2026-01-01T00:00:00Z">
          <w:r>
            <w:rPr>
              <w:rStyle w:val="Hyperlink"/>
            </w:rPr>
            <w:t xml:space="preserve">Theorem 42</w:t>
          </w:r>
        </w:ins>
      </w:hyperlink>
      <w:ins w:id="11232" w:author="PR Preview" w:date="2026-01-01T00:00:00Z">
        <w:r>
          <w:t xml:space="preserve">).</w:t>
        </w:r>
      </w:ins>
      <w:ins w:id="11233" w:author="PR Preview" w:date="2026-01-01T00:00:00Z">
        <w:r>
          <w:t xml:space="preserve"> </w:t>
        </w:r>
      </w:ins>
      <m:oMath>
        <m:r>
          <m:rPr>
            <m:sty m:val="bi"/>
          </m:rPr>
          <m:t>C</m:t>
        </m:r>
      </m:oMath>
      <w:ins w:id="11234" w:author="PR Preview" w:date="2026-01-01T00:00:00Z">
        <w:r>
          <w:t xml:space="preserve"> </w:t>
        </w:r>
      </w:ins>
      <w:ins w:id="11235" w:author="PR Preview" w:date="2026-01-01T00:00:00Z">
        <w:r>
          <w:t xml:space="preserve">is</w:t>
        </w:r>
      </w:ins>
      <w:ins w:id="11236" w:author="PR Preview" w:date="2026-01-01T00:00:00Z">
        <w:r>
          <w:t xml:space="preserve"> </w:t>
        </w:r>
      </w:ins>
      <m:oMath>
        <m:r>
          <m:t>m</m:t>
        </m:r>
        <m:r>
          <m:rPr>
            <m:sty m:val="p"/>
          </m:rPr>
          <m:t>×</m:t>
        </m:r>
        <m:r>
          <m:t>r</m:t>
        </m:r>
      </m:oMath>
      <w:ins w:id="11237" w:author="PR Preview" w:date="2026-01-01T00:00:00Z">
        <w:r>
          <w:t xml:space="preserve"> </w:t>
        </w:r>
      </w:ins>
      <w:ins w:id="11238" w:author="PR Preview" w:date="2026-01-01T00:00:00Z">
        <w:r>
          <w:t xml:space="preserve">and</w:t>
        </w:r>
      </w:ins>
      <w:ins w:id="11239" w:author="PR Preview" w:date="2026-01-01T00:00:00Z">
        <w:r>
          <w:t xml:space="preserve"> </w:t>
        </w:r>
      </w:ins>
      <m:oMath>
        <m:r>
          <m:rPr>
            <m:sty m:val="bi"/>
          </m:rPr>
          <m:t>R</m:t>
        </m:r>
      </m:oMath>
      <w:ins w:id="11240" w:author="PR Preview" w:date="2026-01-01T00:00:00Z">
        <w:r>
          <w:t xml:space="preserve"> </w:t>
        </w:r>
      </w:ins>
      <w:ins w:id="11241" w:author="PR Preview" w:date="2026-01-01T00:00:00Z">
        <w:r>
          <w:t xml:space="preserve">is</w:t>
        </w:r>
      </w:ins>
      <w:ins w:id="11242" w:author="PR Preview" w:date="2026-01-01T00:00:00Z">
        <w:r>
          <w:t xml:space="preserve"> </w:t>
        </w:r>
      </w:ins>
      <m:oMath>
        <m:r>
          <m:t>r</m:t>
        </m:r>
        <m:r>
          <m:rPr>
            <m:sty m:val="p"/>
          </m:rPr>
          <m:t>×</m:t>
        </m:r>
        <m:r>
          <m:t>n</m:t>
        </m:r>
      </m:oMath>
      <w:ins w:id="11243" w:author="PR Preview" w:date="2026-01-01T00:00:00Z">
        <w:r>
          <w:t xml:space="preserve">.</w:t>
        </w:r>
      </w:ins>
      <w:ins w:id="11244" w:author="PR Preview" w:date="2026-01-01T00:00:00Z">
        <w:r>
          <w:t xml:space="preserve"> </w:t>
        </w:r>
      </w:ins>
      <w:ins w:id="11245" w:author="PR Preview" w:date="2026-01-01T00:00:00Z">
        <w:r>
          <w:t xml:space="preserve">Both have rank</w:t>
        </w:r>
      </w:ins>
      <w:ins w:id="11246" w:author="PR Preview" w:date="2026-01-01T00:00:00Z">
        <w:r>
          <w:t xml:space="preserve"> </w:t>
        </w:r>
      </w:ins>
      <m:oMath>
        <m:r>
          <m:t>r</m:t>
        </m:r>
      </m:oMath>
      <w:ins w:id="11247" w:author="PR Preview" w:date="2026-01-01T00:00:00Z">
        <w:r>
          <w:t xml:space="preserve">:</w:t>
        </w:r>
      </w:ins>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del w:id="11248" w:author="PR Preview" w:date="2026-01-01T00:00:00Z">
        <w:r>
          <w:delText xml:space="preserve">So</w:delText>
        </w:r>
      </w:del>
      <w:del w:id="11249" w:author="PR Preview" w:date="2026-01-01T00:00:00Z">
        <w:r>
          <w:delText xml:space="preserve"> </w:delText>
        </w:r>
      </w:del>
      <m:oMath>
        <m:r>
          <m:rPr>
            <m:sty m:val="bi"/>
          </m:rPr>
          <m:t>C</m:t>
        </m:r>
      </m:oMath>
      <w:del w:id="11250" w:author="PR Preview" w:date="2026-01-01T00:00:00Z">
        <w:r>
          <w:delText xml:space="preserve"> </w:delText>
        </w:r>
      </w:del>
      <w:del w:id="11251" w:author="PR Preview" w:date="2026-01-01T00:00:00Z">
        <w:r>
          <w:delText xml:space="preserve">and</w:delText>
        </w:r>
      </w:del>
      <w:del w:id="11252" w:author="PR Preview" w:date="2026-01-01T00:00:00Z">
        <w:r>
          <w:delText xml:space="preserve"> </w:delText>
        </w:r>
      </w:del>
      <m:oMath>
        <m:sSup>
          <m:e>
            <m:r>
              <m:rPr>
                <m:sty m:val="bi"/>
              </m:rPr>
              <m:t>R</m:t>
            </m:r>
          </m:e>
          <m:sup>
            <m:r>
              <m:rPr>
                <m:sty m:val="p"/>
              </m:rPr>
              <m:t>⊤</m:t>
            </m:r>
          </m:sup>
        </m:sSup>
      </m:oMath>
      <w:del w:id="11253" w:author="PR Preview" w:date="2026-01-01T00:00:00Z">
        <w:r>
          <w:delText xml:space="preserve"> </w:delText>
        </w:r>
      </w:del>
      <w:del w:id="11254" w:author="PR Preview" w:date="2026-01-01T00:00:00Z">
        <w:r>
          <w:delText xml:space="preserve">have full column rank</w:delText>
        </w:r>
      </w:del>
      <w:del w:id="11255" w:author="PR Preview" w:date="2026-01-01T00:00:00Z">
        <w:r>
          <w:delText xml:space="preserve"> </w:delText>
        </w:r>
      </w:del>
      <m:oMath>
        <m:r>
          <m:t>r</m:t>
        </m:r>
      </m:oMath>
      <w:del w:id="11256" w:author="PR Preview" w:date="2026-01-01T00:00:00Z">
        <w:r>
          <w:delText xml:space="preserve">,</w:delText>
        </w:r>
      </w:del>
      <w:del w:id="11257" w:author="PR Preview" w:date="2026-01-01T00:00:00Z">
        <w:r>
          <w:delText xml:space="preserve"> </w:delText>
        </w:r>
      </w:del>
      <w:del w:id="11258" w:author="PR Preview" w:date="2026-01-01T00:00:00Z">
        <w:r>
          <w:delText xml:space="preserve">and</w:delText>
        </w:r>
      </w:del>
      <w:del w:id="11259" w:author="PR Preview" w:date="2026-01-01T00:00:00Z">
        <w:r>
          <w:delText xml:space="preserve"> </w:delText>
        </w:r>
      </w:del>
      <m:oMath>
        <m:sSup>
          <m:e>
            <m:r>
              <m:rPr>
                <m:sty m:val="bi"/>
              </m:rPr>
              <m:t>C</m:t>
            </m:r>
          </m:e>
          <m:sup>
            <m:r>
              <m:rPr>
                <m:sty m:val="p"/>
              </m:rPr>
              <m:t>⊤</m:t>
            </m:r>
          </m:sup>
        </m:sSup>
        <m:r>
          <m:rPr>
            <m:sty m:val="bi"/>
          </m:rPr>
          <m:t>C</m:t>
        </m:r>
      </m:oMath>
      <w:del w:id="11260" w:author="PR Preview" w:date="2026-01-01T00:00:00Z">
        <w:r>
          <w:delText xml:space="preserve"> </w:delText>
        </w:r>
      </w:del>
      <w:del w:id="11261" w:author="PR Preview" w:date="2026-01-01T00:00:00Z">
        <w:r>
          <w:delText xml:space="preserve">and</w:delText>
        </w:r>
      </w:del>
      <w:del w:id="11262" w:author="PR Preview" w:date="2026-01-01T00:00:00Z">
        <w:r>
          <w:delText xml:space="preserve"> </w:delText>
        </w:r>
      </w:del>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del w:id="11263" w:author="PR Preview" w:date="2026-01-01T00:00:00Z">
        <w:r>
          <w:delText xml:space="preserve"> </w:delText>
        </w:r>
      </w:del>
      <w:del w:id="11264" w:author="PR Preview" w:date="2026-01-01T00:00:00Z">
        <w:r>
          <w:delText xml:space="preserve">are invertible (</w:delText>
        </w:r>
      </w:del>
      <w:hyperlink w:anchor="thm-gram-invertible">
        <w:del w:id="11265" w:author="PR Preview" w:date="2026-01-01T00:00:00Z">
          <w:r>
            <w:rPr>
              <w:rStyle w:val="Hyperlink"/>
            </w:rPr>
            <w:delText xml:space="preserve">Theorem 79</w:delText>
          </w:r>
        </w:del>
      </w:hyperlink>
      <w:del w:id="11266" w:author="PR Preview" w:date="2026-01-01T00:00:00Z">
        <w:r>
          <w:delText xml:space="preserve">).</w:delText>
        </w:r>
      </w:del>
      <w:del w:id="11267" w:author="PR Preview" w:date="2026-01-01T00:00:00Z">
        <w:r>
          <w:delText xml:space="preserve"> </w:delText>
        </w:r>
      </w:del>
      <w:del w:id="11268" w:author="PR Preview" w:date="2026-01-01T00:00:00Z">
        <w:r>
          <w:delText xml:space="preserve">They are symmetric:</w:delText>
        </w:r>
      </w:del>
    </w:p>
    <w:p>
      <w:pPr>
        <w:pStyle w:val="FirstParagraph"/>
      </w:pPr>
      <w:ins w:id="11269" w:author="PR Preview" w:date="2026-01-01T00:00:00Z">
        <w:r>
          <w:t xml:space="preserve">So</w:t>
        </w:r>
      </w:ins>
      <w:ins w:id="11270" w:author="PR Preview" w:date="2026-01-01T00:00:00Z">
        <w:r>
          <w:t xml:space="preserve"> </w:t>
        </w:r>
      </w:ins>
      <m:oMath>
        <m:r>
          <m:rPr>
            <m:sty m:val="bi"/>
          </m:rPr>
          <m:t>C</m:t>
        </m:r>
      </m:oMath>
      <w:ins w:id="11271" w:author="PR Preview" w:date="2026-01-01T00:00:00Z">
        <w:r>
          <w:t xml:space="preserve"> </w:t>
        </w:r>
      </w:ins>
      <w:ins w:id="11272" w:author="PR Preview" w:date="2026-01-01T00:00:00Z">
        <w:r>
          <w:t xml:space="preserve">and</w:t>
        </w:r>
      </w:ins>
      <w:ins w:id="11273" w:author="PR Preview" w:date="2026-01-01T00:00:00Z">
        <w:r>
          <w:t xml:space="preserve"> </w:t>
        </w:r>
      </w:ins>
      <m:oMath>
        <m:sSup>
          <m:e>
            <m:r>
              <m:rPr>
                <m:sty m:val="bi"/>
              </m:rPr>
              <m:t>R</m:t>
            </m:r>
          </m:e>
          <m:sup>
            <m:r>
              <m:rPr>
                <m:sty m:val="p"/>
              </m:rPr>
              <m:t>⊤</m:t>
            </m:r>
          </m:sup>
        </m:sSup>
      </m:oMath>
      <w:ins w:id="11274" w:author="PR Preview" w:date="2026-01-01T00:00:00Z">
        <w:r>
          <w:t xml:space="preserve"> </w:t>
        </w:r>
      </w:ins>
      <w:ins w:id="11275" w:author="PR Preview" w:date="2026-01-01T00:00:00Z">
        <w:r>
          <w:t xml:space="preserve">have full column rank</w:t>
        </w:r>
      </w:ins>
      <w:ins w:id="11276" w:author="PR Preview" w:date="2026-01-01T00:00:00Z">
        <w:r>
          <w:t xml:space="preserve"> </w:t>
        </w:r>
      </w:ins>
      <m:oMath>
        <m:r>
          <m:t>r</m:t>
        </m:r>
      </m:oMath>
      <w:ins w:id="11277" w:author="PR Preview" w:date="2026-01-01T00:00:00Z">
        <w:r>
          <w:t xml:space="preserve">,</w:t>
        </w:r>
      </w:ins>
      <w:ins w:id="11278" w:author="PR Preview" w:date="2026-01-01T00:00:00Z">
        <w:r>
          <w:t xml:space="preserve"> </w:t>
        </w:r>
      </w:ins>
      <w:ins w:id="11279" w:author="PR Preview" w:date="2026-01-01T00:00:00Z">
        <w:r>
          <w:t xml:space="preserve">and</w:t>
        </w:r>
      </w:ins>
      <w:ins w:id="11280" w:author="PR Preview" w:date="2026-01-01T00:00:00Z">
        <w:r>
          <w:t xml:space="preserve"> </w:t>
        </w:r>
      </w:ins>
      <m:oMath>
        <m:sSup>
          <m:e>
            <m:r>
              <m:rPr>
                <m:sty m:val="bi"/>
              </m:rPr>
              <m:t>C</m:t>
            </m:r>
          </m:e>
          <m:sup>
            <m:r>
              <m:rPr>
                <m:sty m:val="p"/>
              </m:rPr>
              <m:t>⊤</m:t>
            </m:r>
          </m:sup>
        </m:sSup>
        <m:r>
          <m:rPr>
            <m:sty m:val="bi"/>
          </m:rPr>
          <m:t>C</m:t>
        </m:r>
      </m:oMath>
      <w:ins w:id="11281" w:author="PR Preview" w:date="2026-01-01T00:00:00Z">
        <w:r>
          <w:t xml:space="preserve"> </w:t>
        </w:r>
      </w:ins>
      <w:ins w:id="11282" w:author="PR Preview" w:date="2026-01-01T00:00:00Z">
        <w:r>
          <w:t xml:space="preserve">and</w:t>
        </w:r>
      </w:ins>
      <w:ins w:id="11283" w:author="PR Preview" w:date="2026-01-01T00:00:00Z">
        <w:r>
          <w:t xml:space="preserve"> </w:t>
        </w:r>
      </w:ins>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ins w:id="11284" w:author="PR Preview" w:date="2026-01-01T00:00:00Z">
        <w:r>
          <w:t xml:space="preserve"> </w:t>
        </w:r>
      </w:ins>
      <w:ins w:id="11285" w:author="PR Preview" w:date="2026-01-01T00:00:00Z">
        <w:r>
          <w:t xml:space="preserve">are invertible (</w:t>
        </w:r>
      </w:ins>
      <w:hyperlink w:anchor="thm-gram-invertible">
        <w:ins w:id="11286" w:author="PR Preview" w:date="2026-01-01T00:00:00Z">
          <w:r>
            <w:rPr>
              <w:rStyle w:val="Hyperlink"/>
            </w:rPr>
            <w:t xml:space="preserve">Theorem 81</w:t>
          </w:r>
        </w:ins>
      </w:hyperlink>
      <w:ins w:id="11287" w:author="PR Preview" w:date="2026-01-01T00:00:00Z">
        <w:r>
          <w:t xml:space="preserve">).</w:t>
        </w:r>
      </w:ins>
      <w:ins w:id="11288" w:author="PR Preview" w:date="2026-01-01T00:00:00Z">
        <w:r>
          <w:t xml:space="preserve"> </w:t>
        </w:r>
      </w:ins>
      <w:ins w:id="11289" w:author="PR Preview" w:date="2026-01-01T00:00:00Z">
        <w:r>
          <w:t xml:space="preserve">They are symmetric:</w:t>
        </w:r>
      </w:ins>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30" w:name="exm-moore-penrose-exists"/>
    <w:p>
      <w:pPr>
        <w:pStyle w:val="FirstParagraph"/>
      </w:pPr>
      <w:del w:id="11290" w:author="PR Preview" w:date="2026-01-01T00:00:00Z">
        <w:r>
          <w:rPr>
            <w:b/>
            <w:bCs/>
          </w:rPr>
          <w:delText xml:space="preserve">Example 164 (The Moore-Penrose inverse of a rank-one matrix)</w:delText>
        </w:r>
      </w:del>
      <w:del w:id="11291" w:author="PR Preview" w:date="2026-01-01T00:00:00Z">
        <w:r>
          <w:delText xml:space="preserve"> </w:delText>
        </w:r>
      </w:del>
      <w:del w:id="11292" w:author="PR Preview" w:date="2026-01-01T00:00:00Z">
        <w:r>
          <w:delText xml:space="preserve">For</w:delText>
        </w:r>
      </w:del>
      <w:del w:id="11293" w:author="PR Preview" w:date="2026-01-01T00:00:00Z">
        <w:r>
          <w:delText xml:space="preserve"> </w:delText>
        </w:r>
      </w:del>
      <m:oMath>
        <m:r>
          <m:rPr>
            <m:sty m:val="bi"/>
          </m:rPr>
          <m:t>A</m:t>
        </m:r>
      </m:oMath>
      <w:del w:id="11294" w:author="PR Preview" w:date="2026-01-01T00:00:00Z">
        <w:r>
          <w:delText xml:space="preserve"> </w:delText>
        </w:r>
      </w:del>
      <w:del w:id="11295" w:author="PR Preview" w:date="2026-01-01T00:00:00Z">
        <w:r>
          <w:delText xml:space="preserve">in</w:delText>
        </w:r>
      </w:del>
      <w:del w:id="11296" w:author="PR Preview" w:date="2026-01-01T00:00:00Z">
        <w:r>
          <w:delText xml:space="preserve"> </w:delText>
        </w:r>
      </w:del>
      <w:hyperlink w:anchor="exm-column-space">
        <w:del w:id="11297" w:author="PR Preview" w:date="2026-01-01T00:00:00Z">
          <w:r>
            <w:rPr>
              <w:rStyle w:val="Hyperlink"/>
            </w:rPr>
            <w:delText xml:space="preserve">Example 53</w:delText>
          </w:r>
        </w:del>
      </w:hyperlink>
      <w:del w:id="11298" w:author="PR Preview" w:date="2026-01-01T00:00:00Z">
        <w:r>
          <w:delText xml:space="preserve">, the rank factorization</w:delText>
        </w:r>
      </w:del>
      <w:del w:id="11299"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1300" w:author="PR Preview" w:date="2026-01-01T00:00:00Z">
        <w:r>
          <w:delText xml:space="preserve">,</w:delText>
        </w:r>
      </w:del>
      <w:del w:id="11301"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1302" w:author="PR Preview" w:date="2026-01-01T00:00:00Z">
        <w:r>
          <w:delText xml:space="preserve"> </w:delText>
        </w:r>
      </w:del>
      <w:del w:id="11303" w:author="PR Preview" w:date="2026-01-01T00:00:00Z">
        <w:r>
          <w:delText xml:space="preserve">(</w:delText>
        </w:r>
      </w:del>
      <w:hyperlink w:anchor="exm-rank-factorization">
        <w:del w:id="11304" w:author="PR Preview" w:date="2026-01-01T00:00:00Z">
          <w:r>
            <w:rPr>
              <w:rStyle w:val="Hyperlink"/>
            </w:rPr>
            <w:delText xml:space="preserve">Example 70</w:delText>
          </w:r>
        </w:del>
      </w:hyperlink>
      <w:del w:id="11305" w:author="PR Preview" w:date="2026-01-01T00:00:00Z">
        <w:r>
          <w:delText xml:space="preserve">) gives</w:delText>
        </w:r>
      </w:del>
    </w:p>
    <w:p>
      <w:pPr>
        <w:pStyle w:val="FirstParagraph"/>
      </w:pPr>
      <w:ins w:id="11306" w:author="PR Preview" w:date="2026-01-01T00:00:00Z">
        <w:r>
          <w:rPr>
            <w:b/>
            <w:bCs/>
          </w:rPr>
          <w:t xml:space="preserve">Example 168 (The Moore-Penrose inverse of a rank-one matrix)</w:t>
        </w:r>
      </w:ins>
      <w:ins w:id="11307" w:author="PR Preview" w:date="2026-01-01T00:00:00Z">
        <w:r>
          <w:t xml:space="preserve"> </w:t>
        </w:r>
      </w:ins>
      <w:ins w:id="11308" w:author="PR Preview" w:date="2026-01-01T00:00:00Z">
        <w:r>
          <w:t xml:space="preserve">For</w:t>
        </w:r>
      </w:ins>
      <w:ins w:id="11309" w:author="PR Preview" w:date="2026-01-01T00:00:00Z">
        <w:r>
          <w:t xml:space="preserve"> </w:t>
        </w:r>
      </w:ins>
      <m:oMath>
        <m:r>
          <m:rPr>
            <m:sty m:val="bi"/>
          </m:rPr>
          <m:t>A</m:t>
        </m:r>
      </m:oMath>
      <w:ins w:id="11310" w:author="PR Preview" w:date="2026-01-01T00:00:00Z">
        <w:r>
          <w:t xml:space="preserve"> </w:t>
        </w:r>
      </w:ins>
      <w:ins w:id="11311" w:author="PR Preview" w:date="2026-01-01T00:00:00Z">
        <w:r>
          <w:t xml:space="preserve">in</w:t>
        </w:r>
      </w:ins>
      <w:ins w:id="11312" w:author="PR Preview" w:date="2026-01-01T00:00:00Z">
        <w:r>
          <w:t xml:space="preserve"> </w:t>
        </w:r>
      </w:ins>
      <w:hyperlink w:anchor="exm-column-space">
        <w:ins w:id="11313" w:author="PR Preview" w:date="2026-01-01T00:00:00Z">
          <w:r>
            <w:rPr>
              <w:rStyle w:val="Hyperlink"/>
            </w:rPr>
            <w:t xml:space="preserve">Example 53</w:t>
          </w:r>
        </w:ins>
      </w:hyperlink>
      <w:ins w:id="11314" w:author="PR Preview" w:date="2026-01-01T00:00:00Z">
        <w:r>
          <w:t xml:space="preserve">, the rank factorization</w:t>
        </w:r>
      </w:ins>
      <w:ins w:id="11315"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1316" w:author="PR Preview" w:date="2026-01-01T00:00:00Z">
        <w:r>
          <w:t xml:space="preserve">,</w:t>
        </w:r>
      </w:ins>
      <w:ins w:id="11317"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1318" w:author="PR Preview" w:date="2026-01-01T00:00:00Z">
        <w:r>
          <w:t xml:space="preserve"> </w:t>
        </w:r>
      </w:ins>
      <w:ins w:id="11319" w:author="PR Preview" w:date="2026-01-01T00:00:00Z">
        <w:r>
          <w:t xml:space="preserve">(</w:t>
        </w:r>
      </w:ins>
      <w:hyperlink w:anchor="exm-rank-factorization">
        <w:ins w:id="11320" w:author="PR Preview" w:date="2026-01-01T00:00:00Z">
          <w:r>
            <w:rPr>
              <w:rStyle w:val="Hyperlink"/>
            </w:rPr>
            <w:t xml:space="preserve">Example 71</w:t>
          </w:r>
        </w:ins>
      </w:hyperlink>
      <w:ins w:id="11321" w:author="PR Preview" w:date="2026-01-01T00:00:00Z">
        <w:r>
          <w:t xml:space="preserve">) gives</w:t>
        </w:r>
      </w:ins>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30"/>
    <w:bookmarkStart w:id="531"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31"/>
    <w:bookmarkStart w:id="532" w:name="exm-consistent-system"/>
    <w:p>
      <w:pPr>
        <w:pStyle w:val="BodyText"/>
      </w:pPr>
      <w:del w:id="11322" w:author="PR Preview" w:date="2026-01-01T00:00:00Z">
        <w:r>
          <w:rPr>
            <w:b/>
            <w:bCs/>
          </w:rPr>
          <w:delText xml:space="preserve">Example 165 (A consistent system and an inconsistent one)</w:delText>
        </w:r>
      </w:del>
      <w:del w:id="11323" w:author="PR Preview" w:date="2026-01-01T00:00:00Z">
        <w:r>
          <w:delText xml:space="preserve"> </w:delText>
        </w:r>
      </w:del>
      <w:del w:id="11324" w:author="PR Preview" w:date="2026-01-01T00:00:00Z">
        <w:r>
          <w:delText xml:space="preserve">With</w:delText>
        </w:r>
      </w:del>
      <w:del w:id="113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1326" w:author="PR Preview" w:date="2026-01-01T00:00:00Z">
        <w:r>
          <w:delText xml:space="preserve">,</w:delText>
        </w:r>
      </w:del>
      <w:del w:id="11327" w:author="PR Preview" w:date="2026-01-01T00:00:00Z">
        <w:r>
          <w:delText xml:space="preserve"> </w:delText>
        </w:r>
      </w:del>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del w:id="11328" w:author="PR Preview" w:date="2026-01-01T00:00:00Z">
        <w:r>
          <w:delText xml:space="preserve"> </w:delText>
        </w:r>
      </w:del>
      <w:del w:id="11329" w:author="PR Preview" w:date="2026-01-01T00:00:00Z">
        <w:r>
          <w:delText xml:space="preserve">(</w:delText>
        </w:r>
      </w:del>
      <w:hyperlink w:anchor="def-matvec-mult">
        <w:del w:id="11330" w:author="PR Preview" w:date="2026-01-01T00:00:00Z">
          <w:r>
            <w:rPr>
              <w:rStyle w:val="Hyperlink"/>
            </w:rPr>
            <w:delText xml:space="preserve">Definition 28</w:delText>
          </w:r>
        </w:del>
      </w:hyperlink>
      <w:del w:id="11331" w:author="PR Preview" w:date="2026-01-01T00:00:00Z">
        <w:r>
          <w:delText xml:space="preserve">).</w:delText>
        </w:r>
      </w:del>
    </w:p>
    <w:p>
      <w:pPr>
        <w:pStyle w:val="BodyText"/>
      </w:pPr>
      <w:ins w:id="11332" w:author="PR Preview" w:date="2026-01-01T00:00:00Z">
        <w:r>
          <w:rPr>
            <w:b/>
            <w:bCs/>
          </w:rPr>
          <w:t xml:space="preserve">Example 169 (A consistent system and an inconsistent one)</w:t>
        </w:r>
      </w:ins>
      <w:ins w:id="11333" w:author="PR Preview" w:date="2026-01-01T00:00:00Z">
        <w:r>
          <w:t xml:space="preserve"> </w:t>
        </w:r>
      </w:ins>
      <w:ins w:id="11334" w:author="PR Preview" w:date="2026-01-01T00:00:00Z">
        <w:r>
          <w:t xml:space="preserve">With</w:t>
        </w:r>
      </w:ins>
      <w:ins w:id="11335"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1336" w:author="PR Preview" w:date="2026-01-01T00:00:00Z">
        <w:r>
          <w:t xml:space="preserve">,</w:t>
        </w:r>
      </w:ins>
      <w:ins w:id="11337" w:author="PR Preview" w:date="2026-01-01T00:00:00Z">
        <w:r>
          <w:t xml:space="preserve"> </w:t>
        </w:r>
      </w:ins>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ins w:id="11338" w:author="PR Preview" w:date="2026-01-01T00:00:00Z">
        <w:r>
          <w:t xml:space="preserve"> </w:t>
        </w:r>
      </w:ins>
      <w:ins w:id="11339" w:author="PR Preview" w:date="2026-01-01T00:00:00Z">
        <w:r>
          <w:t xml:space="preserve">(</w:t>
        </w:r>
      </w:ins>
      <w:hyperlink w:anchor="def-matvec-mult">
        <w:ins w:id="11340" w:author="PR Preview" w:date="2026-01-01T00:00:00Z">
          <w:r>
            <w:rPr>
              <w:rStyle w:val="Hyperlink"/>
            </w:rPr>
            <w:t xml:space="preserve">Definition 28</w:t>
          </w:r>
        </w:ins>
      </w:hyperlink>
      <w:ins w:id="11341" w:author="PR Preview" w:date="2026-01-01T00:00:00Z">
        <w:r>
          <w:t xml:space="preserve">).</w:t>
        </w:r>
      </w:ins>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5"/>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32"/>
    <w:bookmarkStart w:id="533" w:name="thm-consistency"/>
    <w:p>
      <w:pPr>
        <w:pStyle w:val="FirstParagraph"/>
      </w:pPr>
      <w:del w:id="11342" w:author="PR Preview" w:date="2026-01-01T00:00:00Z">
        <w:r>
          <w:rPr>
            <w:b/>
            <w:bCs/>
          </w:rPr>
          <w:delText xml:space="preserve">Theorem 90 (When a linear system has a solution)</w:delText>
        </w:r>
      </w:del>
      <w:del w:id="11343" w:author="PR Preview" w:date="2026-01-01T00:00:00Z">
        <w:r>
          <w:delText xml:space="preserve"> </w:delText>
        </w:r>
      </w:del>
      <w:del w:id="11344" w:author="PR Preview" w:date="2026-01-01T00:00:00Z">
        <w:r>
          <w:delText xml:space="preserve">Let</w:delText>
        </w:r>
      </w:del>
      <w:del w:id="11345" w:author="PR Preview" w:date="2026-01-01T00:00:00Z">
        <w:r>
          <w:delText xml:space="preserve"> </w:delText>
        </w:r>
      </w:del>
      <m:oMath>
        <m:r>
          <m:rPr>
            <m:sty m:val="bi"/>
          </m:rPr>
          <m:t>A</m:t>
        </m:r>
      </m:oMath>
      <w:del w:id="11346" w:author="PR Preview" w:date="2026-01-01T00:00:00Z">
        <w:r>
          <w:delText xml:space="preserve"> </w:delText>
        </w:r>
      </w:del>
      <w:del w:id="11347" w:author="PR Preview" w:date="2026-01-01T00:00:00Z">
        <w:r>
          <w:delText xml:space="preserve">be</w:delText>
        </w:r>
      </w:del>
      <w:del w:id="11348" w:author="PR Preview" w:date="2026-01-01T00:00:00Z">
        <w:r>
          <w:delText xml:space="preserve"> </w:delText>
        </w:r>
      </w:del>
      <m:oMath>
        <m:r>
          <m:t>m</m:t>
        </m:r>
        <m:r>
          <m:rPr>
            <m:sty m:val="p"/>
          </m:rPr>
          <m:t>×</m:t>
        </m:r>
        <m:r>
          <m:t>n</m:t>
        </m:r>
      </m:oMath>
      <w:del w:id="11349" w:author="PR Preview" w:date="2026-01-01T00:00:00Z">
        <w:r>
          <w:delText xml:space="preserve">, let</w:delText>
        </w:r>
      </w:del>
      <w:del w:id="11350"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1351" w:author="PR Preview" w:date="2026-01-01T00:00:00Z">
        <w:r>
          <w:delText xml:space="preserve">,</w:delText>
        </w:r>
      </w:del>
      <w:del w:id="11352" w:author="PR Preview" w:date="2026-01-01T00:00:00Z">
        <w:r>
          <w:delText xml:space="preserve"> </w:delText>
        </w:r>
      </w:del>
      <w:del w:id="11353" w:author="PR Preview" w:date="2026-01-01T00:00:00Z">
        <w:r>
          <w:delText xml:space="preserve">and let</w:delText>
        </w:r>
      </w:del>
      <w:del w:id="11354" w:author="PR Preview" w:date="2026-01-01T00:00:00Z">
        <w:r>
          <w:delText xml:space="preserve"> </w:delText>
        </w:r>
      </w:del>
      <m:oMath>
        <m:r>
          <m:rPr>
            <m:sty m:val="bi"/>
          </m:rPr>
          <m:t>G</m:t>
        </m:r>
      </m:oMath>
      <w:del w:id="11355" w:author="PR Preview" w:date="2026-01-01T00:00:00Z">
        <w:r>
          <w:delText xml:space="preserve"> </w:delText>
        </w:r>
      </w:del>
      <w:del w:id="11356" w:author="PR Preview" w:date="2026-01-01T00:00:00Z">
        <w:r>
          <w:delText xml:space="preserve">be any generalized inverse of</w:delText>
        </w:r>
      </w:del>
      <w:del w:id="11357" w:author="PR Preview" w:date="2026-01-01T00:00:00Z">
        <w:r>
          <w:delText xml:space="preserve"> </w:delText>
        </w:r>
      </w:del>
      <m:oMath>
        <m:r>
          <m:rPr>
            <m:sty m:val="bi"/>
          </m:rPr>
          <m:t>A</m:t>
        </m:r>
      </m:oMath>
      <w:del w:id="11358" w:author="PR Preview" w:date="2026-01-01T00:00:00Z">
        <w:r>
          <w:delText xml:space="preserve"> </w:delText>
        </w:r>
      </w:del>
      <w:del w:id="11359" w:author="PR Preview" w:date="2026-01-01T00:00:00Z">
        <w:r>
          <w:delText xml:space="preserve">(</w:delText>
        </w:r>
      </w:del>
      <w:hyperlink w:anchor="def-generalized-inverse">
        <w:del w:id="11360" w:author="PR Preview" w:date="2026-01-01T00:00:00Z">
          <w:r>
            <w:rPr>
              <w:rStyle w:val="Hyperlink"/>
            </w:rPr>
            <w:delText xml:space="preserve">Definition 92</w:delText>
          </w:r>
        </w:del>
      </w:hyperlink>
      <w:del w:id="11361" w:author="PR Preview" w:date="2026-01-01T00:00:00Z">
        <w:r>
          <w:delText xml:space="preserve">).</w:delText>
        </w:r>
      </w:del>
      <w:del w:id="11362" w:author="PR Preview" w:date="2026-01-01T00:00:00Z">
        <w:r>
          <w:delText xml:space="preserve"> </w:delText>
        </w:r>
      </w:del>
      <w:del w:id="11363" w:author="PR Preview" w:date="2026-01-01T00:00:00Z">
        <w:r>
          <w:delText xml:space="preserve">The following statements are equivalent:</w:delText>
        </w:r>
      </w:del>
    </w:p>
    <w:p>
      <w:pPr>
        <w:pStyle w:val="FirstParagraph"/>
      </w:pPr>
      <w:ins w:id="11364" w:author="PR Preview" w:date="2026-01-01T00:00:00Z">
        <w:r>
          <w:rPr>
            <w:b/>
            <w:bCs/>
          </w:rPr>
          <w:t xml:space="preserve">Theorem 93 (When a linear system has a solution)</w:t>
        </w:r>
      </w:ins>
      <w:ins w:id="11365" w:author="PR Preview" w:date="2026-01-01T00:00:00Z">
        <w:r>
          <w:t xml:space="preserve"> </w:t>
        </w:r>
      </w:ins>
      <w:ins w:id="11366" w:author="PR Preview" w:date="2026-01-01T00:00:00Z">
        <w:r>
          <w:t xml:space="preserve">Let</w:t>
        </w:r>
      </w:ins>
      <w:ins w:id="11367" w:author="PR Preview" w:date="2026-01-01T00:00:00Z">
        <w:r>
          <w:t xml:space="preserve"> </w:t>
        </w:r>
      </w:ins>
      <m:oMath>
        <m:r>
          <m:rPr>
            <m:sty m:val="bi"/>
          </m:rPr>
          <m:t>A</m:t>
        </m:r>
      </m:oMath>
      <w:ins w:id="11368" w:author="PR Preview" w:date="2026-01-01T00:00:00Z">
        <w:r>
          <w:t xml:space="preserve"> </w:t>
        </w:r>
      </w:ins>
      <w:ins w:id="11369" w:author="PR Preview" w:date="2026-01-01T00:00:00Z">
        <w:r>
          <w:t xml:space="preserve">be</w:t>
        </w:r>
      </w:ins>
      <w:ins w:id="11370" w:author="PR Preview" w:date="2026-01-01T00:00:00Z">
        <w:r>
          <w:t xml:space="preserve"> </w:t>
        </w:r>
      </w:ins>
      <m:oMath>
        <m:r>
          <m:t>m</m:t>
        </m:r>
        <m:r>
          <m:rPr>
            <m:sty m:val="p"/>
          </m:rPr>
          <m:t>×</m:t>
        </m:r>
        <m:r>
          <m:t>n</m:t>
        </m:r>
      </m:oMath>
      <w:ins w:id="11371" w:author="PR Preview" w:date="2026-01-01T00:00:00Z">
        <w:r>
          <w:t xml:space="preserve">, let</w:t>
        </w:r>
      </w:ins>
      <w:ins w:id="11372" w:author="PR Preview" w:date="2026-01-01T00:00:00Z">
        <w:r>
          <w:t xml:space="preserve"> </w:t>
        </w:r>
      </w:ins>
      <m:oMath>
        <m:acc>
          <m:accPr>
            <m:chr m:val="̃"/>
          </m:accPr>
          <m:e>
            <m:r>
              <m:t>b</m:t>
            </m:r>
          </m:e>
        </m:acc>
        <m:r>
          <m:rPr>
            <m:sty m:val="p"/>
          </m:rPr>
          <m:t>∈</m:t>
        </m:r>
        <m:sSup>
          <m:e>
            <m:r>
              <m:rPr>
                <m:scr m:val="double-struck"/>
                <m:sty m:val="p"/>
              </m:rPr>
              <m:t>R</m:t>
            </m:r>
          </m:e>
          <m:sup>
            <m:r>
              <m:t>m</m:t>
            </m:r>
          </m:sup>
        </m:sSup>
      </m:oMath>
      <w:ins w:id="11373" w:author="PR Preview" w:date="2026-01-01T00:00:00Z">
        <w:r>
          <w:t xml:space="preserve">,</w:t>
        </w:r>
      </w:ins>
      <w:ins w:id="11374" w:author="PR Preview" w:date="2026-01-01T00:00:00Z">
        <w:r>
          <w:t xml:space="preserve"> </w:t>
        </w:r>
      </w:ins>
      <w:ins w:id="11375" w:author="PR Preview" w:date="2026-01-01T00:00:00Z">
        <w:r>
          <w:t xml:space="preserve">and let</w:t>
        </w:r>
      </w:ins>
      <w:ins w:id="11376" w:author="PR Preview" w:date="2026-01-01T00:00:00Z">
        <w:r>
          <w:t xml:space="preserve"> </w:t>
        </w:r>
      </w:ins>
      <m:oMath>
        <m:r>
          <m:rPr>
            <m:sty m:val="bi"/>
          </m:rPr>
          <m:t>G</m:t>
        </m:r>
      </m:oMath>
      <w:ins w:id="11377" w:author="PR Preview" w:date="2026-01-01T00:00:00Z">
        <w:r>
          <w:t xml:space="preserve"> </w:t>
        </w:r>
      </w:ins>
      <w:ins w:id="11378" w:author="PR Preview" w:date="2026-01-01T00:00:00Z">
        <w:r>
          <w:t xml:space="preserve">be any generalized inverse of</w:t>
        </w:r>
      </w:ins>
      <w:ins w:id="11379" w:author="PR Preview" w:date="2026-01-01T00:00:00Z">
        <w:r>
          <w:t xml:space="preserve"> </w:t>
        </w:r>
      </w:ins>
      <m:oMath>
        <m:r>
          <m:rPr>
            <m:sty m:val="bi"/>
          </m:rPr>
          <m:t>A</m:t>
        </m:r>
      </m:oMath>
      <w:ins w:id="11380" w:author="PR Preview" w:date="2026-01-01T00:00:00Z">
        <w:r>
          <w:t xml:space="preserve"> </w:t>
        </w:r>
      </w:ins>
      <w:ins w:id="11381" w:author="PR Preview" w:date="2026-01-01T00:00:00Z">
        <w:r>
          <w:t xml:space="preserve">(</w:t>
        </w:r>
      </w:ins>
      <w:hyperlink w:anchor="def-generalized-inverse">
        <w:ins w:id="11382" w:author="PR Preview" w:date="2026-01-01T00:00:00Z">
          <w:r>
            <w:rPr>
              <w:rStyle w:val="Hyperlink"/>
            </w:rPr>
            <w:t xml:space="preserve">Definition 92</w:t>
          </w:r>
        </w:ins>
      </w:hyperlink>
      <w:ins w:id="11383" w:author="PR Preview" w:date="2026-01-01T00:00:00Z">
        <w:r>
          <w:t xml:space="preserve">).</w:t>
        </w:r>
      </w:ins>
      <w:ins w:id="11384" w:author="PR Preview" w:date="2026-01-01T00:00:00Z">
        <w:r>
          <w:t xml:space="preserve"> </w:t>
        </w:r>
      </w:ins>
      <w:ins w:id="11385" w:author="PR Preview" w:date="2026-01-01T00:00:00Z">
        <w:r>
          <w:t xml:space="preserve">The following statements are equivalent:</w:t>
        </w:r>
      </w:ins>
    </w:p>
    <w:p>
      <w:pPr>
        <w:pStyle w:val="Compact"/>
        <w:numPr>
          <w:ilvl w:val="0"/>
          <w:numId w:val="1086"/>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6"/>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6"/>
        </w:numPr>
      </w:pPr>
      <m:oMath>
        <m:r>
          <m:rPr>
            <m:sty m:val="bi"/>
          </m:rPr>
          <m:t>A</m:t>
        </m:r>
        <m:r>
          <m:rPr>
            <m:sty m:val="bi"/>
          </m:rPr>
          <m:t>G</m:t>
        </m:r>
        <m:acc>
          <m:accPr>
            <m:chr m:val="̃"/>
          </m:accPr>
          <m:e>
            <m:r>
              <m:t>b</m:t>
            </m:r>
          </m:e>
        </m:acc>
        <m:r>
          <m:rPr>
            <m:sty m:val="p"/>
          </m:rPr>
          <m:t>=</m:t>
        </m:r>
        <m:acc>
          <m:accPr>
            <m:chr m:val="̃"/>
          </m:accPr>
          <m:e>
            <m:r>
              <m:t>b</m:t>
            </m:r>
          </m:e>
        </m:acc>
      </m:oMath>
      <w:r>
        <w:t xml:space="preserve">.</w:t>
      </w:r>
    </w:p>
    <w:bookmarkEnd w:id="533"/>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del w:id="11386" w:author="PR Preview" w:date="2026-01-01T00:00:00Z">
        <w:r>
          <w:rPr>
            <w:b/>
            <w:bCs/>
          </w:rPr>
          <w:delText xml:space="preserve">1 implies 3.</w:delText>
        </w:r>
      </w:del>
      <w:del w:id="11387" w:author="PR Preview" w:date="2026-01-01T00:00:00Z">
        <w:r>
          <w:delText xml:space="preserve"> </w:delText>
        </w:r>
      </w:del>
      <w:del w:id="11388" w:author="PR Preview" w:date="2026-01-01T00:00:00Z">
        <w:r>
          <w:delText xml:space="preserve">By</w:delText>
        </w:r>
      </w:del>
      <w:del w:id="11389" w:author="PR Preview" w:date="2026-01-01T00:00:00Z">
        <w:r>
          <w:delText xml:space="preserve"> </w:delText>
        </w:r>
      </w:del>
      <w:hyperlink w:anchor="thm-generalized-inverse-solves">
        <w:del w:id="11390" w:author="PR Preview" w:date="2026-01-01T00:00:00Z">
          <w:r>
            <w:rPr>
              <w:rStyle w:val="Hyperlink"/>
            </w:rPr>
            <w:delText xml:space="preserve">Theorem 87</w:delText>
          </w:r>
        </w:del>
      </w:hyperlink>
      <w:del w:id="11391" w:author="PR Preview" w:date="2026-01-01T00:00:00Z">
        <w:r>
          <w:delText xml:space="preserve">,</w:delText>
        </w:r>
      </w:del>
      <w:del w:id="11392" w:author="PR Preview" w:date="2026-01-01T00:00:00Z">
        <w:r>
          <w:delText xml:space="preserve"> </w:delText>
        </w:r>
      </w:del>
      <m:oMath>
        <m:r>
          <m:rPr>
            <m:sty m:val="bi"/>
          </m:rPr>
          <m:t>G</m:t>
        </m:r>
        <m:acc>
          <m:accPr>
            <m:chr m:val="̃"/>
          </m:accPr>
          <m:e>
            <m:r>
              <m:t>b</m:t>
            </m:r>
          </m:e>
        </m:acc>
      </m:oMath>
      <w:del w:id="11393" w:author="PR Preview" w:date="2026-01-01T00:00:00Z">
        <w:r>
          <w:delText xml:space="preserve"> </w:delText>
        </w:r>
      </w:del>
      <w:del w:id="11394" w:author="PR Preview" w:date="2026-01-01T00:00:00Z">
        <w:r>
          <w:delText xml:space="preserve">is a solution,</w:delText>
        </w:r>
      </w:del>
      <w:del w:id="11395" w:author="PR Preview" w:date="2026-01-01T00:00:00Z">
        <w:r>
          <w:delText xml:space="preserve"> </w:delText>
        </w:r>
      </w:del>
      <w:del w:id="11396" w:author="PR Preview" w:date="2026-01-01T00:00:00Z">
        <w:r>
          <w:delText xml:space="preserve">so</w:delText>
        </w:r>
      </w:del>
      <w:del w:id="11397" w:author="PR Preview" w:date="2026-01-01T00:00:00Z">
        <w:r>
          <w:delText xml:space="preserve"> </w:delText>
        </w:r>
      </w:del>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del w:id="11398" w:author="PR Preview" w:date="2026-01-01T00:00:00Z">
        <w:r>
          <w:delText xml:space="preserve">,</w:delText>
        </w:r>
      </w:del>
      <w:del w:id="11399" w:author="PR Preview" w:date="2026-01-01T00:00:00Z">
        <w:r>
          <w:delText xml:space="preserve"> </w:delText>
        </w:r>
      </w:del>
      <w:del w:id="11400" w:author="PR Preview" w:date="2026-01-01T00:00:00Z">
        <w:r>
          <w:delText xml:space="preserve">which is statement 3 (</w:delText>
        </w:r>
      </w:del>
      <w:hyperlink w:anchor="thm-matmul-assoc">
        <w:del w:id="11401" w:author="PR Preview" w:date="2026-01-01T00:00:00Z">
          <w:r>
            <w:rPr>
              <w:rStyle w:val="Hyperlink"/>
            </w:rPr>
            <w:delText xml:space="preserve">Theorem 8</w:delText>
          </w:r>
        </w:del>
      </w:hyperlink>
      <w:del w:id="11402" w:author="PR Preview" w:date="2026-01-01T00:00:00Z">
        <w:r>
          <w:delText xml:space="preserve">).</w:delText>
        </w:r>
      </w:del>
    </w:p>
    <w:p>
      <w:pPr>
        <w:pStyle w:val="BodyText"/>
      </w:pPr>
      <w:ins w:id="11403" w:author="PR Preview" w:date="2026-01-01T00:00:00Z">
        <w:r>
          <w:rPr>
            <w:b/>
            <w:bCs/>
          </w:rPr>
          <w:t xml:space="preserve">1 implies 3.</w:t>
        </w:r>
      </w:ins>
      <w:ins w:id="11404" w:author="PR Preview" w:date="2026-01-01T00:00:00Z">
        <w:r>
          <w:t xml:space="preserve"> </w:t>
        </w:r>
      </w:ins>
      <w:ins w:id="11405" w:author="PR Preview" w:date="2026-01-01T00:00:00Z">
        <w:r>
          <w:t xml:space="preserve">By</w:t>
        </w:r>
      </w:ins>
      <w:ins w:id="11406" w:author="PR Preview" w:date="2026-01-01T00:00:00Z">
        <w:r>
          <w:t xml:space="preserve"> </w:t>
        </w:r>
      </w:ins>
      <w:hyperlink w:anchor="thm-generalized-inverse-solves">
        <w:ins w:id="11407" w:author="PR Preview" w:date="2026-01-01T00:00:00Z">
          <w:r>
            <w:rPr>
              <w:rStyle w:val="Hyperlink"/>
            </w:rPr>
            <w:t xml:space="preserve">Theorem 89</w:t>
          </w:r>
        </w:ins>
      </w:hyperlink>
      <w:ins w:id="11408" w:author="PR Preview" w:date="2026-01-01T00:00:00Z">
        <w:r>
          <w:t xml:space="preserve">,</w:t>
        </w:r>
      </w:ins>
      <w:ins w:id="11409" w:author="PR Preview" w:date="2026-01-01T00:00:00Z">
        <w:r>
          <w:t xml:space="preserve"> </w:t>
        </w:r>
      </w:ins>
      <m:oMath>
        <m:r>
          <m:rPr>
            <m:sty m:val="bi"/>
          </m:rPr>
          <m:t>G</m:t>
        </m:r>
        <m:acc>
          <m:accPr>
            <m:chr m:val="̃"/>
          </m:accPr>
          <m:e>
            <m:r>
              <m:t>b</m:t>
            </m:r>
          </m:e>
        </m:acc>
      </m:oMath>
      <w:ins w:id="11410" w:author="PR Preview" w:date="2026-01-01T00:00:00Z">
        <w:r>
          <w:t xml:space="preserve"> </w:t>
        </w:r>
      </w:ins>
      <w:ins w:id="11411" w:author="PR Preview" w:date="2026-01-01T00:00:00Z">
        <w:r>
          <w:t xml:space="preserve">is a solution,</w:t>
        </w:r>
      </w:ins>
      <w:ins w:id="11412" w:author="PR Preview" w:date="2026-01-01T00:00:00Z">
        <w:r>
          <w:t xml:space="preserve"> </w:t>
        </w:r>
      </w:ins>
      <w:ins w:id="11413" w:author="PR Preview" w:date="2026-01-01T00:00:00Z">
        <w:r>
          <w:t xml:space="preserve">so</w:t>
        </w:r>
      </w:ins>
      <w:ins w:id="11414" w:author="PR Preview" w:date="2026-01-01T00:00:00Z">
        <w:r>
          <w:t xml:space="preserve"> </w:t>
        </w:r>
      </w:ins>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ins w:id="11415" w:author="PR Preview" w:date="2026-01-01T00:00:00Z">
        <w:r>
          <w:t xml:space="preserve">,</w:t>
        </w:r>
      </w:ins>
      <w:ins w:id="11416" w:author="PR Preview" w:date="2026-01-01T00:00:00Z">
        <w:r>
          <w:t xml:space="preserve"> </w:t>
        </w:r>
      </w:ins>
      <w:ins w:id="11417" w:author="PR Preview" w:date="2026-01-01T00:00:00Z">
        <w:r>
          <w:t xml:space="preserve">which is statement 3 (</w:t>
        </w:r>
      </w:ins>
      <w:hyperlink w:anchor="thm-matmul-assoc">
        <w:ins w:id="11418" w:author="PR Preview" w:date="2026-01-01T00:00:00Z">
          <w:r>
            <w:rPr>
              <w:rStyle w:val="Hyperlink"/>
            </w:rPr>
            <w:t xml:space="preserve">Theorem 8</w:t>
          </w:r>
        </w:ins>
      </w:hyperlink>
      <w:ins w:id="11419" w:author="PR Preview" w:date="2026-01-01T00:00:00Z">
        <w:r>
          <w:t xml:space="preserve">).</w:t>
        </w:r>
      </w:ins>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34" w:name="exm-consistency"/>
    <w:p>
      <w:pPr>
        <w:pStyle w:val="BodyText"/>
      </w:pPr>
      <w:del w:id="11420" w:author="PR Preview" w:date="2026-01-01T00:00:00Z">
        <w:r>
          <w:rPr>
            <w:b/>
            <w:bCs/>
          </w:rPr>
          <w:delText xml:space="preserve">Example 166 (Testing consistency with a generalized inverse)</w:delText>
        </w:r>
      </w:del>
      <w:del w:id="11421" w:author="PR Preview" w:date="2026-01-01T00:00:00Z">
        <w:r>
          <w:delText xml:space="preserve"> </w:delText>
        </w:r>
      </w:del>
      <w:del w:id="11422" w:author="PR Preview" w:date="2026-01-01T00:00:00Z">
        <w:r>
          <w:delText xml:space="preserve">For</w:delText>
        </w:r>
      </w:del>
      <w:del w:id="1142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1424" w:author="PR Preview" w:date="2026-01-01T00:00:00Z">
        <w:r>
          <w:delText xml:space="preserve"> </w:delText>
        </w:r>
      </w:del>
      <w:del w:id="11425" w:author="PR Preview" w:date="2026-01-01T00:00:00Z">
        <w:r>
          <w:delText xml:space="preserve">and the generalized inverse</w:delText>
        </w:r>
      </w:del>
      <w:del w:id="1142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1427" w:author="PR Preview" w:date="2026-01-01T00:00:00Z">
        <w:r>
          <w:delText xml:space="preserve">,</w:delText>
        </w:r>
      </w:del>
      <w:del w:id="11428" w:author="PR Preview" w:date="2026-01-01T00:00:00Z">
        <w:r>
          <w:delText xml:space="preserve"> </w:delText>
        </w:r>
      </w:del>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del w:id="11429" w:author="PR Preview" w:date="2026-01-01T00:00:00Z">
        <w:r>
          <w:delText xml:space="preserve">.</w:delText>
        </w:r>
      </w:del>
    </w:p>
    <w:p>
      <w:pPr>
        <w:pStyle w:val="BodyText"/>
      </w:pPr>
      <w:ins w:id="11430" w:author="PR Preview" w:date="2026-01-01T00:00:00Z">
        <w:r>
          <w:rPr>
            <w:b/>
            <w:bCs/>
          </w:rPr>
          <w:t xml:space="preserve">Example 170 (Testing consistency with a generalized inverse)</w:t>
        </w:r>
      </w:ins>
      <w:ins w:id="11431" w:author="PR Preview" w:date="2026-01-01T00:00:00Z">
        <w:r>
          <w:t xml:space="preserve"> </w:t>
        </w:r>
      </w:ins>
      <w:ins w:id="11432" w:author="PR Preview" w:date="2026-01-01T00:00:00Z">
        <w:r>
          <w:t xml:space="preserve">For</w:t>
        </w:r>
      </w:ins>
      <w:ins w:id="1143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1434" w:author="PR Preview" w:date="2026-01-01T00:00:00Z">
        <w:r>
          <w:t xml:space="preserve"> </w:t>
        </w:r>
      </w:ins>
      <w:ins w:id="11435" w:author="PR Preview" w:date="2026-01-01T00:00:00Z">
        <w:r>
          <w:t xml:space="preserve">and the generalized inverse</w:t>
        </w:r>
      </w:ins>
      <w:ins w:id="1143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1437" w:author="PR Preview" w:date="2026-01-01T00:00:00Z">
        <w:r>
          <w:t xml:space="preserve">,</w:t>
        </w:r>
      </w:ins>
      <w:ins w:id="11438" w:author="PR Preview" w:date="2026-01-01T00:00:00Z">
        <w:r>
          <w:t xml:space="preserve"> </w:t>
        </w:r>
      </w:ins>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ins w:id="11439" w:author="PR Preview" w:date="2026-01-01T00:00:00Z">
        <w:r>
          <w:t xml:space="preserve">.</w:t>
        </w:r>
      </w:ins>
    </w:p>
    <w:p>
      <w:pPr>
        <w:numPr>
          <w:ilvl w:val="0"/>
          <w:numId w:val="1087"/>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del w:id="11440" w:author="PR Preview" w:date="2026-01-01T00:00:00Z">
        <w:r>
          <w:delText xml:space="preserve">:</w:delText>
        </w:r>
      </w:del>
      <w:del w:id="11441" w:author="PR Preview" w:date="2026-01-01T00:00:00Z">
        <w:r>
          <w:delText xml:space="preserve"> </w:delText>
        </w:r>
      </w:del>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del w:id="11442" w:author="PR Preview" w:date="2026-01-01T00:00:00Z">
        <w:r>
          <w:delText xml:space="preserve">, so it is not,</w:delText>
        </w:r>
      </w:del>
      <w:del w:id="11443" w:author="PR Preview" w:date="2026-01-01T00:00:00Z">
        <w:r>
          <w:delText xml:space="preserve"> </w:delText>
        </w:r>
      </w:del>
      <w:del w:id="11444" w:author="PR Preview" w:date="2026-01-01T00:00:00Z">
        <w:r>
          <w:delText xml:space="preserve">as</w:delText>
        </w:r>
      </w:del>
      <w:del w:id="11445" w:author="PR Preview" w:date="2026-01-01T00:00:00Z">
        <w:r>
          <w:delText xml:space="preserve"> </w:delText>
        </w:r>
      </w:del>
      <w:hyperlink w:anchor="exm-generalized-inverse-solves">
        <w:del w:id="11446" w:author="PR Preview" w:date="2026-01-01T00:00:00Z">
          <w:r>
            <w:rPr>
              <w:rStyle w:val="Hyperlink"/>
            </w:rPr>
            <w:delText xml:space="preserve">Example 161</w:delText>
          </w:r>
        </w:del>
      </w:hyperlink>
      <w:del w:id="11447" w:author="PR Preview" w:date="2026-01-01T00:00:00Z">
        <w:r>
          <w:delText xml:space="preserve"> </w:delText>
        </w:r>
      </w:del>
      <w:del w:id="11448" w:author="PR Preview" w:date="2026-01-01T00:00:00Z">
        <w:r>
          <w:delText xml:space="preserve">found directly.</w:delText>
        </w:r>
      </w:del>
    </w:p>
    <w:p>
      <w:pPr>
        <w:pStyle w:val="FirstParagraph"/>
      </w:pPr>
      <w:del w:id="11449" w:author="PR Preview" w:date="2026-01-01T00:00:00Z">
        <w:r>
          <w:rPr>
            <w:b/>
            <w:bCs/>
          </w:rPr>
          <w:delText xml:space="preserve">Theorem 91 (All solutions of a linear system)</w:delText>
        </w:r>
      </w:del>
      <w:del w:id="11450" w:author="PR Preview" w:date="2026-01-01T00:00:00Z">
        <w:r>
          <w:delText xml:space="preserve"> </w:delText>
        </w:r>
      </w:del>
      <w:del w:id="11451" w:author="PR Preview" w:date="2026-01-01T00:00:00Z">
        <w:r>
          <w:delText xml:space="preserve">Let</w:delText>
        </w:r>
      </w:del>
      <w:del w:id="11452" w:author="PR Preview" w:date="2026-01-01T00:00:00Z">
        <w:r>
          <w:delText xml:space="preserve"> </w:delText>
        </w:r>
      </w:del>
      <m:oMath>
        <m:r>
          <m:rPr>
            <m:sty m:val="bi"/>
          </m:rPr>
          <m:t>A</m:t>
        </m:r>
      </m:oMath>
      <w:del w:id="11453" w:author="PR Preview" w:date="2026-01-01T00:00:00Z">
        <w:r>
          <w:delText xml:space="preserve"> </w:delText>
        </w:r>
      </w:del>
      <w:del w:id="11454" w:author="PR Preview" w:date="2026-01-01T00:00:00Z">
        <w:r>
          <w:delText xml:space="preserve">be</w:delText>
        </w:r>
      </w:del>
      <w:del w:id="11455" w:author="PR Preview" w:date="2026-01-01T00:00:00Z">
        <w:r>
          <w:delText xml:space="preserve"> </w:delText>
        </w:r>
      </w:del>
      <m:oMath>
        <m:r>
          <m:t>m</m:t>
        </m:r>
        <m:r>
          <m:rPr>
            <m:sty m:val="p"/>
          </m:rPr>
          <m:t>×</m:t>
        </m:r>
        <m:r>
          <m:t>n</m:t>
        </m:r>
      </m:oMath>
      <w:del w:id="11456" w:author="PR Preview" w:date="2026-01-01T00:00:00Z">
        <w:r>
          <w:delText xml:space="preserve"> </w:delText>
        </w:r>
      </w:del>
      <w:del w:id="11457" w:author="PR Preview" w:date="2026-01-01T00:00:00Z">
        <w:r>
          <w:delText xml:space="preserve">with a generalized inverse</w:delText>
        </w:r>
      </w:del>
      <w:del w:id="11458" w:author="PR Preview" w:date="2026-01-01T00:00:00Z">
        <w:r>
          <w:delText xml:space="preserve"> </w:delText>
        </w:r>
      </w:del>
      <m:oMath>
        <m:r>
          <m:rPr>
            <m:sty m:val="bi"/>
          </m:rPr>
          <m:t>G</m:t>
        </m:r>
      </m:oMath>
      <w:del w:id="11459" w:author="PR Preview" w:date="2026-01-01T00:00:00Z">
        <w:r>
          <w:delText xml:space="preserve"> </w:delText>
        </w:r>
      </w:del>
      <w:del w:id="11460" w:author="PR Preview" w:date="2026-01-01T00:00:00Z">
        <w:r>
          <w:delText xml:space="preserve">(</w:delText>
        </w:r>
      </w:del>
      <w:hyperlink w:anchor="def-generalized-inverse">
        <w:del w:id="11461" w:author="PR Preview" w:date="2026-01-01T00:00:00Z">
          <w:r>
            <w:rPr>
              <w:rStyle w:val="Hyperlink"/>
            </w:rPr>
            <w:delText xml:space="preserve">Definition 92</w:delText>
          </w:r>
        </w:del>
      </w:hyperlink>
      <w:del w:id="11462" w:author="PR Preview" w:date="2026-01-01T00:00:00Z">
        <w:r>
          <w:delText xml:space="preserve">).</w:delText>
        </w:r>
      </w:del>
    </w:p>
    <w:p>
      <w:pPr>
        <w:numPr>
          <w:ilvl w:val="0"/>
          <w:numId w:val="1087"/>
        </w:numPr>
      </w:pPr>
      <m:oMath>
        <m:acc>
          <m:accPr>
            <m:chr m:val="̃"/>
          </m:accPr>
          <m:e>
            <m:r>
              <m:t>b</m:t>
            </m:r>
          </m:e>
        </m:acc>
        <m:r>
          <m:rPr>
            <m:sty m:val="p"/>
          </m:rPr>
          <m:t>=</m:t>
        </m:r>
        <m:r>
          <m:rPr>
            <m:sty m:val="p"/>
          </m:rPr>
          <m:t>(</m:t>
        </m:r>
        <m:r>
          <m:t>2</m:t>
        </m:r>
        <m:r>
          <m:rPr>
            <m:sty m:val="p"/>
          </m:rPr>
          <m:t>,</m:t>
        </m:r>
        <m:r>
          <m:t>1</m:t>
        </m:r>
        <m:r>
          <m:rPr>
            <m:sty m:val="p"/>
          </m:rPr>
          <m:t>)</m:t>
        </m:r>
      </m:oMath>
      <w:ins w:id="11463" w:author="PR Preview" w:date="2026-01-01T00:00:00Z">
        <w:r>
          <w:t xml:space="preserve">:</w:t>
        </w:r>
      </w:ins>
      <w:ins w:id="11464" w:author="PR Preview" w:date="2026-01-01T00:00:00Z">
        <w:r>
          <w:t xml:space="preserve"> </w:t>
        </w:r>
      </w:ins>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ins w:id="11465" w:author="PR Preview" w:date="2026-01-01T00:00:00Z">
        <w:r>
          <w:t xml:space="preserve">, so it is not,</w:t>
        </w:r>
      </w:ins>
      <w:ins w:id="11466" w:author="PR Preview" w:date="2026-01-01T00:00:00Z">
        <w:r>
          <w:t xml:space="preserve"> </w:t>
        </w:r>
      </w:ins>
      <w:ins w:id="11467" w:author="PR Preview" w:date="2026-01-01T00:00:00Z">
        <w:r>
          <w:t xml:space="preserve">as</w:t>
        </w:r>
      </w:ins>
      <w:ins w:id="11468" w:author="PR Preview" w:date="2026-01-01T00:00:00Z">
        <w:r>
          <w:t xml:space="preserve"> </w:t>
        </w:r>
      </w:ins>
      <w:hyperlink w:anchor="exm-generalized-inverse-solves">
        <w:ins w:id="11469" w:author="PR Preview" w:date="2026-01-01T00:00:00Z">
          <w:r>
            <w:rPr>
              <w:rStyle w:val="Hyperlink"/>
            </w:rPr>
            <w:t xml:space="preserve">Example 164</w:t>
          </w:r>
        </w:ins>
      </w:hyperlink>
      <w:ins w:id="11470" w:author="PR Preview" w:date="2026-01-01T00:00:00Z">
        <w:r>
          <w:t xml:space="preserve"> </w:t>
        </w:r>
      </w:ins>
      <w:ins w:id="11471" w:author="PR Preview" w:date="2026-01-01T00:00:00Z">
        <w:r>
          <w:t xml:space="preserve">found directly.</w:t>
        </w:r>
      </w:ins>
    </w:p>
    <w:bookmarkEnd w:id="534"/>
    <w:bookmarkStart w:id="535" w:name="thm-solution-set"/>
    <w:p>
      <w:pPr>
        <w:pStyle w:val="FirstParagraph"/>
      </w:pPr>
      <w:ins w:id="11472" w:author="PR Preview" w:date="2026-01-01T00:00:00Z">
        <w:r>
          <w:rPr>
            <w:b/>
            <w:bCs/>
          </w:rPr>
          <w:t xml:space="preserve">Theorem 94 (All solutions of a linear system)</w:t>
        </w:r>
      </w:ins>
      <w:ins w:id="11473" w:author="PR Preview" w:date="2026-01-01T00:00:00Z">
        <w:r>
          <w:t xml:space="preserve"> </w:t>
        </w:r>
      </w:ins>
      <w:ins w:id="11474" w:author="PR Preview" w:date="2026-01-01T00:00:00Z">
        <w:r>
          <w:t xml:space="preserve">Let</w:t>
        </w:r>
      </w:ins>
      <w:ins w:id="11475" w:author="PR Preview" w:date="2026-01-01T00:00:00Z">
        <w:r>
          <w:t xml:space="preserve"> </w:t>
        </w:r>
      </w:ins>
      <m:oMath>
        <m:r>
          <m:rPr>
            <m:sty m:val="bi"/>
          </m:rPr>
          <m:t>A</m:t>
        </m:r>
      </m:oMath>
      <w:ins w:id="11476" w:author="PR Preview" w:date="2026-01-01T00:00:00Z">
        <w:r>
          <w:t xml:space="preserve"> </w:t>
        </w:r>
      </w:ins>
      <w:ins w:id="11477" w:author="PR Preview" w:date="2026-01-01T00:00:00Z">
        <w:r>
          <w:t xml:space="preserve">be</w:t>
        </w:r>
      </w:ins>
      <w:ins w:id="11478" w:author="PR Preview" w:date="2026-01-01T00:00:00Z">
        <w:r>
          <w:t xml:space="preserve"> </w:t>
        </w:r>
      </w:ins>
      <m:oMath>
        <m:r>
          <m:t>m</m:t>
        </m:r>
        <m:r>
          <m:rPr>
            <m:sty m:val="p"/>
          </m:rPr>
          <m:t>×</m:t>
        </m:r>
        <m:r>
          <m:t>n</m:t>
        </m:r>
      </m:oMath>
      <w:ins w:id="11479" w:author="PR Preview" w:date="2026-01-01T00:00:00Z">
        <w:r>
          <w:t xml:space="preserve"> </w:t>
        </w:r>
      </w:ins>
      <w:ins w:id="11480" w:author="PR Preview" w:date="2026-01-01T00:00:00Z">
        <w:r>
          <w:t xml:space="preserve">with a generalized inverse</w:t>
        </w:r>
      </w:ins>
      <w:ins w:id="11481" w:author="PR Preview" w:date="2026-01-01T00:00:00Z">
        <w:r>
          <w:t xml:space="preserve"> </w:t>
        </w:r>
      </w:ins>
      <m:oMath>
        <m:r>
          <m:rPr>
            <m:sty m:val="bi"/>
          </m:rPr>
          <m:t>G</m:t>
        </m:r>
      </m:oMath>
      <w:ins w:id="11482" w:author="PR Preview" w:date="2026-01-01T00:00:00Z">
        <w:r>
          <w:t xml:space="preserve"> </w:t>
        </w:r>
      </w:ins>
      <w:ins w:id="11483" w:author="PR Preview" w:date="2026-01-01T00:00:00Z">
        <w:r>
          <w:t xml:space="preserve">(</w:t>
        </w:r>
      </w:ins>
      <w:hyperlink w:anchor="def-generalized-inverse">
        <w:ins w:id="11484" w:author="PR Preview" w:date="2026-01-01T00:00:00Z">
          <w:r>
            <w:rPr>
              <w:rStyle w:val="Hyperlink"/>
            </w:rPr>
            <w:t xml:space="preserve">Definition 92</w:t>
          </w:r>
        </w:ins>
      </w:hyperlink>
      <w:ins w:id="11485" w:author="PR Preview" w:date="2026-01-01T00:00:00Z">
        <w:r>
          <w:t xml:space="preserve">).</w:t>
        </w:r>
      </w:ins>
    </w:p>
    <w:p>
      <w:pPr>
        <w:pStyle w:val="Compact"/>
        <w:numPr>
          <w:ilvl w:val="0"/>
          <w:numId w:val="1088"/>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8"/>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35"/>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87</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87</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del w:id="11486" w:author="PR Preview" w:date="2026-01-01T00:00:00Z">
        <w:r>
          <w:rPr>
            <w:b/>
            <w:bCs/>
          </w:rPr>
          <w:delText xml:space="preserve">Part 2.</w:delText>
        </w:r>
      </w:del>
      <w:del w:id="11487" w:author="PR Preview" w:date="2026-01-01T00:00:00Z">
        <w:r>
          <w:delText xml:space="preserve"> </w:delText>
        </w:r>
      </w:del>
      <m:oMath>
        <m:r>
          <m:rPr>
            <m:sty m:val="bi"/>
          </m:rPr>
          <m:t>G</m:t>
        </m:r>
        <m:acc>
          <m:accPr>
            <m:chr m:val="̃"/>
          </m:accPr>
          <m:e>
            <m:r>
              <m:t>b</m:t>
            </m:r>
          </m:e>
        </m:acc>
      </m:oMath>
      <w:del w:id="11488" w:author="PR Preview" w:date="2026-01-01T00:00:00Z">
        <w:r>
          <w:delText xml:space="preserve"> </w:delText>
        </w:r>
      </w:del>
      <w:del w:id="11489" w:author="PR Preview" w:date="2026-01-01T00:00:00Z">
        <w:r>
          <w:delText xml:space="preserve">is a solution (</w:delText>
        </w:r>
      </w:del>
      <w:hyperlink w:anchor="thm-generalized-inverse-solves">
        <w:del w:id="11490" w:author="PR Preview" w:date="2026-01-01T00:00:00Z">
          <w:r>
            <w:rPr>
              <w:rStyle w:val="Hyperlink"/>
            </w:rPr>
            <w:delText xml:space="preserve">Theorem 87</w:delText>
          </w:r>
        </w:del>
      </w:hyperlink>
      <w:del w:id="11491" w:author="PR Preview" w:date="2026-01-01T00:00:00Z">
        <w:r>
          <w:delText xml:space="preserve">).</w:delText>
        </w:r>
      </w:del>
      <w:del w:id="11492" w:author="PR Preview" w:date="2026-01-01T00:00:00Z">
        <w:r>
          <w:delText xml:space="preserve"> </w:delText>
        </w:r>
      </w:del>
      <w:del w:id="11493" w:author="PR Preview" w:date="2026-01-01T00:00:00Z">
        <w:r>
          <w:delText xml:space="preserve">For any</w:delText>
        </w:r>
      </w:del>
      <w:del w:id="11494" w:author="PR Preview" w:date="2026-01-01T00:00:00Z">
        <w:r>
          <w:delText xml:space="preserve"> </w:delText>
        </w:r>
      </w:del>
      <m:oMath>
        <m:acc>
          <m:accPr>
            <m:chr m:val="̃"/>
          </m:accPr>
          <m:e>
            <m:r>
              <m:t>x</m:t>
            </m:r>
          </m:e>
        </m:acc>
      </m:oMath>
      <w:del w:id="11495" w:author="PR Preview" w:date="2026-01-01T00:00:00Z">
        <w:r>
          <w:delText xml:space="preserve">,</w:delText>
        </w:r>
      </w:del>
    </w:p>
    <w:p>
      <w:pPr>
        <w:pStyle w:val="BodyText"/>
      </w:pPr>
      <w:ins w:id="11496" w:author="PR Preview" w:date="2026-01-01T00:00:00Z">
        <w:r>
          <w:rPr>
            <w:b/>
            <w:bCs/>
          </w:rPr>
          <w:t xml:space="preserve">Part 2.</w:t>
        </w:r>
      </w:ins>
      <w:ins w:id="11497" w:author="PR Preview" w:date="2026-01-01T00:00:00Z">
        <w:r>
          <w:t xml:space="preserve"> </w:t>
        </w:r>
      </w:ins>
      <m:oMath>
        <m:r>
          <m:rPr>
            <m:sty m:val="bi"/>
          </m:rPr>
          <m:t>G</m:t>
        </m:r>
        <m:acc>
          <m:accPr>
            <m:chr m:val="̃"/>
          </m:accPr>
          <m:e>
            <m:r>
              <m:t>b</m:t>
            </m:r>
          </m:e>
        </m:acc>
      </m:oMath>
      <w:ins w:id="11498" w:author="PR Preview" w:date="2026-01-01T00:00:00Z">
        <w:r>
          <w:t xml:space="preserve"> </w:t>
        </w:r>
      </w:ins>
      <w:ins w:id="11499" w:author="PR Preview" w:date="2026-01-01T00:00:00Z">
        <w:r>
          <w:t xml:space="preserve">is a solution (</w:t>
        </w:r>
      </w:ins>
      <w:hyperlink w:anchor="thm-generalized-inverse-solves">
        <w:ins w:id="11500" w:author="PR Preview" w:date="2026-01-01T00:00:00Z">
          <w:r>
            <w:rPr>
              <w:rStyle w:val="Hyperlink"/>
            </w:rPr>
            <w:t xml:space="preserve">Theorem 89</w:t>
          </w:r>
        </w:ins>
      </w:hyperlink>
      <w:ins w:id="11501" w:author="PR Preview" w:date="2026-01-01T00:00:00Z">
        <w:r>
          <w:t xml:space="preserve">).</w:t>
        </w:r>
      </w:ins>
      <w:ins w:id="11502" w:author="PR Preview" w:date="2026-01-01T00:00:00Z">
        <w:r>
          <w:t xml:space="preserve"> </w:t>
        </w:r>
      </w:ins>
      <w:ins w:id="11503" w:author="PR Preview" w:date="2026-01-01T00:00:00Z">
        <w:r>
          <w:t xml:space="preserve">For any</w:t>
        </w:r>
      </w:ins>
      <w:ins w:id="11504" w:author="PR Preview" w:date="2026-01-01T00:00:00Z">
        <w:r>
          <w:t xml:space="preserve"> </w:t>
        </w:r>
      </w:ins>
      <m:oMath>
        <m:acc>
          <m:accPr>
            <m:chr m:val="̃"/>
          </m:accPr>
          <m:e>
            <m:r>
              <m:t>x</m:t>
            </m:r>
          </m:e>
        </m:acc>
      </m:oMath>
      <w:ins w:id="11505" w:author="PR Preview" w:date="2026-01-01T00:00:00Z">
        <w:r>
          <w:t xml:space="preserve">,</w:t>
        </w:r>
      </w:ins>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93</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36" w:name="exm-solution-set"/>
    <w:p>
      <w:pPr>
        <w:pStyle w:val="BodyText"/>
      </w:pPr>
      <w:del w:id="11506" w:author="PR Preview" w:date="2026-01-01T00:00:00Z">
        <w:r>
          <w:rPr>
            <w:b/>
            <w:bCs/>
          </w:rPr>
          <w:delText xml:space="preserve">Example 167 (All solutions of a consistent system)</w:delText>
        </w:r>
      </w:del>
      <w:del w:id="11507" w:author="PR Preview" w:date="2026-01-01T00:00:00Z">
        <w:r>
          <w:delText xml:space="preserve"> </w:delText>
        </w:r>
      </w:del>
      <w:del w:id="11508" w:author="PR Preview" w:date="2026-01-01T00:00:00Z">
        <w:r>
          <w:delText xml:space="preserve">For</w:delText>
        </w:r>
      </w:del>
      <w:del w:id="115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1510" w:author="PR Preview" w:date="2026-01-01T00:00:00Z">
        <w:r>
          <w:delText xml:space="preserve">,</w:delText>
        </w:r>
      </w:del>
      <w:del w:id="11511"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11512" w:author="PR Preview" w:date="2026-01-01T00:00:00Z">
        <w:r>
          <w:delText xml:space="preserve"> </w:delText>
        </w:r>
      </w:del>
      <w:del w:id="11513" w:author="PR Preview" w:date="2026-01-01T00:00:00Z">
        <w:r>
          <w:delText xml:space="preserve">and</w:delText>
        </w:r>
      </w:del>
      <w:del w:id="11514" w:author="PR Preview" w:date="2026-01-01T00:00:00Z">
        <w:r>
          <w:delText xml:space="preserve"> </w:delText>
        </w:r>
      </w:del>
      <m:oMath>
        <m:acc>
          <m:accPr>
            <m:chr m:val="̃"/>
          </m:accPr>
          <m:e>
            <m:r>
              <m:t>b</m:t>
            </m:r>
          </m:e>
        </m:acc>
        <m:r>
          <m:rPr>
            <m:sty m:val="p"/>
          </m:rPr>
          <m:t>=</m:t>
        </m:r>
        <m:r>
          <m:rPr>
            <m:sty m:val="p"/>
          </m:rPr>
          <m:t>(</m:t>
        </m:r>
        <m:r>
          <m:t>2</m:t>
        </m:r>
        <m:r>
          <m:rPr>
            <m:sty m:val="p"/>
          </m:rPr>
          <m:t>,</m:t>
        </m:r>
        <m:r>
          <m:t>0</m:t>
        </m:r>
        <m:r>
          <m:rPr>
            <m:sty m:val="p"/>
          </m:rPr>
          <m:t>)</m:t>
        </m:r>
      </m:oMath>
      <w:del w:id="11515" w:author="PR Preview" w:date="2026-01-01T00:00:00Z">
        <w:r>
          <w:delText xml:space="preserve">:</w:delText>
        </w:r>
      </w:del>
      <w:del w:id="11516" w:author="PR Preview" w:date="2026-01-01T00:00:00Z">
        <w:r>
          <w:delText xml:space="preserve"> </w:delText>
        </w:r>
      </w:del>
      <m:oMath>
        <m:r>
          <m:rPr>
            <m:sty m:val="bi"/>
          </m:rPr>
          <m:t>G</m:t>
        </m:r>
        <m:acc>
          <m:accPr>
            <m:chr m:val="̃"/>
          </m:accPr>
          <m:e>
            <m:r>
              <m:t>b</m:t>
            </m:r>
          </m:e>
        </m:acc>
        <m:r>
          <m:rPr>
            <m:sty m:val="p"/>
          </m:rPr>
          <m:t>=</m:t>
        </m:r>
        <m:r>
          <m:rPr>
            <m:sty m:val="p"/>
          </m:rPr>
          <m:t>(</m:t>
        </m:r>
        <m:r>
          <m:t>2</m:t>
        </m:r>
        <m:r>
          <m:rPr>
            <m:sty m:val="p"/>
          </m:rPr>
          <m:t>,</m:t>
        </m:r>
        <m:r>
          <m:t>14</m:t>
        </m:r>
        <m:r>
          <m:rPr>
            <m:sty m:val="p"/>
          </m:rPr>
          <m:t>)</m:t>
        </m:r>
      </m:oMath>
      <w:del w:id="11517" w:author="PR Preview" w:date="2026-01-01T00:00:00Z">
        <w:r>
          <w:delText xml:space="preserve">,</w:delText>
        </w:r>
      </w:del>
      <w:del w:id="11518"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11519" w:author="PR Preview" w:date="2026-01-01T00:00:00Z">
        <w:r>
          <w:delText xml:space="preserve">,</w:delText>
        </w:r>
      </w:del>
      <w:del w:id="11520" w:author="PR Preview" w:date="2026-01-01T00:00:00Z">
        <w:r>
          <w:delText xml:space="preserve"> </w:delText>
        </w:r>
      </w:del>
      <w:del w:id="11521" w:author="PR Preview" w:date="2026-01-01T00:00:00Z">
        <w:r>
          <w:delText xml:space="preserve">and</w:delText>
        </w:r>
      </w:del>
      <w:del w:id="11522"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11523" w:author="PR Preview" w:date="2026-01-01T00:00:00Z">
        <w:r>
          <w:delText xml:space="preserve">,</w:delText>
        </w:r>
      </w:del>
      <w:del w:id="11524" w:author="PR Preview" w:date="2026-01-01T00:00:00Z">
        <w:r>
          <w:delText xml:space="preserve"> </w:delText>
        </w:r>
      </w:del>
      <w:del w:id="11525" w:author="PR Preview" w:date="2026-01-01T00:00:00Z">
        <w:r>
          <w:delText xml:space="preserve">so</w:delText>
        </w:r>
      </w:del>
    </w:p>
    <w:p>
      <w:pPr>
        <w:pStyle w:val="BodyText"/>
      </w:pPr>
      <w:ins w:id="11526" w:author="PR Preview" w:date="2026-01-01T00:00:00Z">
        <w:r>
          <w:rPr>
            <w:b/>
            <w:bCs/>
          </w:rPr>
          <w:t xml:space="preserve">Example 171 (All solutions of a consistent system)</w:t>
        </w:r>
      </w:ins>
      <w:ins w:id="11527" w:author="PR Preview" w:date="2026-01-01T00:00:00Z">
        <w:r>
          <w:t xml:space="preserve"> </w:t>
        </w:r>
      </w:ins>
      <w:ins w:id="11528" w:author="PR Preview" w:date="2026-01-01T00:00:00Z">
        <w:r>
          <w:t xml:space="preserve">For</w:t>
        </w:r>
      </w:ins>
      <w:ins w:id="11529"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1530" w:author="PR Preview" w:date="2026-01-01T00:00:00Z">
        <w:r>
          <w:t xml:space="preserve">,</w:t>
        </w:r>
      </w:ins>
      <w:ins w:id="11531"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11532" w:author="PR Preview" w:date="2026-01-01T00:00:00Z">
        <w:r>
          <w:t xml:space="preserve"> </w:t>
        </w:r>
      </w:ins>
      <w:ins w:id="11533" w:author="PR Preview" w:date="2026-01-01T00:00:00Z">
        <w:r>
          <w:t xml:space="preserve">and</w:t>
        </w:r>
      </w:ins>
      <w:ins w:id="11534" w:author="PR Preview" w:date="2026-01-01T00:00:00Z">
        <w:r>
          <w:t xml:space="preserve"> </w:t>
        </w:r>
      </w:ins>
      <m:oMath>
        <m:acc>
          <m:accPr>
            <m:chr m:val="̃"/>
          </m:accPr>
          <m:e>
            <m:r>
              <m:t>b</m:t>
            </m:r>
          </m:e>
        </m:acc>
        <m:r>
          <m:rPr>
            <m:sty m:val="p"/>
          </m:rPr>
          <m:t>=</m:t>
        </m:r>
        <m:r>
          <m:rPr>
            <m:sty m:val="p"/>
          </m:rPr>
          <m:t>(</m:t>
        </m:r>
        <m:r>
          <m:t>2</m:t>
        </m:r>
        <m:r>
          <m:rPr>
            <m:sty m:val="p"/>
          </m:rPr>
          <m:t>,</m:t>
        </m:r>
        <m:r>
          <m:t>0</m:t>
        </m:r>
        <m:r>
          <m:rPr>
            <m:sty m:val="p"/>
          </m:rPr>
          <m:t>)</m:t>
        </m:r>
      </m:oMath>
      <w:ins w:id="11535" w:author="PR Preview" w:date="2026-01-01T00:00:00Z">
        <w:r>
          <w:t xml:space="preserve">:</w:t>
        </w:r>
      </w:ins>
      <w:ins w:id="11536" w:author="PR Preview" w:date="2026-01-01T00:00:00Z">
        <w:r>
          <w:t xml:space="preserve"> </w:t>
        </w:r>
      </w:ins>
      <m:oMath>
        <m:r>
          <m:rPr>
            <m:sty m:val="bi"/>
          </m:rPr>
          <m:t>G</m:t>
        </m:r>
        <m:acc>
          <m:accPr>
            <m:chr m:val="̃"/>
          </m:accPr>
          <m:e>
            <m:r>
              <m:t>b</m:t>
            </m:r>
          </m:e>
        </m:acc>
        <m:r>
          <m:rPr>
            <m:sty m:val="p"/>
          </m:rPr>
          <m:t>=</m:t>
        </m:r>
        <m:r>
          <m:rPr>
            <m:sty m:val="p"/>
          </m:rPr>
          <m:t>(</m:t>
        </m:r>
        <m:r>
          <m:t>2</m:t>
        </m:r>
        <m:r>
          <m:rPr>
            <m:sty m:val="p"/>
          </m:rPr>
          <m:t>,</m:t>
        </m:r>
        <m:r>
          <m:t>14</m:t>
        </m:r>
        <m:r>
          <m:rPr>
            <m:sty m:val="p"/>
          </m:rPr>
          <m:t>)</m:t>
        </m:r>
      </m:oMath>
      <w:ins w:id="11537" w:author="PR Preview" w:date="2026-01-01T00:00:00Z">
        <w:r>
          <w:t xml:space="preserve">,</w:t>
        </w:r>
      </w:ins>
      <w:ins w:id="11538"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11539" w:author="PR Preview" w:date="2026-01-01T00:00:00Z">
        <w:r>
          <w:t xml:space="preserve">,</w:t>
        </w:r>
      </w:ins>
      <w:ins w:id="11540" w:author="PR Preview" w:date="2026-01-01T00:00:00Z">
        <w:r>
          <w:t xml:space="preserve"> </w:t>
        </w:r>
      </w:ins>
      <w:ins w:id="11541" w:author="PR Preview" w:date="2026-01-01T00:00:00Z">
        <w:r>
          <w:t xml:space="preserve">and</w:t>
        </w:r>
      </w:ins>
      <w:ins w:id="11542"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11543" w:author="PR Preview" w:date="2026-01-01T00:00:00Z">
        <w:r>
          <w:t xml:space="preserve">,</w:t>
        </w:r>
      </w:ins>
      <w:ins w:id="11544" w:author="PR Preview" w:date="2026-01-01T00:00:00Z">
        <w:r>
          <w:t xml:space="preserve"> </w:t>
        </w:r>
      </w:ins>
      <w:ins w:id="11545" w:author="PR Preview" w:date="2026-01-01T00:00:00Z">
        <w:r>
          <w:t xml:space="preserve">so</w:t>
        </w:r>
      </w:ins>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36"/>
    <w:bookmarkStart w:id="537"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9"/>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9"/>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7"/>
    <w:p>
      <w:pPr>
        <w:pStyle w:val="FirstParagraph"/>
      </w:pPr>
      <w:del w:id="11546" w:author="PR Preview" w:date="2026-01-01T00:00:00Z">
        <w:r>
          <w:rPr>
            <w:i/>
            <w:iCs/>
          </w:rPr>
          <w:delText xml:space="preserve">Proof</w:delText>
        </w:r>
      </w:del>
      <w:del w:id="11547" w:author="PR Preview" w:date="2026-01-01T00:00:00Z">
        <w:r>
          <w:delText xml:space="preserve">. </w:delText>
        </w:r>
      </w:del>
      <w:del w:id="11548" w:author="PR Preview" w:date="2026-01-01T00:00:00Z">
        <w:r>
          <w:rPr>
            <w:b/>
            <w:bCs/>
          </w:rPr>
          <w:delText xml:space="preserve">Part 1.</w:delText>
        </w:r>
      </w:del>
      <w:del w:id="11549" w:author="PR Preview" w:date="2026-01-01T00:00:00Z">
        <w:r>
          <w:delText xml:space="preserve"> </w:delText>
        </w:r>
      </w:del>
      <w:del w:id="11550" w:author="PR Preview" w:date="2026-01-01T00:00:00Z">
        <w:r>
          <w:delText xml:space="preserve">By</w:delText>
        </w:r>
      </w:del>
      <w:del w:id="11551" w:author="PR Preview" w:date="2026-01-01T00:00:00Z">
        <w:r>
          <w:delText xml:space="preserve"> </w:delText>
        </w:r>
      </w:del>
      <w:hyperlink w:anchor="thm-consistency">
        <w:del w:id="11552" w:author="PR Preview" w:date="2026-01-01T00:00:00Z">
          <w:r>
            <w:rPr>
              <w:rStyle w:val="Hyperlink"/>
            </w:rPr>
            <w:delText xml:space="preserve">Theorem 90</w:delText>
          </w:r>
        </w:del>
      </w:hyperlink>
      <w:del w:id="11553" w:author="PR Preview" w:date="2026-01-01T00:00:00Z">
        <w:r>
          <w:delText xml:space="preserve">, the system is consistent for every</w:delText>
        </w:r>
      </w:del>
      <w:del w:id="11554" w:author="PR Preview" w:date="2026-01-01T00:00:00Z">
        <w:r>
          <w:delText xml:space="preserve"> </w:delText>
        </w:r>
      </w:del>
      <m:oMath>
        <m:acc>
          <m:accPr>
            <m:chr m:val="̃"/>
          </m:accPr>
          <m:e>
            <m:r>
              <m:t>b</m:t>
            </m:r>
          </m:e>
        </m:acc>
      </m:oMath>
      <w:del w:id="11555" w:author="PR Preview" w:date="2026-01-01T00:00:00Z">
        <w:r>
          <w:delText xml:space="preserve"> </w:delText>
        </w:r>
      </w:del>
      <w:del w:id="11556" w:author="PR Preview" w:date="2026-01-01T00:00:00Z">
        <w:r>
          <w:delText xml:space="preserve">exactly when</w:delText>
        </w:r>
      </w:del>
      <w:del w:id="11557"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1558" w:author="PR Preview" w:date="2026-01-01T00:00:00Z">
        <w:r>
          <w:delText xml:space="preserve">.</w:delText>
        </w:r>
      </w:del>
      <w:del w:id="11559" w:author="PR Preview" w:date="2026-01-01T00:00:00Z">
        <w:r>
          <w:delText xml:space="preserve"> </w:delText>
        </w:r>
      </w:del>
      <m:oMath>
        <m:r>
          <m:rPr>
            <m:scr m:val="script"/>
            <m:sty m:val="p"/>
          </m:rPr>
          <m:t>C</m:t>
        </m:r>
        <m:r>
          <m:rPr>
            <m:sty m:val="p"/>
          </m:rPr>
          <m:t>(</m:t>
        </m:r>
        <m:r>
          <m:rPr>
            <m:sty m:val="bi"/>
          </m:rPr>
          <m:t>A</m:t>
        </m:r>
        <m:r>
          <m:rPr>
            <m:sty m:val="p"/>
          </m:rPr>
          <m:t>)</m:t>
        </m:r>
      </m:oMath>
      <w:del w:id="11560" w:author="PR Preview" w:date="2026-01-01T00:00:00Z">
        <w:r>
          <w:delText xml:space="preserve"> </w:delText>
        </w:r>
      </w:del>
      <w:del w:id="11561" w:author="PR Preview" w:date="2026-01-01T00:00:00Z">
        <w:r>
          <w:delText xml:space="preserve">is a subspace of</w:delText>
        </w:r>
      </w:del>
      <w:del w:id="11562" w:author="PR Preview" w:date="2026-01-01T00:00:00Z">
        <w:r>
          <w:delText xml:space="preserve"> </w:delText>
        </w:r>
      </w:del>
      <m:oMath>
        <m:sSup>
          <m:e>
            <m:r>
              <m:rPr>
                <m:scr m:val="double-struck"/>
                <m:sty m:val="p"/>
              </m:rPr>
              <m:t>R</m:t>
            </m:r>
          </m:e>
          <m:sup>
            <m:r>
              <m:t>m</m:t>
            </m:r>
          </m:sup>
        </m:sSup>
      </m:oMath>
      <w:del w:id="11563" w:author="PR Preview" w:date="2026-01-01T00:00:00Z">
        <w:r>
          <w:delText xml:space="preserve"> </w:delText>
        </w:r>
      </w:del>
      <w:del w:id="11564" w:author="PR Preview" w:date="2026-01-01T00:00:00Z">
        <w:r>
          <w:delText xml:space="preserve">(</w:delText>
        </w:r>
      </w:del>
      <w:hyperlink w:anchor="thm-column-space-span">
        <w:del w:id="11565" w:author="PR Preview" w:date="2026-01-01T00:00:00Z">
          <w:r>
            <w:rPr>
              <w:rStyle w:val="Hyperlink"/>
            </w:rPr>
            <w:delText xml:space="preserve">Theorem 31</w:delText>
          </w:r>
        </w:del>
      </w:hyperlink>
      <w:del w:id="11566" w:author="PR Preview" w:date="2026-01-01T00:00:00Z">
        <w:r>
          <w:delText xml:space="preserve">) with dimension</w:delText>
        </w:r>
      </w:del>
      <w:del w:id="11567" w:author="PR Preview" w:date="2026-01-01T00:00:00Z">
        <w:r>
          <w:delText xml:space="preserve"> </w:delText>
        </w:r>
      </w:del>
      <m:oMath>
        <m:r>
          <m:rPr>
            <m:sty m:val="p"/>
          </m:rPr>
          <m:t>rank</m:t>
        </m:r>
        <m:r>
          <m:rPr>
            <m:sty m:val="p"/>
          </m:rPr>
          <m:t>(</m:t>
        </m:r>
        <m:r>
          <m:rPr>
            <m:sty m:val="bi"/>
          </m:rPr>
          <m:t>A</m:t>
        </m:r>
        <m:r>
          <m:rPr>
            <m:sty m:val="p"/>
          </m:rPr>
          <m:t>)</m:t>
        </m:r>
      </m:oMath>
      <w:del w:id="11568" w:author="PR Preview" w:date="2026-01-01T00:00:00Z">
        <w:r>
          <w:delText xml:space="preserve"> </w:delText>
        </w:r>
      </w:del>
      <w:del w:id="11569" w:author="PR Preview" w:date="2026-01-01T00:00:00Z">
        <w:r>
          <w:delText xml:space="preserve">(</w:delText>
        </w:r>
      </w:del>
      <w:hyperlink w:anchor="thm-rank-dim">
        <w:del w:id="11570" w:author="PR Preview" w:date="2026-01-01T00:00:00Z">
          <w:r>
            <w:rPr>
              <w:rStyle w:val="Hyperlink"/>
            </w:rPr>
            <w:delText xml:space="preserve">Theorem 35</w:delText>
          </w:r>
        </w:del>
      </w:hyperlink>
      <w:del w:id="11571" w:author="PR Preview" w:date="2026-01-01T00:00:00Z">
        <w:r>
          <w:delText xml:space="preserve">), and</w:delText>
        </w:r>
      </w:del>
      <w:del w:id="11572"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11573" w:author="PR Preview" w:date="2026-01-01T00:00:00Z">
        <w:r>
          <w:delText xml:space="preserve"> </w:delText>
        </w:r>
      </w:del>
      <w:del w:id="11574" w:author="PR Preview" w:date="2026-01-01T00:00:00Z">
        <w:r>
          <w:delText xml:space="preserve">(</w:delText>
        </w:r>
      </w:del>
      <w:hyperlink w:anchor="exm-dimension">
        <w:del w:id="11575" w:author="PR Preview" w:date="2026-01-01T00:00:00Z">
          <w:r>
            <w:rPr>
              <w:rStyle w:val="Hyperlink"/>
            </w:rPr>
            <w:delText xml:space="preserve">Example 47</w:delText>
          </w:r>
        </w:del>
      </w:hyperlink>
      <w:del w:id="11576" w:author="PR Preview" w:date="2026-01-01T00:00:00Z">
        <w:r>
          <w:delText xml:space="preserve">).</w:delText>
        </w:r>
      </w:del>
      <w:del w:id="11577" w:author="PR Preview" w:date="2026-01-01T00:00:00Z">
        <w:r>
          <w:delText xml:space="preserve"> </w:delText>
        </w:r>
      </w:del>
      <w:del w:id="11578" w:author="PR Preview" w:date="2026-01-01T00:00:00Z">
        <w:r>
          <w:delText xml:space="preserve">If the dimension is</w:delText>
        </w:r>
      </w:del>
      <w:del w:id="11579" w:author="PR Preview" w:date="2026-01-01T00:00:00Z">
        <w:r>
          <w:delText xml:space="preserve"> </w:delText>
        </w:r>
      </w:del>
      <m:oMath>
        <m:r>
          <m:t>m</m:t>
        </m:r>
      </m:oMath>
      <w:del w:id="11580" w:author="PR Preview" w:date="2026-01-01T00:00:00Z">
        <w:r>
          <w:delText xml:space="preserve">, then</w:delText>
        </w:r>
      </w:del>
      <w:del w:id="11581"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1582" w:author="PR Preview" w:date="2026-01-01T00:00:00Z">
        <w:r>
          <w:delText xml:space="preserve"> </w:delText>
        </w:r>
      </w:del>
      <w:del w:id="11583" w:author="PR Preview" w:date="2026-01-01T00:00:00Z">
        <w:r>
          <w:delText xml:space="preserve">(</w:delText>
        </w:r>
      </w:del>
      <w:hyperlink w:anchor="thm-subspace-equal-dim">
        <w:del w:id="11584" w:author="PR Preview" w:date="2026-01-01T00:00:00Z">
          <w:r>
            <w:rPr>
              <w:rStyle w:val="Hyperlink"/>
            </w:rPr>
            <w:delText xml:space="preserve">Theorem 30</w:delText>
          </w:r>
        </w:del>
      </w:hyperlink>
      <w:del w:id="11585" w:author="PR Preview" w:date="2026-01-01T00:00:00Z">
        <w:r>
          <w:delText xml:space="preserve">);</w:delText>
        </w:r>
      </w:del>
      <w:del w:id="11586" w:author="PR Preview" w:date="2026-01-01T00:00:00Z">
        <w:r>
          <w:delText xml:space="preserve"> </w:delText>
        </w:r>
      </w:del>
      <w:del w:id="11587" w:author="PR Preview" w:date="2026-01-01T00:00:00Z">
        <w:r>
          <w:delText xml:space="preserve">if</w:delText>
        </w:r>
      </w:del>
      <w:del w:id="11588"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11589" w:author="PR Preview" w:date="2026-01-01T00:00:00Z">
        <w:r>
          <w:delText xml:space="preserve">, the dimension is</w:delText>
        </w:r>
      </w:del>
      <w:del w:id="11590" w:author="PR Preview" w:date="2026-01-01T00:00:00Z">
        <w:r>
          <w:delText xml:space="preserve"> </w:delText>
        </w:r>
      </w:del>
      <m:oMath>
        <m:r>
          <m:t>m</m:t>
        </m:r>
      </m:oMath>
      <w:del w:id="11591" w:author="PR Preview" w:date="2026-01-01T00:00:00Z">
        <w:r>
          <w:delText xml:space="preserve">.</w:delText>
        </w:r>
      </w:del>
    </w:p>
    <w:p>
      <w:pPr>
        <w:pStyle w:val="BodyText"/>
      </w:pPr>
      <w:del w:id="11592" w:author="PR Preview" w:date="2026-01-01T00:00:00Z">
        <w:r>
          <w:rPr>
            <w:b/>
            <w:bCs/>
          </w:rPr>
          <w:delText xml:space="preserve">Part 2.</w:delText>
        </w:r>
      </w:del>
      <w:del w:id="11593" w:author="PR Preview" w:date="2026-01-01T00:00:00Z">
        <w:r>
          <w:delText xml:space="preserve"> </w:delText>
        </w:r>
      </w:del>
      <w:del w:id="11594" w:author="PR Preview" w:date="2026-01-01T00:00:00Z">
        <w:r>
          <w:delText xml:space="preserve">By</w:delText>
        </w:r>
      </w:del>
      <w:del w:id="11595" w:author="PR Preview" w:date="2026-01-01T00:00:00Z">
        <w:r>
          <w:delText xml:space="preserve"> </w:delText>
        </w:r>
      </w:del>
      <w:hyperlink w:anchor="thm-solution-set">
        <w:del w:id="11596" w:author="PR Preview" w:date="2026-01-01T00:00:00Z">
          <w:r>
            <w:rPr>
              <w:rStyle w:val="Hyperlink"/>
            </w:rPr>
            <w:delText xml:space="preserve">Theorem 91</w:delText>
          </w:r>
        </w:del>
      </w:hyperlink>
      <w:del w:id="11597" w:author="PR Preview" w:date="2026-01-01T00:00:00Z">
        <w:r>
          <w:delText xml:space="preserve">, the solutions are a particular solution</w:delText>
        </w:r>
      </w:del>
      <w:del w:id="11598" w:author="PR Preview" w:date="2026-01-01T00:00:00Z">
        <w:r>
          <w:delText xml:space="preserve"> </w:delText>
        </w:r>
      </w:del>
      <w:del w:id="11599" w:author="PR Preview" w:date="2026-01-01T00:00:00Z">
        <w:r>
          <w:delText xml:space="preserve">plus the vectors of</w:delText>
        </w:r>
      </w:del>
      <w:del w:id="11600" w:author="PR Preview" w:date="2026-01-01T00:00:00Z">
        <w:r>
          <w:delText xml:space="preserve"> </w:delText>
        </w:r>
      </w:del>
      <m:oMath>
        <m:r>
          <m:rPr>
            <m:scr m:val="script"/>
            <m:sty m:val="p"/>
          </m:rPr>
          <m:t>N</m:t>
        </m:r>
        <m:r>
          <m:rPr>
            <m:sty m:val="p"/>
          </m:rPr>
          <m:t>(</m:t>
        </m:r>
        <m:r>
          <m:rPr>
            <m:sty m:val="bi"/>
          </m:rPr>
          <m:t>A</m:t>
        </m:r>
        <m:r>
          <m:rPr>
            <m:sty m:val="p"/>
          </m:rPr>
          <m:t>)</m:t>
        </m:r>
      </m:oMath>
      <w:del w:id="11601" w:author="PR Preview" w:date="2026-01-01T00:00:00Z">
        <w:r>
          <w:delText xml:space="preserve">,</w:delText>
        </w:r>
      </w:del>
      <w:del w:id="11602" w:author="PR Preview" w:date="2026-01-01T00:00:00Z">
        <w:r>
          <w:delText xml:space="preserve"> </w:delText>
        </w:r>
      </w:del>
      <w:del w:id="11603" w:author="PR Preview" w:date="2026-01-01T00:00:00Z">
        <w:r>
          <w:delText xml:space="preserve">so there is exactly one solution exactly when</w:delText>
        </w:r>
      </w:del>
      <w:del w:id="11604"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1605" w:author="PR Preview" w:date="2026-01-01T00:00:00Z">
        <w:r>
          <w:delText xml:space="preserve">,</w:delText>
        </w:r>
      </w:del>
      <w:del w:id="11606" w:author="PR Preview" w:date="2026-01-01T00:00:00Z">
        <w:r>
          <w:delText xml:space="preserve"> </w:delText>
        </w:r>
      </w:del>
      <w:del w:id="11607" w:author="PR Preview" w:date="2026-01-01T00:00:00Z">
        <w:r>
          <w:delText xml:space="preserve">that is, when</w:delText>
        </w:r>
      </w:del>
      <w:del w:id="11608"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11609" w:author="PR Preview" w:date="2026-01-01T00:00:00Z">
        <w:r>
          <w:delText xml:space="preserve"> </w:delText>
        </w:r>
      </w:del>
      <w:del w:id="11610" w:author="PR Preview" w:date="2026-01-01T00:00:00Z">
        <w:r>
          <w:delText xml:space="preserve">(a subspace of dimension</w:delText>
        </w:r>
      </w:del>
      <w:del w:id="11611" w:author="PR Preview" w:date="2026-01-01T00:00:00Z">
        <w:r>
          <w:delText xml:space="preserve"> </w:delText>
        </w:r>
      </w:del>
      <m:oMath>
        <m:r>
          <m:t>0</m:t>
        </m:r>
      </m:oMath>
      <w:del w:id="11612" w:author="PR Preview" w:date="2026-01-01T00:00:00Z">
        <w:r>
          <w:delText xml:space="preserve"> </w:delText>
        </w:r>
      </w:del>
      <w:del w:id="11613" w:author="PR Preview" w:date="2026-01-01T00:00:00Z">
        <w:r>
          <w:delText xml:space="preserve">has the empty list as a basis, whose span is</w:delText>
        </w:r>
      </w:del>
      <w:del w:id="11614" w:author="PR Preview" w:date="2026-01-01T00:00:00Z">
        <w:r>
          <w:delText xml:space="preserve"> </w:delText>
        </w:r>
      </w:del>
      <m:oMath>
        <m:r>
          <m:t>​</m:t>
        </m:r>
        <m:d>
          <m:dPr>
            <m:begChr m:val="{"/>
            <m:sepChr m:val=""/>
            <m:endChr m:val="}"/>
            <m:grow/>
          </m:dPr>
          <m:e>
            <m:acc>
              <m:accPr>
                <m:chr m:val="̃"/>
              </m:accPr>
              <m:e>
                <m:r>
                  <m:t>0</m:t>
                </m:r>
              </m:e>
            </m:acc>
          </m:e>
        </m:d>
        <m:r>
          <m:t>​</m:t>
        </m:r>
      </m:oMath>
      <w:del w:id="11615" w:author="PR Preview" w:date="2026-01-01T00:00:00Z">
        <w:r>
          <w:delText xml:space="preserve">,</w:delText>
        </w:r>
      </w:del>
      <w:del w:id="11616" w:author="PR Preview" w:date="2026-01-01T00:00:00Z">
        <w:r>
          <w:delText xml:space="preserve"> </w:delText>
        </w:r>
      </w:del>
      <w:del w:id="11617" w:author="PR Preview" w:date="2026-01-01T00:00:00Z">
        <w:r>
          <w:delText xml:space="preserve">by</w:delText>
        </w:r>
      </w:del>
      <w:del w:id="11618" w:author="PR Preview" w:date="2026-01-01T00:00:00Z">
        <w:r>
          <w:delText xml:space="preserve"> </w:delText>
        </w:r>
      </w:del>
      <w:hyperlink w:anchor="def-dimension">
        <w:del w:id="11619" w:author="PR Preview" w:date="2026-01-01T00:00:00Z">
          <w:r>
            <w:rPr>
              <w:rStyle w:val="Hyperlink"/>
            </w:rPr>
            <w:delText xml:space="preserve">Definition 44</w:delText>
          </w:r>
        </w:del>
      </w:hyperlink>
      <w:del w:id="11620" w:author="PR Preview" w:date="2026-01-01T00:00:00Z">
        <w:r>
          <w:delText xml:space="preserve"> </w:delText>
        </w:r>
      </w:del>
      <w:del w:id="11621" w:author="PR Preview" w:date="2026-01-01T00:00:00Z">
        <w:r>
          <w:delText xml:space="preserve">and</w:delText>
        </w:r>
      </w:del>
      <w:del w:id="11622" w:author="PR Preview" w:date="2026-01-01T00:00:00Z">
        <w:r>
          <w:delText xml:space="preserve"> </w:delText>
        </w:r>
      </w:del>
      <w:hyperlink w:anchor="def-span">
        <w:del w:id="11623" w:author="PR Preview" w:date="2026-01-01T00:00:00Z">
          <w:r>
            <w:rPr>
              <w:rStyle w:val="Hyperlink"/>
            </w:rPr>
            <w:delText xml:space="preserve">Definition 41</w:delText>
          </w:r>
        </w:del>
      </w:hyperlink>
      <w:del w:id="11624" w:author="PR Preview" w:date="2026-01-01T00:00:00Z">
        <w:r>
          <w:delText xml:space="preserve">;</w:delText>
        </w:r>
      </w:del>
      <w:del w:id="11625" w:author="PR Preview" w:date="2026-01-01T00:00:00Z">
        <w:r>
          <w:delText xml:space="preserve"> </w:delText>
        </w:r>
      </w:del>
      <w:del w:id="11626" w:author="PR Preview" w:date="2026-01-01T00:00:00Z">
        <w:r>
          <w:delText xml:space="preserve">and</w:delText>
        </w:r>
      </w:del>
      <w:del w:id="11627" w:author="PR Preview" w:date="2026-01-01T00:00:00Z">
        <w:r>
          <w:delText xml:space="preserve"> </w:delText>
        </w:r>
      </w:del>
      <m:oMath>
        <m:r>
          <m:t>​</m:t>
        </m:r>
        <m:d>
          <m:dPr>
            <m:begChr m:val="{"/>
            <m:sepChr m:val=""/>
            <m:endChr m:val="}"/>
            <m:grow/>
          </m:dPr>
          <m:e>
            <m:acc>
              <m:accPr>
                <m:chr m:val="̃"/>
              </m:accPr>
              <m:e>
                <m:r>
                  <m:t>0</m:t>
                </m:r>
              </m:e>
            </m:acc>
          </m:e>
        </m:d>
        <m:r>
          <m:t>​</m:t>
        </m:r>
      </m:oMath>
      <w:del w:id="11628" w:author="PR Preview" w:date="2026-01-01T00:00:00Z">
        <w:r>
          <w:delText xml:space="preserve"> </w:delText>
        </w:r>
      </w:del>
      <w:del w:id="11629" w:author="PR Preview" w:date="2026-01-01T00:00:00Z">
        <w:r>
          <w:delText xml:space="preserve">has dimension</w:delText>
        </w:r>
      </w:del>
      <w:del w:id="11630" w:author="PR Preview" w:date="2026-01-01T00:00:00Z">
        <w:r>
          <w:delText xml:space="preserve"> </w:delText>
        </w:r>
      </w:del>
      <m:oMath>
        <m:r>
          <m:t>0</m:t>
        </m:r>
      </m:oMath>
      <w:del w:id="11631" w:author="PR Preview" w:date="2026-01-01T00:00:00Z">
        <w:r>
          <w:delText xml:space="preserve">, by</w:delText>
        </w:r>
      </w:del>
      <w:del w:id="11632" w:author="PR Preview" w:date="2026-01-01T00:00:00Z">
        <w:r>
          <w:delText xml:space="preserve"> </w:delText>
        </w:r>
      </w:del>
      <w:hyperlink w:anchor="exm-dimension">
        <w:del w:id="11633" w:author="PR Preview" w:date="2026-01-01T00:00:00Z">
          <w:r>
            <w:rPr>
              <w:rStyle w:val="Hyperlink"/>
            </w:rPr>
            <w:delText xml:space="preserve">Example 47</w:delText>
          </w:r>
        </w:del>
      </w:hyperlink>
      <w:del w:id="11634" w:author="PR Preview" w:date="2026-01-01T00:00:00Z">
        <w:r>
          <w:delText xml:space="preserve">).</w:delText>
        </w:r>
      </w:del>
      <w:del w:id="11635" w:author="PR Preview" w:date="2026-01-01T00:00:00Z">
        <w:r>
          <w:delText xml:space="preserve"> </w:delText>
        </w:r>
      </w:del>
      <w:del w:id="11636" w:author="PR Preview" w:date="2026-01-01T00:00:00Z">
        <w:r>
          <w:delText xml:space="preserve">By</w:delText>
        </w:r>
      </w:del>
      <w:del w:id="11637" w:author="PR Preview" w:date="2026-01-01T00:00:00Z">
        <w:r>
          <w:delText xml:space="preserve"> </w:delText>
        </w:r>
      </w:del>
      <w:hyperlink w:anchor="thm-rank-nullity">
        <w:del w:id="11638" w:author="PR Preview" w:date="2026-01-01T00:00:00Z">
          <w:r>
            <w:rPr>
              <w:rStyle w:val="Hyperlink"/>
            </w:rPr>
            <w:delText xml:space="preserve">Theorem 36</w:delText>
          </w:r>
        </w:del>
      </w:hyperlink>
      <w:del w:id="11639" w:author="PR Preview" w:date="2026-01-01T00:00:00Z">
        <w:r>
          <w:delText xml:space="preserve">, that is when</w:delText>
        </w:r>
      </w:del>
      <w:del w:id="1164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1641" w:author="PR Preview" w:date="2026-01-01T00:00:00Z">
        <w:r>
          <w:delText xml:space="preserve">.</w:delText>
        </w:r>
      </w:del>
    </w:p>
    <w:p>
      <w:pPr>
        <w:pStyle w:val="BodyText"/>
      </w:pPr>
      <w:del w:id="11642" w:author="PR Preview" w:date="2026-01-01T00:00:00Z">
        <w:r>
          <w:rPr>
            <w:b/>
            <w:bCs/>
          </w:rPr>
          <w:delText xml:space="preserve">Example 168 (Three systems)</w:delText>
        </w:r>
      </w:del>
      <w:del w:id="11643" w:author="PR Preview" w:date="2026-01-01T00:00:00Z">
        <w:r>
          <w:delText xml:space="preserve"> </w:delText>
        </w:r>
      </w:del>
      <w:del w:id="11644" w:author="PR Preview" w:date="2026-01-01T00:00:00Z">
        <w:r>
          <w:delText xml:space="preserve"> </w:delText>
        </w:r>
      </w:del>
    </w:p>
    <w:p>
      <w:pPr>
        <w:pStyle w:val="FirstParagraph"/>
      </w:pPr>
      <w:ins w:id="11645" w:author="PR Preview" w:date="2026-01-01T00:00:00Z">
        <w:r>
          <w:rPr>
            <w:i/>
            <w:iCs/>
          </w:rPr>
          <w:t xml:space="preserve">Proof</w:t>
        </w:r>
      </w:ins>
      <w:ins w:id="11646" w:author="PR Preview" w:date="2026-01-01T00:00:00Z">
        <w:r>
          <w:t xml:space="preserve">. </w:t>
        </w:r>
      </w:ins>
      <w:ins w:id="11647" w:author="PR Preview" w:date="2026-01-01T00:00:00Z">
        <w:r>
          <w:rPr>
            <w:b/>
            <w:bCs/>
          </w:rPr>
          <w:t xml:space="preserve">Part 1.</w:t>
        </w:r>
      </w:ins>
      <w:ins w:id="11648" w:author="PR Preview" w:date="2026-01-01T00:00:00Z">
        <w:r>
          <w:t xml:space="preserve"> </w:t>
        </w:r>
      </w:ins>
      <w:ins w:id="11649" w:author="PR Preview" w:date="2026-01-01T00:00:00Z">
        <w:r>
          <w:t xml:space="preserve">By</w:t>
        </w:r>
      </w:ins>
      <w:ins w:id="11650" w:author="PR Preview" w:date="2026-01-01T00:00:00Z">
        <w:r>
          <w:t xml:space="preserve"> </w:t>
        </w:r>
      </w:ins>
      <w:hyperlink w:anchor="thm-consistency">
        <w:ins w:id="11651" w:author="PR Preview" w:date="2026-01-01T00:00:00Z">
          <w:r>
            <w:rPr>
              <w:rStyle w:val="Hyperlink"/>
            </w:rPr>
            <w:t xml:space="preserve">Theorem 93</w:t>
          </w:r>
        </w:ins>
      </w:hyperlink>
      <w:ins w:id="11652" w:author="PR Preview" w:date="2026-01-01T00:00:00Z">
        <w:r>
          <w:t xml:space="preserve">, the system is consistent for every</w:t>
        </w:r>
      </w:ins>
      <w:ins w:id="11653" w:author="PR Preview" w:date="2026-01-01T00:00:00Z">
        <w:r>
          <w:t xml:space="preserve"> </w:t>
        </w:r>
      </w:ins>
      <m:oMath>
        <m:acc>
          <m:accPr>
            <m:chr m:val="̃"/>
          </m:accPr>
          <m:e>
            <m:r>
              <m:t>b</m:t>
            </m:r>
          </m:e>
        </m:acc>
      </m:oMath>
      <w:ins w:id="11654" w:author="PR Preview" w:date="2026-01-01T00:00:00Z">
        <w:r>
          <w:t xml:space="preserve"> </w:t>
        </w:r>
      </w:ins>
      <w:ins w:id="11655" w:author="PR Preview" w:date="2026-01-01T00:00:00Z">
        <w:r>
          <w:t xml:space="preserve">exactly when</w:t>
        </w:r>
      </w:ins>
      <w:ins w:id="11656"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1657" w:author="PR Preview" w:date="2026-01-01T00:00:00Z">
        <w:r>
          <w:t xml:space="preserve">.</w:t>
        </w:r>
      </w:ins>
      <w:ins w:id="11658" w:author="PR Preview" w:date="2026-01-01T00:00:00Z">
        <w:r>
          <w:t xml:space="preserve"> </w:t>
        </w:r>
      </w:ins>
      <m:oMath>
        <m:r>
          <m:rPr>
            <m:scr m:val="script"/>
            <m:sty m:val="p"/>
          </m:rPr>
          <m:t>C</m:t>
        </m:r>
        <m:r>
          <m:rPr>
            <m:sty m:val="p"/>
          </m:rPr>
          <m:t>(</m:t>
        </m:r>
        <m:r>
          <m:rPr>
            <m:sty m:val="bi"/>
          </m:rPr>
          <m:t>A</m:t>
        </m:r>
        <m:r>
          <m:rPr>
            <m:sty m:val="p"/>
          </m:rPr>
          <m:t>)</m:t>
        </m:r>
      </m:oMath>
      <w:ins w:id="11659" w:author="PR Preview" w:date="2026-01-01T00:00:00Z">
        <w:r>
          <w:t xml:space="preserve"> </w:t>
        </w:r>
      </w:ins>
      <w:ins w:id="11660" w:author="PR Preview" w:date="2026-01-01T00:00:00Z">
        <w:r>
          <w:t xml:space="preserve">is a subspace of</w:t>
        </w:r>
      </w:ins>
      <w:ins w:id="11661" w:author="PR Preview" w:date="2026-01-01T00:00:00Z">
        <w:r>
          <w:t xml:space="preserve"> </w:t>
        </w:r>
      </w:ins>
      <m:oMath>
        <m:sSup>
          <m:e>
            <m:r>
              <m:rPr>
                <m:scr m:val="double-struck"/>
                <m:sty m:val="p"/>
              </m:rPr>
              <m:t>R</m:t>
            </m:r>
          </m:e>
          <m:sup>
            <m:r>
              <m:t>m</m:t>
            </m:r>
          </m:sup>
        </m:sSup>
      </m:oMath>
      <w:ins w:id="11662" w:author="PR Preview" w:date="2026-01-01T00:00:00Z">
        <w:r>
          <w:t xml:space="preserve"> </w:t>
        </w:r>
      </w:ins>
      <w:ins w:id="11663" w:author="PR Preview" w:date="2026-01-01T00:00:00Z">
        <w:r>
          <w:t xml:space="preserve">(</w:t>
        </w:r>
      </w:ins>
      <w:hyperlink w:anchor="thm-column-space-span">
        <w:ins w:id="11664" w:author="PR Preview" w:date="2026-01-01T00:00:00Z">
          <w:r>
            <w:rPr>
              <w:rStyle w:val="Hyperlink"/>
            </w:rPr>
            <w:t xml:space="preserve">Theorem 31</w:t>
          </w:r>
        </w:ins>
      </w:hyperlink>
      <w:ins w:id="11665" w:author="PR Preview" w:date="2026-01-01T00:00:00Z">
        <w:r>
          <w:t xml:space="preserve">) with dimension</w:t>
        </w:r>
      </w:ins>
      <w:ins w:id="11666" w:author="PR Preview" w:date="2026-01-01T00:00:00Z">
        <w:r>
          <w:t xml:space="preserve"> </w:t>
        </w:r>
      </w:ins>
      <m:oMath>
        <m:r>
          <m:rPr>
            <m:sty m:val="p"/>
          </m:rPr>
          <m:t>rank</m:t>
        </m:r>
        <m:r>
          <m:rPr>
            <m:sty m:val="p"/>
          </m:rPr>
          <m:t>(</m:t>
        </m:r>
        <m:r>
          <m:rPr>
            <m:sty m:val="bi"/>
          </m:rPr>
          <m:t>A</m:t>
        </m:r>
        <m:r>
          <m:rPr>
            <m:sty m:val="p"/>
          </m:rPr>
          <m:t>)</m:t>
        </m:r>
      </m:oMath>
      <w:ins w:id="11667" w:author="PR Preview" w:date="2026-01-01T00:00:00Z">
        <w:r>
          <w:t xml:space="preserve"> </w:t>
        </w:r>
      </w:ins>
      <w:ins w:id="11668" w:author="PR Preview" w:date="2026-01-01T00:00:00Z">
        <w:r>
          <w:t xml:space="preserve">(</w:t>
        </w:r>
      </w:ins>
      <w:hyperlink w:anchor="thm-rank-dim">
        <w:ins w:id="11669" w:author="PR Preview" w:date="2026-01-01T00:00:00Z">
          <w:r>
            <w:rPr>
              <w:rStyle w:val="Hyperlink"/>
            </w:rPr>
            <w:t xml:space="preserve">Theorem 35</w:t>
          </w:r>
        </w:ins>
      </w:hyperlink>
      <w:ins w:id="11670" w:author="PR Preview" w:date="2026-01-01T00:00:00Z">
        <w:r>
          <w:t xml:space="preserve">), and</w:t>
        </w:r>
      </w:ins>
      <w:ins w:id="11671"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11672" w:author="PR Preview" w:date="2026-01-01T00:00:00Z">
        <w:r>
          <w:t xml:space="preserve"> </w:t>
        </w:r>
      </w:ins>
      <w:ins w:id="11673" w:author="PR Preview" w:date="2026-01-01T00:00:00Z">
        <w:r>
          <w:t xml:space="preserve">(</w:t>
        </w:r>
      </w:ins>
      <w:hyperlink w:anchor="exm-dimension">
        <w:ins w:id="11674" w:author="PR Preview" w:date="2026-01-01T00:00:00Z">
          <w:r>
            <w:rPr>
              <w:rStyle w:val="Hyperlink"/>
            </w:rPr>
            <w:t xml:space="preserve">Example 47</w:t>
          </w:r>
        </w:ins>
      </w:hyperlink>
      <w:ins w:id="11675" w:author="PR Preview" w:date="2026-01-01T00:00:00Z">
        <w:r>
          <w:t xml:space="preserve">).</w:t>
        </w:r>
      </w:ins>
      <w:ins w:id="11676" w:author="PR Preview" w:date="2026-01-01T00:00:00Z">
        <w:r>
          <w:t xml:space="preserve"> </w:t>
        </w:r>
      </w:ins>
      <w:ins w:id="11677" w:author="PR Preview" w:date="2026-01-01T00:00:00Z">
        <w:r>
          <w:t xml:space="preserve">If the dimension is</w:t>
        </w:r>
      </w:ins>
      <w:ins w:id="11678" w:author="PR Preview" w:date="2026-01-01T00:00:00Z">
        <w:r>
          <w:t xml:space="preserve"> </w:t>
        </w:r>
      </w:ins>
      <m:oMath>
        <m:r>
          <m:t>m</m:t>
        </m:r>
      </m:oMath>
      <w:ins w:id="11679" w:author="PR Preview" w:date="2026-01-01T00:00:00Z">
        <w:r>
          <w:t xml:space="preserve">, then</w:t>
        </w:r>
      </w:ins>
      <w:ins w:id="11680"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1681" w:author="PR Preview" w:date="2026-01-01T00:00:00Z">
        <w:r>
          <w:t xml:space="preserve"> </w:t>
        </w:r>
      </w:ins>
      <w:ins w:id="11682" w:author="PR Preview" w:date="2026-01-01T00:00:00Z">
        <w:r>
          <w:t xml:space="preserve">(</w:t>
        </w:r>
      </w:ins>
      <w:hyperlink w:anchor="thm-subspace-equal-dim">
        <w:ins w:id="11683" w:author="PR Preview" w:date="2026-01-01T00:00:00Z">
          <w:r>
            <w:rPr>
              <w:rStyle w:val="Hyperlink"/>
            </w:rPr>
            <w:t xml:space="preserve">Theorem 30</w:t>
          </w:r>
        </w:ins>
      </w:hyperlink>
      <w:ins w:id="11684" w:author="PR Preview" w:date="2026-01-01T00:00:00Z">
        <w:r>
          <w:t xml:space="preserve">);</w:t>
        </w:r>
      </w:ins>
      <w:ins w:id="11685" w:author="PR Preview" w:date="2026-01-01T00:00:00Z">
        <w:r>
          <w:t xml:space="preserve"> </w:t>
        </w:r>
      </w:ins>
      <w:ins w:id="11686" w:author="PR Preview" w:date="2026-01-01T00:00:00Z">
        <w:r>
          <w:t xml:space="preserve">if</w:t>
        </w:r>
      </w:ins>
      <w:ins w:id="11687"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11688" w:author="PR Preview" w:date="2026-01-01T00:00:00Z">
        <w:r>
          <w:t xml:space="preserve">, the dimension is</w:t>
        </w:r>
      </w:ins>
      <w:ins w:id="11689" w:author="PR Preview" w:date="2026-01-01T00:00:00Z">
        <w:r>
          <w:t xml:space="preserve"> </w:t>
        </w:r>
      </w:ins>
      <m:oMath>
        <m:r>
          <m:t>m</m:t>
        </m:r>
      </m:oMath>
      <w:ins w:id="11690" w:author="PR Preview" w:date="2026-01-01T00:00:00Z">
        <w:r>
          <w:t xml:space="preserve">.</w:t>
        </w:r>
      </w:ins>
    </w:p>
    <w:p>
      <w:pPr>
        <w:pStyle w:val="BodyText"/>
      </w:pPr>
      <w:ins w:id="11691" w:author="PR Preview" w:date="2026-01-01T00:00:00Z">
        <w:r>
          <w:rPr>
            <w:b/>
            <w:bCs/>
          </w:rPr>
          <w:t xml:space="preserve">Part 2.</w:t>
        </w:r>
      </w:ins>
      <w:ins w:id="11692" w:author="PR Preview" w:date="2026-01-01T00:00:00Z">
        <w:r>
          <w:t xml:space="preserve"> </w:t>
        </w:r>
      </w:ins>
      <w:ins w:id="11693" w:author="PR Preview" w:date="2026-01-01T00:00:00Z">
        <w:r>
          <w:t xml:space="preserve">By</w:t>
        </w:r>
      </w:ins>
      <w:ins w:id="11694" w:author="PR Preview" w:date="2026-01-01T00:00:00Z">
        <w:r>
          <w:t xml:space="preserve"> </w:t>
        </w:r>
      </w:ins>
      <w:hyperlink w:anchor="thm-solution-set">
        <w:ins w:id="11695" w:author="PR Preview" w:date="2026-01-01T00:00:00Z">
          <w:r>
            <w:rPr>
              <w:rStyle w:val="Hyperlink"/>
            </w:rPr>
            <w:t xml:space="preserve">Theorem 94</w:t>
          </w:r>
        </w:ins>
      </w:hyperlink>
      <w:ins w:id="11696" w:author="PR Preview" w:date="2026-01-01T00:00:00Z">
        <w:r>
          <w:t xml:space="preserve">, the solutions are a particular solution</w:t>
        </w:r>
      </w:ins>
      <w:ins w:id="11697" w:author="PR Preview" w:date="2026-01-01T00:00:00Z">
        <w:r>
          <w:t xml:space="preserve"> </w:t>
        </w:r>
      </w:ins>
      <w:ins w:id="11698" w:author="PR Preview" w:date="2026-01-01T00:00:00Z">
        <w:r>
          <w:t xml:space="preserve">plus the vectors of</w:t>
        </w:r>
      </w:ins>
      <w:ins w:id="11699" w:author="PR Preview" w:date="2026-01-01T00:00:00Z">
        <w:r>
          <w:t xml:space="preserve"> </w:t>
        </w:r>
      </w:ins>
      <m:oMath>
        <m:r>
          <m:rPr>
            <m:scr m:val="script"/>
            <m:sty m:val="p"/>
          </m:rPr>
          <m:t>N</m:t>
        </m:r>
        <m:r>
          <m:rPr>
            <m:sty m:val="p"/>
          </m:rPr>
          <m:t>(</m:t>
        </m:r>
        <m:r>
          <m:rPr>
            <m:sty m:val="bi"/>
          </m:rPr>
          <m:t>A</m:t>
        </m:r>
        <m:r>
          <m:rPr>
            <m:sty m:val="p"/>
          </m:rPr>
          <m:t>)</m:t>
        </m:r>
      </m:oMath>
      <w:ins w:id="11700" w:author="PR Preview" w:date="2026-01-01T00:00:00Z">
        <w:r>
          <w:t xml:space="preserve">,</w:t>
        </w:r>
      </w:ins>
      <w:ins w:id="11701" w:author="PR Preview" w:date="2026-01-01T00:00:00Z">
        <w:r>
          <w:t xml:space="preserve"> </w:t>
        </w:r>
      </w:ins>
      <w:ins w:id="11702" w:author="PR Preview" w:date="2026-01-01T00:00:00Z">
        <w:r>
          <w:t xml:space="preserve">so there is exactly one solution exactly when</w:t>
        </w:r>
      </w:ins>
      <w:ins w:id="11703"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11704" w:author="PR Preview" w:date="2026-01-01T00:00:00Z">
        <w:r>
          <w:t xml:space="preserve">,</w:t>
        </w:r>
      </w:ins>
      <w:ins w:id="11705" w:author="PR Preview" w:date="2026-01-01T00:00:00Z">
        <w:r>
          <w:t xml:space="preserve"> </w:t>
        </w:r>
      </w:ins>
      <w:ins w:id="11706" w:author="PR Preview" w:date="2026-01-01T00:00:00Z">
        <w:r>
          <w:t xml:space="preserve">that is, when</w:t>
        </w:r>
      </w:ins>
      <w:ins w:id="11707" w:author="PR Preview" w:date="2026-01-01T00:00:00Z">
        <w:r>
          <w:t xml:space="preserve"> </w:t>
        </w:r>
      </w:ins>
      <m:oMath>
        <m:r>
          <m:rPr>
            <m:sty m:val="p"/>
          </m:rPr>
          <m:t>nullity</m:t>
        </m:r>
        <m:r>
          <m:rPr>
            <m:sty m:val="p"/>
          </m:rPr>
          <m:t>(</m:t>
        </m:r>
        <m:r>
          <m:rPr>
            <m:sty m:val="bi"/>
          </m:rPr>
          <m:t>A</m:t>
        </m:r>
        <m:r>
          <m:rPr>
            <m:sty m:val="p"/>
          </m:rPr>
          <m:t>)</m:t>
        </m:r>
        <m:r>
          <m:rPr>
            <m:sty m:val="p"/>
          </m:rPr>
          <m:t>=</m:t>
        </m:r>
        <m:r>
          <m:t>0</m:t>
        </m:r>
      </m:oMath>
      <w:ins w:id="11708" w:author="PR Preview" w:date="2026-01-01T00:00:00Z">
        <w:r>
          <w:t xml:space="preserve"> </w:t>
        </w:r>
      </w:ins>
      <w:ins w:id="11709" w:author="PR Preview" w:date="2026-01-01T00:00:00Z">
        <w:r>
          <w:t xml:space="preserve">(a subspace of dimension</w:t>
        </w:r>
      </w:ins>
      <w:ins w:id="11710" w:author="PR Preview" w:date="2026-01-01T00:00:00Z">
        <w:r>
          <w:t xml:space="preserve"> </w:t>
        </w:r>
      </w:ins>
      <m:oMath>
        <m:r>
          <m:t>0</m:t>
        </m:r>
      </m:oMath>
      <w:ins w:id="11711" w:author="PR Preview" w:date="2026-01-01T00:00:00Z">
        <w:r>
          <w:t xml:space="preserve"> </w:t>
        </w:r>
      </w:ins>
      <w:ins w:id="11712" w:author="PR Preview" w:date="2026-01-01T00:00:00Z">
        <w:r>
          <w:t xml:space="preserve">has the empty list as a basis, whose span is</w:t>
        </w:r>
      </w:ins>
      <w:ins w:id="11713" w:author="PR Preview" w:date="2026-01-01T00:00:00Z">
        <w:r>
          <w:t xml:space="preserve"> </w:t>
        </w:r>
      </w:ins>
      <m:oMath>
        <m:r>
          <m:t>​</m:t>
        </m:r>
        <m:d>
          <m:dPr>
            <m:begChr m:val="{"/>
            <m:sepChr m:val=""/>
            <m:endChr m:val="}"/>
            <m:grow/>
          </m:dPr>
          <m:e>
            <m:acc>
              <m:accPr>
                <m:chr m:val="̃"/>
              </m:accPr>
              <m:e>
                <m:r>
                  <m:t>0</m:t>
                </m:r>
              </m:e>
            </m:acc>
          </m:e>
        </m:d>
        <m:r>
          <m:t>​</m:t>
        </m:r>
      </m:oMath>
      <w:ins w:id="11714" w:author="PR Preview" w:date="2026-01-01T00:00:00Z">
        <w:r>
          <w:t xml:space="preserve">,</w:t>
        </w:r>
      </w:ins>
      <w:ins w:id="11715" w:author="PR Preview" w:date="2026-01-01T00:00:00Z">
        <w:r>
          <w:t xml:space="preserve"> </w:t>
        </w:r>
      </w:ins>
      <w:ins w:id="11716" w:author="PR Preview" w:date="2026-01-01T00:00:00Z">
        <w:r>
          <w:t xml:space="preserve">by</w:t>
        </w:r>
      </w:ins>
      <w:ins w:id="11717" w:author="PR Preview" w:date="2026-01-01T00:00:00Z">
        <w:r>
          <w:t xml:space="preserve"> </w:t>
        </w:r>
      </w:ins>
      <w:hyperlink w:anchor="def-dimension">
        <w:ins w:id="11718" w:author="PR Preview" w:date="2026-01-01T00:00:00Z">
          <w:r>
            <w:rPr>
              <w:rStyle w:val="Hyperlink"/>
            </w:rPr>
            <w:t xml:space="preserve">Definition 44</w:t>
          </w:r>
        </w:ins>
      </w:hyperlink>
      <w:ins w:id="11719" w:author="PR Preview" w:date="2026-01-01T00:00:00Z">
        <w:r>
          <w:t xml:space="preserve"> </w:t>
        </w:r>
      </w:ins>
      <w:ins w:id="11720" w:author="PR Preview" w:date="2026-01-01T00:00:00Z">
        <w:r>
          <w:t xml:space="preserve">and</w:t>
        </w:r>
      </w:ins>
      <w:ins w:id="11721" w:author="PR Preview" w:date="2026-01-01T00:00:00Z">
        <w:r>
          <w:t xml:space="preserve"> </w:t>
        </w:r>
      </w:ins>
      <w:hyperlink w:anchor="def-span">
        <w:ins w:id="11722" w:author="PR Preview" w:date="2026-01-01T00:00:00Z">
          <w:r>
            <w:rPr>
              <w:rStyle w:val="Hyperlink"/>
            </w:rPr>
            <w:t xml:space="preserve">Definition 41</w:t>
          </w:r>
        </w:ins>
      </w:hyperlink>
      <w:ins w:id="11723" w:author="PR Preview" w:date="2026-01-01T00:00:00Z">
        <w:r>
          <w:t xml:space="preserve">;</w:t>
        </w:r>
      </w:ins>
      <w:ins w:id="11724" w:author="PR Preview" w:date="2026-01-01T00:00:00Z">
        <w:r>
          <w:t xml:space="preserve"> </w:t>
        </w:r>
      </w:ins>
      <w:ins w:id="11725" w:author="PR Preview" w:date="2026-01-01T00:00:00Z">
        <w:r>
          <w:t xml:space="preserve">and</w:t>
        </w:r>
      </w:ins>
      <w:ins w:id="11726" w:author="PR Preview" w:date="2026-01-01T00:00:00Z">
        <w:r>
          <w:t xml:space="preserve"> </w:t>
        </w:r>
      </w:ins>
      <m:oMath>
        <m:r>
          <m:t>​</m:t>
        </m:r>
        <m:d>
          <m:dPr>
            <m:begChr m:val="{"/>
            <m:sepChr m:val=""/>
            <m:endChr m:val="}"/>
            <m:grow/>
          </m:dPr>
          <m:e>
            <m:acc>
              <m:accPr>
                <m:chr m:val="̃"/>
              </m:accPr>
              <m:e>
                <m:r>
                  <m:t>0</m:t>
                </m:r>
              </m:e>
            </m:acc>
          </m:e>
        </m:d>
        <m:r>
          <m:t>​</m:t>
        </m:r>
      </m:oMath>
      <w:ins w:id="11727" w:author="PR Preview" w:date="2026-01-01T00:00:00Z">
        <w:r>
          <w:t xml:space="preserve"> </w:t>
        </w:r>
      </w:ins>
      <w:ins w:id="11728" w:author="PR Preview" w:date="2026-01-01T00:00:00Z">
        <w:r>
          <w:t xml:space="preserve">has dimension</w:t>
        </w:r>
      </w:ins>
      <w:ins w:id="11729" w:author="PR Preview" w:date="2026-01-01T00:00:00Z">
        <w:r>
          <w:t xml:space="preserve"> </w:t>
        </w:r>
      </w:ins>
      <m:oMath>
        <m:r>
          <m:t>0</m:t>
        </m:r>
      </m:oMath>
      <w:ins w:id="11730" w:author="PR Preview" w:date="2026-01-01T00:00:00Z">
        <w:r>
          <w:t xml:space="preserve">, by</w:t>
        </w:r>
      </w:ins>
      <w:ins w:id="11731" w:author="PR Preview" w:date="2026-01-01T00:00:00Z">
        <w:r>
          <w:t xml:space="preserve"> </w:t>
        </w:r>
      </w:ins>
      <w:hyperlink w:anchor="exm-dimension">
        <w:ins w:id="11732" w:author="PR Preview" w:date="2026-01-01T00:00:00Z">
          <w:r>
            <w:rPr>
              <w:rStyle w:val="Hyperlink"/>
            </w:rPr>
            <w:t xml:space="preserve">Example 47</w:t>
          </w:r>
        </w:ins>
      </w:hyperlink>
      <w:ins w:id="11733" w:author="PR Preview" w:date="2026-01-01T00:00:00Z">
        <w:r>
          <w:t xml:space="preserve">).</w:t>
        </w:r>
      </w:ins>
      <w:ins w:id="11734" w:author="PR Preview" w:date="2026-01-01T00:00:00Z">
        <w:r>
          <w:t xml:space="preserve"> </w:t>
        </w:r>
      </w:ins>
      <w:ins w:id="11735" w:author="PR Preview" w:date="2026-01-01T00:00:00Z">
        <w:r>
          <w:t xml:space="preserve">By</w:t>
        </w:r>
      </w:ins>
      <w:ins w:id="11736" w:author="PR Preview" w:date="2026-01-01T00:00:00Z">
        <w:r>
          <w:t xml:space="preserve"> </w:t>
        </w:r>
      </w:ins>
      <w:hyperlink w:anchor="thm-rank-nullity">
        <w:ins w:id="11737" w:author="PR Preview" w:date="2026-01-01T00:00:00Z">
          <w:r>
            <w:rPr>
              <w:rStyle w:val="Hyperlink"/>
            </w:rPr>
            <w:t xml:space="preserve">Theorem 36</w:t>
          </w:r>
        </w:ins>
      </w:hyperlink>
      <w:ins w:id="11738" w:author="PR Preview" w:date="2026-01-01T00:00:00Z">
        <w:r>
          <w:t xml:space="preserve">, that is when</w:t>
        </w:r>
      </w:ins>
      <w:ins w:id="11739" w:author="PR Preview" w:date="2026-01-01T00:00:00Z">
        <w:r>
          <w:t xml:space="preserve"> </w:t>
        </w:r>
      </w:ins>
      <m:oMath>
        <m:r>
          <m:rPr>
            <m:sty m:val="p"/>
          </m:rPr>
          <m:t>rank</m:t>
        </m:r>
        <m:r>
          <m:rPr>
            <m:sty m:val="p"/>
          </m:rPr>
          <m:t>(</m:t>
        </m:r>
        <m:r>
          <m:rPr>
            <m:sty m:val="bi"/>
          </m:rPr>
          <m:t>A</m:t>
        </m:r>
        <m:r>
          <m:rPr>
            <m:sty m:val="p"/>
          </m:rPr>
          <m:t>)</m:t>
        </m:r>
        <m:r>
          <m:rPr>
            <m:sty m:val="p"/>
          </m:rPr>
          <m:t>=</m:t>
        </m:r>
        <m:r>
          <m:t>n</m:t>
        </m:r>
      </m:oMath>
      <w:ins w:id="11740" w:author="PR Preview" w:date="2026-01-01T00:00:00Z">
        <w:r>
          <w:t xml:space="preserve">.</w:t>
        </w:r>
      </w:ins>
    </w:p>
    <w:bookmarkStart w:id="538" w:name="exm-solution-unique"/>
    <w:p>
      <w:pPr>
        <w:pStyle w:val="BodyText"/>
      </w:pPr>
      <w:ins w:id="11741" w:author="PR Preview" w:date="2026-01-01T00:00:00Z">
        <w:r>
          <w:rPr>
            <w:b/>
            <w:bCs/>
          </w:rPr>
          <w:t xml:space="preserve">Example 172 (Three systems)</w:t>
        </w:r>
      </w:ins>
      <w:ins w:id="11742" w:author="PR Preview" w:date="2026-01-01T00:00:00Z">
        <w:r>
          <w:t xml:space="preserve"> </w:t>
        </w:r>
      </w:ins>
      <w:ins w:id="11743" w:author="PR Preview" w:date="2026-01-01T00:00:00Z">
        <w:r>
          <w:t xml:space="preserve"> </w:t>
        </w:r>
      </w:ins>
    </w:p>
    <w:p>
      <w:pPr>
        <w:numPr>
          <w:ilvl w:val="0"/>
          <w:numId w:val="1090"/>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del w:id="11744" w:author="PR Preview" w:date="2026-01-01T00:00:00Z">
        <w:r>
          <w:delText xml:space="preserve">The</w:delText>
        </w:r>
      </w:del>
      <w:del w:id="11745" w:author="PR Preview" w:date="2026-01-01T00:00:00Z">
        <w:r>
          <w:delText xml:space="preserve"> </w:delText>
        </w:r>
      </w:del>
      <m:oMath>
        <m:r>
          <m:t>3</m:t>
        </m:r>
        <m:r>
          <m:rPr>
            <m:sty m:val="p"/>
          </m:rPr>
          <m:t>×</m:t>
        </m:r>
        <m:r>
          <m:t>2</m:t>
        </m:r>
      </m:oMath>
      <w:del w:id="11746" w:author="PR Preview" w:date="2026-01-01T00:00:00Z">
        <w:r>
          <w:delText xml:space="preserve"> </w:delText>
        </w:r>
      </w:del>
      <w:del w:id="11747" w:author="PR Preview" w:date="2026-01-01T00:00:00Z">
        <w:r>
          <w:delText xml:space="preserve">matrix</w:delText>
        </w:r>
      </w:del>
      <w:del w:id="11748"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1749" w:author="PR Preview" w:date="2026-01-01T00:00:00Z">
        <w:r>
          <w:delText xml:space="preserve"> </w:delText>
        </w:r>
      </w:del>
      <w:del w:id="11750" w:author="PR Preview" w:date="2026-01-01T00:00:00Z">
        <w:r>
          <w:delText xml:space="preserve">of</w:delText>
        </w:r>
      </w:del>
      <w:del w:id="11751" w:author="PR Preview" w:date="2026-01-01T00:00:00Z">
        <w:r>
          <w:delText xml:space="preserve"> </w:delText>
        </w:r>
      </w:del>
      <w:hyperlink w:anchor="exm-gram-invertible">
        <w:del w:id="11752" w:author="PR Preview" w:date="2026-01-01T00:00:00Z">
          <w:r>
            <w:rPr>
              <w:rStyle w:val="Hyperlink"/>
            </w:rPr>
            <w:delText xml:space="preserve">Example 149</w:delText>
          </w:r>
        </w:del>
      </w:hyperlink>
      <w:del w:id="11753" w:author="PR Preview" w:date="2026-01-01T00:00:00Z">
        <w:r>
          <w:delText xml:space="preserve"> </w:delText>
        </w:r>
      </w:del>
      <w:del w:id="11754" w:author="PR Preview" w:date="2026-01-01T00:00:00Z">
        <w:r>
          <w:delText xml:space="preserve">has rank</w:delText>
        </w:r>
      </w:del>
      <w:del w:id="11755" w:author="PR Preview" w:date="2026-01-01T00:00:00Z">
        <w:r>
          <w:delText xml:space="preserve"> </w:delText>
        </w:r>
      </w:del>
      <m:oMath>
        <m:r>
          <m:t>2</m:t>
        </m:r>
        <m:r>
          <m:rPr>
            <m:sty m:val="p"/>
          </m:rPr>
          <m:t>=</m:t>
        </m:r>
        <m:r>
          <m:t>n</m:t>
        </m:r>
      </m:oMath>
      <w:del w:id="11756" w:author="PR Preview" w:date="2026-01-01T00:00:00Z">
        <w:r>
          <w:delText xml:space="preserve">, so a consistent system has one solution,</w:delText>
        </w:r>
      </w:del>
      <w:del w:id="11757" w:author="PR Preview" w:date="2026-01-01T00:00:00Z">
        <w:r>
          <w:delText xml:space="preserve"> </w:delText>
        </w:r>
      </w:del>
      <w:del w:id="11758" w:author="PR Preview" w:date="2026-01-01T00:00:00Z">
        <w:r>
          <w:delText xml:space="preserve">but</w:delText>
        </w:r>
      </w:del>
      <w:del w:id="11759" w:author="PR Preview" w:date="2026-01-01T00:00:00Z">
        <w:r>
          <w:delText xml:space="preserve"> </w:delText>
        </w:r>
      </w:del>
      <m:oMath>
        <m:r>
          <m:t>2</m:t>
        </m:r>
        <m:r>
          <m:rPr>
            <m:sty m:val="p"/>
          </m:rPr>
          <m:t>&lt;</m:t>
        </m:r>
        <m:r>
          <m:t>3</m:t>
        </m:r>
        <m:r>
          <m:rPr>
            <m:sty m:val="p"/>
          </m:rPr>
          <m:t>=</m:t>
        </m:r>
        <m:r>
          <m:t>m</m:t>
        </m:r>
      </m:oMath>
      <w:del w:id="11760" w:author="PR Preview" w:date="2026-01-01T00:00:00Z">
        <w:r>
          <w:delText xml:space="preserve">, so some systems are inconsistent:</w:delText>
        </w:r>
      </w:del>
      <w:del w:id="11761"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del w:id="11762" w:author="PR Preview" w:date="2026-01-01T00:00:00Z">
        <w:r>
          <w:delText xml:space="preserve">, because</w:delText>
        </w:r>
      </w:del>
      <w:del w:id="11763" w:author="PR Preview" w:date="2026-01-01T00:00:00Z">
        <w:r>
          <w:delText xml:space="preserve"> </w:delText>
        </w:r>
      </w:del>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del w:id="11764" w:author="PR Preview" w:date="2026-01-01T00:00:00Z">
        <w:r>
          <w:delText xml:space="preserve"> </w:delText>
        </w:r>
      </w:del>
      <w:del w:id="11765" w:author="PR Preview" w:date="2026-01-01T00:00:00Z">
        <w:r>
          <w:delText xml:space="preserve">has equal differences between consecutive entries,</w:delText>
        </w:r>
      </w:del>
      <w:del w:id="11766" w:author="PR Preview" w:date="2026-01-01T00:00:00Z">
        <w:r>
          <w:delText xml:space="preserve"> </w:delText>
        </w:r>
      </w:del>
      <w:del w:id="11767" w:author="PR Preview" w:date="2026-01-01T00:00:00Z">
        <w:r>
          <w:delText xml:space="preserve">and</w:delText>
        </w:r>
      </w:del>
      <w:del w:id="11768" w:author="PR Preview" w:date="2026-01-01T00:00:00Z">
        <w:r>
          <w:delText xml:space="preserve"> </w:delText>
        </w:r>
      </w:del>
      <m:oMath>
        <m:r>
          <m:rPr>
            <m:sty m:val="p"/>
          </m:rPr>
          <m:t>(</m:t>
        </m:r>
        <m:r>
          <m:t>1</m:t>
        </m:r>
        <m:r>
          <m:rPr>
            <m:sty m:val="p"/>
          </m:rPr>
          <m:t>,</m:t>
        </m:r>
        <m:r>
          <m:t>0</m:t>
        </m:r>
        <m:r>
          <m:rPr>
            <m:sty m:val="p"/>
          </m:rPr>
          <m:t>,</m:t>
        </m:r>
        <m:r>
          <m:t>0</m:t>
        </m:r>
        <m:r>
          <m:rPr>
            <m:sty m:val="p"/>
          </m:rPr>
          <m:t>)</m:t>
        </m:r>
      </m:oMath>
      <w:del w:id="11769" w:author="PR Preview" w:date="2026-01-01T00:00:00Z">
        <w:r>
          <w:delText xml:space="preserve"> </w:delText>
        </w:r>
      </w:del>
      <w:del w:id="11770" w:author="PR Preview" w:date="2026-01-01T00:00:00Z">
        <w:r>
          <w:delText xml:space="preserve">does not.</w:delText>
        </w:r>
      </w:del>
    </w:p>
    <w:p>
      <w:pPr>
        <w:numPr>
          <w:ilvl w:val="0"/>
          <w:numId w:val="1090"/>
        </w:numPr>
      </w:pPr>
      <w:ins w:id="11771" w:author="PR Preview" w:date="2026-01-01T00:00:00Z">
        <w:r>
          <w:t xml:space="preserve">The</w:t>
        </w:r>
      </w:ins>
      <w:ins w:id="11772" w:author="PR Preview" w:date="2026-01-01T00:00:00Z">
        <w:r>
          <w:t xml:space="preserve"> </w:t>
        </w:r>
      </w:ins>
      <m:oMath>
        <m:r>
          <m:t>3</m:t>
        </m:r>
        <m:r>
          <m:rPr>
            <m:sty m:val="p"/>
          </m:rPr>
          <m:t>×</m:t>
        </m:r>
        <m:r>
          <m:t>2</m:t>
        </m:r>
      </m:oMath>
      <w:ins w:id="11773" w:author="PR Preview" w:date="2026-01-01T00:00:00Z">
        <w:r>
          <w:t xml:space="preserve"> </w:t>
        </w:r>
      </w:ins>
      <w:ins w:id="11774" w:author="PR Preview" w:date="2026-01-01T00:00:00Z">
        <w:r>
          <w:t xml:space="preserve">matrix</w:t>
        </w:r>
      </w:ins>
      <w:ins w:id="1177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1776" w:author="PR Preview" w:date="2026-01-01T00:00:00Z">
        <w:r>
          <w:t xml:space="preserve"> </w:t>
        </w:r>
      </w:ins>
      <w:ins w:id="11777" w:author="PR Preview" w:date="2026-01-01T00:00:00Z">
        <w:r>
          <w:t xml:space="preserve">of</w:t>
        </w:r>
      </w:ins>
      <w:ins w:id="11778" w:author="PR Preview" w:date="2026-01-01T00:00:00Z">
        <w:r>
          <w:t xml:space="preserve"> </w:t>
        </w:r>
      </w:ins>
      <w:hyperlink w:anchor="exm-gram-invertible">
        <w:ins w:id="11779" w:author="PR Preview" w:date="2026-01-01T00:00:00Z">
          <w:r>
            <w:rPr>
              <w:rStyle w:val="Hyperlink"/>
            </w:rPr>
            <w:t xml:space="preserve">Example 152</w:t>
          </w:r>
        </w:ins>
      </w:hyperlink>
      <w:ins w:id="11780" w:author="PR Preview" w:date="2026-01-01T00:00:00Z">
        <w:r>
          <w:t xml:space="preserve"> </w:t>
        </w:r>
      </w:ins>
      <w:ins w:id="11781" w:author="PR Preview" w:date="2026-01-01T00:00:00Z">
        <w:r>
          <w:t xml:space="preserve">has rank</w:t>
        </w:r>
      </w:ins>
      <w:ins w:id="11782" w:author="PR Preview" w:date="2026-01-01T00:00:00Z">
        <w:r>
          <w:t xml:space="preserve"> </w:t>
        </w:r>
      </w:ins>
      <m:oMath>
        <m:r>
          <m:t>2</m:t>
        </m:r>
        <m:r>
          <m:rPr>
            <m:sty m:val="p"/>
          </m:rPr>
          <m:t>=</m:t>
        </m:r>
        <m:r>
          <m:t>n</m:t>
        </m:r>
      </m:oMath>
      <w:ins w:id="11783" w:author="PR Preview" w:date="2026-01-01T00:00:00Z">
        <w:r>
          <w:t xml:space="preserve">, so a consistent system has one solution,</w:t>
        </w:r>
      </w:ins>
      <w:ins w:id="11784" w:author="PR Preview" w:date="2026-01-01T00:00:00Z">
        <w:r>
          <w:t xml:space="preserve"> </w:t>
        </w:r>
      </w:ins>
      <w:ins w:id="11785" w:author="PR Preview" w:date="2026-01-01T00:00:00Z">
        <w:r>
          <w:t xml:space="preserve">but</w:t>
        </w:r>
      </w:ins>
      <w:ins w:id="11786" w:author="PR Preview" w:date="2026-01-01T00:00:00Z">
        <w:r>
          <w:t xml:space="preserve"> </w:t>
        </w:r>
      </w:ins>
      <m:oMath>
        <m:r>
          <m:t>2</m:t>
        </m:r>
        <m:r>
          <m:rPr>
            <m:sty m:val="p"/>
          </m:rPr>
          <m:t>&lt;</m:t>
        </m:r>
        <m:r>
          <m:t>3</m:t>
        </m:r>
        <m:r>
          <m:rPr>
            <m:sty m:val="p"/>
          </m:rPr>
          <m:t>=</m:t>
        </m:r>
        <m:r>
          <m:t>m</m:t>
        </m:r>
      </m:oMath>
      <w:ins w:id="11787" w:author="PR Preview" w:date="2026-01-01T00:00:00Z">
        <w:r>
          <w:t xml:space="preserve">, so some systems are inconsistent:</w:t>
        </w:r>
      </w:ins>
      <w:ins w:id="11788"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ins w:id="11789" w:author="PR Preview" w:date="2026-01-01T00:00:00Z">
        <w:r>
          <w:t xml:space="preserve">, because</w:t>
        </w:r>
      </w:ins>
      <w:ins w:id="11790" w:author="PR Preview" w:date="2026-01-01T00:00:00Z">
        <w:r>
          <w:t xml:space="preserve"> </w:t>
        </w:r>
      </w:ins>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ins w:id="11791" w:author="PR Preview" w:date="2026-01-01T00:00:00Z">
        <w:r>
          <w:t xml:space="preserve"> </w:t>
        </w:r>
      </w:ins>
      <w:ins w:id="11792" w:author="PR Preview" w:date="2026-01-01T00:00:00Z">
        <w:r>
          <w:t xml:space="preserve">has equal differences between consecutive entries,</w:t>
        </w:r>
      </w:ins>
      <w:ins w:id="11793" w:author="PR Preview" w:date="2026-01-01T00:00:00Z">
        <w:r>
          <w:t xml:space="preserve"> </w:t>
        </w:r>
      </w:ins>
      <w:ins w:id="11794" w:author="PR Preview" w:date="2026-01-01T00:00:00Z">
        <w:r>
          <w:t xml:space="preserve">and</w:t>
        </w:r>
      </w:ins>
      <w:ins w:id="11795" w:author="PR Preview" w:date="2026-01-01T00:00:00Z">
        <w:r>
          <w:t xml:space="preserve"> </w:t>
        </w:r>
      </w:ins>
      <m:oMath>
        <m:r>
          <m:rPr>
            <m:sty m:val="p"/>
          </m:rPr>
          <m:t>(</m:t>
        </m:r>
        <m:r>
          <m:t>1</m:t>
        </m:r>
        <m:r>
          <m:rPr>
            <m:sty m:val="p"/>
          </m:rPr>
          <m:t>,</m:t>
        </m:r>
        <m:r>
          <m:t>0</m:t>
        </m:r>
        <m:r>
          <m:rPr>
            <m:sty m:val="p"/>
          </m:rPr>
          <m:t>,</m:t>
        </m:r>
        <m:r>
          <m:t>0</m:t>
        </m:r>
        <m:r>
          <m:rPr>
            <m:sty m:val="p"/>
          </m:rPr>
          <m:t>)</m:t>
        </m:r>
      </m:oMath>
      <w:ins w:id="11796" w:author="PR Preview" w:date="2026-01-01T00:00:00Z">
        <w:r>
          <w:t xml:space="preserve"> </w:t>
        </w:r>
      </w:ins>
      <w:ins w:id="11797" w:author="PR Preview" w:date="2026-01-01T00:00:00Z">
        <w:r>
          <w:t xml:space="preserve">does not.</w:t>
        </w:r>
      </w:ins>
    </w:p>
    <w:p>
      <w:pPr>
        <w:numPr>
          <w:ilvl w:val="0"/>
          <w:numId w:val="1090"/>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8"/>
    <w:bookmarkStart w:id="539" w:name="thm-projector-generalized-inverse"/>
    <w:p>
      <w:pPr>
        <w:pStyle w:val="FirstParagraph"/>
      </w:pPr>
      <w:del w:id="11798" w:author="PR Preview" w:date="2026-01-01T00:00:00Z">
        <w:r>
          <w:rPr>
            <w:b/>
            <w:bCs/>
          </w:rPr>
          <w:delText xml:space="preserve">Theorem 92 (The projection onto a column space, with any generalized inverse)</w:delText>
        </w:r>
      </w:del>
      <w:del w:id="11799" w:author="PR Preview" w:date="2026-01-01T00:00:00Z">
        <w:r>
          <w:delText xml:space="preserve"> </w:delText>
        </w:r>
      </w:del>
      <w:del w:id="11800" w:author="PR Preview" w:date="2026-01-01T00:00:00Z">
        <w:r>
          <w:delText xml:space="preserve">Let</w:delText>
        </w:r>
      </w:del>
      <w:del w:id="11801" w:author="PR Preview" w:date="2026-01-01T00:00:00Z">
        <w:r>
          <w:delText xml:space="preserve"> </w:delText>
        </w:r>
      </w:del>
      <m:oMath>
        <m:r>
          <m:rPr>
            <m:sty m:val="bi"/>
          </m:rPr>
          <m:t>X</m:t>
        </m:r>
      </m:oMath>
      <w:del w:id="11802" w:author="PR Preview" w:date="2026-01-01T00:00:00Z">
        <w:r>
          <w:delText xml:space="preserve"> </w:delText>
        </w:r>
      </w:del>
      <w:del w:id="11803" w:author="PR Preview" w:date="2026-01-01T00:00:00Z">
        <w:r>
          <w:delText xml:space="preserve">be an</w:delText>
        </w:r>
      </w:del>
      <w:del w:id="11804" w:author="PR Preview" w:date="2026-01-01T00:00:00Z">
        <w:r>
          <w:delText xml:space="preserve"> </w:delText>
        </w:r>
      </w:del>
      <m:oMath>
        <m:r>
          <m:t>n</m:t>
        </m:r>
        <m:r>
          <m:rPr>
            <m:sty m:val="p"/>
          </m:rPr>
          <m:t>×</m:t>
        </m:r>
        <m:r>
          <m:t>p</m:t>
        </m:r>
      </m:oMath>
      <w:del w:id="11805" w:author="PR Preview" w:date="2026-01-01T00:00:00Z">
        <w:r>
          <w:delText xml:space="preserve"> </w:delText>
        </w:r>
      </w:del>
      <w:del w:id="11806" w:author="PR Preview" w:date="2026-01-01T00:00:00Z">
        <w:r>
          <w:delText xml:space="preserve">matrix of any rank,</w:delText>
        </w:r>
      </w:del>
      <w:del w:id="11807" w:author="PR Preview" w:date="2026-01-01T00:00:00Z">
        <w:r>
          <w:delText xml:space="preserve"> </w:delText>
        </w:r>
      </w:del>
      <w:del w:id="11808" w:author="PR Preview" w:date="2026-01-01T00:00:00Z">
        <w:r>
          <w:delText xml:space="preserve">and let</w:delText>
        </w:r>
      </w:del>
      <w:del w:id="11809" w:author="PR Preview" w:date="2026-01-01T00:00:00Z">
        <w:r>
          <w:delText xml:space="preserve"> </w:delText>
        </w:r>
      </w:del>
      <m:oMath>
        <m:r>
          <m:rPr>
            <m:sty m:val="bi"/>
          </m:rPr>
          <m:t>G</m:t>
        </m:r>
      </m:oMath>
      <w:del w:id="11810" w:author="PR Preview" w:date="2026-01-01T00:00:00Z">
        <w:r>
          <w:delText xml:space="preserve"> </w:delText>
        </w:r>
      </w:del>
      <w:del w:id="11811" w:author="PR Preview" w:date="2026-01-01T00:00:00Z">
        <w:r>
          <w:delText xml:space="preserve">be any generalized inverse of</w:delText>
        </w:r>
      </w:del>
      <w:del w:id="11812" w:author="PR Preview" w:date="2026-01-01T00:00:00Z">
        <w:r>
          <w:delText xml:space="preserve"> </w:delText>
        </w:r>
      </w:del>
      <m:oMath>
        <m:sSup>
          <m:e>
            <m:r>
              <m:rPr>
                <m:sty m:val="bi"/>
              </m:rPr>
              <m:t>X</m:t>
            </m:r>
          </m:e>
          <m:sup>
            <m:r>
              <m:rPr>
                <m:sty m:val="p"/>
              </m:rPr>
              <m:t>⊤</m:t>
            </m:r>
          </m:sup>
        </m:sSup>
        <m:r>
          <m:rPr>
            <m:sty m:val="bi"/>
          </m:rPr>
          <m:t>X</m:t>
        </m:r>
      </m:oMath>
      <w:del w:id="11813" w:author="PR Preview" w:date="2026-01-01T00:00:00Z">
        <w:r>
          <w:delText xml:space="preserve"> </w:delText>
        </w:r>
      </w:del>
      <w:del w:id="11814" w:author="PR Preview" w:date="2026-01-01T00:00:00Z">
        <w:r>
          <w:delText xml:space="preserve">(</w:delText>
        </w:r>
      </w:del>
      <w:hyperlink w:anchor="def-generalized-inverse">
        <w:del w:id="11815" w:author="PR Preview" w:date="2026-01-01T00:00:00Z">
          <w:r>
            <w:rPr>
              <w:rStyle w:val="Hyperlink"/>
            </w:rPr>
            <w:delText xml:space="preserve">Definition 92</w:delText>
          </w:r>
        </w:del>
      </w:hyperlink>
      <w:del w:id="11816" w:author="PR Preview" w:date="2026-01-01T00:00:00Z">
        <w:r>
          <w:delText xml:space="preserve">).</w:delText>
        </w:r>
      </w:del>
      <w:del w:id="11817" w:author="PR Preview" w:date="2026-01-01T00:00:00Z">
        <w:r>
          <w:delText xml:space="preserve"> </w:delText>
        </w:r>
      </w:del>
      <w:del w:id="11818" w:author="PR Preview" w:date="2026-01-01T00:00:00Z">
        <w:r>
          <w:delText xml:space="preserve">Then for every</w:delText>
        </w:r>
      </w:del>
      <w:del w:id="11819" w:author="PR Preview" w:date="2026-01-01T00:00:00Z">
        <w:r>
          <w:delText xml:space="preserve"> </w:delText>
        </w:r>
      </w:del>
      <m:oMath>
        <m:acc>
          <m:accPr>
            <m:chr m:val="̃"/>
          </m:accPr>
          <m:e>
            <m:r>
              <m:t>y</m:t>
            </m:r>
          </m:e>
        </m:acc>
        <m:r>
          <m:rPr>
            <m:sty m:val="p"/>
          </m:rPr>
          <m:t>∈</m:t>
        </m:r>
        <m:sSup>
          <m:e>
            <m:r>
              <m:rPr>
                <m:scr m:val="double-struck"/>
                <m:sty m:val="p"/>
              </m:rPr>
              <m:t>R</m:t>
            </m:r>
          </m:e>
          <m:sup>
            <m:r>
              <m:t>n</m:t>
            </m:r>
          </m:sup>
        </m:sSup>
      </m:oMath>
      <w:del w:id="11820" w:author="PR Preview" w:date="2026-01-01T00:00:00Z">
        <w:r>
          <w:delText xml:space="preserve">,</w:delText>
        </w:r>
      </w:del>
      <w:del w:id="11821" w:author="PR Preview" w:date="2026-01-01T00:00:00Z">
        <w:r>
          <w:delText xml:space="preserve"> </w:delText>
        </w:r>
      </w:del>
      <m:oMath>
        <m:r>
          <m:rPr>
            <m:sty m:val="bi"/>
          </m:rPr>
          <m:t>X</m:t>
        </m:r>
        <m:r>
          <m:rPr>
            <m:sty m:val="bi"/>
          </m:rPr>
          <m:t>G</m:t>
        </m:r>
        <m:sSup>
          <m:e>
            <m:r>
              <m:rPr>
                <m:sty m:val="bi"/>
              </m:rPr>
              <m:t>X</m:t>
            </m:r>
          </m:e>
          <m:sup>
            <m:r>
              <m:rPr>
                <m:sty m:val="p"/>
              </m:rPr>
              <m:t>⊤</m:t>
            </m:r>
          </m:sup>
        </m:sSup>
        <m:acc>
          <m:accPr>
            <m:chr m:val="̃"/>
          </m:accPr>
          <m:e>
            <m:r>
              <m:t>y</m:t>
            </m:r>
          </m:e>
        </m:acc>
      </m:oMath>
      <w:del w:id="11822" w:author="PR Preview" w:date="2026-01-01T00:00:00Z">
        <w:r>
          <w:delText xml:space="preserve"> </w:delText>
        </w:r>
      </w:del>
      <w:del w:id="11823" w:author="PR Preview" w:date="2026-01-01T00:00:00Z">
        <w:r>
          <w:delText xml:space="preserve">is the orthogonal projection of</w:delText>
        </w:r>
      </w:del>
      <w:del w:id="11824" w:author="PR Preview" w:date="2026-01-01T00:00:00Z">
        <w:r>
          <w:delText xml:space="preserve"> </w:delText>
        </w:r>
      </w:del>
      <m:oMath>
        <m:acc>
          <m:accPr>
            <m:chr m:val="̃"/>
          </m:accPr>
          <m:e>
            <m:r>
              <m:t>y</m:t>
            </m:r>
          </m:e>
        </m:acc>
      </m:oMath>
      <w:del w:id="11825" w:author="PR Preview" w:date="2026-01-01T00:00:00Z">
        <w:r>
          <w:delText xml:space="preserve"> </w:delText>
        </w:r>
      </w:del>
      <w:del w:id="11826" w:author="PR Preview" w:date="2026-01-01T00:00:00Z">
        <w:r>
          <w:delText xml:space="preserve">onto</w:delText>
        </w:r>
      </w:del>
      <w:del w:id="11827" w:author="PR Preview" w:date="2026-01-01T00:00:00Z">
        <w:r>
          <w:delText xml:space="preserve"> </w:delText>
        </w:r>
      </w:del>
      <m:oMath>
        <m:r>
          <m:rPr>
            <m:scr m:val="script"/>
            <m:sty m:val="p"/>
          </m:rPr>
          <m:t>C</m:t>
        </m:r>
        <m:r>
          <m:rPr>
            <m:sty m:val="p"/>
          </m:rPr>
          <m:t>(</m:t>
        </m:r>
        <m:r>
          <m:rPr>
            <m:sty m:val="bi"/>
          </m:rPr>
          <m:t>X</m:t>
        </m:r>
        <m:r>
          <m:rPr>
            <m:sty m:val="p"/>
          </m:rPr>
          <m:t>)</m:t>
        </m:r>
      </m:oMath>
      <w:del w:id="11828" w:author="PR Preview" w:date="2026-01-01T00:00:00Z">
        <w:r>
          <w:delText xml:space="preserve"> </w:delText>
        </w:r>
      </w:del>
      <w:del w:id="11829" w:author="PR Preview" w:date="2026-01-01T00:00:00Z">
        <w:r>
          <w:delText xml:space="preserve">(</w:delText>
        </w:r>
      </w:del>
      <w:hyperlink w:anchor="def-orthogonal-projection">
        <w:del w:id="11830" w:author="PR Preview" w:date="2026-01-01T00:00:00Z">
          <w:r>
            <w:rPr>
              <w:rStyle w:val="Hyperlink"/>
            </w:rPr>
            <w:delText xml:space="preserve">Definition 91</w:delText>
          </w:r>
        </w:del>
      </w:hyperlink>
      <w:del w:id="11831" w:author="PR Preview" w:date="2026-01-01T00:00:00Z">
        <w:r>
          <w:delText xml:space="preserve">).</w:delText>
        </w:r>
      </w:del>
      <w:del w:id="11832" w:author="PR Preview" w:date="2026-01-01T00:00:00Z">
        <w:r>
          <w:delText xml:space="preserve"> </w:delText>
        </w:r>
      </w:del>
      <w:del w:id="11833" w:author="PR Preview" w:date="2026-01-01T00:00:00Z">
        <w:r>
          <w:delText xml:space="preserve">So the matrix</w:delText>
        </w:r>
      </w:del>
      <w:del w:id="11834" w:author="PR Preview" w:date="2026-01-01T00:00:00Z">
        <w:r>
          <w:delText xml:space="preserve"> </w:delText>
        </w:r>
      </w:del>
      <m:oMath>
        <m:r>
          <m:rPr>
            <m:sty m:val="bi"/>
          </m:rPr>
          <m:t>X</m:t>
        </m:r>
        <m:r>
          <m:rPr>
            <m:sty m:val="bi"/>
          </m:rPr>
          <m:t>G</m:t>
        </m:r>
        <m:sSup>
          <m:e>
            <m:r>
              <m:rPr>
                <m:sty m:val="bi"/>
              </m:rPr>
              <m:t>X</m:t>
            </m:r>
          </m:e>
          <m:sup>
            <m:r>
              <m:rPr>
                <m:sty m:val="p"/>
              </m:rPr>
              <m:t>⊤</m:t>
            </m:r>
          </m:sup>
        </m:sSup>
      </m:oMath>
      <w:del w:id="11835" w:author="PR Preview" w:date="2026-01-01T00:00:00Z">
        <w:r>
          <w:delText xml:space="preserve"> </w:delText>
        </w:r>
      </w:del>
      <w:del w:id="11836" w:author="PR Preview" w:date="2026-01-01T00:00:00Z">
        <w:r>
          <w:delText xml:space="preserve">is the same for every choice of</w:delText>
        </w:r>
      </w:del>
      <w:del w:id="11837" w:author="PR Preview" w:date="2026-01-01T00:00:00Z">
        <w:r>
          <w:delText xml:space="preserve"> </w:delText>
        </w:r>
      </w:del>
      <m:oMath>
        <m:r>
          <m:rPr>
            <m:sty m:val="bi"/>
          </m:rPr>
          <m:t>G</m:t>
        </m:r>
      </m:oMath>
      <w:del w:id="11838" w:author="PR Preview" w:date="2026-01-01T00:00:00Z">
        <w:r>
          <w:delText xml:space="preserve">,</w:delText>
        </w:r>
      </w:del>
      <w:del w:id="11839" w:author="PR Preview" w:date="2026-01-01T00:00:00Z">
        <w:r>
          <w:delText xml:space="preserve"> </w:delText>
        </w:r>
      </w:del>
      <w:del w:id="11840" w:author="PR Preview" w:date="2026-01-01T00:00:00Z">
        <w:r>
          <w:delText xml:space="preserve">and when</w:delText>
        </w:r>
      </w:del>
      <w:del w:id="1184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1842" w:author="PR Preview" w:date="2026-01-01T00:00:00Z">
        <w:r>
          <w:delText xml:space="preserve"> </w:delText>
        </w:r>
      </w:del>
      <w:del w:id="11843" w:author="PR Preview" w:date="2026-01-01T00:00:00Z">
        <w:r>
          <w:delText xml:space="preserve">it is the hat matrix</w:delText>
        </w:r>
      </w:del>
      <w:del w:id="11844" w:author="PR Preview" w:date="2026-01-01T00:00:00Z">
        <w:r>
          <w:delText xml:space="preserve"> </w:delText>
        </w:r>
      </w:del>
      <m:oMath>
        <m:r>
          <m:rPr>
            <m:sty m:val="bi"/>
          </m:rPr>
          <m:t>H</m:t>
        </m:r>
      </m:oMath>
      <w:del w:id="11845" w:author="PR Preview" w:date="2026-01-01T00:00:00Z">
        <w:r>
          <w:delText xml:space="preserve"> </w:delText>
        </w:r>
      </w:del>
      <w:del w:id="11846" w:author="PR Preview" w:date="2026-01-01T00:00:00Z">
        <w:r>
          <w:delText xml:space="preserve">(</w:delText>
        </w:r>
      </w:del>
      <w:hyperlink w:anchor="def-hat-matrix">
        <w:del w:id="11847" w:author="PR Preview" w:date="2026-01-01T00:00:00Z">
          <w:r>
            <w:rPr>
              <w:rStyle w:val="Hyperlink"/>
            </w:rPr>
            <w:delText xml:space="preserve">Definition 90</w:delText>
          </w:r>
        </w:del>
      </w:hyperlink>
      <w:del w:id="11848" w:author="PR Preview" w:date="2026-01-01T00:00:00Z">
        <w:r>
          <w:delText xml:space="preserve">).</w:delText>
        </w:r>
      </w:del>
    </w:p>
    <w:p>
      <w:pPr>
        <w:pStyle w:val="FirstParagraph"/>
      </w:pPr>
      <w:ins w:id="11849" w:author="PR Preview" w:date="2026-01-01T00:00:00Z">
        <w:r>
          <w:rPr>
            <w:b/>
            <w:bCs/>
          </w:rPr>
          <w:t xml:space="preserve">Theorem 95 (The projection onto a column space, with any generalized inverse)</w:t>
        </w:r>
      </w:ins>
      <w:ins w:id="11850" w:author="PR Preview" w:date="2026-01-01T00:00:00Z">
        <w:r>
          <w:t xml:space="preserve"> </w:t>
        </w:r>
      </w:ins>
      <w:ins w:id="11851" w:author="PR Preview" w:date="2026-01-01T00:00:00Z">
        <w:r>
          <w:t xml:space="preserve">Let</w:t>
        </w:r>
      </w:ins>
      <w:ins w:id="11852" w:author="PR Preview" w:date="2026-01-01T00:00:00Z">
        <w:r>
          <w:t xml:space="preserve"> </w:t>
        </w:r>
      </w:ins>
      <m:oMath>
        <m:r>
          <m:rPr>
            <m:sty m:val="bi"/>
          </m:rPr>
          <m:t>X</m:t>
        </m:r>
      </m:oMath>
      <w:ins w:id="11853" w:author="PR Preview" w:date="2026-01-01T00:00:00Z">
        <w:r>
          <w:t xml:space="preserve"> </w:t>
        </w:r>
      </w:ins>
      <w:ins w:id="11854" w:author="PR Preview" w:date="2026-01-01T00:00:00Z">
        <w:r>
          <w:t xml:space="preserve">be an</w:t>
        </w:r>
      </w:ins>
      <w:ins w:id="11855" w:author="PR Preview" w:date="2026-01-01T00:00:00Z">
        <w:r>
          <w:t xml:space="preserve"> </w:t>
        </w:r>
      </w:ins>
      <m:oMath>
        <m:r>
          <m:t>n</m:t>
        </m:r>
        <m:r>
          <m:rPr>
            <m:sty m:val="p"/>
          </m:rPr>
          <m:t>×</m:t>
        </m:r>
        <m:r>
          <m:t>p</m:t>
        </m:r>
      </m:oMath>
      <w:ins w:id="11856" w:author="PR Preview" w:date="2026-01-01T00:00:00Z">
        <w:r>
          <w:t xml:space="preserve"> </w:t>
        </w:r>
      </w:ins>
      <w:ins w:id="11857" w:author="PR Preview" w:date="2026-01-01T00:00:00Z">
        <w:r>
          <w:t xml:space="preserve">matrix of any rank,</w:t>
        </w:r>
      </w:ins>
      <w:ins w:id="11858" w:author="PR Preview" w:date="2026-01-01T00:00:00Z">
        <w:r>
          <w:t xml:space="preserve"> </w:t>
        </w:r>
      </w:ins>
      <w:ins w:id="11859" w:author="PR Preview" w:date="2026-01-01T00:00:00Z">
        <w:r>
          <w:t xml:space="preserve">and let</w:t>
        </w:r>
      </w:ins>
      <w:ins w:id="11860" w:author="PR Preview" w:date="2026-01-01T00:00:00Z">
        <w:r>
          <w:t xml:space="preserve"> </w:t>
        </w:r>
      </w:ins>
      <m:oMath>
        <m:r>
          <m:rPr>
            <m:sty m:val="bi"/>
          </m:rPr>
          <m:t>G</m:t>
        </m:r>
      </m:oMath>
      <w:ins w:id="11861" w:author="PR Preview" w:date="2026-01-01T00:00:00Z">
        <w:r>
          <w:t xml:space="preserve"> </w:t>
        </w:r>
      </w:ins>
      <w:ins w:id="11862" w:author="PR Preview" w:date="2026-01-01T00:00:00Z">
        <w:r>
          <w:t xml:space="preserve">be any generalized inverse of</w:t>
        </w:r>
      </w:ins>
      <w:ins w:id="11863" w:author="PR Preview" w:date="2026-01-01T00:00:00Z">
        <w:r>
          <w:t xml:space="preserve"> </w:t>
        </w:r>
      </w:ins>
      <m:oMath>
        <m:sSup>
          <m:e>
            <m:r>
              <m:rPr>
                <m:sty m:val="bi"/>
              </m:rPr>
              <m:t>X</m:t>
            </m:r>
          </m:e>
          <m:sup>
            <m:r>
              <m:rPr>
                <m:sty m:val="p"/>
              </m:rPr>
              <m:t>⊤</m:t>
            </m:r>
          </m:sup>
        </m:sSup>
        <m:r>
          <m:rPr>
            <m:sty m:val="bi"/>
          </m:rPr>
          <m:t>X</m:t>
        </m:r>
      </m:oMath>
      <w:ins w:id="11864" w:author="PR Preview" w:date="2026-01-01T00:00:00Z">
        <w:r>
          <w:t xml:space="preserve"> </w:t>
        </w:r>
      </w:ins>
      <w:ins w:id="11865" w:author="PR Preview" w:date="2026-01-01T00:00:00Z">
        <w:r>
          <w:t xml:space="preserve">(</w:t>
        </w:r>
      </w:ins>
      <w:hyperlink w:anchor="def-generalized-inverse">
        <w:ins w:id="11866" w:author="PR Preview" w:date="2026-01-01T00:00:00Z">
          <w:r>
            <w:rPr>
              <w:rStyle w:val="Hyperlink"/>
            </w:rPr>
            <w:t xml:space="preserve">Definition 92</w:t>
          </w:r>
        </w:ins>
      </w:hyperlink>
      <w:ins w:id="11867" w:author="PR Preview" w:date="2026-01-01T00:00:00Z">
        <w:r>
          <w:t xml:space="preserve">).</w:t>
        </w:r>
      </w:ins>
      <w:ins w:id="11868" w:author="PR Preview" w:date="2026-01-01T00:00:00Z">
        <w:r>
          <w:t xml:space="preserve"> </w:t>
        </w:r>
      </w:ins>
      <w:ins w:id="11869" w:author="PR Preview" w:date="2026-01-01T00:00:00Z">
        <w:r>
          <w:t xml:space="preserve">Then for every</w:t>
        </w:r>
      </w:ins>
      <w:ins w:id="11870" w:author="PR Preview" w:date="2026-01-01T00:00:00Z">
        <w:r>
          <w:t xml:space="preserve"> </w:t>
        </w:r>
      </w:ins>
      <m:oMath>
        <m:acc>
          <m:accPr>
            <m:chr m:val="̃"/>
          </m:accPr>
          <m:e>
            <m:r>
              <m:t>y</m:t>
            </m:r>
          </m:e>
        </m:acc>
        <m:r>
          <m:rPr>
            <m:sty m:val="p"/>
          </m:rPr>
          <m:t>∈</m:t>
        </m:r>
        <m:sSup>
          <m:e>
            <m:r>
              <m:rPr>
                <m:scr m:val="double-struck"/>
                <m:sty m:val="p"/>
              </m:rPr>
              <m:t>R</m:t>
            </m:r>
          </m:e>
          <m:sup>
            <m:r>
              <m:t>n</m:t>
            </m:r>
          </m:sup>
        </m:sSup>
      </m:oMath>
      <w:ins w:id="11871" w:author="PR Preview" w:date="2026-01-01T00:00:00Z">
        <w:r>
          <w:t xml:space="preserve">,</w:t>
        </w:r>
      </w:ins>
      <w:ins w:id="11872" w:author="PR Preview" w:date="2026-01-01T00:00:00Z">
        <w:r>
          <w:t xml:space="preserve"> </w:t>
        </w:r>
      </w:ins>
      <m:oMath>
        <m:r>
          <m:rPr>
            <m:sty m:val="bi"/>
          </m:rPr>
          <m:t>X</m:t>
        </m:r>
        <m:r>
          <m:rPr>
            <m:sty m:val="bi"/>
          </m:rPr>
          <m:t>G</m:t>
        </m:r>
        <m:sSup>
          <m:e>
            <m:r>
              <m:rPr>
                <m:sty m:val="bi"/>
              </m:rPr>
              <m:t>X</m:t>
            </m:r>
          </m:e>
          <m:sup>
            <m:r>
              <m:rPr>
                <m:sty m:val="p"/>
              </m:rPr>
              <m:t>⊤</m:t>
            </m:r>
          </m:sup>
        </m:sSup>
        <m:acc>
          <m:accPr>
            <m:chr m:val="̃"/>
          </m:accPr>
          <m:e>
            <m:r>
              <m:t>y</m:t>
            </m:r>
          </m:e>
        </m:acc>
      </m:oMath>
      <w:ins w:id="11873" w:author="PR Preview" w:date="2026-01-01T00:00:00Z">
        <w:r>
          <w:t xml:space="preserve"> </w:t>
        </w:r>
      </w:ins>
      <w:ins w:id="11874" w:author="PR Preview" w:date="2026-01-01T00:00:00Z">
        <w:r>
          <w:t xml:space="preserve">is the orthogonal projection of</w:t>
        </w:r>
      </w:ins>
      <w:ins w:id="11875" w:author="PR Preview" w:date="2026-01-01T00:00:00Z">
        <w:r>
          <w:t xml:space="preserve"> </w:t>
        </w:r>
      </w:ins>
      <m:oMath>
        <m:acc>
          <m:accPr>
            <m:chr m:val="̃"/>
          </m:accPr>
          <m:e>
            <m:r>
              <m:t>y</m:t>
            </m:r>
          </m:e>
        </m:acc>
      </m:oMath>
      <w:ins w:id="11876" w:author="PR Preview" w:date="2026-01-01T00:00:00Z">
        <w:r>
          <w:t xml:space="preserve"> </w:t>
        </w:r>
      </w:ins>
      <w:ins w:id="11877" w:author="PR Preview" w:date="2026-01-01T00:00:00Z">
        <w:r>
          <w:t xml:space="preserve">onto</w:t>
        </w:r>
      </w:ins>
      <w:ins w:id="11878" w:author="PR Preview" w:date="2026-01-01T00:00:00Z">
        <w:r>
          <w:t xml:space="preserve"> </w:t>
        </w:r>
      </w:ins>
      <m:oMath>
        <m:r>
          <m:rPr>
            <m:scr m:val="script"/>
            <m:sty m:val="p"/>
          </m:rPr>
          <m:t>C</m:t>
        </m:r>
        <m:r>
          <m:rPr>
            <m:sty m:val="p"/>
          </m:rPr>
          <m:t>(</m:t>
        </m:r>
        <m:r>
          <m:rPr>
            <m:sty m:val="bi"/>
          </m:rPr>
          <m:t>X</m:t>
        </m:r>
        <m:r>
          <m:rPr>
            <m:sty m:val="p"/>
          </m:rPr>
          <m:t>)</m:t>
        </m:r>
      </m:oMath>
      <w:ins w:id="11879" w:author="PR Preview" w:date="2026-01-01T00:00:00Z">
        <w:r>
          <w:t xml:space="preserve"> </w:t>
        </w:r>
      </w:ins>
      <w:ins w:id="11880" w:author="PR Preview" w:date="2026-01-01T00:00:00Z">
        <w:r>
          <w:t xml:space="preserve">(</w:t>
        </w:r>
      </w:ins>
      <w:hyperlink w:anchor="def-orthogonal-projection">
        <w:ins w:id="11881" w:author="PR Preview" w:date="2026-01-01T00:00:00Z">
          <w:r>
            <w:rPr>
              <w:rStyle w:val="Hyperlink"/>
            </w:rPr>
            <w:t xml:space="preserve">Definition 91</w:t>
          </w:r>
        </w:ins>
      </w:hyperlink>
      <w:ins w:id="11882" w:author="PR Preview" w:date="2026-01-01T00:00:00Z">
        <w:r>
          <w:t xml:space="preserve">).</w:t>
        </w:r>
      </w:ins>
      <w:ins w:id="11883" w:author="PR Preview" w:date="2026-01-01T00:00:00Z">
        <w:r>
          <w:t xml:space="preserve"> </w:t>
        </w:r>
      </w:ins>
      <w:ins w:id="11884" w:author="PR Preview" w:date="2026-01-01T00:00:00Z">
        <w:r>
          <w:t xml:space="preserve">So the matrix</w:t>
        </w:r>
      </w:ins>
      <w:ins w:id="11885" w:author="PR Preview" w:date="2026-01-01T00:00:00Z">
        <w:r>
          <w:t xml:space="preserve"> </w:t>
        </w:r>
      </w:ins>
      <m:oMath>
        <m:r>
          <m:rPr>
            <m:sty m:val="bi"/>
          </m:rPr>
          <m:t>X</m:t>
        </m:r>
        <m:r>
          <m:rPr>
            <m:sty m:val="bi"/>
          </m:rPr>
          <m:t>G</m:t>
        </m:r>
        <m:sSup>
          <m:e>
            <m:r>
              <m:rPr>
                <m:sty m:val="bi"/>
              </m:rPr>
              <m:t>X</m:t>
            </m:r>
          </m:e>
          <m:sup>
            <m:r>
              <m:rPr>
                <m:sty m:val="p"/>
              </m:rPr>
              <m:t>⊤</m:t>
            </m:r>
          </m:sup>
        </m:sSup>
      </m:oMath>
      <w:ins w:id="11886" w:author="PR Preview" w:date="2026-01-01T00:00:00Z">
        <w:r>
          <w:t xml:space="preserve"> </w:t>
        </w:r>
      </w:ins>
      <w:ins w:id="11887" w:author="PR Preview" w:date="2026-01-01T00:00:00Z">
        <w:r>
          <w:t xml:space="preserve">is the same for every choice of</w:t>
        </w:r>
      </w:ins>
      <w:ins w:id="11888" w:author="PR Preview" w:date="2026-01-01T00:00:00Z">
        <w:r>
          <w:t xml:space="preserve"> </w:t>
        </w:r>
      </w:ins>
      <m:oMath>
        <m:r>
          <m:rPr>
            <m:sty m:val="bi"/>
          </m:rPr>
          <m:t>G</m:t>
        </m:r>
      </m:oMath>
      <w:ins w:id="11889" w:author="PR Preview" w:date="2026-01-01T00:00:00Z">
        <w:r>
          <w:t xml:space="preserve">,</w:t>
        </w:r>
      </w:ins>
      <w:ins w:id="11890" w:author="PR Preview" w:date="2026-01-01T00:00:00Z">
        <w:r>
          <w:t xml:space="preserve"> </w:t>
        </w:r>
      </w:ins>
      <w:ins w:id="11891" w:author="PR Preview" w:date="2026-01-01T00:00:00Z">
        <w:r>
          <w:t xml:space="preserve">and when</w:t>
        </w:r>
      </w:ins>
      <w:ins w:id="11892" w:author="PR Preview" w:date="2026-01-01T00:00:00Z">
        <w:r>
          <w:t xml:space="preserve"> </w:t>
        </w:r>
      </w:ins>
      <m:oMath>
        <m:r>
          <m:rPr>
            <m:sty m:val="p"/>
          </m:rPr>
          <m:t>rank</m:t>
        </m:r>
        <m:r>
          <m:rPr>
            <m:sty m:val="p"/>
          </m:rPr>
          <m:t>(</m:t>
        </m:r>
        <m:r>
          <m:rPr>
            <m:sty m:val="bi"/>
          </m:rPr>
          <m:t>X</m:t>
        </m:r>
        <m:r>
          <m:rPr>
            <m:sty m:val="p"/>
          </m:rPr>
          <m:t>)</m:t>
        </m:r>
        <m:r>
          <m:rPr>
            <m:sty m:val="p"/>
          </m:rPr>
          <m:t>=</m:t>
        </m:r>
        <m:r>
          <m:t>p</m:t>
        </m:r>
      </m:oMath>
      <w:ins w:id="11893" w:author="PR Preview" w:date="2026-01-01T00:00:00Z">
        <w:r>
          <w:t xml:space="preserve"> </w:t>
        </w:r>
      </w:ins>
      <w:ins w:id="11894" w:author="PR Preview" w:date="2026-01-01T00:00:00Z">
        <w:r>
          <w:t xml:space="preserve">it is the hat matrix</w:t>
        </w:r>
      </w:ins>
      <w:ins w:id="11895" w:author="PR Preview" w:date="2026-01-01T00:00:00Z">
        <w:r>
          <w:t xml:space="preserve"> </w:t>
        </w:r>
      </w:ins>
      <m:oMath>
        <m:r>
          <m:rPr>
            <m:sty m:val="bi"/>
          </m:rPr>
          <m:t>H</m:t>
        </m:r>
      </m:oMath>
      <w:ins w:id="11896" w:author="PR Preview" w:date="2026-01-01T00:00:00Z">
        <w:r>
          <w:t xml:space="preserve"> </w:t>
        </w:r>
      </w:ins>
      <w:ins w:id="11897" w:author="PR Preview" w:date="2026-01-01T00:00:00Z">
        <w:r>
          <w:t xml:space="preserve">(</w:t>
        </w:r>
      </w:ins>
      <w:hyperlink w:anchor="def-hat-matrix">
        <w:ins w:id="11898" w:author="PR Preview" w:date="2026-01-01T00:00:00Z">
          <w:r>
            <w:rPr>
              <w:rStyle w:val="Hyperlink"/>
            </w:rPr>
            <w:t xml:space="preserve">Definition 90</w:t>
          </w:r>
        </w:ins>
      </w:hyperlink>
      <w:ins w:id="11899" w:author="PR Preview" w:date="2026-01-01T00:00:00Z">
        <w:r>
          <w:t xml:space="preserve">).</w:t>
        </w:r>
      </w:ins>
    </w:p>
    <w:bookmarkEnd w:id="539"/>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del w:id="11900" w:author="PR Preview" w:date="2026-01-01T00:00:00Z">
        <w:r>
          <w:delText xml:space="preserve">so</w:delText>
        </w:r>
      </w:del>
      <w:del w:id="11901" w:author="PR Preview" w:date="2026-01-01T00:00:00Z">
        <w:r>
          <w:delText xml:space="preserve"> </w:delText>
        </w:r>
      </w:del>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del w:id="11902" w:author="PR Preview" w:date="2026-01-01T00:00:00Z">
        <w:r>
          <w:delText xml:space="preserve"> </w:delText>
        </w:r>
      </w:del>
      <w:del w:id="11903" w:author="PR Preview" w:date="2026-01-01T00:00:00Z">
        <w:r>
          <w:delText xml:space="preserve">(</w:delText>
        </w:r>
      </w:del>
      <w:hyperlink w:anchor="thm-complement-null-space">
        <w:del w:id="11904" w:author="PR Preview" w:date="2026-01-01T00:00:00Z">
          <w:r>
            <w:rPr>
              <w:rStyle w:val="Hyperlink"/>
            </w:rPr>
            <w:delText xml:space="preserve">Theorem 48</w:delText>
          </w:r>
        </w:del>
      </w:hyperlink>
      <w:del w:id="11905" w:author="PR Preview" w:date="2026-01-01T00:00:00Z">
        <w:r>
          <w:delText xml:space="preserve">).</w:delText>
        </w:r>
      </w:del>
      <w:del w:id="11906" w:author="PR Preview" w:date="2026-01-01T00:00:00Z">
        <w:r>
          <w:delText xml:space="preserve"> </w:delText>
        </w:r>
      </w:del>
      <w:del w:id="11907" w:author="PR Preview" w:date="2026-01-01T00:00:00Z">
        <w:r>
          <w:delText xml:space="preserve">By the uniqueness in</w:delText>
        </w:r>
      </w:del>
      <w:del w:id="11908" w:author="PR Preview" w:date="2026-01-01T00:00:00Z">
        <w:r>
          <w:delText xml:space="preserve"> </w:delText>
        </w:r>
      </w:del>
      <w:hyperlink w:anchor="thm-orthogonal-direct-sum">
        <w:del w:id="11909" w:author="PR Preview" w:date="2026-01-01T00:00:00Z">
          <w:r>
            <w:rPr>
              <w:rStyle w:val="Hyperlink"/>
            </w:rPr>
            <w:delText xml:space="preserve">Theorem 49</w:delText>
          </w:r>
        </w:del>
      </w:hyperlink>
      <w:del w:id="11910" w:author="PR Preview" w:date="2026-01-01T00:00:00Z">
        <w:r>
          <w:delText xml:space="preserve">,</w:delText>
        </w:r>
      </w:del>
      <w:del w:id="11911" w:author="PR Preview" w:date="2026-01-01T00:00:00Z">
        <w:r>
          <w:delText xml:space="preserve"> </w:delText>
        </w:r>
      </w:del>
      <m:oMath>
        <m:acc>
          <m:accPr>
            <m:chr m:val="̃"/>
          </m:accPr>
          <m:e>
            <m:r>
              <m:t>u</m:t>
            </m:r>
          </m:e>
        </m:acc>
      </m:oMath>
      <w:del w:id="11912" w:author="PR Preview" w:date="2026-01-01T00:00:00Z">
        <w:r>
          <w:delText xml:space="preserve"> </w:delText>
        </w:r>
      </w:del>
      <w:del w:id="11913" w:author="PR Preview" w:date="2026-01-01T00:00:00Z">
        <w:r>
          <w:delText xml:space="preserve">is the orthogonal projection of</w:delText>
        </w:r>
      </w:del>
      <w:del w:id="11914" w:author="PR Preview" w:date="2026-01-01T00:00:00Z">
        <w:r>
          <w:delText xml:space="preserve"> </w:delText>
        </w:r>
      </w:del>
      <m:oMath>
        <m:acc>
          <m:accPr>
            <m:chr m:val="̃"/>
          </m:accPr>
          <m:e>
            <m:r>
              <m:t>y</m:t>
            </m:r>
          </m:e>
        </m:acc>
      </m:oMath>
      <w:del w:id="11915" w:author="PR Preview" w:date="2026-01-01T00:00:00Z">
        <w:r>
          <w:delText xml:space="preserve"> </w:delText>
        </w:r>
      </w:del>
      <w:del w:id="11916" w:author="PR Preview" w:date="2026-01-01T00:00:00Z">
        <w:r>
          <w:delText xml:space="preserve">onto</w:delText>
        </w:r>
      </w:del>
      <w:del w:id="11917" w:author="PR Preview" w:date="2026-01-01T00:00:00Z">
        <w:r>
          <w:delText xml:space="preserve"> </w:delText>
        </w:r>
      </w:del>
      <m:oMath>
        <m:r>
          <m:rPr>
            <m:scr m:val="script"/>
            <m:sty m:val="p"/>
          </m:rPr>
          <m:t>C</m:t>
        </m:r>
        <m:r>
          <m:rPr>
            <m:sty m:val="p"/>
          </m:rPr>
          <m:t>(</m:t>
        </m:r>
        <m:r>
          <m:rPr>
            <m:sty m:val="bi"/>
          </m:rPr>
          <m:t>X</m:t>
        </m:r>
        <m:r>
          <m:rPr>
            <m:sty m:val="p"/>
          </m:rPr>
          <m:t>)</m:t>
        </m:r>
      </m:oMath>
      <w:del w:id="11918" w:author="PR Preview" w:date="2026-01-01T00:00:00Z">
        <w:r>
          <w:delText xml:space="preserve">.</w:delText>
        </w:r>
      </w:del>
    </w:p>
    <w:p>
      <w:pPr>
        <w:pStyle w:val="BodyText"/>
      </w:pPr>
      <w:del w:id="11919" w:author="PR Preview" w:date="2026-01-01T00:00:00Z">
        <w:r>
          <w:rPr>
            <w:b/>
            <w:bCs/>
          </w:rPr>
          <w:delText xml:space="preserve">Same matrix.</w:delText>
        </w:r>
      </w:del>
      <w:del w:id="11920" w:author="PR Preview" w:date="2026-01-01T00:00:00Z">
        <w:r>
          <w:delText xml:space="preserve"> </w:delText>
        </w:r>
      </w:del>
      <w:del w:id="11921" w:author="PR Preview" w:date="2026-01-01T00:00:00Z">
        <w:r>
          <w:delText xml:space="preserve">Every choice of</w:delText>
        </w:r>
      </w:del>
      <w:del w:id="11922" w:author="PR Preview" w:date="2026-01-01T00:00:00Z">
        <w:r>
          <w:delText xml:space="preserve"> </w:delText>
        </w:r>
      </w:del>
      <m:oMath>
        <m:r>
          <m:rPr>
            <m:sty m:val="bi"/>
          </m:rPr>
          <m:t>G</m:t>
        </m:r>
      </m:oMath>
      <w:del w:id="11923" w:author="PR Preview" w:date="2026-01-01T00:00:00Z">
        <w:r>
          <w:delText xml:space="preserve"> </w:delText>
        </w:r>
      </w:del>
      <w:del w:id="11924" w:author="PR Preview" w:date="2026-01-01T00:00:00Z">
        <w:r>
          <w:delText xml:space="preserve">gives a matrix that projects every</w:delText>
        </w:r>
      </w:del>
      <w:del w:id="11925" w:author="PR Preview" w:date="2026-01-01T00:00:00Z">
        <w:r>
          <w:delText xml:space="preserve"> </w:delText>
        </w:r>
      </w:del>
      <m:oMath>
        <m:acc>
          <m:accPr>
            <m:chr m:val="̃"/>
          </m:accPr>
          <m:e>
            <m:r>
              <m:t>y</m:t>
            </m:r>
          </m:e>
        </m:acc>
      </m:oMath>
      <w:del w:id="11926" w:author="PR Preview" w:date="2026-01-01T00:00:00Z">
        <w:r>
          <w:delText xml:space="preserve"> </w:delText>
        </w:r>
      </w:del>
      <w:del w:id="11927" w:author="PR Preview" w:date="2026-01-01T00:00:00Z">
        <w:r>
          <w:delText xml:space="preserve">onto</w:delText>
        </w:r>
      </w:del>
      <w:del w:id="11928" w:author="PR Preview" w:date="2026-01-01T00:00:00Z">
        <w:r>
          <w:delText xml:space="preserve"> </w:delText>
        </w:r>
      </w:del>
      <m:oMath>
        <m:r>
          <m:rPr>
            <m:scr m:val="script"/>
            <m:sty m:val="p"/>
          </m:rPr>
          <m:t>C</m:t>
        </m:r>
        <m:r>
          <m:rPr>
            <m:sty m:val="p"/>
          </m:rPr>
          <m:t>(</m:t>
        </m:r>
        <m:r>
          <m:rPr>
            <m:sty m:val="bi"/>
          </m:rPr>
          <m:t>X</m:t>
        </m:r>
        <m:r>
          <m:rPr>
            <m:sty m:val="p"/>
          </m:rPr>
          <m:t>)</m:t>
        </m:r>
      </m:oMath>
      <w:del w:id="11929" w:author="PR Preview" w:date="2026-01-01T00:00:00Z">
        <w:r>
          <w:delText xml:space="preserve">,</w:delText>
        </w:r>
      </w:del>
      <w:del w:id="11930" w:author="PR Preview" w:date="2026-01-01T00:00:00Z">
        <w:r>
          <w:delText xml:space="preserve"> </w:delText>
        </w:r>
      </w:del>
      <w:del w:id="11931" w:author="PR Preview" w:date="2026-01-01T00:00:00Z">
        <w:r>
          <w:delText xml:space="preserve">so all choices give the same matrix (</w:delText>
        </w:r>
      </w:del>
      <w:hyperlink w:anchor="thm-projection-matrix-projects">
        <w:del w:id="11932" w:author="PR Preview" w:date="2026-01-01T00:00:00Z">
          <w:r>
            <w:rPr>
              <w:rStyle w:val="Hyperlink"/>
            </w:rPr>
            <w:delText xml:space="preserve">Theorem 83</w:delText>
          </w:r>
        </w:del>
      </w:hyperlink>
      <w:del w:id="11933" w:author="PR Preview" w:date="2026-01-01T00:00:00Z">
        <w:r>
          <w:delText xml:space="preserve">, part 2).</w:delText>
        </w:r>
      </w:del>
      <w:del w:id="11934" w:author="PR Preview" w:date="2026-01-01T00:00:00Z">
        <w:r>
          <w:delText xml:space="preserve"> </w:delText>
        </w:r>
      </w:del>
      <w:del w:id="11935" w:author="PR Preview" w:date="2026-01-01T00:00:00Z">
        <w:r>
          <w:delText xml:space="preserve">When</w:delText>
        </w:r>
      </w:del>
      <w:del w:id="11936"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11937" w:author="PR Preview" w:date="2026-01-01T00:00:00Z">
        <w:r>
          <w:delText xml:space="preserve">,</w:delText>
        </w:r>
      </w:del>
      <w:del w:id="11938"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11939" w:author="PR Preview" w:date="2026-01-01T00:00:00Z">
        <w:r>
          <w:delText xml:space="preserve"> </w:delText>
        </w:r>
      </w:del>
      <w:del w:id="11940" w:author="PR Preview" w:date="2026-01-01T00:00:00Z">
        <w:r>
          <w:delText xml:space="preserve">is one choice (</w:delText>
        </w:r>
      </w:del>
      <w:hyperlink w:anchor="thm-gram-invertible">
        <w:del w:id="11941" w:author="PR Preview" w:date="2026-01-01T00:00:00Z">
          <w:r>
            <w:rPr>
              <w:rStyle w:val="Hyperlink"/>
            </w:rPr>
            <w:delText xml:space="preserve">Theorem 79</w:delText>
          </w:r>
        </w:del>
      </w:hyperlink>
      <w:del w:id="11942" w:author="PR Preview" w:date="2026-01-01T00:00:00Z">
        <w:r>
          <w:delText xml:space="preserve">,</w:delText>
        </w:r>
      </w:del>
      <w:del w:id="11943" w:author="PR Preview" w:date="2026-01-01T00:00:00Z">
        <w:r>
          <w:delText xml:space="preserve"> </w:delText>
        </w:r>
      </w:del>
      <w:hyperlink w:anchor="thm-generalized-inverse-invertible">
        <w:del w:id="11944" w:author="PR Preview" w:date="2026-01-01T00:00:00Z">
          <w:r>
            <w:rPr>
              <w:rStyle w:val="Hyperlink"/>
            </w:rPr>
            <w:delText xml:space="preserve">Theorem 86</w:delText>
          </w:r>
        </w:del>
      </w:hyperlink>
      <w:del w:id="11945" w:author="PR Preview" w:date="2026-01-01T00:00:00Z">
        <w:r>
          <w:delText xml:space="preserve">),</w:delText>
        </w:r>
      </w:del>
      <w:del w:id="11946" w:author="PR Preview" w:date="2026-01-01T00:00:00Z">
        <w:r>
          <w:delText xml:space="preserve"> </w:delText>
        </w:r>
      </w:del>
      <w:del w:id="11947" w:author="PR Preview" w:date="2026-01-01T00:00:00Z">
        <w:r>
          <w:delText xml:space="preserve">and it gives</w:delText>
        </w:r>
      </w:del>
      <w:del w:id="11948" w:author="PR Preview" w:date="2026-01-01T00:00:00Z">
        <w:r>
          <w:delText xml:space="preserve"> </w:delText>
        </w:r>
      </w:del>
      <m:oMath>
        <m:r>
          <m:rPr>
            <m:sty m:val="bi"/>
          </m:rPr>
          <m:t>H</m:t>
        </m:r>
      </m:oMath>
      <w:del w:id="11949" w:author="PR Preview" w:date="2026-01-01T00:00:00Z">
        <w:r>
          <w:delText xml:space="preserve">.</w:delText>
        </w:r>
      </w:del>
    </w:p>
    <w:p>
      <w:pPr>
        <w:pStyle w:val="BodyText"/>
      </w:pPr>
      <w:del w:id="11950" w:author="PR Preview" w:date="2026-01-01T00:00:00Z">
        <w:r>
          <w:rPr>
            <w:b/>
            <w:bCs/>
          </w:rPr>
          <w:delText xml:space="preserve">Example 169 (A design matrix with a repeated column)</w:delText>
        </w:r>
      </w:del>
      <w:del w:id="11951" w:author="PR Preview" w:date="2026-01-01T00:00:00Z">
        <w:r>
          <w:delText xml:space="preserve"> </w:delText>
        </w:r>
      </w:del>
      <w:del w:id="11952" w:author="PR Preview" w:date="2026-01-01T00:00:00Z">
        <w:r>
          <w:delText xml:space="preserve">Let</w:delText>
        </w:r>
      </w:del>
      <w:del w:id="11953"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1954" w:author="PR Preview" w:date="2026-01-01T00:00:00Z">
        <w:r>
          <w:delText xml:space="preserve">,</w:delText>
        </w:r>
      </w:del>
      <w:del w:id="11955" w:author="PR Preview" w:date="2026-01-01T00:00:00Z">
        <w:r>
          <w:delText xml:space="preserve"> </w:delText>
        </w:r>
      </w:del>
      <w:del w:id="11956" w:author="PR Preview" w:date="2026-01-01T00:00:00Z">
        <w:r>
          <w:delText xml:space="preserve">an intercept column entered twice, so</w:delText>
        </w:r>
      </w:del>
      <w:del w:id="11957"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11958" w:author="PR Preview" w:date="2026-01-01T00:00:00Z">
        <w:r>
          <w:delText xml:space="preserve"> </w:delText>
        </w:r>
      </w:del>
      <w:del w:id="11959" w:author="PR Preview" w:date="2026-01-01T00:00:00Z">
        <w:r>
          <w:delText xml:space="preserve">and</w:delText>
        </w:r>
      </w:del>
      <w:del w:id="11960"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11961" w:author="PR Preview" w:date="2026-01-01T00:00:00Z">
        <w:r>
          <w:delText xml:space="preserve"> </w:delText>
        </w:r>
      </w:del>
      <w:del w:id="11962" w:author="PR Preview" w:date="2026-01-01T00:00:00Z">
        <w:r>
          <w:delText xml:space="preserve">is not invertible:</w:delText>
        </w:r>
      </w:del>
      <w:del w:id="11963" w:author="PR Preview" w:date="2026-01-01T00:00:00Z">
        <w:r>
          <w:delText xml:space="preserve"> </w:delText>
        </w:r>
      </w:del>
      <w:del w:id="11964" w:author="PR Preview" w:date="2026-01-01T00:00:00Z">
        <w:r>
          <w:delText xml:space="preserve">its rank is</w:delText>
        </w:r>
      </w:del>
      <w:del w:id="11965" w:author="PR Preview" w:date="2026-01-01T00:00:00Z">
        <w:r>
          <w:delText xml:space="preserve"> </w:delText>
        </w:r>
      </w:del>
      <m:oMath>
        <m:r>
          <m:rPr>
            <m:sty m:val="p"/>
          </m:rPr>
          <m:t>rank</m:t>
        </m:r>
        <m:r>
          <m:rPr>
            <m:sty m:val="p"/>
          </m:rPr>
          <m:t>(</m:t>
        </m:r>
        <m:r>
          <m:rPr>
            <m:sty m:val="bi"/>
          </m:rPr>
          <m:t>X</m:t>
        </m:r>
        <m:r>
          <m:rPr>
            <m:sty m:val="p"/>
          </m:rPr>
          <m:t>)</m:t>
        </m:r>
        <m:r>
          <m:rPr>
            <m:sty m:val="p"/>
          </m:rPr>
          <m:t>=</m:t>
        </m:r>
        <m:r>
          <m:t>1</m:t>
        </m:r>
        <m:r>
          <m:rPr>
            <m:sty m:val="p"/>
          </m:rPr>
          <m:t>&lt;</m:t>
        </m:r>
        <m:r>
          <m:t>2</m:t>
        </m:r>
      </m:oMath>
      <w:del w:id="11966" w:author="PR Preview" w:date="2026-01-01T00:00:00Z">
        <w:r>
          <w:delText xml:space="preserve"> </w:delText>
        </w:r>
      </w:del>
      <w:del w:id="11967" w:author="PR Preview" w:date="2026-01-01T00:00:00Z">
        <w:r>
          <w:delText xml:space="preserve">(</w:delText>
        </w:r>
      </w:del>
      <w:hyperlink w:anchor="thm-rank-transpose">
        <w:del w:id="11968" w:author="PR Preview" w:date="2026-01-01T00:00:00Z">
          <w:r>
            <w:rPr>
              <w:rStyle w:val="Hyperlink"/>
            </w:rPr>
            <w:delText xml:space="preserve">Theorem 38</w:delText>
          </w:r>
        </w:del>
      </w:hyperlink>
      <w:del w:id="11969" w:author="PR Preview" w:date="2026-01-01T00:00:00Z">
        <w:r>
          <w:delText xml:space="preserve">),</w:delText>
        </w:r>
      </w:del>
      <w:del w:id="11970" w:author="PR Preview" w:date="2026-01-01T00:00:00Z">
        <w:r>
          <w:delText xml:space="preserve"> </w:delText>
        </w:r>
      </w:del>
      <w:del w:id="11971" w:author="PR Preview" w:date="2026-01-01T00:00:00Z">
        <w:r>
          <w:delText xml:space="preserve">while an invertible</w:delText>
        </w:r>
      </w:del>
      <w:del w:id="11972" w:author="PR Preview" w:date="2026-01-01T00:00:00Z">
        <w:r>
          <w:delText xml:space="preserve"> </w:delText>
        </w:r>
      </w:del>
      <m:oMath>
        <m:r>
          <m:t>2</m:t>
        </m:r>
        <m:r>
          <m:rPr>
            <m:sty m:val="p"/>
          </m:rPr>
          <m:t>×</m:t>
        </m:r>
        <m:r>
          <m:t>2</m:t>
        </m:r>
      </m:oMath>
      <w:del w:id="11973" w:author="PR Preview" w:date="2026-01-01T00:00:00Z">
        <w:r>
          <w:delText xml:space="preserve"> </w:delText>
        </w:r>
      </w:del>
      <w:del w:id="11974" w:author="PR Preview" w:date="2026-01-01T00:00:00Z">
        <w:r>
          <w:delText xml:space="preserve">matrix has rank</w:delText>
        </w:r>
      </w:del>
      <w:del w:id="11975" w:author="PR Preview" w:date="2026-01-01T00:00:00Z">
        <w:r>
          <w:delText xml:space="preserve"> </w:delText>
        </w:r>
      </w:del>
      <m:oMath>
        <m:r>
          <m:t>2</m:t>
        </m:r>
      </m:oMath>
      <w:del w:id="11976" w:author="PR Preview" w:date="2026-01-01T00:00:00Z">
        <w:r>
          <w:delText xml:space="preserve"> </w:delText>
        </w:r>
      </w:del>
      <w:del w:id="11977" w:author="PR Preview" w:date="2026-01-01T00:00:00Z">
        <w:r>
          <w:delText xml:space="preserve">(</w:delText>
        </w:r>
      </w:del>
      <w:hyperlink w:anchor="exm-solution-unique">
        <w:del w:id="11978" w:author="PR Preview" w:date="2026-01-01T00:00:00Z">
          <w:r>
            <w:rPr>
              <w:rStyle w:val="Hyperlink"/>
            </w:rPr>
            <w:delText xml:space="preserve">Example 168</w:delText>
          </w:r>
        </w:del>
      </w:hyperlink>
      <w:del w:id="11979" w:author="PR Preview" w:date="2026-01-01T00:00:00Z">
        <w:r>
          <w:delText xml:space="preserve">).</w:delText>
        </w:r>
      </w:del>
      <w:del w:id="11980" w:author="PR Preview" w:date="2026-01-01T00:00:00Z">
        <w:r>
          <w:delText xml:space="preserve"> </w:delText>
        </w:r>
      </w:del>
      <w:del w:id="11981" w:author="PR Preview" w:date="2026-01-01T00:00:00Z">
        <w:r>
          <w:delText xml:space="preserve">The matrix</w:delText>
        </w:r>
      </w:del>
      <w:del w:id="11982"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del w:id="11983" w:author="PR Preview" w:date="2026-01-01T00:00:00Z">
        <w:r>
          <w:delText xml:space="preserve"> </w:delText>
        </w:r>
      </w:del>
      <w:del w:id="11984" w:author="PR Preview" w:date="2026-01-01T00:00:00Z">
        <w:r>
          <w:delText xml:space="preserve">is a generalized inverse of it:</w:delText>
        </w:r>
      </w:del>
    </w:p>
    <w:p>
      <w:pPr>
        <w:pStyle w:val="FirstParagraph"/>
      </w:pPr>
      <w:ins w:id="11985" w:author="PR Preview" w:date="2026-01-01T00:00:00Z">
        <w:r>
          <w:t xml:space="preserve">so</w:t>
        </w:r>
      </w:ins>
      <w:ins w:id="11986" w:author="PR Preview" w:date="2026-01-01T00:00:00Z">
        <w:r>
          <w:t xml:space="preserve"> </w:t>
        </w:r>
      </w:ins>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ins w:id="11987" w:author="PR Preview" w:date="2026-01-01T00:00:00Z">
        <w:r>
          <w:t xml:space="preserve"> </w:t>
        </w:r>
      </w:ins>
      <w:ins w:id="11988" w:author="PR Preview" w:date="2026-01-01T00:00:00Z">
        <w:r>
          <w:t xml:space="preserve">(</w:t>
        </w:r>
      </w:ins>
      <w:hyperlink w:anchor="thm-complement-null-space">
        <w:ins w:id="11989" w:author="PR Preview" w:date="2026-01-01T00:00:00Z">
          <w:r>
            <w:rPr>
              <w:rStyle w:val="Hyperlink"/>
            </w:rPr>
            <w:t xml:space="preserve">Theorem 49</w:t>
          </w:r>
        </w:ins>
      </w:hyperlink>
      <w:ins w:id="11990" w:author="PR Preview" w:date="2026-01-01T00:00:00Z">
        <w:r>
          <w:t xml:space="preserve">).</w:t>
        </w:r>
      </w:ins>
      <w:ins w:id="11991" w:author="PR Preview" w:date="2026-01-01T00:00:00Z">
        <w:r>
          <w:t xml:space="preserve"> </w:t>
        </w:r>
      </w:ins>
      <w:ins w:id="11992" w:author="PR Preview" w:date="2026-01-01T00:00:00Z">
        <w:r>
          <w:t xml:space="preserve">By the uniqueness in</w:t>
        </w:r>
      </w:ins>
      <w:ins w:id="11993" w:author="PR Preview" w:date="2026-01-01T00:00:00Z">
        <w:r>
          <w:t xml:space="preserve"> </w:t>
        </w:r>
      </w:ins>
      <w:hyperlink w:anchor="thm-orthogonal-direct-sum">
        <w:ins w:id="11994" w:author="PR Preview" w:date="2026-01-01T00:00:00Z">
          <w:r>
            <w:rPr>
              <w:rStyle w:val="Hyperlink"/>
            </w:rPr>
            <w:t xml:space="preserve">Theorem 50</w:t>
          </w:r>
        </w:ins>
      </w:hyperlink>
      <w:ins w:id="11995" w:author="PR Preview" w:date="2026-01-01T00:00:00Z">
        <w:r>
          <w:t xml:space="preserve">,</w:t>
        </w:r>
      </w:ins>
      <w:ins w:id="11996" w:author="PR Preview" w:date="2026-01-01T00:00:00Z">
        <w:r>
          <w:t xml:space="preserve"> </w:t>
        </w:r>
      </w:ins>
      <m:oMath>
        <m:acc>
          <m:accPr>
            <m:chr m:val="̃"/>
          </m:accPr>
          <m:e>
            <m:r>
              <m:t>u</m:t>
            </m:r>
          </m:e>
        </m:acc>
      </m:oMath>
      <w:ins w:id="11997" w:author="PR Preview" w:date="2026-01-01T00:00:00Z">
        <w:r>
          <w:t xml:space="preserve"> </w:t>
        </w:r>
      </w:ins>
      <w:ins w:id="11998" w:author="PR Preview" w:date="2026-01-01T00:00:00Z">
        <w:r>
          <w:t xml:space="preserve">is the orthogonal projection of</w:t>
        </w:r>
      </w:ins>
      <w:ins w:id="11999" w:author="PR Preview" w:date="2026-01-01T00:00:00Z">
        <w:r>
          <w:t xml:space="preserve"> </w:t>
        </w:r>
      </w:ins>
      <m:oMath>
        <m:acc>
          <m:accPr>
            <m:chr m:val="̃"/>
          </m:accPr>
          <m:e>
            <m:r>
              <m:t>y</m:t>
            </m:r>
          </m:e>
        </m:acc>
      </m:oMath>
      <w:ins w:id="12000" w:author="PR Preview" w:date="2026-01-01T00:00:00Z">
        <w:r>
          <w:t xml:space="preserve"> </w:t>
        </w:r>
      </w:ins>
      <w:ins w:id="12001" w:author="PR Preview" w:date="2026-01-01T00:00:00Z">
        <w:r>
          <w:t xml:space="preserve">onto</w:t>
        </w:r>
      </w:ins>
      <w:ins w:id="12002" w:author="PR Preview" w:date="2026-01-01T00:00:00Z">
        <w:r>
          <w:t xml:space="preserve"> </w:t>
        </w:r>
      </w:ins>
      <m:oMath>
        <m:r>
          <m:rPr>
            <m:scr m:val="script"/>
            <m:sty m:val="p"/>
          </m:rPr>
          <m:t>C</m:t>
        </m:r>
        <m:r>
          <m:rPr>
            <m:sty m:val="p"/>
          </m:rPr>
          <m:t>(</m:t>
        </m:r>
        <m:r>
          <m:rPr>
            <m:sty m:val="bi"/>
          </m:rPr>
          <m:t>X</m:t>
        </m:r>
        <m:r>
          <m:rPr>
            <m:sty m:val="p"/>
          </m:rPr>
          <m:t>)</m:t>
        </m:r>
      </m:oMath>
      <w:ins w:id="12003" w:author="PR Preview" w:date="2026-01-01T00:00:00Z">
        <w:r>
          <w:t xml:space="preserve">.</w:t>
        </w:r>
      </w:ins>
    </w:p>
    <w:p>
      <w:pPr>
        <w:pStyle w:val="BodyText"/>
      </w:pPr>
      <w:ins w:id="12004" w:author="PR Preview" w:date="2026-01-01T00:00:00Z">
        <w:r>
          <w:rPr>
            <w:b/>
            <w:bCs/>
          </w:rPr>
          <w:t xml:space="preserve">Same matrix.</w:t>
        </w:r>
      </w:ins>
      <w:ins w:id="12005" w:author="PR Preview" w:date="2026-01-01T00:00:00Z">
        <w:r>
          <w:t xml:space="preserve"> </w:t>
        </w:r>
      </w:ins>
      <w:ins w:id="12006" w:author="PR Preview" w:date="2026-01-01T00:00:00Z">
        <w:r>
          <w:t xml:space="preserve">Every choice of</w:t>
        </w:r>
      </w:ins>
      <w:ins w:id="12007" w:author="PR Preview" w:date="2026-01-01T00:00:00Z">
        <w:r>
          <w:t xml:space="preserve"> </w:t>
        </w:r>
      </w:ins>
      <m:oMath>
        <m:r>
          <m:rPr>
            <m:sty m:val="bi"/>
          </m:rPr>
          <m:t>G</m:t>
        </m:r>
      </m:oMath>
      <w:ins w:id="12008" w:author="PR Preview" w:date="2026-01-01T00:00:00Z">
        <w:r>
          <w:t xml:space="preserve"> </w:t>
        </w:r>
      </w:ins>
      <w:ins w:id="12009" w:author="PR Preview" w:date="2026-01-01T00:00:00Z">
        <w:r>
          <w:t xml:space="preserve">gives a matrix that projects every</w:t>
        </w:r>
      </w:ins>
      <w:ins w:id="12010" w:author="PR Preview" w:date="2026-01-01T00:00:00Z">
        <w:r>
          <w:t xml:space="preserve"> </w:t>
        </w:r>
      </w:ins>
      <m:oMath>
        <m:acc>
          <m:accPr>
            <m:chr m:val="̃"/>
          </m:accPr>
          <m:e>
            <m:r>
              <m:t>y</m:t>
            </m:r>
          </m:e>
        </m:acc>
      </m:oMath>
      <w:ins w:id="12011" w:author="PR Preview" w:date="2026-01-01T00:00:00Z">
        <w:r>
          <w:t xml:space="preserve"> </w:t>
        </w:r>
      </w:ins>
      <w:ins w:id="12012" w:author="PR Preview" w:date="2026-01-01T00:00:00Z">
        <w:r>
          <w:t xml:space="preserve">onto</w:t>
        </w:r>
      </w:ins>
      <w:ins w:id="12013" w:author="PR Preview" w:date="2026-01-01T00:00:00Z">
        <w:r>
          <w:t xml:space="preserve"> </w:t>
        </w:r>
      </w:ins>
      <m:oMath>
        <m:r>
          <m:rPr>
            <m:scr m:val="script"/>
            <m:sty m:val="p"/>
          </m:rPr>
          <m:t>C</m:t>
        </m:r>
        <m:r>
          <m:rPr>
            <m:sty m:val="p"/>
          </m:rPr>
          <m:t>(</m:t>
        </m:r>
        <m:r>
          <m:rPr>
            <m:sty m:val="bi"/>
          </m:rPr>
          <m:t>X</m:t>
        </m:r>
        <m:r>
          <m:rPr>
            <m:sty m:val="p"/>
          </m:rPr>
          <m:t>)</m:t>
        </m:r>
      </m:oMath>
      <w:ins w:id="12014" w:author="PR Preview" w:date="2026-01-01T00:00:00Z">
        <w:r>
          <w:t xml:space="preserve">,</w:t>
        </w:r>
      </w:ins>
      <w:ins w:id="12015" w:author="PR Preview" w:date="2026-01-01T00:00:00Z">
        <w:r>
          <w:t xml:space="preserve"> </w:t>
        </w:r>
      </w:ins>
      <w:ins w:id="12016" w:author="PR Preview" w:date="2026-01-01T00:00:00Z">
        <w:r>
          <w:t xml:space="preserve">so all choices give the same matrix (</w:t>
        </w:r>
      </w:ins>
      <w:hyperlink w:anchor="thm-projection-matrix-projects">
        <w:ins w:id="12017" w:author="PR Preview" w:date="2026-01-01T00:00:00Z">
          <w:r>
            <w:rPr>
              <w:rStyle w:val="Hyperlink"/>
            </w:rPr>
            <w:t xml:space="preserve">Theorem 85</w:t>
          </w:r>
        </w:ins>
      </w:hyperlink>
      <w:ins w:id="12018" w:author="PR Preview" w:date="2026-01-01T00:00:00Z">
        <w:r>
          <w:t xml:space="preserve">, part 2).</w:t>
        </w:r>
      </w:ins>
      <w:ins w:id="12019" w:author="PR Preview" w:date="2026-01-01T00:00:00Z">
        <w:r>
          <w:t xml:space="preserve"> </w:t>
        </w:r>
      </w:ins>
      <w:ins w:id="12020" w:author="PR Preview" w:date="2026-01-01T00:00:00Z">
        <w:r>
          <w:t xml:space="preserve">When</w:t>
        </w:r>
      </w:ins>
      <w:ins w:id="12021" w:author="PR Preview" w:date="2026-01-01T00:00:00Z">
        <w:r>
          <w:t xml:space="preserve"> </w:t>
        </w:r>
      </w:ins>
      <m:oMath>
        <m:r>
          <m:rPr>
            <m:sty m:val="p"/>
          </m:rPr>
          <m:t>rank</m:t>
        </m:r>
        <m:r>
          <m:rPr>
            <m:sty m:val="p"/>
          </m:rPr>
          <m:t>(</m:t>
        </m:r>
        <m:r>
          <m:rPr>
            <m:sty m:val="bi"/>
          </m:rPr>
          <m:t>X</m:t>
        </m:r>
        <m:r>
          <m:rPr>
            <m:sty m:val="p"/>
          </m:rPr>
          <m:t>)</m:t>
        </m:r>
        <m:r>
          <m:rPr>
            <m:sty m:val="p"/>
          </m:rPr>
          <m:t>=</m:t>
        </m:r>
        <m:r>
          <m:t>p</m:t>
        </m:r>
      </m:oMath>
      <w:ins w:id="12022" w:author="PR Preview" w:date="2026-01-01T00:00:00Z">
        <w:r>
          <w:t xml:space="preserve">,</w:t>
        </w:r>
      </w:ins>
      <w:ins w:id="12023"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12024" w:author="PR Preview" w:date="2026-01-01T00:00:00Z">
        <w:r>
          <w:t xml:space="preserve"> </w:t>
        </w:r>
      </w:ins>
      <w:ins w:id="12025" w:author="PR Preview" w:date="2026-01-01T00:00:00Z">
        <w:r>
          <w:t xml:space="preserve">is one choice (</w:t>
        </w:r>
      </w:ins>
      <w:hyperlink w:anchor="thm-gram-invertible">
        <w:ins w:id="12026" w:author="PR Preview" w:date="2026-01-01T00:00:00Z">
          <w:r>
            <w:rPr>
              <w:rStyle w:val="Hyperlink"/>
            </w:rPr>
            <w:t xml:space="preserve">Theorem 81</w:t>
          </w:r>
        </w:ins>
      </w:hyperlink>
      <w:ins w:id="12027" w:author="PR Preview" w:date="2026-01-01T00:00:00Z">
        <w:r>
          <w:t xml:space="preserve">,</w:t>
        </w:r>
      </w:ins>
      <w:ins w:id="12028" w:author="PR Preview" w:date="2026-01-01T00:00:00Z">
        <w:r>
          <w:t xml:space="preserve"> </w:t>
        </w:r>
      </w:ins>
      <w:hyperlink w:anchor="thm-generalized-inverse-invertible">
        <w:ins w:id="12029" w:author="PR Preview" w:date="2026-01-01T00:00:00Z">
          <w:r>
            <w:rPr>
              <w:rStyle w:val="Hyperlink"/>
            </w:rPr>
            <w:t xml:space="preserve">Theorem 88</w:t>
          </w:r>
        </w:ins>
      </w:hyperlink>
      <w:ins w:id="12030" w:author="PR Preview" w:date="2026-01-01T00:00:00Z">
        <w:r>
          <w:t xml:space="preserve">),</w:t>
        </w:r>
      </w:ins>
      <w:ins w:id="12031" w:author="PR Preview" w:date="2026-01-01T00:00:00Z">
        <w:r>
          <w:t xml:space="preserve"> </w:t>
        </w:r>
      </w:ins>
      <w:ins w:id="12032" w:author="PR Preview" w:date="2026-01-01T00:00:00Z">
        <w:r>
          <w:t xml:space="preserve">and it gives</w:t>
        </w:r>
      </w:ins>
      <w:ins w:id="12033" w:author="PR Preview" w:date="2026-01-01T00:00:00Z">
        <w:r>
          <w:t xml:space="preserve"> </w:t>
        </w:r>
      </w:ins>
      <m:oMath>
        <m:r>
          <m:rPr>
            <m:sty m:val="bi"/>
          </m:rPr>
          <m:t>H</m:t>
        </m:r>
      </m:oMath>
      <w:ins w:id="12034" w:author="PR Preview" w:date="2026-01-01T00:00:00Z">
        <w:r>
          <w:t xml:space="preserve">.</w:t>
        </w:r>
      </w:ins>
    </w:p>
    <w:bookmarkStart w:id="540" w:name="exm-projector-generalized-inverse"/>
    <w:p>
      <w:pPr>
        <w:pStyle w:val="BodyText"/>
      </w:pPr>
      <w:ins w:id="12035" w:author="PR Preview" w:date="2026-01-01T00:00:00Z">
        <w:r>
          <w:rPr>
            <w:b/>
            <w:bCs/>
          </w:rPr>
          <w:t xml:space="preserve">Example 173 (A design matrix with a repeated column)</w:t>
        </w:r>
      </w:ins>
      <w:ins w:id="12036" w:author="PR Preview" w:date="2026-01-01T00:00:00Z">
        <w:r>
          <w:t xml:space="preserve"> </w:t>
        </w:r>
      </w:ins>
      <w:ins w:id="12037" w:author="PR Preview" w:date="2026-01-01T00:00:00Z">
        <w:r>
          <w:t xml:space="preserve">Let</w:t>
        </w:r>
      </w:ins>
      <w:ins w:id="12038"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2039" w:author="PR Preview" w:date="2026-01-01T00:00:00Z">
        <w:r>
          <w:t xml:space="preserve">,</w:t>
        </w:r>
      </w:ins>
      <w:ins w:id="12040" w:author="PR Preview" w:date="2026-01-01T00:00:00Z">
        <w:r>
          <w:t xml:space="preserve"> </w:t>
        </w:r>
      </w:ins>
      <w:ins w:id="12041" w:author="PR Preview" w:date="2026-01-01T00:00:00Z">
        <w:r>
          <w:t xml:space="preserve">an intercept column entered twice, so</w:t>
        </w:r>
      </w:ins>
      <w:ins w:id="12042"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12043" w:author="PR Preview" w:date="2026-01-01T00:00:00Z">
        <w:r>
          <w:t xml:space="preserve"> </w:t>
        </w:r>
      </w:ins>
      <w:ins w:id="12044" w:author="PR Preview" w:date="2026-01-01T00:00:00Z">
        <w:r>
          <w:t xml:space="preserve">and</w:t>
        </w:r>
      </w:ins>
      <w:ins w:id="1204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12046" w:author="PR Preview" w:date="2026-01-01T00:00:00Z">
        <w:r>
          <w:t xml:space="preserve"> </w:t>
        </w:r>
      </w:ins>
      <w:ins w:id="12047" w:author="PR Preview" w:date="2026-01-01T00:00:00Z">
        <w:r>
          <w:t xml:space="preserve">is not invertible:</w:t>
        </w:r>
      </w:ins>
      <w:ins w:id="12048" w:author="PR Preview" w:date="2026-01-01T00:00:00Z">
        <w:r>
          <w:t xml:space="preserve"> </w:t>
        </w:r>
      </w:ins>
      <w:ins w:id="12049" w:author="PR Preview" w:date="2026-01-01T00:00:00Z">
        <w:r>
          <w:t xml:space="preserve">its rank is</w:t>
        </w:r>
      </w:ins>
      <w:ins w:id="12050" w:author="PR Preview" w:date="2026-01-01T00:00:00Z">
        <w:r>
          <w:t xml:space="preserve"> </w:t>
        </w:r>
      </w:ins>
      <m:oMath>
        <m:r>
          <m:rPr>
            <m:sty m:val="p"/>
          </m:rPr>
          <m:t>rank</m:t>
        </m:r>
        <m:r>
          <m:rPr>
            <m:sty m:val="p"/>
          </m:rPr>
          <m:t>(</m:t>
        </m:r>
        <m:r>
          <m:rPr>
            <m:sty m:val="bi"/>
          </m:rPr>
          <m:t>X</m:t>
        </m:r>
        <m:r>
          <m:rPr>
            <m:sty m:val="p"/>
          </m:rPr>
          <m:t>)</m:t>
        </m:r>
        <m:r>
          <m:rPr>
            <m:sty m:val="p"/>
          </m:rPr>
          <m:t>=</m:t>
        </m:r>
        <m:r>
          <m:t>1</m:t>
        </m:r>
        <m:r>
          <m:rPr>
            <m:sty m:val="p"/>
          </m:rPr>
          <m:t>&lt;</m:t>
        </m:r>
        <m:r>
          <m:t>2</m:t>
        </m:r>
      </m:oMath>
      <w:ins w:id="12051" w:author="PR Preview" w:date="2026-01-01T00:00:00Z">
        <w:r>
          <w:t xml:space="preserve"> </w:t>
        </w:r>
      </w:ins>
      <w:ins w:id="12052" w:author="PR Preview" w:date="2026-01-01T00:00:00Z">
        <w:r>
          <w:t xml:space="preserve">(</w:t>
        </w:r>
      </w:ins>
      <w:hyperlink w:anchor="thm-rank-transpose">
        <w:ins w:id="12053" w:author="PR Preview" w:date="2026-01-01T00:00:00Z">
          <w:r>
            <w:rPr>
              <w:rStyle w:val="Hyperlink"/>
            </w:rPr>
            <w:t xml:space="preserve">Theorem 38</w:t>
          </w:r>
        </w:ins>
      </w:hyperlink>
      <w:ins w:id="12054" w:author="PR Preview" w:date="2026-01-01T00:00:00Z">
        <w:r>
          <w:t xml:space="preserve">),</w:t>
        </w:r>
      </w:ins>
      <w:ins w:id="12055" w:author="PR Preview" w:date="2026-01-01T00:00:00Z">
        <w:r>
          <w:t xml:space="preserve"> </w:t>
        </w:r>
      </w:ins>
      <w:ins w:id="12056" w:author="PR Preview" w:date="2026-01-01T00:00:00Z">
        <w:r>
          <w:t xml:space="preserve">while an invertible</w:t>
        </w:r>
      </w:ins>
      <w:ins w:id="12057" w:author="PR Preview" w:date="2026-01-01T00:00:00Z">
        <w:r>
          <w:t xml:space="preserve"> </w:t>
        </w:r>
      </w:ins>
      <m:oMath>
        <m:r>
          <m:t>2</m:t>
        </m:r>
        <m:r>
          <m:rPr>
            <m:sty m:val="p"/>
          </m:rPr>
          <m:t>×</m:t>
        </m:r>
        <m:r>
          <m:t>2</m:t>
        </m:r>
      </m:oMath>
      <w:ins w:id="12058" w:author="PR Preview" w:date="2026-01-01T00:00:00Z">
        <w:r>
          <w:t xml:space="preserve"> </w:t>
        </w:r>
      </w:ins>
      <w:ins w:id="12059" w:author="PR Preview" w:date="2026-01-01T00:00:00Z">
        <w:r>
          <w:t xml:space="preserve">matrix has rank</w:t>
        </w:r>
      </w:ins>
      <w:ins w:id="12060" w:author="PR Preview" w:date="2026-01-01T00:00:00Z">
        <w:r>
          <w:t xml:space="preserve"> </w:t>
        </w:r>
      </w:ins>
      <m:oMath>
        <m:r>
          <m:t>2</m:t>
        </m:r>
      </m:oMath>
      <w:ins w:id="12061" w:author="PR Preview" w:date="2026-01-01T00:00:00Z">
        <w:r>
          <w:t xml:space="preserve"> </w:t>
        </w:r>
      </w:ins>
      <w:ins w:id="12062" w:author="PR Preview" w:date="2026-01-01T00:00:00Z">
        <w:r>
          <w:t xml:space="preserve">(</w:t>
        </w:r>
      </w:ins>
      <w:hyperlink w:anchor="exm-solution-unique">
        <w:ins w:id="12063" w:author="PR Preview" w:date="2026-01-01T00:00:00Z">
          <w:r>
            <w:rPr>
              <w:rStyle w:val="Hyperlink"/>
            </w:rPr>
            <w:t xml:space="preserve">Example 172</w:t>
          </w:r>
        </w:ins>
      </w:hyperlink>
      <w:ins w:id="12064" w:author="PR Preview" w:date="2026-01-01T00:00:00Z">
        <w:r>
          <w:t xml:space="preserve">).</w:t>
        </w:r>
      </w:ins>
      <w:ins w:id="12065" w:author="PR Preview" w:date="2026-01-01T00:00:00Z">
        <w:r>
          <w:t xml:space="preserve"> </w:t>
        </w:r>
      </w:ins>
      <w:ins w:id="12066" w:author="PR Preview" w:date="2026-01-01T00:00:00Z">
        <w:r>
          <w:t xml:space="preserve">The matrix</w:t>
        </w:r>
      </w:ins>
      <w:ins w:id="12067"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ins w:id="12068" w:author="PR Preview" w:date="2026-01-01T00:00:00Z">
        <w:r>
          <w:t xml:space="preserve"> </w:t>
        </w:r>
      </w:ins>
      <w:ins w:id="12069" w:author="PR Preview" w:date="2026-01-01T00:00:00Z">
        <w:r>
          <w:t xml:space="preserve">is a generalized inverse of it:</w:t>
        </w:r>
      </w:ins>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12070" w:author="PR Preview" w:date="2026-01-01T00:00:00Z">
        <w:r>
          <w:delText xml:space="preserve">the hat matrix of the intercept-only model (</w:delText>
        </w:r>
      </w:del>
      <w:hyperlink w:anchor="exm-hat-matrix">
        <w:del w:id="12071" w:author="PR Preview" w:date="2026-01-01T00:00:00Z">
          <w:r>
            <w:rPr>
              <w:rStyle w:val="Hyperlink"/>
            </w:rPr>
            <w:delText xml:space="preserve">Example 150</w:delText>
          </w:r>
        </w:del>
      </w:hyperlink>
      <w:del w:id="12072" w:author="PR Preview" w:date="2026-01-01T00:00:00Z">
        <w:r>
          <w:delText xml:space="preserve">).</w:delText>
        </w:r>
      </w:del>
      <w:del w:id="12073" w:author="PR Preview" w:date="2026-01-01T00:00:00Z">
        <w:r>
          <w:delText xml:space="preserve"> </w:delText>
        </w:r>
      </w:del>
      <w:del w:id="12074" w:author="PR Preview" w:date="2026-01-01T00:00:00Z">
        <w:r>
          <w:delText xml:space="preserve">Another generalized inverse,</w:delText>
        </w:r>
      </w:del>
      <w:del w:id="12075" w:author="PR Preview" w:date="2026-01-01T00:00:00Z">
        <w:r>
          <w:delText xml:space="preserve"> </w:delText>
        </w:r>
      </w:del>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del w:id="12076" w:author="PR Preview" w:date="2026-01-01T00:00:00Z">
        <w:r>
          <w:delText xml:space="preserve">,</w:delText>
        </w:r>
      </w:del>
      <w:del w:id="12077" w:author="PR Preview" w:date="2026-01-01T00:00:00Z">
        <w:r>
          <w:delText xml:space="preserve"> </w:delText>
        </w:r>
      </w:del>
      <w:del w:id="12078" w:author="PR Preview" w:date="2026-01-01T00:00:00Z">
        <w:r>
          <w:delText xml:space="preserve">which is one because</w:delText>
        </w:r>
      </w:del>
      <w:del w:id="12079"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del w:id="12080" w:author="PR Preview" w:date="2026-01-01T00:00:00Z">
        <w:r>
          <w:delText xml:space="preserve"> </w:delText>
        </w:r>
      </w:del>
      <w:del w:id="12081" w:author="PR Preview" w:date="2026-01-01T00:00:00Z">
        <w:r>
          <w:delText xml:space="preserve">and that times</w:delText>
        </w:r>
      </w:del>
      <w:del w:id="12082" w:author="PR Preview" w:date="2026-01-01T00:00:00Z">
        <w:r>
          <w:delText xml:space="preserve"> </w:delText>
        </w:r>
      </w:del>
      <m:oMath>
        <m:sSup>
          <m:e>
            <m:r>
              <m:rPr>
                <m:sty m:val="bi"/>
              </m:rPr>
              <m:t>X</m:t>
            </m:r>
          </m:e>
          <m:sup>
            <m:r>
              <m:rPr>
                <m:sty m:val="p"/>
              </m:rPr>
              <m:t>⊤</m:t>
            </m:r>
          </m:sup>
        </m:sSup>
        <m:r>
          <m:rPr>
            <m:sty m:val="bi"/>
          </m:rPr>
          <m:t>X</m:t>
        </m:r>
      </m:oMath>
      <w:del w:id="12083" w:author="PR Preview" w:date="2026-01-01T00:00:00Z">
        <w:r>
          <w:delText xml:space="preserve"> </w:delText>
        </w:r>
      </w:del>
      <w:del w:id="12084" w:author="PR Preview" w:date="2026-01-01T00:00:00Z">
        <w:r>
          <w:delText xml:space="preserve">is again</w:delText>
        </w:r>
      </w:del>
      <w:del w:id="12085"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del w:id="12086" w:author="PR Preview" w:date="2026-01-01T00:00:00Z">
        <w:r>
          <w:delText xml:space="preserve">,</w:delText>
        </w:r>
      </w:del>
      <w:del w:id="12087" w:author="PR Preview" w:date="2026-01-01T00:00:00Z">
        <w:r>
          <w:delText xml:space="preserve"> </w:delText>
        </w:r>
      </w:del>
      <w:del w:id="12088" w:author="PR Preview" w:date="2026-01-01T00:00:00Z">
        <w:r>
          <w:delText xml:space="preserve">gives</w:delText>
        </w:r>
      </w:del>
      <w:del w:id="12089" w:author="PR Preview" w:date="2026-01-01T00:00:00Z">
        <w:r>
          <w:delText xml:space="preserve"> </w:delText>
        </w:r>
      </w:del>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del w:id="12090" w:author="PR Preview" w:date="2026-01-01T00:00:00Z">
        <w:r>
          <w:delText xml:space="preserve"> </w:delText>
        </w:r>
      </w:del>
      <w:del w:id="12091" w:author="PR Preview" w:date="2026-01-01T00:00:00Z">
        <w:r>
          <w:delText xml:space="preserve">and the same</w:delText>
        </w:r>
      </w:del>
      <w:del w:id="12092" w:author="PR Preview" w:date="2026-01-01T00:00:00Z">
        <w:r>
          <w:delText xml:space="preserve"> </w:delText>
        </w:r>
      </w:del>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del w:id="12093" w:author="PR Preview" w:date="2026-01-01T00:00:00Z">
        <w:r>
          <w:delText xml:space="preserve">,</w:delText>
        </w:r>
      </w:del>
      <w:del w:id="12094" w:author="PR Preview" w:date="2026-01-01T00:00:00Z">
        <w:r>
          <w:delText xml:space="preserve"> </w:delText>
        </w:r>
      </w:del>
      <w:del w:id="12095" w:author="PR Preview" w:date="2026-01-01T00:00:00Z">
        <w:r>
          <w:delText xml:space="preserve">as</w:delText>
        </w:r>
      </w:del>
      <w:del w:id="12096" w:author="PR Preview" w:date="2026-01-01T00:00:00Z">
        <w:r>
          <w:delText xml:space="preserve"> </w:delText>
        </w:r>
      </w:del>
      <w:hyperlink w:anchor="thm-projector-generalized-inverse">
        <w:del w:id="12097" w:author="PR Preview" w:date="2026-01-01T00:00:00Z">
          <w:r>
            <w:rPr>
              <w:rStyle w:val="Hyperlink"/>
            </w:rPr>
            <w:delText xml:space="preserve">Theorem 92</w:delText>
          </w:r>
        </w:del>
      </w:hyperlink>
      <w:del w:id="12098" w:author="PR Preview" w:date="2026-01-01T00:00:00Z">
        <w:r>
          <w:delText xml:space="preserve"> </w:delText>
        </w:r>
      </w:del>
      <w:del w:id="12099" w:author="PR Preview" w:date="2026-01-01T00:00:00Z">
        <w:r>
          <w:delText xml:space="preserve">says it must.</w:delText>
        </w:r>
      </w:del>
      <w:del w:id="12100" w:author="PR Preview" w:date="2026-01-01T00:00:00Z">
        <w:r>
          <w:delText xml:space="preserve"> </w:delText>
        </w:r>
      </w:del>
      <w:del w:id="12101" w:author="PR Preview" w:date="2026-01-01T00:00:00Z">
        <w:r>
          <w:delText xml:space="preserve">Both project onto</w:delText>
        </w:r>
      </w:del>
      <w:del w:id="12102"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2103" w:author="PR Preview" w:date="2026-01-01T00:00:00Z">
        <w:r>
          <w:delText xml:space="preserve">, the column space of the intercept-only design.</w:delText>
        </w:r>
      </w:del>
    </w:p>
    <w:p>
      <w:pPr>
        <w:pStyle w:val="FirstParagraph"/>
      </w:pPr>
      <w:ins w:id="12104" w:author="PR Preview" w:date="2026-01-01T00:00:00Z">
        <w:r>
          <w:t xml:space="preserve">the hat matrix of the intercept-only model (</w:t>
        </w:r>
      </w:ins>
      <w:hyperlink w:anchor="exm-hat-matrix">
        <w:ins w:id="12105" w:author="PR Preview" w:date="2026-01-01T00:00:00Z">
          <w:r>
            <w:rPr>
              <w:rStyle w:val="Hyperlink"/>
            </w:rPr>
            <w:t xml:space="preserve">Example 153</w:t>
          </w:r>
        </w:ins>
      </w:hyperlink>
      <w:ins w:id="12106" w:author="PR Preview" w:date="2026-01-01T00:00:00Z">
        <w:r>
          <w:t xml:space="preserve">).</w:t>
        </w:r>
      </w:ins>
      <w:ins w:id="12107" w:author="PR Preview" w:date="2026-01-01T00:00:00Z">
        <w:r>
          <w:t xml:space="preserve"> </w:t>
        </w:r>
      </w:ins>
      <w:ins w:id="12108" w:author="PR Preview" w:date="2026-01-01T00:00:00Z">
        <w:r>
          <w:t xml:space="preserve">Another generalized inverse,</w:t>
        </w:r>
      </w:ins>
      <w:ins w:id="12109" w:author="PR Preview" w:date="2026-01-01T00:00:00Z">
        <w:r>
          <w:t xml:space="preserve"> </w:t>
        </w:r>
      </w:ins>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ins w:id="12110" w:author="PR Preview" w:date="2026-01-01T00:00:00Z">
        <w:r>
          <w:t xml:space="preserve">,</w:t>
        </w:r>
      </w:ins>
      <w:ins w:id="12111" w:author="PR Preview" w:date="2026-01-01T00:00:00Z">
        <w:r>
          <w:t xml:space="preserve"> </w:t>
        </w:r>
      </w:ins>
      <w:ins w:id="12112" w:author="PR Preview" w:date="2026-01-01T00:00:00Z">
        <w:r>
          <w:t xml:space="preserve">which is one because</w:t>
        </w:r>
      </w:ins>
      <w:ins w:id="12113" w:author="PR Preview" w:date="2026-01-01T00:00:00Z">
        <w:r>
          <w:t xml:space="preserve"> </w:t>
        </w:r>
      </w:ins>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ins w:id="12114" w:author="PR Preview" w:date="2026-01-01T00:00:00Z">
        <w:r>
          <w:t xml:space="preserve"> </w:t>
        </w:r>
      </w:ins>
      <w:ins w:id="12115" w:author="PR Preview" w:date="2026-01-01T00:00:00Z">
        <w:r>
          <w:t xml:space="preserve">and that times</w:t>
        </w:r>
      </w:ins>
      <w:ins w:id="12116" w:author="PR Preview" w:date="2026-01-01T00:00:00Z">
        <w:r>
          <w:t xml:space="preserve"> </w:t>
        </w:r>
      </w:ins>
      <m:oMath>
        <m:sSup>
          <m:e>
            <m:r>
              <m:rPr>
                <m:sty m:val="bi"/>
              </m:rPr>
              <m:t>X</m:t>
            </m:r>
          </m:e>
          <m:sup>
            <m:r>
              <m:rPr>
                <m:sty m:val="p"/>
              </m:rPr>
              <m:t>⊤</m:t>
            </m:r>
          </m:sup>
        </m:sSup>
        <m:r>
          <m:rPr>
            <m:sty m:val="bi"/>
          </m:rPr>
          <m:t>X</m:t>
        </m:r>
      </m:oMath>
      <w:ins w:id="12117" w:author="PR Preview" w:date="2026-01-01T00:00:00Z">
        <w:r>
          <w:t xml:space="preserve"> </w:t>
        </w:r>
      </w:ins>
      <w:ins w:id="12118" w:author="PR Preview" w:date="2026-01-01T00:00:00Z">
        <w:r>
          <w:t xml:space="preserve">is again</w:t>
        </w:r>
      </w:ins>
      <w:ins w:id="1211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ins w:id="12120" w:author="PR Preview" w:date="2026-01-01T00:00:00Z">
        <w:r>
          <w:t xml:space="preserve">,</w:t>
        </w:r>
      </w:ins>
      <w:ins w:id="12121" w:author="PR Preview" w:date="2026-01-01T00:00:00Z">
        <w:r>
          <w:t xml:space="preserve"> </w:t>
        </w:r>
      </w:ins>
      <w:ins w:id="12122" w:author="PR Preview" w:date="2026-01-01T00:00:00Z">
        <w:r>
          <w:t xml:space="preserve">gives</w:t>
        </w:r>
      </w:ins>
      <w:ins w:id="12123" w:author="PR Preview" w:date="2026-01-01T00:00:00Z">
        <w:r>
          <w:t xml:space="preserve"> </w:t>
        </w:r>
      </w:ins>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ins w:id="12124" w:author="PR Preview" w:date="2026-01-01T00:00:00Z">
        <w:r>
          <w:t xml:space="preserve"> </w:t>
        </w:r>
      </w:ins>
      <w:ins w:id="12125" w:author="PR Preview" w:date="2026-01-01T00:00:00Z">
        <w:r>
          <w:t xml:space="preserve">and the same</w:t>
        </w:r>
      </w:ins>
      <w:ins w:id="12126" w:author="PR Preview" w:date="2026-01-01T00:00:00Z">
        <w:r>
          <w:t xml:space="preserve"> </w:t>
        </w:r>
      </w:ins>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ins w:id="12127" w:author="PR Preview" w:date="2026-01-01T00:00:00Z">
        <w:r>
          <w:t xml:space="preserve">,</w:t>
        </w:r>
      </w:ins>
      <w:ins w:id="12128" w:author="PR Preview" w:date="2026-01-01T00:00:00Z">
        <w:r>
          <w:t xml:space="preserve"> </w:t>
        </w:r>
      </w:ins>
      <w:ins w:id="12129" w:author="PR Preview" w:date="2026-01-01T00:00:00Z">
        <w:r>
          <w:t xml:space="preserve">as</w:t>
        </w:r>
      </w:ins>
      <w:ins w:id="12130" w:author="PR Preview" w:date="2026-01-01T00:00:00Z">
        <w:r>
          <w:t xml:space="preserve"> </w:t>
        </w:r>
      </w:ins>
      <w:hyperlink w:anchor="thm-projector-generalized-inverse">
        <w:ins w:id="12131" w:author="PR Preview" w:date="2026-01-01T00:00:00Z">
          <w:r>
            <w:rPr>
              <w:rStyle w:val="Hyperlink"/>
            </w:rPr>
            <w:t xml:space="preserve">Theorem 95</w:t>
          </w:r>
        </w:ins>
      </w:hyperlink>
      <w:ins w:id="12132" w:author="PR Preview" w:date="2026-01-01T00:00:00Z">
        <w:r>
          <w:t xml:space="preserve"> </w:t>
        </w:r>
      </w:ins>
      <w:ins w:id="12133" w:author="PR Preview" w:date="2026-01-01T00:00:00Z">
        <w:r>
          <w:t xml:space="preserve">says it must.</w:t>
        </w:r>
      </w:ins>
      <w:ins w:id="12134" w:author="PR Preview" w:date="2026-01-01T00:00:00Z">
        <w:r>
          <w:t xml:space="preserve"> </w:t>
        </w:r>
      </w:ins>
      <w:ins w:id="12135" w:author="PR Preview" w:date="2026-01-01T00:00:00Z">
        <w:r>
          <w:t xml:space="preserve">Both project onto</w:t>
        </w:r>
      </w:ins>
      <w:ins w:id="12136"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2137" w:author="PR Preview" w:date="2026-01-01T00:00:00Z">
        <w:r>
          <w:t xml:space="preserve">, the column space of the intercept-only design.</w:t>
        </w:r>
      </w:ins>
    </w:p>
    <w:bookmarkEnd w:id="540"/>
    <w:bookmarkEnd w:id="541"/>
    <w:bookmarkStart w:id="562"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2" name="Picture"/>
                  <a:graphic>
                    <a:graphicData uri="http://schemas.openxmlformats.org/drawingml/2006/picture">
                      <pic:pic>
                        <pic:nvPicPr>
                          <pic:cNvPr descr="/opt/quarto/share/formats/docx/note.png" id="543"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83</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61</w:t>
              </w:r>
            </w:hyperlink>
            <w:r>
              <w:t xml:space="preserve">).</w:t>
            </w:r>
          </w:p>
          <w:p/>
        </w:tc>
      </w:tr>
    </w:tbl>
    <w:bookmarkStart w:id="544"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44"/>
    <w:bookmarkStart w:id="545" w:name="exm-triangular-matrix"/>
    <w:p>
      <w:pPr>
        <w:pStyle w:val="BodyText"/>
      </w:pPr>
      <w:del w:id="12138" w:author="PR Preview" w:date="2026-01-01T00:00:00Z">
        <w:r>
          <w:rPr>
            <w:b/>
            <w:bCs/>
          </w:rPr>
          <w:delText xml:space="preserve">Example 170 (Triangular and not)</w:delText>
        </w:r>
      </w:del>
      <w:del w:id="12139" w:author="PR Preview" w:date="2026-01-01T00:00:00Z">
        <w:r>
          <w:delText xml:space="preserve"> </w:delText>
        </w:r>
      </w:del>
      <w:del w:id="12140" w:author="PR Preview" w:date="2026-01-01T00:00:00Z">
        <w:r>
          <w:delText xml:space="preserve"> </w:delText>
        </w:r>
      </w:del>
    </w:p>
    <w:p>
      <w:pPr>
        <w:pStyle w:val="BodyText"/>
      </w:pPr>
      <w:ins w:id="12141" w:author="PR Preview" w:date="2026-01-01T00:00:00Z">
        <w:r>
          <w:rPr>
            <w:b/>
            <w:bCs/>
          </w:rPr>
          <w:t xml:space="preserve">Example 174 (Triangular and not)</w:t>
        </w:r>
      </w:ins>
      <w:ins w:id="12142" w:author="PR Preview" w:date="2026-01-01T00:00:00Z">
        <w:r>
          <w:t xml:space="preserve"> </w:t>
        </w:r>
      </w:ins>
      <w:ins w:id="12143" w:author="PR Preview" w:date="2026-01-01T00:00:00Z">
        <w:r>
          <w:t xml:space="preserve"> </w:t>
        </w:r>
      </w:ins>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1"/>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1"/>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45"/>
    <w:bookmarkStart w:id="546" w:name="thm-back-substitution"/>
    <w:p>
      <w:pPr>
        <w:pStyle w:val="FirstParagraph"/>
      </w:pPr>
      <w:del w:id="12144" w:author="PR Preview" w:date="2026-01-01T00:00:00Z">
        <w:r>
          <w:rPr>
            <w:b/>
            <w:bCs/>
          </w:rPr>
          <w:delText xml:space="preserve">Theorem 93 (Solving a triangular system by substitution)</w:delText>
        </w:r>
      </w:del>
      <w:del w:id="12145" w:author="PR Preview" w:date="2026-01-01T00:00:00Z">
        <w:r>
          <w:delText xml:space="preserve"> </w:delText>
        </w:r>
      </w:del>
      <w:del w:id="12146" w:author="PR Preview" w:date="2026-01-01T00:00:00Z">
        <w:r>
          <w:delText xml:space="preserve">Let</w:delText>
        </w:r>
      </w:del>
      <w:del w:id="12147" w:author="PR Preview" w:date="2026-01-01T00:00:00Z">
        <w:r>
          <w:delText xml:space="preserve"> </w:delText>
        </w:r>
      </w:del>
      <m:oMath>
        <m:r>
          <m:rPr>
            <m:sty m:val="bi"/>
          </m:rPr>
          <m:t>U</m:t>
        </m:r>
      </m:oMath>
      <w:del w:id="12148" w:author="PR Preview" w:date="2026-01-01T00:00:00Z">
        <w:r>
          <w:delText xml:space="preserve"> </w:delText>
        </w:r>
      </w:del>
      <w:del w:id="12149" w:author="PR Preview" w:date="2026-01-01T00:00:00Z">
        <w:r>
          <w:delText xml:space="preserve">be an</w:delText>
        </w:r>
      </w:del>
      <w:del w:id="12150" w:author="PR Preview" w:date="2026-01-01T00:00:00Z">
        <w:r>
          <w:delText xml:space="preserve"> </w:delText>
        </w:r>
      </w:del>
      <m:oMath>
        <m:r>
          <m:t>n</m:t>
        </m:r>
        <m:r>
          <m:rPr>
            <m:sty m:val="p"/>
          </m:rPr>
          <m:t>×</m:t>
        </m:r>
        <m:r>
          <m:t>n</m:t>
        </m:r>
      </m:oMath>
      <w:del w:id="12151" w:author="PR Preview" w:date="2026-01-01T00:00:00Z">
        <w:r>
          <w:delText xml:space="preserve"> </w:delText>
        </w:r>
      </w:del>
      <w:del w:id="12152" w:author="PR Preview" w:date="2026-01-01T00:00:00Z">
        <w:r>
          <w:delText xml:space="preserve">upper triangular matrix (</w:delText>
        </w:r>
      </w:del>
      <w:hyperlink w:anchor="def-triangular-matrix">
        <w:del w:id="12153" w:author="PR Preview" w:date="2026-01-01T00:00:00Z">
          <w:r>
            <w:rPr>
              <w:rStyle w:val="Hyperlink"/>
            </w:rPr>
            <w:delText xml:space="preserve">Definition 95</w:delText>
          </w:r>
        </w:del>
      </w:hyperlink>
      <w:del w:id="12154" w:author="PR Preview" w:date="2026-01-01T00:00:00Z">
        <w:r>
          <w:delText xml:space="preserve">)</w:delText>
        </w:r>
      </w:del>
      <w:del w:id="12155" w:author="PR Preview" w:date="2026-01-01T00:00:00Z">
        <w:r>
          <w:delText xml:space="preserve"> </w:delText>
        </w:r>
      </w:del>
      <w:del w:id="12156" w:author="PR Preview" w:date="2026-01-01T00:00:00Z">
        <w:r>
          <w:delText xml:space="preserve">whose diagonal entries</w:delText>
        </w:r>
      </w:del>
      <w:del w:id="12157"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12158" w:author="PR Preview" w:date="2026-01-01T00:00:00Z">
        <w:r>
          <w:delText xml:space="preserve"> </w:delText>
        </w:r>
      </w:del>
      <w:del w:id="12159" w:author="PR Preview" w:date="2026-01-01T00:00:00Z">
        <w:r>
          <w:delText xml:space="preserve">are all nonzero.</w:delText>
        </w:r>
      </w:del>
      <w:del w:id="12160" w:author="PR Preview" w:date="2026-01-01T00:00:00Z">
        <w:r>
          <w:delText xml:space="preserve"> </w:delText>
        </w:r>
      </w:del>
      <w:del w:id="12161" w:author="PR Preview" w:date="2026-01-01T00:00:00Z">
        <w:r>
          <w:delText xml:space="preserve">For every</w:delText>
        </w:r>
      </w:del>
      <w:del w:id="12162"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12163" w:author="PR Preview" w:date="2026-01-01T00:00:00Z">
        <w:r>
          <w:delText xml:space="preserve">, the system</w:delText>
        </w:r>
      </w:del>
      <w:del w:id="12164" w:author="PR Preview" w:date="2026-01-01T00:00:00Z">
        <w:r>
          <w:delText xml:space="preserve"> </w:delText>
        </w:r>
      </w:del>
      <m:oMath>
        <m:r>
          <m:rPr>
            <m:sty m:val="bi"/>
          </m:rPr>
          <m:t>U</m:t>
        </m:r>
        <m:acc>
          <m:accPr>
            <m:chr m:val="̃"/>
          </m:accPr>
          <m:e>
            <m:r>
              <m:t>x</m:t>
            </m:r>
          </m:e>
        </m:acc>
        <m:r>
          <m:rPr>
            <m:sty m:val="p"/>
          </m:rPr>
          <m:t>=</m:t>
        </m:r>
        <m:acc>
          <m:accPr>
            <m:chr m:val="̃"/>
          </m:accPr>
          <m:e>
            <m:r>
              <m:t>b</m:t>
            </m:r>
          </m:e>
        </m:acc>
      </m:oMath>
      <w:del w:id="12165" w:author="PR Preview" w:date="2026-01-01T00:00:00Z">
        <w:r>
          <w:delText xml:space="preserve"> </w:delText>
        </w:r>
      </w:del>
      <w:del w:id="12166" w:author="PR Preview" w:date="2026-01-01T00:00:00Z">
        <w:r>
          <w:delText xml:space="preserve">has exactly one solution, given for</w:delText>
        </w:r>
      </w:del>
      <w:del w:id="12167"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12168" w:author="PR Preview" w:date="2026-01-01T00:00:00Z">
        <w:r>
          <w:delText xml:space="preserve"> </w:delText>
        </w:r>
      </w:del>
      <w:del w:id="12169" w:author="PR Preview" w:date="2026-01-01T00:00:00Z">
        <w:r>
          <w:delText xml:space="preserve">in turn by</w:delText>
        </w:r>
      </w:del>
    </w:p>
    <w:p>
      <w:pPr>
        <w:pStyle w:val="FirstParagraph"/>
      </w:pPr>
      <w:ins w:id="12170" w:author="PR Preview" w:date="2026-01-01T00:00:00Z">
        <w:r>
          <w:rPr>
            <w:b/>
            <w:bCs/>
          </w:rPr>
          <w:t xml:space="preserve">Theorem 96 (Solving a triangular system by substitution)</w:t>
        </w:r>
      </w:ins>
      <w:ins w:id="12171" w:author="PR Preview" w:date="2026-01-01T00:00:00Z">
        <w:r>
          <w:t xml:space="preserve"> </w:t>
        </w:r>
      </w:ins>
      <w:ins w:id="12172" w:author="PR Preview" w:date="2026-01-01T00:00:00Z">
        <w:r>
          <w:t xml:space="preserve">Let</w:t>
        </w:r>
      </w:ins>
      <w:ins w:id="12173" w:author="PR Preview" w:date="2026-01-01T00:00:00Z">
        <w:r>
          <w:t xml:space="preserve"> </w:t>
        </w:r>
      </w:ins>
      <m:oMath>
        <m:r>
          <m:rPr>
            <m:sty m:val="bi"/>
          </m:rPr>
          <m:t>U</m:t>
        </m:r>
      </m:oMath>
      <w:ins w:id="12174" w:author="PR Preview" w:date="2026-01-01T00:00:00Z">
        <w:r>
          <w:t xml:space="preserve"> </w:t>
        </w:r>
      </w:ins>
      <w:ins w:id="12175" w:author="PR Preview" w:date="2026-01-01T00:00:00Z">
        <w:r>
          <w:t xml:space="preserve">be an</w:t>
        </w:r>
      </w:ins>
      <w:ins w:id="12176" w:author="PR Preview" w:date="2026-01-01T00:00:00Z">
        <w:r>
          <w:t xml:space="preserve"> </w:t>
        </w:r>
      </w:ins>
      <m:oMath>
        <m:r>
          <m:t>n</m:t>
        </m:r>
        <m:r>
          <m:rPr>
            <m:sty m:val="p"/>
          </m:rPr>
          <m:t>×</m:t>
        </m:r>
        <m:r>
          <m:t>n</m:t>
        </m:r>
      </m:oMath>
      <w:ins w:id="12177" w:author="PR Preview" w:date="2026-01-01T00:00:00Z">
        <w:r>
          <w:t xml:space="preserve"> </w:t>
        </w:r>
      </w:ins>
      <w:ins w:id="12178" w:author="PR Preview" w:date="2026-01-01T00:00:00Z">
        <w:r>
          <w:t xml:space="preserve">upper triangular matrix (</w:t>
        </w:r>
      </w:ins>
      <w:hyperlink w:anchor="def-triangular-matrix">
        <w:ins w:id="12179" w:author="PR Preview" w:date="2026-01-01T00:00:00Z">
          <w:r>
            <w:rPr>
              <w:rStyle w:val="Hyperlink"/>
            </w:rPr>
            <w:t xml:space="preserve">Definition 95</w:t>
          </w:r>
        </w:ins>
      </w:hyperlink>
      <w:ins w:id="12180" w:author="PR Preview" w:date="2026-01-01T00:00:00Z">
        <w:r>
          <w:t xml:space="preserve">)</w:t>
        </w:r>
      </w:ins>
      <w:ins w:id="12181" w:author="PR Preview" w:date="2026-01-01T00:00:00Z">
        <w:r>
          <w:t xml:space="preserve"> </w:t>
        </w:r>
      </w:ins>
      <w:ins w:id="12182" w:author="PR Preview" w:date="2026-01-01T00:00:00Z">
        <w:r>
          <w:t xml:space="preserve">whose diagonal entries</w:t>
        </w:r>
      </w:ins>
      <w:ins w:id="12183"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12184" w:author="PR Preview" w:date="2026-01-01T00:00:00Z">
        <w:r>
          <w:t xml:space="preserve"> </w:t>
        </w:r>
      </w:ins>
      <w:ins w:id="12185" w:author="PR Preview" w:date="2026-01-01T00:00:00Z">
        <w:r>
          <w:t xml:space="preserve">are all nonzero.</w:t>
        </w:r>
      </w:ins>
      <w:ins w:id="12186" w:author="PR Preview" w:date="2026-01-01T00:00:00Z">
        <w:r>
          <w:t xml:space="preserve"> </w:t>
        </w:r>
      </w:ins>
      <w:ins w:id="12187" w:author="PR Preview" w:date="2026-01-01T00:00:00Z">
        <w:r>
          <w:t xml:space="preserve">For every</w:t>
        </w:r>
      </w:ins>
      <w:ins w:id="12188" w:author="PR Preview" w:date="2026-01-01T00:00:00Z">
        <w:r>
          <w:t xml:space="preserve"> </w:t>
        </w:r>
      </w:ins>
      <m:oMath>
        <m:acc>
          <m:accPr>
            <m:chr m:val="̃"/>
          </m:accPr>
          <m:e>
            <m:r>
              <m:t>b</m:t>
            </m:r>
          </m:e>
        </m:acc>
        <m:r>
          <m:rPr>
            <m:sty m:val="p"/>
          </m:rPr>
          <m:t>∈</m:t>
        </m:r>
        <m:sSup>
          <m:e>
            <m:r>
              <m:rPr>
                <m:scr m:val="double-struck"/>
                <m:sty m:val="p"/>
              </m:rPr>
              <m:t>R</m:t>
            </m:r>
          </m:e>
          <m:sup>
            <m:r>
              <m:t>n</m:t>
            </m:r>
          </m:sup>
        </m:sSup>
      </m:oMath>
      <w:ins w:id="12189" w:author="PR Preview" w:date="2026-01-01T00:00:00Z">
        <w:r>
          <w:t xml:space="preserve">, the system</w:t>
        </w:r>
      </w:ins>
      <w:ins w:id="12190" w:author="PR Preview" w:date="2026-01-01T00:00:00Z">
        <w:r>
          <w:t xml:space="preserve"> </w:t>
        </w:r>
      </w:ins>
      <m:oMath>
        <m:r>
          <m:rPr>
            <m:sty m:val="bi"/>
          </m:rPr>
          <m:t>U</m:t>
        </m:r>
        <m:acc>
          <m:accPr>
            <m:chr m:val="̃"/>
          </m:accPr>
          <m:e>
            <m:r>
              <m:t>x</m:t>
            </m:r>
          </m:e>
        </m:acc>
        <m:r>
          <m:rPr>
            <m:sty m:val="p"/>
          </m:rPr>
          <m:t>=</m:t>
        </m:r>
        <m:acc>
          <m:accPr>
            <m:chr m:val="̃"/>
          </m:accPr>
          <m:e>
            <m:r>
              <m:t>b</m:t>
            </m:r>
          </m:e>
        </m:acc>
      </m:oMath>
      <w:ins w:id="12191" w:author="PR Preview" w:date="2026-01-01T00:00:00Z">
        <w:r>
          <w:t xml:space="preserve"> </w:t>
        </w:r>
      </w:ins>
      <w:ins w:id="12192" w:author="PR Preview" w:date="2026-01-01T00:00:00Z">
        <w:r>
          <w:t xml:space="preserve">has exactly one solution, given for</w:t>
        </w:r>
      </w:ins>
      <w:ins w:id="12193"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12194" w:author="PR Preview" w:date="2026-01-01T00:00:00Z">
        <w:r>
          <w:t xml:space="preserve"> </w:t>
        </w:r>
      </w:ins>
      <w:ins w:id="12195"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46"/>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7" w:name="exm-back-substitution"/>
    <w:p>
      <w:pPr>
        <w:pStyle w:val="BodyText"/>
      </w:pPr>
      <w:del w:id="12196" w:author="PR Preview" w:date="2026-01-01T00:00:00Z">
        <w:r>
          <w:rPr>
            <w:b/>
            <w:bCs/>
          </w:rPr>
          <w:delText xml:space="preserve">Example 171 (Back substitution on a</w:delText>
        </w:r>
      </w:del>
      <w:del w:id="12197" w:author="PR Preview" w:date="2026-01-01T00:00:00Z">
        <w:r>
          <w:rPr>
            <w:b/>
            <w:bCs/>
          </w:rPr>
          <w:delText xml:space="preserve"> </w:delText>
        </w:r>
      </w:del>
      <m:oMath>
        <m:r>
          <m:t>3</m:t>
        </m:r>
        <m:r>
          <m:rPr>
            <m:sty m:val="p"/>
          </m:rPr>
          <m:t>×</m:t>
        </m:r>
        <m:r>
          <m:t>3</m:t>
        </m:r>
      </m:oMath>
      <w:del w:id="12198" w:author="PR Preview" w:date="2026-01-01T00:00:00Z">
        <w:r>
          <w:rPr>
            <w:b/>
            <w:bCs/>
          </w:rPr>
          <w:delText xml:space="preserve"> </w:delText>
        </w:r>
      </w:del>
      <w:del w:id="12199" w:author="PR Preview" w:date="2026-01-01T00:00:00Z">
        <w:r>
          <w:rPr>
            <w:b/>
            <w:bCs/>
          </w:rPr>
          <w:delText xml:space="preserve">system)</w:delText>
        </w:r>
      </w:del>
      <w:del w:id="12200" w:author="PR Preview" w:date="2026-01-01T00:00:00Z">
        <w:r>
          <w:delText xml:space="preserve"> </w:delText>
        </w:r>
      </w:del>
      <w:del w:id="12201" w:author="PR Preview" w:date="2026-01-01T00:00:00Z">
        <w:r>
          <w:delText xml:space="preserve">Solve</w:delText>
        </w:r>
      </w:del>
      <w:del w:id="12202"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12203" w:author="PR Preview" w:date="2026-01-01T00:00:00Z">
        <w:r>
          <w:delText xml:space="preserve">:</w:delText>
        </w:r>
      </w:del>
    </w:p>
    <w:p>
      <w:pPr>
        <w:pStyle w:val="BodyText"/>
      </w:pPr>
      <w:ins w:id="12204" w:author="PR Preview" w:date="2026-01-01T00:00:00Z">
        <w:r>
          <w:rPr>
            <w:b/>
            <w:bCs/>
          </w:rPr>
          <w:t xml:space="preserve">Example 175 (Back substitution on a</w:t>
        </w:r>
      </w:ins>
      <w:ins w:id="12205" w:author="PR Preview" w:date="2026-01-01T00:00:00Z">
        <w:r>
          <w:rPr>
            <w:b/>
            <w:bCs/>
          </w:rPr>
          <w:t xml:space="preserve"> </w:t>
        </w:r>
      </w:ins>
      <m:oMath>
        <m:r>
          <m:t>3</m:t>
        </m:r>
        <m:r>
          <m:rPr>
            <m:sty m:val="p"/>
          </m:rPr>
          <m:t>×</m:t>
        </m:r>
        <m:r>
          <m:t>3</m:t>
        </m:r>
      </m:oMath>
      <w:ins w:id="12206" w:author="PR Preview" w:date="2026-01-01T00:00:00Z">
        <w:r>
          <w:rPr>
            <w:b/>
            <w:bCs/>
          </w:rPr>
          <w:t xml:space="preserve"> </w:t>
        </w:r>
      </w:ins>
      <w:ins w:id="12207" w:author="PR Preview" w:date="2026-01-01T00:00:00Z">
        <w:r>
          <w:rPr>
            <w:b/>
            <w:bCs/>
          </w:rPr>
          <w:t xml:space="preserve">system)</w:t>
        </w:r>
      </w:ins>
      <w:ins w:id="12208" w:author="PR Preview" w:date="2026-01-01T00:00:00Z">
        <w:r>
          <w:t xml:space="preserve"> </w:t>
        </w:r>
      </w:ins>
      <w:ins w:id="12209" w:author="PR Preview" w:date="2026-01-01T00:00:00Z">
        <w:r>
          <w:t xml:space="preserve">Solve</w:t>
        </w:r>
      </w:ins>
      <w:ins w:id="1221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ins w:id="12211"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7"/>
    <w:bookmarkStart w:id="548" w:name="thm-qr"/>
    <w:p>
      <w:pPr>
        <w:pStyle w:val="BodyText"/>
      </w:pPr>
      <w:del w:id="12212" w:author="PR Preview" w:date="2026-01-01T00:00:00Z">
        <w:r>
          <w:rPr>
            <w:b/>
            <w:bCs/>
          </w:rPr>
          <w:delText xml:space="preserve">Theorem 94 (QR factorization)</w:delText>
        </w:r>
      </w:del>
      <w:del w:id="12213" w:author="PR Preview" w:date="2026-01-01T00:00:00Z">
        <w:r>
          <w:delText xml:space="preserve"> </w:delText>
        </w:r>
      </w:del>
      <w:del w:id="12214" w:author="PR Preview" w:date="2026-01-01T00:00:00Z">
        <w:r>
          <w:delText xml:space="preserve">Let</w:delText>
        </w:r>
      </w:del>
      <w:del w:id="12215" w:author="PR Preview" w:date="2026-01-01T00:00:00Z">
        <w:r>
          <w:delText xml:space="preserve"> </w:delText>
        </w:r>
      </w:del>
      <m:oMath>
        <m:r>
          <m:rPr>
            <m:sty m:val="bi"/>
          </m:rPr>
          <m:t>A</m:t>
        </m:r>
      </m:oMath>
      <w:del w:id="12216" w:author="PR Preview" w:date="2026-01-01T00:00:00Z">
        <w:r>
          <w:delText xml:space="preserve"> </w:delText>
        </w:r>
      </w:del>
      <w:del w:id="12217" w:author="PR Preview" w:date="2026-01-01T00:00:00Z">
        <w:r>
          <w:delText xml:space="preserve">be an</w:delText>
        </w:r>
      </w:del>
      <w:del w:id="12218" w:author="PR Preview" w:date="2026-01-01T00:00:00Z">
        <w:r>
          <w:delText xml:space="preserve"> </w:delText>
        </w:r>
      </w:del>
      <m:oMath>
        <m:r>
          <m:t>m</m:t>
        </m:r>
        <m:r>
          <m:rPr>
            <m:sty m:val="p"/>
          </m:rPr>
          <m:t>×</m:t>
        </m:r>
        <m:r>
          <m:t>n</m:t>
        </m:r>
      </m:oMath>
      <w:del w:id="12219" w:author="PR Preview" w:date="2026-01-01T00:00:00Z">
        <w:r>
          <w:delText xml:space="preserve"> </w:delText>
        </w:r>
      </w:del>
      <w:del w:id="12220" w:author="PR Preview" w:date="2026-01-01T00:00:00Z">
        <w:r>
          <w:delText xml:space="preserve">matrix with</w:delText>
        </w:r>
      </w:del>
      <w:del w:id="1222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2222" w:author="PR Preview" w:date="2026-01-01T00:00:00Z">
        <w:r>
          <w:delText xml:space="preserve">.</w:delText>
        </w:r>
      </w:del>
      <w:del w:id="12223" w:author="PR Preview" w:date="2026-01-01T00:00:00Z">
        <w:r>
          <w:delText xml:space="preserve"> </w:delText>
        </w:r>
      </w:del>
      <w:del w:id="12224" w:author="PR Preview" w:date="2026-01-01T00:00:00Z">
        <w:r>
          <w:delText xml:space="preserve">Then</w:delText>
        </w:r>
      </w:del>
    </w:p>
    <w:p>
      <w:pPr>
        <w:pStyle w:val="BodyText"/>
      </w:pPr>
      <w:ins w:id="12225" w:author="PR Preview" w:date="2026-01-01T00:00:00Z">
        <w:r>
          <w:rPr>
            <w:b/>
            <w:bCs/>
          </w:rPr>
          <w:t xml:space="preserve">Theorem 97 (QR factorization)</w:t>
        </w:r>
      </w:ins>
      <w:ins w:id="12226" w:author="PR Preview" w:date="2026-01-01T00:00:00Z">
        <w:r>
          <w:t xml:space="preserve"> </w:t>
        </w:r>
      </w:ins>
      <w:ins w:id="12227" w:author="PR Preview" w:date="2026-01-01T00:00:00Z">
        <w:r>
          <w:t xml:space="preserve">Let</w:t>
        </w:r>
      </w:ins>
      <w:ins w:id="12228" w:author="PR Preview" w:date="2026-01-01T00:00:00Z">
        <w:r>
          <w:t xml:space="preserve"> </w:t>
        </w:r>
      </w:ins>
      <m:oMath>
        <m:r>
          <m:rPr>
            <m:sty m:val="bi"/>
          </m:rPr>
          <m:t>A</m:t>
        </m:r>
      </m:oMath>
      <w:ins w:id="12229" w:author="PR Preview" w:date="2026-01-01T00:00:00Z">
        <w:r>
          <w:t xml:space="preserve"> </w:t>
        </w:r>
      </w:ins>
      <w:ins w:id="12230" w:author="PR Preview" w:date="2026-01-01T00:00:00Z">
        <w:r>
          <w:t xml:space="preserve">be an</w:t>
        </w:r>
      </w:ins>
      <w:ins w:id="12231" w:author="PR Preview" w:date="2026-01-01T00:00:00Z">
        <w:r>
          <w:t xml:space="preserve"> </w:t>
        </w:r>
      </w:ins>
      <m:oMath>
        <m:r>
          <m:t>m</m:t>
        </m:r>
        <m:r>
          <m:rPr>
            <m:sty m:val="p"/>
          </m:rPr>
          <m:t>×</m:t>
        </m:r>
        <m:r>
          <m:t>n</m:t>
        </m:r>
      </m:oMath>
      <w:ins w:id="12232" w:author="PR Preview" w:date="2026-01-01T00:00:00Z">
        <w:r>
          <w:t xml:space="preserve"> </w:t>
        </w:r>
      </w:ins>
      <w:ins w:id="12233" w:author="PR Preview" w:date="2026-01-01T00:00:00Z">
        <w:r>
          <w:t xml:space="preserve">matrix with</w:t>
        </w:r>
      </w:ins>
      <w:ins w:id="12234" w:author="PR Preview" w:date="2026-01-01T00:00:00Z">
        <w:r>
          <w:t xml:space="preserve"> </w:t>
        </w:r>
      </w:ins>
      <m:oMath>
        <m:r>
          <m:rPr>
            <m:sty m:val="p"/>
          </m:rPr>
          <m:t>rank</m:t>
        </m:r>
        <m:r>
          <m:rPr>
            <m:sty m:val="p"/>
          </m:rPr>
          <m:t>(</m:t>
        </m:r>
        <m:r>
          <m:rPr>
            <m:sty m:val="bi"/>
          </m:rPr>
          <m:t>A</m:t>
        </m:r>
        <m:r>
          <m:rPr>
            <m:sty m:val="p"/>
          </m:rPr>
          <m:t>)</m:t>
        </m:r>
        <m:r>
          <m:rPr>
            <m:sty m:val="p"/>
          </m:rPr>
          <m:t>=</m:t>
        </m:r>
        <m:r>
          <m:t>n</m:t>
        </m:r>
      </m:oMath>
      <w:ins w:id="12235" w:author="PR Preview" w:date="2026-01-01T00:00:00Z">
        <w:r>
          <w:t xml:space="preserve">.</w:t>
        </w:r>
      </w:ins>
      <w:ins w:id="12236" w:author="PR Preview" w:date="2026-01-01T00:00:00Z">
        <w:r>
          <w:t xml:space="preserve"> </w:t>
        </w:r>
      </w:ins>
      <w:ins w:id="12237" w:author="PR Preview" w:date="2026-01-01T00:00:00Z">
        <w:r>
          <w:t xml:space="preserve">Then</w:t>
        </w:r>
      </w:ins>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8"/>
    <w:p>
      <w:pPr>
        <w:pStyle w:val="BodyText"/>
      </w:pPr>
      <w:del w:id="12238" w:author="PR Preview" w:date="2026-01-01T00:00:00Z">
        <w:r>
          <w:rPr>
            <w:i/>
            <w:iCs/>
          </w:rPr>
          <w:delText xml:space="preserve">Proof</w:delText>
        </w:r>
      </w:del>
      <w:del w:id="12239" w:author="PR Preview" w:date="2026-01-01T00:00:00Z">
        <w:r>
          <w:delText xml:space="preserve">. </w:delText>
        </w:r>
      </w:del>
      <w:del w:id="12240" w:author="PR Preview" w:date="2026-01-01T00:00:00Z">
        <w:r>
          <w:delText xml:space="preserve">The</w:delText>
        </w:r>
      </w:del>
      <w:del w:id="12241" w:author="PR Preview" w:date="2026-01-01T00:00:00Z">
        <w:r>
          <w:delText xml:space="preserve"> </w:delText>
        </w:r>
      </w:del>
      <m:oMath>
        <m:r>
          <m:t>n</m:t>
        </m:r>
      </m:oMath>
      <w:del w:id="12242" w:author="PR Preview" w:date="2026-01-01T00:00:00Z">
        <w:r>
          <w:delText xml:space="preserve"> </w:delText>
        </w:r>
      </w:del>
      <w:del w:id="12243" w:author="PR Preview" w:date="2026-01-01T00:00:00Z">
        <w:r>
          <w:delText xml:space="preserve">columns</w:delText>
        </w:r>
      </w:del>
      <w:del w:id="12244" w:author="PR Preview" w:date="2026-01-01T00:00:00Z">
        <w:r>
          <w:delText xml:space="preserve"> </w:delText>
        </w:r>
      </w:del>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del w:id="12245" w:author="PR Preview" w:date="2026-01-01T00:00:00Z">
        <w:r>
          <w:delText xml:space="preserve"> </w:delText>
        </w:r>
      </w:del>
      <w:del w:id="12246" w:author="PR Preview" w:date="2026-01-01T00:00:00Z">
        <w:r>
          <w:delText xml:space="preserve">of</w:delText>
        </w:r>
      </w:del>
      <w:del w:id="12247" w:author="PR Preview" w:date="2026-01-01T00:00:00Z">
        <w:r>
          <w:delText xml:space="preserve"> </w:delText>
        </w:r>
      </w:del>
      <m:oMath>
        <m:r>
          <m:rPr>
            <m:sty m:val="bi"/>
          </m:rPr>
          <m:t>A</m:t>
        </m:r>
      </m:oMath>
      <w:del w:id="12248" w:author="PR Preview" w:date="2026-01-01T00:00:00Z">
        <w:r>
          <w:delText xml:space="preserve"> </w:delText>
        </w:r>
      </w:del>
      <w:del w:id="12249" w:author="PR Preview" w:date="2026-01-01T00:00:00Z">
        <w:r>
          <w:delText xml:space="preserve">are linearly independent</w:delText>
        </w:r>
      </w:del>
      <w:del w:id="12250" w:author="PR Preview" w:date="2026-01-01T00:00:00Z">
        <w:r>
          <w:delText xml:space="preserve"> </w:delText>
        </w:r>
      </w:del>
      <w:del w:id="12251" w:author="PR Preview" w:date="2026-01-01T00:00:00Z">
        <w:r>
          <w:delText xml:space="preserve">(</w:delText>
        </w:r>
      </w:del>
      <w:hyperlink w:anchor="def-full-column-rank">
        <w:del w:id="12252" w:author="PR Preview" w:date="2026-01-01T00:00:00Z">
          <w:r>
            <w:rPr>
              <w:rStyle w:val="Hyperlink"/>
            </w:rPr>
            <w:delText xml:space="preserve">Definition 39</w:delText>
          </w:r>
        </w:del>
      </w:hyperlink>
      <w:del w:id="12253" w:author="PR Preview" w:date="2026-01-01T00:00:00Z">
        <w:r>
          <w:delText xml:space="preserve">),</w:delText>
        </w:r>
      </w:del>
      <w:del w:id="12254" w:author="PR Preview" w:date="2026-01-01T00:00:00Z">
        <w:r>
          <w:delText xml:space="preserve"> </w:delText>
        </w:r>
      </w:del>
      <w:del w:id="12255" w:author="PR Preview" w:date="2026-01-01T00:00:00Z">
        <w:r>
          <w:delText xml:space="preserve">so the Gram-Schmidt process (</w:delText>
        </w:r>
      </w:del>
      <w:hyperlink w:anchor="def-gram-schmidt">
        <w:del w:id="12256" w:author="PR Preview" w:date="2026-01-01T00:00:00Z">
          <w:r>
            <w:rPr>
              <w:rStyle w:val="Hyperlink"/>
            </w:rPr>
            <w:delText xml:space="preserve">Definition 65</w:delText>
          </w:r>
        </w:del>
      </w:hyperlink>
      <w:del w:id="12257" w:author="PR Preview" w:date="2026-01-01T00:00:00Z">
        <w:r>
          <w:delText xml:space="preserve">) runs all</w:delText>
        </w:r>
      </w:del>
      <w:del w:id="12258" w:author="PR Preview" w:date="2026-01-01T00:00:00Z">
        <w:r>
          <w:delText xml:space="preserve"> </w:delText>
        </w:r>
      </w:del>
      <m:oMath>
        <m:r>
          <m:t>n</m:t>
        </m:r>
      </m:oMath>
      <w:del w:id="12259" w:author="PR Preview" w:date="2026-01-01T00:00:00Z">
        <w:r>
          <w:delText xml:space="preserve"> </w:delText>
        </w:r>
      </w:del>
      <w:del w:id="12260" w:author="PR Preview" w:date="2026-01-01T00:00:00Z">
        <w:r>
          <w:delText xml:space="preserve">steps</w:delText>
        </w:r>
      </w:del>
      <w:del w:id="12261" w:author="PR Preview" w:date="2026-01-01T00:00:00Z">
        <w:r>
          <w:delText xml:space="preserve"> </w:delText>
        </w:r>
      </w:del>
      <w:del w:id="12262" w:author="PR Preview" w:date="2026-01-01T00:00:00Z">
        <w:r>
          <w:delText xml:space="preserve">and gives orthonormal</w:delText>
        </w:r>
      </w:del>
      <w:del w:id="12263" w:author="PR Preview" w:date="2026-01-01T00:00:00Z">
        <w:r>
          <w:delText xml:space="preserve"> </w:delText>
        </w:r>
      </w:del>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del w:id="12264" w:author="PR Preview" w:date="2026-01-01T00:00:00Z">
        <w:r>
          <w:delText xml:space="preserve"> </w:delText>
        </w:r>
      </w:del>
      <w:del w:id="12265" w:author="PR Preview" w:date="2026-01-01T00:00:00Z">
        <w:r>
          <w:delText xml:space="preserve">(</w:delText>
        </w:r>
      </w:del>
      <w:hyperlink w:anchor="thm-gram-schmidt">
        <w:del w:id="12266" w:author="PR Preview" w:date="2026-01-01T00:00:00Z">
          <w:r>
            <w:rPr>
              <w:rStyle w:val="Hyperlink"/>
            </w:rPr>
            <w:delText xml:space="preserve">Theorem 59</w:delText>
          </w:r>
        </w:del>
      </w:hyperlink>
      <w:del w:id="12267" w:author="PR Preview" w:date="2026-01-01T00:00:00Z">
        <w:r>
          <w:delText xml:space="preserve">, parts 1 and 3);</w:delText>
        </w:r>
      </w:del>
      <w:del w:id="12268" w:author="PR Preview" w:date="2026-01-01T00:00:00Z">
        <w:r>
          <w:delText xml:space="preserve"> </w:delText>
        </w:r>
      </w:del>
      <w:del w:id="12269" w:author="PR Preview" w:date="2026-01-01T00:00:00Z">
        <w:r>
          <w:delText xml:space="preserve">let</w:delText>
        </w:r>
      </w:del>
      <w:del w:id="12270" w:author="PR Preview" w:date="2026-01-01T00:00:00Z">
        <w:r>
          <w:delText xml:space="preserve"> </w:delText>
        </w:r>
      </w:del>
      <m:oMath>
        <m:r>
          <m:rPr>
            <m:sty m:val="bi"/>
          </m:rPr>
          <m:t>Q</m:t>
        </m:r>
      </m:oMath>
      <w:del w:id="12271" w:author="PR Preview" w:date="2026-01-01T00:00:00Z">
        <w:r>
          <w:delText xml:space="preserve"> </w:delText>
        </w:r>
      </w:del>
      <w:del w:id="12272" w:author="PR Preview" w:date="2026-01-01T00:00:00Z">
        <w:r>
          <w:delText xml:space="preserve">have these columns.</w:delText>
        </w:r>
      </w:del>
      <w:del w:id="12273" w:author="PR Preview" w:date="2026-01-01T00:00:00Z">
        <w:r>
          <w:delText xml:space="preserve"> </w:delText>
        </w:r>
      </w:del>
      <w:del w:id="12274" w:author="PR Preview" w:date="2026-01-01T00:00:00Z">
        <w:r>
          <w:delText xml:space="preserve">At step</w:delText>
        </w:r>
      </w:del>
      <w:del w:id="12275" w:author="PR Preview" w:date="2026-01-01T00:00:00Z">
        <w:r>
          <w:delText xml:space="preserve"> </w:delText>
        </w:r>
      </w:del>
      <m:oMath>
        <m:r>
          <m:t>i</m:t>
        </m:r>
      </m:oMath>
      <w:del w:id="12276" w:author="PR Preview" w:date="2026-01-01T00:00:00Z">
        <w:r>
          <w:delText xml:space="preserve">,</w:delText>
        </w:r>
      </w:del>
      <w:del w:id="12277" w:author="PR Preview" w:date="2026-01-01T00:00:00Z">
        <w:r>
          <w:delText xml:space="preserve"> </w:delText>
        </w:r>
      </w:del>
      <m:oMath>
        <m:sSub>
          <m:e>
            <m:acc>
              <m:accPr>
                <m:chr m:val="̃"/>
              </m:accPr>
              <m:e>
                <m:acc>
                  <m:accPr>
                    <m:chr m:val="̃"/>
                  </m:accPr>
                  <m:e>
                    <m:r>
                      <m:t>q</m:t>
                    </m:r>
                  </m:e>
                </m:acc>
              </m:e>
            </m:acc>
          </m:e>
          <m:sub>
            <m:r>
              <m:t>i</m:t>
            </m:r>
          </m:sub>
        </m:sSub>
        <m:r>
          <m:rPr>
            <m:sty m:val="p"/>
          </m:rPr>
          <m:t>≠</m:t>
        </m:r>
        <m:acc>
          <m:accPr>
            <m:chr m:val="̃"/>
          </m:accPr>
          <m:e>
            <m:r>
              <m:t>0</m:t>
            </m:r>
          </m:e>
        </m:acc>
      </m:oMath>
      <w:del w:id="12278" w:author="PR Preview" w:date="2026-01-01T00:00:00Z">
        <w:r>
          <w:delText xml:space="preserve">, and rearranging the orthogonalize step,</w:delText>
        </w:r>
      </w:del>
    </w:p>
    <w:p>
      <w:pPr>
        <w:pStyle w:val="BodyText"/>
      </w:pPr>
      <w:ins w:id="12279" w:author="PR Preview" w:date="2026-01-01T00:00:00Z">
        <w:r>
          <w:rPr>
            <w:i/>
            <w:iCs/>
          </w:rPr>
          <w:t xml:space="preserve">Proof</w:t>
        </w:r>
      </w:ins>
      <w:ins w:id="12280" w:author="PR Preview" w:date="2026-01-01T00:00:00Z">
        <w:r>
          <w:t xml:space="preserve">. </w:t>
        </w:r>
      </w:ins>
      <w:ins w:id="12281" w:author="PR Preview" w:date="2026-01-01T00:00:00Z">
        <w:r>
          <w:t xml:space="preserve">The</w:t>
        </w:r>
      </w:ins>
      <w:ins w:id="12282" w:author="PR Preview" w:date="2026-01-01T00:00:00Z">
        <w:r>
          <w:t xml:space="preserve"> </w:t>
        </w:r>
      </w:ins>
      <m:oMath>
        <m:r>
          <m:t>n</m:t>
        </m:r>
      </m:oMath>
      <w:ins w:id="12283" w:author="PR Preview" w:date="2026-01-01T00:00:00Z">
        <w:r>
          <w:t xml:space="preserve"> </w:t>
        </w:r>
      </w:ins>
      <w:ins w:id="12284" w:author="PR Preview" w:date="2026-01-01T00:00:00Z">
        <w:r>
          <w:t xml:space="preserve">columns</w:t>
        </w:r>
      </w:ins>
      <w:ins w:id="12285" w:author="PR Preview" w:date="2026-01-01T00:00:00Z">
        <w:r>
          <w:t xml:space="preserve"> </w:t>
        </w:r>
      </w:ins>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ins w:id="12286" w:author="PR Preview" w:date="2026-01-01T00:00:00Z">
        <w:r>
          <w:t xml:space="preserve"> </w:t>
        </w:r>
      </w:ins>
      <w:ins w:id="12287" w:author="PR Preview" w:date="2026-01-01T00:00:00Z">
        <w:r>
          <w:t xml:space="preserve">of</w:t>
        </w:r>
      </w:ins>
      <w:ins w:id="12288" w:author="PR Preview" w:date="2026-01-01T00:00:00Z">
        <w:r>
          <w:t xml:space="preserve"> </w:t>
        </w:r>
      </w:ins>
      <m:oMath>
        <m:r>
          <m:rPr>
            <m:sty m:val="bi"/>
          </m:rPr>
          <m:t>A</m:t>
        </m:r>
      </m:oMath>
      <w:ins w:id="12289" w:author="PR Preview" w:date="2026-01-01T00:00:00Z">
        <w:r>
          <w:t xml:space="preserve"> </w:t>
        </w:r>
      </w:ins>
      <w:ins w:id="12290" w:author="PR Preview" w:date="2026-01-01T00:00:00Z">
        <w:r>
          <w:t xml:space="preserve">are linearly independent</w:t>
        </w:r>
      </w:ins>
      <w:ins w:id="12291" w:author="PR Preview" w:date="2026-01-01T00:00:00Z">
        <w:r>
          <w:t xml:space="preserve"> </w:t>
        </w:r>
      </w:ins>
      <w:ins w:id="12292" w:author="PR Preview" w:date="2026-01-01T00:00:00Z">
        <w:r>
          <w:t xml:space="preserve">(</w:t>
        </w:r>
      </w:ins>
      <w:hyperlink w:anchor="def-full-column-rank">
        <w:ins w:id="12293" w:author="PR Preview" w:date="2026-01-01T00:00:00Z">
          <w:r>
            <w:rPr>
              <w:rStyle w:val="Hyperlink"/>
            </w:rPr>
            <w:t xml:space="preserve">Definition 39</w:t>
          </w:r>
        </w:ins>
      </w:hyperlink>
      <w:ins w:id="12294" w:author="PR Preview" w:date="2026-01-01T00:00:00Z">
        <w:r>
          <w:t xml:space="preserve">),</w:t>
        </w:r>
      </w:ins>
      <w:ins w:id="12295" w:author="PR Preview" w:date="2026-01-01T00:00:00Z">
        <w:r>
          <w:t xml:space="preserve"> </w:t>
        </w:r>
      </w:ins>
      <w:ins w:id="12296" w:author="PR Preview" w:date="2026-01-01T00:00:00Z">
        <w:r>
          <w:t xml:space="preserve">so the Gram-Schmidt process (</w:t>
        </w:r>
      </w:ins>
      <w:hyperlink w:anchor="def-gram-schmidt">
        <w:ins w:id="12297" w:author="PR Preview" w:date="2026-01-01T00:00:00Z">
          <w:r>
            <w:rPr>
              <w:rStyle w:val="Hyperlink"/>
            </w:rPr>
            <w:t xml:space="preserve">Definition 65</w:t>
          </w:r>
        </w:ins>
      </w:hyperlink>
      <w:ins w:id="12298" w:author="PR Preview" w:date="2026-01-01T00:00:00Z">
        <w:r>
          <w:t xml:space="preserve">) runs all</w:t>
        </w:r>
      </w:ins>
      <w:ins w:id="12299" w:author="PR Preview" w:date="2026-01-01T00:00:00Z">
        <w:r>
          <w:t xml:space="preserve"> </w:t>
        </w:r>
      </w:ins>
      <m:oMath>
        <m:r>
          <m:t>n</m:t>
        </m:r>
      </m:oMath>
      <w:ins w:id="12300" w:author="PR Preview" w:date="2026-01-01T00:00:00Z">
        <w:r>
          <w:t xml:space="preserve"> </w:t>
        </w:r>
      </w:ins>
      <w:ins w:id="12301" w:author="PR Preview" w:date="2026-01-01T00:00:00Z">
        <w:r>
          <w:t xml:space="preserve">steps</w:t>
        </w:r>
      </w:ins>
      <w:ins w:id="12302" w:author="PR Preview" w:date="2026-01-01T00:00:00Z">
        <w:r>
          <w:t xml:space="preserve"> </w:t>
        </w:r>
      </w:ins>
      <w:ins w:id="12303" w:author="PR Preview" w:date="2026-01-01T00:00:00Z">
        <w:r>
          <w:t xml:space="preserve">and gives orthonormal</w:t>
        </w:r>
      </w:ins>
      <w:ins w:id="12304" w:author="PR Preview" w:date="2026-01-01T00:00:00Z">
        <w:r>
          <w:t xml:space="preserve"> </w:t>
        </w:r>
      </w:ins>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ins w:id="12305" w:author="PR Preview" w:date="2026-01-01T00:00:00Z">
        <w:r>
          <w:t xml:space="preserve"> </w:t>
        </w:r>
      </w:ins>
      <w:ins w:id="12306" w:author="PR Preview" w:date="2026-01-01T00:00:00Z">
        <w:r>
          <w:t xml:space="preserve">(</w:t>
        </w:r>
      </w:ins>
      <w:hyperlink w:anchor="thm-gram-schmidt">
        <w:ins w:id="12307" w:author="PR Preview" w:date="2026-01-01T00:00:00Z">
          <w:r>
            <w:rPr>
              <w:rStyle w:val="Hyperlink"/>
            </w:rPr>
            <w:t xml:space="preserve">Theorem 61</w:t>
          </w:r>
        </w:ins>
      </w:hyperlink>
      <w:ins w:id="12308" w:author="PR Preview" w:date="2026-01-01T00:00:00Z">
        <w:r>
          <w:t xml:space="preserve">, parts 1 and 3);</w:t>
        </w:r>
      </w:ins>
      <w:ins w:id="12309" w:author="PR Preview" w:date="2026-01-01T00:00:00Z">
        <w:r>
          <w:t xml:space="preserve"> </w:t>
        </w:r>
      </w:ins>
      <w:ins w:id="12310" w:author="PR Preview" w:date="2026-01-01T00:00:00Z">
        <w:r>
          <w:t xml:space="preserve">let</w:t>
        </w:r>
      </w:ins>
      <w:ins w:id="12311" w:author="PR Preview" w:date="2026-01-01T00:00:00Z">
        <w:r>
          <w:t xml:space="preserve"> </w:t>
        </w:r>
      </w:ins>
      <m:oMath>
        <m:r>
          <m:rPr>
            <m:sty m:val="bi"/>
          </m:rPr>
          <m:t>Q</m:t>
        </m:r>
      </m:oMath>
      <w:ins w:id="12312" w:author="PR Preview" w:date="2026-01-01T00:00:00Z">
        <w:r>
          <w:t xml:space="preserve"> </w:t>
        </w:r>
      </w:ins>
      <w:ins w:id="12313" w:author="PR Preview" w:date="2026-01-01T00:00:00Z">
        <w:r>
          <w:t xml:space="preserve">have these columns.</w:t>
        </w:r>
      </w:ins>
      <w:ins w:id="12314" w:author="PR Preview" w:date="2026-01-01T00:00:00Z">
        <w:r>
          <w:t xml:space="preserve"> </w:t>
        </w:r>
      </w:ins>
      <w:ins w:id="12315" w:author="PR Preview" w:date="2026-01-01T00:00:00Z">
        <w:r>
          <w:t xml:space="preserve">At step</w:t>
        </w:r>
      </w:ins>
      <w:ins w:id="12316" w:author="PR Preview" w:date="2026-01-01T00:00:00Z">
        <w:r>
          <w:t xml:space="preserve"> </w:t>
        </w:r>
      </w:ins>
      <m:oMath>
        <m:r>
          <m:t>i</m:t>
        </m:r>
      </m:oMath>
      <w:ins w:id="12317" w:author="PR Preview" w:date="2026-01-01T00:00:00Z">
        <w:r>
          <w:t xml:space="preserve">,</w:t>
        </w:r>
      </w:ins>
      <w:ins w:id="12318" w:author="PR Preview" w:date="2026-01-01T00:00:00Z">
        <w:r>
          <w:t xml:space="preserve"> </w:t>
        </w:r>
      </w:ins>
      <m:oMath>
        <m:sSub>
          <m:e>
            <m:acc>
              <m:accPr>
                <m:chr m:val="̃"/>
              </m:accPr>
              <m:e>
                <m:acc>
                  <m:accPr>
                    <m:chr m:val="̃"/>
                  </m:accPr>
                  <m:e>
                    <m:r>
                      <m:t>q</m:t>
                    </m:r>
                  </m:e>
                </m:acc>
              </m:e>
            </m:acc>
          </m:e>
          <m:sub>
            <m:r>
              <m:t>i</m:t>
            </m:r>
          </m:sub>
        </m:sSub>
        <m:r>
          <m:rPr>
            <m:sty m:val="p"/>
          </m:rPr>
          <m:t>≠</m:t>
        </m:r>
        <m:acc>
          <m:accPr>
            <m:chr m:val="̃"/>
          </m:accPr>
          <m:e>
            <m:r>
              <m:t>0</m:t>
            </m:r>
          </m:e>
        </m:acc>
      </m:oMath>
      <w:ins w:id="12319" w:author="PR Preview" w:date="2026-01-01T00:00:00Z">
        <w:r>
          <w:t xml:space="preserve">, and rearranging the orthogonalize step,</w:t>
        </w:r>
      </w:ins>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9" w:name="exm-qr"/>
    <w:p>
      <w:pPr>
        <w:pStyle w:val="BodyText"/>
      </w:pPr>
      <w:del w:id="12320" w:author="PR Preview" w:date="2026-01-01T00:00:00Z">
        <w:r>
          <w:rPr>
            <w:b/>
            <w:bCs/>
          </w:rPr>
          <w:delText xml:space="preserve">Example 172 (A QR factorization from Gram-Schmidt)</w:delText>
        </w:r>
      </w:del>
      <w:del w:id="12321" w:author="PR Preview" w:date="2026-01-01T00:00:00Z">
        <w:r>
          <w:delText xml:space="preserve"> </w:delText>
        </w:r>
      </w:del>
      <w:del w:id="12322" w:author="PR Preview" w:date="2026-01-01T00:00:00Z">
        <w:r>
          <w:delText xml:space="preserve">For</w:delText>
        </w:r>
      </w:del>
      <w:del w:id="12323" w:author="PR Preview" w:date="2026-01-01T00:00:00Z">
        <w:r>
          <w:delText xml:space="preserve"> </w:delText>
        </w:r>
      </w:del>
      <m:oMath>
        <m:r>
          <m:rPr>
            <m:sty m:val="bi"/>
          </m:rPr>
          <m:t>A</m:t>
        </m:r>
      </m:oMath>
      <w:del w:id="12324" w:author="PR Preview" w:date="2026-01-01T00:00:00Z">
        <w:r>
          <w:delText xml:space="preserve"> </w:delText>
        </w:r>
      </w:del>
      <w:del w:id="12325" w:author="PR Preview" w:date="2026-01-01T00:00:00Z">
        <w:r>
          <w:delText xml:space="preserve">with columns</w:delText>
        </w:r>
      </w:del>
      <w:del w:id="12326" w:author="PR Preview" w:date="2026-01-01T00:00:00Z">
        <w:r>
          <w:delText xml:space="preserve"> </w:delText>
        </w:r>
      </w:del>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del w:id="12327" w:author="PR Preview" w:date="2026-01-01T00:00:00Z">
        <w:r>
          <w:delText xml:space="preserve">,</w:delText>
        </w:r>
      </w:del>
      <w:del w:id="12328" w:author="PR Preview" w:date="2026-01-01T00:00:00Z">
        <w:r>
          <w:delText xml:space="preserve"> </w:delText>
        </w:r>
      </w:del>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del w:id="12329" w:author="PR Preview" w:date="2026-01-01T00:00:00Z">
        <w:r>
          <w:delText xml:space="preserve">,</w:delText>
        </w:r>
      </w:del>
      <w:del w:id="12330" w:author="PR Preview" w:date="2026-01-01T00:00:00Z">
        <w:r>
          <w:delText xml:space="preserve"> </w:delText>
        </w:r>
      </w:del>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del w:id="12331" w:author="PR Preview" w:date="2026-01-01T00:00:00Z">
        <w:r>
          <w:delText xml:space="preserve">,</w:delText>
        </w:r>
      </w:del>
      <w:del w:id="12332" w:author="PR Preview" w:date="2026-01-01T00:00:00Z">
        <w:r>
          <w:delText xml:space="preserve"> </w:delText>
        </w:r>
      </w:del>
      <w:hyperlink w:anchor="exm-gram-schmidt">
        <w:del w:id="12333" w:author="PR Preview" w:date="2026-01-01T00:00:00Z">
          <w:r>
            <w:rPr>
              <w:rStyle w:val="Hyperlink"/>
            </w:rPr>
            <w:delText xml:space="preserve">Example 109</w:delText>
          </w:r>
        </w:del>
      </w:hyperlink>
      <w:del w:id="12334" w:author="PR Preview" w:date="2026-01-01T00:00:00Z">
        <w:r>
          <w:delText xml:space="preserve"> </w:delText>
        </w:r>
      </w:del>
      <w:del w:id="12335" w:author="PR Preview" w:date="2026-01-01T00:00:00Z">
        <w:r>
          <w:delText xml:space="preserve">and</w:delText>
        </w:r>
      </w:del>
      <w:del w:id="12336" w:author="PR Preview" w:date="2026-01-01T00:00:00Z">
        <w:r>
          <w:delText xml:space="preserve"> </w:delText>
        </w:r>
      </w:del>
      <w:hyperlink w:anchor="exm-thm-gram-schmidt">
        <w:del w:id="12337" w:author="PR Preview" w:date="2026-01-01T00:00:00Z">
          <w:r>
            <w:rPr>
              <w:rStyle w:val="Hyperlink"/>
            </w:rPr>
            <w:delText xml:space="preserve">Example 111</w:delText>
          </w:r>
        </w:del>
      </w:hyperlink>
      <w:del w:id="12338" w:author="PR Preview" w:date="2026-01-01T00:00:00Z">
        <w:r>
          <w:delText xml:space="preserve"> </w:delText>
        </w:r>
      </w:del>
      <w:del w:id="12339" w:author="PR Preview" w:date="2026-01-01T00:00:00Z">
        <w:r>
          <w:delText xml:space="preserve">found</w:delText>
        </w:r>
      </w:del>
      <w:del w:id="1234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2341" w:author="PR Preview" w:date="2026-01-01T00:00:00Z">
        <w:r>
          <w:delText xml:space="preserve">,</w:delText>
        </w:r>
      </w:del>
      <w:del w:id="12342" w:author="PR Preview" w:date="2026-01-01T00:00:00Z">
        <w:r>
          <w:delText xml:space="preserve"> </w:delText>
        </w:r>
      </w:del>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12343" w:author="PR Preview" w:date="2026-01-01T00:00:00Z">
        <w:r>
          <w:delText xml:space="preserve">,</w:delText>
        </w:r>
      </w:del>
      <w:del w:id="12344" w:author="PR Preview" w:date="2026-01-01T00:00:00Z">
        <w:r>
          <w:delText xml:space="preserve"> </w:delText>
        </w:r>
      </w:del>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12345" w:author="PR Preview" w:date="2026-01-01T00:00:00Z">
        <w:r>
          <w:delText xml:space="preserve">,</w:delText>
        </w:r>
      </w:del>
      <w:del w:id="12346" w:author="PR Preview" w:date="2026-01-01T00:00:00Z">
        <w:r>
          <w:delText xml:space="preserve"> </w:delText>
        </w:r>
      </w:del>
      <w:del w:id="12347" w:author="PR Preview" w:date="2026-01-01T00:00:00Z">
        <w:r>
          <w:delText xml:space="preserve">with</w:delText>
        </w:r>
      </w:del>
      <w:del w:id="12348"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del w:id="12349" w:author="PR Preview" w:date="2026-01-01T00:00:00Z">
        <w:r>
          <w:delText xml:space="preserve">,</w:delText>
        </w:r>
      </w:del>
      <w:del w:id="12350"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del w:id="12351" w:author="PR Preview" w:date="2026-01-01T00:00:00Z">
        <w:r>
          <w:delText xml:space="preserve">,</w:delText>
        </w:r>
      </w:del>
      <w:del w:id="12352" w:author="PR Preview" w:date="2026-01-01T00:00:00Z">
        <w:r>
          <w:delText xml:space="preserve"> </w:delText>
        </w:r>
      </w:del>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del w:id="12353" w:author="PR Preview" w:date="2026-01-01T00:00:00Z">
        <w:r>
          <w:delText xml:space="preserve">,</w:delText>
        </w:r>
      </w:del>
    </w:p>
    <w:p>
      <w:pPr>
        <w:pStyle w:val="BodyText"/>
      </w:pPr>
      <w:ins w:id="12354" w:author="PR Preview" w:date="2026-01-01T00:00:00Z">
        <w:r>
          <w:rPr>
            <w:b/>
            <w:bCs/>
          </w:rPr>
          <w:t xml:space="preserve">Example 176 (A QR factorization from Gram-Schmidt)</w:t>
        </w:r>
      </w:ins>
      <w:ins w:id="12355" w:author="PR Preview" w:date="2026-01-01T00:00:00Z">
        <w:r>
          <w:t xml:space="preserve"> </w:t>
        </w:r>
      </w:ins>
      <w:ins w:id="12356" w:author="PR Preview" w:date="2026-01-01T00:00:00Z">
        <w:r>
          <w:t xml:space="preserve">For</w:t>
        </w:r>
      </w:ins>
      <w:ins w:id="12357" w:author="PR Preview" w:date="2026-01-01T00:00:00Z">
        <w:r>
          <w:t xml:space="preserve"> </w:t>
        </w:r>
      </w:ins>
      <m:oMath>
        <m:r>
          <m:rPr>
            <m:sty m:val="bi"/>
          </m:rPr>
          <m:t>A</m:t>
        </m:r>
      </m:oMath>
      <w:ins w:id="12358" w:author="PR Preview" w:date="2026-01-01T00:00:00Z">
        <w:r>
          <w:t xml:space="preserve"> </w:t>
        </w:r>
      </w:ins>
      <w:ins w:id="12359" w:author="PR Preview" w:date="2026-01-01T00:00:00Z">
        <w:r>
          <w:t xml:space="preserve">with columns</w:t>
        </w:r>
      </w:ins>
      <w:ins w:id="12360" w:author="PR Preview" w:date="2026-01-01T00:00:00Z">
        <w:r>
          <w:t xml:space="preserve"> </w:t>
        </w:r>
      </w:ins>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ins w:id="12361" w:author="PR Preview" w:date="2026-01-01T00:00:00Z">
        <w:r>
          <w:t xml:space="preserve">,</w:t>
        </w:r>
      </w:ins>
      <w:ins w:id="12362" w:author="PR Preview" w:date="2026-01-01T00:00:00Z">
        <w:r>
          <w:t xml:space="preserve"> </w:t>
        </w:r>
      </w:ins>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ins w:id="12363" w:author="PR Preview" w:date="2026-01-01T00:00:00Z">
        <w:r>
          <w:t xml:space="preserve">,</w:t>
        </w:r>
      </w:ins>
      <w:ins w:id="12364" w:author="PR Preview" w:date="2026-01-01T00:00:00Z">
        <w:r>
          <w:t xml:space="preserve"> </w:t>
        </w:r>
      </w:ins>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ins w:id="12365" w:author="PR Preview" w:date="2026-01-01T00:00:00Z">
        <w:r>
          <w:t xml:space="preserve">,</w:t>
        </w:r>
      </w:ins>
      <w:ins w:id="12366" w:author="PR Preview" w:date="2026-01-01T00:00:00Z">
        <w:r>
          <w:t xml:space="preserve"> </w:t>
        </w:r>
      </w:ins>
      <w:hyperlink w:anchor="exm-gram-schmidt">
        <w:ins w:id="12367" w:author="PR Preview" w:date="2026-01-01T00:00:00Z">
          <w:r>
            <w:rPr>
              <w:rStyle w:val="Hyperlink"/>
            </w:rPr>
            <w:t xml:space="preserve">Example 111</w:t>
          </w:r>
        </w:ins>
      </w:hyperlink>
      <w:ins w:id="12368" w:author="PR Preview" w:date="2026-01-01T00:00:00Z">
        <w:r>
          <w:t xml:space="preserve"> </w:t>
        </w:r>
      </w:ins>
      <w:ins w:id="12369" w:author="PR Preview" w:date="2026-01-01T00:00:00Z">
        <w:r>
          <w:t xml:space="preserve">and</w:t>
        </w:r>
      </w:ins>
      <w:ins w:id="12370" w:author="PR Preview" w:date="2026-01-01T00:00:00Z">
        <w:r>
          <w:t xml:space="preserve"> </w:t>
        </w:r>
      </w:ins>
      <w:hyperlink w:anchor="exm-thm-gram-schmidt">
        <w:ins w:id="12371" w:author="PR Preview" w:date="2026-01-01T00:00:00Z">
          <w:r>
            <w:rPr>
              <w:rStyle w:val="Hyperlink"/>
            </w:rPr>
            <w:t xml:space="preserve">Example 113</w:t>
          </w:r>
        </w:ins>
      </w:hyperlink>
      <w:ins w:id="12372" w:author="PR Preview" w:date="2026-01-01T00:00:00Z">
        <w:r>
          <w:t xml:space="preserve"> </w:t>
        </w:r>
      </w:ins>
      <w:ins w:id="12373" w:author="PR Preview" w:date="2026-01-01T00:00:00Z">
        <w:r>
          <w:t xml:space="preserve">found</w:t>
        </w:r>
      </w:ins>
      <w:ins w:id="12374"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ins w:id="12375" w:author="PR Preview" w:date="2026-01-01T00:00:00Z">
        <w:r>
          <w:t xml:space="preserve">,</w:t>
        </w:r>
      </w:ins>
      <w:ins w:id="12376" w:author="PR Preview" w:date="2026-01-01T00:00:00Z">
        <w:r>
          <w:t xml:space="preserve"> </w:t>
        </w:r>
      </w:ins>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ins w:id="12377" w:author="PR Preview" w:date="2026-01-01T00:00:00Z">
        <w:r>
          <w:t xml:space="preserve">,</w:t>
        </w:r>
      </w:ins>
      <w:ins w:id="12378" w:author="PR Preview" w:date="2026-01-01T00:00:00Z">
        <w:r>
          <w:t xml:space="preserve"> </w:t>
        </w:r>
      </w:ins>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ins w:id="12379" w:author="PR Preview" w:date="2026-01-01T00:00:00Z">
        <w:r>
          <w:t xml:space="preserve">,</w:t>
        </w:r>
      </w:ins>
      <w:ins w:id="12380" w:author="PR Preview" w:date="2026-01-01T00:00:00Z">
        <w:r>
          <w:t xml:space="preserve"> </w:t>
        </w:r>
      </w:ins>
      <w:ins w:id="12381" w:author="PR Preview" w:date="2026-01-01T00:00:00Z">
        <w:r>
          <w:t xml:space="preserve">with</w:t>
        </w:r>
      </w:ins>
      <w:ins w:id="12382" w:author="PR Preview" w:date="2026-01-01T00:00:00Z">
        <w:r>
          <w:t xml:space="preserve"> </w:t>
        </w:r>
      </w:ins>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ins w:id="12383" w:author="PR Preview" w:date="2026-01-01T00:00:00Z">
        <w:r>
          <w:t xml:space="preserve">,</w:t>
        </w:r>
      </w:ins>
      <w:ins w:id="12384" w:author="PR Preview" w:date="2026-01-01T00:00:00Z">
        <w:r>
          <w:t xml:space="preserve"> </w:t>
        </w:r>
      </w:ins>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ins w:id="12385" w:author="PR Preview" w:date="2026-01-01T00:00:00Z">
        <w:r>
          <w:t xml:space="preserve">,</w:t>
        </w:r>
      </w:ins>
      <w:ins w:id="12386" w:author="PR Preview" w:date="2026-01-01T00:00:00Z">
        <w:r>
          <w:t xml:space="preserve"> </w:t>
        </w:r>
      </w:ins>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ins w:id="12387" w:author="PR Preview" w:date="2026-01-01T00:00:00Z">
        <w:r>
          <w:t xml:space="preserve">,</w:t>
        </w:r>
      </w:ins>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9"/>
    <w:bookmarkStart w:id="550"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50"/>
    <w:bookmarkStart w:id="551" w:name="exm-least-squares"/>
    <w:p>
      <w:pPr>
        <w:pStyle w:val="BodyText"/>
      </w:pPr>
      <w:del w:id="12388" w:author="PR Preview" w:date="2026-01-01T00:00:00Z">
        <w:r>
          <w:rPr>
            <w:b/>
            <w:bCs/>
          </w:rPr>
          <w:delText xml:space="preserve">Example 173 (Fitting a constant)</w:delText>
        </w:r>
      </w:del>
      <w:del w:id="12389" w:author="PR Preview" w:date="2026-01-01T00:00:00Z">
        <w:r>
          <w:delText xml:space="preserve"> </w:delText>
        </w:r>
      </w:del>
      <w:del w:id="12390" w:author="PR Preview" w:date="2026-01-01T00:00:00Z">
        <w:r>
          <w:delText xml:space="preserve">Let</w:delText>
        </w:r>
      </w:del>
      <w:del w:id="1239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12392" w:author="PR Preview" w:date="2026-01-01T00:00:00Z">
        <w:r>
          <w:delText xml:space="preserve"> </w:delText>
        </w:r>
      </w:del>
      <w:del w:id="12393" w:author="PR Preview" w:date="2026-01-01T00:00:00Z">
        <w:r>
          <w:delText xml:space="preserve">and</w:delText>
        </w:r>
      </w:del>
      <w:del w:id="12394" w:author="PR Preview" w:date="2026-01-01T00:00:00Z">
        <w:r>
          <w:delText xml:space="preserve"> </w:delText>
        </w:r>
      </w:del>
      <m:oMath>
        <m:acc>
          <m:accPr>
            <m:chr m:val="̃"/>
          </m:accPr>
          <m:e>
            <m:r>
              <m:t>b</m:t>
            </m:r>
          </m:e>
        </m:acc>
        <m:r>
          <m:rPr>
            <m:sty m:val="p"/>
          </m:rPr>
          <m:t>=</m:t>
        </m:r>
        <m:r>
          <m:rPr>
            <m:sty m:val="p"/>
          </m:rPr>
          <m:t>(</m:t>
        </m:r>
        <m:r>
          <m:t>1</m:t>
        </m:r>
        <m:r>
          <m:rPr>
            <m:sty m:val="p"/>
          </m:rPr>
          <m:t>,</m:t>
        </m:r>
        <m:r>
          <m:t>3</m:t>
        </m:r>
        <m:r>
          <m:rPr>
            <m:sty m:val="p"/>
          </m:rPr>
          <m:t>)</m:t>
        </m:r>
      </m:oMath>
      <w:del w:id="12395" w:author="PR Preview" w:date="2026-01-01T00:00:00Z">
        <w:r>
          <w:delText xml:space="preserve">.</w:delText>
        </w:r>
      </w:del>
      <w:del w:id="12396" w:author="PR Preview" w:date="2026-01-01T00:00:00Z">
        <w:r>
          <w:delText xml:space="preserve"> </w:delText>
        </w:r>
      </w:del>
      <w:del w:id="12397" w:author="PR Preview" w:date="2026-01-01T00:00:00Z">
        <w:r>
          <w:delText xml:space="preserve">The system</w:delText>
        </w:r>
      </w:del>
      <w:del w:id="12398"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12399" w:author="PR Preview" w:date="2026-01-01T00:00:00Z">
        <w:r>
          <w:delText xml:space="preserve"> </w:delText>
        </w:r>
      </w:del>
      <w:del w:id="12400" w:author="PR Preview" w:date="2026-01-01T00:00:00Z">
        <w:r>
          <w:delText xml:space="preserve">is inconsistent (</w:delText>
        </w:r>
      </w:del>
      <w:hyperlink w:anchor="def-consistent-system">
        <w:del w:id="12401" w:author="PR Preview" w:date="2026-01-01T00:00:00Z">
          <w:r>
            <w:rPr>
              <w:rStyle w:val="Hyperlink"/>
            </w:rPr>
            <w:delText xml:space="preserve">Definition 94</w:delText>
          </w:r>
        </w:del>
      </w:hyperlink>
      <w:del w:id="12402" w:author="PR Preview" w:date="2026-01-01T00:00:00Z">
        <w:r>
          <w:delText xml:space="preserve">):</w:delText>
        </w:r>
      </w:del>
      <w:del w:id="12403" w:author="PR Preview" w:date="2026-01-01T00:00:00Z">
        <w:r>
          <w:delText xml:space="preserve"> </w:delText>
        </w:r>
      </w:del>
      <w:del w:id="12404" w:author="PR Preview" w:date="2026-01-01T00:00:00Z">
        <w:r>
          <w:delText xml:space="preserve">its first entry needs</w:delText>
        </w:r>
      </w:del>
      <w:del w:id="12405" w:author="PR Preview" w:date="2026-01-01T00:00:00Z">
        <w:r>
          <w:delText xml:space="preserve"> </w:delText>
        </w:r>
      </w:del>
      <m:oMath>
        <m:r>
          <m:t>x</m:t>
        </m:r>
        <m:r>
          <m:rPr>
            <m:sty m:val="p"/>
          </m:rPr>
          <m:t>=</m:t>
        </m:r>
        <m:r>
          <m:t>1</m:t>
        </m:r>
      </m:oMath>
      <w:del w:id="12406" w:author="PR Preview" w:date="2026-01-01T00:00:00Z">
        <w:r>
          <w:delText xml:space="preserve"> </w:delText>
        </w:r>
      </w:del>
      <w:del w:id="12407" w:author="PR Preview" w:date="2026-01-01T00:00:00Z">
        <w:r>
          <w:delText xml:space="preserve">and its second needs</w:delText>
        </w:r>
      </w:del>
      <w:del w:id="12408" w:author="PR Preview" w:date="2026-01-01T00:00:00Z">
        <w:r>
          <w:delText xml:space="preserve"> </w:delText>
        </w:r>
      </w:del>
      <m:oMath>
        <m:r>
          <m:t>x</m:t>
        </m:r>
        <m:r>
          <m:rPr>
            <m:sty m:val="p"/>
          </m:rPr>
          <m:t>=</m:t>
        </m:r>
        <m:r>
          <m:t>3</m:t>
        </m:r>
      </m:oMath>
      <w:del w:id="12409" w:author="PR Preview" w:date="2026-01-01T00:00:00Z">
        <w:r>
          <w:delText xml:space="preserve">.</w:delText>
        </w:r>
      </w:del>
      <w:del w:id="12410" w:author="PR Preview" w:date="2026-01-01T00:00:00Z">
        <w:r>
          <w:delText xml:space="preserve"> </w:delText>
        </w:r>
      </w:del>
      <w:del w:id="12411" w:author="PR Preview" w:date="2026-01-01T00:00:00Z">
        <w:r>
          <w:delText xml:space="preserve">For any number</w:delText>
        </w:r>
      </w:del>
      <w:del w:id="12412" w:author="PR Preview" w:date="2026-01-01T00:00:00Z">
        <w:r>
          <w:delText xml:space="preserve"> </w:delText>
        </w:r>
      </w:del>
      <m:oMath>
        <m:r>
          <m:t>x</m:t>
        </m:r>
      </m:oMath>
      <w:del w:id="12413" w:author="PR Preview" w:date="2026-01-01T00:00:00Z">
        <w:r>
          <w:delText xml:space="preserve">,</w:delText>
        </w:r>
      </w:del>
    </w:p>
    <w:p>
      <w:pPr>
        <w:pStyle w:val="BodyText"/>
      </w:pPr>
      <w:ins w:id="12414" w:author="PR Preview" w:date="2026-01-01T00:00:00Z">
        <w:r>
          <w:rPr>
            <w:b/>
            <w:bCs/>
          </w:rPr>
          <w:t xml:space="preserve">Example 177 (Fitting a constant)</w:t>
        </w:r>
      </w:ins>
      <w:ins w:id="12415" w:author="PR Preview" w:date="2026-01-01T00:00:00Z">
        <w:r>
          <w:t xml:space="preserve"> </w:t>
        </w:r>
      </w:ins>
      <w:ins w:id="12416" w:author="PR Preview" w:date="2026-01-01T00:00:00Z">
        <w:r>
          <w:t xml:space="preserve">Let</w:t>
        </w:r>
      </w:ins>
      <w:ins w:id="1241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12418" w:author="PR Preview" w:date="2026-01-01T00:00:00Z">
        <w:r>
          <w:t xml:space="preserve"> </w:t>
        </w:r>
      </w:ins>
      <w:ins w:id="12419" w:author="PR Preview" w:date="2026-01-01T00:00:00Z">
        <w:r>
          <w:t xml:space="preserve">and</w:t>
        </w:r>
      </w:ins>
      <w:ins w:id="12420" w:author="PR Preview" w:date="2026-01-01T00:00:00Z">
        <w:r>
          <w:t xml:space="preserve"> </w:t>
        </w:r>
      </w:ins>
      <m:oMath>
        <m:acc>
          <m:accPr>
            <m:chr m:val="̃"/>
          </m:accPr>
          <m:e>
            <m:r>
              <m:t>b</m:t>
            </m:r>
          </m:e>
        </m:acc>
        <m:r>
          <m:rPr>
            <m:sty m:val="p"/>
          </m:rPr>
          <m:t>=</m:t>
        </m:r>
        <m:r>
          <m:rPr>
            <m:sty m:val="p"/>
          </m:rPr>
          <m:t>(</m:t>
        </m:r>
        <m:r>
          <m:t>1</m:t>
        </m:r>
        <m:r>
          <m:rPr>
            <m:sty m:val="p"/>
          </m:rPr>
          <m:t>,</m:t>
        </m:r>
        <m:r>
          <m:t>3</m:t>
        </m:r>
        <m:r>
          <m:rPr>
            <m:sty m:val="p"/>
          </m:rPr>
          <m:t>)</m:t>
        </m:r>
      </m:oMath>
      <w:ins w:id="12421" w:author="PR Preview" w:date="2026-01-01T00:00:00Z">
        <w:r>
          <w:t xml:space="preserve">.</w:t>
        </w:r>
      </w:ins>
      <w:ins w:id="12422" w:author="PR Preview" w:date="2026-01-01T00:00:00Z">
        <w:r>
          <w:t xml:space="preserve"> </w:t>
        </w:r>
      </w:ins>
      <w:ins w:id="12423" w:author="PR Preview" w:date="2026-01-01T00:00:00Z">
        <w:r>
          <w:t xml:space="preserve">The system</w:t>
        </w:r>
      </w:ins>
      <w:ins w:id="12424"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12425" w:author="PR Preview" w:date="2026-01-01T00:00:00Z">
        <w:r>
          <w:t xml:space="preserve"> </w:t>
        </w:r>
      </w:ins>
      <w:ins w:id="12426" w:author="PR Preview" w:date="2026-01-01T00:00:00Z">
        <w:r>
          <w:t xml:space="preserve">is inconsistent (</w:t>
        </w:r>
      </w:ins>
      <w:hyperlink w:anchor="def-consistent-system">
        <w:ins w:id="12427" w:author="PR Preview" w:date="2026-01-01T00:00:00Z">
          <w:r>
            <w:rPr>
              <w:rStyle w:val="Hyperlink"/>
            </w:rPr>
            <w:t xml:space="preserve">Definition 94</w:t>
          </w:r>
        </w:ins>
      </w:hyperlink>
      <w:ins w:id="12428" w:author="PR Preview" w:date="2026-01-01T00:00:00Z">
        <w:r>
          <w:t xml:space="preserve">):</w:t>
        </w:r>
      </w:ins>
      <w:ins w:id="12429" w:author="PR Preview" w:date="2026-01-01T00:00:00Z">
        <w:r>
          <w:t xml:space="preserve"> </w:t>
        </w:r>
      </w:ins>
      <w:ins w:id="12430" w:author="PR Preview" w:date="2026-01-01T00:00:00Z">
        <w:r>
          <w:t xml:space="preserve">its first entry needs</w:t>
        </w:r>
      </w:ins>
      <w:ins w:id="12431" w:author="PR Preview" w:date="2026-01-01T00:00:00Z">
        <w:r>
          <w:t xml:space="preserve"> </w:t>
        </w:r>
      </w:ins>
      <m:oMath>
        <m:r>
          <m:t>x</m:t>
        </m:r>
        <m:r>
          <m:rPr>
            <m:sty m:val="p"/>
          </m:rPr>
          <m:t>=</m:t>
        </m:r>
        <m:r>
          <m:t>1</m:t>
        </m:r>
      </m:oMath>
      <w:ins w:id="12432" w:author="PR Preview" w:date="2026-01-01T00:00:00Z">
        <w:r>
          <w:t xml:space="preserve"> </w:t>
        </w:r>
      </w:ins>
      <w:ins w:id="12433" w:author="PR Preview" w:date="2026-01-01T00:00:00Z">
        <w:r>
          <w:t xml:space="preserve">and its second needs</w:t>
        </w:r>
      </w:ins>
      <w:ins w:id="12434" w:author="PR Preview" w:date="2026-01-01T00:00:00Z">
        <w:r>
          <w:t xml:space="preserve"> </w:t>
        </w:r>
      </w:ins>
      <m:oMath>
        <m:r>
          <m:t>x</m:t>
        </m:r>
        <m:r>
          <m:rPr>
            <m:sty m:val="p"/>
          </m:rPr>
          <m:t>=</m:t>
        </m:r>
        <m:r>
          <m:t>3</m:t>
        </m:r>
      </m:oMath>
      <w:ins w:id="12435" w:author="PR Preview" w:date="2026-01-01T00:00:00Z">
        <w:r>
          <w:t xml:space="preserve">.</w:t>
        </w:r>
      </w:ins>
      <w:ins w:id="12436" w:author="PR Preview" w:date="2026-01-01T00:00:00Z">
        <w:r>
          <w:t xml:space="preserve"> </w:t>
        </w:r>
      </w:ins>
      <w:ins w:id="12437" w:author="PR Preview" w:date="2026-01-01T00:00:00Z">
        <w:r>
          <w:t xml:space="preserve">For any number</w:t>
        </w:r>
      </w:ins>
      <w:ins w:id="12438" w:author="PR Preview" w:date="2026-01-01T00:00:00Z">
        <w:r>
          <w:t xml:space="preserve"> </w:t>
        </w:r>
      </w:ins>
      <m:oMath>
        <m:r>
          <m:t>x</m:t>
        </m:r>
      </m:oMath>
      <w:ins w:id="12439" w:author="PR Preview" w:date="2026-01-01T00:00:00Z">
        <w:r>
          <w:t xml:space="preserve">,</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51"/>
    <w:bookmarkStart w:id="552" w:name="thm-normal-equations"/>
    <w:p>
      <w:pPr>
        <w:pStyle w:val="BodyText"/>
      </w:pPr>
      <w:del w:id="12440" w:author="PR Preview" w:date="2026-01-01T00:00:00Z">
        <w:r>
          <w:rPr>
            <w:b/>
            <w:bCs/>
          </w:rPr>
          <w:delText xml:space="preserve">Theorem 95 (Least squares solutions solve the normal equations)</w:delText>
        </w:r>
      </w:del>
      <w:del w:id="12441" w:author="PR Preview" w:date="2026-01-01T00:00:00Z">
        <w:r>
          <w:delText xml:space="preserve"> </w:delText>
        </w:r>
      </w:del>
      <w:del w:id="12442" w:author="PR Preview" w:date="2026-01-01T00:00:00Z">
        <w:r>
          <w:delText xml:space="preserve">Let</w:delText>
        </w:r>
      </w:del>
      <w:del w:id="12443" w:author="PR Preview" w:date="2026-01-01T00:00:00Z">
        <w:r>
          <w:delText xml:space="preserve"> </w:delText>
        </w:r>
      </w:del>
      <m:oMath>
        <m:r>
          <m:rPr>
            <m:sty m:val="bi"/>
          </m:rPr>
          <m:t>A</m:t>
        </m:r>
      </m:oMath>
      <w:del w:id="12444" w:author="PR Preview" w:date="2026-01-01T00:00:00Z">
        <w:r>
          <w:delText xml:space="preserve"> </w:delText>
        </w:r>
      </w:del>
      <w:del w:id="12445" w:author="PR Preview" w:date="2026-01-01T00:00:00Z">
        <w:r>
          <w:delText xml:space="preserve">be</w:delText>
        </w:r>
      </w:del>
      <w:del w:id="12446" w:author="PR Preview" w:date="2026-01-01T00:00:00Z">
        <w:r>
          <w:delText xml:space="preserve"> </w:delText>
        </w:r>
      </w:del>
      <m:oMath>
        <m:r>
          <m:t>m</m:t>
        </m:r>
        <m:r>
          <m:rPr>
            <m:sty m:val="p"/>
          </m:rPr>
          <m:t>×</m:t>
        </m:r>
        <m:r>
          <m:t>n</m:t>
        </m:r>
      </m:oMath>
      <w:del w:id="12447" w:author="PR Preview" w:date="2026-01-01T00:00:00Z">
        <w:r>
          <w:delText xml:space="preserve"> </w:delText>
        </w:r>
      </w:del>
      <w:del w:id="12448" w:author="PR Preview" w:date="2026-01-01T00:00:00Z">
        <w:r>
          <w:delText xml:space="preserve">and</w:delText>
        </w:r>
      </w:del>
      <w:del w:id="12449"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2450" w:author="PR Preview" w:date="2026-01-01T00:00:00Z">
        <w:r>
          <w:delText xml:space="preserve">.</w:delText>
        </w:r>
      </w:del>
    </w:p>
    <w:p>
      <w:pPr>
        <w:pStyle w:val="BodyText"/>
      </w:pPr>
      <w:ins w:id="12451" w:author="PR Preview" w:date="2026-01-01T00:00:00Z">
        <w:r>
          <w:rPr>
            <w:b/>
            <w:bCs/>
          </w:rPr>
          <w:t xml:space="preserve">Theorem 98 (Least squares solutions solve the normal equations)</w:t>
        </w:r>
      </w:ins>
      <w:ins w:id="12452" w:author="PR Preview" w:date="2026-01-01T00:00:00Z">
        <w:r>
          <w:t xml:space="preserve"> </w:t>
        </w:r>
      </w:ins>
      <w:ins w:id="12453" w:author="PR Preview" w:date="2026-01-01T00:00:00Z">
        <w:r>
          <w:t xml:space="preserve">Let</w:t>
        </w:r>
      </w:ins>
      <w:ins w:id="12454" w:author="PR Preview" w:date="2026-01-01T00:00:00Z">
        <w:r>
          <w:t xml:space="preserve"> </w:t>
        </w:r>
      </w:ins>
      <m:oMath>
        <m:r>
          <m:rPr>
            <m:sty m:val="bi"/>
          </m:rPr>
          <m:t>A</m:t>
        </m:r>
      </m:oMath>
      <w:ins w:id="12455" w:author="PR Preview" w:date="2026-01-01T00:00:00Z">
        <w:r>
          <w:t xml:space="preserve"> </w:t>
        </w:r>
      </w:ins>
      <w:ins w:id="12456" w:author="PR Preview" w:date="2026-01-01T00:00:00Z">
        <w:r>
          <w:t xml:space="preserve">be</w:t>
        </w:r>
      </w:ins>
      <w:ins w:id="12457" w:author="PR Preview" w:date="2026-01-01T00:00:00Z">
        <w:r>
          <w:t xml:space="preserve"> </w:t>
        </w:r>
      </w:ins>
      <m:oMath>
        <m:r>
          <m:t>m</m:t>
        </m:r>
        <m:r>
          <m:rPr>
            <m:sty m:val="p"/>
          </m:rPr>
          <m:t>×</m:t>
        </m:r>
        <m:r>
          <m:t>n</m:t>
        </m:r>
      </m:oMath>
      <w:ins w:id="12458" w:author="PR Preview" w:date="2026-01-01T00:00:00Z">
        <w:r>
          <w:t xml:space="preserve"> </w:t>
        </w:r>
      </w:ins>
      <w:ins w:id="12459" w:author="PR Preview" w:date="2026-01-01T00:00:00Z">
        <w:r>
          <w:t xml:space="preserve">and</w:t>
        </w:r>
      </w:ins>
      <w:ins w:id="12460" w:author="PR Preview" w:date="2026-01-01T00:00:00Z">
        <w:r>
          <w:t xml:space="preserve"> </w:t>
        </w:r>
      </w:ins>
      <m:oMath>
        <m:acc>
          <m:accPr>
            <m:chr m:val="̃"/>
          </m:accPr>
          <m:e>
            <m:r>
              <m:t>b</m:t>
            </m:r>
          </m:e>
        </m:acc>
        <m:r>
          <m:rPr>
            <m:sty m:val="p"/>
          </m:rPr>
          <m:t>∈</m:t>
        </m:r>
        <m:sSup>
          <m:e>
            <m:r>
              <m:rPr>
                <m:scr m:val="double-struck"/>
                <m:sty m:val="p"/>
              </m:rPr>
              <m:t>R</m:t>
            </m:r>
          </m:e>
          <m:sup>
            <m:r>
              <m:t>m</m:t>
            </m:r>
          </m:sup>
        </m:sSup>
      </m:oMath>
      <w:ins w:id="12461" w:author="PR Preview" w:date="2026-01-01T00:00:00Z">
        <w:r>
          <w:t xml:space="preserve">.</w:t>
        </w:r>
      </w:ins>
    </w:p>
    <w:p>
      <w:pPr>
        <w:pStyle w:val="Compact"/>
        <w:numPr>
          <w:ilvl w:val="0"/>
          <w:numId w:val="1093"/>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3"/>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3"/>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3"/>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52"/>
    <w:p>
      <w:pPr>
        <w:pStyle w:val="FirstParagraph"/>
      </w:pPr>
      <w:del w:id="12462" w:author="PR Preview" w:date="2026-01-01T00:00:00Z">
        <w:r>
          <w:rPr>
            <w:i/>
            <w:iCs/>
          </w:rPr>
          <w:delText xml:space="preserve">Proof</w:delText>
        </w:r>
      </w:del>
      <w:del w:id="12463" w:author="PR Preview" w:date="2026-01-01T00:00:00Z">
        <w:r>
          <w:delText xml:space="preserve">. </w:delText>
        </w:r>
      </w:del>
      <w:del w:id="12464" w:author="PR Preview" w:date="2026-01-01T00:00:00Z">
        <w:r>
          <w:delText xml:space="preserve">Let</w:delText>
        </w:r>
      </w:del>
      <w:del w:id="12465" w:author="PR Preview" w:date="2026-01-01T00:00:00Z">
        <w:r>
          <w:delText xml:space="preserve"> </w:delText>
        </w:r>
      </w:del>
      <m:oMath>
        <m:acc>
          <m:accPr>
            <m:chr m:val="̃"/>
          </m:accPr>
          <m:e>
            <m:r>
              <m:t>u</m:t>
            </m:r>
          </m:e>
        </m:acc>
      </m:oMath>
      <w:del w:id="12466" w:author="PR Preview" w:date="2026-01-01T00:00:00Z">
        <w:r>
          <w:delText xml:space="preserve"> </w:delText>
        </w:r>
      </w:del>
      <w:del w:id="12467" w:author="PR Preview" w:date="2026-01-01T00:00:00Z">
        <w:r>
          <w:delText xml:space="preserve">be the orthogonal projection of</w:delText>
        </w:r>
      </w:del>
      <w:del w:id="12468" w:author="PR Preview" w:date="2026-01-01T00:00:00Z">
        <w:r>
          <w:delText xml:space="preserve"> </w:delText>
        </w:r>
      </w:del>
      <m:oMath>
        <m:acc>
          <m:accPr>
            <m:chr m:val="̃"/>
          </m:accPr>
          <m:e>
            <m:r>
              <m:t>b</m:t>
            </m:r>
          </m:e>
        </m:acc>
      </m:oMath>
      <w:del w:id="12469" w:author="PR Preview" w:date="2026-01-01T00:00:00Z">
        <w:r>
          <w:delText xml:space="preserve"> </w:delText>
        </w:r>
      </w:del>
      <w:del w:id="12470" w:author="PR Preview" w:date="2026-01-01T00:00:00Z">
        <w:r>
          <w:delText xml:space="preserve">onto</w:delText>
        </w:r>
      </w:del>
      <w:del w:id="12471" w:author="PR Preview" w:date="2026-01-01T00:00:00Z">
        <w:r>
          <w:delText xml:space="preserve"> </w:delText>
        </w:r>
      </w:del>
      <m:oMath>
        <m:r>
          <m:rPr>
            <m:scr m:val="script"/>
            <m:sty m:val="p"/>
          </m:rPr>
          <m:t>C</m:t>
        </m:r>
        <m:r>
          <m:rPr>
            <m:sty m:val="p"/>
          </m:rPr>
          <m:t>(</m:t>
        </m:r>
        <m:r>
          <m:rPr>
            <m:sty m:val="bi"/>
          </m:rPr>
          <m:t>A</m:t>
        </m:r>
        <m:r>
          <m:rPr>
            <m:sty m:val="p"/>
          </m:rPr>
          <m:t>)</m:t>
        </m:r>
      </m:oMath>
      <w:del w:id="12472" w:author="PR Preview" w:date="2026-01-01T00:00:00Z">
        <w:r>
          <w:delText xml:space="preserve">.</w:delText>
        </w:r>
      </w:del>
      <w:del w:id="12473" w:author="PR Preview" w:date="2026-01-01T00:00:00Z">
        <w:r>
          <w:delText xml:space="preserve"> </w:delText>
        </w:r>
      </w:del>
      <w:del w:id="12474" w:author="PR Preview" w:date="2026-01-01T00:00:00Z">
        <w:r>
          <w:delText xml:space="preserve">The vectors</w:delText>
        </w:r>
      </w:del>
      <w:del w:id="12475" w:author="PR Preview" w:date="2026-01-01T00:00:00Z">
        <w:r>
          <w:delText xml:space="preserve"> </w:delText>
        </w:r>
      </w:del>
      <m:oMath>
        <m:r>
          <m:rPr>
            <m:sty m:val="bi"/>
          </m:rPr>
          <m:t>A</m:t>
        </m:r>
        <m:acc>
          <m:accPr>
            <m:chr m:val="̃"/>
          </m:accPr>
          <m:e>
            <m:r>
              <m:t>x</m:t>
            </m:r>
          </m:e>
        </m:acc>
      </m:oMath>
      <w:del w:id="12476" w:author="PR Preview" w:date="2026-01-01T00:00:00Z">
        <w:r>
          <w:delText xml:space="preserve">, as</w:delText>
        </w:r>
      </w:del>
      <w:del w:id="12477" w:author="PR Preview" w:date="2026-01-01T00:00:00Z">
        <w:r>
          <w:delText xml:space="preserve"> </w:delText>
        </w:r>
      </w:del>
      <m:oMath>
        <m:acc>
          <m:accPr>
            <m:chr m:val="̃"/>
          </m:accPr>
          <m:e>
            <m:r>
              <m:t>x</m:t>
            </m:r>
          </m:e>
        </m:acc>
      </m:oMath>
      <w:del w:id="12478" w:author="PR Preview" w:date="2026-01-01T00:00:00Z">
        <w:r>
          <w:delText xml:space="preserve"> </w:delText>
        </w:r>
      </w:del>
      <w:del w:id="12479" w:author="PR Preview" w:date="2026-01-01T00:00:00Z">
        <w:r>
          <w:delText xml:space="preserve">ranges over</w:delText>
        </w:r>
      </w:del>
      <w:del w:id="12480" w:author="PR Preview" w:date="2026-01-01T00:00:00Z">
        <w:r>
          <w:delText xml:space="preserve"> </w:delText>
        </w:r>
      </w:del>
      <m:oMath>
        <m:sSup>
          <m:e>
            <m:r>
              <m:rPr>
                <m:scr m:val="double-struck"/>
                <m:sty m:val="p"/>
              </m:rPr>
              <m:t>R</m:t>
            </m:r>
          </m:e>
          <m:sup>
            <m:r>
              <m:t>n</m:t>
            </m:r>
          </m:sup>
        </m:sSup>
      </m:oMath>
      <w:del w:id="12481" w:author="PR Preview" w:date="2026-01-01T00:00:00Z">
        <w:r>
          <w:delText xml:space="preserve">,</w:delText>
        </w:r>
      </w:del>
      <w:del w:id="12482" w:author="PR Preview" w:date="2026-01-01T00:00:00Z">
        <w:r>
          <w:delText xml:space="preserve"> </w:delText>
        </w:r>
      </w:del>
      <w:del w:id="12483" w:author="PR Preview" w:date="2026-01-01T00:00:00Z">
        <w:r>
          <w:delText xml:space="preserve">are exactly the points of</w:delText>
        </w:r>
      </w:del>
      <w:del w:id="12484" w:author="PR Preview" w:date="2026-01-01T00:00:00Z">
        <w:r>
          <w:delText xml:space="preserve"> </w:delText>
        </w:r>
      </w:del>
      <m:oMath>
        <m:r>
          <m:rPr>
            <m:scr m:val="script"/>
            <m:sty m:val="p"/>
          </m:rPr>
          <m:t>C</m:t>
        </m:r>
        <m:r>
          <m:rPr>
            <m:sty m:val="p"/>
          </m:rPr>
          <m:t>(</m:t>
        </m:r>
        <m:r>
          <m:rPr>
            <m:sty m:val="bi"/>
          </m:rPr>
          <m:t>A</m:t>
        </m:r>
        <m:r>
          <m:rPr>
            <m:sty m:val="p"/>
          </m:rPr>
          <m:t>)</m:t>
        </m:r>
      </m:oMath>
      <w:del w:id="12485" w:author="PR Preview" w:date="2026-01-01T00:00:00Z">
        <w:r>
          <w:delText xml:space="preserve"> </w:delText>
        </w:r>
      </w:del>
      <w:del w:id="12486" w:author="PR Preview" w:date="2026-01-01T00:00:00Z">
        <w:r>
          <w:delText xml:space="preserve">(</w:delText>
        </w:r>
      </w:del>
      <w:hyperlink w:anchor="def-column-space">
        <w:del w:id="12487" w:author="PR Preview" w:date="2026-01-01T00:00:00Z">
          <w:r>
            <w:rPr>
              <w:rStyle w:val="Hyperlink"/>
            </w:rPr>
            <w:delText xml:space="preserve">Definition 45</w:delText>
          </w:r>
        </w:del>
      </w:hyperlink>
      <w:del w:id="12488" w:author="PR Preview" w:date="2026-01-01T00:00:00Z">
        <w:r>
          <w:delText xml:space="preserve">).</w:delText>
        </w:r>
      </w:del>
      <w:del w:id="12489" w:author="PR Preview" w:date="2026-01-01T00:00:00Z">
        <w:r>
          <w:delText xml:space="preserve"> </w:delText>
        </w:r>
      </w:del>
      <w:del w:id="12490" w:author="PR Preview" w:date="2026-01-01T00:00:00Z">
        <w:r>
          <w:rPr>
            <w:b/>
            <w:bCs/>
          </w:rPr>
          <w:delText xml:space="preserve">Least squares solutions are the solutions of</w:delText>
        </w:r>
      </w:del>
      <w:del w:id="12491" w:author="PR Preview" w:date="2026-01-01T00:00:00Z">
        <w:r>
          <w:rPr>
            <w:b/>
            <w:bCs/>
          </w:rPr>
          <w:delText xml:space="preserve"> </w:delText>
        </w:r>
      </w:del>
      <m:oMath>
        <m:r>
          <m:rPr>
            <m:sty m:val="bi"/>
          </m:rPr>
          <m:t>A</m:t>
        </m:r>
        <m:acc>
          <m:accPr>
            <m:chr m:val="̃"/>
          </m:accPr>
          <m:e>
            <m:r>
              <m:t>x</m:t>
            </m:r>
          </m:e>
        </m:acc>
        <m:r>
          <m:rPr>
            <m:sty m:val="p"/>
          </m:rPr>
          <m:t>=</m:t>
        </m:r>
        <m:acc>
          <m:accPr>
            <m:chr m:val="̃"/>
          </m:accPr>
          <m:e>
            <m:r>
              <m:t>u</m:t>
            </m:r>
          </m:e>
        </m:acc>
      </m:oMath>
      <w:del w:id="12492" w:author="PR Preview" w:date="2026-01-01T00:00:00Z">
        <w:r>
          <w:rPr>
            <w:b/>
            <w:bCs/>
          </w:rPr>
          <w:delText xml:space="preserve">.</w:delText>
        </w:r>
      </w:del>
      <w:del w:id="12493" w:author="PR Preview" w:date="2026-01-01T00:00:00Z">
        <w:r>
          <w:delText xml:space="preserve"> </w:delText>
        </w:r>
      </w:del>
      <w:del w:id="12494" w:author="PR Preview" w:date="2026-01-01T00:00:00Z">
        <w:r>
          <w:delText xml:space="preserve">If</w:delText>
        </w:r>
      </w:del>
      <w:del w:id="12495"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2496" w:author="PR Preview" w:date="2026-01-01T00:00:00Z">
        <w:r>
          <w:delText xml:space="preserve">, then for every</w:delText>
        </w:r>
      </w:del>
      <w:del w:id="12497" w:author="PR Preview" w:date="2026-01-01T00:00:00Z">
        <w:r>
          <w:delText xml:space="preserve"> </w:delText>
        </w:r>
      </w:del>
      <m:oMath>
        <m:acc>
          <m:accPr>
            <m:chr m:val="̃"/>
          </m:accPr>
          <m:e>
            <m:r>
              <m:t>x</m:t>
            </m:r>
          </m:e>
        </m:acc>
      </m:oMath>
      <w:del w:id="12498" w:author="PR Preview" w:date="2026-01-01T00:00:00Z">
        <w:r>
          <w:delText xml:space="preserve">,</w:delText>
        </w:r>
      </w:del>
      <w:del w:id="12499" w:author="PR Preview" w:date="2026-01-01T00:00:00Z">
        <w:r>
          <w:delText xml:space="preserve"> </w:delText>
        </w:r>
      </w:del>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del w:id="12500" w:author="PR Preview" w:date="2026-01-01T00:00:00Z">
        <w:r>
          <w:delText xml:space="preserve">, so</w:delText>
        </w:r>
      </w:del>
      <w:del w:id="12501" w:author="PR Preview" w:date="2026-01-01T00:00:00Z">
        <w:r>
          <w:delText xml:space="preserve"> </w:delText>
        </w:r>
      </w:del>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del w:id="12502" w:author="PR Preview" w:date="2026-01-01T00:00:00Z">
        <w:r>
          <w:delText xml:space="preserve"> </w:delText>
        </w:r>
      </w:del>
      <w:del w:id="12503" w:author="PR Preview" w:date="2026-01-01T00:00:00Z">
        <w:r>
          <w:delText xml:space="preserve">(</w:delText>
        </w:r>
      </w:del>
      <w:hyperlink w:anchor="thm-closest-point">
        <w:del w:id="12504" w:author="PR Preview" w:date="2026-01-01T00:00:00Z">
          <w:r>
            <w:rPr>
              <w:rStyle w:val="Hyperlink"/>
            </w:rPr>
            <w:delText xml:space="preserve">Theorem 81</w:delText>
          </w:r>
        </w:del>
      </w:hyperlink>
      <w:del w:id="12505" w:author="PR Preview" w:date="2026-01-01T00:00:00Z">
        <w:r>
          <w:delText xml:space="preserve">), and</w:delText>
        </w:r>
      </w:del>
      <w:del w:id="12506" w:author="PR Preview" w:date="2026-01-01T00:00:00Z">
        <w:r>
          <w:delText xml:space="preserve"> </w:delText>
        </w:r>
      </w:del>
      <m:oMath>
        <m:acc>
          <m:accPr>
            <m:chr m:val="̂"/>
          </m:accPr>
          <m:e>
            <m:acc>
              <m:accPr>
                <m:chr m:val="̃"/>
              </m:accPr>
              <m:e>
                <m:r>
                  <m:t>x</m:t>
                </m:r>
              </m:e>
            </m:acc>
          </m:e>
        </m:acc>
      </m:oMath>
      <w:del w:id="12507" w:author="PR Preview" w:date="2026-01-01T00:00:00Z">
        <w:r>
          <w:delText xml:space="preserve"> </w:delText>
        </w:r>
      </w:del>
      <w:del w:id="12508" w:author="PR Preview" w:date="2026-01-01T00:00:00Z">
        <w:r>
          <w:delText xml:space="preserve">is a least squares solution.</w:delText>
        </w:r>
      </w:del>
      <w:del w:id="12509" w:author="PR Preview" w:date="2026-01-01T00:00:00Z">
        <w:r>
          <w:delText xml:space="preserve"> </w:delText>
        </w:r>
      </w:del>
      <w:del w:id="12510" w:author="PR Preview" w:date="2026-01-01T00:00:00Z">
        <w:r>
          <w:delText xml:space="preserve">Conversely, let</w:delText>
        </w:r>
      </w:del>
      <w:del w:id="12511" w:author="PR Preview" w:date="2026-01-01T00:00:00Z">
        <w:r>
          <w:delText xml:space="preserve"> </w:delText>
        </w:r>
      </w:del>
      <m:oMath>
        <m:acc>
          <m:accPr>
            <m:chr m:val="̂"/>
          </m:accPr>
          <m:e>
            <m:acc>
              <m:accPr>
                <m:chr m:val="̃"/>
              </m:accPr>
              <m:e>
                <m:r>
                  <m:t>x</m:t>
                </m:r>
              </m:e>
            </m:acc>
          </m:e>
        </m:acc>
      </m:oMath>
      <w:del w:id="12512" w:author="PR Preview" w:date="2026-01-01T00:00:00Z">
        <w:r>
          <w:delText xml:space="preserve"> </w:delText>
        </w:r>
      </w:del>
      <w:del w:id="12513" w:author="PR Preview" w:date="2026-01-01T00:00:00Z">
        <w:r>
          <w:delText xml:space="preserve">be a least squares solution.</w:delText>
        </w:r>
      </w:del>
      <w:del w:id="12514" w:author="PR Preview" w:date="2026-01-01T00:00:00Z">
        <w:r>
          <w:delText xml:space="preserve"> </w:delText>
        </w:r>
      </w:del>
      <m:oMath>
        <m:acc>
          <m:accPr>
            <m:chr m:val="̃"/>
          </m:accPr>
          <m:e>
            <m:r>
              <m:t>u</m:t>
            </m:r>
          </m:e>
        </m:acc>
        <m:r>
          <m:rPr>
            <m:sty m:val="p"/>
          </m:rPr>
          <m:t>∈</m:t>
        </m:r>
        <m:r>
          <m:rPr>
            <m:scr m:val="script"/>
            <m:sty m:val="p"/>
          </m:rPr>
          <m:t>C</m:t>
        </m:r>
        <m:r>
          <m:rPr>
            <m:sty m:val="p"/>
          </m:rPr>
          <m:t>(</m:t>
        </m:r>
        <m:r>
          <m:rPr>
            <m:sty m:val="bi"/>
          </m:rPr>
          <m:t>A</m:t>
        </m:r>
        <m:r>
          <m:rPr>
            <m:sty m:val="p"/>
          </m:rPr>
          <m:t>)</m:t>
        </m:r>
      </m:oMath>
      <w:del w:id="12515" w:author="PR Preview" w:date="2026-01-01T00:00:00Z">
        <w:r>
          <w:delText xml:space="preserve">, so</w:delText>
        </w:r>
      </w:del>
      <w:del w:id="12516" w:author="PR Preview" w:date="2026-01-01T00:00:00Z">
        <w:r>
          <w:delText xml:space="preserve"> </w:delText>
        </w:r>
      </w:del>
      <m:oMath>
        <m:acc>
          <m:accPr>
            <m:chr m:val="̃"/>
          </m:accPr>
          <m:e>
            <m:r>
              <m:t>u</m:t>
            </m:r>
          </m:e>
        </m:acc>
        <m:r>
          <m:rPr>
            <m:sty m:val="p"/>
          </m:rPr>
          <m:t>=</m:t>
        </m:r>
        <m:r>
          <m:rPr>
            <m:sty m:val="bi"/>
          </m:rPr>
          <m:t>A</m:t>
        </m:r>
        <m:sSub>
          <m:e>
            <m:acc>
              <m:accPr>
                <m:chr m:val="̃"/>
              </m:accPr>
              <m:e>
                <m:r>
                  <m:t>x</m:t>
                </m:r>
              </m:e>
            </m:acc>
          </m:e>
          <m:sub>
            <m:r>
              <m:t>0</m:t>
            </m:r>
          </m:sub>
        </m:sSub>
      </m:oMath>
      <w:del w:id="12517" w:author="PR Preview" w:date="2026-01-01T00:00:00Z">
        <w:r>
          <w:delText xml:space="preserve"> </w:delText>
        </w:r>
      </w:del>
      <w:del w:id="12518" w:author="PR Preview" w:date="2026-01-01T00:00:00Z">
        <w:r>
          <w:delText xml:space="preserve">for some</w:delText>
        </w:r>
      </w:del>
      <w:del w:id="12519" w:author="PR Preview" w:date="2026-01-01T00:00:00Z">
        <w:r>
          <w:delText xml:space="preserve"> </w:delText>
        </w:r>
      </w:del>
      <m:oMath>
        <m:sSub>
          <m:e>
            <m:acc>
              <m:accPr>
                <m:chr m:val="̃"/>
              </m:accPr>
              <m:e>
                <m:r>
                  <m:t>x</m:t>
                </m:r>
              </m:e>
            </m:acc>
          </m:e>
          <m:sub>
            <m:r>
              <m:t>0</m:t>
            </m:r>
          </m:sub>
        </m:sSub>
      </m:oMath>
      <w:del w:id="12520" w:author="PR Preview" w:date="2026-01-01T00:00:00Z">
        <w:r>
          <w:delText xml:space="preserve"> </w:delText>
        </w:r>
      </w:del>
      <w:del w:id="12521" w:author="PR Preview" w:date="2026-01-01T00:00:00Z">
        <w:r>
          <w:delText xml:space="preserve">(</w:delText>
        </w:r>
      </w:del>
      <w:hyperlink w:anchor="def-column-space">
        <w:del w:id="12522" w:author="PR Preview" w:date="2026-01-01T00:00:00Z">
          <w:r>
            <w:rPr>
              <w:rStyle w:val="Hyperlink"/>
            </w:rPr>
            <w:delText xml:space="preserve">Definition 45</w:delText>
          </w:r>
        </w:del>
      </w:hyperlink>
      <w:del w:id="12523" w:author="PR Preview" w:date="2026-01-01T00:00:00Z">
        <w:r>
          <w:delText xml:space="preserve">), and</w:delText>
        </w:r>
      </w:del>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12524" w:author="PR Preview" w:date="2026-01-01T00:00:00Z">
        <w:r>
          <w:delText xml:space="preserve">so the last inequality is an equality,</w:delText>
        </w:r>
      </w:del>
      <w:del w:id="12525" w:author="PR Preview" w:date="2026-01-01T00:00:00Z">
        <w:r>
          <w:delText xml:space="preserve"> </w:delText>
        </w:r>
      </w:del>
      <w:del w:id="12526" w:author="PR Preview" w:date="2026-01-01T00:00:00Z">
        <w:r>
          <w:delText xml:space="preserve">and the equality case of</w:delText>
        </w:r>
      </w:del>
      <w:del w:id="12527" w:author="PR Preview" w:date="2026-01-01T00:00:00Z">
        <w:r>
          <w:delText xml:space="preserve"> </w:delText>
        </w:r>
      </w:del>
      <w:hyperlink w:anchor="thm-closest-point">
        <w:del w:id="12528" w:author="PR Preview" w:date="2026-01-01T00:00:00Z">
          <w:r>
            <w:rPr>
              <w:rStyle w:val="Hyperlink"/>
            </w:rPr>
            <w:delText xml:space="preserve">Theorem 81</w:delText>
          </w:r>
        </w:del>
      </w:hyperlink>
      <w:del w:id="12529" w:author="PR Preview" w:date="2026-01-01T00:00:00Z">
        <w:r>
          <w:delText xml:space="preserve"> </w:delText>
        </w:r>
      </w:del>
      <w:del w:id="12530" w:author="PR Preview" w:date="2026-01-01T00:00:00Z">
        <w:r>
          <w:delText xml:space="preserve">gives</w:delText>
        </w:r>
      </w:del>
      <w:del w:id="12531"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2532" w:author="PR Preview" w:date="2026-01-01T00:00:00Z">
        <w:r>
          <w:delText xml:space="preserve">.</w:delText>
        </w:r>
      </w:del>
    </w:p>
    <w:p>
      <w:pPr>
        <w:pStyle w:val="BodyText"/>
      </w:pPr>
      <w:del w:id="12533" w:author="PR Preview" w:date="2026-01-01T00:00:00Z">
        <w:r>
          <w:rPr>
            <w:b/>
            <w:bCs/>
          </w:rPr>
          <w:delText xml:space="preserve">Parts 1 and 3.</w:delText>
        </w:r>
      </w:del>
      <w:del w:id="12534"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2535" w:author="PR Preview" w:date="2026-01-01T00:00:00Z">
        <w:r>
          <w:delText xml:space="preserve"> </w:delText>
        </w:r>
      </w:del>
      <w:del w:id="12536" w:author="PR Preview" w:date="2026-01-01T00:00:00Z">
        <w:r>
          <w:delText xml:space="preserve">holds exactly when</w:delText>
        </w:r>
      </w:del>
      <w:del w:id="12537"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12538" w:author="PR Preview" w:date="2026-01-01T00:00:00Z">
        <w:r>
          <w:delText xml:space="preserve">:</w:delText>
        </w:r>
      </w:del>
      <w:del w:id="12539" w:author="PR Preview" w:date="2026-01-01T00:00:00Z">
        <w:r>
          <w:delText xml:space="preserve"> </w:delText>
        </w:r>
      </w:del>
      <w:del w:id="12540" w:author="PR Preview" w:date="2026-01-01T00:00:00Z">
        <w:r>
          <w:delText xml:space="preserve">if</w:delText>
        </w:r>
      </w:del>
      <w:del w:id="12541"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2542" w:author="PR Preview" w:date="2026-01-01T00:00:00Z">
        <w:r>
          <w:delText xml:space="preserve">, then</w:delText>
        </w:r>
      </w:del>
      <w:del w:id="12543" w:author="PR Preview" w:date="2026-01-01T00:00:00Z">
        <w:r>
          <w:delText xml:space="preserve"> </w:delText>
        </w:r>
      </w:del>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del w:id="12544" w:author="PR Preview" w:date="2026-01-01T00:00:00Z">
        <w:r>
          <w:delText xml:space="preserve"> </w:delText>
        </w:r>
      </w:del>
      <w:del w:id="12545" w:author="PR Preview" w:date="2026-01-01T00:00:00Z">
        <w:r>
          <w:delText xml:space="preserve">(</w:delText>
        </w:r>
      </w:del>
      <w:hyperlink w:anchor="def-orthogonal-projection">
        <w:del w:id="12546" w:author="PR Preview" w:date="2026-01-01T00:00:00Z">
          <w:r>
            <w:rPr>
              <w:rStyle w:val="Hyperlink"/>
            </w:rPr>
            <w:delText xml:space="preserve">Definition 91</w:delText>
          </w:r>
        </w:del>
      </w:hyperlink>
      <w:del w:id="12547" w:author="PR Preview" w:date="2026-01-01T00:00:00Z">
        <w:r>
          <w:delText xml:space="preserve">);</w:delText>
        </w:r>
      </w:del>
      <w:del w:id="12548" w:author="PR Preview" w:date="2026-01-01T00:00:00Z">
        <w:r>
          <w:delText xml:space="preserve"> </w:delText>
        </w:r>
      </w:del>
      <w:del w:id="12549" w:author="PR Preview" w:date="2026-01-01T00:00:00Z">
        <w:r>
          <w:delText xml:space="preserve">conversely, if</w:delText>
        </w:r>
      </w:del>
      <w:del w:id="12550"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del w:id="12551" w:author="PR Preview" w:date="2026-01-01T00:00:00Z">
        <w:r>
          <w:delText xml:space="preserve">,</w:delText>
        </w:r>
      </w:del>
      <w:del w:id="12552" w:author="PR Preview" w:date="2026-01-01T00:00:00Z">
        <w:r>
          <w:delText xml:space="preserve"> </w:delText>
        </w:r>
      </w:del>
      <w:del w:id="12553" w:author="PR Preview" w:date="2026-01-01T00:00:00Z">
        <w:r>
          <w:delText xml:space="preserve">then</w:delText>
        </w:r>
      </w:del>
      <w:del w:id="12554" w:author="PR Preview" w:date="2026-01-01T00:00:00Z">
        <w:r>
          <w:delText xml:space="preserve"> </w:delText>
        </w:r>
      </w:del>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del w:id="12555" w:author="PR Preview" w:date="2026-01-01T00:00:00Z">
        <w:r>
          <w:delText xml:space="preserve"> </w:delText>
        </w:r>
      </w:del>
      <w:del w:id="12556" w:author="PR Preview" w:date="2026-01-01T00:00:00Z">
        <w:r>
          <w:delText xml:space="preserve">is a split into</w:delText>
        </w:r>
      </w:del>
      <w:del w:id="12557" w:author="PR Preview" w:date="2026-01-01T00:00:00Z">
        <w:r>
          <w:delText xml:space="preserve"> </w:delText>
        </w:r>
      </w:del>
      <m:oMath>
        <m:r>
          <m:rPr>
            <m:scr m:val="script"/>
            <m:sty m:val="p"/>
          </m:rPr>
          <m:t>C</m:t>
        </m:r>
        <m:r>
          <m:rPr>
            <m:sty m:val="p"/>
          </m:rPr>
          <m:t>(</m:t>
        </m:r>
        <m:r>
          <m:rPr>
            <m:sty m:val="bi"/>
          </m:rPr>
          <m:t>A</m:t>
        </m:r>
        <m:r>
          <m:rPr>
            <m:sty m:val="p"/>
          </m:rPr>
          <m:t>)</m:t>
        </m:r>
      </m:oMath>
      <w:del w:id="12558" w:author="PR Preview" w:date="2026-01-01T00:00:00Z">
        <w:r>
          <w:delText xml:space="preserve"> </w:delText>
        </w:r>
      </w:del>
      <w:del w:id="12559" w:author="PR Preview" w:date="2026-01-01T00:00:00Z">
        <w:r>
          <w:delText xml:space="preserve">and</w:delText>
        </w:r>
      </w:del>
      <w:del w:id="12560"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12561" w:author="PR Preview" w:date="2026-01-01T00:00:00Z">
        <w:r>
          <w:delText xml:space="preserve">,</w:delText>
        </w:r>
      </w:del>
      <w:del w:id="12562" w:author="PR Preview" w:date="2026-01-01T00:00:00Z">
        <w:r>
          <w:delText xml:space="preserve"> </w:delText>
        </w:r>
      </w:del>
      <w:del w:id="12563" w:author="PR Preview" w:date="2026-01-01T00:00:00Z">
        <w:r>
          <w:delText xml:space="preserve">so</w:delText>
        </w:r>
      </w:del>
      <w:del w:id="12564" w:author="PR Preview" w:date="2026-01-01T00:00:00Z">
        <w:r>
          <w:delText xml:space="preserve"> </w:delText>
        </w:r>
      </w:del>
      <m:oMath>
        <m:r>
          <m:rPr>
            <m:sty m:val="bi"/>
          </m:rPr>
          <m:t>A</m:t>
        </m:r>
        <m:acc>
          <m:accPr>
            <m:chr m:val="̂"/>
          </m:accPr>
          <m:e>
            <m:acc>
              <m:accPr>
                <m:chr m:val="̃"/>
              </m:accPr>
              <m:e>
                <m:r>
                  <m:t>x</m:t>
                </m:r>
              </m:e>
            </m:acc>
          </m:e>
        </m:acc>
        <m:r>
          <m:rPr>
            <m:sty m:val="p"/>
          </m:rPr>
          <m:t>=</m:t>
        </m:r>
        <m:acc>
          <m:accPr>
            <m:chr m:val="̃"/>
          </m:accPr>
          <m:e>
            <m:r>
              <m:t>u</m:t>
            </m:r>
          </m:e>
        </m:acc>
      </m:oMath>
      <w:del w:id="12565" w:author="PR Preview" w:date="2026-01-01T00:00:00Z">
        <w:r>
          <w:delText xml:space="preserve"> </w:delText>
        </w:r>
      </w:del>
      <w:del w:id="12566" w:author="PR Preview" w:date="2026-01-01T00:00:00Z">
        <w:r>
          <w:delText xml:space="preserve">by the uniqueness in</w:delText>
        </w:r>
      </w:del>
      <w:del w:id="12567" w:author="PR Preview" w:date="2026-01-01T00:00:00Z">
        <w:r>
          <w:delText xml:space="preserve"> </w:delText>
        </w:r>
      </w:del>
      <w:hyperlink w:anchor="thm-orthogonal-direct-sum">
        <w:del w:id="12568" w:author="PR Preview" w:date="2026-01-01T00:00:00Z">
          <w:r>
            <w:rPr>
              <w:rStyle w:val="Hyperlink"/>
            </w:rPr>
            <w:delText xml:space="preserve">Theorem 49</w:delText>
          </w:r>
        </w:del>
      </w:hyperlink>
      <w:del w:id="12569" w:author="PR Preview" w:date="2026-01-01T00:00:00Z">
        <w:r>
          <w:delText xml:space="preserve">.</w:delText>
        </w:r>
      </w:del>
      <w:del w:id="12570" w:author="PR Preview" w:date="2026-01-01T00:00:00Z">
        <w:r>
          <w:delText xml:space="preserve"> </w:delText>
        </w:r>
      </w:del>
      <w:del w:id="12571" w:author="PR Preview" w:date="2026-01-01T00:00:00Z">
        <w:r>
          <w:delText xml:space="preserve">And</w:delText>
        </w:r>
      </w:del>
      <w:del w:id="12572"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2573" w:author="PR Preview" w:date="2026-01-01T00:00:00Z">
        <w:r>
          <w:delText xml:space="preserve"> </w:delText>
        </w:r>
      </w:del>
      <w:del w:id="12574" w:author="PR Preview" w:date="2026-01-01T00:00:00Z">
        <w:r>
          <w:delText xml:space="preserve">(</w:delText>
        </w:r>
      </w:del>
      <w:hyperlink w:anchor="thm-complement-null-space">
        <w:del w:id="12575" w:author="PR Preview" w:date="2026-01-01T00:00:00Z">
          <w:r>
            <w:rPr>
              <w:rStyle w:val="Hyperlink"/>
            </w:rPr>
            <w:delText xml:space="preserve">Theorem 48</w:delText>
          </w:r>
        </w:del>
      </w:hyperlink>
      <w:del w:id="12576" w:author="PR Preview" w:date="2026-01-01T00:00:00Z">
        <w:r>
          <w:delText xml:space="preserve">), where</w:delText>
        </w:r>
      </w:del>
    </w:p>
    <w:p>
      <w:pPr>
        <w:pStyle w:val="FirstParagraph"/>
      </w:pPr>
      <w:ins w:id="12577" w:author="PR Preview" w:date="2026-01-01T00:00:00Z">
        <w:r>
          <w:rPr>
            <w:i/>
            <w:iCs/>
          </w:rPr>
          <w:t xml:space="preserve">Proof</w:t>
        </w:r>
      </w:ins>
      <w:ins w:id="12578" w:author="PR Preview" w:date="2026-01-01T00:00:00Z">
        <w:r>
          <w:t xml:space="preserve">. </w:t>
        </w:r>
      </w:ins>
      <w:ins w:id="12579" w:author="PR Preview" w:date="2026-01-01T00:00:00Z">
        <w:r>
          <w:t xml:space="preserve">Let</w:t>
        </w:r>
      </w:ins>
      <w:ins w:id="12580" w:author="PR Preview" w:date="2026-01-01T00:00:00Z">
        <w:r>
          <w:t xml:space="preserve"> </w:t>
        </w:r>
      </w:ins>
      <m:oMath>
        <m:acc>
          <m:accPr>
            <m:chr m:val="̃"/>
          </m:accPr>
          <m:e>
            <m:r>
              <m:t>u</m:t>
            </m:r>
          </m:e>
        </m:acc>
      </m:oMath>
      <w:ins w:id="12581" w:author="PR Preview" w:date="2026-01-01T00:00:00Z">
        <w:r>
          <w:t xml:space="preserve"> </w:t>
        </w:r>
      </w:ins>
      <w:ins w:id="12582" w:author="PR Preview" w:date="2026-01-01T00:00:00Z">
        <w:r>
          <w:t xml:space="preserve">be the orthogonal projection of</w:t>
        </w:r>
      </w:ins>
      <w:ins w:id="12583" w:author="PR Preview" w:date="2026-01-01T00:00:00Z">
        <w:r>
          <w:t xml:space="preserve"> </w:t>
        </w:r>
      </w:ins>
      <m:oMath>
        <m:acc>
          <m:accPr>
            <m:chr m:val="̃"/>
          </m:accPr>
          <m:e>
            <m:r>
              <m:t>b</m:t>
            </m:r>
          </m:e>
        </m:acc>
      </m:oMath>
      <w:ins w:id="12584" w:author="PR Preview" w:date="2026-01-01T00:00:00Z">
        <w:r>
          <w:t xml:space="preserve"> </w:t>
        </w:r>
      </w:ins>
      <w:ins w:id="12585" w:author="PR Preview" w:date="2026-01-01T00:00:00Z">
        <w:r>
          <w:t xml:space="preserve">onto</w:t>
        </w:r>
      </w:ins>
      <w:ins w:id="12586" w:author="PR Preview" w:date="2026-01-01T00:00:00Z">
        <w:r>
          <w:t xml:space="preserve"> </w:t>
        </w:r>
      </w:ins>
      <m:oMath>
        <m:r>
          <m:rPr>
            <m:scr m:val="script"/>
            <m:sty m:val="p"/>
          </m:rPr>
          <m:t>C</m:t>
        </m:r>
        <m:r>
          <m:rPr>
            <m:sty m:val="p"/>
          </m:rPr>
          <m:t>(</m:t>
        </m:r>
        <m:r>
          <m:rPr>
            <m:sty m:val="bi"/>
          </m:rPr>
          <m:t>A</m:t>
        </m:r>
        <m:r>
          <m:rPr>
            <m:sty m:val="p"/>
          </m:rPr>
          <m:t>)</m:t>
        </m:r>
      </m:oMath>
      <w:ins w:id="12587" w:author="PR Preview" w:date="2026-01-01T00:00:00Z">
        <w:r>
          <w:t xml:space="preserve">.</w:t>
        </w:r>
      </w:ins>
      <w:ins w:id="12588" w:author="PR Preview" w:date="2026-01-01T00:00:00Z">
        <w:r>
          <w:t xml:space="preserve"> </w:t>
        </w:r>
      </w:ins>
      <w:ins w:id="12589" w:author="PR Preview" w:date="2026-01-01T00:00:00Z">
        <w:r>
          <w:t xml:space="preserve">The vectors</w:t>
        </w:r>
      </w:ins>
      <w:ins w:id="12590" w:author="PR Preview" w:date="2026-01-01T00:00:00Z">
        <w:r>
          <w:t xml:space="preserve"> </w:t>
        </w:r>
      </w:ins>
      <m:oMath>
        <m:r>
          <m:rPr>
            <m:sty m:val="bi"/>
          </m:rPr>
          <m:t>A</m:t>
        </m:r>
        <m:acc>
          <m:accPr>
            <m:chr m:val="̃"/>
          </m:accPr>
          <m:e>
            <m:r>
              <m:t>x</m:t>
            </m:r>
          </m:e>
        </m:acc>
      </m:oMath>
      <w:ins w:id="12591" w:author="PR Preview" w:date="2026-01-01T00:00:00Z">
        <w:r>
          <w:t xml:space="preserve">, as</w:t>
        </w:r>
      </w:ins>
      <w:ins w:id="12592" w:author="PR Preview" w:date="2026-01-01T00:00:00Z">
        <w:r>
          <w:t xml:space="preserve"> </w:t>
        </w:r>
      </w:ins>
      <m:oMath>
        <m:acc>
          <m:accPr>
            <m:chr m:val="̃"/>
          </m:accPr>
          <m:e>
            <m:r>
              <m:t>x</m:t>
            </m:r>
          </m:e>
        </m:acc>
      </m:oMath>
      <w:ins w:id="12593" w:author="PR Preview" w:date="2026-01-01T00:00:00Z">
        <w:r>
          <w:t xml:space="preserve"> </w:t>
        </w:r>
      </w:ins>
      <w:ins w:id="12594" w:author="PR Preview" w:date="2026-01-01T00:00:00Z">
        <w:r>
          <w:t xml:space="preserve">ranges over</w:t>
        </w:r>
      </w:ins>
      <w:ins w:id="12595" w:author="PR Preview" w:date="2026-01-01T00:00:00Z">
        <w:r>
          <w:t xml:space="preserve"> </w:t>
        </w:r>
      </w:ins>
      <m:oMath>
        <m:sSup>
          <m:e>
            <m:r>
              <m:rPr>
                <m:scr m:val="double-struck"/>
                <m:sty m:val="p"/>
              </m:rPr>
              <m:t>R</m:t>
            </m:r>
          </m:e>
          <m:sup>
            <m:r>
              <m:t>n</m:t>
            </m:r>
          </m:sup>
        </m:sSup>
      </m:oMath>
      <w:ins w:id="12596" w:author="PR Preview" w:date="2026-01-01T00:00:00Z">
        <w:r>
          <w:t xml:space="preserve">,</w:t>
        </w:r>
      </w:ins>
      <w:ins w:id="12597" w:author="PR Preview" w:date="2026-01-01T00:00:00Z">
        <w:r>
          <w:t xml:space="preserve"> </w:t>
        </w:r>
      </w:ins>
      <w:ins w:id="12598" w:author="PR Preview" w:date="2026-01-01T00:00:00Z">
        <w:r>
          <w:t xml:space="preserve">are exactly the points of</w:t>
        </w:r>
      </w:ins>
      <w:ins w:id="12599" w:author="PR Preview" w:date="2026-01-01T00:00:00Z">
        <w:r>
          <w:t xml:space="preserve"> </w:t>
        </w:r>
      </w:ins>
      <m:oMath>
        <m:r>
          <m:rPr>
            <m:scr m:val="script"/>
            <m:sty m:val="p"/>
          </m:rPr>
          <m:t>C</m:t>
        </m:r>
        <m:r>
          <m:rPr>
            <m:sty m:val="p"/>
          </m:rPr>
          <m:t>(</m:t>
        </m:r>
        <m:r>
          <m:rPr>
            <m:sty m:val="bi"/>
          </m:rPr>
          <m:t>A</m:t>
        </m:r>
        <m:r>
          <m:rPr>
            <m:sty m:val="p"/>
          </m:rPr>
          <m:t>)</m:t>
        </m:r>
      </m:oMath>
      <w:ins w:id="12600" w:author="PR Preview" w:date="2026-01-01T00:00:00Z">
        <w:r>
          <w:t xml:space="preserve"> </w:t>
        </w:r>
      </w:ins>
      <w:ins w:id="12601" w:author="PR Preview" w:date="2026-01-01T00:00:00Z">
        <w:r>
          <w:t xml:space="preserve">(</w:t>
        </w:r>
      </w:ins>
      <w:hyperlink w:anchor="def-column-space">
        <w:ins w:id="12602" w:author="PR Preview" w:date="2026-01-01T00:00:00Z">
          <w:r>
            <w:rPr>
              <w:rStyle w:val="Hyperlink"/>
            </w:rPr>
            <w:t xml:space="preserve">Definition 45</w:t>
          </w:r>
        </w:ins>
      </w:hyperlink>
      <w:ins w:id="12603" w:author="PR Preview" w:date="2026-01-01T00:00:00Z">
        <w:r>
          <w:t xml:space="preserve">).</w:t>
        </w:r>
      </w:ins>
      <w:ins w:id="12604" w:author="PR Preview" w:date="2026-01-01T00:00:00Z">
        <w:r>
          <w:t xml:space="preserve"> </w:t>
        </w:r>
      </w:ins>
      <w:ins w:id="12605" w:author="PR Preview" w:date="2026-01-01T00:00:00Z">
        <w:r>
          <w:rPr>
            <w:b/>
            <w:bCs/>
          </w:rPr>
          <w:t xml:space="preserve">Least squares solutions are the solutions of</w:t>
        </w:r>
      </w:ins>
      <w:ins w:id="12606" w:author="PR Preview" w:date="2026-01-01T00:00:00Z">
        <w:r>
          <w:rPr>
            <w:b/>
            <w:bCs/>
          </w:rPr>
          <w:t xml:space="preserve"> </w:t>
        </w:r>
      </w:ins>
      <m:oMath>
        <m:r>
          <m:rPr>
            <m:sty m:val="bi"/>
          </m:rPr>
          <m:t>A</m:t>
        </m:r>
        <m:acc>
          <m:accPr>
            <m:chr m:val="̃"/>
          </m:accPr>
          <m:e>
            <m:r>
              <m:t>x</m:t>
            </m:r>
          </m:e>
        </m:acc>
        <m:r>
          <m:rPr>
            <m:sty m:val="p"/>
          </m:rPr>
          <m:t>=</m:t>
        </m:r>
        <m:acc>
          <m:accPr>
            <m:chr m:val="̃"/>
          </m:accPr>
          <m:e>
            <m:r>
              <m:t>u</m:t>
            </m:r>
          </m:e>
        </m:acc>
      </m:oMath>
      <w:ins w:id="12607" w:author="PR Preview" w:date="2026-01-01T00:00:00Z">
        <w:r>
          <w:rPr>
            <w:b/>
            <w:bCs/>
          </w:rPr>
          <w:t xml:space="preserve">.</w:t>
        </w:r>
      </w:ins>
      <w:ins w:id="12608" w:author="PR Preview" w:date="2026-01-01T00:00:00Z">
        <w:r>
          <w:t xml:space="preserve"> </w:t>
        </w:r>
      </w:ins>
      <w:ins w:id="12609" w:author="PR Preview" w:date="2026-01-01T00:00:00Z">
        <w:r>
          <w:t xml:space="preserve">If</w:t>
        </w:r>
      </w:ins>
      <w:ins w:id="12610"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2611" w:author="PR Preview" w:date="2026-01-01T00:00:00Z">
        <w:r>
          <w:t xml:space="preserve">, then for every</w:t>
        </w:r>
      </w:ins>
      <w:ins w:id="12612" w:author="PR Preview" w:date="2026-01-01T00:00:00Z">
        <w:r>
          <w:t xml:space="preserve"> </w:t>
        </w:r>
      </w:ins>
      <m:oMath>
        <m:acc>
          <m:accPr>
            <m:chr m:val="̃"/>
          </m:accPr>
          <m:e>
            <m:r>
              <m:t>x</m:t>
            </m:r>
          </m:e>
        </m:acc>
      </m:oMath>
      <w:ins w:id="12613" w:author="PR Preview" w:date="2026-01-01T00:00:00Z">
        <w:r>
          <w:t xml:space="preserve">,</w:t>
        </w:r>
      </w:ins>
      <w:ins w:id="12614" w:author="PR Preview" w:date="2026-01-01T00:00:00Z">
        <w:r>
          <w:t xml:space="preserve"> </w:t>
        </w:r>
      </w:ins>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ins w:id="12615" w:author="PR Preview" w:date="2026-01-01T00:00:00Z">
        <w:r>
          <w:t xml:space="preserve">, so</w:t>
        </w:r>
      </w:ins>
      <w:ins w:id="12616" w:author="PR Preview" w:date="2026-01-01T00:00:00Z">
        <w:r>
          <w:t xml:space="preserve"> </w:t>
        </w:r>
      </w:ins>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ins w:id="12617" w:author="PR Preview" w:date="2026-01-01T00:00:00Z">
        <w:r>
          <w:t xml:space="preserve"> </w:t>
        </w:r>
      </w:ins>
      <w:ins w:id="12618" w:author="PR Preview" w:date="2026-01-01T00:00:00Z">
        <w:r>
          <w:t xml:space="preserve">(</w:t>
        </w:r>
      </w:ins>
      <w:hyperlink w:anchor="thm-closest-point">
        <w:ins w:id="12619" w:author="PR Preview" w:date="2026-01-01T00:00:00Z">
          <w:r>
            <w:rPr>
              <w:rStyle w:val="Hyperlink"/>
            </w:rPr>
            <w:t xml:space="preserve">Theorem 83</w:t>
          </w:r>
        </w:ins>
      </w:hyperlink>
      <w:ins w:id="12620" w:author="PR Preview" w:date="2026-01-01T00:00:00Z">
        <w:r>
          <w:t xml:space="preserve">), and</w:t>
        </w:r>
      </w:ins>
      <w:ins w:id="12621" w:author="PR Preview" w:date="2026-01-01T00:00:00Z">
        <w:r>
          <w:t xml:space="preserve"> </w:t>
        </w:r>
      </w:ins>
      <m:oMath>
        <m:acc>
          <m:accPr>
            <m:chr m:val="̂"/>
          </m:accPr>
          <m:e>
            <m:acc>
              <m:accPr>
                <m:chr m:val="̃"/>
              </m:accPr>
              <m:e>
                <m:r>
                  <m:t>x</m:t>
                </m:r>
              </m:e>
            </m:acc>
          </m:e>
        </m:acc>
      </m:oMath>
      <w:ins w:id="12622" w:author="PR Preview" w:date="2026-01-01T00:00:00Z">
        <w:r>
          <w:t xml:space="preserve"> </w:t>
        </w:r>
      </w:ins>
      <w:ins w:id="12623" w:author="PR Preview" w:date="2026-01-01T00:00:00Z">
        <w:r>
          <w:t xml:space="preserve">is a least squares solution.</w:t>
        </w:r>
      </w:ins>
      <w:ins w:id="12624" w:author="PR Preview" w:date="2026-01-01T00:00:00Z">
        <w:r>
          <w:t xml:space="preserve"> </w:t>
        </w:r>
      </w:ins>
      <w:ins w:id="12625" w:author="PR Preview" w:date="2026-01-01T00:00:00Z">
        <w:r>
          <w:t xml:space="preserve">Conversely, let</w:t>
        </w:r>
      </w:ins>
      <w:ins w:id="12626" w:author="PR Preview" w:date="2026-01-01T00:00:00Z">
        <w:r>
          <w:t xml:space="preserve"> </w:t>
        </w:r>
      </w:ins>
      <m:oMath>
        <m:acc>
          <m:accPr>
            <m:chr m:val="̂"/>
          </m:accPr>
          <m:e>
            <m:acc>
              <m:accPr>
                <m:chr m:val="̃"/>
              </m:accPr>
              <m:e>
                <m:r>
                  <m:t>x</m:t>
                </m:r>
              </m:e>
            </m:acc>
          </m:e>
        </m:acc>
      </m:oMath>
      <w:ins w:id="12627" w:author="PR Preview" w:date="2026-01-01T00:00:00Z">
        <w:r>
          <w:t xml:space="preserve"> </w:t>
        </w:r>
      </w:ins>
      <w:ins w:id="12628" w:author="PR Preview" w:date="2026-01-01T00:00:00Z">
        <w:r>
          <w:t xml:space="preserve">be a least squares solution.</w:t>
        </w:r>
      </w:ins>
      <w:ins w:id="12629" w:author="PR Preview" w:date="2026-01-01T00:00:00Z">
        <w:r>
          <w:t xml:space="preserve"> </w:t>
        </w:r>
      </w:ins>
      <m:oMath>
        <m:acc>
          <m:accPr>
            <m:chr m:val="̃"/>
          </m:accPr>
          <m:e>
            <m:r>
              <m:t>u</m:t>
            </m:r>
          </m:e>
        </m:acc>
        <m:r>
          <m:rPr>
            <m:sty m:val="p"/>
          </m:rPr>
          <m:t>∈</m:t>
        </m:r>
        <m:r>
          <m:rPr>
            <m:scr m:val="script"/>
            <m:sty m:val="p"/>
          </m:rPr>
          <m:t>C</m:t>
        </m:r>
        <m:r>
          <m:rPr>
            <m:sty m:val="p"/>
          </m:rPr>
          <m:t>(</m:t>
        </m:r>
        <m:r>
          <m:rPr>
            <m:sty m:val="bi"/>
          </m:rPr>
          <m:t>A</m:t>
        </m:r>
        <m:r>
          <m:rPr>
            <m:sty m:val="p"/>
          </m:rPr>
          <m:t>)</m:t>
        </m:r>
      </m:oMath>
      <w:ins w:id="12630" w:author="PR Preview" w:date="2026-01-01T00:00:00Z">
        <w:r>
          <w:t xml:space="preserve">, so</w:t>
        </w:r>
      </w:ins>
      <w:ins w:id="12631" w:author="PR Preview" w:date="2026-01-01T00:00:00Z">
        <w:r>
          <w:t xml:space="preserve"> </w:t>
        </w:r>
      </w:ins>
      <m:oMath>
        <m:acc>
          <m:accPr>
            <m:chr m:val="̃"/>
          </m:accPr>
          <m:e>
            <m:r>
              <m:t>u</m:t>
            </m:r>
          </m:e>
        </m:acc>
        <m:r>
          <m:rPr>
            <m:sty m:val="p"/>
          </m:rPr>
          <m:t>=</m:t>
        </m:r>
        <m:r>
          <m:rPr>
            <m:sty m:val="bi"/>
          </m:rPr>
          <m:t>A</m:t>
        </m:r>
        <m:sSub>
          <m:e>
            <m:acc>
              <m:accPr>
                <m:chr m:val="̃"/>
              </m:accPr>
              <m:e>
                <m:r>
                  <m:t>x</m:t>
                </m:r>
              </m:e>
            </m:acc>
          </m:e>
          <m:sub>
            <m:r>
              <m:t>0</m:t>
            </m:r>
          </m:sub>
        </m:sSub>
      </m:oMath>
      <w:ins w:id="12632" w:author="PR Preview" w:date="2026-01-01T00:00:00Z">
        <w:r>
          <w:t xml:space="preserve"> </w:t>
        </w:r>
      </w:ins>
      <w:ins w:id="12633" w:author="PR Preview" w:date="2026-01-01T00:00:00Z">
        <w:r>
          <w:t xml:space="preserve">for some</w:t>
        </w:r>
      </w:ins>
      <w:ins w:id="12634" w:author="PR Preview" w:date="2026-01-01T00:00:00Z">
        <w:r>
          <w:t xml:space="preserve"> </w:t>
        </w:r>
      </w:ins>
      <m:oMath>
        <m:sSub>
          <m:e>
            <m:acc>
              <m:accPr>
                <m:chr m:val="̃"/>
              </m:accPr>
              <m:e>
                <m:r>
                  <m:t>x</m:t>
                </m:r>
              </m:e>
            </m:acc>
          </m:e>
          <m:sub>
            <m:r>
              <m:t>0</m:t>
            </m:r>
          </m:sub>
        </m:sSub>
      </m:oMath>
      <w:ins w:id="12635" w:author="PR Preview" w:date="2026-01-01T00:00:00Z">
        <w:r>
          <w:t xml:space="preserve"> </w:t>
        </w:r>
      </w:ins>
      <w:ins w:id="12636" w:author="PR Preview" w:date="2026-01-01T00:00:00Z">
        <w:r>
          <w:t xml:space="preserve">(</w:t>
        </w:r>
      </w:ins>
      <w:hyperlink w:anchor="def-column-space">
        <w:ins w:id="12637" w:author="PR Preview" w:date="2026-01-01T00:00:00Z">
          <w:r>
            <w:rPr>
              <w:rStyle w:val="Hyperlink"/>
            </w:rPr>
            <w:t xml:space="preserve">Definition 45</w:t>
          </w:r>
        </w:ins>
      </w:hyperlink>
      <w:ins w:id="12638" w:author="PR Preview" w:date="2026-01-01T00:00:00Z">
        <w:r>
          <w:t xml:space="preserve">), and</w:t>
        </w:r>
      </w:ins>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83</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ins w:id="12639" w:author="PR Preview" w:date="2026-01-01T00:00:00Z">
        <w:r>
          <w:t xml:space="preserve">so the last inequality is an equality,</w:t>
        </w:r>
      </w:ins>
      <w:ins w:id="12640" w:author="PR Preview" w:date="2026-01-01T00:00:00Z">
        <w:r>
          <w:t xml:space="preserve"> </w:t>
        </w:r>
      </w:ins>
      <w:ins w:id="12641" w:author="PR Preview" w:date="2026-01-01T00:00:00Z">
        <w:r>
          <w:t xml:space="preserve">and the equality case of</w:t>
        </w:r>
      </w:ins>
      <w:ins w:id="12642" w:author="PR Preview" w:date="2026-01-01T00:00:00Z">
        <w:r>
          <w:t xml:space="preserve"> </w:t>
        </w:r>
      </w:ins>
      <w:hyperlink w:anchor="thm-closest-point">
        <w:ins w:id="12643" w:author="PR Preview" w:date="2026-01-01T00:00:00Z">
          <w:r>
            <w:rPr>
              <w:rStyle w:val="Hyperlink"/>
            </w:rPr>
            <w:t xml:space="preserve">Theorem 83</w:t>
          </w:r>
        </w:ins>
      </w:hyperlink>
      <w:ins w:id="12644" w:author="PR Preview" w:date="2026-01-01T00:00:00Z">
        <w:r>
          <w:t xml:space="preserve"> </w:t>
        </w:r>
      </w:ins>
      <w:ins w:id="12645" w:author="PR Preview" w:date="2026-01-01T00:00:00Z">
        <w:r>
          <w:t xml:space="preserve">gives</w:t>
        </w:r>
      </w:ins>
      <w:ins w:id="12646"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2647" w:author="PR Preview" w:date="2026-01-01T00:00:00Z">
        <w:r>
          <w:t xml:space="preserve">.</w:t>
        </w:r>
      </w:ins>
    </w:p>
    <w:p>
      <w:pPr>
        <w:pStyle w:val="BodyText"/>
      </w:pPr>
      <w:ins w:id="12648" w:author="PR Preview" w:date="2026-01-01T00:00:00Z">
        <w:r>
          <w:rPr>
            <w:b/>
            <w:bCs/>
          </w:rPr>
          <w:t xml:space="preserve">Parts 1 and 3.</w:t>
        </w:r>
      </w:ins>
      <w:ins w:id="12649"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2650" w:author="PR Preview" w:date="2026-01-01T00:00:00Z">
        <w:r>
          <w:t xml:space="preserve"> </w:t>
        </w:r>
      </w:ins>
      <w:ins w:id="12651" w:author="PR Preview" w:date="2026-01-01T00:00:00Z">
        <w:r>
          <w:t xml:space="preserve">holds exactly when</w:t>
        </w:r>
      </w:ins>
      <w:ins w:id="12652"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12653" w:author="PR Preview" w:date="2026-01-01T00:00:00Z">
        <w:r>
          <w:t xml:space="preserve">:</w:t>
        </w:r>
      </w:ins>
      <w:ins w:id="12654" w:author="PR Preview" w:date="2026-01-01T00:00:00Z">
        <w:r>
          <w:t xml:space="preserve"> </w:t>
        </w:r>
      </w:ins>
      <w:ins w:id="12655" w:author="PR Preview" w:date="2026-01-01T00:00:00Z">
        <w:r>
          <w:t xml:space="preserve">if</w:t>
        </w:r>
      </w:ins>
      <w:ins w:id="12656"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2657" w:author="PR Preview" w:date="2026-01-01T00:00:00Z">
        <w:r>
          <w:t xml:space="preserve">, then</w:t>
        </w:r>
      </w:ins>
      <w:ins w:id="12658" w:author="PR Preview" w:date="2026-01-01T00:00:00Z">
        <w:r>
          <w:t xml:space="preserve"> </w:t>
        </w:r>
      </w:ins>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ins w:id="12659" w:author="PR Preview" w:date="2026-01-01T00:00:00Z">
        <w:r>
          <w:t xml:space="preserve"> </w:t>
        </w:r>
      </w:ins>
      <w:ins w:id="12660" w:author="PR Preview" w:date="2026-01-01T00:00:00Z">
        <w:r>
          <w:t xml:space="preserve">(</w:t>
        </w:r>
      </w:ins>
      <w:hyperlink w:anchor="def-orthogonal-projection">
        <w:ins w:id="12661" w:author="PR Preview" w:date="2026-01-01T00:00:00Z">
          <w:r>
            <w:rPr>
              <w:rStyle w:val="Hyperlink"/>
            </w:rPr>
            <w:t xml:space="preserve">Definition 91</w:t>
          </w:r>
        </w:ins>
      </w:hyperlink>
      <w:ins w:id="12662" w:author="PR Preview" w:date="2026-01-01T00:00:00Z">
        <w:r>
          <w:t xml:space="preserve">);</w:t>
        </w:r>
      </w:ins>
      <w:ins w:id="12663" w:author="PR Preview" w:date="2026-01-01T00:00:00Z">
        <w:r>
          <w:t xml:space="preserve"> </w:t>
        </w:r>
      </w:ins>
      <w:ins w:id="12664" w:author="PR Preview" w:date="2026-01-01T00:00:00Z">
        <w:r>
          <w:t xml:space="preserve">conversely, if</w:t>
        </w:r>
      </w:ins>
      <w:ins w:id="12665"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ins w:id="12666" w:author="PR Preview" w:date="2026-01-01T00:00:00Z">
        <w:r>
          <w:t xml:space="preserve">,</w:t>
        </w:r>
      </w:ins>
      <w:ins w:id="12667" w:author="PR Preview" w:date="2026-01-01T00:00:00Z">
        <w:r>
          <w:t xml:space="preserve"> </w:t>
        </w:r>
      </w:ins>
      <w:ins w:id="12668" w:author="PR Preview" w:date="2026-01-01T00:00:00Z">
        <w:r>
          <w:t xml:space="preserve">then</w:t>
        </w:r>
      </w:ins>
      <w:ins w:id="12669" w:author="PR Preview" w:date="2026-01-01T00:00:00Z">
        <w:r>
          <w:t xml:space="preserve"> </w:t>
        </w:r>
      </w:ins>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ins w:id="12670" w:author="PR Preview" w:date="2026-01-01T00:00:00Z">
        <w:r>
          <w:t xml:space="preserve"> </w:t>
        </w:r>
      </w:ins>
      <w:ins w:id="12671" w:author="PR Preview" w:date="2026-01-01T00:00:00Z">
        <w:r>
          <w:t xml:space="preserve">is a split into</w:t>
        </w:r>
      </w:ins>
      <w:ins w:id="12672" w:author="PR Preview" w:date="2026-01-01T00:00:00Z">
        <w:r>
          <w:t xml:space="preserve"> </w:t>
        </w:r>
      </w:ins>
      <m:oMath>
        <m:r>
          <m:rPr>
            <m:scr m:val="script"/>
            <m:sty m:val="p"/>
          </m:rPr>
          <m:t>C</m:t>
        </m:r>
        <m:r>
          <m:rPr>
            <m:sty m:val="p"/>
          </m:rPr>
          <m:t>(</m:t>
        </m:r>
        <m:r>
          <m:rPr>
            <m:sty m:val="bi"/>
          </m:rPr>
          <m:t>A</m:t>
        </m:r>
        <m:r>
          <m:rPr>
            <m:sty m:val="p"/>
          </m:rPr>
          <m:t>)</m:t>
        </m:r>
      </m:oMath>
      <w:ins w:id="12673" w:author="PR Preview" w:date="2026-01-01T00:00:00Z">
        <w:r>
          <w:t xml:space="preserve"> </w:t>
        </w:r>
      </w:ins>
      <w:ins w:id="12674" w:author="PR Preview" w:date="2026-01-01T00:00:00Z">
        <w:r>
          <w:t xml:space="preserve">and</w:t>
        </w:r>
      </w:ins>
      <w:ins w:id="12675"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12676" w:author="PR Preview" w:date="2026-01-01T00:00:00Z">
        <w:r>
          <w:t xml:space="preserve">,</w:t>
        </w:r>
      </w:ins>
      <w:ins w:id="12677" w:author="PR Preview" w:date="2026-01-01T00:00:00Z">
        <w:r>
          <w:t xml:space="preserve"> </w:t>
        </w:r>
      </w:ins>
      <w:ins w:id="12678" w:author="PR Preview" w:date="2026-01-01T00:00:00Z">
        <w:r>
          <w:t xml:space="preserve">so</w:t>
        </w:r>
      </w:ins>
      <w:ins w:id="12679" w:author="PR Preview" w:date="2026-01-01T00:00:00Z">
        <w:r>
          <w:t xml:space="preserve"> </w:t>
        </w:r>
      </w:ins>
      <m:oMath>
        <m:r>
          <m:rPr>
            <m:sty m:val="bi"/>
          </m:rPr>
          <m:t>A</m:t>
        </m:r>
        <m:acc>
          <m:accPr>
            <m:chr m:val="̂"/>
          </m:accPr>
          <m:e>
            <m:acc>
              <m:accPr>
                <m:chr m:val="̃"/>
              </m:accPr>
              <m:e>
                <m:r>
                  <m:t>x</m:t>
                </m:r>
              </m:e>
            </m:acc>
          </m:e>
        </m:acc>
        <m:r>
          <m:rPr>
            <m:sty m:val="p"/>
          </m:rPr>
          <m:t>=</m:t>
        </m:r>
        <m:acc>
          <m:accPr>
            <m:chr m:val="̃"/>
          </m:accPr>
          <m:e>
            <m:r>
              <m:t>u</m:t>
            </m:r>
          </m:e>
        </m:acc>
      </m:oMath>
      <w:ins w:id="12680" w:author="PR Preview" w:date="2026-01-01T00:00:00Z">
        <w:r>
          <w:t xml:space="preserve"> </w:t>
        </w:r>
      </w:ins>
      <w:ins w:id="12681" w:author="PR Preview" w:date="2026-01-01T00:00:00Z">
        <w:r>
          <w:t xml:space="preserve">by the uniqueness in</w:t>
        </w:r>
      </w:ins>
      <w:ins w:id="12682" w:author="PR Preview" w:date="2026-01-01T00:00:00Z">
        <w:r>
          <w:t xml:space="preserve"> </w:t>
        </w:r>
      </w:ins>
      <w:hyperlink w:anchor="thm-orthogonal-direct-sum">
        <w:ins w:id="12683" w:author="PR Preview" w:date="2026-01-01T00:00:00Z">
          <w:r>
            <w:rPr>
              <w:rStyle w:val="Hyperlink"/>
            </w:rPr>
            <w:t xml:space="preserve">Theorem 50</w:t>
          </w:r>
        </w:ins>
      </w:hyperlink>
      <w:ins w:id="12684" w:author="PR Preview" w:date="2026-01-01T00:00:00Z">
        <w:r>
          <w:t xml:space="preserve">.</w:t>
        </w:r>
      </w:ins>
      <w:ins w:id="12685" w:author="PR Preview" w:date="2026-01-01T00:00:00Z">
        <w:r>
          <w:t xml:space="preserve"> </w:t>
        </w:r>
      </w:ins>
      <w:ins w:id="12686" w:author="PR Preview" w:date="2026-01-01T00:00:00Z">
        <w:r>
          <w:t xml:space="preserve">And</w:t>
        </w:r>
      </w:ins>
      <w:ins w:id="12687"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2688" w:author="PR Preview" w:date="2026-01-01T00:00:00Z">
        <w:r>
          <w:t xml:space="preserve"> </w:t>
        </w:r>
      </w:ins>
      <w:ins w:id="12689" w:author="PR Preview" w:date="2026-01-01T00:00:00Z">
        <w:r>
          <w:t xml:space="preserve">(</w:t>
        </w:r>
      </w:ins>
      <w:hyperlink w:anchor="thm-complement-null-space">
        <w:ins w:id="12690" w:author="PR Preview" w:date="2026-01-01T00:00:00Z">
          <w:r>
            <w:rPr>
              <w:rStyle w:val="Hyperlink"/>
            </w:rPr>
            <w:t xml:space="preserve">Theorem 49</w:t>
          </w:r>
        </w:ins>
      </w:hyperlink>
      <w:ins w:id="12691" w:author="PR Preview" w:date="2026-01-01T00:00:00Z">
        <w:r>
          <w:t xml:space="preserve">), where</w:t>
        </w:r>
      </w:ins>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87</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del w:id="12692" w:author="PR Preview" w:date="2026-01-01T00:00:00Z">
        <w:r>
          <w:rPr>
            <w:b/>
            <w:bCs/>
          </w:rPr>
          <w:delText xml:space="preserve">Part 4.</w:delText>
        </w:r>
      </w:del>
      <w:del w:id="12693" w:author="PR Preview" w:date="2026-01-01T00:00:00Z">
        <w:r>
          <w:delText xml:space="preserve"> </w:delText>
        </w:r>
      </w:del>
      <w:del w:id="12694" w:author="PR Preview" w:date="2026-01-01T00:00:00Z">
        <w:r>
          <w:delText xml:space="preserve">The least squares solutions are exactly the solutions of</w:delText>
        </w:r>
      </w:del>
      <w:del w:id="12695" w:author="PR Preview" w:date="2026-01-01T00:00:00Z">
        <w:r>
          <w:delText xml:space="preserve"> </w:delText>
        </w:r>
      </w:del>
      <m:oMath>
        <m:r>
          <m:rPr>
            <m:sty m:val="bi"/>
          </m:rPr>
          <m:t>A</m:t>
        </m:r>
        <m:acc>
          <m:accPr>
            <m:chr m:val="̃"/>
          </m:accPr>
          <m:e>
            <m:r>
              <m:t>x</m:t>
            </m:r>
          </m:e>
        </m:acc>
        <m:r>
          <m:rPr>
            <m:sty m:val="p"/>
          </m:rPr>
          <m:t>=</m:t>
        </m:r>
        <m:acc>
          <m:accPr>
            <m:chr m:val="̃"/>
          </m:accPr>
          <m:e>
            <m:r>
              <m:t>u</m:t>
            </m:r>
          </m:e>
        </m:acc>
      </m:oMath>
      <w:del w:id="12696" w:author="PR Preview" w:date="2026-01-01T00:00:00Z">
        <w:r>
          <w:delText xml:space="preserve">,</w:delText>
        </w:r>
      </w:del>
      <w:del w:id="12697" w:author="PR Preview" w:date="2026-01-01T00:00:00Z">
        <w:r>
          <w:delText xml:space="preserve"> </w:delText>
        </w:r>
      </w:del>
      <w:del w:id="12698" w:author="PR Preview" w:date="2026-01-01T00:00:00Z">
        <w:r>
          <w:delText xml:space="preserve">a consistent system,</w:delText>
        </w:r>
      </w:del>
      <w:del w:id="12699" w:author="PR Preview" w:date="2026-01-01T00:00:00Z">
        <w:r>
          <w:delText xml:space="preserve"> </w:delText>
        </w:r>
      </w:del>
      <w:del w:id="12700" w:author="PR Preview" w:date="2026-01-01T00:00:00Z">
        <w:r>
          <w:delText xml:space="preserve">so there is exactly one when</w:delText>
        </w:r>
      </w:del>
      <w:del w:id="1270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2702" w:author="PR Preview" w:date="2026-01-01T00:00:00Z">
        <w:r>
          <w:delText xml:space="preserve"> </w:delText>
        </w:r>
      </w:del>
      <w:del w:id="12703" w:author="PR Preview" w:date="2026-01-01T00:00:00Z">
        <w:r>
          <w:delText xml:space="preserve">and more than one otherwise (</w:delText>
        </w:r>
      </w:del>
      <w:hyperlink w:anchor="cor-solution-unique">
        <w:del w:id="12704" w:author="PR Preview" w:date="2026-01-01T00:00:00Z">
          <w:r>
            <w:rPr>
              <w:rStyle w:val="Hyperlink"/>
            </w:rPr>
            <w:delText xml:space="preserve">Corollary 8</w:delText>
          </w:r>
        </w:del>
      </w:hyperlink>
      <w:del w:id="12705" w:author="PR Preview" w:date="2026-01-01T00:00:00Z">
        <w:r>
          <w:delText xml:space="preserve">).</w:delText>
        </w:r>
      </w:del>
      <w:del w:id="12706" w:author="PR Preview" w:date="2026-01-01T00:00:00Z">
        <w:r>
          <w:delText xml:space="preserve"> </w:delText>
        </w:r>
      </w:del>
      <w:del w:id="12707" w:author="PR Preview" w:date="2026-01-01T00:00:00Z">
        <w:r>
          <w:delText xml:space="preserve">When</w:delText>
        </w:r>
      </w:del>
      <w:del w:id="12708"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2709" w:author="PR Preview" w:date="2026-01-01T00:00:00Z">
        <w:r>
          <w:delText xml:space="preserve">,</w:delText>
        </w:r>
      </w:del>
      <w:del w:id="12710" w:author="PR Preview" w:date="2026-01-01T00:00:00Z">
        <w:r>
          <w:delText xml:space="preserve"> </w:delText>
        </w:r>
      </w:del>
      <m:oMath>
        <m:sSup>
          <m:e>
            <m:r>
              <m:rPr>
                <m:sty m:val="bi"/>
              </m:rPr>
              <m:t>A</m:t>
            </m:r>
          </m:e>
          <m:sup>
            <m:r>
              <m:rPr>
                <m:sty m:val="p"/>
              </m:rPr>
              <m:t>⊤</m:t>
            </m:r>
          </m:sup>
        </m:sSup>
        <m:r>
          <m:rPr>
            <m:sty m:val="bi"/>
          </m:rPr>
          <m:t>A</m:t>
        </m:r>
      </m:oMath>
      <w:del w:id="12711" w:author="PR Preview" w:date="2026-01-01T00:00:00Z">
        <w:r>
          <w:delText xml:space="preserve"> </w:delText>
        </w:r>
      </w:del>
      <w:del w:id="12712" w:author="PR Preview" w:date="2026-01-01T00:00:00Z">
        <w:r>
          <w:delText xml:space="preserve">is invertible (</w:delText>
        </w:r>
      </w:del>
      <w:hyperlink w:anchor="thm-gram-invertible">
        <w:del w:id="12713" w:author="PR Preview" w:date="2026-01-01T00:00:00Z">
          <w:r>
            <w:rPr>
              <w:rStyle w:val="Hyperlink"/>
            </w:rPr>
            <w:delText xml:space="preserve">Theorem 79</w:delText>
          </w:r>
        </w:del>
      </w:hyperlink>
      <w:del w:id="12714" w:author="PR Preview" w:date="2026-01-01T00:00:00Z">
        <w:r>
          <w:delText xml:space="preserve">),</w:delText>
        </w:r>
      </w:del>
      <w:del w:id="12715" w:author="PR Preview" w:date="2026-01-01T00:00:00Z">
        <w:r>
          <w:delText xml:space="preserve"> </w:delText>
        </w:r>
      </w:del>
      <w:del w:id="12716" w:author="PR Preview" w:date="2026-01-01T00:00:00Z">
        <w:r>
          <w:delText xml:space="preserve">and with</w:delText>
        </w:r>
      </w:del>
      <w:del w:id="12717"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12718" w:author="PR Preview" w:date="2026-01-01T00:00:00Z">
        <w:r>
          <w:delText xml:space="preserve">,</w:delText>
        </w:r>
      </w:del>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p>
      <w:pPr>
        <w:pStyle w:val="FirstParagraph"/>
      </w:pPr>
      <w:del w:id="12719" w:author="PR Preview" w:date="2026-01-01T00:00:00Z">
        <w:r>
          <w:rPr>
            <w:b/>
            <w:bCs/>
          </w:rPr>
          <w:delText xml:space="preserve">Example 174 (A least squares line)</w:delText>
        </w:r>
      </w:del>
      <w:del w:id="12720" w:author="PR Preview" w:date="2026-01-01T00:00:00Z">
        <w:r>
          <w:delText xml:space="preserve"> </w:delText>
        </w:r>
      </w:del>
      <w:del w:id="12721" w:author="PR Preview" w:date="2026-01-01T00:00:00Z">
        <w:r>
          <w:delText xml:space="preserve">Fit</w:delText>
        </w:r>
      </w:del>
      <w:del w:id="12722"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12723" w:author="PR Preview" w:date="2026-01-01T00:00:00Z">
        <w:r>
          <w:delText xml:space="preserve"> </w:delText>
        </w:r>
      </w:del>
      <w:del w:id="12724" w:author="PR Preview" w:date="2026-01-01T00:00:00Z">
        <w:r>
          <w:delText xml:space="preserve">to the points</w:delText>
        </w:r>
      </w:del>
      <w:del w:id="12725"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12726" w:author="PR Preview" w:date="2026-01-01T00:00:00Z">
        <w:r>
          <w:delText xml:space="preserve">:</w:delText>
        </w:r>
      </w:del>
      <w:del w:id="1272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2728" w:author="PR Preview" w:date="2026-01-01T00:00:00Z">
        <w:r>
          <w:delText xml:space="preserve"> </w:delText>
        </w:r>
      </w:del>
      <w:del w:id="12729" w:author="PR Preview" w:date="2026-01-01T00:00:00Z">
        <w:r>
          <w:delText xml:space="preserve">(the</w:delText>
        </w:r>
      </w:del>
      <w:del w:id="12730" w:author="PR Preview" w:date="2026-01-01T00:00:00Z">
        <w:r>
          <w:delText xml:space="preserve"> </w:delText>
        </w:r>
      </w:del>
      <m:oMath>
        <m:r>
          <m:rPr>
            <m:sty m:val="bi"/>
          </m:rPr>
          <m:t>X</m:t>
        </m:r>
      </m:oMath>
      <w:del w:id="12731" w:author="PR Preview" w:date="2026-01-01T00:00:00Z">
        <w:r>
          <w:delText xml:space="preserve"> </w:delText>
        </w:r>
      </w:del>
      <w:del w:id="12732" w:author="PR Preview" w:date="2026-01-01T00:00:00Z">
        <w:r>
          <w:delText xml:space="preserve">of</w:delText>
        </w:r>
      </w:del>
      <w:del w:id="12733" w:author="PR Preview" w:date="2026-01-01T00:00:00Z">
        <w:r>
          <w:delText xml:space="preserve"> </w:delText>
        </w:r>
      </w:del>
      <w:hyperlink w:anchor="exm-gram-invertible">
        <w:del w:id="12734" w:author="PR Preview" w:date="2026-01-01T00:00:00Z">
          <w:r>
            <w:rPr>
              <w:rStyle w:val="Hyperlink"/>
            </w:rPr>
            <w:delText xml:space="preserve">Example 149</w:delText>
          </w:r>
        </w:del>
      </w:hyperlink>
      <w:del w:id="12735" w:author="PR Preview" w:date="2026-01-01T00:00:00Z">
        <w:r>
          <w:delText xml:space="preserve">)</w:delText>
        </w:r>
      </w:del>
      <w:del w:id="12736" w:author="PR Preview" w:date="2026-01-01T00:00:00Z">
        <w:r>
          <w:delText xml:space="preserve"> </w:delText>
        </w:r>
      </w:del>
      <w:del w:id="12737" w:author="PR Preview" w:date="2026-01-01T00:00:00Z">
        <w:r>
          <w:delText xml:space="preserve">and</w:delText>
        </w:r>
      </w:del>
      <w:del w:id="12738"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12739" w:author="PR Preview" w:date="2026-01-01T00:00:00Z">
        <w:r>
          <w:delText xml:space="preserve">.</w:delText>
        </w:r>
      </w:del>
      <w:del w:id="12740" w:author="PR Preview" w:date="2026-01-01T00:00:00Z">
        <w:r>
          <w:delText xml:space="preserve"> </w:delText>
        </w:r>
      </w:del>
      <m:oMath>
        <m:r>
          <m:rPr>
            <m:sty m:val="bi"/>
          </m:rPr>
          <m:t>A</m:t>
        </m:r>
      </m:oMath>
      <w:del w:id="12741" w:author="PR Preview" w:date="2026-01-01T00:00:00Z">
        <w:r>
          <w:delText xml:space="preserve"> </w:delText>
        </w:r>
      </w:del>
      <w:del w:id="12742" w:author="PR Preview" w:date="2026-01-01T00:00:00Z">
        <w:r>
          <w:delText xml:space="preserve">has rank</w:delText>
        </w:r>
      </w:del>
      <w:del w:id="12743" w:author="PR Preview" w:date="2026-01-01T00:00:00Z">
        <w:r>
          <w:delText xml:space="preserve"> </w:delText>
        </w:r>
      </w:del>
      <m:oMath>
        <m:r>
          <m:t>2</m:t>
        </m:r>
      </m:oMath>
      <w:del w:id="12744" w:author="PR Preview" w:date="2026-01-01T00:00:00Z">
        <w:r>
          <w:delText xml:space="preserve"> </w:delText>
        </w:r>
      </w:del>
      <w:del w:id="12745" w:author="PR Preview" w:date="2026-01-01T00:00:00Z">
        <w:r>
          <w:delText xml:space="preserve">(</w:delText>
        </w:r>
      </w:del>
      <w:hyperlink w:anchor="exm-rank">
        <w:del w:id="12746" w:author="PR Preview" w:date="2026-01-01T00:00:00Z">
          <w:r>
            <w:rPr>
              <w:rStyle w:val="Hyperlink"/>
            </w:rPr>
            <w:delText xml:space="preserve">Example 33</w:delText>
          </w:r>
        </w:del>
      </w:hyperlink>
      <w:del w:id="12747" w:author="PR Preview" w:date="2026-01-01T00:00:00Z">
        <w:r>
          <w:delText xml:space="preserve">), so the solution is unique (part 4).</w:delText>
        </w:r>
      </w:del>
      <w:del w:id="12748"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2749" w:author="PR Preview" w:date="2026-01-01T00:00:00Z">
        <w:r>
          <w:delText xml:space="preserve"> </w:delText>
        </w:r>
      </w:del>
      <w:del w:id="12750" w:author="PR Preview" w:date="2026-01-01T00:00:00Z">
        <w:r>
          <w:delText xml:space="preserve">has inverse</w:delText>
        </w:r>
      </w:del>
      <w:del w:id="12751"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12752" w:author="PR Preview" w:date="2026-01-01T00:00:00Z">
        <w:r>
          <w:delText xml:space="preserve"> </w:delText>
        </w:r>
      </w:del>
      <w:del w:id="12753" w:author="PR Preview" w:date="2026-01-01T00:00:00Z">
        <w:r>
          <w:delText xml:space="preserve">(</w:delText>
        </w:r>
      </w:del>
      <w:hyperlink w:anchor="exm-gram-invertible">
        <w:del w:id="12754" w:author="PR Preview" w:date="2026-01-01T00:00:00Z">
          <w:r>
            <w:rPr>
              <w:rStyle w:val="Hyperlink"/>
            </w:rPr>
            <w:delText xml:space="preserve">Example 149</w:delText>
          </w:r>
        </w:del>
      </w:hyperlink>
      <w:del w:id="12755" w:author="PR Preview" w:date="2026-01-01T00:00:00Z">
        <w:r>
          <w:delText xml:space="preserve">),</w:delText>
        </w:r>
      </w:del>
      <w:del w:id="12756" w:author="PR Preview" w:date="2026-01-01T00:00:00Z">
        <w:r>
          <w:delText xml:space="preserve"> </w:delText>
        </w:r>
      </w:del>
      <w:del w:id="12757" w:author="PR Preview" w:date="2026-01-01T00:00:00Z">
        <w:r>
          <w:delText xml:space="preserve">and</w:delText>
        </w:r>
      </w:del>
    </w:p>
    <w:p>
      <w:pPr>
        <w:pStyle w:val="BodyText"/>
      </w:pPr>
      <w:ins w:id="12758" w:author="PR Preview" w:date="2026-01-01T00:00:00Z">
        <w:r>
          <w:rPr>
            <w:b/>
            <w:bCs/>
          </w:rPr>
          <w:t xml:space="preserve">Part 4.</w:t>
        </w:r>
      </w:ins>
      <w:ins w:id="12759" w:author="PR Preview" w:date="2026-01-01T00:00:00Z">
        <w:r>
          <w:t xml:space="preserve"> </w:t>
        </w:r>
      </w:ins>
      <w:ins w:id="12760" w:author="PR Preview" w:date="2026-01-01T00:00:00Z">
        <w:r>
          <w:t xml:space="preserve">The least squares solutions are exactly the solutions of</w:t>
        </w:r>
      </w:ins>
      <w:ins w:id="12761" w:author="PR Preview" w:date="2026-01-01T00:00:00Z">
        <w:r>
          <w:t xml:space="preserve"> </w:t>
        </w:r>
      </w:ins>
      <m:oMath>
        <m:r>
          <m:rPr>
            <m:sty m:val="bi"/>
          </m:rPr>
          <m:t>A</m:t>
        </m:r>
        <m:acc>
          <m:accPr>
            <m:chr m:val="̃"/>
          </m:accPr>
          <m:e>
            <m:r>
              <m:t>x</m:t>
            </m:r>
          </m:e>
        </m:acc>
        <m:r>
          <m:rPr>
            <m:sty m:val="p"/>
          </m:rPr>
          <m:t>=</m:t>
        </m:r>
        <m:acc>
          <m:accPr>
            <m:chr m:val="̃"/>
          </m:accPr>
          <m:e>
            <m:r>
              <m:t>u</m:t>
            </m:r>
          </m:e>
        </m:acc>
      </m:oMath>
      <w:ins w:id="12762" w:author="PR Preview" w:date="2026-01-01T00:00:00Z">
        <w:r>
          <w:t xml:space="preserve">,</w:t>
        </w:r>
      </w:ins>
      <w:ins w:id="12763" w:author="PR Preview" w:date="2026-01-01T00:00:00Z">
        <w:r>
          <w:t xml:space="preserve"> </w:t>
        </w:r>
      </w:ins>
      <w:ins w:id="12764" w:author="PR Preview" w:date="2026-01-01T00:00:00Z">
        <w:r>
          <w:t xml:space="preserve">a consistent system,</w:t>
        </w:r>
      </w:ins>
      <w:ins w:id="12765" w:author="PR Preview" w:date="2026-01-01T00:00:00Z">
        <w:r>
          <w:t xml:space="preserve"> </w:t>
        </w:r>
      </w:ins>
      <w:ins w:id="12766" w:author="PR Preview" w:date="2026-01-01T00:00:00Z">
        <w:r>
          <w:t xml:space="preserve">so there is exactly one when</w:t>
        </w:r>
      </w:ins>
      <w:ins w:id="12767" w:author="PR Preview" w:date="2026-01-01T00:00:00Z">
        <w:r>
          <w:t xml:space="preserve"> </w:t>
        </w:r>
      </w:ins>
      <m:oMath>
        <m:r>
          <m:rPr>
            <m:sty m:val="p"/>
          </m:rPr>
          <m:t>rank</m:t>
        </m:r>
        <m:r>
          <m:rPr>
            <m:sty m:val="p"/>
          </m:rPr>
          <m:t>(</m:t>
        </m:r>
        <m:r>
          <m:rPr>
            <m:sty m:val="bi"/>
          </m:rPr>
          <m:t>A</m:t>
        </m:r>
        <m:r>
          <m:rPr>
            <m:sty m:val="p"/>
          </m:rPr>
          <m:t>)</m:t>
        </m:r>
        <m:r>
          <m:rPr>
            <m:sty m:val="p"/>
          </m:rPr>
          <m:t>=</m:t>
        </m:r>
        <m:r>
          <m:t>n</m:t>
        </m:r>
      </m:oMath>
      <w:ins w:id="12768" w:author="PR Preview" w:date="2026-01-01T00:00:00Z">
        <w:r>
          <w:t xml:space="preserve"> </w:t>
        </w:r>
      </w:ins>
      <w:ins w:id="12769" w:author="PR Preview" w:date="2026-01-01T00:00:00Z">
        <w:r>
          <w:t xml:space="preserve">and more than one otherwise (</w:t>
        </w:r>
      </w:ins>
      <w:hyperlink w:anchor="cor-solution-unique">
        <w:ins w:id="12770" w:author="PR Preview" w:date="2026-01-01T00:00:00Z">
          <w:r>
            <w:rPr>
              <w:rStyle w:val="Hyperlink"/>
            </w:rPr>
            <w:t xml:space="preserve">Corollary 8</w:t>
          </w:r>
        </w:ins>
      </w:hyperlink>
      <w:ins w:id="12771" w:author="PR Preview" w:date="2026-01-01T00:00:00Z">
        <w:r>
          <w:t xml:space="preserve">).</w:t>
        </w:r>
      </w:ins>
      <w:ins w:id="12772" w:author="PR Preview" w:date="2026-01-01T00:00:00Z">
        <w:r>
          <w:t xml:space="preserve"> </w:t>
        </w:r>
      </w:ins>
      <w:ins w:id="12773" w:author="PR Preview" w:date="2026-01-01T00:00:00Z">
        <w:r>
          <w:t xml:space="preserve">When</w:t>
        </w:r>
      </w:ins>
      <w:ins w:id="12774" w:author="PR Preview" w:date="2026-01-01T00:00:00Z">
        <w:r>
          <w:t xml:space="preserve"> </w:t>
        </w:r>
      </w:ins>
      <m:oMath>
        <m:r>
          <m:rPr>
            <m:sty m:val="p"/>
          </m:rPr>
          <m:t>rank</m:t>
        </m:r>
        <m:r>
          <m:rPr>
            <m:sty m:val="p"/>
          </m:rPr>
          <m:t>(</m:t>
        </m:r>
        <m:r>
          <m:rPr>
            <m:sty m:val="bi"/>
          </m:rPr>
          <m:t>A</m:t>
        </m:r>
        <m:r>
          <m:rPr>
            <m:sty m:val="p"/>
          </m:rPr>
          <m:t>)</m:t>
        </m:r>
        <m:r>
          <m:rPr>
            <m:sty m:val="p"/>
          </m:rPr>
          <m:t>=</m:t>
        </m:r>
        <m:r>
          <m:t>n</m:t>
        </m:r>
      </m:oMath>
      <w:ins w:id="12775" w:author="PR Preview" w:date="2026-01-01T00:00:00Z">
        <w:r>
          <w:t xml:space="preserve">,</w:t>
        </w:r>
      </w:ins>
      <w:ins w:id="12776" w:author="PR Preview" w:date="2026-01-01T00:00:00Z">
        <w:r>
          <w:t xml:space="preserve"> </w:t>
        </w:r>
      </w:ins>
      <m:oMath>
        <m:sSup>
          <m:e>
            <m:r>
              <m:rPr>
                <m:sty m:val="bi"/>
              </m:rPr>
              <m:t>A</m:t>
            </m:r>
          </m:e>
          <m:sup>
            <m:r>
              <m:rPr>
                <m:sty m:val="p"/>
              </m:rPr>
              <m:t>⊤</m:t>
            </m:r>
          </m:sup>
        </m:sSup>
        <m:r>
          <m:rPr>
            <m:sty m:val="bi"/>
          </m:rPr>
          <m:t>A</m:t>
        </m:r>
      </m:oMath>
      <w:ins w:id="12777" w:author="PR Preview" w:date="2026-01-01T00:00:00Z">
        <w:r>
          <w:t xml:space="preserve"> </w:t>
        </w:r>
      </w:ins>
      <w:ins w:id="12778" w:author="PR Preview" w:date="2026-01-01T00:00:00Z">
        <w:r>
          <w:t xml:space="preserve">is invertible (</w:t>
        </w:r>
      </w:ins>
      <w:hyperlink w:anchor="thm-gram-invertible">
        <w:ins w:id="12779" w:author="PR Preview" w:date="2026-01-01T00:00:00Z">
          <w:r>
            <w:rPr>
              <w:rStyle w:val="Hyperlink"/>
            </w:rPr>
            <w:t xml:space="preserve">Theorem 81</w:t>
          </w:r>
        </w:ins>
      </w:hyperlink>
      <w:ins w:id="12780" w:author="PR Preview" w:date="2026-01-01T00:00:00Z">
        <w:r>
          <w:t xml:space="preserve">),</w:t>
        </w:r>
      </w:ins>
      <w:ins w:id="12781" w:author="PR Preview" w:date="2026-01-01T00:00:00Z">
        <w:r>
          <w:t xml:space="preserve"> </w:t>
        </w:r>
      </w:ins>
      <w:ins w:id="12782" w:author="PR Preview" w:date="2026-01-01T00:00:00Z">
        <w:r>
          <w:t xml:space="preserve">and with</w:t>
        </w:r>
      </w:ins>
      <w:ins w:id="12783"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12784" w:author="PR Preview" w:date="2026-01-01T00:00:00Z">
        <w:r>
          <w:t xml:space="preserve">,</w:t>
        </w:r>
      </w:ins>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53" w:name="exm-normal-equations"/>
    <w:p>
      <w:pPr>
        <w:pStyle w:val="FirstParagraph"/>
      </w:pPr>
      <w:ins w:id="12785" w:author="PR Preview" w:date="2026-01-01T00:00:00Z">
        <w:r>
          <w:rPr>
            <w:b/>
            <w:bCs/>
          </w:rPr>
          <w:t xml:space="preserve">Example 178 (A least squares line)</w:t>
        </w:r>
      </w:ins>
      <w:ins w:id="12786" w:author="PR Preview" w:date="2026-01-01T00:00:00Z">
        <w:r>
          <w:t xml:space="preserve"> </w:t>
        </w:r>
      </w:ins>
      <w:ins w:id="12787" w:author="PR Preview" w:date="2026-01-01T00:00:00Z">
        <w:r>
          <w:t xml:space="preserve">Fit</w:t>
        </w:r>
      </w:ins>
      <w:ins w:id="12788"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12789" w:author="PR Preview" w:date="2026-01-01T00:00:00Z">
        <w:r>
          <w:t xml:space="preserve"> </w:t>
        </w:r>
      </w:ins>
      <w:ins w:id="12790" w:author="PR Preview" w:date="2026-01-01T00:00:00Z">
        <w:r>
          <w:t xml:space="preserve">to the points</w:t>
        </w:r>
      </w:ins>
      <w:ins w:id="12791"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12792" w:author="PR Preview" w:date="2026-01-01T00:00:00Z">
        <w:r>
          <w:t xml:space="preserve">:</w:t>
        </w:r>
      </w:ins>
      <w:ins w:id="1279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2794" w:author="PR Preview" w:date="2026-01-01T00:00:00Z">
        <w:r>
          <w:t xml:space="preserve"> </w:t>
        </w:r>
      </w:ins>
      <w:ins w:id="12795" w:author="PR Preview" w:date="2026-01-01T00:00:00Z">
        <w:r>
          <w:t xml:space="preserve">(the</w:t>
        </w:r>
      </w:ins>
      <w:ins w:id="12796" w:author="PR Preview" w:date="2026-01-01T00:00:00Z">
        <w:r>
          <w:t xml:space="preserve"> </w:t>
        </w:r>
      </w:ins>
      <m:oMath>
        <m:r>
          <m:rPr>
            <m:sty m:val="bi"/>
          </m:rPr>
          <m:t>X</m:t>
        </m:r>
      </m:oMath>
      <w:ins w:id="12797" w:author="PR Preview" w:date="2026-01-01T00:00:00Z">
        <w:r>
          <w:t xml:space="preserve"> </w:t>
        </w:r>
      </w:ins>
      <w:ins w:id="12798" w:author="PR Preview" w:date="2026-01-01T00:00:00Z">
        <w:r>
          <w:t xml:space="preserve">of</w:t>
        </w:r>
      </w:ins>
      <w:ins w:id="12799" w:author="PR Preview" w:date="2026-01-01T00:00:00Z">
        <w:r>
          <w:t xml:space="preserve"> </w:t>
        </w:r>
      </w:ins>
      <w:hyperlink w:anchor="exm-gram-invertible">
        <w:ins w:id="12800" w:author="PR Preview" w:date="2026-01-01T00:00:00Z">
          <w:r>
            <w:rPr>
              <w:rStyle w:val="Hyperlink"/>
            </w:rPr>
            <w:t xml:space="preserve">Example 152</w:t>
          </w:r>
        </w:ins>
      </w:hyperlink>
      <w:ins w:id="12801" w:author="PR Preview" w:date="2026-01-01T00:00:00Z">
        <w:r>
          <w:t xml:space="preserve">)</w:t>
        </w:r>
      </w:ins>
      <w:ins w:id="12802" w:author="PR Preview" w:date="2026-01-01T00:00:00Z">
        <w:r>
          <w:t xml:space="preserve"> </w:t>
        </w:r>
      </w:ins>
      <w:ins w:id="12803" w:author="PR Preview" w:date="2026-01-01T00:00:00Z">
        <w:r>
          <w:t xml:space="preserve">and</w:t>
        </w:r>
      </w:ins>
      <w:ins w:id="12804"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12805" w:author="PR Preview" w:date="2026-01-01T00:00:00Z">
        <w:r>
          <w:t xml:space="preserve">.</w:t>
        </w:r>
      </w:ins>
      <w:ins w:id="12806" w:author="PR Preview" w:date="2026-01-01T00:00:00Z">
        <w:r>
          <w:t xml:space="preserve"> </w:t>
        </w:r>
      </w:ins>
      <m:oMath>
        <m:r>
          <m:rPr>
            <m:sty m:val="bi"/>
          </m:rPr>
          <m:t>A</m:t>
        </m:r>
      </m:oMath>
      <w:ins w:id="12807" w:author="PR Preview" w:date="2026-01-01T00:00:00Z">
        <w:r>
          <w:t xml:space="preserve"> </w:t>
        </w:r>
      </w:ins>
      <w:ins w:id="12808" w:author="PR Preview" w:date="2026-01-01T00:00:00Z">
        <w:r>
          <w:t xml:space="preserve">has rank</w:t>
        </w:r>
      </w:ins>
      <w:ins w:id="12809" w:author="PR Preview" w:date="2026-01-01T00:00:00Z">
        <w:r>
          <w:t xml:space="preserve"> </w:t>
        </w:r>
      </w:ins>
      <m:oMath>
        <m:r>
          <m:t>2</m:t>
        </m:r>
      </m:oMath>
      <w:ins w:id="12810" w:author="PR Preview" w:date="2026-01-01T00:00:00Z">
        <w:r>
          <w:t xml:space="preserve"> </w:t>
        </w:r>
      </w:ins>
      <w:ins w:id="12811" w:author="PR Preview" w:date="2026-01-01T00:00:00Z">
        <w:r>
          <w:t xml:space="preserve">(</w:t>
        </w:r>
      </w:ins>
      <w:hyperlink w:anchor="exm-rank">
        <w:ins w:id="12812" w:author="PR Preview" w:date="2026-01-01T00:00:00Z">
          <w:r>
            <w:rPr>
              <w:rStyle w:val="Hyperlink"/>
            </w:rPr>
            <w:t xml:space="preserve">Example 33</w:t>
          </w:r>
        </w:ins>
      </w:hyperlink>
      <w:ins w:id="12813" w:author="PR Preview" w:date="2026-01-01T00:00:00Z">
        <w:r>
          <w:t xml:space="preserve">), so the solution is unique (part 4).</w:t>
        </w:r>
      </w:ins>
      <w:ins w:id="12814"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2815" w:author="PR Preview" w:date="2026-01-01T00:00:00Z">
        <w:r>
          <w:t xml:space="preserve"> </w:t>
        </w:r>
      </w:ins>
      <w:ins w:id="12816" w:author="PR Preview" w:date="2026-01-01T00:00:00Z">
        <w:r>
          <w:t xml:space="preserve">has inverse</w:t>
        </w:r>
      </w:ins>
      <w:ins w:id="12817"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12818" w:author="PR Preview" w:date="2026-01-01T00:00:00Z">
        <w:r>
          <w:t xml:space="preserve"> </w:t>
        </w:r>
      </w:ins>
      <w:ins w:id="12819" w:author="PR Preview" w:date="2026-01-01T00:00:00Z">
        <w:r>
          <w:t xml:space="preserve">(</w:t>
        </w:r>
      </w:ins>
      <w:hyperlink w:anchor="exm-gram-invertible">
        <w:ins w:id="12820" w:author="PR Preview" w:date="2026-01-01T00:00:00Z">
          <w:r>
            <w:rPr>
              <w:rStyle w:val="Hyperlink"/>
            </w:rPr>
            <w:t xml:space="preserve">Example 152</w:t>
          </w:r>
        </w:ins>
      </w:hyperlink>
      <w:ins w:id="12821" w:author="PR Preview" w:date="2026-01-01T00:00:00Z">
        <w:r>
          <w:t xml:space="preserve">),</w:t>
        </w:r>
      </w:ins>
      <w:ins w:id="12822" w:author="PR Preview" w:date="2026-01-01T00:00:00Z">
        <w:r>
          <w:t xml:space="preserve"> </w:t>
        </w:r>
      </w:ins>
      <w:ins w:id="12823" w:author="PR Preview" w:date="2026-01-01T00:00:00Z">
        <w:r>
          <w:t xml:space="preserve">and</w:t>
        </w:r>
      </w:ins>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53"/>
    <w:bookmarkStart w:id="554" w:name="exm-normal-equations-rank-deficient"/>
    <w:p>
      <w:pPr>
        <w:pStyle w:val="BodyText"/>
      </w:pPr>
      <w:del w:id="12824" w:author="PR Preview" w:date="2026-01-01T00:00:00Z">
        <w:r>
          <w:rPr>
            <w:b/>
            <w:bCs/>
          </w:rPr>
          <w:delText xml:space="preserve">Example 175 (Many least squares solutions, one fitted vector)</w:delText>
        </w:r>
      </w:del>
      <w:del w:id="12825" w:author="PR Preview" w:date="2026-01-01T00:00:00Z">
        <w:r>
          <w:delText xml:space="preserve"> </w:delText>
        </w:r>
      </w:del>
      <w:del w:id="12826" w:author="PR Preview" w:date="2026-01-01T00:00:00Z">
        <w:r>
          <w:delText xml:space="preserve">With the rank-</w:delText>
        </w:r>
      </w:del>
      <m:oMath>
        <m:r>
          <m:t>1</m:t>
        </m:r>
      </m:oMath>
      <w:del w:id="12827" w:author="PR Preview" w:date="2026-01-01T00:00:00Z">
        <w:r>
          <w:delText xml:space="preserve"> </w:delText>
        </w:r>
      </w:del>
      <w:del w:id="12828" w:author="PR Preview" w:date="2026-01-01T00:00:00Z">
        <w:r>
          <w:delText xml:space="preserve">matrix</w:delText>
        </w:r>
      </w:del>
      <w:del w:id="1282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12830" w:author="PR Preview" w:date="2026-01-01T00:00:00Z">
        <w:r>
          <w:delText xml:space="preserve"> </w:delText>
        </w:r>
      </w:del>
      <w:del w:id="12831" w:author="PR Preview" w:date="2026-01-01T00:00:00Z">
        <w:r>
          <w:delText xml:space="preserve">(</w:delText>
        </w:r>
      </w:del>
      <w:hyperlink w:anchor="exm-rank">
        <w:del w:id="12832" w:author="PR Preview" w:date="2026-01-01T00:00:00Z">
          <w:r>
            <w:rPr>
              <w:rStyle w:val="Hyperlink"/>
            </w:rPr>
            <w:delText xml:space="preserve">Example 33</w:delText>
          </w:r>
        </w:del>
      </w:hyperlink>
      <w:del w:id="12833" w:author="PR Preview" w:date="2026-01-01T00:00:00Z">
        <w:r>
          <w:delText xml:space="preserve">)</w:delText>
        </w:r>
      </w:del>
      <w:del w:id="12834" w:author="PR Preview" w:date="2026-01-01T00:00:00Z">
        <w:r>
          <w:delText xml:space="preserve"> </w:delText>
        </w:r>
      </w:del>
      <w:del w:id="12835" w:author="PR Preview" w:date="2026-01-01T00:00:00Z">
        <w:r>
          <w:delText xml:space="preserve">and</w:delText>
        </w:r>
      </w:del>
      <w:del w:id="12836" w:author="PR Preview" w:date="2026-01-01T00:00:00Z">
        <w:r>
          <w:delText xml:space="preserve"> </w:delText>
        </w:r>
      </w:del>
      <m:oMath>
        <m:acc>
          <m:accPr>
            <m:chr m:val="̃"/>
          </m:accPr>
          <m:e>
            <m:r>
              <m:t>b</m:t>
            </m:r>
          </m:e>
        </m:acc>
        <m:r>
          <m:rPr>
            <m:sty m:val="p"/>
          </m:rPr>
          <m:t>=</m:t>
        </m:r>
        <m:r>
          <m:rPr>
            <m:sty m:val="p"/>
          </m:rPr>
          <m:t>(</m:t>
        </m:r>
        <m:r>
          <m:t>1</m:t>
        </m:r>
        <m:r>
          <m:rPr>
            <m:sty m:val="p"/>
          </m:rPr>
          <m:t>,</m:t>
        </m:r>
        <m:r>
          <m:t>2</m:t>
        </m:r>
        <m:r>
          <m:rPr>
            <m:sty m:val="p"/>
          </m:rPr>
          <m:t>,</m:t>
        </m:r>
        <m:r>
          <m:t>2</m:t>
        </m:r>
        <m:r>
          <m:rPr>
            <m:sty m:val="p"/>
          </m:rPr>
          <m:t>)</m:t>
        </m:r>
      </m:oMath>
      <w:del w:id="12837" w:author="PR Preview" w:date="2026-01-01T00:00:00Z">
        <w:r>
          <w:delText xml:space="preserve">,</w:delText>
        </w:r>
      </w:del>
      <w:del w:id="12838"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12839" w:author="PR Preview" w:date="2026-01-01T00:00:00Z">
        <w:r>
          <w:delText xml:space="preserve"> </w:delText>
        </w:r>
      </w:del>
      <w:del w:id="12840" w:author="PR Preview" w:date="2026-01-01T00:00:00Z">
        <w:r>
          <w:delText xml:space="preserve">and</w:delText>
        </w:r>
      </w:del>
      <w:del w:id="12841" w:author="PR Preview" w:date="2026-01-01T00:00:00Z">
        <w:r>
          <w:delText xml:space="preserve"> </w:delText>
        </w:r>
      </w:del>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del w:id="12842" w:author="PR Preview" w:date="2026-01-01T00:00:00Z">
        <w:r>
          <w:delText xml:space="preserve">,</w:delText>
        </w:r>
      </w:del>
      <w:del w:id="12843" w:author="PR Preview" w:date="2026-01-01T00:00:00Z">
        <w:r>
          <w:delText xml:space="preserve"> </w:delText>
        </w:r>
      </w:del>
      <w:del w:id="12844" w:author="PR Preview" w:date="2026-01-01T00:00:00Z">
        <w:r>
          <w:delText xml:space="preserve">so both normal equations say</w:delText>
        </w:r>
      </w:del>
      <w:del w:id="12845"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12846" w:author="PR Preview" w:date="2026-01-01T00:00:00Z">
        <w:r>
          <w:delText xml:space="preserve">, that is,</w:delText>
        </w:r>
      </w:del>
      <w:del w:id="12847"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12848" w:author="PR Preview" w:date="2026-01-01T00:00:00Z">
        <w:r>
          <w:delText xml:space="preserve">.</w:delText>
        </w:r>
      </w:del>
      <w:del w:id="12849" w:author="PR Preview" w:date="2026-01-01T00:00:00Z">
        <w:r>
          <w:delText xml:space="preserve"> </w:delText>
        </w:r>
      </w:del>
      <w:del w:id="12850" w:author="PR Preview" w:date="2026-01-01T00:00:00Z">
        <w:r>
          <w:delText xml:space="preserve">There are infinitely many least squares solutions, such as</w:delText>
        </w:r>
      </w:del>
      <w:del w:id="12851"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12852" w:author="PR Preview" w:date="2026-01-01T00:00:00Z">
        <w:r>
          <w:delText xml:space="preserve"> </w:delText>
        </w:r>
      </w:del>
      <w:del w:id="12853" w:author="PR Preview" w:date="2026-01-01T00:00:00Z">
        <w:r>
          <w:delText xml:space="preserve">and</w:delText>
        </w:r>
      </w:del>
      <w:del w:id="12854"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12855" w:author="PR Preview" w:date="2026-01-01T00:00:00Z">
        <w:r>
          <w:delText xml:space="preserve">,</w:delText>
        </w:r>
      </w:del>
      <w:del w:id="12856" w:author="PR Preview" w:date="2026-01-01T00:00:00Z">
        <w:r>
          <w:delText xml:space="preserve"> </w:delText>
        </w:r>
      </w:del>
      <w:del w:id="12857" w:author="PR Preview" w:date="2026-01-01T00:00:00Z">
        <w:r>
          <w:delText xml:space="preserve">as part 4 predicts for</w:delText>
        </w:r>
      </w:del>
      <w:del w:id="12858"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12859" w:author="PR Preview" w:date="2026-01-01T00:00:00Z">
        <w:r>
          <w:delText xml:space="preserve">;</w:delText>
        </w:r>
      </w:del>
      <w:del w:id="12860" w:author="PR Preview" w:date="2026-01-01T00:00:00Z">
        <w:r>
          <w:delText xml:space="preserve"> </w:delText>
        </w:r>
      </w:del>
      <w:del w:id="12861" w:author="PR Preview" w:date="2026-01-01T00:00:00Z">
        <w:r>
          <w:delText xml:space="preserve">but every one gives the same fitted vector</w:delText>
        </w:r>
      </w:del>
    </w:p>
    <w:p>
      <w:pPr>
        <w:pStyle w:val="BodyText"/>
      </w:pPr>
      <w:ins w:id="12862" w:author="PR Preview" w:date="2026-01-01T00:00:00Z">
        <w:r>
          <w:rPr>
            <w:b/>
            <w:bCs/>
          </w:rPr>
          <w:t xml:space="preserve">Example 179 (Many least squares solutions, one fitted vector)</w:t>
        </w:r>
      </w:ins>
      <w:ins w:id="12863" w:author="PR Preview" w:date="2026-01-01T00:00:00Z">
        <w:r>
          <w:t xml:space="preserve"> </w:t>
        </w:r>
      </w:ins>
      <w:ins w:id="12864" w:author="PR Preview" w:date="2026-01-01T00:00:00Z">
        <w:r>
          <w:t xml:space="preserve">With the rank-</w:t>
        </w:r>
      </w:ins>
      <m:oMath>
        <m:r>
          <m:t>1</m:t>
        </m:r>
      </m:oMath>
      <w:ins w:id="12865" w:author="PR Preview" w:date="2026-01-01T00:00:00Z">
        <w:r>
          <w:t xml:space="preserve"> </w:t>
        </w:r>
      </w:ins>
      <w:ins w:id="12866" w:author="PR Preview" w:date="2026-01-01T00:00:00Z">
        <w:r>
          <w:t xml:space="preserve">matrix</w:t>
        </w:r>
      </w:ins>
      <w:ins w:id="1286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12868" w:author="PR Preview" w:date="2026-01-01T00:00:00Z">
        <w:r>
          <w:t xml:space="preserve"> </w:t>
        </w:r>
      </w:ins>
      <w:ins w:id="12869" w:author="PR Preview" w:date="2026-01-01T00:00:00Z">
        <w:r>
          <w:t xml:space="preserve">(</w:t>
        </w:r>
      </w:ins>
      <w:hyperlink w:anchor="exm-rank">
        <w:ins w:id="12870" w:author="PR Preview" w:date="2026-01-01T00:00:00Z">
          <w:r>
            <w:rPr>
              <w:rStyle w:val="Hyperlink"/>
            </w:rPr>
            <w:t xml:space="preserve">Example 33</w:t>
          </w:r>
        </w:ins>
      </w:hyperlink>
      <w:ins w:id="12871" w:author="PR Preview" w:date="2026-01-01T00:00:00Z">
        <w:r>
          <w:t xml:space="preserve">)</w:t>
        </w:r>
      </w:ins>
      <w:ins w:id="12872" w:author="PR Preview" w:date="2026-01-01T00:00:00Z">
        <w:r>
          <w:t xml:space="preserve"> </w:t>
        </w:r>
      </w:ins>
      <w:ins w:id="12873" w:author="PR Preview" w:date="2026-01-01T00:00:00Z">
        <w:r>
          <w:t xml:space="preserve">and</w:t>
        </w:r>
      </w:ins>
      <w:ins w:id="12874" w:author="PR Preview" w:date="2026-01-01T00:00:00Z">
        <w:r>
          <w:t xml:space="preserve"> </w:t>
        </w:r>
      </w:ins>
      <m:oMath>
        <m:acc>
          <m:accPr>
            <m:chr m:val="̃"/>
          </m:accPr>
          <m:e>
            <m:r>
              <m:t>b</m:t>
            </m:r>
          </m:e>
        </m:acc>
        <m:r>
          <m:rPr>
            <m:sty m:val="p"/>
          </m:rPr>
          <m:t>=</m:t>
        </m:r>
        <m:r>
          <m:rPr>
            <m:sty m:val="p"/>
          </m:rPr>
          <m:t>(</m:t>
        </m:r>
        <m:r>
          <m:t>1</m:t>
        </m:r>
        <m:r>
          <m:rPr>
            <m:sty m:val="p"/>
          </m:rPr>
          <m:t>,</m:t>
        </m:r>
        <m:r>
          <m:t>2</m:t>
        </m:r>
        <m:r>
          <m:rPr>
            <m:sty m:val="p"/>
          </m:rPr>
          <m:t>,</m:t>
        </m:r>
        <m:r>
          <m:t>2</m:t>
        </m:r>
        <m:r>
          <m:rPr>
            <m:sty m:val="p"/>
          </m:rPr>
          <m:t>)</m:t>
        </m:r>
      </m:oMath>
      <w:ins w:id="12875" w:author="PR Preview" w:date="2026-01-01T00:00:00Z">
        <w:r>
          <w:t xml:space="preserve">,</w:t>
        </w:r>
      </w:ins>
      <w:ins w:id="12876"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12877" w:author="PR Preview" w:date="2026-01-01T00:00:00Z">
        <w:r>
          <w:t xml:space="preserve"> </w:t>
        </w:r>
      </w:ins>
      <w:ins w:id="12878" w:author="PR Preview" w:date="2026-01-01T00:00:00Z">
        <w:r>
          <w:t xml:space="preserve">and</w:t>
        </w:r>
      </w:ins>
      <w:ins w:id="12879" w:author="PR Preview" w:date="2026-01-01T00:00:00Z">
        <w:r>
          <w:t xml:space="preserve"> </w:t>
        </w:r>
      </w:ins>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ins w:id="12880" w:author="PR Preview" w:date="2026-01-01T00:00:00Z">
        <w:r>
          <w:t xml:space="preserve">,</w:t>
        </w:r>
      </w:ins>
      <w:ins w:id="12881" w:author="PR Preview" w:date="2026-01-01T00:00:00Z">
        <w:r>
          <w:t xml:space="preserve"> </w:t>
        </w:r>
      </w:ins>
      <w:ins w:id="12882" w:author="PR Preview" w:date="2026-01-01T00:00:00Z">
        <w:r>
          <w:t xml:space="preserve">so both normal equations say</w:t>
        </w:r>
      </w:ins>
      <w:ins w:id="12883"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12884" w:author="PR Preview" w:date="2026-01-01T00:00:00Z">
        <w:r>
          <w:t xml:space="preserve">, that is,</w:t>
        </w:r>
      </w:ins>
      <w:ins w:id="12885"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12886" w:author="PR Preview" w:date="2026-01-01T00:00:00Z">
        <w:r>
          <w:t xml:space="preserve">.</w:t>
        </w:r>
      </w:ins>
      <w:ins w:id="12887" w:author="PR Preview" w:date="2026-01-01T00:00:00Z">
        <w:r>
          <w:t xml:space="preserve"> </w:t>
        </w:r>
      </w:ins>
      <w:ins w:id="12888" w:author="PR Preview" w:date="2026-01-01T00:00:00Z">
        <w:r>
          <w:t xml:space="preserve">There are infinitely many least squares solutions, such as</w:t>
        </w:r>
      </w:ins>
      <w:ins w:id="12889" w:author="PR Preview" w:date="2026-01-01T00:00:00Z">
        <w:r>
          <w:t xml:space="preserve"> </w:t>
        </w:r>
      </w:ins>
      <m:oMath>
        <m:r>
          <m:rPr>
            <m:sty m:val="p"/>
          </m:rPr>
          <m:t>(</m:t>
        </m:r>
        <m:f>
          <m:fPr>
            <m:type m:val="lin"/>
          </m:fPr>
          <m:num>
            <m:r>
              <m:t>5</m:t>
            </m:r>
          </m:num>
          <m:den>
            <m:r>
              <m:t>3</m:t>
            </m:r>
          </m:den>
        </m:f>
        <m:r>
          <m:rPr>
            <m:sty m:val="p"/>
          </m:rPr>
          <m:t>,</m:t>
        </m:r>
        <m:r>
          <m:t>0</m:t>
        </m:r>
        <m:r>
          <m:rPr>
            <m:sty m:val="p"/>
          </m:rPr>
          <m:t>)</m:t>
        </m:r>
      </m:oMath>
      <w:ins w:id="12890" w:author="PR Preview" w:date="2026-01-01T00:00:00Z">
        <w:r>
          <w:t xml:space="preserve"> </w:t>
        </w:r>
      </w:ins>
      <w:ins w:id="12891" w:author="PR Preview" w:date="2026-01-01T00:00:00Z">
        <w:r>
          <w:t xml:space="preserve">and</w:t>
        </w:r>
      </w:ins>
      <w:ins w:id="12892" w:author="PR Preview" w:date="2026-01-01T00:00:00Z">
        <w:r>
          <w:t xml:space="preserve"> </w:t>
        </w:r>
      </w:ins>
      <m:oMath>
        <m:r>
          <m:rPr>
            <m:sty m:val="p"/>
          </m:rPr>
          <m:t>(</m:t>
        </m:r>
        <m:r>
          <m:t>0</m:t>
        </m:r>
        <m:r>
          <m:rPr>
            <m:sty m:val="p"/>
          </m:rPr>
          <m:t>,</m:t>
        </m:r>
        <m:f>
          <m:fPr>
            <m:type m:val="lin"/>
          </m:fPr>
          <m:num>
            <m:r>
              <m:t>5</m:t>
            </m:r>
          </m:num>
          <m:den>
            <m:r>
              <m:t>6</m:t>
            </m:r>
          </m:den>
        </m:f>
        <m:r>
          <m:rPr>
            <m:sty m:val="p"/>
          </m:rPr>
          <m:t>)</m:t>
        </m:r>
      </m:oMath>
      <w:ins w:id="12893" w:author="PR Preview" w:date="2026-01-01T00:00:00Z">
        <w:r>
          <w:t xml:space="preserve">,</w:t>
        </w:r>
      </w:ins>
      <w:ins w:id="12894" w:author="PR Preview" w:date="2026-01-01T00:00:00Z">
        <w:r>
          <w:t xml:space="preserve"> </w:t>
        </w:r>
      </w:ins>
      <w:ins w:id="12895" w:author="PR Preview" w:date="2026-01-01T00:00:00Z">
        <w:r>
          <w:t xml:space="preserve">as part 4 predicts for</w:t>
        </w:r>
      </w:ins>
      <w:ins w:id="12896"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12897" w:author="PR Preview" w:date="2026-01-01T00:00:00Z">
        <w:r>
          <w:t xml:space="preserve">;</w:t>
        </w:r>
      </w:ins>
      <w:ins w:id="12898" w:author="PR Preview" w:date="2026-01-01T00:00:00Z">
        <w:r>
          <w:t xml:space="preserve"> </w:t>
        </w:r>
      </w:ins>
      <w:ins w:id="12899" w:author="PR Preview" w:date="2026-01-01T00:00:00Z">
        <w:r>
          <w:t xml:space="preserve">but every one gives the same fitted vector</w:t>
        </w:r>
      </w:ins>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54"/>
    <w:bookmarkStart w:id="555" w:name="thm-qr-least-squares"/>
    <w:p>
      <w:pPr>
        <w:pStyle w:val="BodyText"/>
      </w:pPr>
      <w:del w:id="12900" w:author="PR Preview" w:date="2026-01-01T00:00:00Z">
        <w:r>
          <w:rPr>
            <w:b/>
            <w:bCs/>
          </w:rPr>
          <w:delText xml:space="preserve">Theorem 96 (Solving least squares by QR)</w:delText>
        </w:r>
      </w:del>
      <w:del w:id="12901" w:author="PR Preview" w:date="2026-01-01T00:00:00Z">
        <w:r>
          <w:delText xml:space="preserve"> </w:delText>
        </w:r>
      </w:del>
      <w:del w:id="12902" w:author="PR Preview" w:date="2026-01-01T00:00:00Z">
        <w:r>
          <w:delText xml:space="preserve">Let</w:delText>
        </w:r>
      </w:del>
      <w:del w:id="12903" w:author="PR Preview" w:date="2026-01-01T00:00:00Z">
        <w:r>
          <w:delText xml:space="preserve"> </w:delText>
        </w:r>
      </w:del>
      <m:oMath>
        <m:r>
          <m:rPr>
            <m:sty m:val="bi"/>
          </m:rPr>
          <m:t>A</m:t>
        </m:r>
      </m:oMath>
      <w:del w:id="12904" w:author="PR Preview" w:date="2026-01-01T00:00:00Z">
        <w:r>
          <w:delText xml:space="preserve"> </w:delText>
        </w:r>
      </w:del>
      <w:del w:id="12905" w:author="PR Preview" w:date="2026-01-01T00:00:00Z">
        <w:r>
          <w:delText xml:space="preserve">be</w:delText>
        </w:r>
      </w:del>
      <w:del w:id="12906" w:author="PR Preview" w:date="2026-01-01T00:00:00Z">
        <w:r>
          <w:delText xml:space="preserve"> </w:delText>
        </w:r>
      </w:del>
      <m:oMath>
        <m:r>
          <m:t>m</m:t>
        </m:r>
        <m:r>
          <m:rPr>
            <m:sty m:val="p"/>
          </m:rPr>
          <m:t>×</m:t>
        </m:r>
        <m:r>
          <m:t>n</m:t>
        </m:r>
      </m:oMath>
      <w:del w:id="12907" w:author="PR Preview" w:date="2026-01-01T00:00:00Z">
        <w:r>
          <w:delText xml:space="preserve"> </w:delText>
        </w:r>
      </w:del>
      <w:del w:id="12908" w:author="PR Preview" w:date="2026-01-01T00:00:00Z">
        <w:r>
          <w:delText xml:space="preserve">with</w:delText>
        </w:r>
      </w:del>
      <w:del w:id="1290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2910" w:author="PR Preview" w:date="2026-01-01T00:00:00Z">
        <w:r>
          <w:delText xml:space="preserve">,</w:delText>
        </w:r>
      </w:del>
      <w:del w:id="12911" w:author="PR Preview" w:date="2026-01-01T00:00:00Z">
        <w:r>
          <w:delText xml:space="preserve"> </w:delText>
        </w:r>
      </w:del>
      <w:del w:id="12912" w:author="PR Preview" w:date="2026-01-01T00:00:00Z">
        <w:r>
          <w:delText xml:space="preserve">with QR factorization</w:delText>
        </w:r>
      </w:del>
      <w:del w:id="12913" w:author="PR Preview" w:date="2026-01-01T00:00:00Z">
        <w:r>
          <w:delText xml:space="preserve"> </w:delText>
        </w:r>
      </w:del>
      <m:oMath>
        <m:r>
          <m:rPr>
            <m:sty m:val="bi"/>
          </m:rPr>
          <m:t>A</m:t>
        </m:r>
        <m:r>
          <m:rPr>
            <m:sty m:val="p"/>
          </m:rPr>
          <m:t>=</m:t>
        </m:r>
        <m:r>
          <m:rPr>
            <m:sty m:val="bi"/>
          </m:rPr>
          <m:t>Q</m:t>
        </m:r>
        <m:r>
          <m:rPr>
            <m:sty m:val="bi"/>
          </m:rPr>
          <m:t>R</m:t>
        </m:r>
      </m:oMath>
      <w:del w:id="12914" w:author="PR Preview" w:date="2026-01-01T00:00:00Z">
        <w:r>
          <w:delText xml:space="preserve"> </w:delText>
        </w:r>
      </w:del>
      <w:del w:id="12915" w:author="PR Preview" w:date="2026-01-01T00:00:00Z">
        <w:r>
          <w:delText xml:space="preserve">(</w:delText>
        </w:r>
      </w:del>
      <w:hyperlink w:anchor="thm-qr">
        <w:del w:id="12916" w:author="PR Preview" w:date="2026-01-01T00:00:00Z">
          <w:r>
            <w:rPr>
              <w:rStyle w:val="Hyperlink"/>
            </w:rPr>
            <w:delText xml:space="preserve">Theorem 94</w:delText>
          </w:r>
        </w:del>
      </w:hyperlink>
      <w:del w:id="12917" w:author="PR Preview" w:date="2026-01-01T00:00:00Z">
        <w:r>
          <w:delText xml:space="preserve">), and let</w:delText>
        </w:r>
      </w:del>
      <w:del w:id="12918" w:author="PR Preview" w:date="2026-01-01T00:00:00Z">
        <w:r>
          <w:delText xml:space="preserve"> </w:delText>
        </w:r>
      </w:del>
      <m:oMath>
        <m:acc>
          <m:accPr>
            <m:chr m:val="̃"/>
          </m:accPr>
          <m:e>
            <m:r>
              <m:t>b</m:t>
            </m:r>
          </m:e>
        </m:acc>
        <m:r>
          <m:rPr>
            <m:sty m:val="p"/>
          </m:rPr>
          <m:t>∈</m:t>
        </m:r>
        <m:sSup>
          <m:e>
            <m:r>
              <m:rPr>
                <m:scr m:val="double-struck"/>
                <m:sty m:val="p"/>
              </m:rPr>
              <m:t>R</m:t>
            </m:r>
          </m:e>
          <m:sup>
            <m:r>
              <m:t>m</m:t>
            </m:r>
          </m:sup>
        </m:sSup>
      </m:oMath>
      <w:del w:id="12919" w:author="PR Preview" w:date="2026-01-01T00:00:00Z">
        <w:r>
          <w:delText xml:space="preserve">.</w:delText>
        </w:r>
      </w:del>
      <w:del w:id="12920" w:author="PR Preview" w:date="2026-01-01T00:00:00Z">
        <w:r>
          <w:delText xml:space="preserve"> </w:delText>
        </w:r>
      </w:del>
      <w:del w:id="12921" w:author="PR Preview" w:date="2026-01-01T00:00:00Z">
        <w:r>
          <w:delText xml:space="preserve">The least squares solution (</w:delText>
        </w:r>
      </w:del>
      <w:hyperlink w:anchor="def-least-squares">
        <w:del w:id="12922" w:author="PR Preview" w:date="2026-01-01T00:00:00Z">
          <w:r>
            <w:rPr>
              <w:rStyle w:val="Hyperlink"/>
            </w:rPr>
            <w:delText xml:space="preserve">Definition 96</w:delText>
          </w:r>
        </w:del>
      </w:hyperlink>
      <w:del w:id="12923"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del w:id="12924" w:author="PR Preview" w:date="2026-01-01T00:00:00Z">
        <w:r>
          <w:delText xml:space="preserve">which back substitution computes (</w:delText>
        </w:r>
      </w:del>
      <w:hyperlink w:anchor="thm-back-substitution">
        <w:del w:id="12925" w:author="PR Preview" w:date="2026-01-01T00:00:00Z">
          <w:r>
            <w:rPr>
              <w:rStyle w:val="Hyperlink"/>
            </w:rPr>
            <w:delText xml:space="preserve">Theorem 93</w:delText>
          </w:r>
        </w:del>
      </w:hyperlink>
      <w:del w:id="12926" w:author="PR Preview" w:date="2026-01-01T00:00:00Z">
        <w:r>
          <w:delText xml:space="preserve">).</w:delText>
        </w:r>
      </w:del>
      <w:del w:id="12927" w:author="PR Preview" w:date="2026-01-01T00:00:00Z">
        <w:r>
          <w:delText xml:space="preserve"> </w:delText>
        </w:r>
      </w:del>
      <w:del w:id="12928" w:author="PR Preview" w:date="2026-01-01T00:00:00Z">
        <w:r>
          <w:delText xml:space="preserve">When</w:delText>
        </w:r>
      </w:del>
      <w:del w:id="12929" w:author="PR Preview" w:date="2026-01-01T00:00:00Z">
        <w:r>
          <w:delText xml:space="preserve"> </w:delText>
        </w:r>
      </w:del>
      <m:oMath>
        <m:r>
          <m:t>m</m:t>
        </m:r>
        <m:r>
          <m:rPr>
            <m:sty m:val="p"/>
          </m:rPr>
          <m:t>=</m:t>
        </m:r>
        <m:r>
          <m:t>n</m:t>
        </m:r>
      </m:oMath>
      <w:del w:id="12930" w:author="PR Preview" w:date="2026-01-01T00:00:00Z">
        <w:r>
          <w:delText xml:space="preserve">, it is the unique solution of</w:delText>
        </w:r>
      </w:del>
      <w:del w:id="12931"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2932" w:author="PR Preview" w:date="2026-01-01T00:00:00Z">
        <w:r>
          <w:delText xml:space="preserve">.</w:delText>
        </w:r>
      </w:del>
    </w:p>
    <w:p>
      <w:pPr>
        <w:pStyle w:val="BodyText"/>
      </w:pPr>
      <w:del w:id="12933" w:author="PR Preview" w:date="2026-01-01T00:00:00Z">
        <w:r>
          <w:rPr>
            <w:i/>
            <w:iCs/>
          </w:rPr>
          <w:delText xml:space="preserve">Proof</w:delText>
        </w:r>
      </w:del>
      <w:del w:id="12934" w:author="PR Preview" w:date="2026-01-01T00:00:00Z">
        <w:r>
          <w:delText xml:space="preserve">. </w:delText>
        </w:r>
      </w:del>
      <m:oMath>
        <m:r>
          <m:rPr>
            <m:sty m:val="bi"/>
          </m:rPr>
          <m:t>R</m:t>
        </m:r>
      </m:oMath>
      <w:del w:id="12935" w:author="PR Preview" w:date="2026-01-01T00:00:00Z">
        <w:r>
          <w:delText xml:space="preserve"> </w:delText>
        </w:r>
      </w:del>
      <w:del w:id="12936" w:author="PR Preview" w:date="2026-01-01T00:00:00Z">
        <w:r>
          <w:delText xml:space="preserve">is upper triangular with positive diagonal,</w:delText>
        </w:r>
      </w:del>
      <w:del w:id="12937" w:author="PR Preview" w:date="2026-01-01T00:00:00Z">
        <w:r>
          <w:delText xml:space="preserve"> </w:delText>
        </w:r>
      </w:del>
      <w:del w:id="12938" w:author="PR Preview" w:date="2026-01-01T00:00:00Z">
        <w:r>
          <w:delText xml:space="preserve">so</w:delText>
        </w:r>
      </w:del>
      <w:del w:id="12939" w:author="PR Preview" w:date="2026-01-01T00:00:00Z">
        <w:r>
          <w:delText xml:space="preserve"> </w:delText>
        </w:r>
      </w:del>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del w:id="12940" w:author="PR Preview" w:date="2026-01-01T00:00:00Z">
        <w:r>
          <w:delText xml:space="preserve"> </w:delText>
        </w:r>
      </w:del>
      <w:del w:id="12941" w:author="PR Preview" w:date="2026-01-01T00:00:00Z">
        <w:r>
          <w:delText xml:space="preserve">has exactly one solution</w:delText>
        </w:r>
      </w:del>
      <w:del w:id="12942" w:author="PR Preview" w:date="2026-01-01T00:00:00Z">
        <w:r>
          <w:delText xml:space="preserve"> </w:delText>
        </w:r>
      </w:del>
      <m:oMath>
        <m:acc>
          <m:accPr>
            <m:chr m:val="̂"/>
          </m:accPr>
          <m:e>
            <m:acc>
              <m:accPr>
                <m:chr m:val="̃"/>
              </m:accPr>
              <m:e>
                <m:r>
                  <m:t>x</m:t>
                </m:r>
              </m:e>
            </m:acc>
          </m:e>
        </m:acc>
      </m:oMath>
      <w:del w:id="12943" w:author="PR Preview" w:date="2026-01-01T00:00:00Z">
        <w:r>
          <w:delText xml:space="preserve"> </w:delText>
        </w:r>
      </w:del>
      <w:del w:id="12944" w:author="PR Preview" w:date="2026-01-01T00:00:00Z">
        <w:r>
          <w:delText xml:space="preserve">(</w:delText>
        </w:r>
      </w:del>
      <w:hyperlink w:anchor="thm-back-substitution">
        <w:del w:id="12945" w:author="PR Preview" w:date="2026-01-01T00:00:00Z">
          <w:r>
            <w:rPr>
              <w:rStyle w:val="Hyperlink"/>
            </w:rPr>
            <w:delText xml:space="preserve">Theorem 93</w:delText>
          </w:r>
        </w:del>
      </w:hyperlink>
      <w:del w:id="12946" w:author="PR Preview" w:date="2026-01-01T00:00:00Z">
        <w:r>
          <w:delText xml:space="preserve">).</w:delText>
        </w:r>
      </w:del>
      <w:del w:id="12947"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12948" w:author="PR Preview" w:date="2026-01-01T00:00:00Z">
        <w:r>
          <w:delText xml:space="preserve">, as in the proof of</w:delText>
        </w:r>
      </w:del>
      <w:del w:id="12949" w:author="PR Preview" w:date="2026-01-01T00:00:00Z">
        <w:r>
          <w:delText xml:space="preserve"> </w:delText>
        </w:r>
      </w:del>
      <w:hyperlink w:anchor="thm-projector-onb">
        <w:del w:id="12950" w:author="PR Preview" w:date="2026-01-01T00:00:00Z">
          <w:r>
            <w:rPr>
              <w:rStyle w:val="Hyperlink"/>
            </w:rPr>
            <w:delText xml:space="preserve">Theorem 82</w:delText>
          </w:r>
        </w:del>
      </w:hyperlink>
      <w:del w:id="12951" w:author="PR Preview" w:date="2026-01-01T00:00:00Z">
        <w:r>
          <w:delText xml:space="preserve">.</w:delText>
        </w:r>
      </w:del>
      <w:del w:id="12952" w:author="PR Preview" w:date="2026-01-01T00:00:00Z">
        <w:r>
          <w:delText xml:space="preserve"> </w:delText>
        </w:r>
      </w:del>
      <w:del w:id="12953"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12954" w:author="PR Preview" w:date="2026-01-01T00:00:00Z">
        <w:r>
          <w:delText xml:space="preserve">so</w:delText>
        </w:r>
      </w:del>
      <w:del w:id="12955" w:author="PR Preview" w:date="2026-01-01T00:00:00Z">
        <w:r>
          <w:delText xml:space="preserve"> </w:delText>
        </w:r>
      </w:del>
      <m:oMath>
        <m:acc>
          <m:accPr>
            <m:chr m:val="̂"/>
          </m:accPr>
          <m:e>
            <m:acc>
              <m:accPr>
                <m:chr m:val="̃"/>
              </m:accPr>
              <m:e>
                <m:r>
                  <m:t>x</m:t>
                </m:r>
              </m:e>
            </m:acc>
          </m:e>
        </m:acc>
      </m:oMath>
      <w:del w:id="12956" w:author="PR Preview" w:date="2026-01-01T00:00:00Z">
        <w:r>
          <w:delText xml:space="preserve"> </w:delText>
        </w:r>
      </w:del>
      <w:del w:id="12957" w:author="PR Preview" w:date="2026-01-01T00:00:00Z">
        <w:r>
          <w:delText xml:space="preserve">solves the normal equations and is the least squares solution</w:delText>
        </w:r>
      </w:del>
      <w:del w:id="12958" w:author="PR Preview" w:date="2026-01-01T00:00:00Z">
        <w:r>
          <w:delText xml:space="preserve"> </w:delText>
        </w:r>
      </w:del>
      <w:del w:id="12959" w:author="PR Preview" w:date="2026-01-01T00:00:00Z">
        <w:r>
          <w:delText xml:space="preserve">(</w:delText>
        </w:r>
      </w:del>
      <w:hyperlink w:anchor="thm-normal-equations">
        <w:del w:id="12960" w:author="PR Preview" w:date="2026-01-01T00:00:00Z">
          <w:r>
            <w:rPr>
              <w:rStyle w:val="Hyperlink"/>
            </w:rPr>
            <w:delText xml:space="preserve">Theorem 95</w:delText>
          </w:r>
        </w:del>
      </w:hyperlink>
      <w:del w:id="12961" w:author="PR Preview" w:date="2026-01-01T00:00:00Z">
        <w:r>
          <w:delText xml:space="preserve">), which is unique because</w:delText>
        </w:r>
      </w:del>
      <w:del w:id="12962"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2963" w:author="PR Preview" w:date="2026-01-01T00:00:00Z">
        <w:r>
          <w:delText xml:space="preserve">.</w:delText>
        </w:r>
      </w:del>
      <w:del w:id="12964" w:author="PR Preview" w:date="2026-01-01T00:00:00Z">
        <w:r>
          <w:delText xml:space="preserve"> </w:delText>
        </w:r>
      </w:del>
      <w:del w:id="12965" w:author="PR Preview" w:date="2026-01-01T00:00:00Z">
        <w:r>
          <w:delText xml:space="preserve">When</w:delText>
        </w:r>
      </w:del>
      <w:del w:id="12966" w:author="PR Preview" w:date="2026-01-01T00:00:00Z">
        <w:r>
          <w:delText xml:space="preserve"> </w:delText>
        </w:r>
      </w:del>
      <m:oMath>
        <m:r>
          <m:t>m</m:t>
        </m:r>
        <m:r>
          <m:rPr>
            <m:sty m:val="p"/>
          </m:rPr>
          <m:t>=</m:t>
        </m:r>
        <m:r>
          <m:t>n</m:t>
        </m:r>
      </m:oMath>
      <w:del w:id="12967" w:author="PR Preview" w:date="2026-01-01T00:00:00Z">
        <w:r>
          <w:delText xml:space="preserve">,</w:delText>
        </w:r>
      </w:del>
    </w:p>
    <w:p>
      <w:pPr>
        <w:pStyle w:val="BodyText"/>
      </w:pPr>
      <w:ins w:id="12968" w:author="PR Preview" w:date="2026-01-01T00:00:00Z">
        <w:r>
          <w:rPr>
            <w:b/>
            <w:bCs/>
          </w:rPr>
          <w:t xml:space="preserve">Theorem 99 (Solving least squares by QR)</w:t>
        </w:r>
      </w:ins>
      <w:ins w:id="12969" w:author="PR Preview" w:date="2026-01-01T00:00:00Z">
        <w:r>
          <w:t xml:space="preserve"> </w:t>
        </w:r>
      </w:ins>
      <w:ins w:id="12970" w:author="PR Preview" w:date="2026-01-01T00:00:00Z">
        <w:r>
          <w:t xml:space="preserve">Let</w:t>
        </w:r>
      </w:ins>
      <w:ins w:id="12971" w:author="PR Preview" w:date="2026-01-01T00:00:00Z">
        <w:r>
          <w:t xml:space="preserve"> </w:t>
        </w:r>
      </w:ins>
      <m:oMath>
        <m:r>
          <m:rPr>
            <m:sty m:val="bi"/>
          </m:rPr>
          <m:t>A</m:t>
        </m:r>
      </m:oMath>
      <w:ins w:id="12972" w:author="PR Preview" w:date="2026-01-01T00:00:00Z">
        <w:r>
          <w:t xml:space="preserve"> </w:t>
        </w:r>
      </w:ins>
      <w:ins w:id="12973" w:author="PR Preview" w:date="2026-01-01T00:00:00Z">
        <w:r>
          <w:t xml:space="preserve">be</w:t>
        </w:r>
      </w:ins>
      <w:ins w:id="12974" w:author="PR Preview" w:date="2026-01-01T00:00:00Z">
        <w:r>
          <w:t xml:space="preserve"> </w:t>
        </w:r>
      </w:ins>
      <m:oMath>
        <m:r>
          <m:t>m</m:t>
        </m:r>
        <m:r>
          <m:rPr>
            <m:sty m:val="p"/>
          </m:rPr>
          <m:t>×</m:t>
        </m:r>
        <m:r>
          <m:t>n</m:t>
        </m:r>
      </m:oMath>
      <w:ins w:id="12975" w:author="PR Preview" w:date="2026-01-01T00:00:00Z">
        <w:r>
          <w:t xml:space="preserve"> </w:t>
        </w:r>
      </w:ins>
      <w:ins w:id="12976" w:author="PR Preview" w:date="2026-01-01T00:00:00Z">
        <w:r>
          <w:t xml:space="preserve">with</w:t>
        </w:r>
      </w:ins>
      <w:ins w:id="12977" w:author="PR Preview" w:date="2026-01-01T00:00:00Z">
        <w:r>
          <w:t xml:space="preserve"> </w:t>
        </w:r>
      </w:ins>
      <m:oMath>
        <m:r>
          <m:rPr>
            <m:sty m:val="p"/>
          </m:rPr>
          <m:t>rank</m:t>
        </m:r>
        <m:r>
          <m:rPr>
            <m:sty m:val="p"/>
          </m:rPr>
          <m:t>(</m:t>
        </m:r>
        <m:r>
          <m:rPr>
            <m:sty m:val="bi"/>
          </m:rPr>
          <m:t>A</m:t>
        </m:r>
        <m:r>
          <m:rPr>
            <m:sty m:val="p"/>
          </m:rPr>
          <m:t>)</m:t>
        </m:r>
        <m:r>
          <m:rPr>
            <m:sty m:val="p"/>
          </m:rPr>
          <m:t>=</m:t>
        </m:r>
        <m:r>
          <m:t>n</m:t>
        </m:r>
      </m:oMath>
      <w:ins w:id="12978" w:author="PR Preview" w:date="2026-01-01T00:00:00Z">
        <w:r>
          <w:t xml:space="preserve">,</w:t>
        </w:r>
      </w:ins>
      <w:ins w:id="12979" w:author="PR Preview" w:date="2026-01-01T00:00:00Z">
        <w:r>
          <w:t xml:space="preserve"> </w:t>
        </w:r>
      </w:ins>
      <w:ins w:id="12980" w:author="PR Preview" w:date="2026-01-01T00:00:00Z">
        <w:r>
          <w:t xml:space="preserve">with QR factorization</w:t>
        </w:r>
      </w:ins>
      <w:ins w:id="12981" w:author="PR Preview" w:date="2026-01-01T00:00:00Z">
        <w:r>
          <w:t xml:space="preserve"> </w:t>
        </w:r>
      </w:ins>
      <m:oMath>
        <m:r>
          <m:rPr>
            <m:sty m:val="bi"/>
          </m:rPr>
          <m:t>A</m:t>
        </m:r>
        <m:r>
          <m:rPr>
            <m:sty m:val="p"/>
          </m:rPr>
          <m:t>=</m:t>
        </m:r>
        <m:r>
          <m:rPr>
            <m:sty m:val="bi"/>
          </m:rPr>
          <m:t>Q</m:t>
        </m:r>
        <m:r>
          <m:rPr>
            <m:sty m:val="bi"/>
          </m:rPr>
          <m:t>R</m:t>
        </m:r>
      </m:oMath>
      <w:ins w:id="12982" w:author="PR Preview" w:date="2026-01-01T00:00:00Z">
        <w:r>
          <w:t xml:space="preserve"> </w:t>
        </w:r>
      </w:ins>
      <w:ins w:id="12983" w:author="PR Preview" w:date="2026-01-01T00:00:00Z">
        <w:r>
          <w:t xml:space="preserve">(</w:t>
        </w:r>
      </w:ins>
      <w:hyperlink w:anchor="thm-qr">
        <w:ins w:id="12984" w:author="PR Preview" w:date="2026-01-01T00:00:00Z">
          <w:r>
            <w:rPr>
              <w:rStyle w:val="Hyperlink"/>
            </w:rPr>
            <w:t xml:space="preserve">Theorem 97</w:t>
          </w:r>
        </w:ins>
      </w:hyperlink>
      <w:ins w:id="12985" w:author="PR Preview" w:date="2026-01-01T00:00:00Z">
        <w:r>
          <w:t xml:space="preserve">), and let</w:t>
        </w:r>
      </w:ins>
      <w:ins w:id="12986" w:author="PR Preview" w:date="2026-01-01T00:00:00Z">
        <w:r>
          <w:t xml:space="preserve"> </w:t>
        </w:r>
      </w:ins>
      <m:oMath>
        <m:acc>
          <m:accPr>
            <m:chr m:val="̃"/>
          </m:accPr>
          <m:e>
            <m:r>
              <m:t>b</m:t>
            </m:r>
          </m:e>
        </m:acc>
        <m:r>
          <m:rPr>
            <m:sty m:val="p"/>
          </m:rPr>
          <m:t>∈</m:t>
        </m:r>
        <m:sSup>
          <m:e>
            <m:r>
              <m:rPr>
                <m:scr m:val="double-struck"/>
                <m:sty m:val="p"/>
              </m:rPr>
              <m:t>R</m:t>
            </m:r>
          </m:e>
          <m:sup>
            <m:r>
              <m:t>m</m:t>
            </m:r>
          </m:sup>
        </m:sSup>
      </m:oMath>
      <w:ins w:id="12987" w:author="PR Preview" w:date="2026-01-01T00:00:00Z">
        <w:r>
          <w:t xml:space="preserve">.</w:t>
        </w:r>
      </w:ins>
      <w:ins w:id="12988" w:author="PR Preview" w:date="2026-01-01T00:00:00Z">
        <w:r>
          <w:t xml:space="preserve"> </w:t>
        </w:r>
      </w:ins>
      <w:ins w:id="12989" w:author="PR Preview" w:date="2026-01-01T00:00:00Z">
        <w:r>
          <w:t xml:space="preserve">The least squares solution (</w:t>
        </w:r>
      </w:ins>
      <w:hyperlink w:anchor="def-least-squares">
        <w:ins w:id="12990" w:author="PR Preview" w:date="2026-01-01T00:00:00Z">
          <w:r>
            <w:rPr>
              <w:rStyle w:val="Hyperlink"/>
            </w:rPr>
            <w:t xml:space="preserve">Definition 96</w:t>
          </w:r>
        </w:ins>
      </w:hyperlink>
      <w:ins w:id="12991" w:author="PR Preview" w:date="2026-01-01T00:00:00Z">
        <w:r>
          <w:t xml:space="preserve">) is the unique solution of</w:t>
        </w:r>
      </w:ins>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ins w:id="12992" w:author="PR Preview" w:date="2026-01-01T00:00:00Z">
        <w:r>
          <w:t xml:space="preserve">which back substitution computes (</w:t>
        </w:r>
      </w:ins>
      <w:hyperlink w:anchor="thm-back-substitution">
        <w:ins w:id="12993" w:author="PR Preview" w:date="2026-01-01T00:00:00Z">
          <w:r>
            <w:rPr>
              <w:rStyle w:val="Hyperlink"/>
            </w:rPr>
            <w:t xml:space="preserve">Theorem 96</w:t>
          </w:r>
        </w:ins>
      </w:hyperlink>
      <w:ins w:id="12994" w:author="PR Preview" w:date="2026-01-01T00:00:00Z">
        <w:r>
          <w:t xml:space="preserve">).</w:t>
        </w:r>
      </w:ins>
      <w:ins w:id="12995" w:author="PR Preview" w:date="2026-01-01T00:00:00Z">
        <w:r>
          <w:t xml:space="preserve"> </w:t>
        </w:r>
      </w:ins>
      <w:ins w:id="12996" w:author="PR Preview" w:date="2026-01-01T00:00:00Z">
        <w:r>
          <w:t xml:space="preserve">When</w:t>
        </w:r>
      </w:ins>
      <w:ins w:id="12997" w:author="PR Preview" w:date="2026-01-01T00:00:00Z">
        <w:r>
          <w:t xml:space="preserve"> </w:t>
        </w:r>
      </w:ins>
      <m:oMath>
        <m:r>
          <m:t>m</m:t>
        </m:r>
        <m:r>
          <m:rPr>
            <m:sty m:val="p"/>
          </m:rPr>
          <m:t>=</m:t>
        </m:r>
        <m:r>
          <m:t>n</m:t>
        </m:r>
      </m:oMath>
      <w:ins w:id="12998" w:author="PR Preview" w:date="2026-01-01T00:00:00Z">
        <w:r>
          <w:t xml:space="preserve">, it is the unique solution of</w:t>
        </w:r>
      </w:ins>
      <w:ins w:id="12999" w:author="PR Preview" w:date="2026-01-01T00:00:00Z">
        <w:r>
          <w:t xml:space="preserve"> </w:t>
        </w:r>
      </w:ins>
      <m:oMath>
        <m:r>
          <m:rPr>
            <m:sty m:val="bi"/>
          </m:rPr>
          <m:t>A</m:t>
        </m:r>
        <m:acc>
          <m:accPr>
            <m:chr m:val="̃"/>
          </m:accPr>
          <m:e>
            <m:r>
              <m:t>x</m:t>
            </m:r>
          </m:e>
        </m:acc>
        <m:r>
          <m:rPr>
            <m:sty m:val="p"/>
          </m:rPr>
          <m:t>=</m:t>
        </m:r>
        <m:acc>
          <m:accPr>
            <m:chr m:val="̃"/>
          </m:accPr>
          <m:e>
            <m:r>
              <m:t>b</m:t>
            </m:r>
          </m:e>
        </m:acc>
      </m:oMath>
      <w:ins w:id="13000" w:author="PR Preview" w:date="2026-01-01T00:00:00Z">
        <w:r>
          <w:t xml:space="preserve">.</w:t>
        </w:r>
      </w:ins>
    </w:p>
    <w:bookmarkEnd w:id="555"/>
    <w:p>
      <w:pPr>
        <w:pStyle w:val="BodyText"/>
      </w:pPr>
      <w:ins w:id="13001" w:author="PR Preview" w:date="2026-01-01T00:00:00Z">
        <w:r>
          <w:rPr>
            <w:i/>
            <w:iCs/>
          </w:rPr>
          <w:t xml:space="preserve">Proof</w:t>
        </w:r>
      </w:ins>
      <w:ins w:id="13002" w:author="PR Preview" w:date="2026-01-01T00:00:00Z">
        <w:r>
          <w:t xml:space="preserve">. </w:t>
        </w:r>
      </w:ins>
      <m:oMath>
        <m:r>
          <m:rPr>
            <m:sty m:val="bi"/>
          </m:rPr>
          <m:t>R</m:t>
        </m:r>
      </m:oMath>
      <w:ins w:id="13003" w:author="PR Preview" w:date="2026-01-01T00:00:00Z">
        <w:r>
          <w:t xml:space="preserve"> </w:t>
        </w:r>
      </w:ins>
      <w:ins w:id="13004" w:author="PR Preview" w:date="2026-01-01T00:00:00Z">
        <w:r>
          <w:t xml:space="preserve">is upper triangular with positive diagonal,</w:t>
        </w:r>
      </w:ins>
      <w:ins w:id="13005" w:author="PR Preview" w:date="2026-01-01T00:00:00Z">
        <w:r>
          <w:t xml:space="preserve"> </w:t>
        </w:r>
      </w:ins>
      <w:ins w:id="13006" w:author="PR Preview" w:date="2026-01-01T00:00:00Z">
        <w:r>
          <w:t xml:space="preserve">so</w:t>
        </w:r>
      </w:ins>
      <w:ins w:id="13007" w:author="PR Preview" w:date="2026-01-01T00:00:00Z">
        <w:r>
          <w:t xml:space="preserve"> </w:t>
        </w:r>
      </w:ins>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ins w:id="13008" w:author="PR Preview" w:date="2026-01-01T00:00:00Z">
        <w:r>
          <w:t xml:space="preserve"> </w:t>
        </w:r>
      </w:ins>
      <w:ins w:id="13009" w:author="PR Preview" w:date="2026-01-01T00:00:00Z">
        <w:r>
          <w:t xml:space="preserve">has exactly one solution</w:t>
        </w:r>
      </w:ins>
      <w:ins w:id="13010" w:author="PR Preview" w:date="2026-01-01T00:00:00Z">
        <w:r>
          <w:t xml:space="preserve"> </w:t>
        </w:r>
      </w:ins>
      <m:oMath>
        <m:acc>
          <m:accPr>
            <m:chr m:val="̂"/>
          </m:accPr>
          <m:e>
            <m:acc>
              <m:accPr>
                <m:chr m:val="̃"/>
              </m:accPr>
              <m:e>
                <m:r>
                  <m:t>x</m:t>
                </m:r>
              </m:e>
            </m:acc>
          </m:e>
        </m:acc>
      </m:oMath>
      <w:ins w:id="13011" w:author="PR Preview" w:date="2026-01-01T00:00:00Z">
        <w:r>
          <w:t xml:space="preserve"> </w:t>
        </w:r>
      </w:ins>
      <w:ins w:id="13012" w:author="PR Preview" w:date="2026-01-01T00:00:00Z">
        <w:r>
          <w:t xml:space="preserve">(</w:t>
        </w:r>
      </w:ins>
      <w:hyperlink w:anchor="thm-back-substitution">
        <w:ins w:id="13013" w:author="PR Preview" w:date="2026-01-01T00:00:00Z">
          <w:r>
            <w:rPr>
              <w:rStyle w:val="Hyperlink"/>
            </w:rPr>
            <w:t xml:space="preserve">Theorem 96</w:t>
          </w:r>
        </w:ins>
      </w:hyperlink>
      <w:ins w:id="13014" w:author="PR Preview" w:date="2026-01-01T00:00:00Z">
        <w:r>
          <w:t xml:space="preserve">).</w:t>
        </w:r>
      </w:ins>
      <w:ins w:id="13015"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13016" w:author="PR Preview" w:date="2026-01-01T00:00:00Z">
        <w:r>
          <w:t xml:space="preserve">, as in the proof of</w:t>
        </w:r>
      </w:ins>
      <w:ins w:id="13017" w:author="PR Preview" w:date="2026-01-01T00:00:00Z">
        <w:r>
          <w:t xml:space="preserve"> </w:t>
        </w:r>
      </w:ins>
      <w:hyperlink w:anchor="thm-projector-onb">
        <w:ins w:id="13018" w:author="PR Preview" w:date="2026-01-01T00:00:00Z">
          <w:r>
            <w:rPr>
              <w:rStyle w:val="Hyperlink"/>
            </w:rPr>
            <w:t xml:space="preserve">Theorem 84</w:t>
          </w:r>
        </w:ins>
      </w:hyperlink>
      <w:ins w:id="13019" w:author="PR Preview" w:date="2026-01-01T00:00:00Z">
        <w:r>
          <w:t xml:space="preserve">.</w:t>
        </w:r>
      </w:ins>
      <w:ins w:id="13020" w:author="PR Preview" w:date="2026-01-01T00:00:00Z">
        <w:r>
          <w:t xml:space="preserve"> </w:t>
        </w:r>
      </w:ins>
      <w:ins w:id="13021" w:author="PR Preview" w:date="2026-01-01T00:00:00Z">
        <w:r>
          <w:t xml:space="preserve">Then</w:t>
        </w:r>
      </w:ins>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ins w:id="13022" w:author="PR Preview" w:date="2026-01-01T00:00:00Z">
        <w:r>
          <w:t xml:space="preserve">so</w:t>
        </w:r>
      </w:ins>
      <w:ins w:id="13023" w:author="PR Preview" w:date="2026-01-01T00:00:00Z">
        <w:r>
          <w:t xml:space="preserve"> </w:t>
        </w:r>
      </w:ins>
      <m:oMath>
        <m:acc>
          <m:accPr>
            <m:chr m:val="̂"/>
          </m:accPr>
          <m:e>
            <m:acc>
              <m:accPr>
                <m:chr m:val="̃"/>
              </m:accPr>
              <m:e>
                <m:r>
                  <m:t>x</m:t>
                </m:r>
              </m:e>
            </m:acc>
          </m:e>
        </m:acc>
      </m:oMath>
      <w:ins w:id="13024" w:author="PR Preview" w:date="2026-01-01T00:00:00Z">
        <w:r>
          <w:t xml:space="preserve"> </w:t>
        </w:r>
      </w:ins>
      <w:ins w:id="13025" w:author="PR Preview" w:date="2026-01-01T00:00:00Z">
        <w:r>
          <w:t xml:space="preserve">solves the normal equations and is the least squares solution</w:t>
        </w:r>
      </w:ins>
      <w:ins w:id="13026" w:author="PR Preview" w:date="2026-01-01T00:00:00Z">
        <w:r>
          <w:t xml:space="preserve"> </w:t>
        </w:r>
      </w:ins>
      <w:ins w:id="13027" w:author="PR Preview" w:date="2026-01-01T00:00:00Z">
        <w:r>
          <w:t xml:space="preserve">(</w:t>
        </w:r>
      </w:ins>
      <w:hyperlink w:anchor="thm-normal-equations">
        <w:ins w:id="13028" w:author="PR Preview" w:date="2026-01-01T00:00:00Z">
          <w:r>
            <w:rPr>
              <w:rStyle w:val="Hyperlink"/>
            </w:rPr>
            <w:t xml:space="preserve">Theorem 98</w:t>
          </w:r>
        </w:ins>
      </w:hyperlink>
      <w:ins w:id="13029" w:author="PR Preview" w:date="2026-01-01T00:00:00Z">
        <w:r>
          <w:t xml:space="preserve">), which is unique because</w:t>
        </w:r>
      </w:ins>
      <w:ins w:id="13030" w:author="PR Preview" w:date="2026-01-01T00:00:00Z">
        <w:r>
          <w:t xml:space="preserve"> </w:t>
        </w:r>
      </w:ins>
      <m:oMath>
        <m:r>
          <m:rPr>
            <m:sty m:val="p"/>
          </m:rPr>
          <m:t>rank</m:t>
        </m:r>
        <m:r>
          <m:rPr>
            <m:sty m:val="p"/>
          </m:rPr>
          <m:t>(</m:t>
        </m:r>
        <m:r>
          <m:rPr>
            <m:sty m:val="bi"/>
          </m:rPr>
          <m:t>A</m:t>
        </m:r>
        <m:r>
          <m:rPr>
            <m:sty m:val="p"/>
          </m:rPr>
          <m:t>)</m:t>
        </m:r>
        <m:r>
          <m:rPr>
            <m:sty m:val="p"/>
          </m:rPr>
          <m:t>=</m:t>
        </m:r>
        <m:r>
          <m:t>n</m:t>
        </m:r>
      </m:oMath>
      <w:ins w:id="13031" w:author="PR Preview" w:date="2026-01-01T00:00:00Z">
        <w:r>
          <w:t xml:space="preserve">.</w:t>
        </w:r>
      </w:ins>
      <w:ins w:id="13032" w:author="PR Preview" w:date="2026-01-01T00:00:00Z">
        <w:r>
          <w:t xml:space="preserve"> </w:t>
        </w:r>
      </w:ins>
      <w:ins w:id="13033" w:author="PR Preview" w:date="2026-01-01T00:00:00Z">
        <w:r>
          <w:t xml:space="preserve">When</w:t>
        </w:r>
      </w:ins>
      <w:ins w:id="13034" w:author="PR Preview" w:date="2026-01-01T00:00:00Z">
        <w:r>
          <w:t xml:space="preserve"> </w:t>
        </w:r>
      </w:ins>
      <m:oMath>
        <m:r>
          <m:t>m</m:t>
        </m:r>
        <m:r>
          <m:rPr>
            <m:sty m:val="p"/>
          </m:rPr>
          <m:t>=</m:t>
        </m:r>
        <m:r>
          <m:t>n</m:t>
        </m:r>
      </m:oMath>
      <w:ins w:id="13035"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56" w:name="exm-qr-least-squares"/>
    <w:p>
      <w:pPr>
        <w:pStyle w:val="BodyText"/>
      </w:pPr>
      <w:del w:id="13036" w:author="PR Preview" w:date="2026-01-01T00:00:00Z">
        <w:r>
          <w:rPr>
            <w:b/>
            <w:bCs/>
          </w:rPr>
          <w:delText xml:space="preserve">Example 176 (The least squares line by QR)</w:delText>
        </w:r>
      </w:del>
      <w:del w:id="13037" w:author="PR Preview" w:date="2026-01-01T00:00:00Z">
        <w:r>
          <w:delText xml:space="preserve"> </w:delText>
        </w:r>
      </w:del>
      <w:del w:id="13038" w:author="PR Preview" w:date="2026-01-01T00:00:00Z">
        <w:r>
          <w:delText xml:space="preserve">For</w:delText>
        </w:r>
      </w:del>
      <w:del w:id="13039" w:author="PR Preview" w:date="2026-01-01T00:00:00Z">
        <w:r>
          <w:delText xml:space="preserve"> </w:delText>
        </w:r>
      </w:del>
      <m:oMath>
        <m:r>
          <m:rPr>
            <m:sty m:val="bi"/>
          </m:rPr>
          <m:t>A</m:t>
        </m:r>
      </m:oMath>
      <w:del w:id="13040" w:author="PR Preview" w:date="2026-01-01T00:00:00Z">
        <w:r>
          <w:delText xml:space="preserve"> </w:delText>
        </w:r>
      </w:del>
      <w:del w:id="13041" w:author="PR Preview" w:date="2026-01-01T00:00:00Z">
        <w:r>
          <w:delText xml:space="preserve">and</w:delText>
        </w:r>
      </w:del>
      <w:del w:id="13042" w:author="PR Preview" w:date="2026-01-01T00:00:00Z">
        <w:r>
          <w:delText xml:space="preserve"> </w:delText>
        </w:r>
      </w:del>
      <m:oMath>
        <m:acc>
          <m:accPr>
            <m:chr m:val="̃"/>
          </m:accPr>
          <m:e>
            <m:r>
              <m:t>b</m:t>
            </m:r>
          </m:e>
        </m:acc>
      </m:oMath>
      <w:del w:id="13043" w:author="PR Preview" w:date="2026-01-01T00:00:00Z">
        <w:r>
          <w:delText xml:space="preserve"> </w:delText>
        </w:r>
      </w:del>
      <w:del w:id="13044" w:author="PR Preview" w:date="2026-01-01T00:00:00Z">
        <w:r>
          <w:delText xml:space="preserve">of</w:delText>
        </w:r>
      </w:del>
      <w:del w:id="13045" w:author="PR Preview" w:date="2026-01-01T00:00:00Z">
        <w:r>
          <w:delText xml:space="preserve"> </w:delText>
        </w:r>
      </w:del>
      <w:hyperlink w:anchor="exm-normal-equations">
        <w:del w:id="13046" w:author="PR Preview" w:date="2026-01-01T00:00:00Z">
          <w:r>
            <w:rPr>
              <w:rStyle w:val="Hyperlink"/>
            </w:rPr>
            <w:delText xml:space="preserve">Example 174</w:delText>
          </w:r>
        </w:del>
      </w:hyperlink>
      <w:del w:id="13047" w:author="PR Preview" w:date="2026-01-01T00:00:00Z">
        <w:r>
          <w:delText xml:space="preserve">,</w:delText>
        </w:r>
      </w:del>
      <w:del w:id="13048" w:author="PR Preview" w:date="2026-01-01T00:00:00Z">
        <w:r>
          <w:delText xml:space="preserve"> </w:delText>
        </w:r>
      </w:del>
      <w:del w:id="13049" w:author="PR Preview" w:date="2026-01-01T00:00:00Z">
        <w:r>
          <w:delText xml:space="preserve">Gram-Schmidt gives</w:delText>
        </w:r>
      </w:del>
      <w:del w:id="13050" w:author="PR Preview" w:date="2026-01-01T00:00:00Z">
        <w:r>
          <w:delText xml:space="preserve"> </w:delText>
        </w:r>
      </w:del>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13051" w:author="PR Preview" w:date="2026-01-01T00:00:00Z">
        <w:r>
          <w:delText xml:space="preserve">;</w:delText>
        </w:r>
      </w:del>
      <w:del w:id="13052" w:author="PR Preview" w:date="2026-01-01T00:00:00Z">
        <w:r>
          <w:delText xml:space="preserve"> </w:delText>
        </w:r>
      </w:del>
      <w:del w:id="13053" w:author="PR Preview" w:date="2026-01-01T00:00:00Z">
        <w:r>
          <w:delText xml:space="preserve">then</w:delText>
        </w:r>
      </w:del>
    </w:p>
    <w:p>
      <w:pPr>
        <w:pStyle w:val="BodyText"/>
      </w:pPr>
      <w:ins w:id="13054" w:author="PR Preview" w:date="2026-01-01T00:00:00Z">
        <w:r>
          <w:rPr>
            <w:b/>
            <w:bCs/>
          </w:rPr>
          <w:t xml:space="preserve">Example 180 (The least squares line by QR)</w:t>
        </w:r>
      </w:ins>
      <w:ins w:id="13055" w:author="PR Preview" w:date="2026-01-01T00:00:00Z">
        <w:r>
          <w:t xml:space="preserve"> </w:t>
        </w:r>
      </w:ins>
      <w:ins w:id="13056" w:author="PR Preview" w:date="2026-01-01T00:00:00Z">
        <w:r>
          <w:t xml:space="preserve">For</w:t>
        </w:r>
      </w:ins>
      <w:ins w:id="13057" w:author="PR Preview" w:date="2026-01-01T00:00:00Z">
        <w:r>
          <w:t xml:space="preserve"> </w:t>
        </w:r>
      </w:ins>
      <m:oMath>
        <m:r>
          <m:rPr>
            <m:sty m:val="bi"/>
          </m:rPr>
          <m:t>A</m:t>
        </m:r>
      </m:oMath>
      <w:ins w:id="13058" w:author="PR Preview" w:date="2026-01-01T00:00:00Z">
        <w:r>
          <w:t xml:space="preserve"> </w:t>
        </w:r>
      </w:ins>
      <w:ins w:id="13059" w:author="PR Preview" w:date="2026-01-01T00:00:00Z">
        <w:r>
          <w:t xml:space="preserve">and</w:t>
        </w:r>
      </w:ins>
      <w:ins w:id="13060" w:author="PR Preview" w:date="2026-01-01T00:00:00Z">
        <w:r>
          <w:t xml:space="preserve"> </w:t>
        </w:r>
      </w:ins>
      <m:oMath>
        <m:acc>
          <m:accPr>
            <m:chr m:val="̃"/>
          </m:accPr>
          <m:e>
            <m:r>
              <m:t>b</m:t>
            </m:r>
          </m:e>
        </m:acc>
      </m:oMath>
      <w:ins w:id="13061" w:author="PR Preview" w:date="2026-01-01T00:00:00Z">
        <w:r>
          <w:t xml:space="preserve"> </w:t>
        </w:r>
      </w:ins>
      <w:ins w:id="13062" w:author="PR Preview" w:date="2026-01-01T00:00:00Z">
        <w:r>
          <w:t xml:space="preserve">of</w:t>
        </w:r>
      </w:ins>
      <w:ins w:id="13063" w:author="PR Preview" w:date="2026-01-01T00:00:00Z">
        <w:r>
          <w:t xml:space="preserve"> </w:t>
        </w:r>
      </w:ins>
      <w:hyperlink w:anchor="exm-normal-equations">
        <w:ins w:id="13064" w:author="PR Preview" w:date="2026-01-01T00:00:00Z">
          <w:r>
            <w:rPr>
              <w:rStyle w:val="Hyperlink"/>
            </w:rPr>
            <w:t xml:space="preserve">Example 178</w:t>
          </w:r>
        </w:ins>
      </w:hyperlink>
      <w:ins w:id="13065" w:author="PR Preview" w:date="2026-01-01T00:00:00Z">
        <w:r>
          <w:t xml:space="preserve">,</w:t>
        </w:r>
      </w:ins>
      <w:ins w:id="13066" w:author="PR Preview" w:date="2026-01-01T00:00:00Z">
        <w:r>
          <w:t xml:space="preserve"> </w:t>
        </w:r>
      </w:ins>
      <w:ins w:id="13067" w:author="PR Preview" w:date="2026-01-01T00:00:00Z">
        <w:r>
          <w:t xml:space="preserve">Gram-Schmidt gives</w:t>
        </w:r>
      </w:ins>
      <w:ins w:id="13068" w:author="PR Preview" w:date="2026-01-01T00:00:00Z">
        <w:r>
          <w:t xml:space="preserve"> </w:t>
        </w:r>
      </w:ins>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ins w:id="13069" w:author="PR Preview" w:date="2026-01-01T00:00:00Z">
        <w:r>
          <w:t xml:space="preserve">;</w:t>
        </w:r>
      </w:ins>
      <w:ins w:id="13070" w:author="PR Preview" w:date="2026-01-01T00:00:00Z">
        <w:r>
          <w:t xml:space="preserve"> </w:t>
        </w:r>
      </w:ins>
      <w:ins w:id="13071" w:author="PR Preview" w:date="2026-01-01T00:00:00Z">
        <w:r>
          <w:t xml:space="preserve">then</w:t>
        </w:r>
      </w:ins>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del w:id="13072" w:author="PR Preview" w:date="2026-01-01T00:00:00Z">
        <w:r>
          <w:delText xml:space="preserve">the solution found in</w:delText>
        </w:r>
      </w:del>
      <w:del w:id="13073" w:author="PR Preview" w:date="2026-01-01T00:00:00Z">
        <w:r>
          <w:delText xml:space="preserve"> </w:delText>
        </w:r>
      </w:del>
      <w:hyperlink w:anchor="exm-normal-equations">
        <w:del w:id="13074" w:author="PR Preview" w:date="2026-01-01T00:00:00Z">
          <w:r>
            <w:rPr>
              <w:rStyle w:val="Hyperlink"/>
            </w:rPr>
            <w:delText xml:space="preserve">Example 174</w:delText>
          </w:r>
        </w:del>
      </w:hyperlink>
      <w:del w:id="13075" w:author="PR Preview" w:date="2026-01-01T00:00:00Z">
        <w:r>
          <w:delText xml:space="preserve">.</w:delText>
        </w:r>
      </w:del>
    </w:p>
    <w:p>
      <w:pPr>
        <w:pStyle w:val="FirstParagraph"/>
      </w:pPr>
      <w:ins w:id="13076" w:author="PR Preview" w:date="2026-01-01T00:00:00Z">
        <w:r>
          <w:t xml:space="preserve">the solution found in</w:t>
        </w:r>
      </w:ins>
      <w:ins w:id="13077" w:author="PR Preview" w:date="2026-01-01T00:00:00Z">
        <w:r>
          <w:t xml:space="preserve"> </w:t>
        </w:r>
      </w:ins>
      <w:hyperlink w:anchor="exm-normal-equations">
        <w:ins w:id="13078" w:author="PR Preview" w:date="2026-01-01T00:00:00Z">
          <w:r>
            <w:rPr>
              <w:rStyle w:val="Hyperlink"/>
            </w:rPr>
            <w:t xml:space="preserve">Example 178</w:t>
          </w:r>
        </w:ins>
      </w:hyperlink>
      <w:ins w:id="13079" w:author="PR Preview" w:date="2026-01-01T00:00:00Z">
        <w:r>
          <w:t xml:space="preserve">.</w:t>
        </w:r>
      </w:ins>
    </w:p>
    <w:bookmarkEnd w:id="556"/>
    <w:bookmarkStart w:id="557"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7"/>
    <w:bookmarkStart w:id="558" w:name="exm-lu"/>
    <w:p>
      <w:pPr>
        <w:pStyle w:val="BodyText"/>
      </w:pPr>
      <w:del w:id="13080" w:author="PR Preview" w:date="2026-01-01T00:00:00Z">
        <w:r>
          <w:rPr>
            <w:b/>
            <w:bCs/>
          </w:rPr>
          <w:delText xml:space="preserve">Example 177 (An LU factorization of a</w:delText>
        </w:r>
      </w:del>
      <w:del w:id="13081" w:author="PR Preview" w:date="2026-01-01T00:00:00Z">
        <w:r>
          <w:rPr>
            <w:b/>
            <w:bCs/>
          </w:rPr>
          <w:delText xml:space="preserve"> </w:delText>
        </w:r>
      </w:del>
      <m:oMath>
        <m:r>
          <m:t>3</m:t>
        </m:r>
        <m:r>
          <m:rPr>
            <m:sty m:val="p"/>
          </m:rPr>
          <m:t>×</m:t>
        </m:r>
        <m:r>
          <m:t>3</m:t>
        </m:r>
      </m:oMath>
      <w:del w:id="13082" w:author="PR Preview" w:date="2026-01-01T00:00:00Z">
        <w:r>
          <w:rPr>
            <w:b/>
            <w:bCs/>
          </w:rPr>
          <w:delText xml:space="preserve"> </w:delText>
        </w:r>
      </w:del>
      <w:del w:id="13083" w:author="PR Preview" w:date="2026-01-01T00:00:00Z">
        <w:r>
          <w:rPr>
            <w:b/>
            <w:bCs/>
          </w:rPr>
          <w:delText xml:space="preserve">matrix)</w:delText>
        </w:r>
      </w:del>
      <w:del w:id="13084" w:author="PR Preview" w:date="2026-01-01T00:00:00Z">
        <w:r>
          <w:delText xml:space="preserve"> </w:delText>
        </w:r>
      </w:del>
      <w:del w:id="13085" w:author="PR Preview" w:date="2026-01-01T00:00:00Z">
        <w:r>
          <w:delText xml:space="preserve">Let</w:delText>
        </w:r>
      </w:del>
      <w:del w:id="1308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del w:id="13087" w:author="PR Preview" w:date="2026-01-01T00:00:00Z">
        <w:r>
          <w:delText xml:space="preserve">,</w:delText>
        </w:r>
      </w:del>
      <w:del w:id="13088" w:author="PR Preview" w:date="2026-01-01T00:00:00Z">
        <w:r>
          <w:delText xml:space="preserve"> </w:delText>
        </w:r>
      </w:del>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del w:id="13089" w:author="PR Preview" w:date="2026-01-01T00:00:00Z">
        <w:r>
          <w:delText xml:space="preserve"> </w:delText>
        </w:r>
      </w:del>
      <w:del w:id="13090" w:author="PR Preview" w:date="2026-01-01T00:00:00Z">
        <w:r>
          <w:delText xml:space="preserve">(unit lower triangular) and</w:delText>
        </w:r>
      </w:del>
      <w:del w:id="1309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13092" w:author="PR Preview" w:date="2026-01-01T00:00:00Z">
        <w:r>
          <w:delText xml:space="preserve"> </w:delText>
        </w:r>
      </w:del>
      <w:del w:id="13093" w:author="PR Preview" w:date="2026-01-01T00:00:00Z">
        <w:r>
          <w:delText xml:space="preserve">(upper triangular).</w:delText>
        </w:r>
      </w:del>
      <w:del w:id="13094" w:author="PR Preview" w:date="2026-01-01T00:00:00Z">
        <w:r>
          <w:delText xml:space="preserve"> </w:delText>
        </w:r>
      </w:del>
      <w:del w:id="13095" w:author="PR Preview" w:date="2026-01-01T00:00:00Z">
        <w:r>
          <w:delText xml:space="preserve">By 4, entry</w:delText>
        </w:r>
      </w:del>
      <w:del w:id="13096" w:author="PR Preview" w:date="2026-01-01T00:00:00Z">
        <w:r>
          <w:delText xml:space="preserve"> </w:delText>
        </w:r>
      </w:del>
      <m:oMath>
        <m:r>
          <m:rPr>
            <m:sty m:val="p"/>
          </m:rPr>
          <m:t>(</m:t>
        </m:r>
        <m:r>
          <m:t>i</m:t>
        </m:r>
        <m:r>
          <m:rPr>
            <m:sty m:val="p"/>
          </m:rPr>
          <m:t>,</m:t>
        </m:r>
        <m:r>
          <m:t>j</m:t>
        </m:r>
        <m:r>
          <m:rPr>
            <m:sty m:val="p"/>
          </m:rPr>
          <m:t>)</m:t>
        </m:r>
      </m:oMath>
      <w:del w:id="13097" w:author="PR Preview" w:date="2026-01-01T00:00:00Z">
        <w:r>
          <w:delText xml:space="preserve"> </w:delText>
        </w:r>
      </w:del>
      <w:del w:id="13098" w:author="PR Preview" w:date="2026-01-01T00:00:00Z">
        <w:r>
          <w:delText xml:space="preserve">of</w:delText>
        </w:r>
      </w:del>
      <w:del w:id="13099" w:author="PR Preview" w:date="2026-01-01T00:00:00Z">
        <w:r>
          <w:delText xml:space="preserve"> </w:delText>
        </w:r>
      </w:del>
      <m:oMath>
        <m:r>
          <m:rPr>
            <m:sty m:val="bi"/>
          </m:rPr>
          <m:t>L</m:t>
        </m:r>
        <m:r>
          <m:rPr>
            <m:sty m:val="bi"/>
          </m:rPr>
          <m:t>U</m:t>
        </m:r>
      </m:oMath>
      <w:del w:id="13100" w:author="PR Preview" w:date="2026-01-01T00:00:00Z">
        <w:r>
          <w:delText xml:space="preserve"> </w:delText>
        </w:r>
      </w:del>
      <w:del w:id="13101" w:author="PR Preview" w:date="2026-01-01T00:00:00Z">
        <w:r>
          <w:delText xml:space="preserve">is</w:delText>
        </w:r>
      </w:del>
      <w:del w:id="1310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del w:id="13103" w:author="PR Preview" w:date="2026-01-01T00:00:00Z">
        <w:r>
          <w:delText xml:space="preserve">,</w:delText>
        </w:r>
      </w:del>
      <w:del w:id="13104" w:author="PR Preview" w:date="2026-01-01T00:00:00Z">
        <w:r>
          <w:delText xml:space="preserve"> </w:delText>
        </w:r>
      </w:del>
      <w:del w:id="13105" w:author="PR Preview" w:date="2026-01-01T00:00:00Z">
        <w:r>
          <w:delText xml:space="preserve">so row</w:delText>
        </w:r>
      </w:del>
      <w:del w:id="13106" w:author="PR Preview" w:date="2026-01-01T00:00:00Z">
        <w:r>
          <w:delText xml:space="preserve"> </w:delText>
        </w:r>
      </w:del>
      <m:oMath>
        <m:r>
          <m:t>i</m:t>
        </m:r>
      </m:oMath>
      <w:del w:id="13107" w:author="PR Preview" w:date="2026-01-01T00:00:00Z">
        <w:r>
          <w:delText xml:space="preserve"> </w:delText>
        </w:r>
      </w:del>
      <w:del w:id="13108" w:author="PR Preview" w:date="2026-01-01T00:00:00Z">
        <w:r>
          <w:delText xml:space="preserve">of</w:delText>
        </w:r>
      </w:del>
      <w:del w:id="13109" w:author="PR Preview" w:date="2026-01-01T00:00:00Z">
        <w:r>
          <w:delText xml:space="preserve"> </w:delText>
        </w:r>
      </w:del>
      <m:oMath>
        <m:r>
          <m:rPr>
            <m:sty m:val="bi"/>
          </m:rPr>
          <m:t>L</m:t>
        </m:r>
        <m:r>
          <m:rPr>
            <m:sty m:val="bi"/>
          </m:rPr>
          <m:t>U</m:t>
        </m:r>
      </m:oMath>
      <w:del w:id="13110" w:author="PR Preview" w:date="2026-01-01T00:00:00Z">
        <w:r>
          <w:delText xml:space="preserve"> </w:delText>
        </w:r>
      </w:del>
      <w:del w:id="13111" w:author="PR Preview" w:date="2026-01-01T00:00:00Z">
        <w:r>
          <w:delText xml:space="preserve">is</w:delText>
        </w:r>
      </w:del>
      <w:del w:id="13112" w:author="PR Preview" w:date="2026-01-01T00:00:00Z">
        <w:r>
          <w:delText xml:space="preserve"> </w:delText>
        </w:r>
      </w:del>
      <m:oMath>
        <m:nary>
          <m:naryPr>
            <m:chr m:val="∑"/>
            <m:limLoc m:val="undOvr"/>
            <m:subHide m:val="off"/>
            <m:supHide m:val="on"/>
          </m:naryPr>
          <m:sub>
            <m:r>
              <m:t>k</m:t>
            </m:r>
          </m:sub>
          <m:sup>
            <m:r>
              <m:t>​</m:t>
            </m:r>
          </m:sup>
          <m:e>
            <m:sSub>
              <m:e>
                <m:r>
                  <m:t>ℓ</m:t>
                </m:r>
              </m:e>
              <m:sub>
                <m:r>
                  <m:t>i</m:t>
                </m:r>
                <m:r>
                  <m:t>k</m:t>
                </m:r>
              </m:sub>
            </m:sSub>
          </m:e>
        </m:nary>
      </m:oMath>
      <w:del w:id="13113" w:author="PR Preview" w:date="2026-01-01T00:00:00Z">
        <w:r>
          <w:delText xml:space="preserve"> </w:delText>
        </w:r>
      </w:del>
      <w:del w:id="13114" w:author="PR Preview" w:date="2026-01-01T00:00:00Z">
        <w:r>
          <w:delText xml:space="preserve">times row</w:delText>
        </w:r>
      </w:del>
      <w:del w:id="13115" w:author="PR Preview" w:date="2026-01-01T00:00:00Z">
        <w:r>
          <w:delText xml:space="preserve"> </w:delText>
        </w:r>
      </w:del>
      <m:oMath>
        <m:r>
          <m:t>k</m:t>
        </m:r>
      </m:oMath>
      <w:del w:id="13116" w:author="PR Preview" w:date="2026-01-01T00:00:00Z">
        <w:r>
          <w:delText xml:space="preserve"> </w:delText>
        </w:r>
      </w:del>
      <w:del w:id="13117" w:author="PR Preview" w:date="2026-01-01T00:00:00Z">
        <w:r>
          <w:delText xml:space="preserve">of</w:delText>
        </w:r>
      </w:del>
      <w:del w:id="13118" w:author="PR Preview" w:date="2026-01-01T00:00:00Z">
        <w:r>
          <w:delText xml:space="preserve"> </w:delText>
        </w:r>
      </w:del>
      <m:oMath>
        <m:r>
          <m:rPr>
            <m:sty m:val="bi"/>
          </m:rPr>
          <m:t>U</m:t>
        </m:r>
      </m:oMath>
      <w:del w:id="13119" w:author="PR Preview" w:date="2026-01-01T00:00:00Z">
        <w:r>
          <w:delText xml:space="preserve">.</w:delText>
        </w:r>
      </w:del>
      <w:del w:id="13120" w:author="PR Preview" w:date="2026-01-01T00:00:00Z">
        <w:r>
          <w:delText xml:space="preserve"> </w:delText>
        </w:r>
      </w:del>
      <w:del w:id="13121" w:author="PR Preview" w:date="2026-01-01T00:00:00Z">
        <w:r>
          <w:delText xml:space="preserve">Row 1 is</w:delText>
        </w:r>
      </w:del>
      <w:del w:id="13122" w:author="PR Preview" w:date="2026-01-01T00:00:00Z">
        <w:r>
          <w:delText xml:space="preserve"> </w:delText>
        </w:r>
      </w:del>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del w:id="13123" w:author="PR Preview" w:date="2026-01-01T00:00:00Z">
        <w:r>
          <w:delText xml:space="preserve">;</w:delText>
        </w:r>
      </w:del>
      <w:del w:id="13124" w:author="PR Preview" w:date="2026-01-01T00:00:00Z">
        <w:r>
          <w:delText xml:space="preserve"> </w:delText>
        </w:r>
      </w:del>
      <w:del w:id="13125" w:author="PR Preview" w:date="2026-01-01T00:00:00Z">
        <w:r>
          <w:delText xml:space="preserve">row 2 is</w:delText>
        </w:r>
      </w:del>
      <w:del w:id="13126" w:author="PR Preview" w:date="2026-01-01T00:00:00Z">
        <w:r>
          <w:delText xml:space="preserve"> </w:delText>
        </w:r>
      </w:del>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del w:id="13127" w:author="PR Preview" w:date="2026-01-01T00:00:00Z">
        <w:r>
          <w:delText xml:space="preserve">,</w:delText>
        </w:r>
      </w:del>
      <w:del w:id="13128" w:author="PR Preview" w:date="2026-01-01T00:00:00Z">
        <w:r>
          <w:delText xml:space="preserve"> </w:delText>
        </w:r>
      </w:del>
      <w:del w:id="13129" w:author="PR Preview" w:date="2026-01-01T00:00:00Z">
        <w:r>
          <w:delText xml:space="preserve">and row 3 is</w:delText>
        </w:r>
      </w:del>
      <w:del w:id="13130" w:author="PR Preview" w:date="2026-01-01T00:00:00Z">
        <w:r>
          <w:delText xml:space="preserve"> </w:delText>
        </w:r>
      </w:del>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del w:id="13131" w:author="PR Preview" w:date="2026-01-01T00:00:00Z">
        <w:r>
          <w:delText xml:space="preserve">.</w:delText>
        </w:r>
      </w:del>
      <w:del w:id="13132" w:author="PR Preview" w:date="2026-01-01T00:00:00Z">
        <w:r>
          <w:delText xml:space="preserve"> </w:delText>
        </w:r>
      </w:del>
      <w:del w:id="13133" w:author="PR Preview" w:date="2026-01-01T00:00:00Z">
        <w:r>
          <w:delText xml:space="preserve">These are the rows of</w:delText>
        </w:r>
      </w:del>
      <w:del w:id="13134" w:author="PR Preview" w:date="2026-01-01T00:00:00Z">
        <w:r>
          <w:delText xml:space="preserve"> </w:delText>
        </w:r>
      </w:del>
      <m:oMath>
        <m:r>
          <m:rPr>
            <m:sty m:val="bi"/>
          </m:rPr>
          <m:t>A</m:t>
        </m:r>
      </m:oMath>
      <w:del w:id="13135" w:author="PR Preview" w:date="2026-01-01T00:00:00Z">
        <w:r>
          <w:delText xml:space="preserve">, so</w:delText>
        </w:r>
      </w:del>
      <w:del w:id="13136" w:author="PR Preview" w:date="2026-01-01T00:00:00Z">
        <w:r>
          <w:delText xml:space="preserve"> </w:delText>
        </w:r>
      </w:del>
      <m:oMath>
        <m:r>
          <m:rPr>
            <m:sty m:val="bi"/>
          </m:rPr>
          <m:t>L</m:t>
        </m:r>
        <m:r>
          <m:rPr>
            <m:sty m:val="bi"/>
          </m:rPr>
          <m:t>U</m:t>
        </m:r>
        <m:r>
          <m:rPr>
            <m:sty m:val="p"/>
          </m:rPr>
          <m:t>=</m:t>
        </m:r>
        <m:r>
          <m:rPr>
            <m:sty m:val="bi"/>
          </m:rPr>
          <m:t>A</m:t>
        </m:r>
      </m:oMath>
      <w:del w:id="13137" w:author="PR Preview" w:date="2026-01-01T00:00:00Z">
        <w:r>
          <w:delText xml:space="preserve"> </w:delText>
        </w:r>
      </w:del>
      <w:del w:id="13138" w:author="PR Preview" w:date="2026-01-01T00:00:00Z">
        <w:r>
          <w:delText xml:space="preserve">is an LU factorization.</w:delText>
        </w:r>
      </w:del>
      <w:del w:id="13139" w:author="PR Preview" w:date="2026-01-01T00:00:00Z">
        <w:r>
          <w:delText xml:space="preserve"> </w:delText>
        </w:r>
      </w:del>
      <w:del w:id="13140" w:author="PR Preview" w:date="2026-01-01T00:00:00Z">
        <w:r>
          <w:delText xml:space="preserve">The below-diagonal entries of</w:delText>
        </w:r>
      </w:del>
      <w:del w:id="13141" w:author="PR Preview" w:date="2026-01-01T00:00:00Z">
        <w:r>
          <w:delText xml:space="preserve"> </w:delText>
        </w:r>
      </w:del>
      <m:oMath>
        <m:r>
          <m:rPr>
            <m:sty m:val="bi"/>
          </m:rPr>
          <m:t>L</m:t>
        </m:r>
      </m:oMath>
      <w:del w:id="13142" w:author="PR Preview" w:date="2026-01-01T00:00:00Z">
        <w:r>
          <w:delText xml:space="preserve"> </w:delText>
        </w:r>
      </w:del>
      <w:del w:id="13143" w:author="PR Preview" w:date="2026-01-01T00:00:00Z">
        <w:r>
          <w:delText xml:space="preserve">are the negatives of the multiples of earlier rows</w:delText>
        </w:r>
      </w:del>
      <w:del w:id="13144" w:author="PR Preview" w:date="2026-01-01T00:00:00Z">
        <w:r>
          <w:delText xml:space="preserve"> </w:delText>
        </w:r>
      </w:del>
      <w:del w:id="13145" w:author="PR Preview" w:date="2026-01-01T00:00:00Z">
        <w:r>
          <w:delText xml:space="preserve">that Gaussian elimination adds to reduce</w:delText>
        </w:r>
      </w:del>
      <w:del w:id="13146" w:author="PR Preview" w:date="2026-01-01T00:00:00Z">
        <w:r>
          <w:delText xml:space="preserve"> </w:delText>
        </w:r>
      </w:del>
      <m:oMath>
        <m:r>
          <m:rPr>
            <m:sty m:val="bi"/>
          </m:rPr>
          <m:t>A</m:t>
        </m:r>
      </m:oMath>
      <w:del w:id="13147" w:author="PR Preview" w:date="2026-01-01T00:00:00Z">
        <w:r>
          <w:delText xml:space="preserve"> </w:delText>
        </w:r>
      </w:del>
      <w:del w:id="13148" w:author="PR Preview" w:date="2026-01-01T00:00:00Z">
        <w:r>
          <w:delText xml:space="preserve">to</w:delText>
        </w:r>
      </w:del>
      <w:del w:id="13149" w:author="PR Preview" w:date="2026-01-01T00:00:00Z">
        <w:r>
          <w:delText xml:space="preserve"> </w:delText>
        </w:r>
      </w:del>
      <m:oMath>
        <m:r>
          <m:rPr>
            <m:sty m:val="bi"/>
          </m:rPr>
          <m:t>U</m:t>
        </m:r>
      </m:oMath>
      <w:del w:id="13150" w:author="PR Preview" w:date="2026-01-01T00:00:00Z">
        <w:r>
          <w:delText xml:space="preserve">.</w:delText>
        </w:r>
      </w:del>
    </w:p>
    <w:p>
      <w:pPr>
        <w:pStyle w:val="BodyText"/>
      </w:pPr>
      <w:del w:id="13151" w:author="PR Preview" w:date="2026-01-01T00:00:00Z">
        <w:r>
          <w:rPr>
            <w:b/>
            <w:bCs/>
          </w:rPr>
          <w:delText xml:space="preserve">Example 178 (An invertible matrix with no LU factorization)</w:delText>
        </w:r>
      </w:del>
      <w:del w:id="13152"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13153" w:author="PR Preview" w:date="2026-01-01T00:00:00Z">
        <w:r>
          <w:delText xml:space="preserve"> </w:delText>
        </w:r>
      </w:del>
      <w:del w:id="13154" w:author="PR Preview" w:date="2026-01-01T00:00:00Z">
        <w:r>
          <w:delText xml:space="preserve">is invertible:</w:delText>
        </w:r>
      </w:del>
      <w:del w:id="13155" w:author="PR Preview" w:date="2026-01-01T00:00:00Z">
        <w:r>
          <w:delText xml:space="preserve"> </w:delText>
        </w:r>
      </w:del>
      <m:oMath>
        <m:sSup>
          <m:e>
            <m:r>
              <m:rPr>
                <m:sty m:val="bi"/>
              </m:rPr>
              <m:t>P</m:t>
            </m:r>
          </m:e>
          <m:sup>
            <m:r>
              <m:t>2</m:t>
            </m:r>
          </m:sup>
        </m:sSup>
        <m:r>
          <m:rPr>
            <m:sty m:val="p"/>
          </m:rPr>
          <m:t>=</m:t>
        </m:r>
        <m:sSub>
          <m:e>
            <m:r>
              <m:rPr>
                <m:sty m:val="bi"/>
              </m:rPr>
              <m:t>I</m:t>
            </m:r>
          </m:e>
          <m:sub>
            <m:r>
              <m:t>2</m:t>
            </m:r>
          </m:sub>
        </m:sSub>
      </m:oMath>
      <w:del w:id="13156" w:author="PR Preview" w:date="2026-01-01T00:00:00Z">
        <w:r>
          <w:delText xml:space="preserve">, so</w:delText>
        </w:r>
      </w:del>
      <w:del w:id="13157" w:author="PR Preview" w:date="2026-01-01T00:00:00Z">
        <w:r>
          <w:delText xml:space="preserve"> </w:delText>
        </w:r>
      </w:del>
      <m:oMath>
        <m:sSup>
          <m:e>
            <m:r>
              <m:rPr>
                <m:sty m:val="bi"/>
              </m:rPr>
              <m:t>P</m:t>
            </m:r>
          </m:e>
          <m:sup>
            <m:r>
              <m:rPr>
                <m:sty m:val="p"/>
              </m:rPr>
              <m:t>−</m:t>
            </m:r>
            <m:r>
              <m:t>1</m:t>
            </m:r>
          </m:sup>
        </m:sSup>
        <m:r>
          <m:rPr>
            <m:sty m:val="p"/>
          </m:rPr>
          <m:t>=</m:t>
        </m:r>
        <m:r>
          <m:rPr>
            <m:sty m:val="bi"/>
          </m:rPr>
          <m:t>P</m:t>
        </m:r>
      </m:oMath>
      <w:del w:id="13158" w:author="PR Preview" w:date="2026-01-01T00:00:00Z">
        <w:r>
          <w:delText xml:space="preserve"> </w:delText>
        </w:r>
      </w:del>
      <w:del w:id="13159" w:author="PR Preview" w:date="2026-01-01T00:00:00Z">
        <w:r>
          <w:delText xml:space="preserve">(5);</w:delText>
        </w:r>
      </w:del>
      <w:del w:id="13160" w:author="PR Preview" w:date="2026-01-01T00:00:00Z">
        <w:r>
          <w:delText xml:space="preserve"> </w:delText>
        </w:r>
      </w:del>
      <w:del w:id="13161" w:author="PR Preview" w:date="2026-01-01T00:00:00Z">
        <w:r>
          <w:delText xml:space="preserve">but it has no LU factorization.</w:delText>
        </w:r>
      </w:del>
      <w:del w:id="13162" w:author="PR Preview" w:date="2026-01-01T00:00:00Z">
        <w:r>
          <w:delText xml:space="preserve"> </w:delText>
        </w:r>
      </w:del>
      <w:del w:id="13163" w:author="PR Preview" w:date="2026-01-01T00:00:00Z">
        <w:r>
          <w:delText xml:space="preserve">If</w:delText>
        </w:r>
      </w:del>
      <w:del w:id="13164" w:author="PR Preview" w:date="2026-01-01T00:00:00Z">
        <w:r>
          <w:delText xml:space="preserve"> </w:delText>
        </w:r>
      </w:del>
      <m:oMath>
        <m:r>
          <m:rPr>
            <m:sty m:val="bi"/>
          </m:rPr>
          <m:t>P</m:t>
        </m:r>
        <m:r>
          <m:rPr>
            <m:sty m:val="p"/>
          </m:rPr>
          <m:t>=</m:t>
        </m:r>
        <m:r>
          <m:rPr>
            <m:sty m:val="bi"/>
          </m:rPr>
          <m:t>L</m:t>
        </m:r>
        <m:r>
          <m:rPr>
            <m:sty m:val="bi"/>
          </m:rPr>
          <m:t>U</m:t>
        </m:r>
      </m:oMath>
      <w:del w:id="13165" w:author="PR Preview" w:date="2026-01-01T00:00:00Z">
        <w:r>
          <w:delText xml:space="preserve">, the</w:delText>
        </w:r>
      </w:del>
      <w:del w:id="13166" w:author="PR Preview" w:date="2026-01-01T00:00:00Z">
        <w:r>
          <w:delText xml:space="preserve"> </w:delText>
        </w:r>
      </w:del>
      <m:oMath>
        <m:r>
          <m:rPr>
            <m:sty m:val="p"/>
          </m:rPr>
          <m:t>(</m:t>
        </m:r>
        <m:r>
          <m:t>1</m:t>
        </m:r>
        <m:r>
          <m:rPr>
            <m:sty m:val="p"/>
          </m:rPr>
          <m:t>,</m:t>
        </m:r>
        <m:r>
          <m:t>1</m:t>
        </m:r>
        <m:r>
          <m:rPr>
            <m:sty m:val="p"/>
          </m:rPr>
          <m:t>)</m:t>
        </m:r>
      </m:oMath>
      <w:del w:id="13167" w:author="PR Preview" w:date="2026-01-01T00:00:00Z">
        <w:r>
          <w:delText xml:space="preserve"> </w:delText>
        </w:r>
      </w:del>
      <w:del w:id="13168" w:author="PR Preview" w:date="2026-01-01T00:00:00Z">
        <w:r>
          <w:delText xml:space="preserve">entry gives</w:delText>
        </w:r>
      </w:del>
      <w:del w:id="13169" w:author="PR Preview" w:date="2026-01-01T00:00:00Z">
        <w:r>
          <w:delText xml:space="preserve"> </w:delText>
        </w:r>
      </w:del>
      <m:oMath>
        <m:r>
          <m:t>0</m:t>
        </m:r>
        <m:r>
          <m:rPr>
            <m:sty m:val="p"/>
          </m:rPr>
          <m:t>=</m:t>
        </m:r>
        <m:r>
          <m:t>1</m:t>
        </m:r>
        <m:r>
          <m:rPr>
            <m:sty m:val="p"/>
          </m:rPr>
          <m:t>⋅</m:t>
        </m:r>
        <m:sSub>
          <m:e>
            <m:r>
              <m:t>u</m:t>
            </m:r>
          </m:e>
          <m:sub>
            <m:r>
              <m:t>11</m:t>
            </m:r>
          </m:sub>
        </m:sSub>
      </m:oMath>
      <w:del w:id="13170" w:author="PR Preview" w:date="2026-01-01T00:00:00Z">
        <w:r>
          <w:delText xml:space="preserve">, so</w:delText>
        </w:r>
      </w:del>
      <w:del w:id="13171" w:author="PR Preview" w:date="2026-01-01T00:00:00Z">
        <w:r>
          <w:delText xml:space="preserve"> </w:delText>
        </w:r>
      </w:del>
      <m:oMath>
        <m:sSub>
          <m:e>
            <m:r>
              <m:t>u</m:t>
            </m:r>
          </m:e>
          <m:sub>
            <m:r>
              <m:t>11</m:t>
            </m:r>
          </m:sub>
        </m:sSub>
        <m:r>
          <m:rPr>
            <m:sty m:val="p"/>
          </m:rPr>
          <m:t>=</m:t>
        </m:r>
        <m:r>
          <m:t>0</m:t>
        </m:r>
      </m:oMath>
      <w:del w:id="13172" w:author="PR Preview" w:date="2026-01-01T00:00:00Z">
        <w:r>
          <w:delText xml:space="preserve">,</w:delText>
        </w:r>
      </w:del>
      <w:del w:id="13173" w:author="PR Preview" w:date="2026-01-01T00:00:00Z">
        <w:r>
          <w:delText xml:space="preserve"> </w:delText>
        </w:r>
      </w:del>
      <w:del w:id="13174" w:author="PR Preview" w:date="2026-01-01T00:00:00Z">
        <w:r>
          <w:delText xml:space="preserve">and then the</w:delText>
        </w:r>
      </w:del>
      <w:del w:id="13175" w:author="PR Preview" w:date="2026-01-01T00:00:00Z">
        <w:r>
          <w:delText xml:space="preserve"> </w:delText>
        </w:r>
      </w:del>
      <m:oMath>
        <m:r>
          <m:rPr>
            <m:sty m:val="p"/>
          </m:rPr>
          <m:t>(</m:t>
        </m:r>
        <m:r>
          <m:t>2</m:t>
        </m:r>
        <m:r>
          <m:rPr>
            <m:sty m:val="p"/>
          </m:rPr>
          <m:t>,</m:t>
        </m:r>
        <m:r>
          <m:t>1</m:t>
        </m:r>
        <m:r>
          <m:rPr>
            <m:sty m:val="p"/>
          </m:rPr>
          <m:t>)</m:t>
        </m:r>
      </m:oMath>
      <w:del w:id="13176" w:author="PR Preview" w:date="2026-01-01T00:00:00Z">
        <w:r>
          <w:delText xml:space="preserve"> </w:delText>
        </w:r>
      </w:del>
      <w:del w:id="13177" w:author="PR Preview" w:date="2026-01-01T00:00:00Z">
        <w:r>
          <w:delText xml:space="preserve">entry gives</w:delText>
        </w:r>
      </w:del>
    </w:p>
    <w:p>
      <w:pPr>
        <w:pStyle w:val="BodyText"/>
      </w:pPr>
      <w:ins w:id="13178" w:author="PR Preview" w:date="2026-01-01T00:00:00Z">
        <w:r>
          <w:rPr>
            <w:b/>
            <w:bCs/>
          </w:rPr>
          <w:t xml:space="preserve">Example 181 (An LU factorization of a</w:t>
        </w:r>
      </w:ins>
      <w:ins w:id="13179" w:author="PR Preview" w:date="2026-01-01T00:00:00Z">
        <w:r>
          <w:rPr>
            <w:b/>
            <w:bCs/>
          </w:rPr>
          <w:t xml:space="preserve"> </w:t>
        </w:r>
      </w:ins>
      <m:oMath>
        <m:r>
          <m:t>3</m:t>
        </m:r>
        <m:r>
          <m:rPr>
            <m:sty m:val="p"/>
          </m:rPr>
          <m:t>×</m:t>
        </m:r>
        <m:r>
          <m:t>3</m:t>
        </m:r>
      </m:oMath>
      <w:ins w:id="13180" w:author="PR Preview" w:date="2026-01-01T00:00:00Z">
        <w:r>
          <w:rPr>
            <w:b/>
            <w:bCs/>
          </w:rPr>
          <w:t xml:space="preserve"> </w:t>
        </w:r>
      </w:ins>
      <w:ins w:id="13181" w:author="PR Preview" w:date="2026-01-01T00:00:00Z">
        <w:r>
          <w:rPr>
            <w:b/>
            <w:bCs/>
          </w:rPr>
          <w:t xml:space="preserve">matrix)</w:t>
        </w:r>
      </w:ins>
      <w:ins w:id="13182" w:author="PR Preview" w:date="2026-01-01T00:00:00Z">
        <w:r>
          <w:t xml:space="preserve"> </w:t>
        </w:r>
      </w:ins>
      <w:ins w:id="13183" w:author="PR Preview" w:date="2026-01-01T00:00:00Z">
        <w:r>
          <w:t xml:space="preserve">Let</w:t>
        </w:r>
      </w:ins>
      <w:ins w:id="1318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ins w:id="13185" w:author="PR Preview" w:date="2026-01-01T00:00:00Z">
        <w:r>
          <w:t xml:space="preserve">,</w:t>
        </w:r>
      </w:ins>
      <w:ins w:id="13186" w:author="PR Preview" w:date="2026-01-01T00:00:00Z">
        <w:r>
          <w:t xml:space="preserve"> </w:t>
        </w:r>
      </w:ins>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ins w:id="13187" w:author="PR Preview" w:date="2026-01-01T00:00:00Z">
        <w:r>
          <w:t xml:space="preserve"> </w:t>
        </w:r>
      </w:ins>
      <w:ins w:id="13188" w:author="PR Preview" w:date="2026-01-01T00:00:00Z">
        <w:r>
          <w:t xml:space="preserve">(unit lower triangular) and</w:t>
        </w:r>
      </w:ins>
      <w:ins w:id="13189"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13190" w:author="PR Preview" w:date="2026-01-01T00:00:00Z">
        <w:r>
          <w:t xml:space="preserve"> </w:t>
        </w:r>
      </w:ins>
      <w:ins w:id="13191" w:author="PR Preview" w:date="2026-01-01T00:00:00Z">
        <w:r>
          <w:t xml:space="preserve">(upper triangular).</w:t>
        </w:r>
      </w:ins>
      <w:ins w:id="13192" w:author="PR Preview" w:date="2026-01-01T00:00:00Z">
        <w:r>
          <w:t xml:space="preserve"> </w:t>
        </w:r>
      </w:ins>
      <w:ins w:id="13193" w:author="PR Preview" w:date="2026-01-01T00:00:00Z">
        <w:r>
          <w:t xml:space="preserve">By 4, entry</w:t>
        </w:r>
      </w:ins>
      <w:ins w:id="13194" w:author="PR Preview" w:date="2026-01-01T00:00:00Z">
        <w:r>
          <w:t xml:space="preserve"> </w:t>
        </w:r>
      </w:ins>
      <m:oMath>
        <m:r>
          <m:rPr>
            <m:sty m:val="p"/>
          </m:rPr>
          <m:t>(</m:t>
        </m:r>
        <m:r>
          <m:t>i</m:t>
        </m:r>
        <m:r>
          <m:rPr>
            <m:sty m:val="p"/>
          </m:rPr>
          <m:t>,</m:t>
        </m:r>
        <m:r>
          <m:t>j</m:t>
        </m:r>
        <m:r>
          <m:rPr>
            <m:sty m:val="p"/>
          </m:rPr>
          <m:t>)</m:t>
        </m:r>
      </m:oMath>
      <w:ins w:id="13195" w:author="PR Preview" w:date="2026-01-01T00:00:00Z">
        <w:r>
          <w:t xml:space="preserve"> </w:t>
        </w:r>
      </w:ins>
      <w:ins w:id="13196" w:author="PR Preview" w:date="2026-01-01T00:00:00Z">
        <w:r>
          <w:t xml:space="preserve">of</w:t>
        </w:r>
      </w:ins>
      <w:ins w:id="13197" w:author="PR Preview" w:date="2026-01-01T00:00:00Z">
        <w:r>
          <w:t xml:space="preserve"> </w:t>
        </w:r>
      </w:ins>
      <m:oMath>
        <m:r>
          <m:rPr>
            <m:sty m:val="bi"/>
          </m:rPr>
          <m:t>L</m:t>
        </m:r>
        <m:r>
          <m:rPr>
            <m:sty m:val="bi"/>
          </m:rPr>
          <m:t>U</m:t>
        </m:r>
      </m:oMath>
      <w:ins w:id="13198" w:author="PR Preview" w:date="2026-01-01T00:00:00Z">
        <w:r>
          <w:t xml:space="preserve"> </w:t>
        </w:r>
      </w:ins>
      <w:ins w:id="13199" w:author="PR Preview" w:date="2026-01-01T00:00:00Z">
        <w:r>
          <w:t xml:space="preserve">is</w:t>
        </w:r>
      </w:ins>
      <w:ins w:id="1320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ins w:id="13201" w:author="PR Preview" w:date="2026-01-01T00:00:00Z">
        <w:r>
          <w:t xml:space="preserve">,</w:t>
        </w:r>
      </w:ins>
      <w:ins w:id="13202" w:author="PR Preview" w:date="2026-01-01T00:00:00Z">
        <w:r>
          <w:t xml:space="preserve"> </w:t>
        </w:r>
      </w:ins>
      <w:ins w:id="13203" w:author="PR Preview" w:date="2026-01-01T00:00:00Z">
        <w:r>
          <w:t xml:space="preserve">so row</w:t>
        </w:r>
      </w:ins>
      <w:ins w:id="13204" w:author="PR Preview" w:date="2026-01-01T00:00:00Z">
        <w:r>
          <w:t xml:space="preserve"> </w:t>
        </w:r>
      </w:ins>
      <m:oMath>
        <m:r>
          <m:t>i</m:t>
        </m:r>
      </m:oMath>
      <w:ins w:id="13205" w:author="PR Preview" w:date="2026-01-01T00:00:00Z">
        <w:r>
          <w:t xml:space="preserve"> </w:t>
        </w:r>
      </w:ins>
      <w:ins w:id="13206" w:author="PR Preview" w:date="2026-01-01T00:00:00Z">
        <w:r>
          <w:t xml:space="preserve">of</w:t>
        </w:r>
      </w:ins>
      <w:ins w:id="13207" w:author="PR Preview" w:date="2026-01-01T00:00:00Z">
        <w:r>
          <w:t xml:space="preserve"> </w:t>
        </w:r>
      </w:ins>
      <m:oMath>
        <m:r>
          <m:rPr>
            <m:sty m:val="bi"/>
          </m:rPr>
          <m:t>L</m:t>
        </m:r>
        <m:r>
          <m:rPr>
            <m:sty m:val="bi"/>
          </m:rPr>
          <m:t>U</m:t>
        </m:r>
      </m:oMath>
      <w:ins w:id="13208" w:author="PR Preview" w:date="2026-01-01T00:00:00Z">
        <w:r>
          <w:t xml:space="preserve"> </w:t>
        </w:r>
      </w:ins>
      <w:ins w:id="13209" w:author="PR Preview" w:date="2026-01-01T00:00:00Z">
        <w:r>
          <w:t xml:space="preserve">is</w:t>
        </w:r>
      </w:ins>
      <w:ins w:id="13210" w:author="PR Preview" w:date="2026-01-01T00:00:00Z">
        <w:r>
          <w:t xml:space="preserve"> </w:t>
        </w:r>
      </w:ins>
      <m:oMath>
        <m:nary>
          <m:naryPr>
            <m:chr m:val="∑"/>
            <m:limLoc m:val="undOvr"/>
            <m:subHide m:val="off"/>
            <m:supHide m:val="on"/>
          </m:naryPr>
          <m:sub>
            <m:r>
              <m:t>k</m:t>
            </m:r>
          </m:sub>
          <m:sup>
            <m:r>
              <m:t>​</m:t>
            </m:r>
          </m:sup>
          <m:e>
            <m:sSub>
              <m:e>
                <m:r>
                  <m:t>ℓ</m:t>
                </m:r>
              </m:e>
              <m:sub>
                <m:r>
                  <m:t>i</m:t>
                </m:r>
                <m:r>
                  <m:t>k</m:t>
                </m:r>
              </m:sub>
            </m:sSub>
          </m:e>
        </m:nary>
      </m:oMath>
      <w:ins w:id="13211" w:author="PR Preview" w:date="2026-01-01T00:00:00Z">
        <w:r>
          <w:t xml:space="preserve"> </w:t>
        </w:r>
      </w:ins>
      <w:ins w:id="13212" w:author="PR Preview" w:date="2026-01-01T00:00:00Z">
        <w:r>
          <w:t xml:space="preserve">times row</w:t>
        </w:r>
      </w:ins>
      <w:ins w:id="13213" w:author="PR Preview" w:date="2026-01-01T00:00:00Z">
        <w:r>
          <w:t xml:space="preserve"> </w:t>
        </w:r>
      </w:ins>
      <m:oMath>
        <m:r>
          <m:t>k</m:t>
        </m:r>
      </m:oMath>
      <w:ins w:id="13214" w:author="PR Preview" w:date="2026-01-01T00:00:00Z">
        <w:r>
          <w:t xml:space="preserve"> </w:t>
        </w:r>
      </w:ins>
      <w:ins w:id="13215" w:author="PR Preview" w:date="2026-01-01T00:00:00Z">
        <w:r>
          <w:t xml:space="preserve">of</w:t>
        </w:r>
      </w:ins>
      <w:ins w:id="13216" w:author="PR Preview" w:date="2026-01-01T00:00:00Z">
        <w:r>
          <w:t xml:space="preserve"> </w:t>
        </w:r>
      </w:ins>
      <m:oMath>
        <m:r>
          <m:rPr>
            <m:sty m:val="bi"/>
          </m:rPr>
          <m:t>U</m:t>
        </m:r>
      </m:oMath>
      <w:ins w:id="13217" w:author="PR Preview" w:date="2026-01-01T00:00:00Z">
        <w:r>
          <w:t xml:space="preserve">.</w:t>
        </w:r>
      </w:ins>
      <w:ins w:id="13218" w:author="PR Preview" w:date="2026-01-01T00:00:00Z">
        <w:r>
          <w:t xml:space="preserve"> </w:t>
        </w:r>
      </w:ins>
      <w:ins w:id="13219" w:author="PR Preview" w:date="2026-01-01T00:00:00Z">
        <w:r>
          <w:t xml:space="preserve">Row 1 is</w:t>
        </w:r>
      </w:ins>
      <w:ins w:id="13220" w:author="PR Preview" w:date="2026-01-01T00:00:00Z">
        <w:r>
          <w:t xml:space="preserve"> </w:t>
        </w:r>
      </w:ins>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ins w:id="13221" w:author="PR Preview" w:date="2026-01-01T00:00:00Z">
        <w:r>
          <w:t xml:space="preserve">;</w:t>
        </w:r>
      </w:ins>
      <w:ins w:id="13222" w:author="PR Preview" w:date="2026-01-01T00:00:00Z">
        <w:r>
          <w:t xml:space="preserve"> </w:t>
        </w:r>
      </w:ins>
      <w:ins w:id="13223" w:author="PR Preview" w:date="2026-01-01T00:00:00Z">
        <w:r>
          <w:t xml:space="preserve">row 2 is</w:t>
        </w:r>
      </w:ins>
      <w:ins w:id="13224" w:author="PR Preview" w:date="2026-01-01T00:00:00Z">
        <w:r>
          <w:t xml:space="preserve"> </w:t>
        </w:r>
      </w:ins>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ins w:id="13225" w:author="PR Preview" w:date="2026-01-01T00:00:00Z">
        <w:r>
          <w:t xml:space="preserve">,</w:t>
        </w:r>
      </w:ins>
      <w:ins w:id="13226" w:author="PR Preview" w:date="2026-01-01T00:00:00Z">
        <w:r>
          <w:t xml:space="preserve"> </w:t>
        </w:r>
      </w:ins>
      <w:ins w:id="13227" w:author="PR Preview" w:date="2026-01-01T00:00:00Z">
        <w:r>
          <w:t xml:space="preserve">and row 3 is</w:t>
        </w:r>
      </w:ins>
      <w:ins w:id="13228" w:author="PR Preview" w:date="2026-01-01T00:00:00Z">
        <w:r>
          <w:t xml:space="preserve"> </w:t>
        </w:r>
      </w:ins>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ins w:id="13229" w:author="PR Preview" w:date="2026-01-01T00:00:00Z">
        <w:r>
          <w:t xml:space="preserve">.</w:t>
        </w:r>
      </w:ins>
      <w:ins w:id="13230" w:author="PR Preview" w:date="2026-01-01T00:00:00Z">
        <w:r>
          <w:t xml:space="preserve"> </w:t>
        </w:r>
      </w:ins>
      <w:ins w:id="13231" w:author="PR Preview" w:date="2026-01-01T00:00:00Z">
        <w:r>
          <w:t xml:space="preserve">These are the rows of</w:t>
        </w:r>
      </w:ins>
      <w:ins w:id="13232" w:author="PR Preview" w:date="2026-01-01T00:00:00Z">
        <w:r>
          <w:t xml:space="preserve"> </w:t>
        </w:r>
      </w:ins>
      <m:oMath>
        <m:r>
          <m:rPr>
            <m:sty m:val="bi"/>
          </m:rPr>
          <m:t>A</m:t>
        </m:r>
      </m:oMath>
      <w:ins w:id="13233" w:author="PR Preview" w:date="2026-01-01T00:00:00Z">
        <w:r>
          <w:t xml:space="preserve">, so</w:t>
        </w:r>
      </w:ins>
      <w:ins w:id="13234" w:author="PR Preview" w:date="2026-01-01T00:00:00Z">
        <w:r>
          <w:t xml:space="preserve"> </w:t>
        </w:r>
      </w:ins>
      <m:oMath>
        <m:r>
          <m:rPr>
            <m:sty m:val="bi"/>
          </m:rPr>
          <m:t>L</m:t>
        </m:r>
        <m:r>
          <m:rPr>
            <m:sty m:val="bi"/>
          </m:rPr>
          <m:t>U</m:t>
        </m:r>
        <m:r>
          <m:rPr>
            <m:sty m:val="p"/>
          </m:rPr>
          <m:t>=</m:t>
        </m:r>
        <m:r>
          <m:rPr>
            <m:sty m:val="bi"/>
          </m:rPr>
          <m:t>A</m:t>
        </m:r>
      </m:oMath>
      <w:ins w:id="13235" w:author="PR Preview" w:date="2026-01-01T00:00:00Z">
        <w:r>
          <w:t xml:space="preserve"> </w:t>
        </w:r>
      </w:ins>
      <w:ins w:id="13236" w:author="PR Preview" w:date="2026-01-01T00:00:00Z">
        <w:r>
          <w:t xml:space="preserve">is an LU factorization.</w:t>
        </w:r>
      </w:ins>
      <w:ins w:id="13237" w:author="PR Preview" w:date="2026-01-01T00:00:00Z">
        <w:r>
          <w:t xml:space="preserve"> </w:t>
        </w:r>
      </w:ins>
      <w:ins w:id="13238" w:author="PR Preview" w:date="2026-01-01T00:00:00Z">
        <w:r>
          <w:t xml:space="preserve">The below-diagonal entries of</w:t>
        </w:r>
      </w:ins>
      <w:ins w:id="13239" w:author="PR Preview" w:date="2026-01-01T00:00:00Z">
        <w:r>
          <w:t xml:space="preserve"> </w:t>
        </w:r>
      </w:ins>
      <m:oMath>
        <m:r>
          <m:rPr>
            <m:sty m:val="bi"/>
          </m:rPr>
          <m:t>L</m:t>
        </m:r>
      </m:oMath>
      <w:ins w:id="13240" w:author="PR Preview" w:date="2026-01-01T00:00:00Z">
        <w:r>
          <w:t xml:space="preserve"> </w:t>
        </w:r>
      </w:ins>
      <w:ins w:id="13241" w:author="PR Preview" w:date="2026-01-01T00:00:00Z">
        <w:r>
          <w:t xml:space="preserve">are the negatives of the multiples of earlier rows</w:t>
        </w:r>
      </w:ins>
      <w:ins w:id="13242" w:author="PR Preview" w:date="2026-01-01T00:00:00Z">
        <w:r>
          <w:t xml:space="preserve"> </w:t>
        </w:r>
      </w:ins>
      <w:ins w:id="13243" w:author="PR Preview" w:date="2026-01-01T00:00:00Z">
        <w:r>
          <w:t xml:space="preserve">that Gaussian elimination adds to reduce</w:t>
        </w:r>
      </w:ins>
      <w:ins w:id="13244" w:author="PR Preview" w:date="2026-01-01T00:00:00Z">
        <w:r>
          <w:t xml:space="preserve"> </w:t>
        </w:r>
      </w:ins>
      <m:oMath>
        <m:r>
          <m:rPr>
            <m:sty m:val="bi"/>
          </m:rPr>
          <m:t>A</m:t>
        </m:r>
      </m:oMath>
      <w:ins w:id="13245" w:author="PR Preview" w:date="2026-01-01T00:00:00Z">
        <w:r>
          <w:t xml:space="preserve"> </w:t>
        </w:r>
      </w:ins>
      <w:ins w:id="13246" w:author="PR Preview" w:date="2026-01-01T00:00:00Z">
        <w:r>
          <w:t xml:space="preserve">to</w:t>
        </w:r>
      </w:ins>
      <w:ins w:id="13247" w:author="PR Preview" w:date="2026-01-01T00:00:00Z">
        <w:r>
          <w:t xml:space="preserve"> </w:t>
        </w:r>
      </w:ins>
      <m:oMath>
        <m:r>
          <m:rPr>
            <m:sty m:val="bi"/>
          </m:rPr>
          <m:t>U</m:t>
        </m:r>
      </m:oMath>
      <w:ins w:id="13248" w:author="PR Preview" w:date="2026-01-01T00:00:00Z">
        <w:r>
          <w:t xml:space="preserve">.</w:t>
        </w:r>
      </w:ins>
    </w:p>
    <w:bookmarkEnd w:id="558"/>
    <w:bookmarkStart w:id="559" w:name="exm-not-lu"/>
    <w:p>
      <w:pPr>
        <w:pStyle w:val="BodyText"/>
      </w:pPr>
      <w:ins w:id="13249" w:author="PR Preview" w:date="2026-01-01T00:00:00Z">
        <w:r>
          <w:rPr>
            <w:b/>
            <w:bCs/>
          </w:rPr>
          <w:t xml:space="preserve">Example 182 (An invertible matrix with no LU factorization)</w:t>
        </w:r>
      </w:ins>
      <w:ins w:id="13250"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13251" w:author="PR Preview" w:date="2026-01-01T00:00:00Z">
        <w:r>
          <w:t xml:space="preserve"> </w:t>
        </w:r>
      </w:ins>
      <w:ins w:id="13252" w:author="PR Preview" w:date="2026-01-01T00:00:00Z">
        <w:r>
          <w:t xml:space="preserve">is invertible:</w:t>
        </w:r>
      </w:ins>
      <w:ins w:id="13253" w:author="PR Preview" w:date="2026-01-01T00:00:00Z">
        <w:r>
          <w:t xml:space="preserve"> </w:t>
        </w:r>
      </w:ins>
      <m:oMath>
        <m:sSup>
          <m:e>
            <m:r>
              <m:rPr>
                <m:sty m:val="bi"/>
              </m:rPr>
              <m:t>P</m:t>
            </m:r>
          </m:e>
          <m:sup>
            <m:r>
              <m:t>2</m:t>
            </m:r>
          </m:sup>
        </m:sSup>
        <m:r>
          <m:rPr>
            <m:sty m:val="p"/>
          </m:rPr>
          <m:t>=</m:t>
        </m:r>
        <m:sSub>
          <m:e>
            <m:r>
              <m:rPr>
                <m:sty m:val="bi"/>
              </m:rPr>
              <m:t>I</m:t>
            </m:r>
          </m:e>
          <m:sub>
            <m:r>
              <m:t>2</m:t>
            </m:r>
          </m:sub>
        </m:sSub>
      </m:oMath>
      <w:ins w:id="13254" w:author="PR Preview" w:date="2026-01-01T00:00:00Z">
        <w:r>
          <w:t xml:space="preserve">, so</w:t>
        </w:r>
      </w:ins>
      <w:ins w:id="13255" w:author="PR Preview" w:date="2026-01-01T00:00:00Z">
        <w:r>
          <w:t xml:space="preserve"> </w:t>
        </w:r>
      </w:ins>
      <m:oMath>
        <m:sSup>
          <m:e>
            <m:r>
              <m:rPr>
                <m:sty m:val="bi"/>
              </m:rPr>
              <m:t>P</m:t>
            </m:r>
          </m:e>
          <m:sup>
            <m:r>
              <m:rPr>
                <m:sty m:val="p"/>
              </m:rPr>
              <m:t>−</m:t>
            </m:r>
            <m:r>
              <m:t>1</m:t>
            </m:r>
          </m:sup>
        </m:sSup>
        <m:r>
          <m:rPr>
            <m:sty m:val="p"/>
          </m:rPr>
          <m:t>=</m:t>
        </m:r>
        <m:r>
          <m:rPr>
            <m:sty m:val="bi"/>
          </m:rPr>
          <m:t>P</m:t>
        </m:r>
      </m:oMath>
      <w:ins w:id="13256" w:author="PR Preview" w:date="2026-01-01T00:00:00Z">
        <w:r>
          <w:t xml:space="preserve"> </w:t>
        </w:r>
      </w:ins>
      <w:ins w:id="13257" w:author="PR Preview" w:date="2026-01-01T00:00:00Z">
        <w:r>
          <w:t xml:space="preserve">(5);</w:t>
        </w:r>
      </w:ins>
      <w:ins w:id="13258" w:author="PR Preview" w:date="2026-01-01T00:00:00Z">
        <w:r>
          <w:t xml:space="preserve"> </w:t>
        </w:r>
      </w:ins>
      <w:ins w:id="13259" w:author="PR Preview" w:date="2026-01-01T00:00:00Z">
        <w:r>
          <w:t xml:space="preserve">but it has no LU factorization.</w:t>
        </w:r>
      </w:ins>
      <w:ins w:id="13260" w:author="PR Preview" w:date="2026-01-01T00:00:00Z">
        <w:r>
          <w:t xml:space="preserve"> </w:t>
        </w:r>
      </w:ins>
      <w:ins w:id="13261" w:author="PR Preview" w:date="2026-01-01T00:00:00Z">
        <w:r>
          <w:t xml:space="preserve">If</w:t>
        </w:r>
      </w:ins>
      <w:ins w:id="13262" w:author="PR Preview" w:date="2026-01-01T00:00:00Z">
        <w:r>
          <w:t xml:space="preserve"> </w:t>
        </w:r>
      </w:ins>
      <m:oMath>
        <m:r>
          <m:rPr>
            <m:sty m:val="bi"/>
          </m:rPr>
          <m:t>P</m:t>
        </m:r>
        <m:r>
          <m:rPr>
            <m:sty m:val="p"/>
          </m:rPr>
          <m:t>=</m:t>
        </m:r>
        <m:r>
          <m:rPr>
            <m:sty m:val="bi"/>
          </m:rPr>
          <m:t>L</m:t>
        </m:r>
        <m:r>
          <m:rPr>
            <m:sty m:val="bi"/>
          </m:rPr>
          <m:t>U</m:t>
        </m:r>
      </m:oMath>
      <w:ins w:id="13263" w:author="PR Preview" w:date="2026-01-01T00:00:00Z">
        <w:r>
          <w:t xml:space="preserve">, the</w:t>
        </w:r>
      </w:ins>
      <w:ins w:id="13264" w:author="PR Preview" w:date="2026-01-01T00:00:00Z">
        <w:r>
          <w:t xml:space="preserve"> </w:t>
        </w:r>
      </w:ins>
      <m:oMath>
        <m:r>
          <m:rPr>
            <m:sty m:val="p"/>
          </m:rPr>
          <m:t>(</m:t>
        </m:r>
        <m:r>
          <m:t>1</m:t>
        </m:r>
        <m:r>
          <m:rPr>
            <m:sty m:val="p"/>
          </m:rPr>
          <m:t>,</m:t>
        </m:r>
        <m:r>
          <m:t>1</m:t>
        </m:r>
        <m:r>
          <m:rPr>
            <m:sty m:val="p"/>
          </m:rPr>
          <m:t>)</m:t>
        </m:r>
      </m:oMath>
      <w:ins w:id="13265" w:author="PR Preview" w:date="2026-01-01T00:00:00Z">
        <w:r>
          <w:t xml:space="preserve"> </w:t>
        </w:r>
      </w:ins>
      <w:ins w:id="13266" w:author="PR Preview" w:date="2026-01-01T00:00:00Z">
        <w:r>
          <w:t xml:space="preserve">entry gives</w:t>
        </w:r>
      </w:ins>
      <w:ins w:id="13267" w:author="PR Preview" w:date="2026-01-01T00:00:00Z">
        <w:r>
          <w:t xml:space="preserve"> </w:t>
        </w:r>
      </w:ins>
      <m:oMath>
        <m:r>
          <m:t>0</m:t>
        </m:r>
        <m:r>
          <m:rPr>
            <m:sty m:val="p"/>
          </m:rPr>
          <m:t>=</m:t>
        </m:r>
        <m:r>
          <m:t>1</m:t>
        </m:r>
        <m:r>
          <m:rPr>
            <m:sty m:val="p"/>
          </m:rPr>
          <m:t>⋅</m:t>
        </m:r>
        <m:sSub>
          <m:e>
            <m:r>
              <m:t>u</m:t>
            </m:r>
          </m:e>
          <m:sub>
            <m:r>
              <m:t>11</m:t>
            </m:r>
          </m:sub>
        </m:sSub>
      </m:oMath>
      <w:ins w:id="13268" w:author="PR Preview" w:date="2026-01-01T00:00:00Z">
        <w:r>
          <w:t xml:space="preserve">, so</w:t>
        </w:r>
      </w:ins>
      <w:ins w:id="13269" w:author="PR Preview" w:date="2026-01-01T00:00:00Z">
        <w:r>
          <w:t xml:space="preserve"> </w:t>
        </w:r>
      </w:ins>
      <m:oMath>
        <m:sSub>
          <m:e>
            <m:r>
              <m:t>u</m:t>
            </m:r>
          </m:e>
          <m:sub>
            <m:r>
              <m:t>11</m:t>
            </m:r>
          </m:sub>
        </m:sSub>
        <m:r>
          <m:rPr>
            <m:sty m:val="p"/>
          </m:rPr>
          <m:t>=</m:t>
        </m:r>
        <m:r>
          <m:t>0</m:t>
        </m:r>
      </m:oMath>
      <w:ins w:id="13270" w:author="PR Preview" w:date="2026-01-01T00:00:00Z">
        <w:r>
          <w:t xml:space="preserve">,</w:t>
        </w:r>
      </w:ins>
      <w:ins w:id="13271" w:author="PR Preview" w:date="2026-01-01T00:00:00Z">
        <w:r>
          <w:t xml:space="preserve"> </w:t>
        </w:r>
      </w:ins>
      <w:ins w:id="13272" w:author="PR Preview" w:date="2026-01-01T00:00:00Z">
        <w:r>
          <w:t xml:space="preserve">and then the</w:t>
        </w:r>
      </w:ins>
      <w:ins w:id="13273" w:author="PR Preview" w:date="2026-01-01T00:00:00Z">
        <w:r>
          <w:t xml:space="preserve"> </w:t>
        </w:r>
      </w:ins>
      <m:oMath>
        <m:r>
          <m:rPr>
            <m:sty m:val="p"/>
          </m:rPr>
          <m:t>(</m:t>
        </m:r>
        <m:r>
          <m:t>2</m:t>
        </m:r>
        <m:r>
          <m:rPr>
            <m:sty m:val="p"/>
          </m:rPr>
          <m:t>,</m:t>
        </m:r>
        <m:r>
          <m:t>1</m:t>
        </m:r>
        <m:r>
          <m:rPr>
            <m:sty m:val="p"/>
          </m:rPr>
          <m:t>)</m:t>
        </m:r>
      </m:oMath>
      <w:ins w:id="13274" w:author="PR Preview" w:date="2026-01-01T00:00:00Z">
        <w:r>
          <w:t xml:space="preserve"> </w:t>
        </w:r>
      </w:ins>
      <w:ins w:id="13275" w:author="PR Preview" w:date="2026-01-01T00:00:00Z">
        <w:r>
          <w:t xml:space="preserve">entry gives</w:t>
        </w:r>
      </w:ins>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9"/>
    <w:bookmarkStart w:id="560" w:name="thm-lu-solve"/>
    <w:p>
      <w:pPr>
        <w:pStyle w:val="BodyText"/>
      </w:pPr>
      <w:del w:id="13276" w:author="PR Preview" w:date="2026-01-01T00:00:00Z">
        <w:r>
          <w:rPr>
            <w:b/>
            <w:bCs/>
          </w:rPr>
          <w:delText xml:space="preserve">Theorem 97 (Solving a system with an LU factorization)</w:delText>
        </w:r>
      </w:del>
      <w:del w:id="13277" w:author="PR Preview" w:date="2026-01-01T00:00:00Z">
        <w:r>
          <w:delText xml:space="preserve"> </w:delText>
        </w:r>
      </w:del>
      <w:del w:id="13278" w:author="PR Preview" w:date="2026-01-01T00:00:00Z">
        <w:r>
          <w:delText xml:space="preserve">If</w:delText>
        </w:r>
      </w:del>
      <w:del w:id="13279" w:author="PR Preview" w:date="2026-01-01T00:00:00Z">
        <w:r>
          <w:delText xml:space="preserve"> </w:delText>
        </w:r>
      </w:del>
      <m:oMath>
        <m:r>
          <m:rPr>
            <m:sty m:val="bi"/>
          </m:rPr>
          <m:t>A</m:t>
        </m:r>
        <m:r>
          <m:rPr>
            <m:sty m:val="p"/>
          </m:rPr>
          <m:t>=</m:t>
        </m:r>
        <m:r>
          <m:rPr>
            <m:sty m:val="bi"/>
          </m:rPr>
          <m:t>L</m:t>
        </m:r>
        <m:r>
          <m:rPr>
            <m:sty m:val="bi"/>
          </m:rPr>
          <m:t>U</m:t>
        </m:r>
      </m:oMath>
      <w:del w:id="13280" w:author="PR Preview" w:date="2026-01-01T00:00:00Z">
        <w:r>
          <w:delText xml:space="preserve"> </w:delText>
        </w:r>
      </w:del>
      <w:del w:id="13281" w:author="PR Preview" w:date="2026-01-01T00:00:00Z">
        <w:r>
          <w:delText xml:space="preserve">is an LU factorization (</w:delText>
        </w:r>
      </w:del>
      <w:hyperlink w:anchor="def-lu">
        <w:del w:id="13282" w:author="PR Preview" w:date="2026-01-01T00:00:00Z">
          <w:r>
            <w:rPr>
              <w:rStyle w:val="Hyperlink"/>
            </w:rPr>
            <w:delText xml:space="preserve">Definition 97</w:delText>
          </w:r>
        </w:del>
      </w:hyperlink>
      <w:del w:id="13283" w:author="PR Preview" w:date="2026-01-01T00:00:00Z">
        <w:r>
          <w:delText xml:space="preserve">)</w:delText>
        </w:r>
      </w:del>
      <w:del w:id="13284" w:author="PR Preview" w:date="2026-01-01T00:00:00Z">
        <w:r>
          <w:delText xml:space="preserve"> </w:delText>
        </w:r>
      </w:del>
      <w:del w:id="13285" w:author="PR Preview" w:date="2026-01-01T00:00:00Z">
        <w:r>
          <w:delText xml:space="preserve">and the diagonal entries of</w:delText>
        </w:r>
      </w:del>
      <w:del w:id="13286" w:author="PR Preview" w:date="2026-01-01T00:00:00Z">
        <w:r>
          <w:delText xml:space="preserve"> </w:delText>
        </w:r>
      </w:del>
      <m:oMath>
        <m:r>
          <m:rPr>
            <m:sty m:val="bi"/>
          </m:rPr>
          <m:t>U</m:t>
        </m:r>
      </m:oMath>
      <w:del w:id="13287" w:author="PR Preview" w:date="2026-01-01T00:00:00Z">
        <w:r>
          <w:delText xml:space="preserve"> </w:delText>
        </w:r>
      </w:del>
      <w:del w:id="13288" w:author="PR Preview" w:date="2026-01-01T00:00:00Z">
        <w:r>
          <w:delText xml:space="preserve">are all nonzero,</w:delText>
        </w:r>
      </w:del>
      <w:del w:id="13289" w:author="PR Preview" w:date="2026-01-01T00:00:00Z">
        <w:r>
          <w:delText xml:space="preserve"> </w:delText>
        </w:r>
      </w:del>
      <w:del w:id="13290" w:author="PR Preview" w:date="2026-01-01T00:00:00Z">
        <w:r>
          <w:delText xml:space="preserve">then for every</w:delText>
        </w:r>
      </w:del>
      <w:del w:id="13291" w:author="PR Preview" w:date="2026-01-01T00:00:00Z">
        <w:r>
          <w:delText xml:space="preserve"> </w:delText>
        </w:r>
      </w:del>
      <m:oMath>
        <m:acc>
          <m:accPr>
            <m:chr m:val="̃"/>
          </m:accPr>
          <m:e>
            <m:r>
              <m:t>b</m:t>
            </m:r>
          </m:e>
        </m:acc>
        <m:r>
          <m:rPr>
            <m:sty m:val="p"/>
          </m:rPr>
          <m:t>∈</m:t>
        </m:r>
        <m:sSup>
          <m:e>
            <m:r>
              <m:rPr>
                <m:scr m:val="double-struck"/>
                <m:sty m:val="p"/>
              </m:rPr>
              <m:t>R</m:t>
            </m:r>
          </m:e>
          <m:sup>
            <m:r>
              <m:t>n</m:t>
            </m:r>
          </m:sup>
        </m:sSup>
      </m:oMath>
      <w:del w:id="13292" w:author="PR Preview" w:date="2026-01-01T00:00:00Z">
        <w:r>
          <w:delText xml:space="preserve"> </w:delText>
        </w:r>
      </w:del>
      <w:del w:id="13293" w:author="PR Preview" w:date="2026-01-01T00:00:00Z">
        <w:r>
          <w:delText xml:space="preserve">the system</w:delText>
        </w:r>
      </w:del>
      <w:del w:id="13294" w:author="PR Preview" w:date="2026-01-01T00:00:00Z">
        <w:r>
          <w:delText xml:space="preserve"> </w:delText>
        </w:r>
      </w:del>
      <m:oMath>
        <m:r>
          <m:rPr>
            <m:sty m:val="bi"/>
          </m:rPr>
          <m:t>A</m:t>
        </m:r>
        <m:acc>
          <m:accPr>
            <m:chr m:val="̃"/>
          </m:accPr>
          <m:e>
            <m:r>
              <m:t>x</m:t>
            </m:r>
          </m:e>
        </m:acc>
        <m:r>
          <m:rPr>
            <m:sty m:val="p"/>
          </m:rPr>
          <m:t>=</m:t>
        </m:r>
        <m:acc>
          <m:accPr>
            <m:chr m:val="̃"/>
          </m:accPr>
          <m:e>
            <m:r>
              <m:t>b</m:t>
            </m:r>
          </m:e>
        </m:acc>
      </m:oMath>
      <w:del w:id="13295" w:author="PR Preview" w:date="2026-01-01T00:00:00Z">
        <w:r>
          <w:delText xml:space="preserve"> </w:delText>
        </w:r>
      </w:del>
      <w:del w:id="13296" w:author="PR Preview" w:date="2026-01-01T00:00:00Z">
        <w:r>
          <w:delText xml:space="preserve">has exactly one solution:</w:delText>
        </w:r>
      </w:del>
      <w:del w:id="13297" w:author="PR Preview" w:date="2026-01-01T00:00:00Z">
        <w:r>
          <w:delText xml:space="preserve"> </w:delText>
        </w:r>
      </w:del>
      <w:del w:id="13298" w:author="PR Preview" w:date="2026-01-01T00:00:00Z">
        <w:r>
          <w:delText xml:space="preserve">solve</w:delText>
        </w:r>
      </w:del>
      <w:del w:id="13299" w:author="PR Preview" w:date="2026-01-01T00:00:00Z">
        <w:r>
          <w:delText xml:space="preserve"> </w:delText>
        </w:r>
      </w:del>
      <m:oMath>
        <m:r>
          <m:rPr>
            <m:sty m:val="bi"/>
          </m:rPr>
          <m:t>L</m:t>
        </m:r>
        <m:acc>
          <m:accPr>
            <m:chr m:val="̃"/>
          </m:accPr>
          <m:e>
            <m:r>
              <m:t>y</m:t>
            </m:r>
          </m:e>
        </m:acc>
        <m:r>
          <m:rPr>
            <m:sty m:val="p"/>
          </m:rPr>
          <m:t>=</m:t>
        </m:r>
        <m:acc>
          <m:accPr>
            <m:chr m:val="̃"/>
          </m:accPr>
          <m:e>
            <m:r>
              <m:t>b</m:t>
            </m:r>
          </m:e>
        </m:acc>
      </m:oMath>
      <w:del w:id="13300" w:author="PR Preview" w:date="2026-01-01T00:00:00Z">
        <w:r>
          <w:delText xml:space="preserve"> </w:delText>
        </w:r>
      </w:del>
      <w:del w:id="13301" w:author="PR Preview" w:date="2026-01-01T00:00:00Z">
        <w:r>
          <w:delText xml:space="preserve">by forward substitution,</w:delText>
        </w:r>
      </w:del>
      <w:del w:id="13302" w:author="PR Preview" w:date="2026-01-01T00:00:00Z">
        <w:r>
          <w:delText xml:space="preserve"> </w:delText>
        </w:r>
      </w:del>
      <w:del w:id="13303" w:author="PR Preview" w:date="2026-01-01T00:00:00Z">
        <w:r>
          <w:delText xml:space="preserve">then</w:delText>
        </w:r>
      </w:del>
      <w:del w:id="13304" w:author="PR Preview" w:date="2026-01-01T00:00:00Z">
        <w:r>
          <w:delText xml:space="preserve"> </w:delText>
        </w:r>
      </w:del>
      <m:oMath>
        <m:r>
          <m:rPr>
            <m:sty m:val="bi"/>
          </m:rPr>
          <m:t>U</m:t>
        </m:r>
        <m:acc>
          <m:accPr>
            <m:chr m:val="̃"/>
          </m:accPr>
          <m:e>
            <m:r>
              <m:t>x</m:t>
            </m:r>
          </m:e>
        </m:acc>
        <m:r>
          <m:rPr>
            <m:sty m:val="p"/>
          </m:rPr>
          <m:t>=</m:t>
        </m:r>
        <m:acc>
          <m:accPr>
            <m:chr m:val="̃"/>
          </m:accPr>
          <m:e>
            <m:r>
              <m:t>y</m:t>
            </m:r>
          </m:e>
        </m:acc>
      </m:oMath>
      <w:del w:id="13305" w:author="PR Preview" w:date="2026-01-01T00:00:00Z">
        <w:r>
          <w:delText xml:space="preserve"> </w:delText>
        </w:r>
      </w:del>
      <w:del w:id="13306" w:author="PR Preview" w:date="2026-01-01T00:00:00Z">
        <w:r>
          <w:delText xml:space="preserve">by back substitution (</w:delText>
        </w:r>
      </w:del>
      <w:hyperlink w:anchor="thm-back-substitution">
        <w:del w:id="13307" w:author="PR Preview" w:date="2026-01-01T00:00:00Z">
          <w:r>
            <w:rPr>
              <w:rStyle w:val="Hyperlink"/>
            </w:rPr>
            <w:delText xml:space="preserve">Theorem 93</w:delText>
          </w:r>
        </w:del>
      </w:hyperlink>
      <w:del w:id="13308" w:author="PR Preview" w:date="2026-01-01T00:00:00Z">
        <w:r>
          <w:delText xml:space="preserve">).</w:delText>
        </w:r>
      </w:del>
    </w:p>
    <w:p>
      <w:pPr>
        <w:pStyle w:val="BodyText"/>
      </w:pPr>
      <w:del w:id="13309" w:author="PR Preview" w:date="2026-01-01T00:00:00Z">
        <w:r>
          <w:rPr>
            <w:i/>
            <w:iCs/>
          </w:rPr>
          <w:delText xml:space="preserve">Proof</w:delText>
        </w:r>
      </w:del>
      <w:del w:id="13310" w:author="PR Preview" w:date="2026-01-01T00:00:00Z">
        <w:r>
          <w:delText xml:space="preserve">. </w:delText>
        </w:r>
      </w:del>
      <m:oMath>
        <m:r>
          <m:rPr>
            <m:sty m:val="bi"/>
          </m:rPr>
          <m:t>L</m:t>
        </m:r>
      </m:oMath>
      <w:del w:id="13311" w:author="PR Preview" w:date="2026-01-01T00:00:00Z">
        <w:r>
          <w:delText xml:space="preserve"> </w:delText>
        </w:r>
      </w:del>
      <w:del w:id="13312" w:author="PR Preview" w:date="2026-01-01T00:00:00Z">
        <w:r>
          <w:delText xml:space="preserve">has diagonal entries</w:delText>
        </w:r>
      </w:del>
      <w:del w:id="13313" w:author="PR Preview" w:date="2026-01-01T00:00:00Z">
        <w:r>
          <w:delText xml:space="preserve"> </w:delText>
        </w:r>
      </w:del>
      <m:oMath>
        <m:r>
          <m:t>1</m:t>
        </m:r>
      </m:oMath>
      <w:del w:id="13314" w:author="PR Preview" w:date="2026-01-01T00:00:00Z">
        <w:r>
          <w:delText xml:space="preserve"> </w:delText>
        </w:r>
      </w:del>
      <w:del w:id="13315" w:author="PR Preview" w:date="2026-01-01T00:00:00Z">
        <w:r>
          <w:delText xml:space="preserve">and</w:delText>
        </w:r>
      </w:del>
      <w:del w:id="13316" w:author="PR Preview" w:date="2026-01-01T00:00:00Z">
        <w:r>
          <w:delText xml:space="preserve"> </w:delText>
        </w:r>
      </w:del>
      <m:oMath>
        <m:r>
          <m:rPr>
            <m:sty m:val="bi"/>
          </m:rPr>
          <m:t>U</m:t>
        </m:r>
      </m:oMath>
      <w:del w:id="13317" w:author="PR Preview" w:date="2026-01-01T00:00:00Z">
        <w:r>
          <w:delText xml:space="preserve"> </w:delText>
        </w:r>
      </w:del>
      <w:del w:id="13318" w:author="PR Preview" w:date="2026-01-01T00:00:00Z">
        <w:r>
          <w:delText xml:space="preserve">has nonzero ones,</w:delText>
        </w:r>
      </w:del>
      <w:del w:id="13319" w:author="PR Preview" w:date="2026-01-01T00:00:00Z">
        <w:r>
          <w:delText xml:space="preserve"> </w:delText>
        </w:r>
      </w:del>
      <w:del w:id="13320" w:author="PR Preview" w:date="2026-01-01T00:00:00Z">
        <w:r>
          <w:delText xml:space="preserve">so each of the two triangular systems has exactly one solution (</w:delText>
        </w:r>
      </w:del>
      <w:hyperlink w:anchor="thm-back-substitution">
        <w:del w:id="13321" w:author="PR Preview" w:date="2026-01-01T00:00:00Z">
          <w:r>
            <w:rPr>
              <w:rStyle w:val="Hyperlink"/>
            </w:rPr>
            <w:delText xml:space="preserve">Theorem 93</w:delText>
          </w:r>
        </w:del>
      </w:hyperlink>
      <w:del w:id="13322" w:author="PR Preview" w:date="2026-01-01T00:00:00Z">
        <w:r>
          <w:delText xml:space="preserve">).</w:delText>
        </w:r>
      </w:del>
      <w:del w:id="13323" w:author="PR Preview" w:date="2026-01-01T00:00:00Z">
        <w:r>
          <w:delText xml:space="preserve"> </w:delText>
        </w:r>
      </w:del>
      <w:del w:id="13324" w:author="PR Preview" w:date="2026-01-01T00:00:00Z">
        <w:r>
          <w:delText xml:space="preserve">If</w:delText>
        </w:r>
      </w:del>
      <w:del w:id="13325" w:author="PR Preview" w:date="2026-01-01T00:00:00Z">
        <w:r>
          <w:delText xml:space="preserve"> </w:delText>
        </w:r>
      </w:del>
      <m:oMath>
        <m:acc>
          <m:accPr>
            <m:chr m:val="̃"/>
          </m:accPr>
          <m:e>
            <m:r>
              <m:t>y</m:t>
            </m:r>
          </m:e>
        </m:acc>
      </m:oMath>
      <w:del w:id="13326" w:author="PR Preview" w:date="2026-01-01T00:00:00Z">
        <w:r>
          <w:delText xml:space="preserve"> </w:delText>
        </w:r>
      </w:del>
      <w:del w:id="13327" w:author="PR Preview" w:date="2026-01-01T00:00:00Z">
        <w:r>
          <w:delText xml:space="preserve">and</w:delText>
        </w:r>
      </w:del>
      <w:del w:id="13328" w:author="PR Preview" w:date="2026-01-01T00:00:00Z">
        <w:r>
          <w:delText xml:space="preserve"> </w:delText>
        </w:r>
      </w:del>
      <m:oMath>
        <m:acc>
          <m:accPr>
            <m:chr m:val="̃"/>
          </m:accPr>
          <m:e>
            <m:r>
              <m:t>x</m:t>
            </m:r>
          </m:e>
        </m:acc>
      </m:oMath>
      <w:del w:id="13329" w:author="PR Preview" w:date="2026-01-01T00:00:00Z">
        <w:r>
          <w:delText xml:space="preserve"> </w:delText>
        </w:r>
      </w:del>
      <w:del w:id="13330" w:author="PR Preview" w:date="2026-01-01T00:00:00Z">
        <w:r>
          <w:delText xml:space="preserve">are those solutions, then</w:delText>
        </w:r>
      </w:del>
    </w:p>
    <w:p>
      <w:pPr>
        <w:pStyle w:val="BodyText"/>
      </w:pPr>
      <w:ins w:id="13331" w:author="PR Preview" w:date="2026-01-01T00:00:00Z">
        <w:r>
          <w:rPr>
            <w:b/>
            <w:bCs/>
          </w:rPr>
          <w:t xml:space="preserve">Theorem 100 (Solving a system with an LU factorization)</w:t>
        </w:r>
      </w:ins>
      <w:ins w:id="13332" w:author="PR Preview" w:date="2026-01-01T00:00:00Z">
        <w:r>
          <w:t xml:space="preserve"> </w:t>
        </w:r>
      </w:ins>
      <w:ins w:id="13333" w:author="PR Preview" w:date="2026-01-01T00:00:00Z">
        <w:r>
          <w:t xml:space="preserve">If</w:t>
        </w:r>
      </w:ins>
      <w:ins w:id="13334" w:author="PR Preview" w:date="2026-01-01T00:00:00Z">
        <w:r>
          <w:t xml:space="preserve"> </w:t>
        </w:r>
      </w:ins>
      <m:oMath>
        <m:r>
          <m:rPr>
            <m:sty m:val="bi"/>
          </m:rPr>
          <m:t>A</m:t>
        </m:r>
        <m:r>
          <m:rPr>
            <m:sty m:val="p"/>
          </m:rPr>
          <m:t>=</m:t>
        </m:r>
        <m:r>
          <m:rPr>
            <m:sty m:val="bi"/>
          </m:rPr>
          <m:t>L</m:t>
        </m:r>
        <m:r>
          <m:rPr>
            <m:sty m:val="bi"/>
          </m:rPr>
          <m:t>U</m:t>
        </m:r>
      </m:oMath>
      <w:ins w:id="13335" w:author="PR Preview" w:date="2026-01-01T00:00:00Z">
        <w:r>
          <w:t xml:space="preserve"> </w:t>
        </w:r>
      </w:ins>
      <w:ins w:id="13336" w:author="PR Preview" w:date="2026-01-01T00:00:00Z">
        <w:r>
          <w:t xml:space="preserve">is an LU factorization (</w:t>
        </w:r>
      </w:ins>
      <w:hyperlink w:anchor="def-lu">
        <w:ins w:id="13337" w:author="PR Preview" w:date="2026-01-01T00:00:00Z">
          <w:r>
            <w:rPr>
              <w:rStyle w:val="Hyperlink"/>
            </w:rPr>
            <w:t xml:space="preserve">Definition 97</w:t>
          </w:r>
        </w:ins>
      </w:hyperlink>
      <w:ins w:id="13338" w:author="PR Preview" w:date="2026-01-01T00:00:00Z">
        <w:r>
          <w:t xml:space="preserve">)</w:t>
        </w:r>
      </w:ins>
      <w:ins w:id="13339" w:author="PR Preview" w:date="2026-01-01T00:00:00Z">
        <w:r>
          <w:t xml:space="preserve"> </w:t>
        </w:r>
      </w:ins>
      <w:ins w:id="13340" w:author="PR Preview" w:date="2026-01-01T00:00:00Z">
        <w:r>
          <w:t xml:space="preserve">and the diagonal entries of</w:t>
        </w:r>
      </w:ins>
      <w:ins w:id="13341" w:author="PR Preview" w:date="2026-01-01T00:00:00Z">
        <w:r>
          <w:t xml:space="preserve"> </w:t>
        </w:r>
      </w:ins>
      <m:oMath>
        <m:r>
          <m:rPr>
            <m:sty m:val="bi"/>
          </m:rPr>
          <m:t>U</m:t>
        </m:r>
      </m:oMath>
      <w:ins w:id="13342" w:author="PR Preview" w:date="2026-01-01T00:00:00Z">
        <w:r>
          <w:t xml:space="preserve"> </w:t>
        </w:r>
      </w:ins>
      <w:ins w:id="13343" w:author="PR Preview" w:date="2026-01-01T00:00:00Z">
        <w:r>
          <w:t xml:space="preserve">are all nonzero,</w:t>
        </w:r>
      </w:ins>
      <w:ins w:id="13344" w:author="PR Preview" w:date="2026-01-01T00:00:00Z">
        <w:r>
          <w:t xml:space="preserve"> </w:t>
        </w:r>
      </w:ins>
      <w:ins w:id="13345" w:author="PR Preview" w:date="2026-01-01T00:00:00Z">
        <w:r>
          <w:t xml:space="preserve">then for every</w:t>
        </w:r>
      </w:ins>
      <w:ins w:id="13346" w:author="PR Preview" w:date="2026-01-01T00:00:00Z">
        <w:r>
          <w:t xml:space="preserve"> </w:t>
        </w:r>
      </w:ins>
      <m:oMath>
        <m:acc>
          <m:accPr>
            <m:chr m:val="̃"/>
          </m:accPr>
          <m:e>
            <m:r>
              <m:t>b</m:t>
            </m:r>
          </m:e>
        </m:acc>
        <m:r>
          <m:rPr>
            <m:sty m:val="p"/>
          </m:rPr>
          <m:t>∈</m:t>
        </m:r>
        <m:sSup>
          <m:e>
            <m:r>
              <m:rPr>
                <m:scr m:val="double-struck"/>
                <m:sty m:val="p"/>
              </m:rPr>
              <m:t>R</m:t>
            </m:r>
          </m:e>
          <m:sup>
            <m:r>
              <m:t>n</m:t>
            </m:r>
          </m:sup>
        </m:sSup>
      </m:oMath>
      <w:ins w:id="13347" w:author="PR Preview" w:date="2026-01-01T00:00:00Z">
        <w:r>
          <w:t xml:space="preserve"> </w:t>
        </w:r>
      </w:ins>
      <w:ins w:id="13348" w:author="PR Preview" w:date="2026-01-01T00:00:00Z">
        <w:r>
          <w:t xml:space="preserve">the system</w:t>
        </w:r>
      </w:ins>
      <w:ins w:id="13349" w:author="PR Preview" w:date="2026-01-01T00:00:00Z">
        <w:r>
          <w:t xml:space="preserve"> </w:t>
        </w:r>
      </w:ins>
      <m:oMath>
        <m:r>
          <m:rPr>
            <m:sty m:val="bi"/>
          </m:rPr>
          <m:t>A</m:t>
        </m:r>
        <m:acc>
          <m:accPr>
            <m:chr m:val="̃"/>
          </m:accPr>
          <m:e>
            <m:r>
              <m:t>x</m:t>
            </m:r>
          </m:e>
        </m:acc>
        <m:r>
          <m:rPr>
            <m:sty m:val="p"/>
          </m:rPr>
          <m:t>=</m:t>
        </m:r>
        <m:acc>
          <m:accPr>
            <m:chr m:val="̃"/>
          </m:accPr>
          <m:e>
            <m:r>
              <m:t>b</m:t>
            </m:r>
          </m:e>
        </m:acc>
      </m:oMath>
      <w:ins w:id="13350" w:author="PR Preview" w:date="2026-01-01T00:00:00Z">
        <w:r>
          <w:t xml:space="preserve"> </w:t>
        </w:r>
      </w:ins>
      <w:ins w:id="13351" w:author="PR Preview" w:date="2026-01-01T00:00:00Z">
        <w:r>
          <w:t xml:space="preserve">has exactly one solution:</w:t>
        </w:r>
      </w:ins>
      <w:ins w:id="13352" w:author="PR Preview" w:date="2026-01-01T00:00:00Z">
        <w:r>
          <w:t xml:space="preserve"> </w:t>
        </w:r>
      </w:ins>
      <w:ins w:id="13353" w:author="PR Preview" w:date="2026-01-01T00:00:00Z">
        <w:r>
          <w:t xml:space="preserve">solve</w:t>
        </w:r>
      </w:ins>
      <w:ins w:id="13354" w:author="PR Preview" w:date="2026-01-01T00:00:00Z">
        <w:r>
          <w:t xml:space="preserve"> </w:t>
        </w:r>
      </w:ins>
      <m:oMath>
        <m:r>
          <m:rPr>
            <m:sty m:val="bi"/>
          </m:rPr>
          <m:t>L</m:t>
        </m:r>
        <m:acc>
          <m:accPr>
            <m:chr m:val="̃"/>
          </m:accPr>
          <m:e>
            <m:r>
              <m:t>y</m:t>
            </m:r>
          </m:e>
        </m:acc>
        <m:r>
          <m:rPr>
            <m:sty m:val="p"/>
          </m:rPr>
          <m:t>=</m:t>
        </m:r>
        <m:acc>
          <m:accPr>
            <m:chr m:val="̃"/>
          </m:accPr>
          <m:e>
            <m:r>
              <m:t>b</m:t>
            </m:r>
          </m:e>
        </m:acc>
      </m:oMath>
      <w:ins w:id="13355" w:author="PR Preview" w:date="2026-01-01T00:00:00Z">
        <w:r>
          <w:t xml:space="preserve"> </w:t>
        </w:r>
      </w:ins>
      <w:ins w:id="13356" w:author="PR Preview" w:date="2026-01-01T00:00:00Z">
        <w:r>
          <w:t xml:space="preserve">by forward substitution,</w:t>
        </w:r>
      </w:ins>
      <w:ins w:id="13357" w:author="PR Preview" w:date="2026-01-01T00:00:00Z">
        <w:r>
          <w:t xml:space="preserve"> </w:t>
        </w:r>
      </w:ins>
      <w:ins w:id="13358" w:author="PR Preview" w:date="2026-01-01T00:00:00Z">
        <w:r>
          <w:t xml:space="preserve">then</w:t>
        </w:r>
      </w:ins>
      <w:ins w:id="13359" w:author="PR Preview" w:date="2026-01-01T00:00:00Z">
        <w:r>
          <w:t xml:space="preserve"> </w:t>
        </w:r>
      </w:ins>
      <m:oMath>
        <m:r>
          <m:rPr>
            <m:sty m:val="bi"/>
          </m:rPr>
          <m:t>U</m:t>
        </m:r>
        <m:acc>
          <m:accPr>
            <m:chr m:val="̃"/>
          </m:accPr>
          <m:e>
            <m:r>
              <m:t>x</m:t>
            </m:r>
          </m:e>
        </m:acc>
        <m:r>
          <m:rPr>
            <m:sty m:val="p"/>
          </m:rPr>
          <m:t>=</m:t>
        </m:r>
        <m:acc>
          <m:accPr>
            <m:chr m:val="̃"/>
          </m:accPr>
          <m:e>
            <m:r>
              <m:t>y</m:t>
            </m:r>
          </m:e>
        </m:acc>
      </m:oMath>
      <w:ins w:id="13360" w:author="PR Preview" w:date="2026-01-01T00:00:00Z">
        <w:r>
          <w:t xml:space="preserve"> </w:t>
        </w:r>
      </w:ins>
      <w:ins w:id="13361" w:author="PR Preview" w:date="2026-01-01T00:00:00Z">
        <w:r>
          <w:t xml:space="preserve">by back substitution (</w:t>
        </w:r>
      </w:ins>
      <w:hyperlink w:anchor="thm-back-substitution">
        <w:ins w:id="13362" w:author="PR Preview" w:date="2026-01-01T00:00:00Z">
          <w:r>
            <w:rPr>
              <w:rStyle w:val="Hyperlink"/>
            </w:rPr>
            <w:t xml:space="preserve">Theorem 96</w:t>
          </w:r>
        </w:ins>
      </w:hyperlink>
      <w:ins w:id="13363" w:author="PR Preview" w:date="2026-01-01T00:00:00Z">
        <w:r>
          <w:t xml:space="preserve">).</w:t>
        </w:r>
      </w:ins>
    </w:p>
    <w:bookmarkEnd w:id="560"/>
    <w:p>
      <w:pPr>
        <w:pStyle w:val="BodyText"/>
      </w:pPr>
      <w:ins w:id="13364" w:author="PR Preview" w:date="2026-01-01T00:00:00Z">
        <w:r>
          <w:rPr>
            <w:i/>
            <w:iCs/>
          </w:rPr>
          <w:t xml:space="preserve">Proof</w:t>
        </w:r>
      </w:ins>
      <w:ins w:id="13365" w:author="PR Preview" w:date="2026-01-01T00:00:00Z">
        <w:r>
          <w:t xml:space="preserve">. </w:t>
        </w:r>
      </w:ins>
      <m:oMath>
        <m:r>
          <m:rPr>
            <m:sty m:val="bi"/>
          </m:rPr>
          <m:t>L</m:t>
        </m:r>
      </m:oMath>
      <w:ins w:id="13366" w:author="PR Preview" w:date="2026-01-01T00:00:00Z">
        <w:r>
          <w:t xml:space="preserve"> </w:t>
        </w:r>
      </w:ins>
      <w:ins w:id="13367" w:author="PR Preview" w:date="2026-01-01T00:00:00Z">
        <w:r>
          <w:t xml:space="preserve">has diagonal entries</w:t>
        </w:r>
      </w:ins>
      <w:ins w:id="13368" w:author="PR Preview" w:date="2026-01-01T00:00:00Z">
        <w:r>
          <w:t xml:space="preserve"> </w:t>
        </w:r>
      </w:ins>
      <m:oMath>
        <m:r>
          <m:t>1</m:t>
        </m:r>
      </m:oMath>
      <w:ins w:id="13369" w:author="PR Preview" w:date="2026-01-01T00:00:00Z">
        <w:r>
          <w:t xml:space="preserve"> </w:t>
        </w:r>
      </w:ins>
      <w:ins w:id="13370" w:author="PR Preview" w:date="2026-01-01T00:00:00Z">
        <w:r>
          <w:t xml:space="preserve">and</w:t>
        </w:r>
      </w:ins>
      <w:ins w:id="13371" w:author="PR Preview" w:date="2026-01-01T00:00:00Z">
        <w:r>
          <w:t xml:space="preserve"> </w:t>
        </w:r>
      </w:ins>
      <m:oMath>
        <m:r>
          <m:rPr>
            <m:sty m:val="bi"/>
          </m:rPr>
          <m:t>U</m:t>
        </m:r>
      </m:oMath>
      <w:ins w:id="13372" w:author="PR Preview" w:date="2026-01-01T00:00:00Z">
        <w:r>
          <w:t xml:space="preserve"> </w:t>
        </w:r>
      </w:ins>
      <w:ins w:id="13373" w:author="PR Preview" w:date="2026-01-01T00:00:00Z">
        <w:r>
          <w:t xml:space="preserve">has nonzero ones,</w:t>
        </w:r>
      </w:ins>
      <w:ins w:id="13374" w:author="PR Preview" w:date="2026-01-01T00:00:00Z">
        <w:r>
          <w:t xml:space="preserve"> </w:t>
        </w:r>
      </w:ins>
      <w:ins w:id="13375" w:author="PR Preview" w:date="2026-01-01T00:00:00Z">
        <w:r>
          <w:t xml:space="preserve">so each of the two triangular systems has exactly one solution (</w:t>
        </w:r>
      </w:ins>
      <w:hyperlink w:anchor="thm-back-substitution">
        <w:ins w:id="13376" w:author="PR Preview" w:date="2026-01-01T00:00:00Z">
          <w:r>
            <w:rPr>
              <w:rStyle w:val="Hyperlink"/>
            </w:rPr>
            <w:t xml:space="preserve">Theorem 96</w:t>
          </w:r>
        </w:ins>
      </w:hyperlink>
      <w:ins w:id="13377" w:author="PR Preview" w:date="2026-01-01T00:00:00Z">
        <w:r>
          <w:t xml:space="preserve">).</w:t>
        </w:r>
      </w:ins>
      <w:ins w:id="13378" w:author="PR Preview" w:date="2026-01-01T00:00:00Z">
        <w:r>
          <w:t xml:space="preserve"> </w:t>
        </w:r>
      </w:ins>
      <w:ins w:id="13379" w:author="PR Preview" w:date="2026-01-01T00:00:00Z">
        <w:r>
          <w:t xml:space="preserve">If</w:t>
        </w:r>
      </w:ins>
      <w:ins w:id="13380" w:author="PR Preview" w:date="2026-01-01T00:00:00Z">
        <w:r>
          <w:t xml:space="preserve"> </w:t>
        </w:r>
      </w:ins>
      <m:oMath>
        <m:acc>
          <m:accPr>
            <m:chr m:val="̃"/>
          </m:accPr>
          <m:e>
            <m:r>
              <m:t>y</m:t>
            </m:r>
          </m:e>
        </m:acc>
      </m:oMath>
      <w:ins w:id="13381" w:author="PR Preview" w:date="2026-01-01T00:00:00Z">
        <w:r>
          <w:t xml:space="preserve"> </w:t>
        </w:r>
      </w:ins>
      <w:ins w:id="13382" w:author="PR Preview" w:date="2026-01-01T00:00:00Z">
        <w:r>
          <w:t xml:space="preserve">and</w:t>
        </w:r>
      </w:ins>
      <w:ins w:id="13383" w:author="PR Preview" w:date="2026-01-01T00:00:00Z">
        <w:r>
          <w:t xml:space="preserve"> </w:t>
        </w:r>
      </w:ins>
      <m:oMath>
        <m:acc>
          <m:accPr>
            <m:chr m:val="̃"/>
          </m:accPr>
          <m:e>
            <m:r>
              <m:t>x</m:t>
            </m:r>
          </m:e>
        </m:acc>
      </m:oMath>
      <w:ins w:id="13384" w:author="PR Preview" w:date="2026-01-01T00:00:00Z">
        <w:r>
          <w:t xml:space="preserve"> </w:t>
        </w:r>
      </w:ins>
      <w:ins w:id="13385" w:author="PR Preview" w:date="2026-01-01T00:00:00Z">
        <w:r>
          <w:t xml:space="preserve">are those solutions, then</w:t>
        </w:r>
      </w:ins>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61" w:name="exm-lu-solve"/>
    <w:p>
      <w:pPr>
        <w:pStyle w:val="BodyText"/>
      </w:pPr>
      <w:del w:id="13386" w:author="PR Preview" w:date="2026-01-01T00:00:00Z">
        <w:r>
          <w:rPr>
            <w:b/>
            <w:bCs/>
          </w:rPr>
          <w:delText xml:space="preserve">Example 179 (Two triangular solves)</w:delText>
        </w:r>
      </w:del>
      <w:del w:id="13387" w:author="PR Preview" w:date="2026-01-01T00:00:00Z">
        <w:r>
          <w:delText xml:space="preserve"> </w:delText>
        </w:r>
      </w:del>
      <w:del w:id="13388" w:author="PR Preview" w:date="2026-01-01T00:00:00Z">
        <w:r>
          <w:delText xml:space="preserve">With</w:delText>
        </w:r>
      </w:del>
      <w:del w:id="13389" w:author="PR Preview" w:date="2026-01-01T00:00:00Z">
        <w:r>
          <w:delText xml:space="preserve"> </w:delText>
        </w:r>
      </w:del>
      <m:oMath>
        <m:r>
          <m:rPr>
            <m:sty m:val="bi"/>
          </m:rPr>
          <m:t>L</m:t>
        </m:r>
      </m:oMath>
      <w:del w:id="13390" w:author="PR Preview" w:date="2026-01-01T00:00:00Z">
        <w:r>
          <w:delText xml:space="preserve"> </w:delText>
        </w:r>
      </w:del>
      <w:del w:id="13391" w:author="PR Preview" w:date="2026-01-01T00:00:00Z">
        <w:r>
          <w:delText xml:space="preserve">and</w:delText>
        </w:r>
      </w:del>
      <w:del w:id="13392" w:author="PR Preview" w:date="2026-01-01T00:00:00Z">
        <w:r>
          <w:delText xml:space="preserve"> </w:delText>
        </w:r>
      </w:del>
      <m:oMath>
        <m:r>
          <m:rPr>
            <m:sty m:val="bi"/>
          </m:rPr>
          <m:t>U</m:t>
        </m:r>
      </m:oMath>
      <w:del w:id="13393" w:author="PR Preview" w:date="2026-01-01T00:00:00Z">
        <w:r>
          <w:delText xml:space="preserve"> </w:delText>
        </w:r>
      </w:del>
      <w:del w:id="13394" w:author="PR Preview" w:date="2026-01-01T00:00:00Z">
        <w:r>
          <w:delText xml:space="preserve">of</w:delText>
        </w:r>
      </w:del>
      <w:del w:id="13395" w:author="PR Preview" w:date="2026-01-01T00:00:00Z">
        <w:r>
          <w:delText xml:space="preserve"> </w:delText>
        </w:r>
      </w:del>
      <w:hyperlink w:anchor="exm-lu">
        <w:del w:id="13396" w:author="PR Preview" w:date="2026-01-01T00:00:00Z">
          <w:r>
            <w:rPr>
              <w:rStyle w:val="Hyperlink"/>
            </w:rPr>
            <w:delText xml:space="preserve">Example 177</w:delText>
          </w:r>
        </w:del>
      </w:hyperlink>
      <w:del w:id="13397" w:author="PR Preview" w:date="2026-01-01T00:00:00Z">
        <w:r>
          <w:delText xml:space="preserve">, solve</w:delText>
        </w:r>
      </w:del>
      <w:del w:id="13398" w:author="PR Preview" w:date="2026-01-01T00:00:00Z">
        <w:r>
          <w:delText xml:space="preserve"> </w:delText>
        </w:r>
      </w:del>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13399" w:author="PR Preview" w:date="2026-01-01T00:00:00Z">
        <w:r>
          <w:delText xml:space="preserve">.</w:delText>
        </w:r>
      </w:del>
      <w:del w:id="13400" w:author="PR Preview" w:date="2026-01-01T00:00:00Z">
        <w:r>
          <w:delText xml:space="preserve"> </w:delText>
        </w:r>
      </w:del>
      <w:del w:id="13401" w:author="PR Preview" w:date="2026-01-01T00:00:00Z">
        <w:r>
          <w:delText xml:space="preserve">Forward substitution on</w:delText>
        </w:r>
      </w:del>
      <w:del w:id="13402" w:author="PR Preview" w:date="2026-01-01T00:00:00Z">
        <w:r>
          <w:delText xml:space="preserve"> </w:delText>
        </w:r>
      </w:del>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del w:id="13403" w:author="PR Preview" w:date="2026-01-01T00:00:00Z">
        <w:r>
          <w:delText xml:space="preserve"> </w:delText>
        </w:r>
      </w:del>
      <w:del w:id="13404" w:author="PR Preview" w:date="2026-01-01T00:00:00Z">
        <w:r>
          <w:delText xml:space="preserve">gives</w:delText>
        </w:r>
      </w:del>
      <w:del w:id="13405" w:author="PR Preview" w:date="2026-01-01T00:00:00Z">
        <w:r>
          <w:delText xml:space="preserve"> </w:delText>
        </w:r>
      </w:del>
      <m:oMath>
        <m:sSub>
          <m:e>
            <m:r>
              <m:t>y</m:t>
            </m:r>
          </m:e>
          <m:sub>
            <m:r>
              <m:t>1</m:t>
            </m:r>
          </m:sub>
        </m:sSub>
        <m:r>
          <m:rPr>
            <m:sty m:val="p"/>
          </m:rPr>
          <m:t>=</m:t>
        </m:r>
        <m:r>
          <m:t>8</m:t>
        </m:r>
      </m:oMath>
      <w:del w:id="13406"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13407" w:author="PR Preview" w:date="2026-01-01T00:00:00Z">
        <w:r>
          <w:delText xml:space="preserve">Back substitution on</w:delText>
        </w:r>
      </w:del>
      <w:del w:id="13408" w:author="PR Preview" w:date="2026-01-01T00:00:00Z">
        <w:r>
          <w:delText xml:space="preserve"> </w:delText>
        </w:r>
      </w:del>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del w:id="13409" w:author="PR Preview" w:date="2026-01-01T00:00:00Z">
        <w:r>
          <w:delText xml:space="preserve"> </w:delText>
        </w:r>
      </w:del>
      <w:del w:id="13410" w:author="PR Preview" w:date="2026-01-01T00:00:00Z">
        <w:r>
          <w:delText xml:space="preserve">is</w:delText>
        </w:r>
      </w:del>
      <w:del w:id="13411" w:author="PR Preview" w:date="2026-01-01T00:00:00Z">
        <w:r>
          <w:delText xml:space="preserve"> </w:delText>
        </w:r>
      </w:del>
      <w:hyperlink w:anchor="exm-back-substitution">
        <w:del w:id="13412" w:author="PR Preview" w:date="2026-01-01T00:00:00Z">
          <w:r>
            <w:rPr>
              <w:rStyle w:val="Hyperlink"/>
            </w:rPr>
            <w:delText xml:space="preserve">Example 171</w:delText>
          </w:r>
        </w:del>
      </w:hyperlink>
      <w:del w:id="13413" w:author="PR Preview" w:date="2026-01-01T00:00:00Z">
        <w:r>
          <w:delText xml:space="preserve">,</w:delText>
        </w:r>
      </w:del>
      <w:del w:id="13414" w:author="PR Preview" w:date="2026-01-01T00:00:00Z">
        <w:r>
          <w:delText xml:space="preserve"> </w:delText>
        </w:r>
      </w:del>
      <w:del w:id="13415" w:author="PR Preview" w:date="2026-01-01T00:00:00Z">
        <w:r>
          <w:delText xml:space="preserve">which gives</w:delText>
        </w:r>
      </w:del>
      <w:del w:id="13416" w:author="PR Preview" w:date="2026-01-01T00:00:00Z">
        <w:r>
          <w:delText xml:space="preserve"> </w:delText>
        </w:r>
      </w:del>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del w:id="13417" w:author="PR Preview" w:date="2026-01-01T00:00:00Z">
        <w:r>
          <w:delText xml:space="preserve">.</w:delText>
        </w:r>
      </w:del>
      <w:del w:id="13418" w:author="PR Preview" w:date="2026-01-01T00:00:00Z">
        <w:r>
          <w:delText xml:space="preserve"> </w:delText>
        </w:r>
      </w:del>
      <w:del w:id="13419" w:author="PR Preview" w:date="2026-01-01T00:00:00Z">
        <w:r>
          <w:delText xml:space="preserve">As a check,</w:delText>
        </w:r>
      </w:del>
    </w:p>
    <w:p>
      <w:pPr>
        <w:pStyle w:val="BodyText"/>
      </w:pPr>
      <w:ins w:id="13420" w:author="PR Preview" w:date="2026-01-01T00:00:00Z">
        <w:r>
          <w:rPr>
            <w:b/>
            <w:bCs/>
          </w:rPr>
          <w:t xml:space="preserve">Example 183 (Two triangular solves)</w:t>
        </w:r>
      </w:ins>
      <w:ins w:id="13421" w:author="PR Preview" w:date="2026-01-01T00:00:00Z">
        <w:r>
          <w:t xml:space="preserve"> </w:t>
        </w:r>
      </w:ins>
      <w:ins w:id="13422" w:author="PR Preview" w:date="2026-01-01T00:00:00Z">
        <w:r>
          <w:t xml:space="preserve">With</w:t>
        </w:r>
      </w:ins>
      <w:ins w:id="13423" w:author="PR Preview" w:date="2026-01-01T00:00:00Z">
        <w:r>
          <w:t xml:space="preserve"> </w:t>
        </w:r>
      </w:ins>
      <m:oMath>
        <m:r>
          <m:rPr>
            <m:sty m:val="bi"/>
          </m:rPr>
          <m:t>L</m:t>
        </m:r>
      </m:oMath>
      <w:ins w:id="13424" w:author="PR Preview" w:date="2026-01-01T00:00:00Z">
        <w:r>
          <w:t xml:space="preserve"> </w:t>
        </w:r>
      </w:ins>
      <w:ins w:id="13425" w:author="PR Preview" w:date="2026-01-01T00:00:00Z">
        <w:r>
          <w:t xml:space="preserve">and</w:t>
        </w:r>
      </w:ins>
      <w:ins w:id="13426" w:author="PR Preview" w:date="2026-01-01T00:00:00Z">
        <w:r>
          <w:t xml:space="preserve"> </w:t>
        </w:r>
      </w:ins>
      <m:oMath>
        <m:r>
          <m:rPr>
            <m:sty m:val="bi"/>
          </m:rPr>
          <m:t>U</m:t>
        </m:r>
      </m:oMath>
      <w:ins w:id="13427" w:author="PR Preview" w:date="2026-01-01T00:00:00Z">
        <w:r>
          <w:t xml:space="preserve"> </w:t>
        </w:r>
      </w:ins>
      <w:ins w:id="13428" w:author="PR Preview" w:date="2026-01-01T00:00:00Z">
        <w:r>
          <w:t xml:space="preserve">of</w:t>
        </w:r>
      </w:ins>
      <w:ins w:id="13429" w:author="PR Preview" w:date="2026-01-01T00:00:00Z">
        <w:r>
          <w:t xml:space="preserve"> </w:t>
        </w:r>
      </w:ins>
      <w:hyperlink w:anchor="exm-lu">
        <w:ins w:id="13430" w:author="PR Preview" w:date="2026-01-01T00:00:00Z">
          <w:r>
            <w:rPr>
              <w:rStyle w:val="Hyperlink"/>
            </w:rPr>
            <w:t xml:space="preserve">Example 181</w:t>
          </w:r>
        </w:ins>
      </w:hyperlink>
      <w:ins w:id="13431" w:author="PR Preview" w:date="2026-01-01T00:00:00Z">
        <w:r>
          <w:t xml:space="preserve">, solve</w:t>
        </w:r>
      </w:ins>
      <w:ins w:id="13432" w:author="PR Preview" w:date="2026-01-01T00:00:00Z">
        <w:r>
          <w:t xml:space="preserve"> </w:t>
        </w:r>
      </w:ins>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13433" w:author="PR Preview" w:date="2026-01-01T00:00:00Z">
        <w:r>
          <w:t xml:space="preserve">.</w:t>
        </w:r>
      </w:ins>
      <w:ins w:id="13434" w:author="PR Preview" w:date="2026-01-01T00:00:00Z">
        <w:r>
          <w:t xml:space="preserve"> </w:t>
        </w:r>
      </w:ins>
      <w:ins w:id="13435" w:author="PR Preview" w:date="2026-01-01T00:00:00Z">
        <w:r>
          <w:t xml:space="preserve">Forward substitution on</w:t>
        </w:r>
      </w:ins>
      <w:ins w:id="13436" w:author="PR Preview" w:date="2026-01-01T00:00:00Z">
        <w:r>
          <w:t xml:space="preserve"> </w:t>
        </w:r>
      </w:ins>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ins w:id="13437" w:author="PR Preview" w:date="2026-01-01T00:00:00Z">
        <w:r>
          <w:t xml:space="preserve"> </w:t>
        </w:r>
      </w:ins>
      <w:ins w:id="13438" w:author="PR Preview" w:date="2026-01-01T00:00:00Z">
        <w:r>
          <w:t xml:space="preserve">gives</w:t>
        </w:r>
      </w:ins>
      <w:ins w:id="13439" w:author="PR Preview" w:date="2026-01-01T00:00:00Z">
        <w:r>
          <w:t xml:space="preserve"> </w:t>
        </w:r>
      </w:ins>
      <m:oMath>
        <m:sSub>
          <m:e>
            <m:r>
              <m:t>y</m:t>
            </m:r>
          </m:e>
          <m:sub>
            <m:r>
              <m:t>1</m:t>
            </m:r>
          </m:sub>
        </m:sSub>
        <m:r>
          <m:rPr>
            <m:sty m:val="p"/>
          </m:rPr>
          <m:t>=</m:t>
        </m:r>
        <m:r>
          <m:t>8</m:t>
        </m:r>
      </m:oMath>
      <w:ins w:id="13440"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13441" w:author="PR Preview" w:date="2026-01-01T00:00:00Z">
        <w:r>
          <w:t xml:space="preserve">Back substitution on</w:t>
        </w:r>
      </w:ins>
      <w:ins w:id="13442" w:author="PR Preview" w:date="2026-01-01T00:00:00Z">
        <w:r>
          <w:t xml:space="preserve"> </w:t>
        </w:r>
      </w:ins>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ins w:id="13443" w:author="PR Preview" w:date="2026-01-01T00:00:00Z">
        <w:r>
          <w:t xml:space="preserve"> </w:t>
        </w:r>
      </w:ins>
      <w:ins w:id="13444" w:author="PR Preview" w:date="2026-01-01T00:00:00Z">
        <w:r>
          <w:t xml:space="preserve">is</w:t>
        </w:r>
      </w:ins>
      <w:ins w:id="13445" w:author="PR Preview" w:date="2026-01-01T00:00:00Z">
        <w:r>
          <w:t xml:space="preserve"> </w:t>
        </w:r>
      </w:ins>
      <w:hyperlink w:anchor="exm-back-substitution">
        <w:ins w:id="13446" w:author="PR Preview" w:date="2026-01-01T00:00:00Z">
          <w:r>
            <w:rPr>
              <w:rStyle w:val="Hyperlink"/>
            </w:rPr>
            <w:t xml:space="preserve">Example 175</w:t>
          </w:r>
        </w:ins>
      </w:hyperlink>
      <w:ins w:id="13447" w:author="PR Preview" w:date="2026-01-01T00:00:00Z">
        <w:r>
          <w:t xml:space="preserve">,</w:t>
        </w:r>
      </w:ins>
      <w:ins w:id="13448" w:author="PR Preview" w:date="2026-01-01T00:00:00Z">
        <w:r>
          <w:t xml:space="preserve"> </w:t>
        </w:r>
      </w:ins>
      <w:ins w:id="13449" w:author="PR Preview" w:date="2026-01-01T00:00:00Z">
        <w:r>
          <w:t xml:space="preserve">which gives</w:t>
        </w:r>
      </w:ins>
      <w:ins w:id="13450" w:author="PR Preview" w:date="2026-01-01T00:00:00Z">
        <w:r>
          <w:t xml:space="preserve"> </w:t>
        </w:r>
      </w:ins>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ins w:id="13451" w:author="PR Preview" w:date="2026-01-01T00:00:00Z">
        <w:r>
          <w:t xml:space="preserve">.</w:t>
        </w:r>
      </w:ins>
      <w:ins w:id="13452" w:author="PR Preview" w:date="2026-01-01T00:00:00Z">
        <w:r>
          <w:t xml:space="preserve"> </w:t>
        </w:r>
      </w:ins>
      <w:ins w:id="13453"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61"/>
    <w:bookmarkEnd w:id="562"/>
    <w:bookmarkStart w:id="594"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3" name="Picture"/>
                  <a:graphic>
                    <a:graphicData uri="http://schemas.openxmlformats.org/drawingml/2006/picture">
                      <pic:pic>
                        <pic:nvPicPr>
                          <pic:cNvPr descr="/opt/quarto/share/formats/docx/note.png" id="564"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72</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65" w:name="thm-invertible-rank"/>
    <w:p>
      <w:pPr>
        <w:pStyle w:val="BodyText"/>
      </w:pPr>
      <w:del w:id="13454" w:author="PR Preview" w:date="2026-01-01T00:00:00Z">
        <w:r>
          <w:rPr>
            <w:b/>
            <w:bCs/>
          </w:rPr>
          <w:delText xml:space="preserve">Theorem 98 (A square matrix is invertible exactly when it has full column rank)</w:delText>
        </w:r>
      </w:del>
      <w:del w:id="13455" w:author="PR Preview" w:date="2026-01-01T00:00:00Z">
        <w:r>
          <w:delText xml:space="preserve"> </w:delText>
        </w:r>
      </w:del>
      <w:del w:id="13456" w:author="PR Preview" w:date="2026-01-01T00:00:00Z">
        <w:r>
          <w:delText xml:space="preserve">An</w:delText>
        </w:r>
      </w:del>
      <w:del w:id="13457" w:author="PR Preview" w:date="2026-01-01T00:00:00Z">
        <w:r>
          <w:delText xml:space="preserve"> </w:delText>
        </w:r>
      </w:del>
      <m:oMath>
        <m:r>
          <m:t>n</m:t>
        </m:r>
        <m:r>
          <m:rPr>
            <m:sty m:val="p"/>
          </m:rPr>
          <m:t>×</m:t>
        </m:r>
        <m:r>
          <m:t>n</m:t>
        </m:r>
      </m:oMath>
      <w:del w:id="13458" w:author="PR Preview" w:date="2026-01-01T00:00:00Z">
        <w:r>
          <w:delText xml:space="preserve"> </w:delText>
        </w:r>
      </w:del>
      <w:del w:id="13459" w:author="PR Preview" w:date="2026-01-01T00:00:00Z">
        <w:r>
          <w:delText xml:space="preserve">matrix</w:delText>
        </w:r>
      </w:del>
      <w:del w:id="13460" w:author="PR Preview" w:date="2026-01-01T00:00:00Z">
        <w:r>
          <w:delText xml:space="preserve"> </w:delText>
        </w:r>
      </w:del>
      <m:oMath>
        <m:r>
          <m:rPr>
            <m:sty m:val="bi"/>
          </m:rPr>
          <m:t>A</m:t>
        </m:r>
      </m:oMath>
      <w:del w:id="13461" w:author="PR Preview" w:date="2026-01-01T00:00:00Z">
        <w:r>
          <w:delText xml:space="preserve"> </w:delText>
        </w:r>
      </w:del>
      <w:del w:id="13462" w:author="PR Preview" w:date="2026-01-01T00:00:00Z">
        <w:r>
          <w:delText xml:space="preserve">is invertible (</w:delText>
        </w:r>
      </w:del>
      <w:hyperlink w:anchor="def-invertible-matrix">
        <w:del w:id="13463" w:author="PR Preview" w:date="2026-01-01T00:00:00Z">
          <w:r>
            <w:rPr>
              <w:rStyle w:val="Hyperlink"/>
            </w:rPr>
            <w:delText xml:space="preserve">Definition 72</w:delText>
          </w:r>
        </w:del>
      </w:hyperlink>
      <w:del w:id="13464" w:author="PR Preview" w:date="2026-01-01T00:00:00Z">
        <w:r>
          <w:delText xml:space="preserve">)</w:delText>
        </w:r>
      </w:del>
      <w:del w:id="13465" w:author="PR Preview" w:date="2026-01-01T00:00:00Z">
        <w:r>
          <w:delText xml:space="preserve"> </w:delText>
        </w:r>
      </w:del>
      <w:del w:id="13466" w:author="PR Preview" w:date="2026-01-01T00:00:00Z">
        <w:r>
          <w:delText xml:space="preserve">exactly when</w:delText>
        </w:r>
      </w:del>
      <w:del w:id="13467"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13468" w:author="PR Preview" w:date="2026-01-01T00:00:00Z">
        <w:r>
          <w:delText xml:space="preserve"> </w:delText>
        </w:r>
      </w:del>
      <w:del w:id="13469" w:author="PR Preview" w:date="2026-01-01T00:00:00Z">
        <w:r>
          <w:delText xml:space="preserve">(full column rank,</w:delText>
        </w:r>
      </w:del>
      <w:del w:id="13470" w:author="PR Preview" w:date="2026-01-01T00:00:00Z">
        <w:r>
          <w:delText xml:space="preserve"> </w:delText>
        </w:r>
      </w:del>
      <w:hyperlink w:anchor="def-full-column-rank">
        <w:del w:id="13471" w:author="PR Preview" w:date="2026-01-01T00:00:00Z">
          <w:r>
            <w:rPr>
              <w:rStyle w:val="Hyperlink"/>
            </w:rPr>
            <w:delText xml:space="preserve">Definition 39</w:delText>
          </w:r>
        </w:del>
      </w:hyperlink>
      <w:del w:id="13472" w:author="PR Preview" w:date="2026-01-01T00:00:00Z">
        <w:r>
          <w:delText xml:space="preserve">),</w:delText>
        </w:r>
      </w:del>
      <w:del w:id="13473" w:author="PR Preview" w:date="2026-01-01T00:00:00Z">
        <w:r>
          <w:delText xml:space="preserve"> </w:delText>
        </w:r>
      </w:del>
      <w:del w:id="13474" w:author="PR Preview" w:date="2026-01-01T00:00:00Z">
        <w:r>
          <w:delText xml:space="preserve">that is, exactly when</w:delText>
        </w:r>
      </w:del>
      <w:del w:id="13475"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del w:id="13476" w:author="PR Preview" w:date="2026-01-01T00:00:00Z">
        <w:r>
          <w:delText xml:space="preserve">.</w:delText>
        </w:r>
      </w:del>
    </w:p>
    <w:p>
      <w:pPr>
        <w:pStyle w:val="BodyText"/>
      </w:pPr>
      <w:ins w:id="13477" w:author="PR Preview" w:date="2026-01-01T00:00:00Z">
        <w:r>
          <w:rPr>
            <w:b/>
            <w:bCs/>
          </w:rPr>
          <w:t xml:space="preserve">Theorem 101 (A square matrix is invertible exactly when it has full column rank)</w:t>
        </w:r>
      </w:ins>
      <w:ins w:id="13478" w:author="PR Preview" w:date="2026-01-01T00:00:00Z">
        <w:r>
          <w:t xml:space="preserve"> </w:t>
        </w:r>
      </w:ins>
      <w:ins w:id="13479" w:author="PR Preview" w:date="2026-01-01T00:00:00Z">
        <w:r>
          <w:t xml:space="preserve">An</w:t>
        </w:r>
      </w:ins>
      <w:ins w:id="13480" w:author="PR Preview" w:date="2026-01-01T00:00:00Z">
        <w:r>
          <w:t xml:space="preserve"> </w:t>
        </w:r>
      </w:ins>
      <m:oMath>
        <m:r>
          <m:t>n</m:t>
        </m:r>
        <m:r>
          <m:rPr>
            <m:sty m:val="p"/>
          </m:rPr>
          <m:t>×</m:t>
        </m:r>
        <m:r>
          <m:t>n</m:t>
        </m:r>
      </m:oMath>
      <w:ins w:id="13481" w:author="PR Preview" w:date="2026-01-01T00:00:00Z">
        <w:r>
          <w:t xml:space="preserve"> </w:t>
        </w:r>
      </w:ins>
      <w:ins w:id="13482" w:author="PR Preview" w:date="2026-01-01T00:00:00Z">
        <w:r>
          <w:t xml:space="preserve">matrix</w:t>
        </w:r>
      </w:ins>
      <w:ins w:id="13483" w:author="PR Preview" w:date="2026-01-01T00:00:00Z">
        <w:r>
          <w:t xml:space="preserve"> </w:t>
        </w:r>
      </w:ins>
      <m:oMath>
        <m:r>
          <m:rPr>
            <m:sty m:val="bi"/>
          </m:rPr>
          <m:t>A</m:t>
        </m:r>
      </m:oMath>
      <w:ins w:id="13484" w:author="PR Preview" w:date="2026-01-01T00:00:00Z">
        <w:r>
          <w:t xml:space="preserve"> </w:t>
        </w:r>
      </w:ins>
      <w:ins w:id="13485" w:author="PR Preview" w:date="2026-01-01T00:00:00Z">
        <w:r>
          <w:t xml:space="preserve">is invertible (</w:t>
        </w:r>
      </w:ins>
      <w:hyperlink w:anchor="def-invertible-matrix">
        <w:ins w:id="13486" w:author="PR Preview" w:date="2026-01-01T00:00:00Z">
          <w:r>
            <w:rPr>
              <w:rStyle w:val="Hyperlink"/>
            </w:rPr>
            <w:t xml:space="preserve">Definition 72</w:t>
          </w:r>
        </w:ins>
      </w:hyperlink>
      <w:ins w:id="13487" w:author="PR Preview" w:date="2026-01-01T00:00:00Z">
        <w:r>
          <w:t xml:space="preserve">)</w:t>
        </w:r>
      </w:ins>
      <w:ins w:id="13488" w:author="PR Preview" w:date="2026-01-01T00:00:00Z">
        <w:r>
          <w:t xml:space="preserve"> </w:t>
        </w:r>
      </w:ins>
      <w:ins w:id="13489" w:author="PR Preview" w:date="2026-01-01T00:00:00Z">
        <w:r>
          <w:t xml:space="preserve">exactly when</w:t>
        </w:r>
      </w:ins>
      <w:ins w:id="13490" w:author="PR Preview" w:date="2026-01-01T00:00:00Z">
        <w:r>
          <w:t xml:space="preserve"> </w:t>
        </w:r>
      </w:ins>
      <m:oMath>
        <m:r>
          <m:rPr>
            <m:sty m:val="p"/>
          </m:rPr>
          <m:t>rank</m:t>
        </m:r>
        <m:r>
          <m:rPr>
            <m:sty m:val="p"/>
          </m:rPr>
          <m:t>(</m:t>
        </m:r>
        <m:r>
          <m:rPr>
            <m:sty m:val="bi"/>
          </m:rPr>
          <m:t>A</m:t>
        </m:r>
        <m:r>
          <m:rPr>
            <m:sty m:val="p"/>
          </m:rPr>
          <m:t>)</m:t>
        </m:r>
        <m:r>
          <m:rPr>
            <m:sty m:val="p"/>
          </m:rPr>
          <m:t>=</m:t>
        </m:r>
        <m:r>
          <m:t>n</m:t>
        </m:r>
      </m:oMath>
      <w:ins w:id="13491" w:author="PR Preview" w:date="2026-01-01T00:00:00Z">
        <w:r>
          <w:t xml:space="preserve"> </w:t>
        </w:r>
      </w:ins>
      <w:ins w:id="13492" w:author="PR Preview" w:date="2026-01-01T00:00:00Z">
        <w:r>
          <w:t xml:space="preserve">(full column rank,</w:t>
        </w:r>
      </w:ins>
      <w:ins w:id="13493" w:author="PR Preview" w:date="2026-01-01T00:00:00Z">
        <w:r>
          <w:t xml:space="preserve"> </w:t>
        </w:r>
      </w:ins>
      <w:hyperlink w:anchor="def-full-column-rank">
        <w:ins w:id="13494" w:author="PR Preview" w:date="2026-01-01T00:00:00Z">
          <w:r>
            <w:rPr>
              <w:rStyle w:val="Hyperlink"/>
            </w:rPr>
            <w:t xml:space="preserve">Definition 39</w:t>
          </w:r>
        </w:ins>
      </w:hyperlink>
      <w:ins w:id="13495" w:author="PR Preview" w:date="2026-01-01T00:00:00Z">
        <w:r>
          <w:t xml:space="preserve">),</w:t>
        </w:r>
      </w:ins>
      <w:ins w:id="13496" w:author="PR Preview" w:date="2026-01-01T00:00:00Z">
        <w:r>
          <w:t xml:space="preserve"> </w:t>
        </w:r>
      </w:ins>
      <w:ins w:id="13497" w:author="PR Preview" w:date="2026-01-01T00:00:00Z">
        <w:r>
          <w:t xml:space="preserve">that is, exactly when</w:t>
        </w:r>
      </w:ins>
      <w:ins w:id="13498" w:author="PR Preview" w:date="2026-01-01T00:00:00Z">
        <w:r>
          <w:t xml:space="preserve"> </w:t>
        </w:r>
      </w:ins>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ins w:id="13499" w:author="PR Preview" w:date="2026-01-01T00:00:00Z">
        <w:r>
          <w:t xml:space="preserve">.</w:t>
        </w:r>
      </w:ins>
    </w:p>
    <w:bookmarkEnd w:id="565"/>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87</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66" w:name="exm-invertible-rank"/>
    <w:p>
      <w:pPr>
        <w:pStyle w:val="BodyText"/>
      </w:pPr>
      <w:del w:id="13500" w:author="PR Preview" w:date="2026-01-01T00:00:00Z">
        <w:r>
          <w:rPr>
            <w:b/>
            <w:bCs/>
          </w:rPr>
          <w:delText xml:space="preserve">Example 180 (Rank decides invertibility)</w:delText>
        </w:r>
      </w:del>
      <w:del w:id="13501" w:author="PR Preview" w:date="2026-01-01T00:00:00Z">
        <w:r>
          <w:delText xml:space="preserve"> </w:delText>
        </w:r>
      </w:del>
      <w:del w:id="13502" w:author="PR Preview" w:date="2026-01-01T00:00:00Z">
        <w:r>
          <w:delText xml:space="preserve"> </w:delText>
        </w:r>
      </w:del>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13503" w:author="PR Preview" w:date="2026-01-01T00:00:00Z">
        <w:r>
          <w:delText xml:space="preserve"> </w:delText>
        </w:r>
      </w:del>
      <w:del w:id="13504" w:author="PR Preview" w:date="2026-01-01T00:00:00Z">
        <w:r>
          <w:delText xml:space="preserve">of</w:delText>
        </w:r>
      </w:del>
      <w:del w:id="13505" w:author="PR Preview" w:date="2026-01-01T00:00:00Z">
        <w:r>
          <w:delText xml:space="preserve"> </w:delText>
        </w:r>
      </w:del>
      <w:hyperlink w:anchor="exm-invertible-matrix">
        <w:del w:id="13506" w:author="PR Preview" w:date="2026-01-01T00:00:00Z">
          <w:r>
            <w:rPr>
              <w:rStyle w:val="Hyperlink"/>
            </w:rPr>
            <w:delText xml:space="preserve">Example 119</w:delText>
          </w:r>
        </w:del>
      </w:hyperlink>
      <w:del w:id="13507" w:author="PR Preview" w:date="2026-01-01T00:00:00Z">
        <w:r>
          <w:delText xml:space="preserve"> </w:delText>
        </w:r>
      </w:del>
      <w:del w:id="13508" w:author="PR Preview" w:date="2026-01-01T00:00:00Z">
        <w:r>
          <w:delText xml:space="preserve">has rank</w:delText>
        </w:r>
      </w:del>
      <w:del w:id="13509" w:author="PR Preview" w:date="2026-01-01T00:00:00Z">
        <w:r>
          <w:delText xml:space="preserve"> </w:delText>
        </w:r>
      </w:del>
      <m:oMath>
        <m:r>
          <m:t>2</m:t>
        </m:r>
      </m:oMath>
      <w:del w:id="13510" w:author="PR Preview" w:date="2026-01-01T00:00:00Z">
        <w:r>
          <w:delText xml:space="preserve">:</w:delText>
        </w:r>
      </w:del>
      <w:del w:id="13511"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13512" w:author="PR Preview" w:date="2026-01-01T00:00:00Z">
        <w:r>
          <w:delText xml:space="preserve"> </w:delText>
        </w:r>
      </w:del>
      <w:del w:id="13513" w:author="PR Preview" w:date="2026-01-01T00:00:00Z">
        <w:r>
          <w:delText xml:space="preserve">is</w:delText>
        </w:r>
      </w:del>
      <w:del w:id="13514" w:author="PR Preview" w:date="2026-01-01T00:00:00Z">
        <w:r>
          <w:delText xml:space="preserve"> </w:delText>
        </w:r>
      </w:del>
      <m:oMath>
        <m:acc>
          <m:accPr>
            <m:chr m:val="̃"/>
          </m:accPr>
          <m:e>
            <m:r>
              <m:t>0</m:t>
            </m:r>
          </m:e>
        </m:acc>
      </m:oMath>
      <w:del w:id="13515" w:author="PR Preview" w:date="2026-01-01T00:00:00Z">
        <w:r>
          <w:delText xml:space="preserve"> </w:delText>
        </w:r>
      </w:del>
      <w:del w:id="13516" w:author="PR Preview" w:date="2026-01-01T00:00:00Z">
        <w:r>
          <w:delText xml:space="preserve">only if</w:delText>
        </w:r>
      </w:del>
      <w:del w:id="13517" w:author="PR Preview" w:date="2026-01-01T00:00:00Z">
        <w:r>
          <w:delText xml:space="preserve"> </w:delText>
        </w:r>
      </w:del>
      <m:oMath>
        <m:sSub>
          <m:e>
            <m:r>
              <m:t>c</m:t>
            </m:r>
          </m:e>
          <m:sub>
            <m:r>
              <m:t>2</m:t>
            </m:r>
          </m:sub>
        </m:sSub>
        <m:r>
          <m:rPr>
            <m:sty m:val="p"/>
          </m:rPr>
          <m:t>=</m:t>
        </m:r>
        <m:r>
          <m:t>0</m:t>
        </m:r>
      </m:oMath>
      <w:del w:id="13518" w:author="PR Preview" w:date="2026-01-01T00:00:00Z">
        <w:r>
          <w:delText xml:space="preserve"> </w:delText>
        </w:r>
      </w:del>
      <w:del w:id="13519" w:author="PR Preview" w:date="2026-01-01T00:00:00Z">
        <w:r>
          <w:delText xml:space="preserve">and then</w:delText>
        </w:r>
      </w:del>
      <w:del w:id="13520" w:author="PR Preview" w:date="2026-01-01T00:00:00Z">
        <w:r>
          <w:delText xml:space="preserve"> </w:delText>
        </w:r>
      </w:del>
      <m:oMath>
        <m:sSub>
          <m:e>
            <m:r>
              <m:t>c</m:t>
            </m:r>
          </m:e>
          <m:sub>
            <m:r>
              <m:t>1</m:t>
            </m:r>
          </m:sub>
        </m:sSub>
        <m:r>
          <m:rPr>
            <m:sty m:val="p"/>
          </m:rPr>
          <m:t>=</m:t>
        </m:r>
        <m:r>
          <m:t>0</m:t>
        </m:r>
      </m:oMath>
      <w:del w:id="13521" w:author="PR Preview" w:date="2026-01-01T00:00:00Z">
        <w:r>
          <w:delText xml:space="preserve">.</w:delText>
        </w:r>
      </w:del>
      <w:del w:id="13522" w:author="PR Preview" w:date="2026-01-01T00:00:00Z">
        <w:r>
          <w:delText xml:space="preserve"> </w:delText>
        </w:r>
      </w:del>
      <w:del w:id="13523" w:author="PR Preview" w:date="2026-01-01T00:00:00Z">
        <w:r>
          <w:delText xml:space="preserve">So it is invertible, as that example found by exhibiting the inverse.</w:delText>
        </w:r>
      </w:del>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3524" w:author="PR Preview" w:date="2026-01-01T00:00:00Z">
        <w:r>
          <w:delText xml:space="preserve"> </w:delText>
        </w:r>
      </w:del>
      <w:del w:id="13525" w:author="PR Preview" w:date="2026-01-01T00:00:00Z">
        <w:r>
          <w:delText xml:space="preserve">has rank less than</w:delText>
        </w:r>
      </w:del>
      <w:del w:id="13526" w:author="PR Preview" w:date="2026-01-01T00:00:00Z">
        <w:r>
          <w:delText xml:space="preserve"> </w:delText>
        </w:r>
      </w:del>
      <m:oMath>
        <m:r>
          <m:t>2</m:t>
        </m:r>
      </m:oMath>
      <w:del w:id="13527" w:author="PR Preview" w:date="2026-01-01T00:00:00Z">
        <w:r>
          <w:delText xml:space="preserve">:</w:delText>
        </w:r>
      </w:del>
      <w:del w:id="13528" w:author="PR Preview" w:date="2026-01-01T00:00:00Z">
        <w:r>
          <w:delText xml:space="preserve"> </w:delText>
        </w:r>
      </w:del>
      <m:oMath>
        <m:r>
          <m:rPr>
            <m:sty m:val="p"/>
          </m:rPr>
          <m:t>(</m:t>
        </m:r>
        <m:r>
          <m:t>1</m:t>
        </m:r>
        <m:r>
          <m:rPr>
            <m:sty m:val="p"/>
          </m:rPr>
          <m:t>,</m:t>
        </m:r>
        <m:r>
          <m:rPr>
            <m:sty m:val="p"/>
          </m:rPr>
          <m:t>−</m:t>
        </m:r>
        <m:r>
          <m:t>1</m:t>
        </m:r>
        <m:r>
          <m:rPr>
            <m:sty m:val="p"/>
          </m:rPr>
          <m:t>)</m:t>
        </m:r>
      </m:oMath>
      <w:del w:id="13529" w:author="PR Preview" w:date="2026-01-01T00:00:00Z">
        <w:r>
          <w:delText xml:space="preserve"> </w:delText>
        </w:r>
      </w:del>
      <w:del w:id="13530" w:author="PR Preview" w:date="2026-01-01T00:00:00Z">
        <w:r>
          <w:delText xml:space="preserve">is a nonzero vector in its null space.</w:delText>
        </w:r>
      </w:del>
      <w:del w:id="13531" w:author="PR Preview" w:date="2026-01-01T00:00:00Z">
        <w:r>
          <w:delText xml:space="preserve"> </w:delText>
        </w:r>
      </w:del>
      <w:del w:id="13532" w:author="PR Preview" w:date="2026-01-01T00:00:00Z">
        <w:r>
          <w:delText xml:space="preserve">So it is singular, as</w:delText>
        </w:r>
      </w:del>
      <w:del w:id="13533" w:author="PR Preview" w:date="2026-01-01T00:00:00Z">
        <w:r>
          <w:delText xml:space="preserve"> </w:delText>
        </w:r>
      </w:del>
      <w:hyperlink w:anchor="exm-invertible-matrix">
        <w:del w:id="13534" w:author="PR Preview" w:date="2026-01-01T00:00:00Z">
          <w:r>
            <w:rPr>
              <w:rStyle w:val="Hyperlink"/>
            </w:rPr>
            <w:delText xml:space="preserve">Example 119</w:delText>
          </w:r>
        </w:del>
      </w:hyperlink>
      <w:del w:id="13535" w:author="PR Preview" w:date="2026-01-01T00:00:00Z">
        <w:r>
          <w:delText xml:space="preserve"> </w:delText>
        </w:r>
      </w:del>
      <w:del w:id="13536" w:author="PR Preview" w:date="2026-01-01T00:00:00Z">
        <w:r>
          <w:delText xml:space="preserve">found.</w:delText>
        </w:r>
      </w:del>
    </w:p>
    <w:p>
      <w:pPr>
        <w:pStyle w:val="BodyText"/>
      </w:pPr>
      <w:ins w:id="13537" w:author="PR Preview" w:date="2026-01-01T00:00:00Z">
        <w:r>
          <w:rPr>
            <w:b/>
            <w:bCs/>
          </w:rPr>
          <w:t xml:space="preserve">Example 184 (Rank decides invertibility)</w:t>
        </w:r>
      </w:ins>
      <w:ins w:id="13538" w:author="PR Preview" w:date="2026-01-01T00:00:00Z">
        <w:r>
          <w:t xml:space="preserve"> </w:t>
        </w:r>
      </w:ins>
      <w:ins w:id="13539" w:author="PR Preview" w:date="2026-01-01T00:00:00Z">
        <w:r>
          <w:t xml:space="preserve"> </w:t>
        </w:r>
      </w:ins>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13540" w:author="PR Preview" w:date="2026-01-01T00:00:00Z">
        <w:r>
          <w:t xml:space="preserve"> </w:t>
        </w:r>
      </w:ins>
      <w:ins w:id="13541" w:author="PR Preview" w:date="2026-01-01T00:00:00Z">
        <w:r>
          <w:t xml:space="preserve">of</w:t>
        </w:r>
      </w:ins>
      <w:ins w:id="13542" w:author="PR Preview" w:date="2026-01-01T00:00:00Z">
        <w:r>
          <w:t xml:space="preserve"> </w:t>
        </w:r>
      </w:ins>
      <w:hyperlink w:anchor="exm-invertible-matrix">
        <w:ins w:id="13543" w:author="PR Preview" w:date="2026-01-01T00:00:00Z">
          <w:r>
            <w:rPr>
              <w:rStyle w:val="Hyperlink"/>
            </w:rPr>
            <w:t xml:space="preserve">Example 121</w:t>
          </w:r>
        </w:ins>
      </w:hyperlink>
      <w:ins w:id="13544" w:author="PR Preview" w:date="2026-01-01T00:00:00Z">
        <w:r>
          <w:t xml:space="preserve"> </w:t>
        </w:r>
      </w:ins>
      <w:ins w:id="13545" w:author="PR Preview" w:date="2026-01-01T00:00:00Z">
        <w:r>
          <w:t xml:space="preserve">has rank</w:t>
        </w:r>
      </w:ins>
      <w:ins w:id="13546" w:author="PR Preview" w:date="2026-01-01T00:00:00Z">
        <w:r>
          <w:t xml:space="preserve"> </w:t>
        </w:r>
      </w:ins>
      <m:oMath>
        <m:r>
          <m:t>2</m:t>
        </m:r>
      </m:oMath>
      <w:ins w:id="13547" w:author="PR Preview" w:date="2026-01-01T00:00:00Z">
        <w:r>
          <w:t xml:space="preserve">:</w:t>
        </w:r>
      </w:ins>
      <w:ins w:id="13548"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13549" w:author="PR Preview" w:date="2026-01-01T00:00:00Z">
        <w:r>
          <w:t xml:space="preserve"> </w:t>
        </w:r>
      </w:ins>
      <w:ins w:id="13550" w:author="PR Preview" w:date="2026-01-01T00:00:00Z">
        <w:r>
          <w:t xml:space="preserve">is</w:t>
        </w:r>
      </w:ins>
      <w:ins w:id="13551" w:author="PR Preview" w:date="2026-01-01T00:00:00Z">
        <w:r>
          <w:t xml:space="preserve"> </w:t>
        </w:r>
      </w:ins>
      <m:oMath>
        <m:acc>
          <m:accPr>
            <m:chr m:val="̃"/>
          </m:accPr>
          <m:e>
            <m:r>
              <m:t>0</m:t>
            </m:r>
          </m:e>
        </m:acc>
      </m:oMath>
      <w:ins w:id="13552" w:author="PR Preview" w:date="2026-01-01T00:00:00Z">
        <w:r>
          <w:t xml:space="preserve"> </w:t>
        </w:r>
      </w:ins>
      <w:ins w:id="13553" w:author="PR Preview" w:date="2026-01-01T00:00:00Z">
        <w:r>
          <w:t xml:space="preserve">only if</w:t>
        </w:r>
      </w:ins>
      <w:ins w:id="13554" w:author="PR Preview" w:date="2026-01-01T00:00:00Z">
        <w:r>
          <w:t xml:space="preserve"> </w:t>
        </w:r>
      </w:ins>
      <m:oMath>
        <m:sSub>
          <m:e>
            <m:r>
              <m:t>c</m:t>
            </m:r>
          </m:e>
          <m:sub>
            <m:r>
              <m:t>2</m:t>
            </m:r>
          </m:sub>
        </m:sSub>
        <m:r>
          <m:rPr>
            <m:sty m:val="p"/>
          </m:rPr>
          <m:t>=</m:t>
        </m:r>
        <m:r>
          <m:t>0</m:t>
        </m:r>
      </m:oMath>
      <w:ins w:id="13555" w:author="PR Preview" w:date="2026-01-01T00:00:00Z">
        <w:r>
          <w:t xml:space="preserve"> </w:t>
        </w:r>
      </w:ins>
      <w:ins w:id="13556" w:author="PR Preview" w:date="2026-01-01T00:00:00Z">
        <w:r>
          <w:t xml:space="preserve">and then</w:t>
        </w:r>
      </w:ins>
      <w:ins w:id="13557" w:author="PR Preview" w:date="2026-01-01T00:00:00Z">
        <w:r>
          <w:t xml:space="preserve"> </w:t>
        </w:r>
      </w:ins>
      <m:oMath>
        <m:sSub>
          <m:e>
            <m:r>
              <m:t>c</m:t>
            </m:r>
          </m:e>
          <m:sub>
            <m:r>
              <m:t>1</m:t>
            </m:r>
          </m:sub>
        </m:sSub>
        <m:r>
          <m:rPr>
            <m:sty m:val="p"/>
          </m:rPr>
          <m:t>=</m:t>
        </m:r>
        <m:r>
          <m:t>0</m:t>
        </m:r>
      </m:oMath>
      <w:ins w:id="13558" w:author="PR Preview" w:date="2026-01-01T00:00:00Z">
        <w:r>
          <w:t xml:space="preserve">.</w:t>
        </w:r>
      </w:ins>
      <w:ins w:id="13559" w:author="PR Preview" w:date="2026-01-01T00:00:00Z">
        <w:r>
          <w:t xml:space="preserve"> </w:t>
        </w:r>
      </w:ins>
      <w:ins w:id="13560" w:author="PR Preview" w:date="2026-01-01T00:00:00Z">
        <w:r>
          <w:t xml:space="preserve">So it is invertible, as that example found by exhibiting the inverse.</w:t>
        </w:r>
      </w:ins>
    </w:p>
    <w:p>
      <w:pPr>
        <w:pStyle w:val="Compact"/>
        <w:numPr>
          <w:ilvl w:val="0"/>
          <w:numId w:val="1094"/>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3561" w:author="PR Preview" w:date="2026-01-01T00:00:00Z">
        <w:r>
          <w:t xml:space="preserve"> </w:t>
        </w:r>
      </w:ins>
      <w:ins w:id="13562" w:author="PR Preview" w:date="2026-01-01T00:00:00Z">
        <w:r>
          <w:t xml:space="preserve">has rank less than</w:t>
        </w:r>
      </w:ins>
      <w:ins w:id="13563" w:author="PR Preview" w:date="2026-01-01T00:00:00Z">
        <w:r>
          <w:t xml:space="preserve"> </w:t>
        </w:r>
      </w:ins>
      <m:oMath>
        <m:r>
          <m:t>2</m:t>
        </m:r>
      </m:oMath>
      <w:ins w:id="13564" w:author="PR Preview" w:date="2026-01-01T00:00:00Z">
        <w:r>
          <w:t xml:space="preserve">:</w:t>
        </w:r>
      </w:ins>
      <w:ins w:id="13565" w:author="PR Preview" w:date="2026-01-01T00:00:00Z">
        <w:r>
          <w:t xml:space="preserve"> </w:t>
        </w:r>
      </w:ins>
      <m:oMath>
        <m:r>
          <m:rPr>
            <m:sty m:val="p"/>
          </m:rPr>
          <m:t>(</m:t>
        </m:r>
        <m:r>
          <m:t>1</m:t>
        </m:r>
        <m:r>
          <m:rPr>
            <m:sty m:val="p"/>
          </m:rPr>
          <m:t>,</m:t>
        </m:r>
        <m:r>
          <m:rPr>
            <m:sty m:val="p"/>
          </m:rPr>
          <m:t>−</m:t>
        </m:r>
        <m:r>
          <m:t>1</m:t>
        </m:r>
        <m:r>
          <m:rPr>
            <m:sty m:val="p"/>
          </m:rPr>
          <m:t>)</m:t>
        </m:r>
      </m:oMath>
      <w:ins w:id="13566" w:author="PR Preview" w:date="2026-01-01T00:00:00Z">
        <w:r>
          <w:t xml:space="preserve"> </w:t>
        </w:r>
      </w:ins>
      <w:ins w:id="13567" w:author="PR Preview" w:date="2026-01-01T00:00:00Z">
        <w:r>
          <w:t xml:space="preserve">is a nonzero vector in its null space.</w:t>
        </w:r>
      </w:ins>
      <w:ins w:id="13568" w:author="PR Preview" w:date="2026-01-01T00:00:00Z">
        <w:r>
          <w:t xml:space="preserve"> </w:t>
        </w:r>
      </w:ins>
      <w:ins w:id="13569" w:author="PR Preview" w:date="2026-01-01T00:00:00Z">
        <w:r>
          <w:t xml:space="preserve">So it is singular, as</w:t>
        </w:r>
      </w:ins>
      <w:ins w:id="13570" w:author="PR Preview" w:date="2026-01-01T00:00:00Z">
        <w:r>
          <w:t xml:space="preserve"> </w:t>
        </w:r>
      </w:ins>
      <w:hyperlink w:anchor="exm-invertible-matrix">
        <w:ins w:id="13571" w:author="PR Preview" w:date="2026-01-01T00:00:00Z">
          <w:r>
            <w:rPr>
              <w:rStyle w:val="Hyperlink"/>
            </w:rPr>
            <w:t xml:space="preserve">Example 121</w:t>
          </w:r>
        </w:ins>
      </w:hyperlink>
      <w:ins w:id="13572" w:author="PR Preview" w:date="2026-01-01T00:00:00Z">
        <w:r>
          <w:t xml:space="preserve"> </w:t>
        </w:r>
      </w:ins>
      <w:ins w:id="13573" w:author="PR Preview" w:date="2026-01-01T00:00:00Z">
        <w:r>
          <w:t xml:space="preserve">found.</w:t>
        </w:r>
      </w:ins>
    </w:p>
    <w:bookmarkEnd w:id="566"/>
    <w:bookmarkStart w:id="567"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7"/>
    <w:bookmarkStart w:id="568" w:name="exm-eigenspace"/>
    <w:p>
      <w:pPr>
        <w:pStyle w:val="BodyText"/>
      </w:pPr>
      <w:del w:id="13574" w:author="PR Preview" w:date="2026-01-01T00:00:00Z">
        <w:r>
          <w:rPr>
            <w:b/>
            <w:bCs/>
          </w:rPr>
          <w:delText xml:space="preserve">Example 181 (Eigenspaces of two matrices)</w:delText>
        </w:r>
      </w:del>
      <w:del w:id="13575" w:author="PR Preview" w:date="2026-01-01T00:00:00Z">
        <w:r>
          <w:delText xml:space="preserve"> </w:delText>
        </w:r>
      </w:del>
      <w:del w:id="13576" w:author="PR Preview" w:date="2026-01-01T00:00:00Z">
        <w:r>
          <w:delText xml:space="preserve"> </w:delText>
        </w:r>
      </w:del>
    </w:p>
    <w:p>
      <w:pPr>
        <w:numPr>
          <w:ilvl w:val="0"/>
          <w:numId w:val="1094"/>
        </w:numPr>
      </w:pPr>
      <w:del w:id="13577" w:author="PR Preview" w:date="2026-01-01T00:00:00Z">
        <w:r>
          <w:delText xml:space="preserve">For</w:delText>
        </w:r>
      </w:del>
      <w:del w:id="1357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579" w:author="PR Preview" w:date="2026-01-01T00:00:00Z">
        <w:r>
          <w:delText xml:space="preserve"> </w:delText>
        </w:r>
      </w:del>
      <w:del w:id="13580" w:author="PR Preview" w:date="2026-01-01T00:00:00Z">
        <w:r>
          <w:delText xml:space="preserve">of</w:delText>
        </w:r>
      </w:del>
      <w:del w:id="13581" w:author="PR Preview" w:date="2026-01-01T00:00:00Z">
        <w:r>
          <w:delText xml:space="preserve"> </w:delText>
        </w:r>
      </w:del>
      <w:hyperlink w:anchor="exm-eigenvalue">
        <w:del w:id="13582" w:author="PR Preview" w:date="2026-01-01T00:00:00Z">
          <w:r>
            <w:rPr>
              <w:rStyle w:val="Hyperlink"/>
            </w:rPr>
            <w:delText xml:space="preserve">Example 135</w:delText>
          </w:r>
        </w:del>
      </w:hyperlink>
      <w:del w:id="13583" w:author="PR Preview" w:date="2026-01-01T00:00:00Z">
        <w:r>
          <w:delText xml:space="preserve">,</w:delText>
        </w:r>
      </w:del>
      <w:del w:id="13584"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13585" w:author="PR Preview" w:date="2026-01-01T00:00:00Z">
        <w:r>
          <w:delText xml:space="preserve"> </w:delText>
        </w:r>
      </w:del>
      <w:del w:id="13586" w:author="PR Preview" w:date="2026-01-01T00:00:00Z">
        <w:r>
          <w:delText xml:space="preserve">sends</w:delText>
        </w:r>
      </w:del>
      <w:del w:id="13587" w:author="PR Preview" w:date="2026-01-01T00:00:00Z">
        <w:r>
          <w:delText xml:space="preserve"> </w:delText>
        </w:r>
      </w:del>
      <m:oMath>
        <m:acc>
          <m:accPr>
            <m:chr m:val="̃"/>
          </m:accPr>
          <m:e>
            <m:r>
              <m:t>v</m:t>
            </m:r>
          </m:e>
        </m:acc>
      </m:oMath>
      <w:del w:id="13588" w:author="PR Preview" w:date="2026-01-01T00:00:00Z">
        <w:r>
          <w:delText xml:space="preserve"> </w:delText>
        </w:r>
      </w:del>
      <w:del w:id="13589" w:author="PR Preview" w:date="2026-01-01T00:00:00Z">
        <w:r>
          <w:delText xml:space="preserve">to</w:delText>
        </w:r>
      </w:del>
      <w:del w:id="13590"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13591" w:author="PR Preview" w:date="2026-01-01T00:00:00Z">
        <w:r>
          <w:delText xml:space="preserve">,</w:delText>
        </w:r>
      </w:del>
      <w:del w:id="13592" w:author="PR Preview" w:date="2026-01-01T00:00:00Z">
        <w:r>
          <w:delText xml:space="preserve"> </w:delText>
        </w:r>
      </w:del>
      <w:del w:id="13593" w:author="PR Preview" w:date="2026-01-01T00:00:00Z">
        <w:r>
          <w:delText xml:space="preserve">so</w:delText>
        </w:r>
      </w:del>
      <w:del w:id="13594"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13595" w:author="PR Preview" w:date="2026-01-01T00:00:00Z">
        <w:r>
          <w:delText xml:space="preserve">, with geometric multiplicity</w:delText>
        </w:r>
      </w:del>
      <w:del w:id="13596" w:author="PR Preview" w:date="2026-01-01T00:00:00Z">
        <w:r>
          <w:delText xml:space="preserve"> </w:delText>
        </w:r>
      </w:del>
      <m:oMath>
        <m:r>
          <m:t>1</m:t>
        </m:r>
      </m:oMath>
      <w:del w:id="13597" w:author="PR Preview" w:date="2026-01-01T00:00:00Z">
        <w:r>
          <w:delText xml:space="preserve">.</w:delText>
        </w:r>
      </w:del>
    </w:p>
    <w:p>
      <w:pPr>
        <w:pStyle w:val="BodyText"/>
      </w:pPr>
      <w:ins w:id="13598" w:author="PR Preview" w:date="2026-01-01T00:00:00Z">
        <w:r>
          <w:rPr>
            <w:b/>
            <w:bCs/>
          </w:rPr>
          <w:t xml:space="preserve">Example 185 (Eigenspaces of two matrices)</w:t>
        </w:r>
      </w:ins>
      <w:ins w:id="13599" w:author="PR Preview" w:date="2026-01-01T00:00:00Z">
        <w:r>
          <w:t xml:space="preserve"> </w:t>
        </w:r>
      </w:ins>
      <w:ins w:id="13600" w:author="PR Preview" w:date="2026-01-01T00:00:00Z">
        <w:r>
          <w:t xml:space="preserve"> </w:t>
        </w:r>
      </w:ins>
    </w:p>
    <w:p>
      <w:pPr>
        <w:numPr>
          <w:ilvl w:val="0"/>
          <w:numId w:val="1095"/>
        </w:numPr>
      </w:pPr>
      <w:ins w:id="13601" w:author="PR Preview" w:date="2026-01-01T00:00:00Z">
        <w:r>
          <w:t xml:space="preserve">For</w:t>
        </w:r>
      </w:ins>
      <w:ins w:id="1360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603" w:author="PR Preview" w:date="2026-01-01T00:00:00Z">
        <w:r>
          <w:t xml:space="preserve"> </w:t>
        </w:r>
      </w:ins>
      <w:ins w:id="13604" w:author="PR Preview" w:date="2026-01-01T00:00:00Z">
        <w:r>
          <w:t xml:space="preserve">of</w:t>
        </w:r>
      </w:ins>
      <w:ins w:id="13605" w:author="PR Preview" w:date="2026-01-01T00:00:00Z">
        <w:r>
          <w:t xml:space="preserve"> </w:t>
        </w:r>
      </w:ins>
      <w:hyperlink w:anchor="exm-eigenvalue">
        <w:ins w:id="13606" w:author="PR Preview" w:date="2026-01-01T00:00:00Z">
          <w:r>
            <w:rPr>
              <w:rStyle w:val="Hyperlink"/>
            </w:rPr>
            <w:t xml:space="preserve">Example 137</w:t>
          </w:r>
        </w:ins>
      </w:hyperlink>
      <w:ins w:id="13607" w:author="PR Preview" w:date="2026-01-01T00:00:00Z">
        <w:r>
          <w:t xml:space="preserve">,</w:t>
        </w:r>
      </w:ins>
      <w:ins w:id="13608"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13609" w:author="PR Preview" w:date="2026-01-01T00:00:00Z">
        <w:r>
          <w:t xml:space="preserve"> </w:t>
        </w:r>
      </w:ins>
      <w:ins w:id="13610" w:author="PR Preview" w:date="2026-01-01T00:00:00Z">
        <w:r>
          <w:t xml:space="preserve">sends</w:t>
        </w:r>
      </w:ins>
      <w:ins w:id="13611" w:author="PR Preview" w:date="2026-01-01T00:00:00Z">
        <w:r>
          <w:t xml:space="preserve"> </w:t>
        </w:r>
      </w:ins>
      <m:oMath>
        <m:acc>
          <m:accPr>
            <m:chr m:val="̃"/>
          </m:accPr>
          <m:e>
            <m:r>
              <m:t>v</m:t>
            </m:r>
          </m:e>
        </m:acc>
      </m:oMath>
      <w:ins w:id="13612" w:author="PR Preview" w:date="2026-01-01T00:00:00Z">
        <w:r>
          <w:t xml:space="preserve"> </w:t>
        </w:r>
      </w:ins>
      <w:ins w:id="13613" w:author="PR Preview" w:date="2026-01-01T00:00:00Z">
        <w:r>
          <w:t xml:space="preserve">to</w:t>
        </w:r>
      </w:ins>
      <w:ins w:id="13614"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13615" w:author="PR Preview" w:date="2026-01-01T00:00:00Z">
        <w:r>
          <w:t xml:space="preserve">,</w:t>
        </w:r>
      </w:ins>
      <w:ins w:id="13616" w:author="PR Preview" w:date="2026-01-01T00:00:00Z">
        <w:r>
          <w:t xml:space="preserve"> </w:t>
        </w:r>
      </w:ins>
      <w:ins w:id="13617" w:author="PR Preview" w:date="2026-01-01T00:00:00Z">
        <w:r>
          <w:t xml:space="preserve">so</w:t>
        </w:r>
      </w:ins>
      <w:ins w:id="13618"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13619" w:author="PR Preview" w:date="2026-01-01T00:00:00Z">
        <w:r>
          <w:t xml:space="preserve">, with geometric multiplicity</w:t>
        </w:r>
      </w:ins>
      <w:ins w:id="13620" w:author="PR Preview" w:date="2026-01-01T00:00:00Z">
        <w:r>
          <w:t xml:space="preserve"> </w:t>
        </w:r>
      </w:ins>
      <m:oMath>
        <m:r>
          <m:t>1</m:t>
        </m:r>
      </m:oMath>
      <w:ins w:id="13621" w:author="PR Preview" w:date="2026-01-01T00:00:00Z">
        <w:r>
          <w:t xml:space="preserve">.</w:t>
        </w:r>
      </w:ins>
    </w:p>
    <w:p>
      <w:pPr>
        <w:numPr>
          <w:ilvl w:val="0"/>
          <w:numId w:val="1095"/>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8"/>
    <w:bookmarkStart w:id="569" w:name="exm-not-eigenspace"/>
    <w:p>
      <w:pPr>
        <w:pStyle w:val="FirstParagraph"/>
      </w:pPr>
      <w:del w:id="13622" w:author="PR Preview" w:date="2026-01-01T00:00:00Z">
        <w:r>
          <w:rPr>
            <w:b/>
            <w:bCs/>
          </w:rPr>
          <w:delText xml:space="preserve">Example 182 (A number that is not an eigenvalue has no eigenspace)</w:delText>
        </w:r>
      </w:del>
      <w:del w:id="13623" w:author="PR Preview" w:date="2026-01-01T00:00:00Z">
        <w:r>
          <w:delText xml:space="preserve"> </w:delText>
        </w:r>
      </w:del>
      <w:del w:id="13624" w:author="PR Preview" w:date="2026-01-01T00:00:00Z">
        <w:r>
          <w:delText xml:space="preserve">For</w:delText>
        </w:r>
      </w:del>
      <w:del w:id="13625"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626" w:author="PR Preview" w:date="2026-01-01T00:00:00Z">
        <w:r>
          <w:delText xml:space="preserve"> </w:delText>
        </w:r>
      </w:del>
      <w:del w:id="13627" w:author="PR Preview" w:date="2026-01-01T00:00:00Z">
        <w:r>
          <w:delText xml:space="preserve">and</w:delText>
        </w:r>
      </w:del>
      <w:del w:id="13628" w:author="PR Preview" w:date="2026-01-01T00:00:00Z">
        <w:r>
          <w:delText xml:space="preserve"> </w:delText>
        </w:r>
      </w:del>
      <m:oMath>
        <m:r>
          <m:t>λ</m:t>
        </m:r>
        <m:r>
          <m:rPr>
            <m:sty m:val="p"/>
          </m:rPr>
          <m:t>=</m:t>
        </m:r>
        <m:r>
          <m:t>2</m:t>
        </m:r>
      </m:oMath>
      <w:del w:id="13629" w:author="PR Preview" w:date="2026-01-01T00:00:00Z">
        <w:r>
          <w:delText xml:space="preserve">,</w:delText>
        </w:r>
      </w:del>
      <w:del w:id="13630"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13631" w:author="PR Preview" w:date="2026-01-01T00:00:00Z">
        <w:r>
          <w:delText xml:space="preserve"> </w:delText>
        </w:r>
      </w:del>
      <w:del w:id="13632" w:author="PR Preview" w:date="2026-01-01T00:00:00Z">
        <w:r>
          <w:delText xml:space="preserve">sends</w:delText>
        </w:r>
      </w:del>
      <w:del w:id="13633" w:author="PR Preview" w:date="2026-01-01T00:00:00Z">
        <w:r>
          <w:delText xml:space="preserve"> </w:delText>
        </w:r>
      </w:del>
      <m:oMath>
        <m:acc>
          <m:accPr>
            <m:chr m:val="̃"/>
          </m:accPr>
          <m:e>
            <m:r>
              <m:t>v</m:t>
            </m:r>
          </m:e>
        </m:acc>
      </m:oMath>
      <w:del w:id="13634" w:author="PR Preview" w:date="2026-01-01T00:00:00Z">
        <w:r>
          <w:delText xml:space="preserve"> </w:delText>
        </w:r>
      </w:del>
      <w:del w:id="13635" w:author="PR Preview" w:date="2026-01-01T00:00:00Z">
        <w:r>
          <w:delText xml:space="preserve">to</w:delText>
        </w:r>
      </w:del>
      <w:del w:id="13636"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13637" w:author="PR Preview" w:date="2026-01-01T00:00:00Z">
        <w:r>
          <w:delText xml:space="preserve">, which is</w:delText>
        </w:r>
      </w:del>
      <w:del w:id="13638" w:author="PR Preview" w:date="2026-01-01T00:00:00Z">
        <w:r>
          <w:delText xml:space="preserve"> </w:delText>
        </w:r>
      </w:del>
      <m:oMath>
        <m:acc>
          <m:accPr>
            <m:chr m:val="̃"/>
          </m:accPr>
          <m:e>
            <m:r>
              <m:t>0</m:t>
            </m:r>
          </m:e>
        </m:acc>
      </m:oMath>
      <w:del w:id="13639" w:author="PR Preview" w:date="2026-01-01T00:00:00Z">
        <w:r>
          <w:delText xml:space="preserve"> </w:delText>
        </w:r>
      </w:del>
      <w:del w:id="13640" w:author="PR Preview" w:date="2026-01-01T00:00:00Z">
        <w:r>
          <w:delText xml:space="preserve">only for</w:delText>
        </w:r>
      </w:del>
      <w:del w:id="13641" w:author="PR Preview" w:date="2026-01-01T00:00:00Z">
        <w:r>
          <w:delText xml:space="preserve"> </w:delText>
        </w:r>
      </w:del>
      <m:oMath>
        <m:acc>
          <m:accPr>
            <m:chr m:val="̃"/>
          </m:accPr>
          <m:e>
            <m:r>
              <m:t>v</m:t>
            </m:r>
          </m:e>
        </m:acc>
        <m:r>
          <m:rPr>
            <m:sty m:val="p"/>
          </m:rPr>
          <m:t>=</m:t>
        </m:r>
        <m:acc>
          <m:accPr>
            <m:chr m:val="̃"/>
          </m:accPr>
          <m:e>
            <m:r>
              <m:t>0</m:t>
            </m:r>
          </m:e>
        </m:acc>
      </m:oMath>
      <w:del w:id="13642" w:author="PR Preview" w:date="2026-01-01T00:00:00Z">
        <w:r>
          <w:delText xml:space="preserve">,</w:delText>
        </w:r>
      </w:del>
      <w:del w:id="13643" w:author="PR Preview" w:date="2026-01-01T00:00:00Z">
        <w:r>
          <w:delText xml:space="preserve"> </w:delText>
        </w:r>
      </w:del>
      <w:del w:id="13644" w:author="PR Preview" w:date="2026-01-01T00:00:00Z">
        <w:r>
          <w:delText xml:space="preserve">so</w:delText>
        </w:r>
      </w:del>
      <w:del w:id="13645"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del w:id="13646" w:author="PR Preview" w:date="2026-01-01T00:00:00Z">
        <w:r>
          <w:delText xml:space="preserve">.</w:delText>
        </w:r>
      </w:del>
      <w:del w:id="13647" w:author="PR Preview" w:date="2026-01-01T00:00:00Z">
        <w:r>
          <w:delText xml:space="preserve"> </w:delText>
        </w:r>
      </w:del>
      <w:del w:id="13648" w:author="PR Preview" w:date="2026-01-01T00:00:00Z">
        <w:r>
          <w:delText xml:space="preserve">And</w:delText>
        </w:r>
      </w:del>
      <w:del w:id="13649" w:author="PR Preview" w:date="2026-01-01T00:00:00Z">
        <w:r>
          <w:delText xml:space="preserve"> </w:delText>
        </w:r>
      </w:del>
      <m:oMath>
        <m:r>
          <m:t>2</m:t>
        </m:r>
      </m:oMath>
      <w:del w:id="13650" w:author="PR Preview" w:date="2026-01-01T00:00:00Z">
        <w:r>
          <w:delText xml:space="preserve"> </w:delText>
        </w:r>
      </w:del>
      <w:del w:id="13651" w:author="PR Preview" w:date="2026-01-01T00:00:00Z">
        <w:r>
          <w:delText xml:space="preserve">is not an eigenvalue (</w:delText>
        </w:r>
      </w:del>
      <w:hyperlink w:anchor="def-eigenvalue">
        <w:del w:id="13652" w:author="PR Preview" w:date="2026-01-01T00:00:00Z">
          <w:r>
            <w:rPr>
              <w:rStyle w:val="Hyperlink"/>
            </w:rPr>
            <w:delText xml:space="preserve">Definition 82</w:delText>
          </w:r>
        </w:del>
      </w:hyperlink>
      <w:del w:id="13653" w:author="PR Preview" w:date="2026-01-01T00:00:00Z">
        <w:r>
          <w:delText xml:space="preserve">):</w:delText>
        </w:r>
      </w:del>
      <w:del w:id="13654" w:author="PR Preview" w:date="2026-01-01T00:00:00Z">
        <w:r>
          <w:delText xml:space="preserve"> </w:delText>
        </w:r>
      </w:del>
      <m:oMath>
        <m:r>
          <m:rPr>
            <m:sty m:val="bi"/>
          </m:rPr>
          <m:t>A</m:t>
        </m:r>
        <m:acc>
          <m:accPr>
            <m:chr m:val="̃"/>
          </m:accPr>
          <m:e>
            <m:r>
              <m:t>v</m:t>
            </m:r>
          </m:e>
        </m:acc>
        <m:r>
          <m:rPr>
            <m:sty m:val="p"/>
          </m:rPr>
          <m:t>=</m:t>
        </m:r>
        <m:r>
          <m:t>2</m:t>
        </m:r>
        <m:acc>
          <m:accPr>
            <m:chr m:val="̃"/>
          </m:accPr>
          <m:e>
            <m:r>
              <m:t>v</m:t>
            </m:r>
          </m:e>
        </m:acc>
      </m:oMath>
      <w:del w:id="13655" w:author="PR Preview" w:date="2026-01-01T00:00:00Z">
        <w:r>
          <w:delText xml:space="preserve"> </w:delText>
        </w:r>
      </w:del>
      <w:del w:id="13656" w:author="PR Preview" w:date="2026-01-01T00:00:00Z">
        <w:r>
          <w:delText xml:space="preserve">reads</w:delText>
        </w:r>
      </w:del>
      <w:del w:id="13657"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13658" w:author="PR Preview" w:date="2026-01-01T00:00:00Z">
        <w:r>
          <w:delText xml:space="preserve">,</w:delText>
        </w:r>
      </w:del>
      <w:del w:id="13659" w:author="PR Preview" w:date="2026-01-01T00:00:00Z">
        <w:r>
          <w:delText xml:space="preserve"> </w:delText>
        </w:r>
      </w:del>
      <w:del w:id="13660" w:author="PR Preview" w:date="2026-01-01T00:00:00Z">
        <w:r>
          <w:delText xml:space="preserve">so</w:delText>
        </w:r>
      </w:del>
      <w:del w:id="13661" w:author="PR Preview" w:date="2026-01-01T00:00:00Z">
        <w:r>
          <w:delText xml:space="preserve"> </w:delText>
        </w:r>
      </w:del>
      <m:oMath>
        <m:sSub>
          <m:e>
            <m:r>
              <m:t>v</m:t>
            </m:r>
          </m:e>
          <m:sub>
            <m:r>
              <m:t>2</m:t>
            </m:r>
          </m:sub>
        </m:sSub>
        <m:r>
          <m:rPr>
            <m:sty m:val="p"/>
          </m:rPr>
          <m:t>=</m:t>
        </m:r>
        <m:r>
          <m:t>0</m:t>
        </m:r>
      </m:oMath>
      <w:del w:id="13662" w:author="PR Preview" w:date="2026-01-01T00:00:00Z">
        <w:r>
          <w:delText xml:space="preserve"> </w:delText>
        </w:r>
      </w:del>
      <w:del w:id="13663" w:author="PR Preview" w:date="2026-01-01T00:00:00Z">
        <w:r>
          <w:delText xml:space="preserve">and</w:delText>
        </w:r>
      </w:del>
      <w:del w:id="13664" w:author="PR Preview" w:date="2026-01-01T00:00:00Z">
        <w:r>
          <w:delText xml:space="preserve"> </w:delText>
        </w:r>
      </w:del>
      <m:oMath>
        <m:sSub>
          <m:e>
            <m:r>
              <m:t>v</m:t>
            </m:r>
          </m:e>
          <m:sub>
            <m:r>
              <m:t>1</m:t>
            </m:r>
          </m:sub>
        </m:sSub>
        <m:r>
          <m:rPr>
            <m:sty m:val="p"/>
          </m:rPr>
          <m:t>=</m:t>
        </m:r>
        <m:r>
          <m:t>0</m:t>
        </m:r>
      </m:oMath>
      <w:del w:id="13665" w:author="PR Preview" w:date="2026-01-01T00:00:00Z">
        <w:r>
          <w:delText xml:space="preserve">.</w:delText>
        </w:r>
      </w:del>
      <w:del w:id="13666" w:author="PR Preview" w:date="2026-01-01T00:00:00Z">
        <w:r>
          <w:delText xml:space="preserve"> </w:delText>
        </w:r>
      </w:del>
      <w:del w:id="13667" w:author="PR Preview" w:date="2026-01-01T00:00:00Z">
        <w:r>
          <w:delText xml:space="preserve">So</w:delText>
        </w:r>
      </w:del>
      <w:del w:id="13668" w:author="PR Preview" w:date="2026-01-01T00:00:00Z">
        <w:r>
          <w:delText xml:space="preserve"> </w:delText>
        </w:r>
      </w:del>
      <w:hyperlink w:anchor="def-eigenspace">
        <w:del w:id="13669" w:author="PR Preview" w:date="2026-01-01T00:00:00Z">
          <w:r>
            <w:rPr>
              <w:rStyle w:val="Hyperlink"/>
            </w:rPr>
            <w:delText xml:space="preserve">Definition 98</w:delText>
          </w:r>
        </w:del>
      </w:hyperlink>
      <w:del w:id="13670" w:author="PR Preview" w:date="2026-01-01T00:00:00Z">
        <w:r>
          <w:delText xml:space="preserve"> </w:delText>
        </w:r>
      </w:del>
      <w:del w:id="13671" w:author="PR Preview" w:date="2026-01-01T00:00:00Z">
        <w:r>
          <w:delText xml:space="preserve">does not apply to</w:delText>
        </w:r>
      </w:del>
      <w:del w:id="13672" w:author="PR Preview" w:date="2026-01-01T00:00:00Z">
        <w:r>
          <w:delText xml:space="preserve"> </w:delText>
        </w:r>
      </w:del>
      <m:oMath>
        <m:r>
          <m:t>2</m:t>
        </m:r>
      </m:oMath>
      <w:del w:id="13673" w:author="PR Preview" w:date="2026-01-01T00:00:00Z">
        <w:r>
          <w:delText xml:space="preserve">.</w:delText>
        </w:r>
      </w:del>
    </w:p>
    <w:p>
      <w:pPr>
        <w:pStyle w:val="BodyText"/>
      </w:pPr>
      <w:del w:id="13674" w:author="PR Preview" w:date="2026-01-01T00:00:00Z">
        <w:r>
          <w:rPr>
            <w:b/>
            <w:bCs/>
          </w:rPr>
          <w:delText xml:space="preserve">Theorem 99 (Eigenvalues are where</w:delText>
        </w:r>
      </w:del>
      <w:del w:id="13675" w:author="PR Preview" w:date="2026-01-01T00:00:00Z">
        <w:r>
          <w:rPr>
            <w:b/>
            <w:bCs/>
          </w:rPr>
          <w:delText xml:space="preserve"> </w:delText>
        </w:r>
      </w:del>
      <m:oMath>
        <m:r>
          <m:rPr>
            <m:sty m:val="bi"/>
          </m:rPr>
          <m:t>A</m:t>
        </m:r>
        <m:r>
          <m:rPr>
            <m:sty m:val="p"/>
          </m:rPr>
          <m:t>−</m:t>
        </m:r>
        <m:r>
          <m:t>λ</m:t>
        </m:r>
        <m:r>
          <m:rPr>
            <m:sty m:val="bi"/>
          </m:rPr>
          <m:t>I</m:t>
        </m:r>
      </m:oMath>
      <w:del w:id="13676" w:author="PR Preview" w:date="2026-01-01T00:00:00Z">
        <w:r>
          <w:rPr>
            <w:b/>
            <w:bCs/>
          </w:rPr>
          <w:delText xml:space="preserve"> </w:delText>
        </w:r>
      </w:del>
      <w:del w:id="13677" w:author="PR Preview" w:date="2026-01-01T00:00:00Z">
        <w:r>
          <w:rPr>
            <w:b/>
            <w:bCs/>
          </w:rPr>
          <w:delText xml:space="preserve">is singular)</w:delText>
        </w:r>
      </w:del>
      <w:del w:id="13678" w:author="PR Preview" w:date="2026-01-01T00:00:00Z">
        <w:r>
          <w:delText xml:space="preserve"> </w:delText>
        </w:r>
      </w:del>
      <w:del w:id="13679" w:author="PR Preview" w:date="2026-01-01T00:00:00Z">
        <w:r>
          <w:delText xml:space="preserve">Let</w:delText>
        </w:r>
      </w:del>
      <w:del w:id="13680" w:author="PR Preview" w:date="2026-01-01T00:00:00Z">
        <w:r>
          <w:delText xml:space="preserve"> </w:delText>
        </w:r>
      </w:del>
      <m:oMath>
        <m:r>
          <m:rPr>
            <m:sty m:val="bi"/>
          </m:rPr>
          <m:t>A</m:t>
        </m:r>
      </m:oMath>
      <w:del w:id="13681" w:author="PR Preview" w:date="2026-01-01T00:00:00Z">
        <w:r>
          <w:delText xml:space="preserve"> </w:delText>
        </w:r>
      </w:del>
      <w:del w:id="13682" w:author="PR Preview" w:date="2026-01-01T00:00:00Z">
        <w:r>
          <w:delText xml:space="preserve">be a</w:delText>
        </w:r>
      </w:del>
      <w:del w:id="13683" w:author="PR Preview" w:date="2026-01-01T00:00:00Z">
        <w:r>
          <w:delText xml:space="preserve"> </w:delText>
        </w:r>
      </w:del>
      <m:oMath>
        <m:r>
          <m:t>p</m:t>
        </m:r>
        <m:r>
          <m:rPr>
            <m:sty m:val="p"/>
          </m:rPr>
          <m:t>×</m:t>
        </m:r>
        <m:r>
          <m:t>p</m:t>
        </m:r>
      </m:oMath>
      <w:del w:id="13684" w:author="PR Preview" w:date="2026-01-01T00:00:00Z">
        <w:r>
          <w:delText xml:space="preserve"> </w:delText>
        </w:r>
      </w:del>
      <w:del w:id="13685" w:author="PR Preview" w:date="2026-01-01T00:00:00Z">
        <w:r>
          <w:delText xml:space="preserve">matrix and</w:delText>
        </w:r>
      </w:del>
      <w:del w:id="13686" w:author="PR Preview" w:date="2026-01-01T00:00:00Z">
        <w:r>
          <w:delText xml:space="preserve"> </w:delText>
        </w:r>
      </w:del>
      <m:oMath>
        <m:r>
          <m:t>λ</m:t>
        </m:r>
      </m:oMath>
      <w:del w:id="13687" w:author="PR Preview" w:date="2026-01-01T00:00:00Z">
        <w:r>
          <w:delText xml:space="preserve"> </w:delText>
        </w:r>
      </w:del>
      <w:del w:id="13688" w:author="PR Preview" w:date="2026-01-01T00:00:00Z">
        <w:r>
          <w:delText xml:space="preserve">a real number.</w:delText>
        </w:r>
      </w:del>
      <w:del w:id="13689" w:author="PR Preview" w:date="2026-01-01T00:00:00Z">
        <w:r>
          <w:delText xml:space="preserve"> </w:delText>
        </w:r>
      </w:del>
      <w:del w:id="13690" w:author="PR Preview" w:date="2026-01-01T00:00:00Z">
        <w:r>
          <w:delText xml:space="preserve">Then</w:delText>
        </w:r>
      </w:del>
      <w:del w:id="13691" w:author="PR Preview" w:date="2026-01-01T00:00:00Z">
        <w:r>
          <w:delText xml:space="preserve"> </w:delText>
        </w:r>
      </w:del>
      <m:oMath>
        <m:r>
          <m:t>λ</m:t>
        </m:r>
      </m:oMath>
      <w:del w:id="13692" w:author="PR Preview" w:date="2026-01-01T00:00:00Z">
        <w:r>
          <w:delText xml:space="preserve"> </w:delText>
        </w:r>
      </w:del>
      <w:del w:id="13693" w:author="PR Preview" w:date="2026-01-01T00:00:00Z">
        <w:r>
          <w:delText xml:space="preserve">is an eigenvalue of</w:delText>
        </w:r>
      </w:del>
      <w:del w:id="13694" w:author="PR Preview" w:date="2026-01-01T00:00:00Z">
        <w:r>
          <w:delText xml:space="preserve"> </w:delText>
        </w:r>
      </w:del>
      <m:oMath>
        <m:r>
          <m:rPr>
            <m:sty m:val="bi"/>
          </m:rPr>
          <m:t>A</m:t>
        </m:r>
      </m:oMath>
      <w:del w:id="13695" w:author="PR Preview" w:date="2026-01-01T00:00:00Z">
        <w:r>
          <w:delText xml:space="preserve"> </w:delText>
        </w:r>
      </w:del>
      <w:del w:id="13696" w:author="PR Preview" w:date="2026-01-01T00:00:00Z">
        <w:r>
          <w:delText xml:space="preserve">(</w:delText>
        </w:r>
      </w:del>
      <w:hyperlink w:anchor="def-eigenvalue">
        <w:del w:id="13697" w:author="PR Preview" w:date="2026-01-01T00:00:00Z">
          <w:r>
            <w:rPr>
              <w:rStyle w:val="Hyperlink"/>
            </w:rPr>
            <w:delText xml:space="preserve">Definition 82</w:delText>
          </w:r>
        </w:del>
      </w:hyperlink>
      <w:del w:id="13698" w:author="PR Preview" w:date="2026-01-01T00:00:00Z">
        <w:r>
          <w:delText xml:space="preserve">)</w:delText>
        </w:r>
      </w:del>
      <w:del w:id="13699" w:author="PR Preview" w:date="2026-01-01T00:00:00Z">
        <w:r>
          <w:delText xml:space="preserve"> </w:delText>
        </w:r>
      </w:del>
      <w:del w:id="13700" w:author="PR Preview" w:date="2026-01-01T00:00:00Z">
        <w:r>
          <w:delText xml:space="preserve">exactly when</w:delText>
        </w:r>
      </w:del>
      <w:del w:id="13701" w:author="PR Preview" w:date="2026-01-01T00:00:00Z">
        <w:r>
          <w:delText xml:space="preserve"> </w:delText>
        </w:r>
      </w:del>
      <m:oMath>
        <m:r>
          <m:rPr>
            <m:sty m:val="bi"/>
          </m:rPr>
          <m:t>A</m:t>
        </m:r>
        <m:r>
          <m:rPr>
            <m:sty m:val="p"/>
          </m:rPr>
          <m:t>−</m:t>
        </m:r>
        <m:r>
          <m:t>λ</m:t>
        </m:r>
        <m:r>
          <m:t> </m:t>
        </m:r>
        <m:sSub>
          <m:e>
            <m:r>
              <m:rPr>
                <m:sty m:val="bi"/>
              </m:rPr>
              <m:t>I</m:t>
            </m:r>
          </m:e>
          <m:sub>
            <m:r>
              <m:t>p</m:t>
            </m:r>
          </m:sub>
        </m:sSub>
      </m:oMath>
      <w:del w:id="13702" w:author="PR Preview" w:date="2026-01-01T00:00:00Z">
        <w:r>
          <w:delText xml:space="preserve"> </w:delText>
        </w:r>
      </w:del>
      <w:del w:id="13703" w:author="PR Preview" w:date="2026-01-01T00:00:00Z">
        <w:r>
          <w:delText xml:space="preserve">is singular (</w:delText>
        </w:r>
      </w:del>
      <w:hyperlink w:anchor="def-invertible-matrix">
        <w:del w:id="13704" w:author="PR Preview" w:date="2026-01-01T00:00:00Z">
          <w:r>
            <w:rPr>
              <w:rStyle w:val="Hyperlink"/>
            </w:rPr>
            <w:delText xml:space="preserve">Definition 72</w:delText>
          </w:r>
        </w:del>
      </w:hyperlink>
      <w:del w:id="13705" w:author="PR Preview" w:date="2026-01-01T00:00:00Z">
        <w:r>
          <w:delText xml:space="preserve">).</w:delText>
        </w:r>
      </w:del>
      <w:del w:id="13706" w:author="PR Preview" w:date="2026-01-01T00:00:00Z">
        <w:r>
          <w:delText xml:space="preserve"> </w:delText>
        </w:r>
      </w:del>
      <w:del w:id="13707" w:author="PR Preview" w:date="2026-01-01T00:00:00Z">
        <w:r>
          <w:delText xml:space="preserve">In particular,</w:delText>
        </w:r>
      </w:del>
      <w:del w:id="13708" w:author="PR Preview" w:date="2026-01-01T00:00:00Z">
        <w:r>
          <w:delText xml:space="preserve"> </w:delText>
        </w:r>
      </w:del>
      <m:oMath>
        <m:r>
          <m:rPr>
            <m:sty m:val="bi"/>
          </m:rPr>
          <m:t>A</m:t>
        </m:r>
      </m:oMath>
      <w:del w:id="13709" w:author="PR Preview" w:date="2026-01-01T00:00:00Z">
        <w:r>
          <w:delText xml:space="preserve"> </w:delText>
        </w:r>
      </w:del>
      <w:del w:id="13710" w:author="PR Preview" w:date="2026-01-01T00:00:00Z">
        <w:r>
          <w:delText xml:space="preserve">is singular exactly when</w:delText>
        </w:r>
      </w:del>
      <w:del w:id="13711" w:author="PR Preview" w:date="2026-01-01T00:00:00Z">
        <w:r>
          <w:delText xml:space="preserve"> </w:delText>
        </w:r>
      </w:del>
      <m:oMath>
        <m:r>
          <m:t>0</m:t>
        </m:r>
      </m:oMath>
      <w:del w:id="13712" w:author="PR Preview" w:date="2026-01-01T00:00:00Z">
        <w:r>
          <w:delText xml:space="preserve"> </w:delText>
        </w:r>
      </w:del>
      <w:del w:id="13713" w:author="PR Preview" w:date="2026-01-01T00:00:00Z">
        <w:r>
          <w:delText xml:space="preserve">is one of its eigenvalues;</w:delText>
        </w:r>
      </w:del>
      <w:del w:id="13714" w:author="PR Preview" w:date="2026-01-01T00:00:00Z">
        <w:r>
          <w:delText xml:space="preserve"> </w:delText>
        </w:r>
      </w:del>
      <w:del w:id="13715" w:author="PR Preview" w:date="2026-01-01T00:00:00Z">
        <w:r>
          <w:delText xml:space="preserve">and each eigenspace</w:delText>
        </w:r>
      </w:del>
      <w:del w:id="13716" w:author="PR Preview" w:date="2026-01-01T00:00:00Z">
        <w:r>
          <w:delText xml:space="preserve"> </w:delText>
        </w:r>
      </w:del>
      <m:oMath>
        <m:sSub>
          <m:e>
            <m:r>
              <m:rPr>
                <m:scr m:val="script"/>
                <m:sty m:val="p"/>
              </m:rPr>
              <m:t>E</m:t>
            </m:r>
          </m:e>
          <m:sub>
            <m:r>
              <m:t>λ</m:t>
            </m:r>
          </m:sub>
        </m:sSub>
      </m:oMath>
      <w:del w:id="13717" w:author="PR Preview" w:date="2026-01-01T00:00:00Z">
        <w:r>
          <w:delText xml:space="preserve"> </w:delText>
        </w:r>
      </w:del>
      <w:del w:id="13718" w:author="PR Preview" w:date="2026-01-01T00:00:00Z">
        <w:r>
          <w:delText xml:space="preserve">(</w:delText>
        </w:r>
      </w:del>
      <w:hyperlink w:anchor="def-eigenspace">
        <w:del w:id="13719" w:author="PR Preview" w:date="2026-01-01T00:00:00Z">
          <w:r>
            <w:rPr>
              <w:rStyle w:val="Hyperlink"/>
            </w:rPr>
            <w:delText xml:space="preserve">Definition 98</w:delText>
          </w:r>
        </w:del>
      </w:hyperlink>
      <w:del w:id="13720" w:author="PR Preview" w:date="2026-01-01T00:00:00Z">
        <w:r>
          <w:delText xml:space="preserve">) is a subspace of</w:delText>
        </w:r>
      </w:del>
      <w:del w:id="13721" w:author="PR Preview" w:date="2026-01-01T00:00:00Z">
        <w:r>
          <w:delText xml:space="preserve"> </w:delText>
        </w:r>
      </w:del>
      <m:oMath>
        <m:sSup>
          <m:e>
            <m:r>
              <m:rPr>
                <m:scr m:val="double-struck"/>
                <m:sty m:val="p"/>
              </m:rPr>
              <m:t>R</m:t>
            </m:r>
          </m:e>
          <m:sup>
            <m:r>
              <m:t>p</m:t>
            </m:r>
          </m:sup>
        </m:sSup>
      </m:oMath>
      <w:del w:id="13722" w:author="PR Preview" w:date="2026-01-01T00:00:00Z">
        <w:r>
          <w:delText xml:space="preserve"> </w:delText>
        </w:r>
      </w:del>
      <w:del w:id="13723" w:author="PR Preview" w:date="2026-01-01T00:00:00Z">
        <w:r>
          <w:delText xml:space="preserve">consisting of</w:delText>
        </w:r>
      </w:del>
      <w:del w:id="13724" w:author="PR Preview" w:date="2026-01-01T00:00:00Z">
        <w:r>
          <w:delText xml:space="preserve"> </w:delText>
        </w:r>
      </w:del>
      <m:oMath>
        <m:acc>
          <m:accPr>
            <m:chr m:val="̃"/>
          </m:accPr>
          <m:e>
            <m:r>
              <m:t>0</m:t>
            </m:r>
          </m:e>
        </m:acc>
      </m:oMath>
      <w:del w:id="13725" w:author="PR Preview" w:date="2026-01-01T00:00:00Z">
        <w:r>
          <w:delText xml:space="preserve"> </w:delText>
        </w:r>
      </w:del>
      <w:del w:id="13726" w:author="PR Preview" w:date="2026-01-01T00:00:00Z">
        <w:r>
          <w:delText xml:space="preserve">and the eigenvectors for</w:delText>
        </w:r>
      </w:del>
      <w:del w:id="13727" w:author="PR Preview" w:date="2026-01-01T00:00:00Z">
        <w:r>
          <w:delText xml:space="preserve"> </w:delText>
        </w:r>
      </w:del>
      <m:oMath>
        <m:r>
          <m:t>λ</m:t>
        </m:r>
      </m:oMath>
      <w:del w:id="13728" w:author="PR Preview" w:date="2026-01-01T00:00:00Z">
        <w:r>
          <w:delText xml:space="preserve">.</w:delText>
        </w:r>
      </w:del>
    </w:p>
    <w:p>
      <w:pPr>
        <w:pStyle w:val="FirstParagraph"/>
      </w:pPr>
      <w:ins w:id="13729" w:author="PR Preview" w:date="2026-01-01T00:00:00Z">
        <w:r>
          <w:rPr>
            <w:b/>
            <w:bCs/>
          </w:rPr>
          <w:t xml:space="preserve">Example 186 (A number that is not an eigenvalue has no eigenspace)</w:t>
        </w:r>
      </w:ins>
      <w:ins w:id="13730" w:author="PR Preview" w:date="2026-01-01T00:00:00Z">
        <w:r>
          <w:t xml:space="preserve"> </w:t>
        </w:r>
      </w:ins>
      <w:ins w:id="13731" w:author="PR Preview" w:date="2026-01-01T00:00:00Z">
        <w:r>
          <w:t xml:space="preserve">For</w:t>
        </w:r>
      </w:ins>
      <w:ins w:id="1373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733" w:author="PR Preview" w:date="2026-01-01T00:00:00Z">
        <w:r>
          <w:t xml:space="preserve"> </w:t>
        </w:r>
      </w:ins>
      <w:ins w:id="13734" w:author="PR Preview" w:date="2026-01-01T00:00:00Z">
        <w:r>
          <w:t xml:space="preserve">and</w:t>
        </w:r>
      </w:ins>
      <w:ins w:id="13735" w:author="PR Preview" w:date="2026-01-01T00:00:00Z">
        <w:r>
          <w:t xml:space="preserve"> </w:t>
        </w:r>
      </w:ins>
      <m:oMath>
        <m:r>
          <m:t>λ</m:t>
        </m:r>
        <m:r>
          <m:rPr>
            <m:sty m:val="p"/>
          </m:rPr>
          <m:t>=</m:t>
        </m:r>
        <m:r>
          <m:t>2</m:t>
        </m:r>
      </m:oMath>
      <w:ins w:id="13736" w:author="PR Preview" w:date="2026-01-01T00:00:00Z">
        <w:r>
          <w:t xml:space="preserve">,</w:t>
        </w:r>
      </w:ins>
      <w:ins w:id="13737"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13738" w:author="PR Preview" w:date="2026-01-01T00:00:00Z">
        <w:r>
          <w:t xml:space="preserve"> </w:t>
        </w:r>
      </w:ins>
      <w:ins w:id="13739" w:author="PR Preview" w:date="2026-01-01T00:00:00Z">
        <w:r>
          <w:t xml:space="preserve">sends</w:t>
        </w:r>
      </w:ins>
      <w:ins w:id="13740" w:author="PR Preview" w:date="2026-01-01T00:00:00Z">
        <w:r>
          <w:t xml:space="preserve"> </w:t>
        </w:r>
      </w:ins>
      <m:oMath>
        <m:acc>
          <m:accPr>
            <m:chr m:val="̃"/>
          </m:accPr>
          <m:e>
            <m:r>
              <m:t>v</m:t>
            </m:r>
          </m:e>
        </m:acc>
      </m:oMath>
      <w:ins w:id="13741" w:author="PR Preview" w:date="2026-01-01T00:00:00Z">
        <w:r>
          <w:t xml:space="preserve"> </w:t>
        </w:r>
      </w:ins>
      <w:ins w:id="13742" w:author="PR Preview" w:date="2026-01-01T00:00:00Z">
        <w:r>
          <w:t xml:space="preserve">to</w:t>
        </w:r>
      </w:ins>
      <w:ins w:id="13743"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13744" w:author="PR Preview" w:date="2026-01-01T00:00:00Z">
        <w:r>
          <w:t xml:space="preserve">, which is</w:t>
        </w:r>
      </w:ins>
      <w:ins w:id="13745" w:author="PR Preview" w:date="2026-01-01T00:00:00Z">
        <w:r>
          <w:t xml:space="preserve"> </w:t>
        </w:r>
      </w:ins>
      <m:oMath>
        <m:acc>
          <m:accPr>
            <m:chr m:val="̃"/>
          </m:accPr>
          <m:e>
            <m:r>
              <m:t>0</m:t>
            </m:r>
          </m:e>
        </m:acc>
      </m:oMath>
      <w:ins w:id="13746" w:author="PR Preview" w:date="2026-01-01T00:00:00Z">
        <w:r>
          <w:t xml:space="preserve"> </w:t>
        </w:r>
      </w:ins>
      <w:ins w:id="13747" w:author="PR Preview" w:date="2026-01-01T00:00:00Z">
        <w:r>
          <w:t xml:space="preserve">only for</w:t>
        </w:r>
      </w:ins>
      <w:ins w:id="13748" w:author="PR Preview" w:date="2026-01-01T00:00:00Z">
        <w:r>
          <w:t xml:space="preserve"> </w:t>
        </w:r>
      </w:ins>
      <m:oMath>
        <m:acc>
          <m:accPr>
            <m:chr m:val="̃"/>
          </m:accPr>
          <m:e>
            <m:r>
              <m:t>v</m:t>
            </m:r>
          </m:e>
        </m:acc>
        <m:r>
          <m:rPr>
            <m:sty m:val="p"/>
          </m:rPr>
          <m:t>=</m:t>
        </m:r>
        <m:acc>
          <m:accPr>
            <m:chr m:val="̃"/>
          </m:accPr>
          <m:e>
            <m:r>
              <m:t>0</m:t>
            </m:r>
          </m:e>
        </m:acc>
      </m:oMath>
      <w:ins w:id="13749" w:author="PR Preview" w:date="2026-01-01T00:00:00Z">
        <w:r>
          <w:t xml:space="preserve">,</w:t>
        </w:r>
      </w:ins>
      <w:ins w:id="13750" w:author="PR Preview" w:date="2026-01-01T00:00:00Z">
        <w:r>
          <w:t xml:space="preserve"> </w:t>
        </w:r>
      </w:ins>
      <w:ins w:id="13751" w:author="PR Preview" w:date="2026-01-01T00:00:00Z">
        <w:r>
          <w:t xml:space="preserve">so</w:t>
        </w:r>
      </w:ins>
      <w:ins w:id="13752" w:author="PR Preview" w:date="2026-01-01T00:00:00Z">
        <w:r>
          <w:t xml:space="preserve"> </w:t>
        </w:r>
      </w:ins>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ins w:id="13753" w:author="PR Preview" w:date="2026-01-01T00:00:00Z">
        <w:r>
          <w:t xml:space="preserve">.</w:t>
        </w:r>
      </w:ins>
      <w:ins w:id="13754" w:author="PR Preview" w:date="2026-01-01T00:00:00Z">
        <w:r>
          <w:t xml:space="preserve"> </w:t>
        </w:r>
      </w:ins>
      <w:ins w:id="13755" w:author="PR Preview" w:date="2026-01-01T00:00:00Z">
        <w:r>
          <w:t xml:space="preserve">And</w:t>
        </w:r>
      </w:ins>
      <w:ins w:id="13756" w:author="PR Preview" w:date="2026-01-01T00:00:00Z">
        <w:r>
          <w:t xml:space="preserve"> </w:t>
        </w:r>
      </w:ins>
      <m:oMath>
        <m:r>
          <m:t>2</m:t>
        </m:r>
      </m:oMath>
      <w:ins w:id="13757" w:author="PR Preview" w:date="2026-01-01T00:00:00Z">
        <w:r>
          <w:t xml:space="preserve"> </w:t>
        </w:r>
      </w:ins>
      <w:ins w:id="13758" w:author="PR Preview" w:date="2026-01-01T00:00:00Z">
        <w:r>
          <w:t xml:space="preserve">is not an eigenvalue (</w:t>
        </w:r>
      </w:ins>
      <w:hyperlink w:anchor="def-eigenvalue">
        <w:ins w:id="13759" w:author="PR Preview" w:date="2026-01-01T00:00:00Z">
          <w:r>
            <w:rPr>
              <w:rStyle w:val="Hyperlink"/>
            </w:rPr>
            <w:t xml:space="preserve">Definition 82</w:t>
          </w:r>
        </w:ins>
      </w:hyperlink>
      <w:ins w:id="13760" w:author="PR Preview" w:date="2026-01-01T00:00:00Z">
        <w:r>
          <w:t xml:space="preserve">):</w:t>
        </w:r>
      </w:ins>
      <w:ins w:id="13761" w:author="PR Preview" w:date="2026-01-01T00:00:00Z">
        <w:r>
          <w:t xml:space="preserve"> </w:t>
        </w:r>
      </w:ins>
      <m:oMath>
        <m:r>
          <m:rPr>
            <m:sty m:val="bi"/>
          </m:rPr>
          <m:t>A</m:t>
        </m:r>
        <m:acc>
          <m:accPr>
            <m:chr m:val="̃"/>
          </m:accPr>
          <m:e>
            <m:r>
              <m:t>v</m:t>
            </m:r>
          </m:e>
        </m:acc>
        <m:r>
          <m:rPr>
            <m:sty m:val="p"/>
          </m:rPr>
          <m:t>=</m:t>
        </m:r>
        <m:r>
          <m:t>2</m:t>
        </m:r>
        <m:acc>
          <m:accPr>
            <m:chr m:val="̃"/>
          </m:accPr>
          <m:e>
            <m:r>
              <m:t>v</m:t>
            </m:r>
          </m:e>
        </m:acc>
      </m:oMath>
      <w:ins w:id="13762" w:author="PR Preview" w:date="2026-01-01T00:00:00Z">
        <w:r>
          <w:t xml:space="preserve"> </w:t>
        </w:r>
      </w:ins>
      <w:ins w:id="13763" w:author="PR Preview" w:date="2026-01-01T00:00:00Z">
        <w:r>
          <w:t xml:space="preserve">reads</w:t>
        </w:r>
      </w:ins>
      <w:ins w:id="13764"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13765" w:author="PR Preview" w:date="2026-01-01T00:00:00Z">
        <w:r>
          <w:t xml:space="preserve">,</w:t>
        </w:r>
      </w:ins>
      <w:ins w:id="13766" w:author="PR Preview" w:date="2026-01-01T00:00:00Z">
        <w:r>
          <w:t xml:space="preserve"> </w:t>
        </w:r>
      </w:ins>
      <w:ins w:id="13767" w:author="PR Preview" w:date="2026-01-01T00:00:00Z">
        <w:r>
          <w:t xml:space="preserve">so</w:t>
        </w:r>
      </w:ins>
      <w:ins w:id="13768" w:author="PR Preview" w:date="2026-01-01T00:00:00Z">
        <w:r>
          <w:t xml:space="preserve"> </w:t>
        </w:r>
      </w:ins>
      <m:oMath>
        <m:sSub>
          <m:e>
            <m:r>
              <m:t>v</m:t>
            </m:r>
          </m:e>
          <m:sub>
            <m:r>
              <m:t>2</m:t>
            </m:r>
          </m:sub>
        </m:sSub>
        <m:r>
          <m:rPr>
            <m:sty m:val="p"/>
          </m:rPr>
          <m:t>=</m:t>
        </m:r>
        <m:r>
          <m:t>0</m:t>
        </m:r>
      </m:oMath>
      <w:ins w:id="13769" w:author="PR Preview" w:date="2026-01-01T00:00:00Z">
        <w:r>
          <w:t xml:space="preserve"> </w:t>
        </w:r>
      </w:ins>
      <w:ins w:id="13770" w:author="PR Preview" w:date="2026-01-01T00:00:00Z">
        <w:r>
          <w:t xml:space="preserve">and</w:t>
        </w:r>
      </w:ins>
      <w:ins w:id="13771" w:author="PR Preview" w:date="2026-01-01T00:00:00Z">
        <w:r>
          <w:t xml:space="preserve"> </w:t>
        </w:r>
      </w:ins>
      <m:oMath>
        <m:sSub>
          <m:e>
            <m:r>
              <m:t>v</m:t>
            </m:r>
          </m:e>
          <m:sub>
            <m:r>
              <m:t>1</m:t>
            </m:r>
          </m:sub>
        </m:sSub>
        <m:r>
          <m:rPr>
            <m:sty m:val="p"/>
          </m:rPr>
          <m:t>=</m:t>
        </m:r>
        <m:r>
          <m:t>0</m:t>
        </m:r>
      </m:oMath>
      <w:ins w:id="13772" w:author="PR Preview" w:date="2026-01-01T00:00:00Z">
        <w:r>
          <w:t xml:space="preserve">.</w:t>
        </w:r>
      </w:ins>
      <w:ins w:id="13773" w:author="PR Preview" w:date="2026-01-01T00:00:00Z">
        <w:r>
          <w:t xml:space="preserve"> </w:t>
        </w:r>
      </w:ins>
      <w:ins w:id="13774" w:author="PR Preview" w:date="2026-01-01T00:00:00Z">
        <w:r>
          <w:t xml:space="preserve">So</w:t>
        </w:r>
      </w:ins>
      <w:ins w:id="13775" w:author="PR Preview" w:date="2026-01-01T00:00:00Z">
        <w:r>
          <w:t xml:space="preserve"> </w:t>
        </w:r>
      </w:ins>
      <w:hyperlink w:anchor="def-eigenspace">
        <w:ins w:id="13776" w:author="PR Preview" w:date="2026-01-01T00:00:00Z">
          <w:r>
            <w:rPr>
              <w:rStyle w:val="Hyperlink"/>
            </w:rPr>
            <w:t xml:space="preserve">Definition 98</w:t>
          </w:r>
        </w:ins>
      </w:hyperlink>
      <w:ins w:id="13777" w:author="PR Preview" w:date="2026-01-01T00:00:00Z">
        <w:r>
          <w:t xml:space="preserve"> </w:t>
        </w:r>
      </w:ins>
      <w:ins w:id="13778" w:author="PR Preview" w:date="2026-01-01T00:00:00Z">
        <w:r>
          <w:t xml:space="preserve">does not apply to</w:t>
        </w:r>
      </w:ins>
      <w:ins w:id="13779" w:author="PR Preview" w:date="2026-01-01T00:00:00Z">
        <w:r>
          <w:t xml:space="preserve"> </w:t>
        </w:r>
      </w:ins>
      <m:oMath>
        <m:r>
          <m:t>2</m:t>
        </m:r>
      </m:oMath>
      <w:ins w:id="13780" w:author="PR Preview" w:date="2026-01-01T00:00:00Z">
        <w:r>
          <w:t xml:space="preserve">.</w:t>
        </w:r>
      </w:ins>
    </w:p>
    <w:bookmarkEnd w:id="569"/>
    <w:bookmarkStart w:id="570" w:name="thm-eigenvalue-singular"/>
    <w:p>
      <w:pPr>
        <w:pStyle w:val="BodyText"/>
      </w:pPr>
      <w:ins w:id="13781" w:author="PR Preview" w:date="2026-01-01T00:00:00Z">
        <w:r>
          <w:rPr>
            <w:b/>
            <w:bCs/>
          </w:rPr>
          <w:t xml:space="preserve">Theorem 102 (Eigenvalues are where</w:t>
        </w:r>
      </w:ins>
      <w:ins w:id="13782" w:author="PR Preview" w:date="2026-01-01T00:00:00Z">
        <w:r>
          <w:rPr>
            <w:b/>
            <w:bCs/>
          </w:rPr>
          <w:t xml:space="preserve"> </w:t>
        </w:r>
      </w:ins>
      <m:oMath>
        <m:r>
          <m:rPr>
            <m:sty m:val="bi"/>
          </m:rPr>
          <m:t>A</m:t>
        </m:r>
        <m:r>
          <m:rPr>
            <m:sty m:val="p"/>
          </m:rPr>
          <m:t>−</m:t>
        </m:r>
        <m:r>
          <m:t>λ</m:t>
        </m:r>
        <m:r>
          <m:rPr>
            <m:sty m:val="bi"/>
          </m:rPr>
          <m:t>I</m:t>
        </m:r>
      </m:oMath>
      <w:ins w:id="13783" w:author="PR Preview" w:date="2026-01-01T00:00:00Z">
        <w:r>
          <w:rPr>
            <w:b/>
            <w:bCs/>
          </w:rPr>
          <w:t xml:space="preserve"> </w:t>
        </w:r>
      </w:ins>
      <w:ins w:id="13784" w:author="PR Preview" w:date="2026-01-01T00:00:00Z">
        <w:r>
          <w:rPr>
            <w:b/>
            <w:bCs/>
          </w:rPr>
          <w:t xml:space="preserve">is singular)</w:t>
        </w:r>
      </w:ins>
      <w:ins w:id="13785" w:author="PR Preview" w:date="2026-01-01T00:00:00Z">
        <w:r>
          <w:t xml:space="preserve"> </w:t>
        </w:r>
      </w:ins>
      <w:ins w:id="13786" w:author="PR Preview" w:date="2026-01-01T00:00:00Z">
        <w:r>
          <w:t xml:space="preserve">Let</w:t>
        </w:r>
      </w:ins>
      <w:ins w:id="13787" w:author="PR Preview" w:date="2026-01-01T00:00:00Z">
        <w:r>
          <w:t xml:space="preserve"> </w:t>
        </w:r>
      </w:ins>
      <m:oMath>
        <m:r>
          <m:rPr>
            <m:sty m:val="bi"/>
          </m:rPr>
          <m:t>A</m:t>
        </m:r>
      </m:oMath>
      <w:ins w:id="13788" w:author="PR Preview" w:date="2026-01-01T00:00:00Z">
        <w:r>
          <w:t xml:space="preserve"> </w:t>
        </w:r>
      </w:ins>
      <w:ins w:id="13789" w:author="PR Preview" w:date="2026-01-01T00:00:00Z">
        <w:r>
          <w:t xml:space="preserve">be a</w:t>
        </w:r>
      </w:ins>
      <w:ins w:id="13790" w:author="PR Preview" w:date="2026-01-01T00:00:00Z">
        <w:r>
          <w:t xml:space="preserve"> </w:t>
        </w:r>
      </w:ins>
      <m:oMath>
        <m:r>
          <m:t>p</m:t>
        </m:r>
        <m:r>
          <m:rPr>
            <m:sty m:val="p"/>
          </m:rPr>
          <m:t>×</m:t>
        </m:r>
        <m:r>
          <m:t>p</m:t>
        </m:r>
      </m:oMath>
      <w:ins w:id="13791" w:author="PR Preview" w:date="2026-01-01T00:00:00Z">
        <w:r>
          <w:t xml:space="preserve"> </w:t>
        </w:r>
      </w:ins>
      <w:ins w:id="13792" w:author="PR Preview" w:date="2026-01-01T00:00:00Z">
        <w:r>
          <w:t xml:space="preserve">matrix and</w:t>
        </w:r>
      </w:ins>
      <w:ins w:id="13793" w:author="PR Preview" w:date="2026-01-01T00:00:00Z">
        <w:r>
          <w:t xml:space="preserve"> </w:t>
        </w:r>
      </w:ins>
      <m:oMath>
        <m:r>
          <m:t>λ</m:t>
        </m:r>
      </m:oMath>
      <w:ins w:id="13794" w:author="PR Preview" w:date="2026-01-01T00:00:00Z">
        <w:r>
          <w:t xml:space="preserve"> </w:t>
        </w:r>
      </w:ins>
      <w:ins w:id="13795" w:author="PR Preview" w:date="2026-01-01T00:00:00Z">
        <w:r>
          <w:t xml:space="preserve">a real number.</w:t>
        </w:r>
      </w:ins>
      <w:ins w:id="13796" w:author="PR Preview" w:date="2026-01-01T00:00:00Z">
        <w:r>
          <w:t xml:space="preserve"> </w:t>
        </w:r>
      </w:ins>
      <w:ins w:id="13797" w:author="PR Preview" w:date="2026-01-01T00:00:00Z">
        <w:r>
          <w:t xml:space="preserve">Then</w:t>
        </w:r>
      </w:ins>
      <w:ins w:id="13798" w:author="PR Preview" w:date="2026-01-01T00:00:00Z">
        <w:r>
          <w:t xml:space="preserve"> </w:t>
        </w:r>
      </w:ins>
      <m:oMath>
        <m:r>
          <m:t>λ</m:t>
        </m:r>
      </m:oMath>
      <w:ins w:id="13799" w:author="PR Preview" w:date="2026-01-01T00:00:00Z">
        <w:r>
          <w:t xml:space="preserve"> </w:t>
        </w:r>
      </w:ins>
      <w:ins w:id="13800" w:author="PR Preview" w:date="2026-01-01T00:00:00Z">
        <w:r>
          <w:t xml:space="preserve">is an eigenvalue of</w:t>
        </w:r>
      </w:ins>
      <w:ins w:id="13801" w:author="PR Preview" w:date="2026-01-01T00:00:00Z">
        <w:r>
          <w:t xml:space="preserve"> </w:t>
        </w:r>
      </w:ins>
      <m:oMath>
        <m:r>
          <m:rPr>
            <m:sty m:val="bi"/>
          </m:rPr>
          <m:t>A</m:t>
        </m:r>
      </m:oMath>
      <w:ins w:id="13802" w:author="PR Preview" w:date="2026-01-01T00:00:00Z">
        <w:r>
          <w:t xml:space="preserve"> </w:t>
        </w:r>
      </w:ins>
      <w:ins w:id="13803" w:author="PR Preview" w:date="2026-01-01T00:00:00Z">
        <w:r>
          <w:t xml:space="preserve">(</w:t>
        </w:r>
      </w:ins>
      <w:hyperlink w:anchor="def-eigenvalue">
        <w:ins w:id="13804" w:author="PR Preview" w:date="2026-01-01T00:00:00Z">
          <w:r>
            <w:rPr>
              <w:rStyle w:val="Hyperlink"/>
            </w:rPr>
            <w:t xml:space="preserve">Definition 82</w:t>
          </w:r>
        </w:ins>
      </w:hyperlink>
      <w:ins w:id="13805" w:author="PR Preview" w:date="2026-01-01T00:00:00Z">
        <w:r>
          <w:t xml:space="preserve">)</w:t>
        </w:r>
      </w:ins>
      <w:ins w:id="13806" w:author="PR Preview" w:date="2026-01-01T00:00:00Z">
        <w:r>
          <w:t xml:space="preserve"> </w:t>
        </w:r>
      </w:ins>
      <w:ins w:id="13807" w:author="PR Preview" w:date="2026-01-01T00:00:00Z">
        <w:r>
          <w:t xml:space="preserve">exactly when</w:t>
        </w:r>
      </w:ins>
      <w:ins w:id="13808" w:author="PR Preview" w:date="2026-01-01T00:00:00Z">
        <w:r>
          <w:t xml:space="preserve"> </w:t>
        </w:r>
      </w:ins>
      <m:oMath>
        <m:r>
          <m:rPr>
            <m:sty m:val="bi"/>
          </m:rPr>
          <m:t>A</m:t>
        </m:r>
        <m:r>
          <m:rPr>
            <m:sty m:val="p"/>
          </m:rPr>
          <m:t>−</m:t>
        </m:r>
        <m:r>
          <m:t>λ</m:t>
        </m:r>
        <m:r>
          <m:t> </m:t>
        </m:r>
        <m:sSub>
          <m:e>
            <m:r>
              <m:rPr>
                <m:sty m:val="bi"/>
              </m:rPr>
              <m:t>I</m:t>
            </m:r>
          </m:e>
          <m:sub>
            <m:r>
              <m:t>p</m:t>
            </m:r>
          </m:sub>
        </m:sSub>
      </m:oMath>
      <w:ins w:id="13809" w:author="PR Preview" w:date="2026-01-01T00:00:00Z">
        <w:r>
          <w:t xml:space="preserve"> </w:t>
        </w:r>
      </w:ins>
      <w:ins w:id="13810" w:author="PR Preview" w:date="2026-01-01T00:00:00Z">
        <w:r>
          <w:t xml:space="preserve">is singular (</w:t>
        </w:r>
      </w:ins>
      <w:hyperlink w:anchor="def-invertible-matrix">
        <w:ins w:id="13811" w:author="PR Preview" w:date="2026-01-01T00:00:00Z">
          <w:r>
            <w:rPr>
              <w:rStyle w:val="Hyperlink"/>
            </w:rPr>
            <w:t xml:space="preserve">Definition 72</w:t>
          </w:r>
        </w:ins>
      </w:hyperlink>
      <w:ins w:id="13812" w:author="PR Preview" w:date="2026-01-01T00:00:00Z">
        <w:r>
          <w:t xml:space="preserve">).</w:t>
        </w:r>
      </w:ins>
      <w:ins w:id="13813" w:author="PR Preview" w:date="2026-01-01T00:00:00Z">
        <w:r>
          <w:t xml:space="preserve"> </w:t>
        </w:r>
      </w:ins>
      <w:ins w:id="13814" w:author="PR Preview" w:date="2026-01-01T00:00:00Z">
        <w:r>
          <w:t xml:space="preserve">In particular,</w:t>
        </w:r>
      </w:ins>
      <w:ins w:id="13815" w:author="PR Preview" w:date="2026-01-01T00:00:00Z">
        <w:r>
          <w:t xml:space="preserve"> </w:t>
        </w:r>
      </w:ins>
      <m:oMath>
        <m:r>
          <m:rPr>
            <m:sty m:val="bi"/>
          </m:rPr>
          <m:t>A</m:t>
        </m:r>
      </m:oMath>
      <w:ins w:id="13816" w:author="PR Preview" w:date="2026-01-01T00:00:00Z">
        <w:r>
          <w:t xml:space="preserve"> </w:t>
        </w:r>
      </w:ins>
      <w:ins w:id="13817" w:author="PR Preview" w:date="2026-01-01T00:00:00Z">
        <w:r>
          <w:t xml:space="preserve">is singular exactly when</w:t>
        </w:r>
      </w:ins>
      <w:ins w:id="13818" w:author="PR Preview" w:date="2026-01-01T00:00:00Z">
        <w:r>
          <w:t xml:space="preserve"> </w:t>
        </w:r>
      </w:ins>
      <m:oMath>
        <m:r>
          <m:t>0</m:t>
        </m:r>
      </m:oMath>
      <w:ins w:id="13819" w:author="PR Preview" w:date="2026-01-01T00:00:00Z">
        <w:r>
          <w:t xml:space="preserve"> </w:t>
        </w:r>
      </w:ins>
      <w:ins w:id="13820" w:author="PR Preview" w:date="2026-01-01T00:00:00Z">
        <w:r>
          <w:t xml:space="preserve">is one of its eigenvalues;</w:t>
        </w:r>
      </w:ins>
      <w:ins w:id="13821" w:author="PR Preview" w:date="2026-01-01T00:00:00Z">
        <w:r>
          <w:t xml:space="preserve"> </w:t>
        </w:r>
      </w:ins>
      <w:ins w:id="13822" w:author="PR Preview" w:date="2026-01-01T00:00:00Z">
        <w:r>
          <w:t xml:space="preserve">and each eigenspace</w:t>
        </w:r>
      </w:ins>
      <w:ins w:id="13823" w:author="PR Preview" w:date="2026-01-01T00:00:00Z">
        <w:r>
          <w:t xml:space="preserve"> </w:t>
        </w:r>
      </w:ins>
      <m:oMath>
        <m:sSub>
          <m:e>
            <m:r>
              <m:rPr>
                <m:scr m:val="script"/>
                <m:sty m:val="p"/>
              </m:rPr>
              <m:t>E</m:t>
            </m:r>
          </m:e>
          <m:sub>
            <m:r>
              <m:t>λ</m:t>
            </m:r>
          </m:sub>
        </m:sSub>
      </m:oMath>
      <w:ins w:id="13824" w:author="PR Preview" w:date="2026-01-01T00:00:00Z">
        <w:r>
          <w:t xml:space="preserve"> </w:t>
        </w:r>
      </w:ins>
      <w:ins w:id="13825" w:author="PR Preview" w:date="2026-01-01T00:00:00Z">
        <w:r>
          <w:t xml:space="preserve">(</w:t>
        </w:r>
      </w:ins>
      <w:hyperlink w:anchor="def-eigenspace">
        <w:ins w:id="13826" w:author="PR Preview" w:date="2026-01-01T00:00:00Z">
          <w:r>
            <w:rPr>
              <w:rStyle w:val="Hyperlink"/>
            </w:rPr>
            <w:t xml:space="preserve">Definition 98</w:t>
          </w:r>
        </w:ins>
      </w:hyperlink>
      <w:ins w:id="13827" w:author="PR Preview" w:date="2026-01-01T00:00:00Z">
        <w:r>
          <w:t xml:space="preserve">) is a subspace of</w:t>
        </w:r>
      </w:ins>
      <w:ins w:id="13828" w:author="PR Preview" w:date="2026-01-01T00:00:00Z">
        <w:r>
          <w:t xml:space="preserve"> </w:t>
        </w:r>
      </w:ins>
      <m:oMath>
        <m:sSup>
          <m:e>
            <m:r>
              <m:rPr>
                <m:scr m:val="double-struck"/>
                <m:sty m:val="p"/>
              </m:rPr>
              <m:t>R</m:t>
            </m:r>
          </m:e>
          <m:sup>
            <m:r>
              <m:t>p</m:t>
            </m:r>
          </m:sup>
        </m:sSup>
      </m:oMath>
      <w:ins w:id="13829" w:author="PR Preview" w:date="2026-01-01T00:00:00Z">
        <w:r>
          <w:t xml:space="preserve"> </w:t>
        </w:r>
      </w:ins>
      <w:ins w:id="13830" w:author="PR Preview" w:date="2026-01-01T00:00:00Z">
        <w:r>
          <w:t xml:space="preserve">consisting of</w:t>
        </w:r>
      </w:ins>
      <w:ins w:id="13831" w:author="PR Preview" w:date="2026-01-01T00:00:00Z">
        <w:r>
          <w:t xml:space="preserve"> </w:t>
        </w:r>
      </w:ins>
      <m:oMath>
        <m:acc>
          <m:accPr>
            <m:chr m:val="̃"/>
          </m:accPr>
          <m:e>
            <m:r>
              <m:t>0</m:t>
            </m:r>
          </m:e>
        </m:acc>
      </m:oMath>
      <w:ins w:id="13832" w:author="PR Preview" w:date="2026-01-01T00:00:00Z">
        <w:r>
          <w:t xml:space="preserve"> </w:t>
        </w:r>
      </w:ins>
      <w:ins w:id="13833" w:author="PR Preview" w:date="2026-01-01T00:00:00Z">
        <w:r>
          <w:t xml:space="preserve">and the eigenvectors for</w:t>
        </w:r>
      </w:ins>
      <w:ins w:id="13834" w:author="PR Preview" w:date="2026-01-01T00:00:00Z">
        <w:r>
          <w:t xml:space="preserve"> </w:t>
        </w:r>
      </w:ins>
      <m:oMath>
        <m:r>
          <m:t>λ</m:t>
        </m:r>
      </m:oMath>
      <w:ins w:id="13835" w:author="PR Preview" w:date="2026-01-01T00:00:00Z">
        <w:r>
          <w:t xml:space="preserve">.</w:t>
        </w:r>
      </w:ins>
    </w:p>
    <w:bookmarkEnd w:id="570"/>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87</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del w:id="13836" w:author="PR Preview" w:date="2026-01-01T00:00:00Z">
        <w:r>
          <w:delText xml:space="preserve">so</w:delText>
        </w:r>
      </w:del>
      <w:del w:id="13837" w:author="PR Preview" w:date="2026-01-01T00:00:00Z">
        <w:r>
          <w:delText xml:space="preserve"> </w:delText>
        </w:r>
      </w:del>
      <m:oMath>
        <m:r>
          <m:rPr>
            <m:sty m:val="bi"/>
          </m:rPr>
          <m:t>A</m:t>
        </m:r>
        <m:acc>
          <m:accPr>
            <m:chr m:val="̃"/>
          </m:accPr>
          <m:e>
            <m:r>
              <m:t>v</m:t>
            </m:r>
          </m:e>
        </m:acc>
        <m:r>
          <m:rPr>
            <m:sty m:val="p"/>
          </m:rPr>
          <m:t>=</m:t>
        </m:r>
        <m:r>
          <m:t>λ</m:t>
        </m:r>
        <m:acc>
          <m:accPr>
            <m:chr m:val="̃"/>
          </m:accPr>
          <m:e>
            <m:r>
              <m:t>v</m:t>
            </m:r>
          </m:e>
        </m:acc>
      </m:oMath>
      <w:del w:id="13838" w:author="PR Preview" w:date="2026-01-01T00:00:00Z">
        <w:r>
          <w:delText xml:space="preserve"> </w:delText>
        </w:r>
      </w:del>
      <w:del w:id="13839" w:author="PR Preview" w:date="2026-01-01T00:00:00Z">
        <w:r>
          <w:delText xml:space="preserve">exactly when</w:delText>
        </w:r>
      </w:del>
      <w:del w:id="13840" w:author="PR Preview" w:date="2026-01-01T00:00:00Z">
        <w:r>
          <w:delText xml:space="preserve"> </w:delText>
        </w:r>
      </w:del>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13841" w:author="PR Preview" w:date="2026-01-01T00:00:00Z">
        <w:r>
          <w:delText xml:space="preserve">;</w:delText>
        </w:r>
      </w:del>
      <w:del w:id="13842" w:author="PR Preview" w:date="2026-01-01T00:00:00Z">
        <w:r>
          <w:delText xml:space="preserve"> </w:delText>
        </w:r>
      </w:del>
      <w:del w:id="13843" w:author="PR Preview" w:date="2026-01-01T00:00:00Z">
        <w:r>
          <w:delText xml:space="preserve">the nonzero such</w:delText>
        </w:r>
      </w:del>
      <w:del w:id="13844" w:author="PR Preview" w:date="2026-01-01T00:00:00Z">
        <w:r>
          <w:delText xml:space="preserve"> </w:delText>
        </w:r>
      </w:del>
      <m:oMath>
        <m:acc>
          <m:accPr>
            <m:chr m:val="̃"/>
          </m:accPr>
          <m:e>
            <m:r>
              <m:t>v</m:t>
            </m:r>
          </m:e>
        </m:acc>
      </m:oMath>
      <w:del w:id="13845" w:author="PR Preview" w:date="2026-01-01T00:00:00Z">
        <w:r>
          <w:delText xml:space="preserve"> </w:delText>
        </w:r>
      </w:del>
      <w:del w:id="13846" w:author="PR Preview" w:date="2026-01-01T00:00:00Z">
        <w:r>
          <w:delText xml:space="preserve">are the eigenvectors for</w:delText>
        </w:r>
      </w:del>
      <w:del w:id="13847" w:author="PR Preview" w:date="2026-01-01T00:00:00Z">
        <w:r>
          <w:delText xml:space="preserve"> </w:delText>
        </w:r>
      </w:del>
      <m:oMath>
        <m:r>
          <m:t>λ</m:t>
        </m:r>
      </m:oMath>
      <w:del w:id="13848" w:author="PR Preview" w:date="2026-01-01T00:00:00Z">
        <w:r>
          <w:delText xml:space="preserve">.</w:delText>
        </w:r>
      </w:del>
      <w:del w:id="13849" w:author="PR Preview" w:date="2026-01-01T00:00:00Z">
        <w:r>
          <w:delText xml:space="preserve"> </w:delText>
        </w:r>
      </w:del>
      <w:del w:id="13850" w:author="PR Preview" w:date="2026-01-01T00:00:00Z">
        <w:r>
          <w:delText xml:space="preserve">So</w:delText>
        </w:r>
      </w:del>
      <w:del w:id="13851" w:author="PR Preview" w:date="2026-01-01T00:00:00Z">
        <w:r>
          <w:delText xml:space="preserve"> </w:delText>
        </w:r>
      </w:del>
      <m:oMath>
        <m:r>
          <m:t>λ</m:t>
        </m:r>
      </m:oMath>
      <w:del w:id="13852" w:author="PR Preview" w:date="2026-01-01T00:00:00Z">
        <w:r>
          <w:delText xml:space="preserve"> </w:delText>
        </w:r>
      </w:del>
      <w:del w:id="13853" w:author="PR Preview" w:date="2026-01-01T00:00:00Z">
        <w:r>
          <w:delText xml:space="preserve">is an eigenvalue exactly when that null space contains a nonzero vector,</w:delText>
        </w:r>
      </w:del>
      <w:del w:id="13854" w:author="PR Preview" w:date="2026-01-01T00:00:00Z">
        <w:r>
          <w:delText xml:space="preserve"> </w:delText>
        </w:r>
      </w:del>
      <w:del w:id="13855" w:author="PR Preview" w:date="2026-01-01T00:00:00Z">
        <w:r>
          <w:delText xml:space="preserve">which by</w:delText>
        </w:r>
      </w:del>
      <w:del w:id="13856" w:author="PR Preview" w:date="2026-01-01T00:00:00Z">
        <w:r>
          <w:delText xml:space="preserve"> </w:delText>
        </w:r>
      </w:del>
      <w:hyperlink w:anchor="thm-invertible-rank">
        <w:del w:id="13857" w:author="PR Preview" w:date="2026-01-01T00:00:00Z">
          <w:r>
            <w:rPr>
              <w:rStyle w:val="Hyperlink"/>
            </w:rPr>
            <w:delText xml:space="preserve">Theorem 98</w:delText>
          </w:r>
        </w:del>
      </w:hyperlink>
      <w:del w:id="13858" w:author="PR Preview" w:date="2026-01-01T00:00:00Z">
        <w:r>
          <w:delText xml:space="preserve"> </w:delText>
        </w:r>
      </w:del>
      <w:del w:id="13859" w:author="PR Preview" w:date="2026-01-01T00:00:00Z">
        <w:r>
          <w:delText xml:space="preserve">is exactly when</w:delText>
        </w:r>
      </w:del>
      <w:del w:id="13860" w:author="PR Preview" w:date="2026-01-01T00:00:00Z">
        <w:r>
          <w:delText xml:space="preserve"> </w:delText>
        </w:r>
      </w:del>
      <m:oMath>
        <m:r>
          <m:rPr>
            <m:sty m:val="bi"/>
          </m:rPr>
          <m:t>A</m:t>
        </m:r>
        <m:r>
          <m:rPr>
            <m:sty m:val="p"/>
          </m:rPr>
          <m:t>−</m:t>
        </m:r>
        <m:r>
          <m:t>λ</m:t>
        </m:r>
        <m:r>
          <m:t> </m:t>
        </m:r>
        <m:sSub>
          <m:e>
            <m:r>
              <m:rPr>
                <m:sty m:val="bi"/>
              </m:rPr>
              <m:t>I</m:t>
            </m:r>
          </m:e>
          <m:sub>
            <m:r>
              <m:t>p</m:t>
            </m:r>
          </m:sub>
        </m:sSub>
      </m:oMath>
      <w:del w:id="13861" w:author="PR Preview" w:date="2026-01-01T00:00:00Z">
        <w:r>
          <w:delText xml:space="preserve"> </w:delText>
        </w:r>
      </w:del>
      <w:del w:id="13862" w:author="PR Preview" w:date="2026-01-01T00:00:00Z">
        <w:r>
          <w:delText xml:space="preserve">is singular.</w:delText>
        </w:r>
      </w:del>
      <w:del w:id="13863" w:author="PR Preview" w:date="2026-01-01T00:00:00Z">
        <w:r>
          <w:delText xml:space="preserve"> </w:delText>
        </w:r>
      </w:del>
      <w:del w:id="13864" w:author="PR Preview" w:date="2026-01-01T00:00:00Z">
        <w:r>
          <w:delText xml:space="preserve">With</w:delText>
        </w:r>
      </w:del>
      <w:del w:id="13865" w:author="PR Preview" w:date="2026-01-01T00:00:00Z">
        <w:r>
          <w:delText xml:space="preserve"> </w:delText>
        </w:r>
      </w:del>
      <m:oMath>
        <m:r>
          <m:t>λ</m:t>
        </m:r>
        <m:r>
          <m:rPr>
            <m:sty m:val="p"/>
          </m:rPr>
          <m:t>=</m:t>
        </m:r>
        <m:r>
          <m:t>0</m:t>
        </m:r>
      </m:oMath>
      <w:del w:id="13866" w:author="PR Preview" w:date="2026-01-01T00:00:00Z">
        <w:r>
          <w:delText xml:space="preserve">,</w:delText>
        </w:r>
      </w:del>
      <w:del w:id="13867"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13868" w:author="PR Preview" w:date="2026-01-01T00:00:00Z">
        <w:r>
          <w:delText xml:space="preserve">.</w:delText>
        </w:r>
      </w:del>
      <w:del w:id="13869" w:author="PR Preview" w:date="2026-01-01T00:00:00Z">
        <w:r>
          <w:delText xml:space="preserve"> </w:delText>
        </w:r>
      </w:del>
      <w:del w:id="13870" w:author="PR Preview" w:date="2026-01-01T00:00:00Z">
        <w:r>
          <w:delText xml:space="preserve">An eigenspace is a null space, so it is a subspace (</w:delText>
        </w:r>
      </w:del>
      <w:hyperlink w:anchor="thm-null-space-subspace">
        <w:del w:id="13871" w:author="PR Preview" w:date="2026-01-01T00:00:00Z">
          <w:r>
            <w:rPr>
              <w:rStyle w:val="Hyperlink"/>
            </w:rPr>
            <w:delText xml:space="preserve">Theorem 32</w:delText>
          </w:r>
        </w:del>
      </w:hyperlink>
      <w:del w:id="13872" w:author="PR Preview" w:date="2026-01-01T00:00:00Z">
        <w:r>
          <w:delText xml:space="preserve">).</w:delText>
        </w:r>
      </w:del>
    </w:p>
    <w:p>
      <w:pPr>
        <w:pStyle w:val="BodyText"/>
      </w:pPr>
      <w:del w:id="13873" w:author="PR Preview" w:date="2026-01-01T00:00:00Z">
        <w:r>
          <w:rPr>
            <w:b/>
            <w:bCs/>
          </w:rPr>
          <w:delText xml:space="preserve">Example 183 (Eigenvalues and singular matrices)</w:delText>
        </w:r>
      </w:del>
      <w:del w:id="13874" w:author="PR Preview" w:date="2026-01-01T00:00:00Z">
        <w:r>
          <w:delText xml:space="preserve"> </w:delText>
        </w:r>
      </w:del>
      <w:del w:id="13875" w:author="PR Preview" w:date="2026-01-01T00:00:00Z">
        <w:r>
          <w:delText xml:space="preserve">For</w:delText>
        </w:r>
      </w:del>
      <w:del w:id="13876"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3877" w:author="PR Preview" w:date="2026-01-01T00:00:00Z">
        <w:r>
          <w:delText xml:space="preserve">,</w:delText>
        </w:r>
      </w:del>
      <w:del w:id="1387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13879" w:author="PR Preview" w:date="2026-01-01T00:00:00Z">
        <w:r>
          <w:delText xml:space="preserve"> </w:delText>
        </w:r>
      </w:del>
      <w:del w:id="13880" w:author="PR Preview" w:date="2026-01-01T00:00:00Z">
        <w:r>
          <w:delText xml:space="preserve">is singular</w:delText>
        </w:r>
      </w:del>
      <w:del w:id="13881" w:author="PR Preview" w:date="2026-01-01T00:00:00Z">
        <w:r>
          <w:delText xml:space="preserve"> </w:delText>
        </w:r>
      </w:del>
      <w:del w:id="13882" w:author="PR Preview" w:date="2026-01-01T00:00:00Z">
        <w:r>
          <w:delText xml:space="preserve">(its columns are negatives of each other, so its rank is</w:delText>
        </w:r>
      </w:del>
      <w:del w:id="13883" w:author="PR Preview" w:date="2026-01-01T00:00:00Z">
        <w:r>
          <w:delText xml:space="preserve"> </w:delText>
        </w:r>
      </w:del>
      <m:oMath>
        <m:r>
          <m:t>1</m:t>
        </m:r>
      </m:oMath>
      <w:del w:id="13884" w:author="PR Preview" w:date="2026-01-01T00:00:00Z">
        <w:r>
          <w:delText xml:space="preserve">),</w:delText>
        </w:r>
      </w:del>
      <w:del w:id="13885" w:author="PR Preview" w:date="2026-01-01T00:00:00Z">
        <w:r>
          <w:delText xml:space="preserve"> </w:delText>
        </w:r>
      </w:del>
      <w:del w:id="13886" w:author="PR Preview" w:date="2026-01-01T00:00:00Z">
        <w:r>
          <w:delText xml:space="preserve">matching the eigenvalue</w:delText>
        </w:r>
      </w:del>
      <w:del w:id="13887" w:author="PR Preview" w:date="2026-01-01T00:00:00Z">
        <w:r>
          <w:delText xml:space="preserve"> </w:delText>
        </w:r>
      </w:del>
      <m:oMath>
        <m:r>
          <m:t>3</m:t>
        </m:r>
      </m:oMath>
      <w:del w:id="13888" w:author="PR Preview" w:date="2026-01-01T00:00:00Z">
        <w:r>
          <w:delText xml:space="preserve"> </w:delText>
        </w:r>
      </w:del>
      <w:del w:id="13889" w:author="PR Preview" w:date="2026-01-01T00:00:00Z">
        <w:r>
          <w:delText xml:space="preserve">of</w:delText>
        </w:r>
      </w:del>
      <w:del w:id="13890" w:author="PR Preview" w:date="2026-01-01T00:00:00Z">
        <w:r>
          <w:delText xml:space="preserve"> </w:delText>
        </w:r>
      </w:del>
      <w:hyperlink w:anchor="exm-eigenvalue">
        <w:del w:id="13891" w:author="PR Preview" w:date="2026-01-01T00:00:00Z">
          <w:r>
            <w:rPr>
              <w:rStyle w:val="Hyperlink"/>
            </w:rPr>
            <w:delText xml:space="preserve">Example 135</w:delText>
          </w:r>
        </w:del>
      </w:hyperlink>
      <w:del w:id="13892" w:author="PR Preview" w:date="2026-01-01T00:00:00Z">
        <w:r>
          <w:delText xml:space="preserve">.</w:delText>
        </w:r>
      </w:del>
      <w:del w:id="13893" w:author="PR Preview" w:date="2026-01-01T00:00:00Z">
        <w:r>
          <w:delText xml:space="preserve"> </w:delText>
        </w:r>
      </w:del>
      <m:oMath>
        <m:r>
          <m:rPr>
            <m:sty m:val="bi"/>
          </m:rPr>
          <m:t>A</m:t>
        </m:r>
      </m:oMath>
      <w:del w:id="13894" w:author="PR Preview" w:date="2026-01-01T00:00:00Z">
        <w:r>
          <w:delText xml:space="preserve"> </w:delText>
        </w:r>
      </w:del>
      <w:del w:id="13895" w:author="PR Preview" w:date="2026-01-01T00:00:00Z">
        <w:r>
          <w:delText xml:space="preserve">itself has rank</w:delText>
        </w:r>
      </w:del>
      <w:del w:id="13896" w:author="PR Preview" w:date="2026-01-01T00:00:00Z">
        <w:r>
          <w:delText xml:space="preserve"> </w:delText>
        </w:r>
      </w:del>
      <m:oMath>
        <m:r>
          <m:t>2</m:t>
        </m:r>
      </m:oMath>
      <w:del w:id="13897" w:author="PR Preview" w:date="2026-01-01T00:00:00Z">
        <w:r>
          <w:delText xml:space="preserve">, since</w:delText>
        </w:r>
      </w:del>
      <w:del w:id="13898"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13899" w:author="PR Preview" w:date="2026-01-01T00:00:00Z">
        <w:r>
          <w:delText xml:space="preserve"> </w:delText>
        </w:r>
      </w:del>
      <w:del w:id="13900" w:author="PR Preview" w:date="2026-01-01T00:00:00Z">
        <w:r>
          <w:delText xml:space="preserve">is</w:delText>
        </w:r>
      </w:del>
      <w:del w:id="13901" w:author="PR Preview" w:date="2026-01-01T00:00:00Z">
        <w:r>
          <w:delText xml:space="preserve"> </w:delText>
        </w:r>
      </w:del>
      <m:oMath>
        <m:acc>
          <m:accPr>
            <m:chr m:val="̃"/>
          </m:accPr>
          <m:e>
            <m:r>
              <m:t>0</m:t>
            </m:r>
          </m:e>
        </m:acc>
      </m:oMath>
      <w:del w:id="13902" w:author="PR Preview" w:date="2026-01-01T00:00:00Z">
        <w:r>
          <w:delText xml:space="preserve"> </w:delText>
        </w:r>
      </w:del>
      <w:del w:id="13903"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del w:id="13904" w:author="PR Preview" w:date="2026-01-01T00:00:00Z">
        <w:r>
          <w:delText xml:space="preserve">(subtract twice the second entry from the first:</w:delText>
        </w:r>
      </w:del>
      <w:del w:id="13905" w:author="PR Preview" w:date="2026-01-01T00:00:00Z">
        <w:r>
          <w:delText xml:space="preserve"> </w:delText>
        </w:r>
      </w:del>
      <m:oMath>
        <m:r>
          <m:rPr>
            <m:sty m:val="p"/>
          </m:rPr>
          <m:t>−</m:t>
        </m:r>
        <m:r>
          <m:t>3</m:t>
        </m:r>
        <m:sSub>
          <m:e>
            <m:r>
              <m:t>c</m:t>
            </m:r>
          </m:e>
          <m:sub>
            <m:r>
              <m:t>2</m:t>
            </m:r>
          </m:sub>
        </m:sSub>
        <m:r>
          <m:rPr>
            <m:sty m:val="p"/>
          </m:rPr>
          <m:t>=</m:t>
        </m:r>
        <m:r>
          <m:t>0</m:t>
        </m:r>
      </m:oMath>
      <w:del w:id="13906" w:author="PR Preview" w:date="2026-01-01T00:00:00Z">
        <w:r>
          <w:delText xml:space="preserve">, and then the second entry gives</w:delText>
        </w:r>
      </w:del>
      <w:del w:id="13907" w:author="PR Preview" w:date="2026-01-01T00:00:00Z">
        <w:r>
          <w:delText xml:space="preserve"> </w:delText>
        </w:r>
      </w:del>
      <m:oMath>
        <m:sSub>
          <m:e>
            <m:r>
              <m:t>c</m:t>
            </m:r>
          </m:e>
          <m:sub>
            <m:r>
              <m:t>1</m:t>
            </m:r>
          </m:sub>
        </m:sSub>
        <m:r>
          <m:rPr>
            <m:sty m:val="p"/>
          </m:rPr>
          <m:t>=</m:t>
        </m:r>
        <m:r>
          <m:t>0</m:t>
        </m:r>
      </m:oMath>
      <w:del w:id="13908" w:author="PR Preview" w:date="2026-01-01T00:00:00Z">
        <w:r>
          <w:delText xml:space="preserve">);</w:delText>
        </w:r>
      </w:del>
      <w:del w:id="13909" w:author="PR Preview" w:date="2026-01-01T00:00:00Z">
        <w:r>
          <w:delText xml:space="preserve"> </w:delText>
        </w:r>
      </w:del>
      <w:del w:id="13910" w:author="PR Preview" w:date="2026-01-01T00:00:00Z">
        <w:r>
          <w:delText xml:space="preserve">so it is invertible (</w:delText>
        </w:r>
      </w:del>
      <w:hyperlink w:anchor="thm-invertible-rank">
        <w:del w:id="13911" w:author="PR Preview" w:date="2026-01-01T00:00:00Z">
          <w:r>
            <w:rPr>
              <w:rStyle w:val="Hyperlink"/>
            </w:rPr>
            <w:delText xml:space="preserve">Theorem 98</w:delText>
          </w:r>
        </w:del>
      </w:hyperlink>
      <w:del w:id="13912" w:author="PR Preview" w:date="2026-01-01T00:00:00Z">
        <w:r>
          <w:delText xml:space="preserve">),</w:delText>
        </w:r>
      </w:del>
      <w:del w:id="13913" w:author="PR Preview" w:date="2026-01-01T00:00:00Z">
        <w:r>
          <w:delText xml:space="preserve"> </w:delText>
        </w:r>
      </w:del>
      <w:del w:id="13914" w:author="PR Preview" w:date="2026-01-01T00:00:00Z">
        <w:r>
          <w:delText xml:space="preserve">and</w:delText>
        </w:r>
      </w:del>
      <w:del w:id="13915" w:author="PR Preview" w:date="2026-01-01T00:00:00Z">
        <w:r>
          <w:delText xml:space="preserve"> </w:delText>
        </w:r>
      </w:del>
      <m:oMath>
        <m:r>
          <m:t>0</m:t>
        </m:r>
      </m:oMath>
      <w:del w:id="13916" w:author="PR Preview" w:date="2026-01-01T00:00:00Z">
        <w:r>
          <w:delText xml:space="preserve"> </w:delText>
        </w:r>
      </w:del>
      <w:del w:id="13917" w:author="PR Preview" w:date="2026-01-01T00:00:00Z">
        <w:r>
          <w:delText xml:space="preserve">is not an eigenvalue.</w:delText>
        </w:r>
      </w:del>
      <w:del w:id="13918" w:author="PR Preview" w:date="2026-01-01T00:00:00Z">
        <w:r>
          <w:delText xml:space="preserve"> </w:delText>
        </w:r>
      </w:del>
      <w:del w:id="13919" w:author="PR Preview" w:date="2026-01-01T00:00:00Z">
        <w:r>
          <w:delText xml:space="preserve">The singular matrix</w:delText>
        </w:r>
      </w:del>
      <w:del w:id="1392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3921" w:author="PR Preview" w:date="2026-01-01T00:00:00Z">
        <w:r>
          <w:delText xml:space="preserve"> </w:delText>
        </w:r>
      </w:del>
      <w:del w:id="13922" w:author="PR Preview" w:date="2026-01-01T00:00:00Z">
        <w:r>
          <w:delText xml:space="preserve">has eigenvalue</w:delText>
        </w:r>
      </w:del>
      <w:del w:id="13923" w:author="PR Preview" w:date="2026-01-01T00:00:00Z">
        <w:r>
          <w:delText xml:space="preserve"> </w:delText>
        </w:r>
      </w:del>
      <m:oMath>
        <m:r>
          <m:t>0</m:t>
        </m:r>
      </m:oMath>
      <w:del w:id="13924" w:author="PR Preview" w:date="2026-01-01T00:00:00Z">
        <w:r>
          <w:delText xml:space="preserve">,</w:delText>
        </w:r>
      </w:del>
      <w:del w:id="13925" w:author="PR Preview" w:date="2026-01-01T00:00:00Z">
        <w:r>
          <w:delText xml:space="preserve"> </w:delText>
        </w:r>
      </w:del>
      <w:del w:id="13926" w:author="PR Preview" w:date="2026-01-01T00:00:00Z">
        <w:r>
          <w:delText xml:space="preserve">with eigenvector</w:delText>
        </w:r>
      </w:del>
      <w:del w:id="13927" w:author="PR Preview" w:date="2026-01-01T00:00:00Z">
        <w:r>
          <w:delText xml:space="preserve"> </w:delText>
        </w:r>
      </w:del>
      <m:oMath>
        <m:r>
          <m:rPr>
            <m:sty m:val="p"/>
          </m:rPr>
          <m:t>(</m:t>
        </m:r>
        <m:r>
          <m:t>1</m:t>
        </m:r>
        <m:r>
          <m:rPr>
            <m:sty m:val="p"/>
          </m:rPr>
          <m:t>,</m:t>
        </m:r>
        <m:r>
          <m:rPr>
            <m:sty m:val="p"/>
          </m:rPr>
          <m:t>−</m:t>
        </m:r>
        <m:r>
          <m:t>1</m:t>
        </m:r>
        <m:r>
          <m:rPr>
            <m:sty m:val="p"/>
          </m:rPr>
          <m:t>)</m:t>
        </m:r>
      </m:oMath>
      <w:del w:id="13928" w:author="PR Preview" w:date="2026-01-01T00:00:00Z">
        <w:r>
          <w:delText xml:space="preserve">.</w:delText>
        </w:r>
      </w:del>
    </w:p>
    <w:p>
      <w:pPr>
        <w:pStyle w:val="BodyText"/>
      </w:pPr>
      <w:del w:id="13929" w:author="PR Preview" w:date="2026-01-01T00:00:00Z">
        <w:r>
          <w:rPr>
            <w:b/>
            <w:bCs/>
          </w:rPr>
          <w:delText xml:space="preserve">Theorem 100 (Eigenvalues of shifts and powers)</w:delText>
        </w:r>
      </w:del>
      <w:del w:id="13930" w:author="PR Preview" w:date="2026-01-01T00:00:00Z">
        <w:r>
          <w:delText xml:space="preserve"> </w:delText>
        </w:r>
      </w:del>
      <w:del w:id="13931" w:author="PR Preview" w:date="2026-01-01T00:00:00Z">
        <w:r>
          <w:delText xml:space="preserve">Let</w:delText>
        </w:r>
      </w:del>
      <w:del w:id="13932" w:author="PR Preview" w:date="2026-01-01T00:00:00Z">
        <w:r>
          <w:delText xml:space="preserve"> </w:delText>
        </w:r>
      </w:del>
      <m:oMath>
        <m:acc>
          <m:accPr>
            <m:chr m:val="̃"/>
          </m:accPr>
          <m:e>
            <m:r>
              <m:t>v</m:t>
            </m:r>
          </m:e>
        </m:acc>
      </m:oMath>
      <w:del w:id="13933" w:author="PR Preview" w:date="2026-01-01T00:00:00Z">
        <w:r>
          <w:delText xml:space="preserve"> </w:delText>
        </w:r>
      </w:del>
      <w:del w:id="13934" w:author="PR Preview" w:date="2026-01-01T00:00:00Z">
        <w:r>
          <w:delText xml:space="preserve">be an eigenvector of a</w:delText>
        </w:r>
      </w:del>
      <w:del w:id="13935" w:author="PR Preview" w:date="2026-01-01T00:00:00Z">
        <w:r>
          <w:delText xml:space="preserve"> </w:delText>
        </w:r>
      </w:del>
      <m:oMath>
        <m:r>
          <m:t>p</m:t>
        </m:r>
        <m:r>
          <m:rPr>
            <m:sty m:val="p"/>
          </m:rPr>
          <m:t>×</m:t>
        </m:r>
        <m:r>
          <m:t>p</m:t>
        </m:r>
      </m:oMath>
      <w:del w:id="13936" w:author="PR Preview" w:date="2026-01-01T00:00:00Z">
        <w:r>
          <w:delText xml:space="preserve"> </w:delText>
        </w:r>
      </w:del>
      <w:del w:id="13937" w:author="PR Preview" w:date="2026-01-01T00:00:00Z">
        <w:r>
          <w:delText xml:space="preserve">matrix</w:delText>
        </w:r>
      </w:del>
      <w:del w:id="13938" w:author="PR Preview" w:date="2026-01-01T00:00:00Z">
        <w:r>
          <w:delText xml:space="preserve"> </w:delText>
        </w:r>
      </w:del>
      <m:oMath>
        <m:r>
          <m:rPr>
            <m:sty m:val="bi"/>
          </m:rPr>
          <m:t>A</m:t>
        </m:r>
      </m:oMath>
      <w:del w:id="13939" w:author="PR Preview" w:date="2026-01-01T00:00:00Z">
        <w:r>
          <w:delText xml:space="preserve"> </w:delText>
        </w:r>
      </w:del>
      <w:del w:id="13940" w:author="PR Preview" w:date="2026-01-01T00:00:00Z">
        <w:r>
          <w:delText xml:space="preserve">for the eigenvalue</w:delText>
        </w:r>
      </w:del>
      <w:del w:id="13941" w:author="PR Preview" w:date="2026-01-01T00:00:00Z">
        <w:r>
          <w:delText xml:space="preserve"> </w:delText>
        </w:r>
      </w:del>
      <m:oMath>
        <m:r>
          <m:t>λ</m:t>
        </m:r>
      </m:oMath>
      <w:del w:id="13942" w:author="PR Preview" w:date="2026-01-01T00:00:00Z">
        <w:r>
          <w:delText xml:space="preserve"> </w:delText>
        </w:r>
      </w:del>
      <w:del w:id="13943" w:author="PR Preview" w:date="2026-01-01T00:00:00Z">
        <w:r>
          <w:delText xml:space="preserve">(</w:delText>
        </w:r>
      </w:del>
      <w:hyperlink w:anchor="def-eigenvalue">
        <w:del w:id="13944" w:author="PR Preview" w:date="2026-01-01T00:00:00Z">
          <w:r>
            <w:rPr>
              <w:rStyle w:val="Hyperlink"/>
            </w:rPr>
            <w:delText xml:space="preserve">Definition 82</w:delText>
          </w:r>
        </w:del>
      </w:hyperlink>
      <w:del w:id="13945" w:author="PR Preview" w:date="2026-01-01T00:00:00Z">
        <w:r>
          <w:delText xml:space="preserve">). Then</w:delText>
        </w:r>
      </w:del>
    </w:p>
    <w:p>
      <w:pPr>
        <w:pStyle w:val="FirstParagraph"/>
      </w:pPr>
      <w:ins w:id="13946" w:author="PR Preview" w:date="2026-01-01T00:00:00Z">
        <w:r>
          <w:t xml:space="preserve">so</w:t>
        </w:r>
      </w:ins>
      <w:ins w:id="13947" w:author="PR Preview" w:date="2026-01-01T00:00:00Z">
        <w:r>
          <w:t xml:space="preserve"> </w:t>
        </w:r>
      </w:ins>
      <m:oMath>
        <m:r>
          <m:rPr>
            <m:sty m:val="bi"/>
          </m:rPr>
          <m:t>A</m:t>
        </m:r>
        <m:acc>
          <m:accPr>
            <m:chr m:val="̃"/>
          </m:accPr>
          <m:e>
            <m:r>
              <m:t>v</m:t>
            </m:r>
          </m:e>
        </m:acc>
        <m:r>
          <m:rPr>
            <m:sty m:val="p"/>
          </m:rPr>
          <m:t>=</m:t>
        </m:r>
        <m:r>
          <m:t>λ</m:t>
        </m:r>
        <m:acc>
          <m:accPr>
            <m:chr m:val="̃"/>
          </m:accPr>
          <m:e>
            <m:r>
              <m:t>v</m:t>
            </m:r>
          </m:e>
        </m:acc>
      </m:oMath>
      <w:ins w:id="13948" w:author="PR Preview" w:date="2026-01-01T00:00:00Z">
        <w:r>
          <w:t xml:space="preserve"> </w:t>
        </w:r>
      </w:ins>
      <w:ins w:id="13949" w:author="PR Preview" w:date="2026-01-01T00:00:00Z">
        <w:r>
          <w:t xml:space="preserve">exactly when</w:t>
        </w:r>
      </w:ins>
      <w:ins w:id="13950" w:author="PR Preview" w:date="2026-01-01T00:00:00Z">
        <w:r>
          <w:t xml:space="preserve"> </w:t>
        </w:r>
      </w:ins>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ins w:id="13951" w:author="PR Preview" w:date="2026-01-01T00:00:00Z">
        <w:r>
          <w:t xml:space="preserve">;</w:t>
        </w:r>
      </w:ins>
      <w:ins w:id="13952" w:author="PR Preview" w:date="2026-01-01T00:00:00Z">
        <w:r>
          <w:t xml:space="preserve"> </w:t>
        </w:r>
      </w:ins>
      <w:ins w:id="13953" w:author="PR Preview" w:date="2026-01-01T00:00:00Z">
        <w:r>
          <w:t xml:space="preserve">the nonzero such</w:t>
        </w:r>
      </w:ins>
      <w:ins w:id="13954" w:author="PR Preview" w:date="2026-01-01T00:00:00Z">
        <w:r>
          <w:t xml:space="preserve"> </w:t>
        </w:r>
      </w:ins>
      <m:oMath>
        <m:acc>
          <m:accPr>
            <m:chr m:val="̃"/>
          </m:accPr>
          <m:e>
            <m:r>
              <m:t>v</m:t>
            </m:r>
          </m:e>
        </m:acc>
      </m:oMath>
      <w:ins w:id="13955" w:author="PR Preview" w:date="2026-01-01T00:00:00Z">
        <w:r>
          <w:t xml:space="preserve"> </w:t>
        </w:r>
      </w:ins>
      <w:ins w:id="13956" w:author="PR Preview" w:date="2026-01-01T00:00:00Z">
        <w:r>
          <w:t xml:space="preserve">are the eigenvectors for</w:t>
        </w:r>
      </w:ins>
      <w:ins w:id="13957" w:author="PR Preview" w:date="2026-01-01T00:00:00Z">
        <w:r>
          <w:t xml:space="preserve"> </w:t>
        </w:r>
      </w:ins>
      <m:oMath>
        <m:r>
          <m:t>λ</m:t>
        </m:r>
      </m:oMath>
      <w:ins w:id="13958" w:author="PR Preview" w:date="2026-01-01T00:00:00Z">
        <w:r>
          <w:t xml:space="preserve">.</w:t>
        </w:r>
      </w:ins>
      <w:ins w:id="13959" w:author="PR Preview" w:date="2026-01-01T00:00:00Z">
        <w:r>
          <w:t xml:space="preserve"> </w:t>
        </w:r>
      </w:ins>
      <w:ins w:id="13960" w:author="PR Preview" w:date="2026-01-01T00:00:00Z">
        <w:r>
          <w:t xml:space="preserve">So</w:t>
        </w:r>
      </w:ins>
      <w:ins w:id="13961" w:author="PR Preview" w:date="2026-01-01T00:00:00Z">
        <w:r>
          <w:t xml:space="preserve"> </w:t>
        </w:r>
      </w:ins>
      <m:oMath>
        <m:r>
          <m:t>λ</m:t>
        </m:r>
      </m:oMath>
      <w:ins w:id="13962" w:author="PR Preview" w:date="2026-01-01T00:00:00Z">
        <w:r>
          <w:t xml:space="preserve"> </w:t>
        </w:r>
      </w:ins>
      <w:ins w:id="13963" w:author="PR Preview" w:date="2026-01-01T00:00:00Z">
        <w:r>
          <w:t xml:space="preserve">is an eigenvalue exactly when that null space contains a nonzero vector,</w:t>
        </w:r>
      </w:ins>
      <w:ins w:id="13964" w:author="PR Preview" w:date="2026-01-01T00:00:00Z">
        <w:r>
          <w:t xml:space="preserve"> </w:t>
        </w:r>
      </w:ins>
      <w:ins w:id="13965" w:author="PR Preview" w:date="2026-01-01T00:00:00Z">
        <w:r>
          <w:t xml:space="preserve">which by</w:t>
        </w:r>
      </w:ins>
      <w:ins w:id="13966" w:author="PR Preview" w:date="2026-01-01T00:00:00Z">
        <w:r>
          <w:t xml:space="preserve"> </w:t>
        </w:r>
      </w:ins>
      <w:hyperlink w:anchor="thm-invertible-rank">
        <w:ins w:id="13967" w:author="PR Preview" w:date="2026-01-01T00:00:00Z">
          <w:r>
            <w:rPr>
              <w:rStyle w:val="Hyperlink"/>
            </w:rPr>
            <w:t xml:space="preserve">Theorem 101</w:t>
          </w:r>
        </w:ins>
      </w:hyperlink>
      <w:ins w:id="13968" w:author="PR Preview" w:date="2026-01-01T00:00:00Z">
        <w:r>
          <w:t xml:space="preserve"> </w:t>
        </w:r>
      </w:ins>
      <w:ins w:id="13969" w:author="PR Preview" w:date="2026-01-01T00:00:00Z">
        <w:r>
          <w:t xml:space="preserve">is exactly when</w:t>
        </w:r>
      </w:ins>
      <w:ins w:id="13970" w:author="PR Preview" w:date="2026-01-01T00:00:00Z">
        <w:r>
          <w:t xml:space="preserve"> </w:t>
        </w:r>
      </w:ins>
      <m:oMath>
        <m:r>
          <m:rPr>
            <m:sty m:val="bi"/>
          </m:rPr>
          <m:t>A</m:t>
        </m:r>
        <m:r>
          <m:rPr>
            <m:sty m:val="p"/>
          </m:rPr>
          <m:t>−</m:t>
        </m:r>
        <m:r>
          <m:t>λ</m:t>
        </m:r>
        <m:r>
          <m:t> </m:t>
        </m:r>
        <m:sSub>
          <m:e>
            <m:r>
              <m:rPr>
                <m:sty m:val="bi"/>
              </m:rPr>
              <m:t>I</m:t>
            </m:r>
          </m:e>
          <m:sub>
            <m:r>
              <m:t>p</m:t>
            </m:r>
          </m:sub>
        </m:sSub>
      </m:oMath>
      <w:ins w:id="13971" w:author="PR Preview" w:date="2026-01-01T00:00:00Z">
        <w:r>
          <w:t xml:space="preserve"> </w:t>
        </w:r>
      </w:ins>
      <w:ins w:id="13972" w:author="PR Preview" w:date="2026-01-01T00:00:00Z">
        <w:r>
          <w:t xml:space="preserve">is singular.</w:t>
        </w:r>
      </w:ins>
      <w:ins w:id="13973" w:author="PR Preview" w:date="2026-01-01T00:00:00Z">
        <w:r>
          <w:t xml:space="preserve"> </w:t>
        </w:r>
      </w:ins>
      <w:ins w:id="13974" w:author="PR Preview" w:date="2026-01-01T00:00:00Z">
        <w:r>
          <w:t xml:space="preserve">With</w:t>
        </w:r>
      </w:ins>
      <w:ins w:id="13975" w:author="PR Preview" w:date="2026-01-01T00:00:00Z">
        <w:r>
          <w:t xml:space="preserve"> </w:t>
        </w:r>
      </w:ins>
      <m:oMath>
        <m:r>
          <m:t>λ</m:t>
        </m:r>
        <m:r>
          <m:rPr>
            <m:sty m:val="p"/>
          </m:rPr>
          <m:t>=</m:t>
        </m:r>
        <m:r>
          <m:t>0</m:t>
        </m:r>
      </m:oMath>
      <w:ins w:id="13976" w:author="PR Preview" w:date="2026-01-01T00:00:00Z">
        <w:r>
          <w:t xml:space="preserve">,</w:t>
        </w:r>
      </w:ins>
      <w:ins w:id="13977"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13978" w:author="PR Preview" w:date="2026-01-01T00:00:00Z">
        <w:r>
          <w:t xml:space="preserve">.</w:t>
        </w:r>
      </w:ins>
      <w:ins w:id="13979" w:author="PR Preview" w:date="2026-01-01T00:00:00Z">
        <w:r>
          <w:t xml:space="preserve"> </w:t>
        </w:r>
      </w:ins>
      <w:ins w:id="13980" w:author="PR Preview" w:date="2026-01-01T00:00:00Z">
        <w:r>
          <w:t xml:space="preserve">An eigenspace is a null space, so it is a subspace (</w:t>
        </w:r>
      </w:ins>
      <w:hyperlink w:anchor="thm-null-space-subspace">
        <w:ins w:id="13981" w:author="PR Preview" w:date="2026-01-01T00:00:00Z">
          <w:r>
            <w:rPr>
              <w:rStyle w:val="Hyperlink"/>
            </w:rPr>
            <w:t xml:space="preserve">Theorem 32</w:t>
          </w:r>
        </w:ins>
      </w:hyperlink>
      <w:ins w:id="13982" w:author="PR Preview" w:date="2026-01-01T00:00:00Z">
        <w:r>
          <w:t xml:space="preserve">).</w:t>
        </w:r>
      </w:ins>
    </w:p>
    <w:bookmarkStart w:id="571" w:name="exm-eigenvalue-singular"/>
    <w:p>
      <w:pPr>
        <w:pStyle w:val="BodyText"/>
      </w:pPr>
      <w:ins w:id="13983" w:author="PR Preview" w:date="2026-01-01T00:00:00Z">
        <w:r>
          <w:rPr>
            <w:b/>
            <w:bCs/>
          </w:rPr>
          <w:t xml:space="preserve">Example 187 (Eigenvalues and singular matrices)</w:t>
        </w:r>
      </w:ins>
      <w:ins w:id="13984" w:author="PR Preview" w:date="2026-01-01T00:00:00Z">
        <w:r>
          <w:t xml:space="preserve"> </w:t>
        </w:r>
      </w:ins>
      <w:ins w:id="13985" w:author="PR Preview" w:date="2026-01-01T00:00:00Z">
        <w:r>
          <w:t xml:space="preserve">For</w:t>
        </w:r>
      </w:ins>
      <w:ins w:id="139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3987" w:author="PR Preview" w:date="2026-01-01T00:00:00Z">
        <w:r>
          <w:t xml:space="preserve">,</w:t>
        </w:r>
      </w:ins>
      <w:ins w:id="13988"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13989" w:author="PR Preview" w:date="2026-01-01T00:00:00Z">
        <w:r>
          <w:t xml:space="preserve"> </w:t>
        </w:r>
      </w:ins>
      <w:ins w:id="13990" w:author="PR Preview" w:date="2026-01-01T00:00:00Z">
        <w:r>
          <w:t xml:space="preserve">is singular</w:t>
        </w:r>
      </w:ins>
      <w:ins w:id="13991" w:author="PR Preview" w:date="2026-01-01T00:00:00Z">
        <w:r>
          <w:t xml:space="preserve"> </w:t>
        </w:r>
      </w:ins>
      <w:ins w:id="13992" w:author="PR Preview" w:date="2026-01-01T00:00:00Z">
        <w:r>
          <w:t xml:space="preserve">(its columns are negatives of each other, so its rank is</w:t>
        </w:r>
      </w:ins>
      <w:ins w:id="13993" w:author="PR Preview" w:date="2026-01-01T00:00:00Z">
        <w:r>
          <w:t xml:space="preserve"> </w:t>
        </w:r>
      </w:ins>
      <m:oMath>
        <m:r>
          <m:t>1</m:t>
        </m:r>
      </m:oMath>
      <w:ins w:id="13994" w:author="PR Preview" w:date="2026-01-01T00:00:00Z">
        <w:r>
          <w:t xml:space="preserve">),</w:t>
        </w:r>
      </w:ins>
      <w:ins w:id="13995" w:author="PR Preview" w:date="2026-01-01T00:00:00Z">
        <w:r>
          <w:t xml:space="preserve"> </w:t>
        </w:r>
      </w:ins>
      <w:ins w:id="13996" w:author="PR Preview" w:date="2026-01-01T00:00:00Z">
        <w:r>
          <w:t xml:space="preserve">matching the eigenvalue</w:t>
        </w:r>
      </w:ins>
      <w:ins w:id="13997" w:author="PR Preview" w:date="2026-01-01T00:00:00Z">
        <w:r>
          <w:t xml:space="preserve"> </w:t>
        </w:r>
      </w:ins>
      <m:oMath>
        <m:r>
          <m:t>3</m:t>
        </m:r>
      </m:oMath>
      <w:ins w:id="13998" w:author="PR Preview" w:date="2026-01-01T00:00:00Z">
        <w:r>
          <w:t xml:space="preserve"> </w:t>
        </w:r>
      </w:ins>
      <w:ins w:id="13999" w:author="PR Preview" w:date="2026-01-01T00:00:00Z">
        <w:r>
          <w:t xml:space="preserve">of</w:t>
        </w:r>
      </w:ins>
      <w:ins w:id="14000" w:author="PR Preview" w:date="2026-01-01T00:00:00Z">
        <w:r>
          <w:t xml:space="preserve"> </w:t>
        </w:r>
      </w:ins>
      <w:hyperlink w:anchor="exm-eigenvalue">
        <w:ins w:id="14001" w:author="PR Preview" w:date="2026-01-01T00:00:00Z">
          <w:r>
            <w:rPr>
              <w:rStyle w:val="Hyperlink"/>
            </w:rPr>
            <w:t xml:space="preserve">Example 137</w:t>
          </w:r>
        </w:ins>
      </w:hyperlink>
      <w:ins w:id="14002" w:author="PR Preview" w:date="2026-01-01T00:00:00Z">
        <w:r>
          <w:t xml:space="preserve">.</w:t>
        </w:r>
      </w:ins>
      <w:ins w:id="14003" w:author="PR Preview" w:date="2026-01-01T00:00:00Z">
        <w:r>
          <w:t xml:space="preserve"> </w:t>
        </w:r>
      </w:ins>
      <m:oMath>
        <m:r>
          <m:rPr>
            <m:sty m:val="bi"/>
          </m:rPr>
          <m:t>A</m:t>
        </m:r>
      </m:oMath>
      <w:ins w:id="14004" w:author="PR Preview" w:date="2026-01-01T00:00:00Z">
        <w:r>
          <w:t xml:space="preserve"> </w:t>
        </w:r>
      </w:ins>
      <w:ins w:id="14005" w:author="PR Preview" w:date="2026-01-01T00:00:00Z">
        <w:r>
          <w:t xml:space="preserve">itself has rank</w:t>
        </w:r>
      </w:ins>
      <w:ins w:id="14006" w:author="PR Preview" w:date="2026-01-01T00:00:00Z">
        <w:r>
          <w:t xml:space="preserve"> </w:t>
        </w:r>
      </w:ins>
      <m:oMath>
        <m:r>
          <m:t>2</m:t>
        </m:r>
      </m:oMath>
      <w:ins w:id="14007" w:author="PR Preview" w:date="2026-01-01T00:00:00Z">
        <w:r>
          <w:t xml:space="preserve">, since</w:t>
        </w:r>
      </w:ins>
      <w:ins w:id="14008"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14009" w:author="PR Preview" w:date="2026-01-01T00:00:00Z">
        <w:r>
          <w:t xml:space="preserve"> </w:t>
        </w:r>
      </w:ins>
      <w:ins w:id="14010" w:author="PR Preview" w:date="2026-01-01T00:00:00Z">
        <w:r>
          <w:t xml:space="preserve">is</w:t>
        </w:r>
      </w:ins>
      <w:ins w:id="14011" w:author="PR Preview" w:date="2026-01-01T00:00:00Z">
        <w:r>
          <w:t xml:space="preserve"> </w:t>
        </w:r>
      </w:ins>
      <m:oMath>
        <m:acc>
          <m:accPr>
            <m:chr m:val="̃"/>
          </m:accPr>
          <m:e>
            <m:r>
              <m:t>0</m:t>
            </m:r>
          </m:e>
        </m:acc>
      </m:oMath>
      <w:ins w:id="14012" w:author="PR Preview" w:date="2026-01-01T00:00:00Z">
        <w:r>
          <w:t xml:space="preserve"> </w:t>
        </w:r>
      </w:ins>
      <w:ins w:id="14013"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ins w:id="14014" w:author="PR Preview" w:date="2026-01-01T00:00:00Z">
        <w:r>
          <w:t xml:space="preserve">(subtract twice the second entry from the first:</w:t>
        </w:r>
      </w:ins>
      <w:ins w:id="14015" w:author="PR Preview" w:date="2026-01-01T00:00:00Z">
        <w:r>
          <w:t xml:space="preserve"> </w:t>
        </w:r>
      </w:ins>
      <m:oMath>
        <m:r>
          <m:rPr>
            <m:sty m:val="p"/>
          </m:rPr>
          <m:t>−</m:t>
        </m:r>
        <m:r>
          <m:t>3</m:t>
        </m:r>
        <m:sSub>
          <m:e>
            <m:r>
              <m:t>c</m:t>
            </m:r>
          </m:e>
          <m:sub>
            <m:r>
              <m:t>2</m:t>
            </m:r>
          </m:sub>
        </m:sSub>
        <m:r>
          <m:rPr>
            <m:sty m:val="p"/>
          </m:rPr>
          <m:t>=</m:t>
        </m:r>
        <m:r>
          <m:t>0</m:t>
        </m:r>
      </m:oMath>
      <w:ins w:id="14016" w:author="PR Preview" w:date="2026-01-01T00:00:00Z">
        <w:r>
          <w:t xml:space="preserve">, and then the second entry gives</w:t>
        </w:r>
      </w:ins>
      <w:ins w:id="14017" w:author="PR Preview" w:date="2026-01-01T00:00:00Z">
        <w:r>
          <w:t xml:space="preserve"> </w:t>
        </w:r>
      </w:ins>
      <m:oMath>
        <m:sSub>
          <m:e>
            <m:r>
              <m:t>c</m:t>
            </m:r>
          </m:e>
          <m:sub>
            <m:r>
              <m:t>1</m:t>
            </m:r>
          </m:sub>
        </m:sSub>
        <m:r>
          <m:rPr>
            <m:sty m:val="p"/>
          </m:rPr>
          <m:t>=</m:t>
        </m:r>
        <m:r>
          <m:t>0</m:t>
        </m:r>
      </m:oMath>
      <w:ins w:id="14018" w:author="PR Preview" w:date="2026-01-01T00:00:00Z">
        <w:r>
          <w:t xml:space="preserve">);</w:t>
        </w:r>
      </w:ins>
      <w:ins w:id="14019" w:author="PR Preview" w:date="2026-01-01T00:00:00Z">
        <w:r>
          <w:t xml:space="preserve"> </w:t>
        </w:r>
      </w:ins>
      <w:ins w:id="14020" w:author="PR Preview" w:date="2026-01-01T00:00:00Z">
        <w:r>
          <w:t xml:space="preserve">so it is invertible (</w:t>
        </w:r>
      </w:ins>
      <w:hyperlink w:anchor="thm-invertible-rank">
        <w:ins w:id="14021" w:author="PR Preview" w:date="2026-01-01T00:00:00Z">
          <w:r>
            <w:rPr>
              <w:rStyle w:val="Hyperlink"/>
            </w:rPr>
            <w:t xml:space="preserve">Theorem 101</w:t>
          </w:r>
        </w:ins>
      </w:hyperlink>
      <w:ins w:id="14022" w:author="PR Preview" w:date="2026-01-01T00:00:00Z">
        <w:r>
          <w:t xml:space="preserve">),</w:t>
        </w:r>
      </w:ins>
      <w:ins w:id="14023" w:author="PR Preview" w:date="2026-01-01T00:00:00Z">
        <w:r>
          <w:t xml:space="preserve"> </w:t>
        </w:r>
      </w:ins>
      <w:ins w:id="14024" w:author="PR Preview" w:date="2026-01-01T00:00:00Z">
        <w:r>
          <w:t xml:space="preserve">and</w:t>
        </w:r>
      </w:ins>
      <w:ins w:id="14025" w:author="PR Preview" w:date="2026-01-01T00:00:00Z">
        <w:r>
          <w:t xml:space="preserve"> </w:t>
        </w:r>
      </w:ins>
      <m:oMath>
        <m:r>
          <m:t>0</m:t>
        </m:r>
      </m:oMath>
      <w:ins w:id="14026" w:author="PR Preview" w:date="2026-01-01T00:00:00Z">
        <w:r>
          <w:t xml:space="preserve"> </w:t>
        </w:r>
      </w:ins>
      <w:ins w:id="14027" w:author="PR Preview" w:date="2026-01-01T00:00:00Z">
        <w:r>
          <w:t xml:space="preserve">is not an eigenvalue.</w:t>
        </w:r>
      </w:ins>
      <w:ins w:id="14028" w:author="PR Preview" w:date="2026-01-01T00:00:00Z">
        <w:r>
          <w:t xml:space="preserve"> </w:t>
        </w:r>
      </w:ins>
      <w:ins w:id="14029" w:author="PR Preview" w:date="2026-01-01T00:00:00Z">
        <w:r>
          <w:t xml:space="preserve">The singular matrix</w:t>
        </w:r>
      </w:ins>
      <w:ins w:id="1403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4031" w:author="PR Preview" w:date="2026-01-01T00:00:00Z">
        <w:r>
          <w:t xml:space="preserve"> </w:t>
        </w:r>
      </w:ins>
      <w:ins w:id="14032" w:author="PR Preview" w:date="2026-01-01T00:00:00Z">
        <w:r>
          <w:t xml:space="preserve">has eigenvalue</w:t>
        </w:r>
      </w:ins>
      <w:ins w:id="14033" w:author="PR Preview" w:date="2026-01-01T00:00:00Z">
        <w:r>
          <w:t xml:space="preserve"> </w:t>
        </w:r>
      </w:ins>
      <m:oMath>
        <m:r>
          <m:t>0</m:t>
        </m:r>
      </m:oMath>
      <w:ins w:id="14034" w:author="PR Preview" w:date="2026-01-01T00:00:00Z">
        <w:r>
          <w:t xml:space="preserve">,</w:t>
        </w:r>
      </w:ins>
      <w:ins w:id="14035" w:author="PR Preview" w:date="2026-01-01T00:00:00Z">
        <w:r>
          <w:t xml:space="preserve"> </w:t>
        </w:r>
      </w:ins>
      <w:ins w:id="14036" w:author="PR Preview" w:date="2026-01-01T00:00:00Z">
        <w:r>
          <w:t xml:space="preserve">with eigenvector</w:t>
        </w:r>
      </w:ins>
      <w:ins w:id="14037" w:author="PR Preview" w:date="2026-01-01T00:00:00Z">
        <w:r>
          <w:t xml:space="preserve"> </w:t>
        </w:r>
      </w:ins>
      <m:oMath>
        <m:r>
          <m:rPr>
            <m:sty m:val="p"/>
          </m:rPr>
          <m:t>(</m:t>
        </m:r>
        <m:r>
          <m:t>1</m:t>
        </m:r>
        <m:r>
          <m:rPr>
            <m:sty m:val="p"/>
          </m:rPr>
          <m:t>,</m:t>
        </m:r>
        <m:r>
          <m:rPr>
            <m:sty m:val="p"/>
          </m:rPr>
          <m:t>−</m:t>
        </m:r>
        <m:r>
          <m:t>1</m:t>
        </m:r>
        <m:r>
          <m:rPr>
            <m:sty m:val="p"/>
          </m:rPr>
          <m:t>)</m:t>
        </m:r>
      </m:oMath>
      <w:ins w:id="14038" w:author="PR Preview" w:date="2026-01-01T00:00:00Z">
        <w:r>
          <w:t xml:space="preserve">.</w:t>
        </w:r>
      </w:ins>
    </w:p>
    <w:bookmarkEnd w:id="571"/>
    <w:bookmarkStart w:id="572" w:name="thm-eigen-shift-power"/>
    <w:p>
      <w:pPr>
        <w:pStyle w:val="BodyText"/>
      </w:pPr>
      <w:ins w:id="14039" w:author="PR Preview" w:date="2026-01-01T00:00:00Z">
        <w:r>
          <w:rPr>
            <w:b/>
            <w:bCs/>
          </w:rPr>
          <w:t xml:space="preserve">Theorem 103 (Eigenvalues of shifts and powers)</w:t>
        </w:r>
      </w:ins>
      <w:ins w:id="14040" w:author="PR Preview" w:date="2026-01-01T00:00:00Z">
        <w:r>
          <w:t xml:space="preserve"> </w:t>
        </w:r>
      </w:ins>
      <w:ins w:id="14041" w:author="PR Preview" w:date="2026-01-01T00:00:00Z">
        <w:r>
          <w:t xml:space="preserve">Let</w:t>
        </w:r>
      </w:ins>
      <w:ins w:id="14042" w:author="PR Preview" w:date="2026-01-01T00:00:00Z">
        <w:r>
          <w:t xml:space="preserve"> </w:t>
        </w:r>
      </w:ins>
      <m:oMath>
        <m:acc>
          <m:accPr>
            <m:chr m:val="̃"/>
          </m:accPr>
          <m:e>
            <m:r>
              <m:t>v</m:t>
            </m:r>
          </m:e>
        </m:acc>
      </m:oMath>
      <w:ins w:id="14043" w:author="PR Preview" w:date="2026-01-01T00:00:00Z">
        <w:r>
          <w:t xml:space="preserve"> </w:t>
        </w:r>
      </w:ins>
      <w:ins w:id="14044" w:author="PR Preview" w:date="2026-01-01T00:00:00Z">
        <w:r>
          <w:t xml:space="preserve">be an eigenvector of a</w:t>
        </w:r>
      </w:ins>
      <w:ins w:id="14045" w:author="PR Preview" w:date="2026-01-01T00:00:00Z">
        <w:r>
          <w:t xml:space="preserve"> </w:t>
        </w:r>
      </w:ins>
      <m:oMath>
        <m:r>
          <m:t>p</m:t>
        </m:r>
        <m:r>
          <m:rPr>
            <m:sty m:val="p"/>
          </m:rPr>
          <m:t>×</m:t>
        </m:r>
        <m:r>
          <m:t>p</m:t>
        </m:r>
      </m:oMath>
      <w:ins w:id="14046" w:author="PR Preview" w:date="2026-01-01T00:00:00Z">
        <w:r>
          <w:t xml:space="preserve"> </w:t>
        </w:r>
      </w:ins>
      <w:ins w:id="14047" w:author="PR Preview" w:date="2026-01-01T00:00:00Z">
        <w:r>
          <w:t xml:space="preserve">matrix</w:t>
        </w:r>
      </w:ins>
      <w:ins w:id="14048" w:author="PR Preview" w:date="2026-01-01T00:00:00Z">
        <w:r>
          <w:t xml:space="preserve"> </w:t>
        </w:r>
      </w:ins>
      <m:oMath>
        <m:r>
          <m:rPr>
            <m:sty m:val="bi"/>
          </m:rPr>
          <m:t>A</m:t>
        </m:r>
      </m:oMath>
      <w:ins w:id="14049" w:author="PR Preview" w:date="2026-01-01T00:00:00Z">
        <w:r>
          <w:t xml:space="preserve"> </w:t>
        </w:r>
      </w:ins>
      <w:ins w:id="14050" w:author="PR Preview" w:date="2026-01-01T00:00:00Z">
        <w:r>
          <w:t xml:space="preserve">for the eigenvalue</w:t>
        </w:r>
      </w:ins>
      <w:ins w:id="14051" w:author="PR Preview" w:date="2026-01-01T00:00:00Z">
        <w:r>
          <w:t xml:space="preserve"> </w:t>
        </w:r>
      </w:ins>
      <m:oMath>
        <m:r>
          <m:t>λ</m:t>
        </m:r>
      </m:oMath>
      <w:ins w:id="14052" w:author="PR Preview" w:date="2026-01-01T00:00:00Z">
        <w:r>
          <w:t xml:space="preserve"> </w:t>
        </w:r>
      </w:ins>
      <w:ins w:id="14053" w:author="PR Preview" w:date="2026-01-01T00:00:00Z">
        <w:r>
          <w:t xml:space="preserve">(</w:t>
        </w:r>
      </w:ins>
      <w:hyperlink w:anchor="def-eigenvalue">
        <w:ins w:id="14054" w:author="PR Preview" w:date="2026-01-01T00:00:00Z">
          <w:r>
            <w:rPr>
              <w:rStyle w:val="Hyperlink"/>
            </w:rPr>
            <w:t xml:space="preserve">Definition 82</w:t>
          </w:r>
        </w:ins>
      </w:hyperlink>
      <w:ins w:id="14055" w:author="PR Preview" w:date="2026-01-01T00:00:00Z">
        <w:r>
          <w:t xml:space="preserve">). Then</w:t>
        </w:r>
      </w:ins>
    </w:p>
    <w:p>
      <w:pPr>
        <w:pStyle w:val="Compact"/>
        <w:numPr>
          <w:ilvl w:val="0"/>
          <w:numId w:val="1096"/>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6"/>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72"/>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87</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73" w:name="exm-eigen-shift-power"/>
    <w:p>
      <w:pPr>
        <w:pStyle w:val="BodyText"/>
      </w:pPr>
      <w:del w:id="14056" w:author="PR Preview" w:date="2026-01-01T00:00:00Z">
        <w:r>
          <w:rPr>
            <w:b/>
            <w:bCs/>
          </w:rPr>
          <w:delText xml:space="preserve">Example 184 (Shifting and squaring)</w:delText>
        </w:r>
      </w:del>
      <w:del w:id="14057" w:author="PR Preview" w:date="2026-01-01T00:00:00Z">
        <w:r>
          <w:delText xml:space="preserve"> </w:delText>
        </w:r>
      </w:del>
      <w:del w:id="14058" w:author="PR Preview" w:date="2026-01-01T00:00:00Z">
        <w:r>
          <w:delText xml:space="preserve">For</w:delText>
        </w:r>
      </w:del>
      <w:del w:id="1405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060" w:author="PR Preview" w:date="2026-01-01T00:00:00Z">
        <w:r>
          <w:delText xml:space="preserve"> </w:delText>
        </w:r>
      </w:del>
      <w:del w:id="14061" w:author="PR Preview" w:date="2026-01-01T00:00:00Z">
        <w:r>
          <w:delText xml:space="preserve">with eigenvector</w:delText>
        </w:r>
      </w:del>
      <w:del w:id="14062" w:author="PR Preview" w:date="2026-01-01T00:00:00Z">
        <w:r>
          <w:delText xml:space="preserve"> </w:delText>
        </w:r>
      </w:del>
      <m:oMath>
        <m:r>
          <m:rPr>
            <m:sty m:val="p"/>
          </m:rPr>
          <m:t>(</m:t>
        </m:r>
        <m:r>
          <m:t>1</m:t>
        </m:r>
        <m:r>
          <m:rPr>
            <m:sty m:val="p"/>
          </m:rPr>
          <m:t>,</m:t>
        </m:r>
        <m:r>
          <m:t>1</m:t>
        </m:r>
        <m:r>
          <m:rPr>
            <m:sty m:val="p"/>
          </m:rPr>
          <m:t>)</m:t>
        </m:r>
      </m:oMath>
      <w:del w:id="14063" w:author="PR Preview" w:date="2026-01-01T00:00:00Z">
        <w:r>
          <w:delText xml:space="preserve"> </w:delText>
        </w:r>
      </w:del>
      <w:del w:id="14064" w:author="PR Preview" w:date="2026-01-01T00:00:00Z">
        <w:r>
          <w:delText xml:space="preserve">for</w:delText>
        </w:r>
      </w:del>
      <w:del w:id="14065" w:author="PR Preview" w:date="2026-01-01T00:00:00Z">
        <w:r>
          <w:delText xml:space="preserve"> </w:delText>
        </w:r>
      </w:del>
      <m:oMath>
        <m:r>
          <m:t>3</m:t>
        </m:r>
      </m:oMath>
      <w:del w:id="14066" w:author="PR Preview" w:date="2026-01-01T00:00:00Z">
        <w:r>
          <w:delText xml:space="preserve"> </w:delText>
        </w:r>
      </w:del>
      <w:del w:id="14067" w:author="PR Preview" w:date="2026-01-01T00:00:00Z">
        <w:r>
          <w:delText xml:space="preserve">(</w:delText>
        </w:r>
      </w:del>
      <w:hyperlink w:anchor="exm-eigenvalue">
        <w:del w:id="14068" w:author="PR Preview" w:date="2026-01-01T00:00:00Z">
          <w:r>
            <w:rPr>
              <w:rStyle w:val="Hyperlink"/>
            </w:rPr>
            <w:delText xml:space="preserve">Example 135</w:delText>
          </w:r>
        </w:del>
      </w:hyperlink>
      <w:del w:id="14069" w:author="PR Preview" w:date="2026-01-01T00:00:00Z">
        <w:r>
          <w:delText xml:space="preserve">):</w:delText>
        </w:r>
      </w:del>
    </w:p>
    <w:p>
      <w:pPr>
        <w:pStyle w:val="BodyText"/>
      </w:pPr>
      <w:ins w:id="14070" w:author="PR Preview" w:date="2026-01-01T00:00:00Z">
        <w:r>
          <w:rPr>
            <w:b/>
            <w:bCs/>
          </w:rPr>
          <w:t xml:space="preserve">Example 188 (Shifting and squaring)</w:t>
        </w:r>
      </w:ins>
      <w:ins w:id="14071" w:author="PR Preview" w:date="2026-01-01T00:00:00Z">
        <w:r>
          <w:t xml:space="preserve"> </w:t>
        </w:r>
      </w:ins>
      <w:ins w:id="14072" w:author="PR Preview" w:date="2026-01-01T00:00:00Z">
        <w:r>
          <w:t xml:space="preserve">For</w:t>
        </w:r>
      </w:ins>
      <w:ins w:id="1407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4074" w:author="PR Preview" w:date="2026-01-01T00:00:00Z">
        <w:r>
          <w:t xml:space="preserve"> </w:t>
        </w:r>
      </w:ins>
      <w:ins w:id="14075" w:author="PR Preview" w:date="2026-01-01T00:00:00Z">
        <w:r>
          <w:t xml:space="preserve">with eigenvector</w:t>
        </w:r>
      </w:ins>
      <w:ins w:id="14076" w:author="PR Preview" w:date="2026-01-01T00:00:00Z">
        <w:r>
          <w:t xml:space="preserve"> </w:t>
        </w:r>
      </w:ins>
      <m:oMath>
        <m:r>
          <m:rPr>
            <m:sty m:val="p"/>
          </m:rPr>
          <m:t>(</m:t>
        </m:r>
        <m:r>
          <m:t>1</m:t>
        </m:r>
        <m:r>
          <m:rPr>
            <m:sty m:val="p"/>
          </m:rPr>
          <m:t>,</m:t>
        </m:r>
        <m:r>
          <m:t>1</m:t>
        </m:r>
        <m:r>
          <m:rPr>
            <m:sty m:val="p"/>
          </m:rPr>
          <m:t>)</m:t>
        </m:r>
      </m:oMath>
      <w:ins w:id="14077" w:author="PR Preview" w:date="2026-01-01T00:00:00Z">
        <w:r>
          <w:t xml:space="preserve"> </w:t>
        </w:r>
      </w:ins>
      <w:ins w:id="14078" w:author="PR Preview" w:date="2026-01-01T00:00:00Z">
        <w:r>
          <w:t xml:space="preserve">for</w:t>
        </w:r>
      </w:ins>
      <w:ins w:id="14079" w:author="PR Preview" w:date="2026-01-01T00:00:00Z">
        <w:r>
          <w:t xml:space="preserve"> </w:t>
        </w:r>
      </w:ins>
      <m:oMath>
        <m:r>
          <m:t>3</m:t>
        </m:r>
      </m:oMath>
      <w:ins w:id="14080" w:author="PR Preview" w:date="2026-01-01T00:00:00Z">
        <w:r>
          <w:t xml:space="preserve"> </w:t>
        </w:r>
      </w:ins>
      <w:ins w:id="14081" w:author="PR Preview" w:date="2026-01-01T00:00:00Z">
        <w:r>
          <w:t xml:space="preserve">(</w:t>
        </w:r>
      </w:ins>
      <w:hyperlink w:anchor="exm-eigenvalue">
        <w:ins w:id="14082" w:author="PR Preview" w:date="2026-01-01T00:00:00Z">
          <w:r>
            <w:rPr>
              <w:rStyle w:val="Hyperlink"/>
            </w:rPr>
            <w:t xml:space="preserve">Example 137</w:t>
          </w:r>
        </w:ins>
      </w:hyperlink>
      <w:ins w:id="14083" w:author="PR Preview" w:date="2026-01-01T00:00:00Z">
        <w:r>
          <w:t xml:space="preserve">):</w:t>
        </w:r>
      </w:ins>
    </w:p>
    <w:p>
      <w:pPr>
        <w:numPr>
          <w:ilvl w:val="0"/>
          <w:numId w:val="1097"/>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73"/>
    <w:bookmarkStart w:id="574" w:name="thm-eigen-triangular"/>
    <w:p>
      <w:pPr>
        <w:pStyle w:val="FirstParagraph"/>
      </w:pPr>
      <w:del w:id="14084" w:author="PR Preview" w:date="2026-01-01T00:00:00Z">
        <w:r>
          <w:rPr>
            <w:b/>
            <w:bCs/>
          </w:rPr>
          <w:delText xml:space="preserve">Theorem 101 (The eigenvalues of an upper triangular matrix are its diagonal entries)</w:delText>
        </w:r>
      </w:del>
      <w:del w:id="14085" w:author="PR Preview" w:date="2026-01-01T00:00:00Z">
        <w:r>
          <w:delText xml:space="preserve"> </w:delText>
        </w:r>
      </w:del>
      <w:del w:id="14086" w:author="PR Preview" w:date="2026-01-01T00:00:00Z">
        <w:r>
          <w:delText xml:space="preserve">The eigenvalues (</w:delText>
        </w:r>
      </w:del>
      <w:hyperlink w:anchor="def-eigenvalue">
        <w:del w:id="14087" w:author="PR Preview" w:date="2026-01-01T00:00:00Z">
          <w:r>
            <w:rPr>
              <w:rStyle w:val="Hyperlink"/>
            </w:rPr>
            <w:delText xml:space="preserve">Definition 82</w:delText>
          </w:r>
        </w:del>
      </w:hyperlink>
      <w:del w:id="14088" w:author="PR Preview" w:date="2026-01-01T00:00:00Z">
        <w:r>
          <w:delText xml:space="preserve">) of an upper triangular</w:delText>
        </w:r>
      </w:del>
      <w:del w:id="14089" w:author="PR Preview" w:date="2026-01-01T00:00:00Z">
        <w:r>
          <w:delText xml:space="preserve"> </w:delText>
        </w:r>
      </w:del>
      <m:oMath>
        <m:r>
          <m:t>p</m:t>
        </m:r>
        <m:r>
          <m:rPr>
            <m:sty m:val="p"/>
          </m:rPr>
          <m:t>×</m:t>
        </m:r>
        <m:r>
          <m:t>p</m:t>
        </m:r>
      </m:oMath>
      <w:del w:id="14090" w:author="PR Preview" w:date="2026-01-01T00:00:00Z">
        <w:r>
          <w:delText xml:space="preserve"> </w:delText>
        </w:r>
      </w:del>
      <w:del w:id="14091" w:author="PR Preview" w:date="2026-01-01T00:00:00Z">
        <w:r>
          <w:delText xml:space="preserve">matrix</w:delText>
        </w:r>
      </w:del>
      <w:del w:id="14092" w:author="PR Preview" w:date="2026-01-01T00:00:00Z">
        <w:r>
          <w:delText xml:space="preserve"> </w:delText>
        </w:r>
      </w:del>
      <m:oMath>
        <m:r>
          <m:rPr>
            <m:sty m:val="bi"/>
          </m:rPr>
          <m:t>U</m:t>
        </m:r>
      </m:oMath>
      <w:del w:id="14093" w:author="PR Preview" w:date="2026-01-01T00:00:00Z">
        <w:r>
          <w:delText xml:space="preserve"> </w:delText>
        </w:r>
      </w:del>
      <w:del w:id="14094" w:author="PR Preview" w:date="2026-01-01T00:00:00Z">
        <w:r>
          <w:delText xml:space="preserve">(</w:delText>
        </w:r>
      </w:del>
      <w:hyperlink w:anchor="def-triangular-matrix">
        <w:del w:id="14095" w:author="PR Preview" w:date="2026-01-01T00:00:00Z">
          <w:r>
            <w:rPr>
              <w:rStyle w:val="Hyperlink"/>
            </w:rPr>
            <w:delText xml:space="preserve">Definition 95</w:delText>
          </w:r>
        </w:del>
      </w:hyperlink>
      <w:del w:id="14096" w:author="PR Preview" w:date="2026-01-01T00:00:00Z">
        <w:r>
          <w:delText xml:space="preserve">) are exactly its diagonal entries</w:delText>
        </w:r>
      </w:del>
      <w:del w:id="14097" w:author="PR Preview" w:date="2026-01-01T00:00:00Z">
        <w:r>
          <w:delText xml:space="preserve"> </w:delText>
        </w:r>
      </w:del>
      <m:oMath>
        <m:sSub>
          <m:e>
            <m:r>
              <m:t>u</m:t>
            </m:r>
          </m:e>
          <m:sub>
            <m:r>
              <m:t>11</m:t>
            </m:r>
          </m:sub>
        </m:sSub>
        <m:r>
          <m:rPr>
            <m:sty m:val="p"/>
          </m:rPr>
          <m:t>,</m:t>
        </m:r>
        <m:r>
          <m:rPr>
            <m:sty m:val="p"/>
          </m:rPr>
          <m:t>…</m:t>
        </m:r>
        <m:r>
          <m:rPr>
            <m:sty m:val="p"/>
          </m:rPr>
          <m:t>,</m:t>
        </m:r>
        <m:sSub>
          <m:e>
            <m:r>
              <m:t>u</m:t>
            </m:r>
          </m:e>
          <m:sub>
            <m:r>
              <m:t>p</m:t>
            </m:r>
            <m:r>
              <m:t>p</m:t>
            </m:r>
          </m:sub>
        </m:sSub>
      </m:oMath>
      <w:del w:id="14098" w:author="PR Preview" w:date="2026-01-01T00:00:00Z">
        <w:r>
          <w:delText xml:space="preserve">.</w:delText>
        </w:r>
      </w:del>
    </w:p>
    <w:p>
      <w:pPr>
        <w:pStyle w:val="FirstParagraph"/>
      </w:pPr>
      <w:ins w:id="14099" w:author="PR Preview" w:date="2026-01-01T00:00:00Z">
        <w:r>
          <w:rPr>
            <w:b/>
            <w:bCs/>
          </w:rPr>
          <w:t xml:space="preserve">Theorem 104 (The eigenvalues of an upper triangular matrix are its diagonal entries)</w:t>
        </w:r>
      </w:ins>
      <w:ins w:id="14100" w:author="PR Preview" w:date="2026-01-01T00:00:00Z">
        <w:r>
          <w:t xml:space="preserve"> </w:t>
        </w:r>
      </w:ins>
      <w:ins w:id="14101" w:author="PR Preview" w:date="2026-01-01T00:00:00Z">
        <w:r>
          <w:t xml:space="preserve">The eigenvalues (</w:t>
        </w:r>
      </w:ins>
      <w:hyperlink w:anchor="def-eigenvalue">
        <w:ins w:id="14102" w:author="PR Preview" w:date="2026-01-01T00:00:00Z">
          <w:r>
            <w:rPr>
              <w:rStyle w:val="Hyperlink"/>
            </w:rPr>
            <w:t xml:space="preserve">Definition 82</w:t>
          </w:r>
        </w:ins>
      </w:hyperlink>
      <w:ins w:id="14103" w:author="PR Preview" w:date="2026-01-01T00:00:00Z">
        <w:r>
          <w:t xml:space="preserve">) of an upper triangular</w:t>
        </w:r>
      </w:ins>
      <w:ins w:id="14104" w:author="PR Preview" w:date="2026-01-01T00:00:00Z">
        <w:r>
          <w:t xml:space="preserve"> </w:t>
        </w:r>
      </w:ins>
      <m:oMath>
        <m:r>
          <m:t>p</m:t>
        </m:r>
        <m:r>
          <m:rPr>
            <m:sty m:val="p"/>
          </m:rPr>
          <m:t>×</m:t>
        </m:r>
        <m:r>
          <m:t>p</m:t>
        </m:r>
      </m:oMath>
      <w:ins w:id="14105" w:author="PR Preview" w:date="2026-01-01T00:00:00Z">
        <w:r>
          <w:t xml:space="preserve"> </w:t>
        </w:r>
      </w:ins>
      <w:ins w:id="14106" w:author="PR Preview" w:date="2026-01-01T00:00:00Z">
        <w:r>
          <w:t xml:space="preserve">matrix</w:t>
        </w:r>
      </w:ins>
      <w:ins w:id="14107" w:author="PR Preview" w:date="2026-01-01T00:00:00Z">
        <w:r>
          <w:t xml:space="preserve"> </w:t>
        </w:r>
      </w:ins>
      <m:oMath>
        <m:r>
          <m:rPr>
            <m:sty m:val="bi"/>
          </m:rPr>
          <m:t>U</m:t>
        </m:r>
      </m:oMath>
      <w:ins w:id="14108" w:author="PR Preview" w:date="2026-01-01T00:00:00Z">
        <w:r>
          <w:t xml:space="preserve"> </w:t>
        </w:r>
      </w:ins>
      <w:ins w:id="14109" w:author="PR Preview" w:date="2026-01-01T00:00:00Z">
        <w:r>
          <w:t xml:space="preserve">(</w:t>
        </w:r>
      </w:ins>
      <w:hyperlink w:anchor="def-triangular-matrix">
        <w:ins w:id="14110" w:author="PR Preview" w:date="2026-01-01T00:00:00Z">
          <w:r>
            <w:rPr>
              <w:rStyle w:val="Hyperlink"/>
            </w:rPr>
            <w:t xml:space="preserve">Definition 95</w:t>
          </w:r>
        </w:ins>
      </w:hyperlink>
      <w:ins w:id="14111" w:author="PR Preview" w:date="2026-01-01T00:00:00Z">
        <w:r>
          <w:t xml:space="preserve">) are exactly its diagonal entries</w:t>
        </w:r>
      </w:ins>
      <w:ins w:id="14112" w:author="PR Preview" w:date="2026-01-01T00:00:00Z">
        <w:r>
          <w:t xml:space="preserve"> </w:t>
        </w:r>
      </w:ins>
      <m:oMath>
        <m:sSub>
          <m:e>
            <m:r>
              <m:t>u</m:t>
            </m:r>
          </m:e>
          <m:sub>
            <m:r>
              <m:t>11</m:t>
            </m:r>
          </m:sub>
        </m:sSub>
        <m:r>
          <m:rPr>
            <m:sty m:val="p"/>
          </m:rPr>
          <m:t>,</m:t>
        </m:r>
        <m:r>
          <m:rPr>
            <m:sty m:val="p"/>
          </m:rPr>
          <m:t>…</m:t>
        </m:r>
        <m:r>
          <m:rPr>
            <m:sty m:val="p"/>
          </m:rPr>
          <m:t>,</m:t>
        </m:r>
        <m:sSub>
          <m:e>
            <m:r>
              <m:t>u</m:t>
            </m:r>
          </m:e>
          <m:sub>
            <m:r>
              <m:t>p</m:t>
            </m:r>
            <m:r>
              <m:t>p</m:t>
            </m:r>
          </m:sub>
        </m:sSub>
      </m:oMath>
      <w:ins w:id="14113" w:author="PR Preview" w:date="2026-01-01T00:00:00Z">
        <w:r>
          <w:t xml:space="preserve">.</w:t>
        </w:r>
      </w:ins>
    </w:p>
    <w:bookmarkEnd w:id="574"/>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del w:id="14114" w:author="PR Preview" w:date="2026-01-01T00:00:00Z">
        <w:r>
          <w:rPr>
            <w:b/>
            <w:bCs/>
          </w:rPr>
          <w:delText xml:space="preserve">If</w:delText>
        </w:r>
      </w:del>
      <w:del w:id="14115" w:author="PR Preview" w:date="2026-01-01T00:00:00Z">
        <w:r>
          <w:rPr>
            <w:b/>
            <w:bCs/>
          </w:rPr>
          <w:delText xml:space="preserve"> </w:delText>
        </w:r>
      </w:del>
      <m:oMath>
        <m:r>
          <m:t>λ</m:t>
        </m:r>
      </m:oMath>
      <w:del w:id="14116" w:author="PR Preview" w:date="2026-01-01T00:00:00Z">
        <w:r>
          <w:rPr>
            <w:b/>
            <w:bCs/>
          </w:rPr>
          <w:delText xml:space="preserve"> </w:delText>
        </w:r>
      </w:del>
      <w:del w:id="14117" w:author="PR Preview" w:date="2026-01-01T00:00:00Z">
        <w:r>
          <w:rPr>
            <w:b/>
            <w:bCs/>
          </w:rPr>
          <w:delText xml:space="preserve">is not a diagonal entry,</w:delText>
        </w:r>
      </w:del>
      <w:del w:id="14118" w:author="PR Preview" w:date="2026-01-01T00:00:00Z">
        <w:r>
          <w:delText xml:space="preserve"> </w:delText>
        </w:r>
      </w:del>
      <w:del w:id="14119" w:author="PR Preview" w:date="2026-01-01T00:00:00Z">
        <w:r>
          <w:delText xml:space="preserve">every</w:delText>
        </w:r>
      </w:del>
      <w:del w:id="14120" w:author="PR Preview" w:date="2026-01-01T00:00:00Z">
        <w:r>
          <w:delText xml:space="preserve"> </w:delText>
        </w:r>
      </w:del>
      <m:oMath>
        <m:sSub>
          <m:e>
            <m:r>
              <m:t>u</m:t>
            </m:r>
          </m:e>
          <m:sub>
            <m:r>
              <m:t>i</m:t>
            </m:r>
            <m:r>
              <m:t>i</m:t>
            </m:r>
          </m:sub>
        </m:sSub>
        <m:r>
          <m:rPr>
            <m:sty m:val="p"/>
          </m:rPr>
          <m:t>−</m:t>
        </m:r>
        <m:r>
          <m:t>λ</m:t>
        </m:r>
        <m:r>
          <m:rPr>
            <m:sty m:val="p"/>
          </m:rPr>
          <m:t>≠</m:t>
        </m:r>
        <m:r>
          <m:t>0</m:t>
        </m:r>
      </m:oMath>
      <w:del w:id="14121" w:author="PR Preview" w:date="2026-01-01T00:00:00Z">
        <w:r>
          <w:delText xml:space="preserve">, so</w:delText>
        </w:r>
      </w:del>
      <w:del w:id="14122"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del w:id="14123" w:author="PR Preview" w:date="2026-01-01T00:00:00Z">
        <w:r>
          <w:delText xml:space="preserve"> </w:delText>
        </w:r>
      </w:del>
      <w:del w:id="14124" w:author="PR Preview" w:date="2026-01-01T00:00:00Z">
        <w:r>
          <w:delText xml:space="preserve">has exactly one solution,</w:delText>
        </w:r>
      </w:del>
      <w:del w:id="14125" w:author="PR Preview" w:date="2026-01-01T00:00:00Z">
        <w:r>
          <w:delText xml:space="preserve"> </w:delText>
        </w:r>
      </w:del>
      <m:oMath>
        <m:acc>
          <m:accPr>
            <m:chr m:val="̃"/>
          </m:accPr>
          <m:e>
            <m:r>
              <m:t>v</m:t>
            </m:r>
          </m:e>
        </m:acc>
        <m:r>
          <m:rPr>
            <m:sty m:val="p"/>
          </m:rPr>
          <m:t>=</m:t>
        </m:r>
        <m:acc>
          <m:accPr>
            <m:chr m:val="̃"/>
          </m:accPr>
          <m:e>
            <m:r>
              <m:t>0</m:t>
            </m:r>
          </m:e>
        </m:acc>
      </m:oMath>
      <w:del w:id="14126" w:author="PR Preview" w:date="2026-01-01T00:00:00Z">
        <w:r>
          <w:delText xml:space="preserve"> </w:delText>
        </w:r>
      </w:del>
      <w:del w:id="14127" w:author="PR Preview" w:date="2026-01-01T00:00:00Z">
        <w:r>
          <w:delText xml:space="preserve">(</w:delText>
        </w:r>
      </w:del>
      <w:hyperlink w:anchor="thm-back-substitution">
        <w:del w:id="14128" w:author="PR Preview" w:date="2026-01-01T00:00:00Z">
          <w:r>
            <w:rPr>
              <w:rStyle w:val="Hyperlink"/>
            </w:rPr>
            <w:delText xml:space="preserve">Theorem 93</w:delText>
          </w:r>
        </w:del>
      </w:hyperlink>
      <w:del w:id="14129" w:author="PR Preview" w:date="2026-01-01T00:00:00Z">
        <w:r>
          <w:delText xml:space="preserve">),</w:delText>
        </w:r>
      </w:del>
      <w:del w:id="14130" w:author="PR Preview" w:date="2026-01-01T00:00:00Z">
        <w:r>
          <w:delText xml:space="preserve"> </w:delText>
        </w:r>
      </w:del>
      <w:del w:id="14131" w:author="PR Preview" w:date="2026-01-01T00:00:00Z">
        <w:r>
          <w:delText xml:space="preserve">and</w:delText>
        </w:r>
      </w:del>
      <w:del w:id="14132" w:author="PR Preview" w:date="2026-01-01T00:00:00Z">
        <w:r>
          <w:delText xml:space="preserve"> </w:delText>
        </w:r>
      </w:del>
      <m:oMath>
        <m:r>
          <m:t>λ</m:t>
        </m:r>
      </m:oMath>
      <w:del w:id="14133" w:author="PR Preview" w:date="2026-01-01T00:00:00Z">
        <w:r>
          <w:delText xml:space="preserve"> </w:delText>
        </w:r>
      </w:del>
      <w:del w:id="14134" w:author="PR Preview" w:date="2026-01-01T00:00:00Z">
        <w:r>
          <w:delText xml:space="preserve">is not an eigenvalue (</w:delText>
        </w:r>
      </w:del>
      <w:hyperlink w:anchor="thm-eigenvalue-singular">
        <w:del w:id="14135" w:author="PR Preview" w:date="2026-01-01T00:00:00Z">
          <w:r>
            <w:rPr>
              <w:rStyle w:val="Hyperlink"/>
            </w:rPr>
            <w:delText xml:space="preserve">Theorem 99</w:delText>
          </w:r>
        </w:del>
      </w:hyperlink>
      <w:del w:id="14136" w:author="PR Preview" w:date="2026-01-01T00:00:00Z">
        <w:r>
          <w:delText xml:space="preserve">).</w:delText>
        </w:r>
      </w:del>
    </w:p>
    <w:p>
      <w:pPr>
        <w:pStyle w:val="BodyText"/>
      </w:pPr>
      <w:ins w:id="14137" w:author="PR Preview" w:date="2026-01-01T00:00:00Z">
        <w:r>
          <w:rPr>
            <w:b/>
            <w:bCs/>
          </w:rPr>
          <w:t xml:space="preserve">If</w:t>
        </w:r>
      </w:ins>
      <w:ins w:id="14138" w:author="PR Preview" w:date="2026-01-01T00:00:00Z">
        <w:r>
          <w:rPr>
            <w:b/>
            <w:bCs/>
          </w:rPr>
          <w:t xml:space="preserve"> </w:t>
        </w:r>
      </w:ins>
      <m:oMath>
        <m:r>
          <m:t>λ</m:t>
        </m:r>
      </m:oMath>
      <w:ins w:id="14139" w:author="PR Preview" w:date="2026-01-01T00:00:00Z">
        <w:r>
          <w:rPr>
            <w:b/>
            <w:bCs/>
          </w:rPr>
          <w:t xml:space="preserve"> </w:t>
        </w:r>
      </w:ins>
      <w:ins w:id="14140" w:author="PR Preview" w:date="2026-01-01T00:00:00Z">
        <w:r>
          <w:rPr>
            <w:b/>
            <w:bCs/>
          </w:rPr>
          <w:t xml:space="preserve">is not a diagonal entry,</w:t>
        </w:r>
      </w:ins>
      <w:ins w:id="14141" w:author="PR Preview" w:date="2026-01-01T00:00:00Z">
        <w:r>
          <w:t xml:space="preserve"> </w:t>
        </w:r>
      </w:ins>
      <w:ins w:id="14142" w:author="PR Preview" w:date="2026-01-01T00:00:00Z">
        <w:r>
          <w:t xml:space="preserve">every</w:t>
        </w:r>
      </w:ins>
      <w:ins w:id="14143" w:author="PR Preview" w:date="2026-01-01T00:00:00Z">
        <w:r>
          <w:t xml:space="preserve"> </w:t>
        </w:r>
      </w:ins>
      <m:oMath>
        <m:sSub>
          <m:e>
            <m:r>
              <m:t>u</m:t>
            </m:r>
          </m:e>
          <m:sub>
            <m:r>
              <m:t>i</m:t>
            </m:r>
            <m:r>
              <m:t>i</m:t>
            </m:r>
          </m:sub>
        </m:sSub>
        <m:r>
          <m:rPr>
            <m:sty m:val="p"/>
          </m:rPr>
          <m:t>−</m:t>
        </m:r>
        <m:r>
          <m:t>λ</m:t>
        </m:r>
        <m:r>
          <m:rPr>
            <m:sty m:val="p"/>
          </m:rPr>
          <m:t>≠</m:t>
        </m:r>
        <m:r>
          <m:t>0</m:t>
        </m:r>
      </m:oMath>
      <w:ins w:id="14144" w:author="PR Preview" w:date="2026-01-01T00:00:00Z">
        <w:r>
          <w:t xml:space="preserve">, so</w:t>
        </w:r>
      </w:ins>
      <w:ins w:id="14145" w:author="PR Preview" w:date="2026-01-01T00:00:00Z">
        <w:r>
          <w:t xml:space="preserve"> </w:t>
        </w:r>
      </w:ins>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ins w:id="14146" w:author="PR Preview" w:date="2026-01-01T00:00:00Z">
        <w:r>
          <w:t xml:space="preserve"> </w:t>
        </w:r>
      </w:ins>
      <w:ins w:id="14147" w:author="PR Preview" w:date="2026-01-01T00:00:00Z">
        <w:r>
          <w:t xml:space="preserve">has exactly one solution,</w:t>
        </w:r>
      </w:ins>
      <w:ins w:id="14148" w:author="PR Preview" w:date="2026-01-01T00:00:00Z">
        <w:r>
          <w:t xml:space="preserve"> </w:t>
        </w:r>
      </w:ins>
      <m:oMath>
        <m:acc>
          <m:accPr>
            <m:chr m:val="̃"/>
          </m:accPr>
          <m:e>
            <m:r>
              <m:t>v</m:t>
            </m:r>
          </m:e>
        </m:acc>
        <m:r>
          <m:rPr>
            <m:sty m:val="p"/>
          </m:rPr>
          <m:t>=</m:t>
        </m:r>
        <m:acc>
          <m:accPr>
            <m:chr m:val="̃"/>
          </m:accPr>
          <m:e>
            <m:r>
              <m:t>0</m:t>
            </m:r>
          </m:e>
        </m:acc>
      </m:oMath>
      <w:ins w:id="14149" w:author="PR Preview" w:date="2026-01-01T00:00:00Z">
        <w:r>
          <w:t xml:space="preserve"> </w:t>
        </w:r>
      </w:ins>
      <w:ins w:id="14150" w:author="PR Preview" w:date="2026-01-01T00:00:00Z">
        <w:r>
          <w:t xml:space="preserve">(</w:t>
        </w:r>
      </w:ins>
      <w:hyperlink w:anchor="thm-back-substitution">
        <w:ins w:id="14151" w:author="PR Preview" w:date="2026-01-01T00:00:00Z">
          <w:r>
            <w:rPr>
              <w:rStyle w:val="Hyperlink"/>
            </w:rPr>
            <w:t xml:space="preserve">Theorem 96</w:t>
          </w:r>
        </w:ins>
      </w:hyperlink>
      <w:ins w:id="14152" w:author="PR Preview" w:date="2026-01-01T00:00:00Z">
        <w:r>
          <w:t xml:space="preserve">),</w:t>
        </w:r>
      </w:ins>
      <w:ins w:id="14153" w:author="PR Preview" w:date="2026-01-01T00:00:00Z">
        <w:r>
          <w:t xml:space="preserve"> </w:t>
        </w:r>
      </w:ins>
      <w:ins w:id="14154" w:author="PR Preview" w:date="2026-01-01T00:00:00Z">
        <w:r>
          <w:t xml:space="preserve">and</w:t>
        </w:r>
      </w:ins>
      <w:ins w:id="14155" w:author="PR Preview" w:date="2026-01-01T00:00:00Z">
        <w:r>
          <w:t xml:space="preserve"> </w:t>
        </w:r>
      </w:ins>
      <m:oMath>
        <m:r>
          <m:t>λ</m:t>
        </m:r>
      </m:oMath>
      <w:ins w:id="14156" w:author="PR Preview" w:date="2026-01-01T00:00:00Z">
        <w:r>
          <w:t xml:space="preserve"> </w:t>
        </w:r>
      </w:ins>
      <w:ins w:id="14157" w:author="PR Preview" w:date="2026-01-01T00:00:00Z">
        <w:r>
          <w:t xml:space="preserve">is not an eigenvalue (</w:t>
        </w:r>
      </w:ins>
      <w:hyperlink w:anchor="thm-eigenvalue-singular">
        <w:ins w:id="14158" w:author="PR Preview" w:date="2026-01-01T00:00:00Z">
          <w:r>
            <w:rPr>
              <w:rStyle w:val="Hyperlink"/>
            </w:rPr>
            <w:t xml:space="preserve">Theorem 102</w:t>
          </w:r>
        </w:ins>
      </w:hyperlink>
      <w:ins w:id="14159" w:author="PR Preview" w:date="2026-01-01T00:00:00Z">
        <w:r>
          <w:t xml:space="preserve">).</w:t>
        </w:r>
      </w:ins>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8"/>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8"/>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del w:id="14160" w:author="PR Preview" w:date="2026-01-01T00:00:00Z">
        <w:r>
          <w:delText xml:space="preserve">for</w:delText>
        </w:r>
      </w:del>
      <w:del w:id="14161" w:author="PR Preview" w:date="2026-01-01T00:00:00Z">
        <w:r>
          <w:delText xml:space="preserve"> </w:delText>
        </w:r>
      </w:del>
      <m:oMath>
        <m:r>
          <m:t>i</m:t>
        </m:r>
        <m:r>
          <m:rPr>
            <m:sty m:val="p"/>
          </m:rPr>
          <m:t>&lt;</m:t>
        </m:r>
        <m:r>
          <m:t>k</m:t>
        </m:r>
      </m:oMath>
      <w:del w:id="14162" w:author="PR Preview" w:date="2026-01-01T00:00:00Z">
        <w:r>
          <w:delText xml:space="preserve"> </w:delText>
        </w:r>
      </w:del>
      <w:del w:id="14163" w:author="PR Preview" w:date="2026-01-01T00:00:00Z">
        <w:r>
          <w:delText xml:space="preserve">it is</w:delText>
        </w:r>
      </w:del>
      <w:del w:id="14164" w:author="PR Preview" w:date="2026-01-01T00:00:00Z">
        <w:r>
          <w:delText xml:space="preserve"> </w:delText>
        </w:r>
      </w:del>
      <m:oMath>
        <m:r>
          <m:t>0</m:t>
        </m:r>
      </m:oMath>
      <w:del w:id="14165" w:author="PR Preview" w:date="2026-01-01T00:00:00Z">
        <w:r>
          <w:delText xml:space="preserve"> </w:delText>
        </w:r>
      </w:del>
      <w:del w:id="14166" w:author="PR Preview" w:date="2026-01-01T00:00:00Z">
        <w:r>
          <w:delText xml:space="preserve">exactly when</w:delText>
        </w:r>
      </w:del>
      <w:del w:id="14167" w:author="PR Preview" w:date="2026-01-01T00:00:00Z">
        <w:r>
          <w:delText xml:space="preserve"> </w:delText>
        </w:r>
      </w:del>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del w:id="14168" w:author="PR Preview" w:date="2026-01-01T00:00:00Z">
        <w:r>
          <w:delText xml:space="preserve">,</w:delText>
        </w:r>
      </w:del>
      <w:del w:id="14169" w:author="PR Preview" w:date="2026-01-01T00:00:00Z">
        <w:r>
          <w:delText xml:space="preserve"> </w:delText>
        </w:r>
      </w:del>
      <w:del w:id="14170" w:author="PR Preview" w:date="2026-01-01T00:00:00Z">
        <w:r>
          <w:delText xml:space="preserve">and these equations fix</w:delText>
        </w:r>
      </w:del>
      <w:del w:id="14171" w:author="PR Preview" w:date="2026-01-01T00:00:00Z">
        <w:r>
          <w:delText xml:space="preserve"> </w:delText>
        </w:r>
      </w:del>
      <m:oMath>
        <m:sSub>
          <m:e>
            <m:r>
              <m:t>v</m:t>
            </m:r>
          </m:e>
          <m:sub>
            <m:r>
              <m:t>k</m:t>
            </m:r>
            <m:r>
              <m:rPr>
                <m:sty m:val="p"/>
              </m:rPr>
              <m:t>−</m:t>
            </m:r>
            <m:r>
              <m:t>1</m:t>
            </m:r>
          </m:sub>
        </m:sSub>
        <m:r>
          <m:rPr>
            <m:sty m:val="p"/>
          </m:rPr>
          <m:t>,</m:t>
        </m:r>
        <m:r>
          <m:rPr>
            <m:sty m:val="p"/>
          </m:rPr>
          <m:t>…</m:t>
        </m:r>
        <m:r>
          <m:rPr>
            <m:sty m:val="p"/>
          </m:rPr>
          <m:t>,</m:t>
        </m:r>
        <m:sSub>
          <m:e>
            <m:r>
              <m:t>v</m:t>
            </m:r>
          </m:e>
          <m:sub>
            <m:r>
              <m:t>1</m:t>
            </m:r>
          </m:sub>
        </m:sSub>
      </m:oMath>
      <w:del w:id="14172" w:author="PR Preview" w:date="2026-01-01T00:00:00Z">
        <w:r>
          <w:delText xml:space="preserve"> </w:delText>
        </w:r>
      </w:del>
      <w:del w:id="14173" w:author="PR Preview" w:date="2026-01-01T00:00:00Z">
        <w:r>
          <w:delText xml:space="preserve">in turn, as in</w:delText>
        </w:r>
      </w:del>
      <w:del w:id="14174" w:author="PR Preview" w:date="2026-01-01T00:00:00Z">
        <w:r>
          <w:delText xml:space="preserve"> </w:delText>
        </w:r>
      </w:del>
      <w:hyperlink w:anchor="thm-back-substitution">
        <w:del w:id="14175" w:author="PR Preview" w:date="2026-01-01T00:00:00Z">
          <w:r>
            <w:rPr>
              <w:rStyle w:val="Hyperlink"/>
            </w:rPr>
            <w:delText xml:space="preserve">Theorem 93</w:delText>
          </w:r>
        </w:del>
      </w:hyperlink>
      <w:del w:id="14176" w:author="PR Preview" w:date="2026-01-01T00:00:00Z">
        <w:r>
          <w:delText xml:space="preserve">.</w:delText>
        </w:r>
      </w:del>
    </w:p>
    <w:p>
      <w:pPr>
        <w:pStyle w:val="Compact"/>
        <w:numPr>
          <w:ilvl w:val="0"/>
          <w:numId w:val="1098"/>
        </w:numPr>
      </w:pPr>
      <w:ins w:id="14177" w:author="PR Preview" w:date="2026-01-01T00:00:00Z">
        <w:r>
          <w:t xml:space="preserve">for</w:t>
        </w:r>
      </w:ins>
      <w:ins w:id="14178" w:author="PR Preview" w:date="2026-01-01T00:00:00Z">
        <w:r>
          <w:t xml:space="preserve"> </w:t>
        </w:r>
      </w:ins>
      <m:oMath>
        <m:r>
          <m:t>i</m:t>
        </m:r>
        <m:r>
          <m:rPr>
            <m:sty m:val="p"/>
          </m:rPr>
          <m:t>&lt;</m:t>
        </m:r>
        <m:r>
          <m:t>k</m:t>
        </m:r>
      </m:oMath>
      <w:ins w:id="14179" w:author="PR Preview" w:date="2026-01-01T00:00:00Z">
        <w:r>
          <w:t xml:space="preserve"> </w:t>
        </w:r>
      </w:ins>
      <w:ins w:id="14180" w:author="PR Preview" w:date="2026-01-01T00:00:00Z">
        <w:r>
          <w:t xml:space="preserve">it is</w:t>
        </w:r>
      </w:ins>
      <w:ins w:id="14181" w:author="PR Preview" w:date="2026-01-01T00:00:00Z">
        <w:r>
          <w:t xml:space="preserve"> </w:t>
        </w:r>
      </w:ins>
      <m:oMath>
        <m:r>
          <m:t>0</m:t>
        </m:r>
      </m:oMath>
      <w:ins w:id="14182" w:author="PR Preview" w:date="2026-01-01T00:00:00Z">
        <w:r>
          <w:t xml:space="preserve"> </w:t>
        </w:r>
      </w:ins>
      <w:ins w:id="14183" w:author="PR Preview" w:date="2026-01-01T00:00:00Z">
        <w:r>
          <w:t xml:space="preserve">exactly when</w:t>
        </w:r>
      </w:ins>
      <w:ins w:id="14184" w:author="PR Preview" w:date="2026-01-01T00:00:00Z">
        <w:r>
          <w:t xml:space="preserve"> </w:t>
        </w:r>
      </w:ins>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ins w:id="14185" w:author="PR Preview" w:date="2026-01-01T00:00:00Z">
        <w:r>
          <w:t xml:space="preserve">,</w:t>
        </w:r>
      </w:ins>
      <w:ins w:id="14186" w:author="PR Preview" w:date="2026-01-01T00:00:00Z">
        <w:r>
          <w:t xml:space="preserve"> </w:t>
        </w:r>
      </w:ins>
      <w:ins w:id="14187" w:author="PR Preview" w:date="2026-01-01T00:00:00Z">
        <w:r>
          <w:t xml:space="preserve">and these equations fix</w:t>
        </w:r>
      </w:ins>
      <w:ins w:id="14188" w:author="PR Preview" w:date="2026-01-01T00:00:00Z">
        <w:r>
          <w:t xml:space="preserve"> </w:t>
        </w:r>
      </w:ins>
      <m:oMath>
        <m:sSub>
          <m:e>
            <m:r>
              <m:t>v</m:t>
            </m:r>
          </m:e>
          <m:sub>
            <m:r>
              <m:t>k</m:t>
            </m:r>
            <m:r>
              <m:rPr>
                <m:sty m:val="p"/>
              </m:rPr>
              <m:t>−</m:t>
            </m:r>
            <m:r>
              <m:t>1</m:t>
            </m:r>
          </m:sub>
        </m:sSub>
        <m:r>
          <m:rPr>
            <m:sty m:val="p"/>
          </m:rPr>
          <m:t>,</m:t>
        </m:r>
        <m:r>
          <m:rPr>
            <m:sty m:val="p"/>
          </m:rPr>
          <m:t>…</m:t>
        </m:r>
        <m:r>
          <m:rPr>
            <m:sty m:val="p"/>
          </m:rPr>
          <m:t>,</m:t>
        </m:r>
        <m:sSub>
          <m:e>
            <m:r>
              <m:t>v</m:t>
            </m:r>
          </m:e>
          <m:sub>
            <m:r>
              <m:t>1</m:t>
            </m:r>
          </m:sub>
        </m:sSub>
      </m:oMath>
      <w:ins w:id="14189" w:author="PR Preview" w:date="2026-01-01T00:00:00Z">
        <w:r>
          <w:t xml:space="preserve"> </w:t>
        </w:r>
      </w:ins>
      <w:ins w:id="14190" w:author="PR Preview" w:date="2026-01-01T00:00:00Z">
        <w:r>
          <w:t xml:space="preserve">in turn, as in</w:t>
        </w:r>
      </w:ins>
      <w:ins w:id="14191" w:author="PR Preview" w:date="2026-01-01T00:00:00Z">
        <w:r>
          <w:t xml:space="preserve"> </w:t>
        </w:r>
      </w:ins>
      <w:hyperlink w:anchor="thm-back-substitution">
        <w:ins w:id="14192" w:author="PR Preview" w:date="2026-01-01T00:00:00Z">
          <w:r>
            <w:rPr>
              <w:rStyle w:val="Hyperlink"/>
            </w:rPr>
            <w:t xml:space="preserve">Theorem 96</w:t>
          </w:r>
        </w:ins>
      </w:hyperlink>
      <w:ins w:id="14193" w:author="PR Preview" w:date="2026-01-01T00:00:00Z">
        <w:r>
          <w:t xml:space="preserve">.</w:t>
        </w:r>
      </w:ins>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75" w:name="exm-eigen-triangular"/>
    <w:p>
      <w:pPr>
        <w:pStyle w:val="BodyText"/>
      </w:pPr>
      <w:del w:id="14194" w:author="PR Preview" w:date="2026-01-01T00:00:00Z">
        <w:r>
          <w:rPr>
            <w:b/>
            <w:bCs/>
          </w:rPr>
          <w:delText xml:space="preserve">Example 185 (Eigenvalues read off the diagonal)</w:delText>
        </w:r>
      </w:del>
      <w:del w:id="14195"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14196" w:author="PR Preview" w:date="2026-01-01T00:00:00Z">
        <w:r>
          <w:delText xml:space="preserve"> </w:delText>
        </w:r>
      </w:del>
      <w:del w:id="14197" w:author="PR Preview" w:date="2026-01-01T00:00:00Z">
        <w:r>
          <w:delText xml:space="preserve">of</w:delText>
        </w:r>
      </w:del>
      <w:del w:id="14198" w:author="PR Preview" w:date="2026-01-01T00:00:00Z">
        <w:r>
          <w:delText xml:space="preserve"> </w:delText>
        </w:r>
      </w:del>
      <w:hyperlink w:anchor="exm-triangular-matrix">
        <w:del w:id="14199" w:author="PR Preview" w:date="2026-01-01T00:00:00Z">
          <w:r>
            <w:rPr>
              <w:rStyle w:val="Hyperlink"/>
            </w:rPr>
            <w:delText xml:space="preserve">Example 170</w:delText>
          </w:r>
        </w:del>
      </w:hyperlink>
      <w:del w:id="14200" w:author="PR Preview" w:date="2026-01-01T00:00:00Z">
        <w:r>
          <w:delText xml:space="preserve"> </w:delText>
        </w:r>
      </w:del>
      <w:del w:id="14201" w:author="PR Preview" w:date="2026-01-01T00:00:00Z">
        <w:r>
          <w:delText xml:space="preserve">has eigenvalues</w:delText>
        </w:r>
      </w:del>
      <w:del w:id="14202" w:author="PR Preview" w:date="2026-01-01T00:00:00Z">
        <w:r>
          <w:delText xml:space="preserve"> </w:delText>
        </w:r>
      </w:del>
      <m:oMath>
        <m:r>
          <m:t>2</m:t>
        </m:r>
      </m:oMath>
      <w:del w:id="14203" w:author="PR Preview" w:date="2026-01-01T00:00:00Z">
        <w:r>
          <w:delText xml:space="preserve">,</w:delText>
        </w:r>
      </w:del>
      <w:del w:id="14204" w:author="PR Preview" w:date="2026-01-01T00:00:00Z">
        <w:r>
          <w:delText xml:space="preserve"> </w:delText>
        </w:r>
      </w:del>
      <m:oMath>
        <m:f>
          <m:fPr>
            <m:type m:val="lin"/>
          </m:fPr>
          <m:num>
            <m:r>
              <m:t>1</m:t>
            </m:r>
          </m:num>
          <m:den>
            <m:r>
              <m:t>2</m:t>
            </m:r>
          </m:den>
        </m:f>
      </m:oMath>
      <w:del w:id="14205" w:author="PR Preview" w:date="2026-01-01T00:00:00Z">
        <w:r>
          <w:delText xml:space="preserve"> </w:delText>
        </w:r>
      </w:del>
      <w:del w:id="14206" w:author="PR Preview" w:date="2026-01-01T00:00:00Z">
        <w:r>
          <w:delText xml:space="preserve">and</w:delText>
        </w:r>
      </w:del>
      <w:del w:id="14207" w:author="PR Preview" w:date="2026-01-01T00:00:00Z">
        <w:r>
          <w:delText xml:space="preserve"> </w:delText>
        </w:r>
      </w:del>
      <m:oMath>
        <m:r>
          <m:rPr>
            <m:sty m:val="p"/>
          </m:rPr>
          <m:t>−</m:t>
        </m:r>
        <m:r>
          <m:t>1</m:t>
        </m:r>
      </m:oMath>
      <w:del w:id="14208" w:author="PR Preview" w:date="2026-01-01T00:00:00Z">
        <w:r>
          <w:delText xml:space="preserve">.</w:delText>
        </w:r>
      </w:del>
      <w:del w:id="14209" w:author="PR Preview" w:date="2026-01-01T00:00:00Z">
        <w:r>
          <w:delText xml:space="preserve"> </w:delText>
        </w:r>
      </w:del>
      <w:del w:id="14210" w:author="PR Preview" w:date="2026-01-01T00:00:00Z">
        <w:r>
          <w:delText xml:space="preserve">For</w:delText>
        </w:r>
      </w:del>
      <w:del w:id="14211" w:author="PR Preview" w:date="2026-01-01T00:00:00Z">
        <w:r>
          <w:delText xml:space="preserve"> </w:delText>
        </w:r>
      </w:del>
      <m:oMath>
        <m:r>
          <m:t>λ</m:t>
        </m:r>
        <m:r>
          <m:rPr>
            <m:sty m:val="p"/>
          </m:rPr>
          <m:t>=</m:t>
        </m:r>
        <m:f>
          <m:fPr>
            <m:type m:val="lin"/>
          </m:fPr>
          <m:num>
            <m:r>
              <m:t>1</m:t>
            </m:r>
          </m:num>
          <m:den>
            <m:r>
              <m:t>2</m:t>
            </m:r>
          </m:den>
        </m:f>
      </m:oMath>
      <w:del w:id="14212" w:author="PR Preview" w:date="2026-01-01T00:00:00Z">
        <w:r>
          <w:delText xml:space="preserve"> </w:delText>
        </w:r>
      </w:del>
      <w:del w:id="14213" w:author="PR Preview" w:date="2026-01-01T00:00:00Z">
        <w:r>
          <w:delText xml:space="preserve">(so</w:delText>
        </w:r>
      </w:del>
      <w:del w:id="14214" w:author="PR Preview" w:date="2026-01-01T00:00:00Z">
        <w:r>
          <w:delText xml:space="preserve"> </w:delText>
        </w:r>
      </w:del>
      <m:oMath>
        <m:r>
          <m:t>k</m:t>
        </m:r>
        <m:r>
          <m:rPr>
            <m:sty m:val="p"/>
          </m:rPr>
          <m:t>=</m:t>
        </m:r>
        <m:r>
          <m:t>2</m:t>
        </m:r>
      </m:oMath>
      <w:del w:id="14215" w:author="PR Preview" w:date="2026-01-01T00:00:00Z">
        <w:r>
          <w:delText xml:space="preserve">), take</w:delText>
        </w:r>
      </w:del>
      <w:del w:id="14216" w:author="PR Preview" w:date="2026-01-01T00:00:00Z">
        <w:r>
          <w:delText xml:space="preserve"> </w:delText>
        </w:r>
      </w:del>
      <m:oMath>
        <m:sSub>
          <m:e>
            <m:r>
              <m:t>v</m:t>
            </m:r>
          </m:e>
          <m:sub>
            <m:r>
              <m:t>2</m:t>
            </m:r>
          </m:sub>
        </m:sSub>
        <m:r>
          <m:rPr>
            <m:sty m:val="p"/>
          </m:rPr>
          <m:t>=</m:t>
        </m:r>
        <m:r>
          <m:t>1</m:t>
        </m:r>
      </m:oMath>
      <w:del w:id="14217" w:author="PR Preview" w:date="2026-01-01T00:00:00Z">
        <w:r>
          <w:delText xml:space="preserve">,</w:delText>
        </w:r>
      </w:del>
      <w:del w:id="14218" w:author="PR Preview" w:date="2026-01-01T00:00:00Z">
        <w:r>
          <w:delText xml:space="preserve"> </w:delText>
        </w:r>
      </w:del>
      <m:oMath>
        <m:sSub>
          <m:e>
            <m:r>
              <m:t>v</m:t>
            </m:r>
          </m:e>
          <m:sub>
            <m:r>
              <m:t>3</m:t>
            </m:r>
          </m:sub>
        </m:sSub>
        <m:r>
          <m:rPr>
            <m:sty m:val="p"/>
          </m:rPr>
          <m:t>=</m:t>
        </m:r>
        <m:r>
          <m:t>0</m:t>
        </m:r>
      </m:oMath>
      <w:del w:id="14219" w:author="PR Preview" w:date="2026-01-01T00:00:00Z">
        <w:r>
          <w:delText xml:space="preserve">;</w:delText>
        </w:r>
      </w:del>
      <w:del w:id="14220" w:author="PR Preview" w:date="2026-01-01T00:00:00Z">
        <w:r>
          <w:delText xml:space="preserve"> </w:delText>
        </w:r>
      </w:del>
      <w:del w:id="14221" w:author="PR Preview" w:date="2026-01-01T00:00:00Z">
        <w:r>
          <w:delText xml:space="preserve">row 1 of</w:delText>
        </w:r>
      </w:del>
      <w:del w:id="14222"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del w:id="14223" w:author="PR Preview" w:date="2026-01-01T00:00:00Z">
        <w:r>
          <w:delText xml:space="preserve"> </w:delText>
        </w:r>
      </w:del>
      <w:del w:id="14224" w:author="PR Preview" w:date="2026-01-01T00:00:00Z">
        <w:r>
          <w:delText xml:space="preserve">is</w:delText>
        </w:r>
      </w:del>
      <w:del w:id="14225"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14226" w:author="PR Preview" w:date="2026-01-01T00:00:00Z">
        <w:r>
          <w:delText xml:space="preserve">, so</w:delText>
        </w:r>
      </w:del>
      <w:del w:id="14227"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14228" w:author="PR Preview" w:date="2026-01-01T00:00:00Z">
        <w:r>
          <w:delText xml:space="preserve">.</w:delText>
        </w:r>
      </w:del>
      <w:del w:id="14229" w:author="PR Preview" w:date="2026-01-01T00:00:00Z">
        <w:r>
          <w:delText xml:space="preserve"> </w:delText>
        </w:r>
      </w:del>
      <w:del w:id="14230" w:author="PR Preview" w:date="2026-01-01T00:00:00Z">
        <w:r>
          <w:delText xml:space="preserve">Check:</w:delText>
        </w:r>
      </w:del>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del w:id="14231" w:author="PR Preview" w:date="2026-01-01T00:00:00Z">
        <w:r>
          <w:delText xml:space="preserve">The matrix</w:delText>
        </w:r>
      </w:del>
      <w:del w:id="14232" w:author="PR Preview" w:date="2026-01-01T00:00:00Z">
        <w:r>
          <w:delText xml:space="preserve"> </w:delText>
        </w:r>
      </w:del>
      <m:oMath>
        <m:r>
          <m:rPr>
            <m:sty m:val="bi"/>
          </m:rPr>
          <m:t>J</m:t>
        </m:r>
      </m:oMath>
      <w:del w:id="14233" w:author="PR Preview" w:date="2026-01-01T00:00:00Z">
        <w:r>
          <w:delText xml:space="preserve"> </w:delText>
        </w:r>
      </w:del>
      <w:del w:id="14234" w:author="PR Preview" w:date="2026-01-01T00:00:00Z">
        <w:r>
          <w:delText xml:space="preserve">of</w:delText>
        </w:r>
      </w:del>
      <w:del w:id="14235" w:author="PR Preview" w:date="2026-01-01T00:00:00Z">
        <w:r>
          <w:delText xml:space="preserve"> </w:delText>
        </w:r>
      </w:del>
      <w:hyperlink w:anchor="exm-eigenspace">
        <w:del w:id="14236" w:author="PR Preview" w:date="2026-01-01T00:00:00Z">
          <w:r>
            <w:rPr>
              <w:rStyle w:val="Hyperlink"/>
            </w:rPr>
            <w:delText xml:space="preserve">Example 181</w:delText>
          </w:r>
        </w:del>
      </w:hyperlink>
      <w:del w:id="14237" w:author="PR Preview" w:date="2026-01-01T00:00:00Z">
        <w:r>
          <w:delText xml:space="preserve"> </w:delText>
        </w:r>
      </w:del>
      <w:del w:id="14238" w:author="PR Preview" w:date="2026-01-01T00:00:00Z">
        <w:r>
          <w:delText xml:space="preserve">is upper triangular with both diagonal entries</w:delText>
        </w:r>
      </w:del>
      <w:del w:id="14239" w:author="PR Preview" w:date="2026-01-01T00:00:00Z">
        <w:r>
          <w:delText xml:space="preserve"> </w:delText>
        </w:r>
      </w:del>
      <m:oMath>
        <m:r>
          <m:t>0</m:t>
        </m:r>
      </m:oMath>
      <w:del w:id="14240" w:author="PR Preview" w:date="2026-01-01T00:00:00Z">
        <w:r>
          <w:delText xml:space="preserve">,</w:delText>
        </w:r>
      </w:del>
      <w:del w:id="14241" w:author="PR Preview" w:date="2026-01-01T00:00:00Z">
        <w:r>
          <w:delText xml:space="preserve"> </w:delText>
        </w:r>
      </w:del>
      <w:del w:id="14242" w:author="PR Preview" w:date="2026-01-01T00:00:00Z">
        <w:r>
          <w:delText xml:space="preserve">and</w:delText>
        </w:r>
      </w:del>
      <w:del w:id="14243" w:author="PR Preview" w:date="2026-01-01T00:00:00Z">
        <w:r>
          <w:delText xml:space="preserve"> </w:delText>
        </w:r>
      </w:del>
      <m:oMath>
        <m:r>
          <m:t>0</m:t>
        </m:r>
      </m:oMath>
      <w:del w:id="14244" w:author="PR Preview" w:date="2026-01-01T00:00:00Z">
        <w:r>
          <w:delText xml:space="preserve"> </w:delText>
        </w:r>
      </w:del>
      <w:del w:id="14245" w:author="PR Preview" w:date="2026-01-01T00:00:00Z">
        <w:r>
          <w:delText xml:space="preserve">is its only eigenvalue.</w:delText>
        </w:r>
      </w:del>
    </w:p>
    <w:p>
      <w:pPr>
        <w:pStyle w:val="BodyText"/>
      </w:pPr>
      <w:del w:id="14246" w:author="PR Preview" w:date="2026-01-01T00:00:00Z">
        <w:r>
          <w:rPr>
            <w:b/>
            <w:bCs/>
          </w:rPr>
          <w:delText xml:space="preserve">Theorem 102 (Eigenvalues of idempotent and orthogonal matrices)</w:delText>
        </w:r>
      </w:del>
      <w:del w:id="14247" w:author="PR Preview" w:date="2026-01-01T00:00:00Z">
        <w:r>
          <w:delText xml:space="preserve"> </w:delText>
        </w:r>
      </w:del>
      <w:del w:id="14248" w:author="PR Preview" w:date="2026-01-01T00:00:00Z">
        <w:r>
          <w:delText xml:space="preserve"> </w:delText>
        </w:r>
      </w:del>
    </w:p>
    <w:p>
      <w:pPr>
        <w:pStyle w:val="BodyText"/>
      </w:pPr>
      <w:ins w:id="14249" w:author="PR Preview" w:date="2026-01-01T00:00:00Z">
        <w:r>
          <w:rPr>
            <w:b/>
            <w:bCs/>
          </w:rPr>
          <w:t xml:space="preserve">Example 189 (Eigenvalues read off the diagonal)</w:t>
        </w:r>
      </w:ins>
      <w:ins w:id="14250"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14251" w:author="PR Preview" w:date="2026-01-01T00:00:00Z">
        <w:r>
          <w:t xml:space="preserve"> </w:t>
        </w:r>
      </w:ins>
      <w:ins w:id="14252" w:author="PR Preview" w:date="2026-01-01T00:00:00Z">
        <w:r>
          <w:t xml:space="preserve">of</w:t>
        </w:r>
      </w:ins>
      <w:ins w:id="14253" w:author="PR Preview" w:date="2026-01-01T00:00:00Z">
        <w:r>
          <w:t xml:space="preserve"> </w:t>
        </w:r>
      </w:ins>
      <w:hyperlink w:anchor="exm-triangular-matrix">
        <w:ins w:id="14254" w:author="PR Preview" w:date="2026-01-01T00:00:00Z">
          <w:r>
            <w:rPr>
              <w:rStyle w:val="Hyperlink"/>
            </w:rPr>
            <w:t xml:space="preserve">Example 174</w:t>
          </w:r>
        </w:ins>
      </w:hyperlink>
      <w:ins w:id="14255" w:author="PR Preview" w:date="2026-01-01T00:00:00Z">
        <w:r>
          <w:t xml:space="preserve"> </w:t>
        </w:r>
      </w:ins>
      <w:ins w:id="14256" w:author="PR Preview" w:date="2026-01-01T00:00:00Z">
        <w:r>
          <w:t xml:space="preserve">has eigenvalues</w:t>
        </w:r>
      </w:ins>
      <w:ins w:id="14257" w:author="PR Preview" w:date="2026-01-01T00:00:00Z">
        <w:r>
          <w:t xml:space="preserve"> </w:t>
        </w:r>
      </w:ins>
      <m:oMath>
        <m:r>
          <m:t>2</m:t>
        </m:r>
      </m:oMath>
      <w:ins w:id="14258" w:author="PR Preview" w:date="2026-01-01T00:00:00Z">
        <w:r>
          <w:t xml:space="preserve">,</w:t>
        </w:r>
      </w:ins>
      <w:ins w:id="14259" w:author="PR Preview" w:date="2026-01-01T00:00:00Z">
        <w:r>
          <w:t xml:space="preserve"> </w:t>
        </w:r>
      </w:ins>
      <m:oMath>
        <m:f>
          <m:fPr>
            <m:type m:val="lin"/>
          </m:fPr>
          <m:num>
            <m:r>
              <m:t>1</m:t>
            </m:r>
          </m:num>
          <m:den>
            <m:r>
              <m:t>2</m:t>
            </m:r>
          </m:den>
        </m:f>
      </m:oMath>
      <w:ins w:id="14260" w:author="PR Preview" w:date="2026-01-01T00:00:00Z">
        <w:r>
          <w:t xml:space="preserve"> </w:t>
        </w:r>
      </w:ins>
      <w:ins w:id="14261" w:author="PR Preview" w:date="2026-01-01T00:00:00Z">
        <w:r>
          <w:t xml:space="preserve">and</w:t>
        </w:r>
      </w:ins>
      <w:ins w:id="14262" w:author="PR Preview" w:date="2026-01-01T00:00:00Z">
        <w:r>
          <w:t xml:space="preserve"> </w:t>
        </w:r>
      </w:ins>
      <m:oMath>
        <m:r>
          <m:rPr>
            <m:sty m:val="p"/>
          </m:rPr>
          <m:t>−</m:t>
        </m:r>
        <m:r>
          <m:t>1</m:t>
        </m:r>
      </m:oMath>
      <w:ins w:id="14263" w:author="PR Preview" w:date="2026-01-01T00:00:00Z">
        <w:r>
          <w:t xml:space="preserve">.</w:t>
        </w:r>
      </w:ins>
      <w:ins w:id="14264" w:author="PR Preview" w:date="2026-01-01T00:00:00Z">
        <w:r>
          <w:t xml:space="preserve"> </w:t>
        </w:r>
      </w:ins>
      <w:ins w:id="14265" w:author="PR Preview" w:date="2026-01-01T00:00:00Z">
        <w:r>
          <w:t xml:space="preserve">For</w:t>
        </w:r>
      </w:ins>
      <w:ins w:id="14266" w:author="PR Preview" w:date="2026-01-01T00:00:00Z">
        <w:r>
          <w:t xml:space="preserve"> </w:t>
        </w:r>
      </w:ins>
      <m:oMath>
        <m:r>
          <m:t>λ</m:t>
        </m:r>
        <m:r>
          <m:rPr>
            <m:sty m:val="p"/>
          </m:rPr>
          <m:t>=</m:t>
        </m:r>
        <m:f>
          <m:fPr>
            <m:type m:val="lin"/>
          </m:fPr>
          <m:num>
            <m:r>
              <m:t>1</m:t>
            </m:r>
          </m:num>
          <m:den>
            <m:r>
              <m:t>2</m:t>
            </m:r>
          </m:den>
        </m:f>
      </m:oMath>
      <w:ins w:id="14267" w:author="PR Preview" w:date="2026-01-01T00:00:00Z">
        <w:r>
          <w:t xml:space="preserve"> </w:t>
        </w:r>
      </w:ins>
      <w:ins w:id="14268" w:author="PR Preview" w:date="2026-01-01T00:00:00Z">
        <w:r>
          <w:t xml:space="preserve">(so</w:t>
        </w:r>
      </w:ins>
      <w:ins w:id="14269" w:author="PR Preview" w:date="2026-01-01T00:00:00Z">
        <w:r>
          <w:t xml:space="preserve"> </w:t>
        </w:r>
      </w:ins>
      <m:oMath>
        <m:r>
          <m:t>k</m:t>
        </m:r>
        <m:r>
          <m:rPr>
            <m:sty m:val="p"/>
          </m:rPr>
          <m:t>=</m:t>
        </m:r>
        <m:r>
          <m:t>2</m:t>
        </m:r>
      </m:oMath>
      <w:ins w:id="14270" w:author="PR Preview" w:date="2026-01-01T00:00:00Z">
        <w:r>
          <w:t xml:space="preserve">), take</w:t>
        </w:r>
      </w:ins>
      <w:ins w:id="14271" w:author="PR Preview" w:date="2026-01-01T00:00:00Z">
        <w:r>
          <w:t xml:space="preserve"> </w:t>
        </w:r>
      </w:ins>
      <m:oMath>
        <m:sSub>
          <m:e>
            <m:r>
              <m:t>v</m:t>
            </m:r>
          </m:e>
          <m:sub>
            <m:r>
              <m:t>2</m:t>
            </m:r>
          </m:sub>
        </m:sSub>
        <m:r>
          <m:rPr>
            <m:sty m:val="p"/>
          </m:rPr>
          <m:t>=</m:t>
        </m:r>
        <m:r>
          <m:t>1</m:t>
        </m:r>
      </m:oMath>
      <w:ins w:id="14272" w:author="PR Preview" w:date="2026-01-01T00:00:00Z">
        <w:r>
          <w:t xml:space="preserve">,</w:t>
        </w:r>
      </w:ins>
      <w:ins w:id="14273" w:author="PR Preview" w:date="2026-01-01T00:00:00Z">
        <w:r>
          <w:t xml:space="preserve"> </w:t>
        </w:r>
      </w:ins>
      <m:oMath>
        <m:sSub>
          <m:e>
            <m:r>
              <m:t>v</m:t>
            </m:r>
          </m:e>
          <m:sub>
            <m:r>
              <m:t>3</m:t>
            </m:r>
          </m:sub>
        </m:sSub>
        <m:r>
          <m:rPr>
            <m:sty m:val="p"/>
          </m:rPr>
          <m:t>=</m:t>
        </m:r>
        <m:r>
          <m:t>0</m:t>
        </m:r>
      </m:oMath>
      <w:ins w:id="14274" w:author="PR Preview" w:date="2026-01-01T00:00:00Z">
        <w:r>
          <w:t xml:space="preserve">;</w:t>
        </w:r>
      </w:ins>
      <w:ins w:id="14275" w:author="PR Preview" w:date="2026-01-01T00:00:00Z">
        <w:r>
          <w:t xml:space="preserve"> </w:t>
        </w:r>
      </w:ins>
      <w:ins w:id="14276" w:author="PR Preview" w:date="2026-01-01T00:00:00Z">
        <w:r>
          <w:t xml:space="preserve">row 1 of</w:t>
        </w:r>
      </w:ins>
      <w:ins w:id="14277" w:author="PR Preview" w:date="2026-01-01T00:00:00Z">
        <w:r>
          <w:t xml:space="preserve"> </w:t>
        </w:r>
      </w:ins>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ins w:id="14278" w:author="PR Preview" w:date="2026-01-01T00:00:00Z">
        <w:r>
          <w:t xml:space="preserve"> </w:t>
        </w:r>
      </w:ins>
      <w:ins w:id="14279" w:author="PR Preview" w:date="2026-01-01T00:00:00Z">
        <w:r>
          <w:t xml:space="preserve">is</w:t>
        </w:r>
      </w:ins>
      <w:ins w:id="14280"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14281" w:author="PR Preview" w:date="2026-01-01T00:00:00Z">
        <w:r>
          <w:t xml:space="preserve">, so</w:t>
        </w:r>
      </w:ins>
      <w:ins w:id="14282"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14283" w:author="PR Preview" w:date="2026-01-01T00:00:00Z">
        <w:r>
          <w:t xml:space="preserve">.</w:t>
        </w:r>
      </w:ins>
      <w:ins w:id="14284" w:author="PR Preview" w:date="2026-01-01T00:00:00Z">
        <w:r>
          <w:t xml:space="preserve"> </w:t>
        </w:r>
      </w:ins>
      <w:ins w:id="14285"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ins w:id="14286" w:author="PR Preview" w:date="2026-01-01T00:00:00Z">
        <w:r>
          <w:t xml:space="preserve">The matrix</w:t>
        </w:r>
      </w:ins>
      <w:ins w:id="14287" w:author="PR Preview" w:date="2026-01-01T00:00:00Z">
        <w:r>
          <w:t xml:space="preserve"> </w:t>
        </w:r>
      </w:ins>
      <m:oMath>
        <m:r>
          <m:rPr>
            <m:sty m:val="bi"/>
          </m:rPr>
          <m:t>J</m:t>
        </m:r>
      </m:oMath>
      <w:ins w:id="14288" w:author="PR Preview" w:date="2026-01-01T00:00:00Z">
        <w:r>
          <w:t xml:space="preserve"> </w:t>
        </w:r>
      </w:ins>
      <w:ins w:id="14289" w:author="PR Preview" w:date="2026-01-01T00:00:00Z">
        <w:r>
          <w:t xml:space="preserve">of</w:t>
        </w:r>
      </w:ins>
      <w:ins w:id="14290" w:author="PR Preview" w:date="2026-01-01T00:00:00Z">
        <w:r>
          <w:t xml:space="preserve"> </w:t>
        </w:r>
      </w:ins>
      <w:hyperlink w:anchor="exm-eigenspace">
        <w:ins w:id="14291" w:author="PR Preview" w:date="2026-01-01T00:00:00Z">
          <w:r>
            <w:rPr>
              <w:rStyle w:val="Hyperlink"/>
            </w:rPr>
            <w:t xml:space="preserve">Example 185</w:t>
          </w:r>
        </w:ins>
      </w:hyperlink>
      <w:ins w:id="14292" w:author="PR Preview" w:date="2026-01-01T00:00:00Z">
        <w:r>
          <w:t xml:space="preserve"> </w:t>
        </w:r>
      </w:ins>
      <w:ins w:id="14293" w:author="PR Preview" w:date="2026-01-01T00:00:00Z">
        <w:r>
          <w:t xml:space="preserve">is upper triangular with both diagonal entries</w:t>
        </w:r>
      </w:ins>
      <w:ins w:id="14294" w:author="PR Preview" w:date="2026-01-01T00:00:00Z">
        <w:r>
          <w:t xml:space="preserve"> </w:t>
        </w:r>
      </w:ins>
      <m:oMath>
        <m:r>
          <m:t>0</m:t>
        </m:r>
      </m:oMath>
      <w:ins w:id="14295" w:author="PR Preview" w:date="2026-01-01T00:00:00Z">
        <w:r>
          <w:t xml:space="preserve">,</w:t>
        </w:r>
      </w:ins>
      <w:ins w:id="14296" w:author="PR Preview" w:date="2026-01-01T00:00:00Z">
        <w:r>
          <w:t xml:space="preserve"> </w:t>
        </w:r>
      </w:ins>
      <w:ins w:id="14297" w:author="PR Preview" w:date="2026-01-01T00:00:00Z">
        <w:r>
          <w:t xml:space="preserve">and</w:t>
        </w:r>
      </w:ins>
      <w:ins w:id="14298" w:author="PR Preview" w:date="2026-01-01T00:00:00Z">
        <w:r>
          <w:t xml:space="preserve"> </w:t>
        </w:r>
      </w:ins>
      <m:oMath>
        <m:r>
          <m:t>0</m:t>
        </m:r>
      </m:oMath>
      <w:ins w:id="14299" w:author="PR Preview" w:date="2026-01-01T00:00:00Z">
        <w:r>
          <w:t xml:space="preserve"> </w:t>
        </w:r>
      </w:ins>
      <w:ins w:id="14300" w:author="PR Preview" w:date="2026-01-01T00:00:00Z">
        <w:r>
          <w:t xml:space="preserve">is its only eigenvalue.</w:t>
        </w:r>
      </w:ins>
    </w:p>
    <w:bookmarkEnd w:id="575"/>
    <w:bookmarkStart w:id="576" w:name="thm-eigen-idempotent-orthogonal"/>
    <w:p>
      <w:pPr>
        <w:pStyle w:val="BodyText"/>
      </w:pPr>
      <w:ins w:id="14301" w:author="PR Preview" w:date="2026-01-01T00:00:00Z">
        <w:r>
          <w:rPr>
            <w:b/>
            <w:bCs/>
          </w:rPr>
          <w:t xml:space="preserve">Theorem 105 (Eigenvalues of idempotent and orthogonal matrices)</w:t>
        </w:r>
      </w:ins>
      <w:ins w:id="14302" w:author="PR Preview" w:date="2026-01-01T00:00:00Z">
        <w:r>
          <w:t xml:space="preserve"> </w:t>
        </w:r>
      </w:ins>
      <w:ins w:id="14303" w:author="PR Preview" w:date="2026-01-01T00:00:00Z">
        <w:r>
          <w:t xml:space="preserve"> </w:t>
        </w:r>
      </w:ins>
    </w:p>
    <w:p>
      <w:pPr>
        <w:pStyle w:val="Compact"/>
        <w:numPr>
          <w:ilvl w:val="0"/>
          <w:numId w:val="1099"/>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9"/>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76"/>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103</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67</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53</m:t>
              </m:r>
              <m:r>
                <m:rPr>
                  <m:nor/>
                  <m:sty m:val="p"/>
                </m:rPr>
                <m:t>, part 2)</m:t>
              </m:r>
            </m:e>
          </m:eqArr>
        </m:oMath>
      </m:oMathPara>
    </w:p>
    <w:p>
      <w:pPr>
        <w:pStyle w:val="FirstParagraph"/>
      </w:pPr>
      <w:del w:id="14304" w:author="PR Preview" w:date="2026-01-01T00:00:00Z">
        <w:r>
          <w:delText xml:space="preserve">and</w:delText>
        </w:r>
      </w:del>
      <w:del w:id="14305" w:author="PR Preview" w:date="2026-01-01T00:00:00Z">
        <w:r>
          <w:delText xml:space="preserve"> </w:delText>
        </w:r>
      </w:del>
      <m:oMath>
        <m:r>
          <m:t>​</m:t>
        </m:r>
        <m:d>
          <m:dPr>
            <m:begChr m:val="∥"/>
            <m:sepChr m:val=""/>
            <m:endChr m:val="∥"/>
            <m:grow/>
          </m:dPr>
          <m:e>
            <m:acc>
              <m:accPr>
                <m:chr m:val="̃"/>
              </m:accPr>
              <m:e>
                <m:r>
                  <m:t>v</m:t>
                </m:r>
              </m:e>
            </m:acc>
          </m:e>
        </m:d>
        <m:r>
          <m:t>​</m:t>
        </m:r>
        <m:r>
          <m:rPr>
            <m:sty m:val="p"/>
          </m:rPr>
          <m:t>&gt;</m:t>
        </m:r>
        <m:r>
          <m:t>0</m:t>
        </m:r>
      </m:oMath>
      <w:del w:id="14306" w:author="PR Preview" w:date="2026-01-01T00:00:00Z">
        <w:r>
          <w:delText xml:space="preserve"> </w:delText>
        </w:r>
      </w:del>
      <w:del w:id="14307" w:author="PR Preview" w:date="2026-01-01T00:00:00Z">
        <w:r>
          <w:delText xml:space="preserve">(</w:delText>
        </w:r>
      </w:del>
      <w:hyperlink w:anchor="thm-norm-properties">
        <w:del w:id="14308" w:author="PR Preview" w:date="2026-01-01T00:00:00Z">
          <w:r>
            <w:rPr>
              <w:rStyle w:val="Hyperlink"/>
            </w:rPr>
            <w:delText xml:space="preserve">Theorem 52</w:delText>
          </w:r>
        </w:del>
      </w:hyperlink>
      <w:del w:id="14309" w:author="PR Preview" w:date="2026-01-01T00:00:00Z">
        <w:r>
          <w:delText xml:space="preserve">, part 1),</w:delText>
        </w:r>
      </w:del>
      <w:del w:id="14310" w:author="PR Preview" w:date="2026-01-01T00:00:00Z">
        <w:r>
          <w:delText xml:space="preserve"> </w:delText>
        </w:r>
      </w:del>
      <w:del w:id="14311" w:author="PR Preview" w:date="2026-01-01T00:00:00Z">
        <w:r>
          <w:delText xml:space="preserve">so dividing by</w:delText>
        </w:r>
      </w:del>
      <w:del w:id="14312" w:author="PR Preview" w:date="2026-01-01T00:00:00Z">
        <w:r>
          <w:delText xml:space="preserve"> </w:delText>
        </w:r>
      </w:del>
      <m:oMath>
        <m:r>
          <m:t>​</m:t>
        </m:r>
        <m:d>
          <m:dPr>
            <m:begChr m:val="∥"/>
            <m:sepChr m:val=""/>
            <m:endChr m:val="∥"/>
            <m:grow/>
          </m:dPr>
          <m:e>
            <m:acc>
              <m:accPr>
                <m:chr m:val="̃"/>
              </m:accPr>
              <m:e>
                <m:r>
                  <m:t>v</m:t>
                </m:r>
              </m:e>
            </m:acc>
          </m:e>
        </m:d>
        <m:r>
          <m:t>​</m:t>
        </m:r>
      </m:oMath>
      <w:del w:id="14313" w:author="PR Preview" w:date="2026-01-01T00:00:00Z">
        <w:r>
          <w:delText xml:space="preserve"> </w:delText>
        </w:r>
      </w:del>
      <w:del w:id="14314" w:author="PR Preview" w:date="2026-01-01T00:00:00Z">
        <w:r>
          <w:delText xml:space="preserve">gives</w:delText>
        </w:r>
      </w:del>
      <w:del w:id="14315" w:author="PR Preview" w:date="2026-01-01T00:00:00Z">
        <w:r>
          <w:delText xml:space="preserve"> </w:delText>
        </w:r>
      </w:del>
      <m:oMath>
        <m:r>
          <m:t>​</m:t>
        </m:r>
        <m:d>
          <m:dPr>
            <m:begChr m:val="|"/>
            <m:sepChr m:val=""/>
            <m:endChr m:val="|"/>
            <m:grow/>
          </m:dPr>
          <m:e>
            <m:r>
              <m:t>λ</m:t>
            </m:r>
          </m:e>
        </m:d>
        <m:r>
          <m:t>​</m:t>
        </m:r>
        <m:r>
          <m:rPr>
            <m:sty m:val="p"/>
          </m:rPr>
          <m:t>=</m:t>
        </m:r>
        <m:r>
          <m:t>1</m:t>
        </m:r>
      </m:oMath>
      <w:del w:id="14316" w:author="PR Preview" w:date="2026-01-01T00:00:00Z">
        <w:r>
          <w:delText xml:space="preserve">;</w:delText>
        </w:r>
      </w:del>
      <w:del w:id="14317" w:author="PR Preview" w:date="2026-01-01T00:00:00Z">
        <w:r>
          <w:delText xml:space="preserve"> </w:delText>
        </w:r>
      </w:del>
      <w:del w:id="14318" w:author="PR Preview" w:date="2026-01-01T00:00:00Z">
        <w:r>
          <w:delText xml:space="preserve">since</w:delText>
        </w:r>
      </w:del>
      <w:del w:id="14319" w:author="PR Preview" w:date="2026-01-01T00:00:00Z">
        <w:r>
          <w:delText xml:space="preserve"> </w:delText>
        </w:r>
      </w:del>
      <m:oMath>
        <m:r>
          <m:t>λ</m:t>
        </m:r>
      </m:oMath>
      <w:del w:id="14320" w:author="PR Preview" w:date="2026-01-01T00:00:00Z">
        <w:r>
          <w:delText xml:space="preserve"> </w:delText>
        </w:r>
      </w:del>
      <w:del w:id="14321" w:author="PR Preview" w:date="2026-01-01T00:00:00Z">
        <w:r>
          <w:delText xml:space="preserve">is real (</w:delText>
        </w:r>
      </w:del>
      <w:hyperlink w:anchor="def-eigenvalue">
        <w:del w:id="14322" w:author="PR Preview" w:date="2026-01-01T00:00:00Z">
          <w:r>
            <w:rPr>
              <w:rStyle w:val="Hyperlink"/>
            </w:rPr>
            <w:delText xml:space="preserve">Definition 82</w:delText>
          </w:r>
        </w:del>
      </w:hyperlink>
      <w:del w:id="14323" w:author="PR Preview" w:date="2026-01-01T00:00:00Z">
        <w:r>
          <w:delText xml:space="preserve">),</w:delText>
        </w:r>
      </w:del>
      <w:del w:id="14324" w:author="PR Preview" w:date="2026-01-01T00:00:00Z">
        <w:r>
          <w:delText xml:space="preserve"> </w:delText>
        </w:r>
      </w:del>
      <m:oMath>
        <m:r>
          <m:t>λ</m:t>
        </m:r>
        <m:r>
          <m:rPr>
            <m:sty m:val="p"/>
          </m:rPr>
          <m:t>=</m:t>
        </m:r>
        <m:r>
          <m:t>1</m:t>
        </m:r>
      </m:oMath>
      <w:del w:id="14325" w:author="PR Preview" w:date="2026-01-01T00:00:00Z">
        <w:r>
          <w:delText xml:space="preserve"> </w:delText>
        </w:r>
      </w:del>
      <w:del w:id="14326" w:author="PR Preview" w:date="2026-01-01T00:00:00Z">
        <w:r>
          <w:delText xml:space="preserve">or</w:delText>
        </w:r>
      </w:del>
      <w:del w:id="14327" w:author="PR Preview" w:date="2026-01-01T00:00:00Z">
        <w:r>
          <w:delText xml:space="preserve"> </w:delText>
        </w:r>
      </w:del>
      <m:oMath>
        <m:r>
          <m:t>λ</m:t>
        </m:r>
        <m:r>
          <m:rPr>
            <m:sty m:val="p"/>
          </m:rPr>
          <m:t>=</m:t>
        </m:r>
        <m:r>
          <m:rPr>
            <m:sty m:val="p"/>
          </m:rPr>
          <m:t>−</m:t>
        </m:r>
        <m:r>
          <m:t>1</m:t>
        </m:r>
      </m:oMath>
      <w:del w:id="14328" w:author="PR Preview" w:date="2026-01-01T00:00:00Z">
        <w:r>
          <w:delText xml:space="preserve">.</w:delText>
        </w:r>
      </w:del>
    </w:p>
    <w:p>
      <w:pPr>
        <w:pStyle w:val="BodyText"/>
      </w:pPr>
      <w:del w:id="14329" w:author="PR Preview" w:date="2026-01-01T00:00:00Z">
        <w:r>
          <w:rPr>
            <w:b/>
            <w:bCs/>
          </w:rPr>
          <w:delText xml:space="preserve">Example 186 (Projections and reflections)</w:delText>
        </w:r>
      </w:del>
      <w:del w:id="14330" w:author="PR Preview" w:date="2026-01-01T00:00:00Z">
        <w:r>
          <w:delText xml:space="preserve"> </w:delText>
        </w:r>
      </w:del>
      <w:del w:id="14331" w:author="PR Preview" w:date="2026-01-01T00:00:00Z">
        <w:r>
          <w:delText xml:space="preserve"> </w:delText>
        </w:r>
      </w:del>
    </w:p>
    <w:p>
      <w:pPr>
        <w:numPr>
          <w:ilvl w:val="0"/>
          <w:numId w:val="1099"/>
        </w:numPr>
      </w:pPr>
      <w:del w:id="14332" w:author="PR Preview" w:date="2026-01-01T00:00:00Z">
        <w:r>
          <w:delText xml:space="preserve">The idempotent matrix</w:delText>
        </w:r>
      </w:del>
      <w:del w:id="1433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del w:id="14334" w:author="PR Preview" w:date="2026-01-01T00:00:00Z">
        <w:r>
          <w:delText xml:space="preserve"> </w:delText>
        </w:r>
      </w:del>
      <w:del w:id="14335" w:author="PR Preview" w:date="2026-01-01T00:00:00Z">
        <w:r>
          <w:delText xml:space="preserve">of</w:delText>
        </w:r>
      </w:del>
      <w:del w:id="14336" w:author="PR Preview" w:date="2026-01-01T00:00:00Z">
        <w:r>
          <w:delText xml:space="preserve"> </w:delText>
        </w:r>
      </w:del>
      <w:hyperlink w:anchor="exm-hat-matrix-projection">
        <w:del w:id="14337" w:author="PR Preview" w:date="2026-01-01T00:00:00Z">
          <w:r>
            <w:rPr>
              <w:rStyle w:val="Hyperlink"/>
            </w:rPr>
            <w:delText xml:space="preserve">Example 151</w:delText>
          </w:r>
        </w:del>
      </w:hyperlink>
      <w:del w:id="14338" w:author="PR Preview" w:date="2026-01-01T00:00:00Z">
        <w:r>
          <w:delText xml:space="preserve"> </w:delText>
        </w:r>
      </w:del>
      <w:del w:id="14339" w:author="PR Preview" w:date="2026-01-01T00:00:00Z">
        <w:r>
          <w:delText xml:space="preserve">sends</w:delText>
        </w:r>
      </w:del>
      <w:del w:id="14340" w:author="PR Preview" w:date="2026-01-01T00:00:00Z">
        <w:r>
          <w:delText xml:space="preserve"> </w:delText>
        </w:r>
      </w:del>
      <m:oMath>
        <m:r>
          <m:rPr>
            <m:sty m:val="p"/>
          </m:rPr>
          <m:t>(</m:t>
        </m:r>
        <m:r>
          <m:t>1</m:t>
        </m:r>
        <m:r>
          <m:rPr>
            <m:sty m:val="p"/>
          </m:rPr>
          <m:t>,</m:t>
        </m:r>
        <m:r>
          <m:t>1</m:t>
        </m:r>
        <m:r>
          <m:rPr>
            <m:sty m:val="p"/>
          </m:rPr>
          <m:t>)</m:t>
        </m:r>
      </m:oMath>
      <w:del w:id="14341" w:author="PR Preview" w:date="2026-01-01T00:00:00Z">
        <w:r>
          <w:delText xml:space="preserve"> </w:delText>
        </w:r>
      </w:del>
      <w:del w:id="14342" w:author="PR Preview" w:date="2026-01-01T00:00:00Z">
        <w:r>
          <w:delText xml:space="preserve">to</w:delText>
        </w:r>
      </w:del>
      <w:del w:id="14343" w:author="PR Preview" w:date="2026-01-01T00:00:00Z">
        <w:r>
          <w:delText xml:space="preserve"> </w:delText>
        </w:r>
      </w:del>
      <m:oMath>
        <m:r>
          <m:rPr>
            <m:sty m:val="p"/>
          </m:rPr>
          <m:t>(</m:t>
        </m:r>
        <m:r>
          <m:t>1</m:t>
        </m:r>
        <m:r>
          <m:rPr>
            <m:sty m:val="p"/>
          </m:rPr>
          <m:t>,</m:t>
        </m:r>
        <m:r>
          <m:t>1</m:t>
        </m:r>
        <m:r>
          <m:rPr>
            <m:sty m:val="p"/>
          </m:rPr>
          <m:t>)</m:t>
        </m:r>
      </m:oMath>
      <w:del w:id="14344" w:author="PR Preview" w:date="2026-01-01T00:00:00Z">
        <w:r>
          <w:delText xml:space="preserve"> </w:delText>
        </w:r>
      </w:del>
      <w:del w:id="14345" w:author="PR Preview" w:date="2026-01-01T00:00:00Z">
        <w:r>
          <w:delText xml:space="preserve">and</w:delText>
        </w:r>
      </w:del>
      <w:del w:id="14346" w:author="PR Preview" w:date="2026-01-01T00:00:00Z">
        <w:r>
          <w:delText xml:space="preserve"> </w:delText>
        </w:r>
      </w:del>
      <m:oMath>
        <m:r>
          <m:rPr>
            <m:sty m:val="p"/>
          </m:rPr>
          <m:t>(</m:t>
        </m:r>
        <m:r>
          <m:t>1</m:t>
        </m:r>
        <m:r>
          <m:rPr>
            <m:sty m:val="p"/>
          </m:rPr>
          <m:t>,</m:t>
        </m:r>
        <m:r>
          <m:rPr>
            <m:sty m:val="p"/>
          </m:rPr>
          <m:t>−</m:t>
        </m:r>
        <m:r>
          <m:t>1</m:t>
        </m:r>
        <m:r>
          <m:rPr>
            <m:sty m:val="p"/>
          </m:rPr>
          <m:t>)</m:t>
        </m:r>
      </m:oMath>
      <w:del w:id="14347" w:author="PR Preview" w:date="2026-01-01T00:00:00Z">
        <w:r>
          <w:delText xml:space="preserve"> </w:delText>
        </w:r>
      </w:del>
      <w:del w:id="14348" w:author="PR Preview" w:date="2026-01-01T00:00:00Z">
        <w:r>
          <w:delText xml:space="preserve">to</w:delText>
        </w:r>
      </w:del>
      <w:del w:id="14349" w:author="PR Preview" w:date="2026-01-01T00:00:00Z">
        <w:r>
          <w:delText xml:space="preserve"> </w:delText>
        </w:r>
      </w:del>
      <m:oMath>
        <m:r>
          <m:rPr>
            <m:sty m:val="p"/>
          </m:rPr>
          <m:t>(</m:t>
        </m:r>
        <m:r>
          <m:t>0</m:t>
        </m:r>
        <m:r>
          <m:rPr>
            <m:sty m:val="p"/>
          </m:rPr>
          <m:t>,</m:t>
        </m:r>
        <m:r>
          <m:t>0</m:t>
        </m:r>
        <m:r>
          <m:rPr>
            <m:sty m:val="p"/>
          </m:rPr>
          <m:t>)</m:t>
        </m:r>
      </m:oMath>
      <w:del w:id="14350" w:author="PR Preview" w:date="2026-01-01T00:00:00Z">
        <w:r>
          <w:delText xml:space="preserve">: eigenvalues</w:delText>
        </w:r>
      </w:del>
      <w:del w:id="14351" w:author="PR Preview" w:date="2026-01-01T00:00:00Z">
        <w:r>
          <w:delText xml:space="preserve"> </w:delText>
        </w:r>
      </w:del>
      <m:oMath>
        <m:r>
          <m:t>1</m:t>
        </m:r>
      </m:oMath>
      <w:del w:id="14352" w:author="PR Preview" w:date="2026-01-01T00:00:00Z">
        <w:r>
          <w:delText xml:space="preserve"> </w:delText>
        </w:r>
      </w:del>
      <w:del w:id="14353" w:author="PR Preview" w:date="2026-01-01T00:00:00Z">
        <w:r>
          <w:delText xml:space="preserve">and</w:delText>
        </w:r>
      </w:del>
      <w:del w:id="14354" w:author="PR Preview" w:date="2026-01-01T00:00:00Z">
        <w:r>
          <w:delText xml:space="preserve"> </w:delText>
        </w:r>
      </w:del>
      <m:oMath>
        <m:r>
          <m:t>0</m:t>
        </m:r>
      </m:oMath>
      <w:del w:id="14355" w:author="PR Preview" w:date="2026-01-01T00:00:00Z">
        <w:r>
          <w:delText xml:space="preserve">.</w:delText>
        </w:r>
      </w:del>
    </w:p>
    <w:p>
      <w:pPr>
        <w:pStyle w:val="FirstParagraph"/>
      </w:pPr>
      <w:ins w:id="14356" w:author="PR Preview" w:date="2026-01-01T00:00:00Z">
        <w:r>
          <w:t xml:space="preserve">and</w:t>
        </w:r>
      </w:ins>
      <w:ins w:id="14357" w:author="PR Preview" w:date="2026-01-01T00:00:00Z">
        <w:r>
          <w:t xml:space="preserve"> </w:t>
        </w:r>
      </w:ins>
      <m:oMath>
        <m:r>
          <m:t>​</m:t>
        </m:r>
        <m:d>
          <m:dPr>
            <m:begChr m:val="∥"/>
            <m:sepChr m:val=""/>
            <m:endChr m:val="∥"/>
            <m:grow/>
          </m:dPr>
          <m:e>
            <m:acc>
              <m:accPr>
                <m:chr m:val="̃"/>
              </m:accPr>
              <m:e>
                <m:r>
                  <m:t>v</m:t>
                </m:r>
              </m:e>
            </m:acc>
          </m:e>
        </m:d>
        <m:r>
          <m:t>​</m:t>
        </m:r>
        <m:r>
          <m:rPr>
            <m:sty m:val="p"/>
          </m:rPr>
          <m:t>&gt;</m:t>
        </m:r>
        <m:r>
          <m:t>0</m:t>
        </m:r>
      </m:oMath>
      <w:ins w:id="14358" w:author="PR Preview" w:date="2026-01-01T00:00:00Z">
        <w:r>
          <w:t xml:space="preserve"> </w:t>
        </w:r>
      </w:ins>
      <w:ins w:id="14359" w:author="PR Preview" w:date="2026-01-01T00:00:00Z">
        <w:r>
          <w:t xml:space="preserve">(</w:t>
        </w:r>
      </w:ins>
      <w:hyperlink w:anchor="thm-norm-properties">
        <w:ins w:id="14360" w:author="PR Preview" w:date="2026-01-01T00:00:00Z">
          <w:r>
            <w:rPr>
              <w:rStyle w:val="Hyperlink"/>
            </w:rPr>
            <w:t xml:space="preserve">Theorem 53</w:t>
          </w:r>
        </w:ins>
      </w:hyperlink>
      <w:ins w:id="14361" w:author="PR Preview" w:date="2026-01-01T00:00:00Z">
        <w:r>
          <w:t xml:space="preserve">, part 1),</w:t>
        </w:r>
      </w:ins>
      <w:ins w:id="14362" w:author="PR Preview" w:date="2026-01-01T00:00:00Z">
        <w:r>
          <w:t xml:space="preserve"> </w:t>
        </w:r>
      </w:ins>
      <w:ins w:id="14363" w:author="PR Preview" w:date="2026-01-01T00:00:00Z">
        <w:r>
          <w:t xml:space="preserve">so dividing by</w:t>
        </w:r>
      </w:ins>
      <w:ins w:id="14364" w:author="PR Preview" w:date="2026-01-01T00:00:00Z">
        <w:r>
          <w:t xml:space="preserve"> </w:t>
        </w:r>
      </w:ins>
      <m:oMath>
        <m:r>
          <m:t>​</m:t>
        </m:r>
        <m:d>
          <m:dPr>
            <m:begChr m:val="∥"/>
            <m:sepChr m:val=""/>
            <m:endChr m:val="∥"/>
            <m:grow/>
          </m:dPr>
          <m:e>
            <m:acc>
              <m:accPr>
                <m:chr m:val="̃"/>
              </m:accPr>
              <m:e>
                <m:r>
                  <m:t>v</m:t>
                </m:r>
              </m:e>
            </m:acc>
          </m:e>
        </m:d>
        <m:r>
          <m:t>​</m:t>
        </m:r>
      </m:oMath>
      <w:ins w:id="14365" w:author="PR Preview" w:date="2026-01-01T00:00:00Z">
        <w:r>
          <w:t xml:space="preserve"> </w:t>
        </w:r>
      </w:ins>
      <w:ins w:id="14366" w:author="PR Preview" w:date="2026-01-01T00:00:00Z">
        <w:r>
          <w:t xml:space="preserve">gives</w:t>
        </w:r>
      </w:ins>
      <w:ins w:id="14367" w:author="PR Preview" w:date="2026-01-01T00:00:00Z">
        <w:r>
          <w:t xml:space="preserve"> </w:t>
        </w:r>
      </w:ins>
      <m:oMath>
        <m:r>
          <m:t>​</m:t>
        </m:r>
        <m:d>
          <m:dPr>
            <m:begChr m:val="|"/>
            <m:sepChr m:val=""/>
            <m:endChr m:val="|"/>
            <m:grow/>
          </m:dPr>
          <m:e>
            <m:r>
              <m:t>λ</m:t>
            </m:r>
          </m:e>
        </m:d>
        <m:r>
          <m:t>​</m:t>
        </m:r>
        <m:r>
          <m:rPr>
            <m:sty m:val="p"/>
          </m:rPr>
          <m:t>=</m:t>
        </m:r>
        <m:r>
          <m:t>1</m:t>
        </m:r>
      </m:oMath>
      <w:ins w:id="14368" w:author="PR Preview" w:date="2026-01-01T00:00:00Z">
        <w:r>
          <w:t xml:space="preserve">;</w:t>
        </w:r>
      </w:ins>
      <w:ins w:id="14369" w:author="PR Preview" w:date="2026-01-01T00:00:00Z">
        <w:r>
          <w:t xml:space="preserve"> </w:t>
        </w:r>
      </w:ins>
      <w:ins w:id="14370" w:author="PR Preview" w:date="2026-01-01T00:00:00Z">
        <w:r>
          <w:t xml:space="preserve">since</w:t>
        </w:r>
      </w:ins>
      <w:ins w:id="14371" w:author="PR Preview" w:date="2026-01-01T00:00:00Z">
        <w:r>
          <w:t xml:space="preserve"> </w:t>
        </w:r>
      </w:ins>
      <m:oMath>
        <m:r>
          <m:t>λ</m:t>
        </m:r>
      </m:oMath>
      <w:ins w:id="14372" w:author="PR Preview" w:date="2026-01-01T00:00:00Z">
        <w:r>
          <w:t xml:space="preserve"> </w:t>
        </w:r>
      </w:ins>
      <w:ins w:id="14373" w:author="PR Preview" w:date="2026-01-01T00:00:00Z">
        <w:r>
          <w:t xml:space="preserve">is real (</w:t>
        </w:r>
      </w:ins>
      <w:hyperlink w:anchor="def-eigenvalue">
        <w:ins w:id="14374" w:author="PR Preview" w:date="2026-01-01T00:00:00Z">
          <w:r>
            <w:rPr>
              <w:rStyle w:val="Hyperlink"/>
            </w:rPr>
            <w:t xml:space="preserve">Definition 82</w:t>
          </w:r>
        </w:ins>
      </w:hyperlink>
      <w:ins w:id="14375" w:author="PR Preview" w:date="2026-01-01T00:00:00Z">
        <w:r>
          <w:t xml:space="preserve">),</w:t>
        </w:r>
      </w:ins>
      <w:ins w:id="14376" w:author="PR Preview" w:date="2026-01-01T00:00:00Z">
        <w:r>
          <w:t xml:space="preserve"> </w:t>
        </w:r>
      </w:ins>
      <m:oMath>
        <m:r>
          <m:t>λ</m:t>
        </m:r>
        <m:r>
          <m:rPr>
            <m:sty m:val="p"/>
          </m:rPr>
          <m:t>=</m:t>
        </m:r>
        <m:r>
          <m:t>1</m:t>
        </m:r>
      </m:oMath>
      <w:ins w:id="14377" w:author="PR Preview" w:date="2026-01-01T00:00:00Z">
        <w:r>
          <w:t xml:space="preserve"> </w:t>
        </w:r>
      </w:ins>
      <w:ins w:id="14378" w:author="PR Preview" w:date="2026-01-01T00:00:00Z">
        <w:r>
          <w:t xml:space="preserve">or</w:t>
        </w:r>
      </w:ins>
      <w:ins w:id="14379" w:author="PR Preview" w:date="2026-01-01T00:00:00Z">
        <w:r>
          <w:t xml:space="preserve"> </w:t>
        </w:r>
      </w:ins>
      <m:oMath>
        <m:r>
          <m:t>λ</m:t>
        </m:r>
        <m:r>
          <m:rPr>
            <m:sty m:val="p"/>
          </m:rPr>
          <m:t>=</m:t>
        </m:r>
        <m:r>
          <m:rPr>
            <m:sty m:val="p"/>
          </m:rPr>
          <m:t>−</m:t>
        </m:r>
        <m:r>
          <m:t>1</m:t>
        </m:r>
      </m:oMath>
      <w:ins w:id="14380" w:author="PR Preview" w:date="2026-01-01T00:00:00Z">
        <w:r>
          <w:t xml:space="preserve">.</w:t>
        </w:r>
      </w:ins>
    </w:p>
    <w:bookmarkStart w:id="577" w:name="exm-eigen-idempotent-orthogonal"/>
    <w:p>
      <w:pPr>
        <w:pStyle w:val="BodyText"/>
      </w:pPr>
      <w:ins w:id="14381" w:author="PR Preview" w:date="2026-01-01T00:00:00Z">
        <w:r>
          <w:rPr>
            <w:b/>
            <w:bCs/>
          </w:rPr>
          <w:t xml:space="preserve">Example 190 (Projections and reflections)</w:t>
        </w:r>
      </w:ins>
      <w:ins w:id="14382" w:author="PR Preview" w:date="2026-01-01T00:00:00Z">
        <w:r>
          <w:t xml:space="preserve"> </w:t>
        </w:r>
      </w:ins>
      <w:ins w:id="14383" w:author="PR Preview" w:date="2026-01-01T00:00:00Z">
        <w:r>
          <w:t xml:space="preserve"> </w:t>
        </w:r>
      </w:ins>
    </w:p>
    <w:p>
      <w:pPr>
        <w:numPr>
          <w:ilvl w:val="0"/>
          <w:numId w:val="1100"/>
        </w:numPr>
      </w:pPr>
      <w:ins w:id="14384" w:author="PR Preview" w:date="2026-01-01T00:00:00Z">
        <w:r>
          <w:t xml:space="preserve">The idempotent matrix</w:t>
        </w:r>
      </w:ins>
      <w:ins w:id="14385"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ins w:id="14386" w:author="PR Preview" w:date="2026-01-01T00:00:00Z">
        <w:r>
          <w:t xml:space="preserve"> </w:t>
        </w:r>
      </w:ins>
      <w:ins w:id="14387" w:author="PR Preview" w:date="2026-01-01T00:00:00Z">
        <w:r>
          <w:t xml:space="preserve">of</w:t>
        </w:r>
      </w:ins>
      <w:ins w:id="14388" w:author="PR Preview" w:date="2026-01-01T00:00:00Z">
        <w:r>
          <w:t xml:space="preserve"> </w:t>
        </w:r>
      </w:ins>
      <w:hyperlink w:anchor="exm-hat-matrix-projection">
        <w:ins w:id="14389" w:author="PR Preview" w:date="2026-01-01T00:00:00Z">
          <w:r>
            <w:rPr>
              <w:rStyle w:val="Hyperlink"/>
            </w:rPr>
            <w:t xml:space="preserve">Example 154</w:t>
          </w:r>
        </w:ins>
      </w:hyperlink>
      <w:ins w:id="14390" w:author="PR Preview" w:date="2026-01-01T00:00:00Z">
        <w:r>
          <w:t xml:space="preserve"> </w:t>
        </w:r>
      </w:ins>
      <w:ins w:id="14391" w:author="PR Preview" w:date="2026-01-01T00:00:00Z">
        <w:r>
          <w:t xml:space="preserve">sends</w:t>
        </w:r>
      </w:ins>
      <w:ins w:id="14392" w:author="PR Preview" w:date="2026-01-01T00:00:00Z">
        <w:r>
          <w:t xml:space="preserve"> </w:t>
        </w:r>
      </w:ins>
      <m:oMath>
        <m:r>
          <m:rPr>
            <m:sty m:val="p"/>
          </m:rPr>
          <m:t>(</m:t>
        </m:r>
        <m:r>
          <m:t>1</m:t>
        </m:r>
        <m:r>
          <m:rPr>
            <m:sty m:val="p"/>
          </m:rPr>
          <m:t>,</m:t>
        </m:r>
        <m:r>
          <m:t>1</m:t>
        </m:r>
        <m:r>
          <m:rPr>
            <m:sty m:val="p"/>
          </m:rPr>
          <m:t>)</m:t>
        </m:r>
      </m:oMath>
      <w:ins w:id="14393" w:author="PR Preview" w:date="2026-01-01T00:00:00Z">
        <w:r>
          <w:t xml:space="preserve"> </w:t>
        </w:r>
      </w:ins>
      <w:ins w:id="14394" w:author="PR Preview" w:date="2026-01-01T00:00:00Z">
        <w:r>
          <w:t xml:space="preserve">to</w:t>
        </w:r>
      </w:ins>
      <w:ins w:id="14395" w:author="PR Preview" w:date="2026-01-01T00:00:00Z">
        <w:r>
          <w:t xml:space="preserve"> </w:t>
        </w:r>
      </w:ins>
      <m:oMath>
        <m:r>
          <m:rPr>
            <m:sty m:val="p"/>
          </m:rPr>
          <m:t>(</m:t>
        </m:r>
        <m:r>
          <m:t>1</m:t>
        </m:r>
        <m:r>
          <m:rPr>
            <m:sty m:val="p"/>
          </m:rPr>
          <m:t>,</m:t>
        </m:r>
        <m:r>
          <m:t>1</m:t>
        </m:r>
        <m:r>
          <m:rPr>
            <m:sty m:val="p"/>
          </m:rPr>
          <m:t>)</m:t>
        </m:r>
      </m:oMath>
      <w:ins w:id="14396" w:author="PR Preview" w:date="2026-01-01T00:00:00Z">
        <w:r>
          <w:t xml:space="preserve"> </w:t>
        </w:r>
      </w:ins>
      <w:ins w:id="14397" w:author="PR Preview" w:date="2026-01-01T00:00:00Z">
        <w:r>
          <w:t xml:space="preserve">and</w:t>
        </w:r>
      </w:ins>
      <w:ins w:id="14398" w:author="PR Preview" w:date="2026-01-01T00:00:00Z">
        <w:r>
          <w:t xml:space="preserve"> </w:t>
        </w:r>
      </w:ins>
      <m:oMath>
        <m:r>
          <m:rPr>
            <m:sty m:val="p"/>
          </m:rPr>
          <m:t>(</m:t>
        </m:r>
        <m:r>
          <m:t>1</m:t>
        </m:r>
        <m:r>
          <m:rPr>
            <m:sty m:val="p"/>
          </m:rPr>
          <m:t>,</m:t>
        </m:r>
        <m:r>
          <m:rPr>
            <m:sty m:val="p"/>
          </m:rPr>
          <m:t>−</m:t>
        </m:r>
        <m:r>
          <m:t>1</m:t>
        </m:r>
        <m:r>
          <m:rPr>
            <m:sty m:val="p"/>
          </m:rPr>
          <m:t>)</m:t>
        </m:r>
      </m:oMath>
      <w:ins w:id="14399" w:author="PR Preview" w:date="2026-01-01T00:00:00Z">
        <w:r>
          <w:t xml:space="preserve"> </w:t>
        </w:r>
      </w:ins>
      <w:ins w:id="14400" w:author="PR Preview" w:date="2026-01-01T00:00:00Z">
        <w:r>
          <w:t xml:space="preserve">to</w:t>
        </w:r>
      </w:ins>
      <w:ins w:id="14401" w:author="PR Preview" w:date="2026-01-01T00:00:00Z">
        <w:r>
          <w:t xml:space="preserve"> </w:t>
        </w:r>
      </w:ins>
      <m:oMath>
        <m:r>
          <m:rPr>
            <m:sty m:val="p"/>
          </m:rPr>
          <m:t>(</m:t>
        </m:r>
        <m:r>
          <m:t>0</m:t>
        </m:r>
        <m:r>
          <m:rPr>
            <m:sty m:val="p"/>
          </m:rPr>
          <m:t>,</m:t>
        </m:r>
        <m:r>
          <m:t>0</m:t>
        </m:r>
        <m:r>
          <m:rPr>
            <m:sty m:val="p"/>
          </m:rPr>
          <m:t>)</m:t>
        </m:r>
      </m:oMath>
      <w:ins w:id="14402" w:author="PR Preview" w:date="2026-01-01T00:00:00Z">
        <w:r>
          <w:t xml:space="preserve">: eigenvalues</w:t>
        </w:r>
      </w:ins>
      <w:ins w:id="14403" w:author="PR Preview" w:date="2026-01-01T00:00:00Z">
        <w:r>
          <w:t xml:space="preserve"> </w:t>
        </w:r>
      </w:ins>
      <m:oMath>
        <m:r>
          <m:t>1</m:t>
        </m:r>
      </m:oMath>
      <w:ins w:id="14404" w:author="PR Preview" w:date="2026-01-01T00:00:00Z">
        <w:r>
          <w:t xml:space="preserve"> </w:t>
        </w:r>
      </w:ins>
      <w:ins w:id="14405" w:author="PR Preview" w:date="2026-01-01T00:00:00Z">
        <w:r>
          <w:t xml:space="preserve">and</w:t>
        </w:r>
      </w:ins>
      <w:ins w:id="14406" w:author="PR Preview" w:date="2026-01-01T00:00:00Z">
        <w:r>
          <w:t xml:space="preserve"> </w:t>
        </w:r>
      </w:ins>
      <m:oMath>
        <m:r>
          <m:t>0</m:t>
        </m:r>
      </m:oMath>
      <w:ins w:id="14407" w:author="PR Preview" w:date="2026-01-01T00:00:00Z">
        <w:r>
          <w:t xml:space="preserve">.</w:t>
        </w:r>
      </w:ins>
    </w:p>
    <w:p>
      <w:pPr>
        <w:numPr>
          <w:ilvl w:val="0"/>
          <w:numId w:val="1100"/>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del w:id="14408" w:author="PR Preview" w:date="2026-01-01T00:00:00Z">
        <w:r>
          <w:delText xml:space="preserve">The rotation</w:delText>
        </w:r>
      </w:del>
      <w:del w:id="14409" w:author="PR Preview" w:date="2026-01-01T00:00:00Z">
        <w:r>
          <w:delText xml:space="preserve"> </w:delText>
        </w:r>
      </w:del>
      <m:oMath>
        <m:r>
          <m:rPr>
            <m:sty m:val="bi"/>
          </m:rPr>
          <m:t>Q</m:t>
        </m:r>
      </m:oMath>
      <w:del w:id="14410" w:author="PR Preview" w:date="2026-01-01T00:00:00Z">
        <w:r>
          <w:delText xml:space="preserve"> </w:delText>
        </w:r>
      </w:del>
      <w:del w:id="14411" w:author="PR Preview" w:date="2026-01-01T00:00:00Z">
        <w:r>
          <w:delText xml:space="preserve">of</w:delText>
        </w:r>
      </w:del>
      <w:del w:id="14412" w:author="PR Preview" w:date="2026-01-01T00:00:00Z">
        <w:r>
          <w:delText xml:space="preserve"> </w:delText>
        </w:r>
      </w:del>
      <w:hyperlink w:anchor="exm-orthogonal-matrix">
        <w:del w:id="14413" w:author="PR Preview" w:date="2026-01-01T00:00:00Z">
          <w:r>
            <w:rPr>
              <w:rStyle w:val="Hyperlink"/>
            </w:rPr>
            <w:delText xml:space="preserve">Example 125</w:delText>
          </w:r>
        </w:del>
      </w:hyperlink>
      <w:del w:id="14414" w:author="PR Preview" w:date="2026-01-01T00:00:00Z">
        <w:r>
          <w:delText xml:space="preserve"> </w:delText>
        </w:r>
      </w:del>
      <w:del w:id="14415" w:author="PR Preview" w:date="2026-01-01T00:00:00Z">
        <w:r>
          <w:delText xml:space="preserve">has no real eigenvalue.</w:delText>
        </w:r>
      </w:del>
      <w:del w:id="14416" w:author="PR Preview" w:date="2026-01-01T00:00:00Z">
        <w:r>
          <w:delText xml:space="preserve"> </w:delText>
        </w:r>
      </w:del>
      <w:del w:id="14417" w:author="PR Preview" w:date="2026-01-01T00:00:00Z">
        <w:r>
          <w:delText xml:space="preserve">By part 2 the only candidates are</w:delText>
        </w:r>
      </w:del>
      <w:del w:id="14418" w:author="PR Preview" w:date="2026-01-01T00:00:00Z">
        <w:r>
          <w:delText xml:space="preserve"> </w:delText>
        </w:r>
      </w:del>
      <m:oMath>
        <m:r>
          <m:rPr>
            <m:sty m:val="p"/>
          </m:rPr>
          <m:t>±</m:t>
        </m:r>
        <m:r>
          <m:t>1</m:t>
        </m:r>
      </m:oMath>
      <w:del w:id="14419" w:author="PR Preview" w:date="2026-01-01T00:00:00Z">
        <w:r>
          <w:delText xml:space="preserve">.</w:delText>
        </w:r>
      </w:del>
      <w:del w:id="14420" w:author="PR Preview" w:date="2026-01-01T00:00:00Z">
        <w:r>
          <w:delText xml:space="preserve"> </w:delText>
        </w:r>
      </w:del>
      <m:oMath>
        <m:r>
          <m:rPr>
            <m:sty m:val="bi"/>
          </m:rPr>
          <m:t>Q</m:t>
        </m:r>
        <m:acc>
          <m:accPr>
            <m:chr m:val="̃"/>
          </m:accPr>
          <m:e>
            <m:r>
              <m:t>v</m:t>
            </m:r>
          </m:e>
        </m:acc>
        <m:r>
          <m:rPr>
            <m:sty m:val="p"/>
          </m:rPr>
          <m:t>=</m:t>
        </m:r>
        <m:acc>
          <m:accPr>
            <m:chr m:val="̃"/>
          </m:accPr>
          <m:e>
            <m:r>
              <m:t>v</m:t>
            </m:r>
          </m:e>
        </m:acc>
      </m:oMath>
      <w:del w:id="14421" w:author="PR Preview" w:date="2026-01-01T00:00:00Z">
        <w:r>
          <w:delText xml:space="preserve"> </w:delText>
        </w:r>
      </w:del>
      <w:del w:id="14422" w:author="PR Preview" w:date="2026-01-01T00:00:00Z">
        <w:r>
          <w:delText xml:space="preserve">reads</w:delText>
        </w:r>
      </w:del>
      <w:del w:id="14423"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14424" w:author="PR Preview" w:date="2026-01-01T00:00:00Z">
        <w:r>
          <w:delText xml:space="preserve"> </w:delText>
        </w:r>
      </w:del>
      <w:del w:id="14425" w:author="PR Preview" w:date="2026-01-01T00:00:00Z">
        <w:r>
          <w:delText xml:space="preserve">and</w:delText>
        </w:r>
      </w:del>
      <w:del w:id="14426"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14427" w:author="PR Preview" w:date="2026-01-01T00:00:00Z">
        <w:r>
          <w:delText xml:space="preserve">,</w:delText>
        </w:r>
      </w:del>
      <w:del w:id="14428" w:author="PR Preview" w:date="2026-01-01T00:00:00Z">
        <w:r>
          <w:delText xml:space="preserve"> </w:delText>
        </w:r>
      </w:del>
      <w:del w:id="14429" w:author="PR Preview" w:date="2026-01-01T00:00:00Z">
        <w:r>
          <w:delText xml:space="preserve">so</w:delText>
        </w:r>
      </w:del>
      <w:del w:id="14430"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14431" w:author="PR Preview" w:date="2026-01-01T00:00:00Z">
        <w:r>
          <w:delText xml:space="preserve"> </w:delText>
        </w:r>
      </w:del>
      <w:del w:id="14432" w:author="PR Preview" w:date="2026-01-01T00:00:00Z">
        <w:r>
          <w:delText xml:space="preserve">and</w:delText>
        </w:r>
      </w:del>
    </w:p>
    <w:p>
      <w:pPr>
        <w:numPr>
          <w:ilvl w:val="0"/>
          <w:numId w:val="1100"/>
        </w:numPr>
      </w:pPr>
      <w:ins w:id="14433" w:author="PR Preview" w:date="2026-01-01T00:00:00Z">
        <w:r>
          <w:t xml:space="preserve">The rotation</w:t>
        </w:r>
      </w:ins>
      <w:ins w:id="14434" w:author="PR Preview" w:date="2026-01-01T00:00:00Z">
        <w:r>
          <w:t xml:space="preserve"> </w:t>
        </w:r>
      </w:ins>
      <m:oMath>
        <m:r>
          <m:rPr>
            <m:sty m:val="bi"/>
          </m:rPr>
          <m:t>Q</m:t>
        </m:r>
      </m:oMath>
      <w:ins w:id="14435" w:author="PR Preview" w:date="2026-01-01T00:00:00Z">
        <w:r>
          <w:t xml:space="preserve"> </w:t>
        </w:r>
      </w:ins>
      <w:ins w:id="14436" w:author="PR Preview" w:date="2026-01-01T00:00:00Z">
        <w:r>
          <w:t xml:space="preserve">of</w:t>
        </w:r>
      </w:ins>
      <w:ins w:id="14437" w:author="PR Preview" w:date="2026-01-01T00:00:00Z">
        <w:r>
          <w:t xml:space="preserve"> </w:t>
        </w:r>
      </w:ins>
      <w:hyperlink w:anchor="exm-orthogonal-matrix">
        <w:ins w:id="14438" w:author="PR Preview" w:date="2026-01-01T00:00:00Z">
          <w:r>
            <w:rPr>
              <w:rStyle w:val="Hyperlink"/>
            </w:rPr>
            <w:t xml:space="preserve">Example 127</w:t>
          </w:r>
        </w:ins>
      </w:hyperlink>
      <w:ins w:id="14439" w:author="PR Preview" w:date="2026-01-01T00:00:00Z">
        <w:r>
          <w:t xml:space="preserve"> </w:t>
        </w:r>
      </w:ins>
      <w:ins w:id="14440" w:author="PR Preview" w:date="2026-01-01T00:00:00Z">
        <w:r>
          <w:t xml:space="preserve">has no real eigenvalue.</w:t>
        </w:r>
      </w:ins>
      <w:ins w:id="14441" w:author="PR Preview" w:date="2026-01-01T00:00:00Z">
        <w:r>
          <w:t xml:space="preserve"> </w:t>
        </w:r>
      </w:ins>
      <w:ins w:id="14442" w:author="PR Preview" w:date="2026-01-01T00:00:00Z">
        <w:r>
          <w:t xml:space="preserve">By part 2 the only candidates are</w:t>
        </w:r>
      </w:ins>
      <w:ins w:id="14443" w:author="PR Preview" w:date="2026-01-01T00:00:00Z">
        <w:r>
          <w:t xml:space="preserve"> </w:t>
        </w:r>
      </w:ins>
      <m:oMath>
        <m:r>
          <m:rPr>
            <m:sty m:val="p"/>
          </m:rPr>
          <m:t>±</m:t>
        </m:r>
        <m:r>
          <m:t>1</m:t>
        </m:r>
      </m:oMath>
      <w:ins w:id="14444" w:author="PR Preview" w:date="2026-01-01T00:00:00Z">
        <w:r>
          <w:t xml:space="preserve">.</w:t>
        </w:r>
      </w:ins>
      <w:ins w:id="14445" w:author="PR Preview" w:date="2026-01-01T00:00:00Z">
        <w:r>
          <w:t xml:space="preserve"> </w:t>
        </w:r>
      </w:ins>
      <m:oMath>
        <m:r>
          <m:rPr>
            <m:sty m:val="bi"/>
          </m:rPr>
          <m:t>Q</m:t>
        </m:r>
        <m:acc>
          <m:accPr>
            <m:chr m:val="̃"/>
          </m:accPr>
          <m:e>
            <m:r>
              <m:t>v</m:t>
            </m:r>
          </m:e>
        </m:acc>
        <m:r>
          <m:rPr>
            <m:sty m:val="p"/>
          </m:rPr>
          <m:t>=</m:t>
        </m:r>
        <m:acc>
          <m:accPr>
            <m:chr m:val="̃"/>
          </m:accPr>
          <m:e>
            <m:r>
              <m:t>v</m:t>
            </m:r>
          </m:e>
        </m:acc>
      </m:oMath>
      <w:ins w:id="14446" w:author="PR Preview" w:date="2026-01-01T00:00:00Z">
        <w:r>
          <w:t xml:space="preserve"> </w:t>
        </w:r>
      </w:ins>
      <w:ins w:id="14447" w:author="PR Preview" w:date="2026-01-01T00:00:00Z">
        <w:r>
          <w:t xml:space="preserve">reads</w:t>
        </w:r>
      </w:ins>
      <w:ins w:id="14448"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14449" w:author="PR Preview" w:date="2026-01-01T00:00:00Z">
        <w:r>
          <w:t xml:space="preserve"> </w:t>
        </w:r>
      </w:ins>
      <w:ins w:id="14450" w:author="PR Preview" w:date="2026-01-01T00:00:00Z">
        <w:r>
          <w:t xml:space="preserve">and</w:t>
        </w:r>
      </w:ins>
      <w:ins w:id="14451"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14452" w:author="PR Preview" w:date="2026-01-01T00:00:00Z">
        <w:r>
          <w:t xml:space="preserve">,</w:t>
        </w:r>
      </w:ins>
      <w:ins w:id="14453" w:author="PR Preview" w:date="2026-01-01T00:00:00Z">
        <w:r>
          <w:t xml:space="preserve"> </w:t>
        </w:r>
      </w:ins>
      <w:ins w:id="14454" w:author="PR Preview" w:date="2026-01-01T00:00:00Z">
        <w:r>
          <w:t xml:space="preserve">so</w:t>
        </w:r>
      </w:ins>
      <w:ins w:id="14455" w:author="PR Preview" w:date="2026-01-01T00:00:00Z">
        <w:r>
          <w:t xml:space="preserve"> </w:t>
        </w:r>
      </w:ins>
      <m:oMath>
        <m:sSub>
          <m:e>
            <m:r>
              <m:t>v</m:t>
            </m:r>
          </m:e>
          <m:sub>
            <m:r>
              <m:t>1</m:t>
            </m:r>
          </m:sub>
        </m:sSub>
        <m:r>
          <m:rPr>
            <m:sty m:val="p"/>
          </m:rPr>
          <m:t>=</m:t>
        </m:r>
        <m:r>
          <m:rPr>
            <m:sty m:val="p"/>
          </m:rPr>
          <m:t>−</m:t>
        </m:r>
        <m:r>
          <m:t>2</m:t>
        </m:r>
        <m:sSub>
          <m:e>
            <m:r>
              <m:t>v</m:t>
            </m:r>
          </m:e>
          <m:sub>
            <m:r>
              <m:t>2</m:t>
            </m:r>
          </m:sub>
        </m:sSub>
      </m:oMath>
      <w:ins w:id="14456" w:author="PR Preview" w:date="2026-01-01T00:00:00Z">
        <w:r>
          <w:t xml:space="preserve"> </w:t>
        </w:r>
      </w:ins>
      <w:ins w:id="14457"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7"/>
    <w:bookmarkStart w:id="578"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8"/>
    <w:bookmarkStart w:id="579"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9"/>
    <w:bookmarkStart w:id="580" w:name="exm-similar"/>
    <w:p>
      <w:pPr>
        <w:pStyle w:val="BodyText"/>
      </w:pPr>
      <w:del w:id="14458" w:author="PR Preview" w:date="2026-01-01T00:00:00Z">
        <w:r>
          <w:rPr>
            <w:b/>
            <w:bCs/>
          </w:rPr>
          <w:delText xml:space="preserve">Example 187 (A matrix similar to a diagonal one)</w:delText>
        </w:r>
      </w:del>
      <w:del w:id="14459" w:author="PR Preview" w:date="2026-01-01T00:00:00Z">
        <w:r>
          <w:delText xml:space="preserve"> </w:delText>
        </w:r>
      </w:del>
      <w:del w:id="14460" w:author="PR Preview" w:date="2026-01-01T00:00:00Z">
        <w:r>
          <w:delText xml:space="preserve">Let</w:delText>
        </w:r>
      </w:del>
      <w:del w:id="1446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462" w:author="PR Preview" w:date="2026-01-01T00:00:00Z">
        <w:r>
          <w:delText xml:space="preserve"> </w:delText>
        </w:r>
      </w:del>
      <w:del w:id="14463" w:author="PR Preview" w:date="2026-01-01T00:00:00Z">
        <w:r>
          <w:delText xml:space="preserve">and</w:delText>
        </w:r>
      </w:del>
      <w:del w:id="14464"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4465" w:author="PR Preview" w:date="2026-01-01T00:00:00Z">
        <w:r>
          <w:delText xml:space="preserve">.</w:delText>
        </w:r>
      </w:del>
      <w:del w:id="14466" w:author="PR Preview" w:date="2026-01-01T00:00:00Z">
        <w:r>
          <w:delText xml:space="preserve"> </w:delText>
        </w:r>
      </w:del>
      <w:del w:id="14467" w:author="PR Preview" w:date="2026-01-01T00:00:00Z">
        <w:r>
          <w:delText xml:space="preserve">Then</w:delText>
        </w:r>
      </w:del>
    </w:p>
    <w:p>
      <w:pPr>
        <w:pStyle w:val="BodyText"/>
      </w:pPr>
      <w:ins w:id="14468" w:author="PR Preview" w:date="2026-01-01T00:00:00Z">
        <w:r>
          <w:rPr>
            <w:b/>
            <w:bCs/>
          </w:rPr>
          <w:t xml:space="preserve">Example 191 (A matrix similar to a diagonal one)</w:t>
        </w:r>
      </w:ins>
      <w:ins w:id="14469" w:author="PR Preview" w:date="2026-01-01T00:00:00Z">
        <w:r>
          <w:t xml:space="preserve"> </w:t>
        </w:r>
      </w:ins>
      <w:ins w:id="14470" w:author="PR Preview" w:date="2026-01-01T00:00:00Z">
        <w:r>
          <w:t xml:space="preserve">Let</w:t>
        </w:r>
      </w:ins>
      <w:ins w:id="14471"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4472" w:author="PR Preview" w:date="2026-01-01T00:00:00Z">
        <w:r>
          <w:t xml:space="preserve"> </w:t>
        </w:r>
      </w:ins>
      <w:ins w:id="14473" w:author="PR Preview" w:date="2026-01-01T00:00:00Z">
        <w:r>
          <w:t xml:space="preserve">and</w:t>
        </w:r>
      </w:ins>
      <w:ins w:id="14474"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4475" w:author="PR Preview" w:date="2026-01-01T00:00:00Z">
        <w:r>
          <w:t xml:space="preserve">.</w:t>
        </w:r>
      </w:ins>
      <w:ins w:id="14476" w:author="PR Preview" w:date="2026-01-01T00:00:00Z">
        <w:r>
          <w:t xml:space="preserve"> </w:t>
        </w:r>
      </w:ins>
      <w:ins w:id="14477" w:author="PR Preview" w:date="2026-01-01T00:00:00Z">
        <w:r>
          <w:t xml:space="preserve">Then</w:t>
        </w:r>
      </w:ins>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del w:id="14478" w:author="PR Preview" w:date="2026-01-01T00:00:00Z">
        <w:r>
          <w:delText xml:space="preserve">and likewise</w:delText>
        </w:r>
      </w:del>
      <w:del w:id="14479" w:author="PR Preview" w:date="2026-01-01T00:00:00Z">
        <w:r>
          <w:delText xml:space="preserve"> </w:delText>
        </w:r>
      </w:del>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del w:id="14480" w:author="PR Preview" w:date="2026-01-01T00:00:00Z">
        <w:r>
          <w:delText xml:space="preserve"> </w:delText>
        </w:r>
      </w:del>
      <w:del w:id="14481" w:author="PR Preview" w:date="2026-01-01T00:00:00Z">
        <w:r>
          <w:delText xml:space="preserve">(</w:delText>
        </w:r>
      </w:del>
      <w:hyperlink w:anchor="thm-scalar-matmul">
        <w:del w:id="14482" w:author="PR Preview" w:date="2026-01-01T00:00:00Z">
          <w:r>
            <w:rPr>
              <w:rStyle w:val="Hyperlink"/>
            </w:rPr>
            <w:delText xml:space="preserve">Theorem 85</w:delText>
          </w:r>
        </w:del>
      </w:hyperlink>
      <w:del w:id="14483" w:author="PR Preview" w:date="2026-01-01T00:00:00Z">
        <w:r>
          <w:delText xml:space="preserve">):</w:delText>
        </w:r>
      </w:del>
      <w:del w:id="14484" w:author="PR Preview" w:date="2026-01-01T00:00:00Z">
        <w:r>
          <w:delText xml:space="preserve"> </w:delText>
        </w:r>
      </w:del>
      <m:oMath>
        <m:sSup>
          <m:e>
            <m:r>
              <m:rPr>
                <m:sty m:val="bi"/>
              </m:rPr>
              <m:t>P</m:t>
            </m:r>
          </m:e>
          <m:sup>
            <m:r>
              <m:rPr>
                <m:sty m:val="p"/>
              </m:rPr>
              <m:t>−</m:t>
            </m:r>
            <m:r>
              <m:t>1</m:t>
            </m:r>
          </m:sup>
        </m:sSup>
        <m:r>
          <m:rPr>
            <m:sty m:val="p"/>
          </m:rPr>
          <m:t>=</m:t>
        </m:r>
        <m:f>
          <m:fPr>
            <m:type m:val="lin"/>
          </m:fPr>
          <m:num>
            <m:r>
              <m:t>1</m:t>
            </m:r>
          </m:num>
          <m:den>
            <m:r>
              <m:t>2</m:t>
            </m:r>
          </m:den>
        </m:f>
        <m:r>
          <m:t> </m:t>
        </m:r>
        <m:r>
          <m:rPr>
            <m:sty m:val="bi"/>
          </m:rPr>
          <m:t>P</m:t>
        </m:r>
      </m:oMath>
      <w:del w:id="14485" w:author="PR Preview" w:date="2026-01-01T00:00:00Z">
        <w:r>
          <w:delText xml:space="preserve"> </w:delText>
        </w:r>
      </w:del>
      <w:del w:id="14486" w:author="PR Preview" w:date="2026-01-01T00:00:00Z">
        <w:r>
          <w:delText xml:space="preserve">(5). Then</w:delText>
        </w:r>
      </w:del>
    </w:p>
    <w:p>
      <w:pPr>
        <w:pStyle w:val="FirstParagraph"/>
      </w:pPr>
      <w:ins w:id="14487" w:author="PR Preview" w:date="2026-01-01T00:00:00Z">
        <w:r>
          <w:t xml:space="preserve">and likewise</w:t>
        </w:r>
      </w:ins>
      <w:ins w:id="14488" w:author="PR Preview" w:date="2026-01-01T00:00:00Z">
        <w:r>
          <w:t xml:space="preserve"> </w:t>
        </w:r>
      </w:ins>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ins w:id="14489" w:author="PR Preview" w:date="2026-01-01T00:00:00Z">
        <w:r>
          <w:t xml:space="preserve"> </w:t>
        </w:r>
      </w:ins>
      <w:ins w:id="14490" w:author="PR Preview" w:date="2026-01-01T00:00:00Z">
        <w:r>
          <w:t xml:space="preserve">(</w:t>
        </w:r>
      </w:ins>
      <w:hyperlink w:anchor="thm-scalar-matmul">
        <w:ins w:id="14491" w:author="PR Preview" w:date="2026-01-01T00:00:00Z">
          <w:r>
            <w:rPr>
              <w:rStyle w:val="Hyperlink"/>
            </w:rPr>
            <w:t xml:space="preserve">Theorem 87</w:t>
          </w:r>
        </w:ins>
      </w:hyperlink>
      <w:ins w:id="14492" w:author="PR Preview" w:date="2026-01-01T00:00:00Z">
        <w:r>
          <w:t xml:space="preserve">):</w:t>
        </w:r>
      </w:ins>
      <w:ins w:id="14493" w:author="PR Preview" w:date="2026-01-01T00:00:00Z">
        <w:r>
          <w:t xml:space="preserve"> </w:t>
        </w:r>
      </w:ins>
      <m:oMath>
        <m:sSup>
          <m:e>
            <m:r>
              <m:rPr>
                <m:sty m:val="bi"/>
              </m:rPr>
              <m:t>P</m:t>
            </m:r>
          </m:e>
          <m:sup>
            <m:r>
              <m:rPr>
                <m:sty m:val="p"/>
              </m:rPr>
              <m:t>−</m:t>
            </m:r>
            <m:r>
              <m:t>1</m:t>
            </m:r>
          </m:sup>
        </m:sSup>
        <m:r>
          <m:rPr>
            <m:sty m:val="p"/>
          </m:rPr>
          <m:t>=</m:t>
        </m:r>
        <m:f>
          <m:fPr>
            <m:type m:val="lin"/>
          </m:fPr>
          <m:num>
            <m:r>
              <m:t>1</m:t>
            </m:r>
          </m:num>
          <m:den>
            <m:r>
              <m:t>2</m:t>
            </m:r>
          </m:den>
        </m:f>
        <m:r>
          <m:t> </m:t>
        </m:r>
        <m:r>
          <m:rPr>
            <m:sty m:val="bi"/>
          </m:rPr>
          <m:t>P</m:t>
        </m:r>
      </m:oMath>
      <w:ins w:id="14494" w:author="PR Preview" w:date="2026-01-01T00:00:00Z">
        <w:r>
          <w:t xml:space="preserve"> </w:t>
        </w:r>
      </w:ins>
      <w:ins w:id="14495" w:author="PR Preview" w:date="2026-01-01T00:00:00Z">
        <w:r>
          <w:t xml:space="preserve">(5). Then</w:t>
        </w:r>
      </w:ins>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80"/>
    <w:bookmarkStart w:id="581" w:name="thm-similar-eigenvalues"/>
    <w:p>
      <w:pPr>
        <w:pStyle w:val="BodyText"/>
      </w:pPr>
      <w:del w:id="14496" w:author="PR Preview" w:date="2026-01-01T00:00:00Z">
        <w:r>
          <w:rPr>
            <w:b/>
            <w:bCs/>
          </w:rPr>
          <w:delText xml:space="preserve">Theorem 103 (Similar matrices have the same eigenvalues)</w:delText>
        </w:r>
      </w:del>
      <w:del w:id="14497" w:author="PR Preview" w:date="2026-01-01T00:00:00Z">
        <w:r>
          <w:delText xml:space="preserve"> </w:delText>
        </w:r>
      </w:del>
      <w:del w:id="14498" w:author="PR Preview" w:date="2026-01-01T00:00:00Z">
        <w:r>
          <w:delText xml:space="preserve">If</w:delText>
        </w:r>
      </w:del>
      <w:del w:id="14499"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14500" w:author="PR Preview" w:date="2026-01-01T00:00:00Z">
        <w:r>
          <w:delText xml:space="preserve"> </w:delText>
        </w:r>
      </w:del>
      <w:del w:id="14501" w:author="PR Preview" w:date="2026-01-01T00:00:00Z">
        <w:r>
          <w:delText xml:space="preserve">(</w:delText>
        </w:r>
      </w:del>
      <w:hyperlink w:anchor="def-similar">
        <w:del w:id="14502" w:author="PR Preview" w:date="2026-01-01T00:00:00Z">
          <w:r>
            <w:rPr>
              <w:rStyle w:val="Hyperlink"/>
            </w:rPr>
            <w:delText xml:space="preserve">Definition 99</w:delText>
          </w:r>
        </w:del>
      </w:hyperlink>
      <w:del w:id="14503" w:author="PR Preview" w:date="2026-01-01T00:00:00Z">
        <w:r>
          <w:delText xml:space="preserve">),</w:delText>
        </w:r>
      </w:del>
      <w:del w:id="14504" w:author="PR Preview" w:date="2026-01-01T00:00:00Z">
        <w:r>
          <w:delText xml:space="preserve"> </w:delText>
        </w:r>
      </w:del>
      <w:del w:id="14505" w:author="PR Preview" w:date="2026-01-01T00:00:00Z">
        <w:r>
          <w:delText xml:space="preserve">then</w:delText>
        </w:r>
      </w:del>
      <w:del w:id="14506" w:author="PR Preview" w:date="2026-01-01T00:00:00Z">
        <w:r>
          <w:delText xml:space="preserve"> </w:delText>
        </w:r>
      </w:del>
      <m:oMath>
        <m:acc>
          <m:accPr>
            <m:chr m:val="̃"/>
          </m:accPr>
          <m:e>
            <m:r>
              <m:t>v</m:t>
            </m:r>
          </m:e>
        </m:acc>
      </m:oMath>
      <w:del w:id="14507" w:author="PR Preview" w:date="2026-01-01T00:00:00Z">
        <w:r>
          <w:delText xml:space="preserve"> </w:delText>
        </w:r>
      </w:del>
      <w:del w:id="14508" w:author="PR Preview" w:date="2026-01-01T00:00:00Z">
        <w:r>
          <w:delText xml:space="preserve">is an eigenvector of</w:delText>
        </w:r>
      </w:del>
      <w:del w:id="14509" w:author="PR Preview" w:date="2026-01-01T00:00:00Z">
        <w:r>
          <w:delText xml:space="preserve"> </w:delText>
        </w:r>
      </w:del>
      <m:oMath>
        <m:r>
          <m:rPr>
            <m:sty m:val="bi"/>
          </m:rPr>
          <m:t>A</m:t>
        </m:r>
      </m:oMath>
      <w:del w:id="14510" w:author="PR Preview" w:date="2026-01-01T00:00:00Z">
        <w:r>
          <w:delText xml:space="preserve"> </w:delText>
        </w:r>
      </w:del>
      <w:del w:id="14511" w:author="PR Preview" w:date="2026-01-01T00:00:00Z">
        <w:r>
          <w:delText xml:space="preserve">for</w:delText>
        </w:r>
      </w:del>
      <w:del w:id="14512" w:author="PR Preview" w:date="2026-01-01T00:00:00Z">
        <w:r>
          <w:delText xml:space="preserve"> </w:delText>
        </w:r>
      </w:del>
      <m:oMath>
        <m:r>
          <m:t>λ</m:t>
        </m:r>
      </m:oMath>
      <w:del w:id="14513" w:author="PR Preview" w:date="2026-01-01T00:00:00Z">
        <w:r>
          <w:delText xml:space="preserve"> </w:delText>
        </w:r>
      </w:del>
      <w:del w:id="14514" w:author="PR Preview" w:date="2026-01-01T00:00:00Z">
        <w:r>
          <w:delText xml:space="preserve">exactly when</w:delText>
        </w:r>
      </w:del>
      <w:del w:id="14515" w:author="PR Preview" w:date="2026-01-01T00:00:00Z">
        <w:r>
          <w:delText xml:space="preserve"> </w:delText>
        </w:r>
      </w:del>
      <m:oMath>
        <m:sSup>
          <m:e>
            <m:r>
              <m:rPr>
                <m:sty m:val="bi"/>
              </m:rPr>
              <m:t>P</m:t>
            </m:r>
          </m:e>
          <m:sup>
            <m:r>
              <m:rPr>
                <m:sty m:val="p"/>
              </m:rPr>
              <m:t>−</m:t>
            </m:r>
            <m:r>
              <m:t>1</m:t>
            </m:r>
          </m:sup>
        </m:sSup>
        <m:acc>
          <m:accPr>
            <m:chr m:val="̃"/>
          </m:accPr>
          <m:e>
            <m:r>
              <m:t>v</m:t>
            </m:r>
          </m:e>
        </m:acc>
      </m:oMath>
      <w:del w:id="14516" w:author="PR Preview" w:date="2026-01-01T00:00:00Z">
        <w:r>
          <w:delText xml:space="preserve"> </w:delText>
        </w:r>
      </w:del>
      <w:del w:id="14517" w:author="PR Preview" w:date="2026-01-01T00:00:00Z">
        <w:r>
          <w:delText xml:space="preserve">is an eigenvector of</w:delText>
        </w:r>
      </w:del>
      <w:del w:id="14518" w:author="PR Preview" w:date="2026-01-01T00:00:00Z">
        <w:r>
          <w:delText xml:space="preserve"> </w:delText>
        </w:r>
      </w:del>
      <m:oMath>
        <m:r>
          <m:rPr>
            <m:sty m:val="bi"/>
          </m:rPr>
          <m:t>B</m:t>
        </m:r>
      </m:oMath>
      <w:del w:id="14519" w:author="PR Preview" w:date="2026-01-01T00:00:00Z">
        <w:r>
          <w:delText xml:space="preserve"> </w:delText>
        </w:r>
      </w:del>
      <w:del w:id="14520" w:author="PR Preview" w:date="2026-01-01T00:00:00Z">
        <w:r>
          <w:delText xml:space="preserve">for</w:delText>
        </w:r>
      </w:del>
      <w:del w:id="14521" w:author="PR Preview" w:date="2026-01-01T00:00:00Z">
        <w:r>
          <w:delText xml:space="preserve"> </w:delText>
        </w:r>
      </w:del>
      <m:oMath>
        <m:r>
          <m:t>λ</m:t>
        </m:r>
      </m:oMath>
      <w:del w:id="14522" w:author="PR Preview" w:date="2026-01-01T00:00:00Z">
        <w:r>
          <w:delText xml:space="preserve">.</w:delText>
        </w:r>
      </w:del>
      <w:del w:id="14523" w:author="PR Preview" w:date="2026-01-01T00:00:00Z">
        <w:r>
          <w:delText xml:space="preserve"> </w:delText>
        </w:r>
      </w:del>
      <w:del w:id="14524" w:author="PR Preview" w:date="2026-01-01T00:00:00Z">
        <w:r>
          <w:delText xml:space="preserve">So</w:delText>
        </w:r>
      </w:del>
      <w:del w:id="14525" w:author="PR Preview" w:date="2026-01-01T00:00:00Z">
        <w:r>
          <w:delText xml:space="preserve"> </w:delText>
        </w:r>
      </w:del>
      <m:oMath>
        <m:r>
          <m:rPr>
            <m:sty m:val="bi"/>
          </m:rPr>
          <m:t>A</m:t>
        </m:r>
      </m:oMath>
      <w:del w:id="14526" w:author="PR Preview" w:date="2026-01-01T00:00:00Z">
        <w:r>
          <w:delText xml:space="preserve"> </w:delText>
        </w:r>
      </w:del>
      <w:del w:id="14527" w:author="PR Preview" w:date="2026-01-01T00:00:00Z">
        <w:r>
          <w:delText xml:space="preserve">and</w:delText>
        </w:r>
      </w:del>
      <w:del w:id="14528" w:author="PR Preview" w:date="2026-01-01T00:00:00Z">
        <w:r>
          <w:delText xml:space="preserve"> </w:delText>
        </w:r>
      </w:del>
      <m:oMath>
        <m:r>
          <m:rPr>
            <m:sty m:val="bi"/>
          </m:rPr>
          <m:t>B</m:t>
        </m:r>
      </m:oMath>
      <w:del w:id="14529" w:author="PR Preview" w:date="2026-01-01T00:00:00Z">
        <w:r>
          <w:delText xml:space="preserve"> </w:delText>
        </w:r>
      </w:del>
      <w:del w:id="14530" w:author="PR Preview" w:date="2026-01-01T00:00:00Z">
        <w:r>
          <w:delText xml:space="preserve">have the same eigenvalues.</w:delText>
        </w:r>
      </w:del>
    </w:p>
    <w:p>
      <w:pPr>
        <w:pStyle w:val="BodyText"/>
      </w:pPr>
      <w:ins w:id="14531" w:author="PR Preview" w:date="2026-01-01T00:00:00Z">
        <w:r>
          <w:rPr>
            <w:b/>
            <w:bCs/>
          </w:rPr>
          <w:t xml:space="preserve">Theorem 106 (Similar matrices have the same eigenvalues)</w:t>
        </w:r>
      </w:ins>
      <w:ins w:id="14532" w:author="PR Preview" w:date="2026-01-01T00:00:00Z">
        <w:r>
          <w:t xml:space="preserve"> </w:t>
        </w:r>
      </w:ins>
      <w:ins w:id="14533" w:author="PR Preview" w:date="2026-01-01T00:00:00Z">
        <w:r>
          <w:t xml:space="preserve">If</w:t>
        </w:r>
      </w:ins>
      <w:ins w:id="14534"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14535" w:author="PR Preview" w:date="2026-01-01T00:00:00Z">
        <w:r>
          <w:t xml:space="preserve"> </w:t>
        </w:r>
      </w:ins>
      <w:ins w:id="14536" w:author="PR Preview" w:date="2026-01-01T00:00:00Z">
        <w:r>
          <w:t xml:space="preserve">(</w:t>
        </w:r>
      </w:ins>
      <w:hyperlink w:anchor="def-similar">
        <w:ins w:id="14537" w:author="PR Preview" w:date="2026-01-01T00:00:00Z">
          <w:r>
            <w:rPr>
              <w:rStyle w:val="Hyperlink"/>
            </w:rPr>
            <w:t xml:space="preserve">Definition 99</w:t>
          </w:r>
        </w:ins>
      </w:hyperlink>
      <w:ins w:id="14538" w:author="PR Preview" w:date="2026-01-01T00:00:00Z">
        <w:r>
          <w:t xml:space="preserve">),</w:t>
        </w:r>
      </w:ins>
      <w:ins w:id="14539" w:author="PR Preview" w:date="2026-01-01T00:00:00Z">
        <w:r>
          <w:t xml:space="preserve"> </w:t>
        </w:r>
      </w:ins>
      <w:ins w:id="14540" w:author="PR Preview" w:date="2026-01-01T00:00:00Z">
        <w:r>
          <w:t xml:space="preserve">then</w:t>
        </w:r>
      </w:ins>
      <w:ins w:id="14541" w:author="PR Preview" w:date="2026-01-01T00:00:00Z">
        <w:r>
          <w:t xml:space="preserve"> </w:t>
        </w:r>
      </w:ins>
      <m:oMath>
        <m:acc>
          <m:accPr>
            <m:chr m:val="̃"/>
          </m:accPr>
          <m:e>
            <m:r>
              <m:t>v</m:t>
            </m:r>
          </m:e>
        </m:acc>
      </m:oMath>
      <w:ins w:id="14542" w:author="PR Preview" w:date="2026-01-01T00:00:00Z">
        <w:r>
          <w:t xml:space="preserve"> </w:t>
        </w:r>
      </w:ins>
      <w:ins w:id="14543" w:author="PR Preview" w:date="2026-01-01T00:00:00Z">
        <w:r>
          <w:t xml:space="preserve">is an eigenvector of</w:t>
        </w:r>
      </w:ins>
      <w:ins w:id="14544" w:author="PR Preview" w:date="2026-01-01T00:00:00Z">
        <w:r>
          <w:t xml:space="preserve"> </w:t>
        </w:r>
      </w:ins>
      <m:oMath>
        <m:r>
          <m:rPr>
            <m:sty m:val="bi"/>
          </m:rPr>
          <m:t>A</m:t>
        </m:r>
      </m:oMath>
      <w:ins w:id="14545" w:author="PR Preview" w:date="2026-01-01T00:00:00Z">
        <w:r>
          <w:t xml:space="preserve"> </w:t>
        </w:r>
      </w:ins>
      <w:ins w:id="14546" w:author="PR Preview" w:date="2026-01-01T00:00:00Z">
        <w:r>
          <w:t xml:space="preserve">for</w:t>
        </w:r>
      </w:ins>
      <w:ins w:id="14547" w:author="PR Preview" w:date="2026-01-01T00:00:00Z">
        <w:r>
          <w:t xml:space="preserve"> </w:t>
        </w:r>
      </w:ins>
      <m:oMath>
        <m:r>
          <m:t>λ</m:t>
        </m:r>
      </m:oMath>
      <w:ins w:id="14548" w:author="PR Preview" w:date="2026-01-01T00:00:00Z">
        <w:r>
          <w:t xml:space="preserve"> </w:t>
        </w:r>
      </w:ins>
      <w:ins w:id="14549" w:author="PR Preview" w:date="2026-01-01T00:00:00Z">
        <w:r>
          <w:t xml:space="preserve">exactly when</w:t>
        </w:r>
      </w:ins>
      <w:ins w:id="14550" w:author="PR Preview" w:date="2026-01-01T00:00:00Z">
        <w:r>
          <w:t xml:space="preserve"> </w:t>
        </w:r>
      </w:ins>
      <m:oMath>
        <m:sSup>
          <m:e>
            <m:r>
              <m:rPr>
                <m:sty m:val="bi"/>
              </m:rPr>
              <m:t>P</m:t>
            </m:r>
          </m:e>
          <m:sup>
            <m:r>
              <m:rPr>
                <m:sty m:val="p"/>
              </m:rPr>
              <m:t>−</m:t>
            </m:r>
            <m:r>
              <m:t>1</m:t>
            </m:r>
          </m:sup>
        </m:sSup>
        <m:acc>
          <m:accPr>
            <m:chr m:val="̃"/>
          </m:accPr>
          <m:e>
            <m:r>
              <m:t>v</m:t>
            </m:r>
          </m:e>
        </m:acc>
      </m:oMath>
      <w:ins w:id="14551" w:author="PR Preview" w:date="2026-01-01T00:00:00Z">
        <w:r>
          <w:t xml:space="preserve"> </w:t>
        </w:r>
      </w:ins>
      <w:ins w:id="14552" w:author="PR Preview" w:date="2026-01-01T00:00:00Z">
        <w:r>
          <w:t xml:space="preserve">is an eigenvector of</w:t>
        </w:r>
      </w:ins>
      <w:ins w:id="14553" w:author="PR Preview" w:date="2026-01-01T00:00:00Z">
        <w:r>
          <w:t xml:space="preserve"> </w:t>
        </w:r>
      </w:ins>
      <m:oMath>
        <m:r>
          <m:rPr>
            <m:sty m:val="bi"/>
          </m:rPr>
          <m:t>B</m:t>
        </m:r>
      </m:oMath>
      <w:ins w:id="14554" w:author="PR Preview" w:date="2026-01-01T00:00:00Z">
        <w:r>
          <w:t xml:space="preserve"> </w:t>
        </w:r>
      </w:ins>
      <w:ins w:id="14555" w:author="PR Preview" w:date="2026-01-01T00:00:00Z">
        <w:r>
          <w:t xml:space="preserve">for</w:t>
        </w:r>
      </w:ins>
      <w:ins w:id="14556" w:author="PR Preview" w:date="2026-01-01T00:00:00Z">
        <w:r>
          <w:t xml:space="preserve"> </w:t>
        </w:r>
      </w:ins>
      <m:oMath>
        <m:r>
          <m:t>λ</m:t>
        </m:r>
      </m:oMath>
      <w:ins w:id="14557" w:author="PR Preview" w:date="2026-01-01T00:00:00Z">
        <w:r>
          <w:t xml:space="preserve">.</w:t>
        </w:r>
      </w:ins>
      <w:ins w:id="14558" w:author="PR Preview" w:date="2026-01-01T00:00:00Z">
        <w:r>
          <w:t xml:space="preserve"> </w:t>
        </w:r>
      </w:ins>
      <w:ins w:id="14559" w:author="PR Preview" w:date="2026-01-01T00:00:00Z">
        <w:r>
          <w:t xml:space="preserve">So</w:t>
        </w:r>
      </w:ins>
      <w:ins w:id="14560" w:author="PR Preview" w:date="2026-01-01T00:00:00Z">
        <w:r>
          <w:t xml:space="preserve"> </w:t>
        </w:r>
      </w:ins>
      <m:oMath>
        <m:r>
          <m:rPr>
            <m:sty m:val="bi"/>
          </m:rPr>
          <m:t>A</m:t>
        </m:r>
      </m:oMath>
      <w:ins w:id="14561" w:author="PR Preview" w:date="2026-01-01T00:00:00Z">
        <w:r>
          <w:t xml:space="preserve"> </w:t>
        </w:r>
      </w:ins>
      <w:ins w:id="14562" w:author="PR Preview" w:date="2026-01-01T00:00:00Z">
        <w:r>
          <w:t xml:space="preserve">and</w:t>
        </w:r>
      </w:ins>
      <w:ins w:id="14563" w:author="PR Preview" w:date="2026-01-01T00:00:00Z">
        <w:r>
          <w:t xml:space="preserve"> </w:t>
        </w:r>
      </w:ins>
      <m:oMath>
        <m:r>
          <m:rPr>
            <m:sty m:val="bi"/>
          </m:rPr>
          <m:t>B</m:t>
        </m:r>
      </m:oMath>
      <w:ins w:id="14564" w:author="PR Preview" w:date="2026-01-01T00:00:00Z">
        <w:r>
          <w:t xml:space="preserve"> </w:t>
        </w:r>
      </w:ins>
      <w:ins w:id="14565" w:author="PR Preview" w:date="2026-01-01T00:00:00Z">
        <w:r>
          <w:t xml:space="preserve">have the same eigenvalues.</w:t>
        </w:r>
      </w:ins>
    </w:p>
    <w:bookmarkEnd w:id="581"/>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87</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82" w:name="exm-similar-eigenvalues"/>
    <w:p>
      <w:pPr>
        <w:pStyle w:val="BodyText"/>
      </w:pPr>
      <w:del w:id="14566" w:author="PR Preview" w:date="2026-01-01T00:00:00Z">
        <w:r>
          <w:rPr>
            <w:b/>
            <w:bCs/>
          </w:rPr>
          <w:delText xml:space="preserve">Example 188 (Eigenvectors carried across a similarity)</w:delText>
        </w:r>
      </w:del>
      <w:del w:id="14567" w:author="PR Preview" w:date="2026-01-01T00:00:00Z">
        <w:r>
          <w:delText xml:space="preserve"> </w:delText>
        </w:r>
      </w:del>
      <w:del w:id="14568" w:author="PR Preview" w:date="2026-01-01T00:00:00Z">
        <w:r>
          <w:delText xml:space="preserve">In</w:delText>
        </w:r>
      </w:del>
      <w:del w:id="14569" w:author="PR Preview" w:date="2026-01-01T00:00:00Z">
        <w:r>
          <w:delText xml:space="preserve"> </w:delText>
        </w:r>
      </w:del>
      <w:hyperlink w:anchor="exm-similar">
        <w:del w:id="14570" w:author="PR Preview" w:date="2026-01-01T00:00:00Z">
          <w:r>
            <w:rPr>
              <w:rStyle w:val="Hyperlink"/>
            </w:rPr>
            <w:delText xml:space="preserve">Example 187</w:delText>
          </w:r>
        </w:del>
      </w:hyperlink>
      <w:del w:id="14571" w:author="PR Preview" w:date="2026-01-01T00:00:00Z">
        <w:r>
          <w:delText xml:space="preserve">,</w:delText>
        </w:r>
      </w:del>
      <w:del w:id="14572" w:author="PR Preview" w:date="2026-01-01T00:00:00Z">
        <w:r>
          <w:delText xml:space="preserve"> </w:delText>
        </w:r>
      </w:del>
      <m:oMath>
        <m:r>
          <m:rPr>
            <m:sty m:val="bi"/>
          </m:rPr>
          <m:t>B</m:t>
        </m:r>
        <m:r>
          <m:rPr>
            <m:sty m:val="p"/>
          </m:rPr>
          <m:t>=</m:t>
        </m:r>
        <m:r>
          <m:rPr>
            <m:sty m:val="p"/>
          </m:rPr>
          <m:t>diag</m:t>
        </m:r>
        <m:r>
          <m:rPr>
            <m:sty m:val="p"/>
          </m:rPr>
          <m:t>(</m:t>
        </m:r>
        <m:r>
          <m:t>3</m:t>
        </m:r>
        <m:r>
          <m:rPr>
            <m:sty m:val="p"/>
          </m:rPr>
          <m:t>,</m:t>
        </m:r>
        <m:r>
          <m:t>1</m:t>
        </m:r>
        <m:r>
          <m:rPr>
            <m:sty m:val="p"/>
          </m:rPr>
          <m:t>)</m:t>
        </m:r>
      </m:oMath>
      <w:del w:id="14573" w:author="PR Preview" w:date="2026-01-01T00:00:00Z">
        <w:r>
          <w:delText xml:space="preserve"> </w:delText>
        </w:r>
      </w:del>
      <w:del w:id="14574" w:author="PR Preview" w:date="2026-01-01T00:00:00Z">
        <w:r>
          <w:delText xml:space="preserve">has eigenvectors</w:delText>
        </w:r>
      </w:del>
      <w:del w:id="14575" w:author="PR Preview" w:date="2026-01-01T00:00:00Z">
        <w:r>
          <w:delText xml:space="preserve"> </w:delText>
        </w:r>
      </w:del>
      <m:oMath>
        <m:r>
          <m:rPr>
            <m:sty m:val="p"/>
          </m:rPr>
          <m:t>(</m:t>
        </m:r>
        <m:r>
          <m:t>1</m:t>
        </m:r>
        <m:r>
          <m:rPr>
            <m:sty m:val="p"/>
          </m:rPr>
          <m:t>,</m:t>
        </m:r>
        <m:r>
          <m:t>0</m:t>
        </m:r>
        <m:r>
          <m:rPr>
            <m:sty m:val="p"/>
          </m:rPr>
          <m:t>)</m:t>
        </m:r>
      </m:oMath>
      <w:del w:id="14576" w:author="PR Preview" w:date="2026-01-01T00:00:00Z">
        <w:r>
          <w:delText xml:space="preserve"> </w:delText>
        </w:r>
      </w:del>
      <w:del w:id="14577" w:author="PR Preview" w:date="2026-01-01T00:00:00Z">
        <w:r>
          <w:delText xml:space="preserve">for</w:delText>
        </w:r>
      </w:del>
      <w:del w:id="14578" w:author="PR Preview" w:date="2026-01-01T00:00:00Z">
        <w:r>
          <w:delText xml:space="preserve"> </w:delText>
        </w:r>
      </w:del>
      <m:oMath>
        <m:r>
          <m:t>3</m:t>
        </m:r>
      </m:oMath>
      <w:del w:id="14579" w:author="PR Preview" w:date="2026-01-01T00:00:00Z">
        <w:r>
          <w:delText xml:space="preserve"> </w:delText>
        </w:r>
      </w:del>
      <w:del w:id="14580" w:author="PR Preview" w:date="2026-01-01T00:00:00Z">
        <w:r>
          <w:delText xml:space="preserve">and</w:delText>
        </w:r>
      </w:del>
      <w:del w:id="14581" w:author="PR Preview" w:date="2026-01-01T00:00:00Z">
        <w:r>
          <w:delText xml:space="preserve"> </w:delText>
        </w:r>
      </w:del>
      <m:oMath>
        <m:r>
          <m:rPr>
            <m:sty m:val="p"/>
          </m:rPr>
          <m:t>(</m:t>
        </m:r>
        <m:r>
          <m:t>0</m:t>
        </m:r>
        <m:r>
          <m:rPr>
            <m:sty m:val="p"/>
          </m:rPr>
          <m:t>,</m:t>
        </m:r>
        <m:r>
          <m:t>1</m:t>
        </m:r>
        <m:r>
          <m:rPr>
            <m:sty m:val="p"/>
          </m:rPr>
          <m:t>)</m:t>
        </m:r>
      </m:oMath>
      <w:del w:id="14582" w:author="PR Preview" w:date="2026-01-01T00:00:00Z">
        <w:r>
          <w:delText xml:space="preserve"> </w:delText>
        </w:r>
      </w:del>
      <w:del w:id="14583" w:author="PR Preview" w:date="2026-01-01T00:00:00Z">
        <w:r>
          <w:delText xml:space="preserve">for</w:delText>
        </w:r>
      </w:del>
      <w:del w:id="14584" w:author="PR Preview" w:date="2026-01-01T00:00:00Z">
        <w:r>
          <w:delText xml:space="preserve"> </w:delText>
        </w:r>
      </w:del>
      <m:oMath>
        <m:r>
          <m:t>1</m:t>
        </m:r>
      </m:oMath>
      <w:del w:id="14585" w:author="PR Preview" w:date="2026-01-01T00:00:00Z">
        <w:r>
          <w:delText xml:space="preserve">:</w:delText>
        </w:r>
      </w:del>
      <w:del w:id="14586"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del w:id="14587" w:author="PR Preview" w:date="2026-01-01T00:00:00Z">
        <w:r>
          <w:delText xml:space="preserve"> </w:delText>
        </w:r>
      </w:del>
      <w:del w:id="14588" w:author="PR Preview" w:date="2026-01-01T00:00:00Z">
        <w:r>
          <w:delText xml:space="preserve">and</w:delText>
        </w:r>
      </w:del>
      <w:del w:id="14589" w:author="PR Preview" w:date="2026-01-01T00:00:00Z">
        <w:r>
          <w:delText xml:space="preserve"> </w:delText>
        </w:r>
      </w:del>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del w:id="14590" w:author="PR Preview" w:date="2026-01-01T00:00:00Z">
        <w:r>
          <w:delText xml:space="preserve">.</w:delText>
        </w:r>
      </w:del>
      <w:del w:id="14591" w:author="PR Preview" w:date="2026-01-01T00:00:00Z">
        <w:r>
          <w:delText xml:space="preserve"> </w:delText>
        </w:r>
      </w:del>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del w:id="14592" w:author="PR Preview" w:date="2026-01-01T00:00:00Z">
        <w:r>
          <w:delText xml:space="preserve"> </w:delText>
        </w:r>
      </w:del>
      <w:del w:id="14593" w:author="PR Preview" w:date="2026-01-01T00:00:00Z">
        <w:r>
          <w:delText xml:space="preserve">and</w:delText>
        </w:r>
      </w:del>
      <w:del w:id="14594" w:author="PR Preview" w:date="2026-01-01T00:00:00Z">
        <w:r>
          <w:delText xml:space="preserve"> </w:delText>
        </w:r>
      </w:del>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del w:id="14595" w:author="PR Preview" w:date="2026-01-01T00:00:00Z">
        <w:r>
          <w:delText xml:space="preserve"> </w:delText>
        </w:r>
      </w:del>
      <w:del w:id="14596" w:author="PR Preview" w:date="2026-01-01T00:00:00Z">
        <w:r>
          <w:delText xml:space="preserve">are the eigenvectors of</w:delText>
        </w:r>
      </w:del>
      <w:del w:id="14597" w:author="PR Preview" w:date="2026-01-01T00:00:00Z">
        <w:r>
          <w:delText xml:space="preserve"> </w:delText>
        </w:r>
      </w:del>
      <m:oMath>
        <m:r>
          <m:rPr>
            <m:sty m:val="bi"/>
          </m:rPr>
          <m:t>A</m:t>
        </m:r>
      </m:oMath>
      <w:del w:id="14598" w:author="PR Preview" w:date="2026-01-01T00:00:00Z">
        <w:r>
          <w:delText xml:space="preserve"> </w:delText>
        </w:r>
      </w:del>
      <w:del w:id="14599" w:author="PR Preview" w:date="2026-01-01T00:00:00Z">
        <w:r>
          <w:delText xml:space="preserve">for</w:delText>
        </w:r>
      </w:del>
      <w:del w:id="14600" w:author="PR Preview" w:date="2026-01-01T00:00:00Z">
        <w:r>
          <w:delText xml:space="preserve"> </w:delText>
        </w:r>
      </w:del>
      <m:oMath>
        <m:r>
          <m:t>3</m:t>
        </m:r>
      </m:oMath>
      <w:del w:id="14601" w:author="PR Preview" w:date="2026-01-01T00:00:00Z">
        <w:r>
          <w:delText xml:space="preserve"> </w:delText>
        </w:r>
      </w:del>
      <w:del w:id="14602" w:author="PR Preview" w:date="2026-01-01T00:00:00Z">
        <w:r>
          <w:delText xml:space="preserve">and</w:delText>
        </w:r>
      </w:del>
      <w:del w:id="14603" w:author="PR Preview" w:date="2026-01-01T00:00:00Z">
        <w:r>
          <w:delText xml:space="preserve"> </w:delText>
        </w:r>
      </w:del>
      <m:oMath>
        <m:r>
          <m:t>1</m:t>
        </m:r>
      </m:oMath>
      <w:del w:id="14604" w:author="PR Preview" w:date="2026-01-01T00:00:00Z">
        <w:r>
          <w:delText xml:space="preserve"> </w:delText>
        </w:r>
      </w:del>
      <w:del w:id="14605" w:author="PR Preview" w:date="2026-01-01T00:00:00Z">
        <w:r>
          <w:delText xml:space="preserve">found in</w:delText>
        </w:r>
      </w:del>
      <w:del w:id="14606" w:author="PR Preview" w:date="2026-01-01T00:00:00Z">
        <w:r>
          <w:delText xml:space="preserve"> </w:delText>
        </w:r>
      </w:del>
      <w:hyperlink w:anchor="exm-eigenvalue">
        <w:del w:id="14607" w:author="PR Preview" w:date="2026-01-01T00:00:00Z">
          <w:r>
            <w:rPr>
              <w:rStyle w:val="Hyperlink"/>
            </w:rPr>
            <w:delText xml:space="preserve">Example 135</w:delText>
          </w:r>
        </w:del>
      </w:hyperlink>
      <w:del w:id="14608" w:author="PR Preview" w:date="2026-01-01T00:00:00Z">
        <w:r>
          <w:delText xml:space="preserve">.</w:delText>
        </w:r>
      </w:del>
    </w:p>
    <w:p>
      <w:pPr>
        <w:pStyle w:val="BodyText"/>
      </w:pPr>
      <w:del w:id="14609" w:author="PR Preview" w:date="2026-01-01T00:00:00Z">
        <w:r>
          <w:rPr>
            <w:b/>
            <w:bCs/>
          </w:rPr>
          <w:delText xml:space="preserve">Theorem 104 (Eigenvectors for distinct eigenvalues are linearly independent)</w:delText>
        </w:r>
      </w:del>
      <w:del w:id="14610" w:author="PR Preview" w:date="2026-01-01T00:00:00Z">
        <w:r>
          <w:delText xml:space="preserve"> </w:delText>
        </w:r>
      </w:del>
      <w:del w:id="14611" w:author="PR Preview" w:date="2026-01-01T00:00:00Z">
        <w:r>
          <w:delText xml:space="preserve">If</w:delText>
        </w:r>
      </w:del>
      <w:del w:id="14612"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14613" w:author="PR Preview" w:date="2026-01-01T00:00:00Z">
        <w:r>
          <w:delText xml:space="preserve"> </w:delText>
        </w:r>
      </w:del>
      <w:del w:id="14614" w:author="PR Preview" w:date="2026-01-01T00:00:00Z">
        <w:r>
          <w:delText xml:space="preserve">are eigenvectors of a</w:delText>
        </w:r>
      </w:del>
      <w:del w:id="14615" w:author="PR Preview" w:date="2026-01-01T00:00:00Z">
        <w:r>
          <w:delText xml:space="preserve"> </w:delText>
        </w:r>
      </w:del>
      <m:oMath>
        <m:r>
          <m:t>p</m:t>
        </m:r>
        <m:r>
          <m:rPr>
            <m:sty m:val="p"/>
          </m:rPr>
          <m:t>×</m:t>
        </m:r>
        <m:r>
          <m:t>p</m:t>
        </m:r>
      </m:oMath>
      <w:del w:id="14616" w:author="PR Preview" w:date="2026-01-01T00:00:00Z">
        <w:r>
          <w:delText xml:space="preserve"> </w:delText>
        </w:r>
      </w:del>
      <w:del w:id="14617" w:author="PR Preview" w:date="2026-01-01T00:00:00Z">
        <w:r>
          <w:delText xml:space="preserve">matrix</w:delText>
        </w:r>
      </w:del>
      <w:del w:id="14618" w:author="PR Preview" w:date="2026-01-01T00:00:00Z">
        <w:r>
          <w:delText xml:space="preserve"> </w:delText>
        </w:r>
      </w:del>
      <m:oMath>
        <m:r>
          <m:rPr>
            <m:sty m:val="bi"/>
          </m:rPr>
          <m:t>A</m:t>
        </m:r>
      </m:oMath>
      <w:del w:id="14619" w:author="PR Preview" w:date="2026-01-01T00:00:00Z">
        <w:r>
          <w:delText xml:space="preserve"> </w:delText>
        </w:r>
      </w:del>
      <w:del w:id="14620" w:author="PR Preview" w:date="2026-01-01T00:00:00Z">
        <w:r>
          <w:delText xml:space="preserve">for eigenvalues</w:delText>
        </w:r>
      </w:del>
      <w:del w:id="14621"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14622" w:author="PR Preview" w:date="2026-01-01T00:00:00Z">
        <w:r>
          <w:delText xml:space="preserve"> </w:delText>
        </w:r>
      </w:del>
      <w:del w:id="14623" w:author="PR Preview" w:date="2026-01-01T00:00:00Z">
        <w:r>
          <w:delText xml:space="preserve">that are all different,</w:delText>
        </w:r>
      </w:del>
      <w:del w:id="14624" w:author="PR Preview" w:date="2026-01-01T00:00:00Z">
        <w:r>
          <w:delText xml:space="preserve"> </w:delText>
        </w:r>
      </w:del>
      <w:del w:id="14625" w:author="PR Preview" w:date="2026-01-01T00:00:00Z">
        <w:r>
          <w:delText xml:space="preserve">then</w:delText>
        </w:r>
      </w:del>
      <w:del w:id="14626" w:author="PR Preview" w:date="2026-01-01T00:00:00Z">
        <w:r>
          <w:delText xml:space="preserve"> </w:delText>
        </w:r>
      </w:del>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del w:id="14627" w:author="PR Preview" w:date="2026-01-01T00:00:00Z">
        <w:r>
          <w:delText xml:space="preserve"> </w:delText>
        </w:r>
      </w:del>
      <w:del w:id="14628" w:author="PR Preview" w:date="2026-01-01T00:00:00Z">
        <w:r>
          <w:delText xml:space="preserve">are linearly independent (</w:delText>
        </w:r>
      </w:del>
      <w:hyperlink w:anchor="def-linearly-independent">
        <w:del w:id="14629" w:author="PR Preview" w:date="2026-01-01T00:00:00Z">
          <w:r>
            <w:rPr>
              <w:rStyle w:val="Hyperlink"/>
            </w:rPr>
            <w:delText xml:space="preserve">Definition 37</w:delText>
          </w:r>
        </w:del>
      </w:hyperlink>
      <w:del w:id="14630" w:author="PR Preview" w:date="2026-01-01T00:00:00Z">
        <w:r>
          <w:delText xml:space="preserve">).</w:delText>
        </w:r>
      </w:del>
    </w:p>
    <w:p>
      <w:pPr>
        <w:pStyle w:val="BodyText"/>
      </w:pPr>
      <w:ins w:id="14631" w:author="PR Preview" w:date="2026-01-01T00:00:00Z">
        <w:r>
          <w:rPr>
            <w:b/>
            <w:bCs/>
          </w:rPr>
          <w:t xml:space="preserve">Example 192 (Eigenvectors carried across a similarity)</w:t>
        </w:r>
      </w:ins>
      <w:ins w:id="14632" w:author="PR Preview" w:date="2026-01-01T00:00:00Z">
        <w:r>
          <w:t xml:space="preserve"> </w:t>
        </w:r>
      </w:ins>
      <w:ins w:id="14633" w:author="PR Preview" w:date="2026-01-01T00:00:00Z">
        <w:r>
          <w:t xml:space="preserve">In</w:t>
        </w:r>
      </w:ins>
      <w:ins w:id="14634" w:author="PR Preview" w:date="2026-01-01T00:00:00Z">
        <w:r>
          <w:t xml:space="preserve"> </w:t>
        </w:r>
      </w:ins>
      <w:hyperlink w:anchor="exm-similar">
        <w:ins w:id="14635" w:author="PR Preview" w:date="2026-01-01T00:00:00Z">
          <w:r>
            <w:rPr>
              <w:rStyle w:val="Hyperlink"/>
            </w:rPr>
            <w:t xml:space="preserve">Example 191</w:t>
          </w:r>
        </w:ins>
      </w:hyperlink>
      <w:ins w:id="14636" w:author="PR Preview" w:date="2026-01-01T00:00:00Z">
        <w:r>
          <w:t xml:space="preserve">,</w:t>
        </w:r>
      </w:ins>
      <w:ins w:id="14637" w:author="PR Preview" w:date="2026-01-01T00:00:00Z">
        <w:r>
          <w:t xml:space="preserve"> </w:t>
        </w:r>
      </w:ins>
      <m:oMath>
        <m:r>
          <m:rPr>
            <m:sty m:val="bi"/>
          </m:rPr>
          <m:t>B</m:t>
        </m:r>
        <m:r>
          <m:rPr>
            <m:sty m:val="p"/>
          </m:rPr>
          <m:t>=</m:t>
        </m:r>
        <m:r>
          <m:rPr>
            <m:sty m:val="p"/>
          </m:rPr>
          <m:t>diag</m:t>
        </m:r>
        <m:r>
          <m:rPr>
            <m:sty m:val="p"/>
          </m:rPr>
          <m:t>(</m:t>
        </m:r>
        <m:r>
          <m:t>3</m:t>
        </m:r>
        <m:r>
          <m:rPr>
            <m:sty m:val="p"/>
          </m:rPr>
          <m:t>,</m:t>
        </m:r>
        <m:r>
          <m:t>1</m:t>
        </m:r>
        <m:r>
          <m:rPr>
            <m:sty m:val="p"/>
          </m:rPr>
          <m:t>)</m:t>
        </m:r>
      </m:oMath>
      <w:ins w:id="14638" w:author="PR Preview" w:date="2026-01-01T00:00:00Z">
        <w:r>
          <w:t xml:space="preserve"> </w:t>
        </w:r>
      </w:ins>
      <w:ins w:id="14639" w:author="PR Preview" w:date="2026-01-01T00:00:00Z">
        <w:r>
          <w:t xml:space="preserve">has eigenvectors</w:t>
        </w:r>
      </w:ins>
      <w:ins w:id="14640" w:author="PR Preview" w:date="2026-01-01T00:00:00Z">
        <w:r>
          <w:t xml:space="preserve"> </w:t>
        </w:r>
      </w:ins>
      <m:oMath>
        <m:r>
          <m:rPr>
            <m:sty m:val="p"/>
          </m:rPr>
          <m:t>(</m:t>
        </m:r>
        <m:r>
          <m:t>1</m:t>
        </m:r>
        <m:r>
          <m:rPr>
            <m:sty m:val="p"/>
          </m:rPr>
          <m:t>,</m:t>
        </m:r>
        <m:r>
          <m:t>0</m:t>
        </m:r>
        <m:r>
          <m:rPr>
            <m:sty m:val="p"/>
          </m:rPr>
          <m:t>)</m:t>
        </m:r>
      </m:oMath>
      <w:ins w:id="14641" w:author="PR Preview" w:date="2026-01-01T00:00:00Z">
        <w:r>
          <w:t xml:space="preserve"> </w:t>
        </w:r>
      </w:ins>
      <w:ins w:id="14642" w:author="PR Preview" w:date="2026-01-01T00:00:00Z">
        <w:r>
          <w:t xml:space="preserve">for</w:t>
        </w:r>
      </w:ins>
      <w:ins w:id="14643" w:author="PR Preview" w:date="2026-01-01T00:00:00Z">
        <w:r>
          <w:t xml:space="preserve"> </w:t>
        </w:r>
      </w:ins>
      <m:oMath>
        <m:r>
          <m:t>3</m:t>
        </m:r>
      </m:oMath>
      <w:ins w:id="14644" w:author="PR Preview" w:date="2026-01-01T00:00:00Z">
        <w:r>
          <w:t xml:space="preserve"> </w:t>
        </w:r>
      </w:ins>
      <w:ins w:id="14645" w:author="PR Preview" w:date="2026-01-01T00:00:00Z">
        <w:r>
          <w:t xml:space="preserve">and</w:t>
        </w:r>
      </w:ins>
      <w:ins w:id="14646" w:author="PR Preview" w:date="2026-01-01T00:00:00Z">
        <w:r>
          <w:t xml:space="preserve"> </w:t>
        </w:r>
      </w:ins>
      <m:oMath>
        <m:r>
          <m:rPr>
            <m:sty m:val="p"/>
          </m:rPr>
          <m:t>(</m:t>
        </m:r>
        <m:r>
          <m:t>0</m:t>
        </m:r>
        <m:r>
          <m:rPr>
            <m:sty m:val="p"/>
          </m:rPr>
          <m:t>,</m:t>
        </m:r>
        <m:r>
          <m:t>1</m:t>
        </m:r>
        <m:r>
          <m:rPr>
            <m:sty m:val="p"/>
          </m:rPr>
          <m:t>)</m:t>
        </m:r>
      </m:oMath>
      <w:ins w:id="14647" w:author="PR Preview" w:date="2026-01-01T00:00:00Z">
        <w:r>
          <w:t xml:space="preserve"> </w:t>
        </w:r>
      </w:ins>
      <w:ins w:id="14648" w:author="PR Preview" w:date="2026-01-01T00:00:00Z">
        <w:r>
          <w:t xml:space="preserve">for</w:t>
        </w:r>
      </w:ins>
      <w:ins w:id="14649" w:author="PR Preview" w:date="2026-01-01T00:00:00Z">
        <w:r>
          <w:t xml:space="preserve"> </w:t>
        </w:r>
      </w:ins>
      <m:oMath>
        <m:r>
          <m:t>1</m:t>
        </m:r>
      </m:oMath>
      <w:ins w:id="14650" w:author="PR Preview" w:date="2026-01-01T00:00:00Z">
        <w:r>
          <w:t xml:space="preserve">:</w:t>
        </w:r>
      </w:ins>
      <w:ins w:id="14651"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ins w:id="14652" w:author="PR Preview" w:date="2026-01-01T00:00:00Z">
        <w:r>
          <w:t xml:space="preserve"> </w:t>
        </w:r>
      </w:ins>
      <w:ins w:id="14653" w:author="PR Preview" w:date="2026-01-01T00:00:00Z">
        <w:r>
          <w:t xml:space="preserve">and</w:t>
        </w:r>
      </w:ins>
      <w:ins w:id="14654" w:author="PR Preview" w:date="2026-01-01T00:00:00Z">
        <w:r>
          <w:t xml:space="preserve"> </w:t>
        </w:r>
      </w:ins>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ins w:id="14655" w:author="PR Preview" w:date="2026-01-01T00:00:00Z">
        <w:r>
          <w:t xml:space="preserve">.</w:t>
        </w:r>
      </w:ins>
      <w:ins w:id="14656" w:author="PR Preview" w:date="2026-01-01T00:00:00Z">
        <w:r>
          <w:t xml:space="preserve"> </w:t>
        </w:r>
      </w:ins>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ins w:id="14657" w:author="PR Preview" w:date="2026-01-01T00:00:00Z">
        <w:r>
          <w:t xml:space="preserve"> </w:t>
        </w:r>
      </w:ins>
      <w:ins w:id="14658" w:author="PR Preview" w:date="2026-01-01T00:00:00Z">
        <w:r>
          <w:t xml:space="preserve">and</w:t>
        </w:r>
      </w:ins>
      <w:ins w:id="14659" w:author="PR Preview" w:date="2026-01-01T00:00:00Z">
        <w:r>
          <w:t xml:space="preserve"> </w:t>
        </w:r>
      </w:ins>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ins w:id="14660" w:author="PR Preview" w:date="2026-01-01T00:00:00Z">
        <w:r>
          <w:t xml:space="preserve"> </w:t>
        </w:r>
      </w:ins>
      <w:ins w:id="14661" w:author="PR Preview" w:date="2026-01-01T00:00:00Z">
        <w:r>
          <w:t xml:space="preserve">are the eigenvectors of</w:t>
        </w:r>
      </w:ins>
      <w:ins w:id="14662" w:author="PR Preview" w:date="2026-01-01T00:00:00Z">
        <w:r>
          <w:t xml:space="preserve"> </w:t>
        </w:r>
      </w:ins>
      <m:oMath>
        <m:r>
          <m:rPr>
            <m:sty m:val="bi"/>
          </m:rPr>
          <m:t>A</m:t>
        </m:r>
      </m:oMath>
      <w:ins w:id="14663" w:author="PR Preview" w:date="2026-01-01T00:00:00Z">
        <w:r>
          <w:t xml:space="preserve"> </w:t>
        </w:r>
      </w:ins>
      <w:ins w:id="14664" w:author="PR Preview" w:date="2026-01-01T00:00:00Z">
        <w:r>
          <w:t xml:space="preserve">for</w:t>
        </w:r>
      </w:ins>
      <w:ins w:id="14665" w:author="PR Preview" w:date="2026-01-01T00:00:00Z">
        <w:r>
          <w:t xml:space="preserve"> </w:t>
        </w:r>
      </w:ins>
      <m:oMath>
        <m:r>
          <m:t>3</m:t>
        </m:r>
      </m:oMath>
      <w:ins w:id="14666" w:author="PR Preview" w:date="2026-01-01T00:00:00Z">
        <w:r>
          <w:t xml:space="preserve"> </w:t>
        </w:r>
      </w:ins>
      <w:ins w:id="14667" w:author="PR Preview" w:date="2026-01-01T00:00:00Z">
        <w:r>
          <w:t xml:space="preserve">and</w:t>
        </w:r>
      </w:ins>
      <w:ins w:id="14668" w:author="PR Preview" w:date="2026-01-01T00:00:00Z">
        <w:r>
          <w:t xml:space="preserve"> </w:t>
        </w:r>
      </w:ins>
      <m:oMath>
        <m:r>
          <m:t>1</m:t>
        </m:r>
      </m:oMath>
      <w:ins w:id="14669" w:author="PR Preview" w:date="2026-01-01T00:00:00Z">
        <w:r>
          <w:t xml:space="preserve"> </w:t>
        </w:r>
      </w:ins>
      <w:ins w:id="14670" w:author="PR Preview" w:date="2026-01-01T00:00:00Z">
        <w:r>
          <w:t xml:space="preserve">found in</w:t>
        </w:r>
      </w:ins>
      <w:ins w:id="14671" w:author="PR Preview" w:date="2026-01-01T00:00:00Z">
        <w:r>
          <w:t xml:space="preserve"> </w:t>
        </w:r>
      </w:ins>
      <w:hyperlink w:anchor="exm-eigenvalue">
        <w:ins w:id="14672" w:author="PR Preview" w:date="2026-01-01T00:00:00Z">
          <w:r>
            <w:rPr>
              <w:rStyle w:val="Hyperlink"/>
            </w:rPr>
            <w:t xml:space="preserve">Example 137</w:t>
          </w:r>
        </w:ins>
      </w:hyperlink>
      <w:ins w:id="14673" w:author="PR Preview" w:date="2026-01-01T00:00:00Z">
        <w:r>
          <w:t xml:space="preserve">.</w:t>
        </w:r>
      </w:ins>
    </w:p>
    <w:bookmarkEnd w:id="582"/>
    <w:bookmarkStart w:id="583" w:name="thm-eigenvectors-independent"/>
    <w:p>
      <w:pPr>
        <w:pStyle w:val="BodyText"/>
      </w:pPr>
      <w:ins w:id="14674" w:author="PR Preview" w:date="2026-01-01T00:00:00Z">
        <w:r>
          <w:rPr>
            <w:b/>
            <w:bCs/>
          </w:rPr>
          <w:t xml:space="preserve">Theorem 107 (Eigenvectors for distinct eigenvalues are linearly independent)</w:t>
        </w:r>
      </w:ins>
      <w:ins w:id="14675" w:author="PR Preview" w:date="2026-01-01T00:00:00Z">
        <w:r>
          <w:t xml:space="preserve"> </w:t>
        </w:r>
      </w:ins>
      <w:ins w:id="14676" w:author="PR Preview" w:date="2026-01-01T00:00:00Z">
        <w:r>
          <w:t xml:space="preserve">If</w:t>
        </w:r>
      </w:ins>
      <w:ins w:id="14677"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14678" w:author="PR Preview" w:date="2026-01-01T00:00:00Z">
        <w:r>
          <w:t xml:space="preserve"> </w:t>
        </w:r>
      </w:ins>
      <w:ins w:id="14679" w:author="PR Preview" w:date="2026-01-01T00:00:00Z">
        <w:r>
          <w:t xml:space="preserve">are eigenvectors of a</w:t>
        </w:r>
      </w:ins>
      <w:ins w:id="14680" w:author="PR Preview" w:date="2026-01-01T00:00:00Z">
        <w:r>
          <w:t xml:space="preserve"> </w:t>
        </w:r>
      </w:ins>
      <m:oMath>
        <m:r>
          <m:t>p</m:t>
        </m:r>
        <m:r>
          <m:rPr>
            <m:sty m:val="p"/>
          </m:rPr>
          <m:t>×</m:t>
        </m:r>
        <m:r>
          <m:t>p</m:t>
        </m:r>
      </m:oMath>
      <w:ins w:id="14681" w:author="PR Preview" w:date="2026-01-01T00:00:00Z">
        <w:r>
          <w:t xml:space="preserve"> </w:t>
        </w:r>
      </w:ins>
      <w:ins w:id="14682" w:author="PR Preview" w:date="2026-01-01T00:00:00Z">
        <w:r>
          <w:t xml:space="preserve">matrix</w:t>
        </w:r>
      </w:ins>
      <w:ins w:id="14683" w:author="PR Preview" w:date="2026-01-01T00:00:00Z">
        <w:r>
          <w:t xml:space="preserve"> </w:t>
        </w:r>
      </w:ins>
      <m:oMath>
        <m:r>
          <m:rPr>
            <m:sty m:val="bi"/>
          </m:rPr>
          <m:t>A</m:t>
        </m:r>
      </m:oMath>
      <w:ins w:id="14684" w:author="PR Preview" w:date="2026-01-01T00:00:00Z">
        <w:r>
          <w:t xml:space="preserve"> </w:t>
        </w:r>
      </w:ins>
      <w:ins w:id="14685" w:author="PR Preview" w:date="2026-01-01T00:00:00Z">
        <w:r>
          <w:t xml:space="preserve">for eigenvalues</w:t>
        </w:r>
      </w:ins>
      <w:ins w:id="14686"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14687" w:author="PR Preview" w:date="2026-01-01T00:00:00Z">
        <w:r>
          <w:t xml:space="preserve"> </w:t>
        </w:r>
      </w:ins>
      <w:ins w:id="14688" w:author="PR Preview" w:date="2026-01-01T00:00:00Z">
        <w:r>
          <w:t xml:space="preserve">that are all different,</w:t>
        </w:r>
      </w:ins>
      <w:ins w:id="14689" w:author="PR Preview" w:date="2026-01-01T00:00:00Z">
        <w:r>
          <w:t xml:space="preserve"> </w:t>
        </w:r>
      </w:ins>
      <w:ins w:id="14690" w:author="PR Preview" w:date="2026-01-01T00:00:00Z">
        <w:r>
          <w:t xml:space="preserve">then</w:t>
        </w:r>
      </w:ins>
      <w:ins w:id="14691" w:author="PR Preview" w:date="2026-01-01T00:00:00Z">
        <w:r>
          <w:t xml:space="preserve"> </w:t>
        </w:r>
      </w:ins>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ins w:id="14692" w:author="PR Preview" w:date="2026-01-01T00:00:00Z">
        <w:r>
          <w:t xml:space="preserve"> </w:t>
        </w:r>
      </w:ins>
      <w:ins w:id="14693" w:author="PR Preview" w:date="2026-01-01T00:00:00Z">
        <w:r>
          <w:t xml:space="preserve">are linearly independent (</w:t>
        </w:r>
      </w:ins>
      <w:hyperlink w:anchor="def-linearly-independent">
        <w:ins w:id="14694" w:author="PR Preview" w:date="2026-01-01T00:00:00Z">
          <w:r>
            <w:rPr>
              <w:rStyle w:val="Hyperlink"/>
            </w:rPr>
            <w:t xml:space="preserve">Definition 37</w:t>
          </w:r>
        </w:ins>
      </w:hyperlink>
      <w:ins w:id="14695" w:author="PR Preview" w:date="2026-01-01T00:00:00Z">
        <w:r>
          <w:t xml:space="preserve">).</w:t>
        </w:r>
      </w:ins>
    </w:p>
    <w:bookmarkEnd w:id="583"/>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103</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84" w:name="exm-eigenvectors-independent"/>
    <w:p>
      <w:pPr>
        <w:pStyle w:val="BodyText"/>
      </w:pPr>
      <w:del w:id="14696" w:author="PR Preview" w:date="2026-01-01T00:00:00Z">
        <w:r>
          <w:rPr>
            <w:b/>
            <w:bCs/>
          </w:rPr>
          <w:delText xml:space="preserve">Example 189 (Independent eigenvectors)</w:delText>
        </w:r>
      </w:del>
      <w:del w:id="14697" w:author="PR Preview" w:date="2026-01-01T00:00:00Z">
        <w:r>
          <w:delText xml:space="preserve"> </w:delText>
        </w:r>
      </w:del>
      <w:del w:id="14698" w:author="PR Preview" w:date="2026-01-01T00:00:00Z">
        <w:r>
          <w:delText xml:space="preserve">The eigenvectors</w:delText>
        </w:r>
      </w:del>
      <w:del w:id="14699" w:author="PR Preview" w:date="2026-01-01T00:00:00Z">
        <w:r>
          <w:delText xml:space="preserve"> </w:delText>
        </w:r>
      </w:del>
      <m:oMath>
        <m:r>
          <m:rPr>
            <m:sty m:val="p"/>
          </m:rPr>
          <m:t>(</m:t>
        </m:r>
        <m:r>
          <m:t>1</m:t>
        </m:r>
        <m:r>
          <m:rPr>
            <m:sty m:val="p"/>
          </m:rPr>
          <m:t>,</m:t>
        </m:r>
        <m:r>
          <m:t>1</m:t>
        </m:r>
        <m:r>
          <m:rPr>
            <m:sty m:val="p"/>
          </m:rPr>
          <m:t>)</m:t>
        </m:r>
      </m:oMath>
      <w:del w:id="14700" w:author="PR Preview" w:date="2026-01-01T00:00:00Z">
        <w:r>
          <w:delText xml:space="preserve"> </w:delText>
        </w:r>
      </w:del>
      <w:del w:id="14701" w:author="PR Preview" w:date="2026-01-01T00:00:00Z">
        <w:r>
          <w:delText xml:space="preserve">for</w:delText>
        </w:r>
      </w:del>
      <w:del w:id="14702" w:author="PR Preview" w:date="2026-01-01T00:00:00Z">
        <w:r>
          <w:delText xml:space="preserve"> </w:delText>
        </w:r>
      </w:del>
      <m:oMath>
        <m:r>
          <m:t>3</m:t>
        </m:r>
      </m:oMath>
      <w:del w:id="14703" w:author="PR Preview" w:date="2026-01-01T00:00:00Z">
        <w:r>
          <w:delText xml:space="preserve"> </w:delText>
        </w:r>
      </w:del>
      <w:del w:id="14704" w:author="PR Preview" w:date="2026-01-01T00:00:00Z">
        <w:r>
          <w:delText xml:space="preserve">and</w:delText>
        </w:r>
      </w:del>
      <w:del w:id="14705" w:author="PR Preview" w:date="2026-01-01T00:00:00Z">
        <w:r>
          <w:delText xml:space="preserve"> </w:delText>
        </w:r>
      </w:del>
      <m:oMath>
        <m:r>
          <m:rPr>
            <m:sty m:val="p"/>
          </m:rPr>
          <m:t>(</m:t>
        </m:r>
        <m:r>
          <m:t>1</m:t>
        </m:r>
        <m:r>
          <m:rPr>
            <m:sty m:val="p"/>
          </m:rPr>
          <m:t>,</m:t>
        </m:r>
        <m:r>
          <m:rPr>
            <m:sty m:val="p"/>
          </m:rPr>
          <m:t>−</m:t>
        </m:r>
        <m:r>
          <m:t>1</m:t>
        </m:r>
        <m:r>
          <m:rPr>
            <m:sty m:val="p"/>
          </m:rPr>
          <m:t>)</m:t>
        </m:r>
      </m:oMath>
      <w:del w:id="14706" w:author="PR Preview" w:date="2026-01-01T00:00:00Z">
        <w:r>
          <w:delText xml:space="preserve"> </w:delText>
        </w:r>
      </w:del>
      <w:del w:id="14707" w:author="PR Preview" w:date="2026-01-01T00:00:00Z">
        <w:r>
          <w:delText xml:space="preserve">for</w:delText>
        </w:r>
      </w:del>
      <w:del w:id="14708" w:author="PR Preview" w:date="2026-01-01T00:00:00Z">
        <w:r>
          <w:delText xml:space="preserve"> </w:delText>
        </w:r>
      </w:del>
      <m:oMath>
        <m:r>
          <m:t>1</m:t>
        </m:r>
      </m:oMath>
      <w:del w:id="14709" w:author="PR Preview" w:date="2026-01-01T00:00:00Z">
        <w:r>
          <w:delText xml:space="preserve"> </w:delText>
        </w:r>
      </w:del>
      <w:del w:id="14710" w:author="PR Preview" w:date="2026-01-01T00:00:00Z">
        <w:r>
          <w:delText xml:space="preserve">of</w:delText>
        </w:r>
      </w:del>
      <w:del w:id="14711" w:author="PR Preview" w:date="2026-01-01T00:00:00Z">
        <w:r>
          <w:delText xml:space="preserve"> </w:delText>
        </w:r>
      </w:del>
      <w:hyperlink w:anchor="exm-eigenvalue">
        <w:del w:id="14712" w:author="PR Preview" w:date="2026-01-01T00:00:00Z">
          <w:r>
            <w:rPr>
              <w:rStyle w:val="Hyperlink"/>
            </w:rPr>
            <w:delText xml:space="preserve">Example 135</w:delText>
          </w:r>
        </w:del>
      </w:hyperlink>
      <w:del w:id="14713" w:author="PR Preview" w:date="2026-01-01T00:00:00Z">
        <w:r>
          <w:delText xml:space="preserve"> </w:delText>
        </w:r>
      </w:del>
      <w:del w:id="14714" w:author="PR Preview" w:date="2026-01-01T00:00:00Z">
        <w:r>
          <w:delText xml:space="preserve">are linearly independent, as</w:delText>
        </w:r>
      </w:del>
      <w:del w:id="14715" w:author="PR Preview" w:date="2026-01-01T00:00:00Z">
        <w:r>
          <w:delText xml:space="preserve"> </w:delText>
        </w:r>
      </w:del>
      <w:hyperlink w:anchor="thm-eigenvectors-independent">
        <w:del w:id="14716" w:author="PR Preview" w:date="2026-01-01T00:00:00Z">
          <w:r>
            <w:rPr>
              <w:rStyle w:val="Hyperlink"/>
            </w:rPr>
            <w:delText xml:space="preserve">Theorem 104</w:delText>
          </w:r>
        </w:del>
      </w:hyperlink>
      <w:del w:id="14717" w:author="PR Preview" w:date="2026-01-01T00:00:00Z">
        <w:r>
          <w:delText xml:space="preserve"> </w:delText>
        </w:r>
      </w:del>
      <w:del w:id="14718" w:author="PR Preview" w:date="2026-01-01T00:00:00Z">
        <w:r>
          <w:delText xml:space="preserve">says they must be:</w:delText>
        </w:r>
      </w:del>
      <w:del w:id="1471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14720" w:author="PR Preview" w:date="2026-01-01T00:00:00Z">
        <w:r>
          <w:delText xml:space="preserve"> </w:delText>
        </w:r>
      </w:del>
      <w:del w:id="14721" w:author="PR Preview" w:date="2026-01-01T00:00:00Z">
        <w:r>
          <w:delText xml:space="preserve">is</w:delText>
        </w:r>
      </w:del>
      <w:del w:id="14722" w:author="PR Preview" w:date="2026-01-01T00:00:00Z">
        <w:r>
          <w:delText xml:space="preserve"> </w:delText>
        </w:r>
      </w:del>
      <m:oMath>
        <m:acc>
          <m:accPr>
            <m:chr m:val="̃"/>
          </m:accPr>
          <m:e>
            <m:r>
              <m:t>0</m:t>
            </m:r>
          </m:e>
        </m:acc>
      </m:oMath>
      <w:del w:id="14723" w:author="PR Preview" w:date="2026-01-01T00:00:00Z">
        <w:r>
          <w:delText xml:space="preserve"> </w:delText>
        </w:r>
      </w:del>
      <w:del w:id="14724" w:author="PR Preview" w:date="2026-01-01T00:00:00Z">
        <w:r>
          <w:delText xml:space="preserve">only if</w:delText>
        </w:r>
      </w:del>
    </w:p>
    <w:p>
      <w:pPr>
        <w:pStyle w:val="BodyText"/>
      </w:pPr>
      <w:ins w:id="14725" w:author="PR Preview" w:date="2026-01-01T00:00:00Z">
        <w:r>
          <w:rPr>
            <w:b/>
            <w:bCs/>
          </w:rPr>
          <w:t xml:space="preserve">Example 193 (Independent eigenvectors)</w:t>
        </w:r>
      </w:ins>
      <w:ins w:id="14726" w:author="PR Preview" w:date="2026-01-01T00:00:00Z">
        <w:r>
          <w:t xml:space="preserve"> </w:t>
        </w:r>
      </w:ins>
      <w:ins w:id="14727" w:author="PR Preview" w:date="2026-01-01T00:00:00Z">
        <w:r>
          <w:t xml:space="preserve">The eigenvectors</w:t>
        </w:r>
      </w:ins>
      <w:ins w:id="14728" w:author="PR Preview" w:date="2026-01-01T00:00:00Z">
        <w:r>
          <w:t xml:space="preserve"> </w:t>
        </w:r>
      </w:ins>
      <m:oMath>
        <m:r>
          <m:rPr>
            <m:sty m:val="p"/>
          </m:rPr>
          <m:t>(</m:t>
        </m:r>
        <m:r>
          <m:t>1</m:t>
        </m:r>
        <m:r>
          <m:rPr>
            <m:sty m:val="p"/>
          </m:rPr>
          <m:t>,</m:t>
        </m:r>
        <m:r>
          <m:t>1</m:t>
        </m:r>
        <m:r>
          <m:rPr>
            <m:sty m:val="p"/>
          </m:rPr>
          <m:t>)</m:t>
        </m:r>
      </m:oMath>
      <w:ins w:id="14729" w:author="PR Preview" w:date="2026-01-01T00:00:00Z">
        <w:r>
          <w:t xml:space="preserve"> </w:t>
        </w:r>
      </w:ins>
      <w:ins w:id="14730" w:author="PR Preview" w:date="2026-01-01T00:00:00Z">
        <w:r>
          <w:t xml:space="preserve">for</w:t>
        </w:r>
      </w:ins>
      <w:ins w:id="14731" w:author="PR Preview" w:date="2026-01-01T00:00:00Z">
        <w:r>
          <w:t xml:space="preserve"> </w:t>
        </w:r>
      </w:ins>
      <m:oMath>
        <m:r>
          <m:t>3</m:t>
        </m:r>
      </m:oMath>
      <w:ins w:id="14732" w:author="PR Preview" w:date="2026-01-01T00:00:00Z">
        <w:r>
          <w:t xml:space="preserve"> </w:t>
        </w:r>
      </w:ins>
      <w:ins w:id="14733" w:author="PR Preview" w:date="2026-01-01T00:00:00Z">
        <w:r>
          <w:t xml:space="preserve">and</w:t>
        </w:r>
      </w:ins>
      <w:ins w:id="14734" w:author="PR Preview" w:date="2026-01-01T00:00:00Z">
        <w:r>
          <w:t xml:space="preserve"> </w:t>
        </w:r>
      </w:ins>
      <m:oMath>
        <m:r>
          <m:rPr>
            <m:sty m:val="p"/>
          </m:rPr>
          <m:t>(</m:t>
        </m:r>
        <m:r>
          <m:t>1</m:t>
        </m:r>
        <m:r>
          <m:rPr>
            <m:sty m:val="p"/>
          </m:rPr>
          <m:t>,</m:t>
        </m:r>
        <m:r>
          <m:rPr>
            <m:sty m:val="p"/>
          </m:rPr>
          <m:t>−</m:t>
        </m:r>
        <m:r>
          <m:t>1</m:t>
        </m:r>
        <m:r>
          <m:rPr>
            <m:sty m:val="p"/>
          </m:rPr>
          <m:t>)</m:t>
        </m:r>
      </m:oMath>
      <w:ins w:id="14735" w:author="PR Preview" w:date="2026-01-01T00:00:00Z">
        <w:r>
          <w:t xml:space="preserve"> </w:t>
        </w:r>
      </w:ins>
      <w:ins w:id="14736" w:author="PR Preview" w:date="2026-01-01T00:00:00Z">
        <w:r>
          <w:t xml:space="preserve">for</w:t>
        </w:r>
      </w:ins>
      <w:ins w:id="14737" w:author="PR Preview" w:date="2026-01-01T00:00:00Z">
        <w:r>
          <w:t xml:space="preserve"> </w:t>
        </w:r>
      </w:ins>
      <m:oMath>
        <m:r>
          <m:t>1</m:t>
        </m:r>
      </m:oMath>
      <w:ins w:id="14738" w:author="PR Preview" w:date="2026-01-01T00:00:00Z">
        <w:r>
          <w:t xml:space="preserve"> </w:t>
        </w:r>
      </w:ins>
      <w:ins w:id="14739" w:author="PR Preview" w:date="2026-01-01T00:00:00Z">
        <w:r>
          <w:t xml:space="preserve">of</w:t>
        </w:r>
      </w:ins>
      <w:ins w:id="14740" w:author="PR Preview" w:date="2026-01-01T00:00:00Z">
        <w:r>
          <w:t xml:space="preserve"> </w:t>
        </w:r>
      </w:ins>
      <w:hyperlink w:anchor="exm-eigenvalue">
        <w:ins w:id="14741" w:author="PR Preview" w:date="2026-01-01T00:00:00Z">
          <w:r>
            <w:rPr>
              <w:rStyle w:val="Hyperlink"/>
            </w:rPr>
            <w:t xml:space="preserve">Example 137</w:t>
          </w:r>
        </w:ins>
      </w:hyperlink>
      <w:ins w:id="14742" w:author="PR Preview" w:date="2026-01-01T00:00:00Z">
        <w:r>
          <w:t xml:space="preserve"> </w:t>
        </w:r>
      </w:ins>
      <w:ins w:id="14743" w:author="PR Preview" w:date="2026-01-01T00:00:00Z">
        <w:r>
          <w:t xml:space="preserve">are linearly independent, as</w:t>
        </w:r>
      </w:ins>
      <w:ins w:id="14744" w:author="PR Preview" w:date="2026-01-01T00:00:00Z">
        <w:r>
          <w:t xml:space="preserve"> </w:t>
        </w:r>
      </w:ins>
      <w:hyperlink w:anchor="thm-eigenvectors-independent">
        <w:ins w:id="14745" w:author="PR Preview" w:date="2026-01-01T00:00:00Z">
          <w:r>
            <w:rPr>
              <w:rStyle w:val="Hyperlink"/>
            </w:rPr>
            <w:t xml:space="preserve">Theorem 107</w:t>
          </w:r>
        </w:ins>
      </w:hyperlink>
      <w:ins w:id="14746" w:author="PR Preview" w:date="2026-01-01T00:00:00Z">
        <w:r>
          <w:t xml:space="preserve"> </w:t>
        </w:r>
      </w:ins>
      <w:ins w:id="14747" w:author="PR Preview" w:date="2026-01-01T00:00:00Z">
        <w:r>
          <w:t xml:space="preserve">says they must be:</w:t>
        </w:r>
      </w:ins>
      <w:ins w:id="14748"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14749" w:author="PR Preview" w:date="2026-01-01T00:00:00Z">
        <w:r>
          <w:t xml:space="preserve"> </w:t>
        </w:r>
      </w:ins>
      <w:ins w:id="14750" w:author="PR Preview" w:date="2026-01-01T00:00:00Z">
        <w:r>
          <w:t xml:space="preserve">is</w:t>
        </w:r>
      </w:ins>
      <w:ins w:id="14751" w:author="PR Preview" w:date="2026-01-01T00:00:00Z">
        <w:r>
          <w:t xml:space="preserve"> </w:t>
        </w:r>
      </w:ins>
      <m:oMath>
        <m:acc>
          <m:accPr>
            <m:chr m:val="̃"/>
          </m:accPr>
          <m:e>
            <m:r>
              <m:t>0</m:t>
            </m:r>
          </m:e>
        </m:acc>
      </m:oMath>
      <w:ins w:id="14752" w:author="PR Preview" w:date="2026-01-01T00:00:00Z">
        <w:r>
          <w:t xml:space="preserve"> </w:t>
        </w:r>
      </w:ins>
      <w:ins w:id="14753"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84"/>
    <w:bookmarkStart w:id="585"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85"/>
    <w:bookmarkStart w:id="586" w:name="exm-diagonalizable"/>
    <w:p>
      <w:pPr>
        <w:pStyle w:val="BodyText"/>
      </w:pPr>
      <w:del w:id="14754" w:author="PR Preview" w:date="2026-01-01T00:00:00Z">
        <w:r>
          <w:rPr>
            <w:b/>
            <w:bCs/>
          </w:rPr>
          <w:delText xml:space="preserve">Example 190 (Diagonalizable and not)</w:delText>
        </w:r>
      </w:del>
      <w:del w:id="14755" w:author="PR Preview" w:date="2026-01-01T00:00:00Z">
        <w:r>
          <w:delText xml:space="preserve"> </w:delText>
        </w:r>
      </w:del>
      <w:del w:id="14756" w:author="PR Preview" w:date="2026-01-01T00:00:00Z">
        <w:r>
          <w:delText xml:space="preserve"> </w:delText>
        </w:r>
      </w:del>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757" w:author="PR Preview" w:date="2026-01-01T00:00:00Z">
        <w:r>
          <w:delText xml:space="preserve"> </w:delText>
        </w:r>
      </w:del>
      <w:del w:id="14758" w:author="PR Preview" w:date="2026-01-01T00:00:00Z">
        <w:r>
          <w:delText xml:space="preserve">is diagonalizable:</w:delText>
        </w:r>
      </w:del>
      <w:del w:id="14759" w:author="PR Preview" w:date="2026-01-01T00:00:00Z">
        <w:r>
          <w:delText xml:space="preserve"> </w:delText>
        </w:r>
      </w:del>
      <w:del w:id="14760" w:author="PR Preview" w:date="2026-01-01T00:00:00Z">
        <w:r>
          <w:delText xml:space="preserve">with</w:delText>
        </w:r>
      </w:del>
      <w:del w:id="14761" w:author="PR Preview" w:date="2026-01-01T00:00:00Z">
        <w:r>
          <w:delText xml:space="preserve"> </w:delText>
        </w:r>
      </w:del>
      <m:oMath>
        <m:r>
          <m:rPr>
            <m:sty m:val="bi"/>
          </m:rPr>
          <m:t>P</m:t>
        </m:r>
      </m:oMath>
      <w:del w:id="14762" w:author="PR Preview" w:date="2026-01-01T00:00:00Z">
        <w:r>
          <w:delText xml:space="preserve"> </w:delText>
        </w:r>
      </w:del>
      <w:del w:id="14763" w:author="PR Preview" w:date="2026-01-01T00:00:00Z">
        <w:r>
          <w:delText xml:space="preserve">as in</w:delText>
        </w:r>
      </w:del>
      <w:del w:id="14764" w:author="PR Preview" w:date="2026-01-01T00:00:00Z">
        <w:r>
          <w:delText xml:space="preserve"> </w:delText>
        </w:r>
      </w:del>
      <w:hyperlink w:anchor="exm-similar">
        <w:del w:id="14765" w:author="PR Preview" w:date="2026-01-01T00:00:00Z">
          <w:r>
            <w:rPr>
              <w:rStyle w:val="Hyperlink"/>
            </w:rPr>
            <w:delText xml:space="preserve">Example 187</w:delText>
          </w:r>
        </w:del>
      </w:hyperlink>
      <w:del w:id="14766" w:author="PR Preview" w:date="2026-01-01T00:00:00Z">
        <w:r>
          <w:delText xml:space="preserve">,</w:delText>
        </w:r>
      </w:del>
      <w:del w:id="14767" w:author="PR Preview" w:date="2026-01-01T00:00:00Z">
        <w:r>
          <w:delText xml:space="preserve"> </w:delText>
        </w:r>
      </w:del>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del w:id="14768" w:author="PR Preview" w:date="2026-01-01T00:00:00Z">
        <w:r>
          <w:delText xml:space="preserve">.</w:delText>
        </w:r>
      </w:del>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14769" w:author="PR Preview" w:date="2026-01-01T00:00:00Z">
        <w:r>
          <w:delText xml:space="preserve"> </w:delText>
        </w:r>
      </w:del>
      <w:del w:id="14770" w:author="PR Preview" w:date="2026-01-01T00:00:00Z">
        <w:r>
          <w:delText xml:space="preserve">is not.</w:delText>
        </w:r>
      </w:del>
      <w:del w:id="14771" w:author="PR Preview" w:date="2026-01-01T00:00:00Z">
        <w:r>
          <w:delText xml:space="preserve"> </w:delText>
        </w:r>
      </w:del>
      <w:del w:id="14772" w:author="PR Preview" w:date="2026-01-01T00:00:00Z">
        <w:r>
          <w:delText xml:space="preserve">Suppose</w:delText>
        </w:r>
      </w:del>
      <w:del w:id="14773" w:author="PR Preview" w:date="2026-01-01T00:00:00Z">
        <w:r>
          <w:delText xml:space="preserve"> </w:delText>
        </w:r>
      </w:del>
      <m:oMath>
        <m:r>
          <m:rPr>
            <m:sty m:val="bi"/>
          </m:rPr>
          <m:t>J</m:t>
        </m:r>
        <m:r>
          <m:rPr>
            <m:sty m:val="p"/>
          </m:rPr>
          <m:t>=</m:t>
        </m:r>
        <m:r>
          <m:rPr>
            <m:sty m:val="bi"/>
          </m:rPr>
          <m:t>X</m:t>
        </m:r>
        <m:r>
          <m:rPr>
            <m:sty m:val="b"/>
          </m:rPr>
          <m:t>Λ</m:t>
        </m:r>
        <m:sSup>
          <m:e>
            <m:r>
              <m:rPr>
                <m:sty m:val="bi"/>
              </m:rPr>
              <m:t>X</m:t>
            </m:r>
          </m:e>
          <m:sup>
            <m:r>
              <m:rPr>
                <m:sty m:val="p"/>
              </m:rPr>
              <m:t>−</m:t>
            </m:r>
            <m:r>
              <m:t>1</m:t>
            </m:r>
          </m:sup>
        </m:sSup>
      </m:oMath>
      <w:del w:id="14774" w:author="PR Preview" w:date="2026-01-01T00:00:00Z">
        <w:r>
          <w:delText xml:space="preserve">,</w:delText>
        </w:r>
      </w:del>
      <w:del w:id="14775" w:author="PR Preview" w:date="2026-01-01T00:00:00Z">
        <w:r>
          <w:delText xml:space="preserve"> </w:delText>
        </w:r>
      </w:del>
      <w:del w:id="14776" w:author="PR Preview" w:date="2026-01-01T00:00:00Z">
        <w:r>
          <w:delText xml:space="preserve">so</w:delText>
        </w:r>
      </w:del>
      <w:del w:id="14777" w:author="PR Preview" w:date="2026-01-01T00:00:00Z">
        <w:r>
          <w:delText xml:space="preserve"> </w:delText>
        </w:r>
      </w:del>
      <m:oMath>
        <m:r>
          <m:rPr>
            <m:sty m:val="b"/>
          </m:rPr>
          <m:t>Λ</m:t>
        </m:r>
        <m:r>
          <m:rPr>
            <m:sty m:val="p"/>
          </m:rPr>
          <m:t>=</m:t>
        </m:r>
        <m:sSup>
          <m:e>
            <m:r>
              <m:rPr>
                <m:sty m:val="bi"/>
              </m:rPr>
              <m:t>X</m:t>
            </m:r>
          </m:e>
          <m:sup>
            <m:r>
              <m:rPr>
                <m:sty m:val="p"/>
              </m:rPr>
              <m:t>−</m:t>
            </m:r>
            <m:r>
              <m:t>1</m:t>
            </m:r>
          </m:sup>
        </m:sSup>
        <m:r>
          <m:rPr>
            <m:sty m:val="bi"/>
          </m:rPr>
          <m:t>J</m:t>
        </m:r>
        <m:r>
          <m:rPr>
            <m:sty m:val="bi"/>
          </m:rPr>
          <m:t>X</m:t>
        </m:r>
      </m:oMath>
      <w:del w:id="14778" w:author="PR Preview" w:date="2026-01-01T00:00:00Z">
        <w:r>
          <w:delText xml:space="preserve"> </w:delText>
        </w:r>
      </w:del>
      <w:del w:id="14779" w:author="PR Preview" w:date="2026-01-01T00:00:00Z">
        <w:r>
          <w:delText xml:space="preserve">(</w:delText>
        </w:r>
      </w:del>
      <w:hyperlink w:anchor="rem-similar-both-ways">
        <w:del w:id="14780" w:author="PR Preview" w:date="2026-01-01T00:00:00Z">
          <w:r>
            <w:rPr>
              <w:rStyle w:val="Hyperlink"/>
            </w:rPr>
            <w:delText xml:space="preserve">Remark 42</w:delText>
          </w:r>
        </w:del>
      </w:hyperlink>
      <w:del w:id="14781" w:author="PR Preview" w:date="2026-01-01T00:00:00Z">
        <w:r>
          <w:delText xml:space="preserve">).</w:delText>
        </w:r>
      </w:del>
      <w:del w:id="14782" w:author="PR Preview" w:date="2026-01-01T00:00:00Z">
        <w:r>
          <w:delText xml:space="preserve"> </w:delText>
        </w:r>
      </w:del>
      <w:del w:id="14783" w:author="PR Preview" w:date="2026-01-01T00:00:00Z">
        <w:r>
          <w:delText xml:space="preserve">The eigenvalues of</w:delText>
        </w:r>
      </w:del>
      <w:del w:id="14784" w:author="PR Preview" w:date="2026-01-01T00:00:00Z">
        <w:r>
          <w:delText xml:space="preserve"> </w:delText>
        </w:r>
      </w:del>
      <m:oMath>
        <m:r>
          <m:rPr>
            <m:sty m:val="b"/>
          </m:rPr>
          <m:t>Λ</m:t>
        </m:r>
      </m:oMath>
      <w:del w:id="14785" w:author="PR Preview" w:date="2026-01-01T00:00:00Z">
        <w:r>
          <w:delText xml:space="preserve"> </w:delText>
        </w:r>
      </w:del>
      <w:del w:id="14786" w:author="PR Preview" w:date="2026-01-01T00:00:00Z">
        <w:r>
          <w:delText xml:space="preserve">are its diagonal entries (</w:delText>
        </w:r>
      </w:del>
      <w:hyperlink w:anchor="thm-eigen-triangular">
        <w:del w:id="14787" w:author="PR Preview" w:date="2026-01-01T00:00:00Z">
          <w:r>
            <w:rPr>
              <w:rStyle w:val="Hyperlink"/>
            </w:rPr>
            <w:delText xml:space="preserve">Theorem 101</w:delText>
          </w:r>
        </w:del>
      </w:hyperlink>
      <w:del w:id="14788" w:author="PR Preview" w:date="2026-01-01T00:00:00Z">
        <w:r>
          <w:delText xml:space="preserve">,</w:delText>
        </w:r>
      </w:del>
      <w:del w:id="14789" w:author="PR Preview" w:date="2026-01-01T00:00:00Z">
        <w:r>
          <w:delText xml:space="preserve"> </w:delText>
        </w:r>
      </w:del>
      <w:del w:id="14790" w:author="PR Preview" w:date="2026-01-01T00:00:00Z">
        <w:r>
          <w:delText xml:space="preserve">since a diagonal matrix is upper triangular)</w:delText>
        </w:r>
      </w:del>
      <w:del w:id="14791" w:author="PR Preview" w:date="2026-01-01T00:00:00Z">
        <w:r>
          <w:delText xml:space="preserve"> </w:delText>
        </w:r>
      </w:del>
      <w:del w:id="14792" w:author="PR Preview" w:date="2026-01-01T00:00:00Z">
        <w:r>
          <w:delText xml:space="preserve">and are the eigenvalues of</w:delText>
        </w:r>
      </w:del>
      <w:del w:id="14793" w:author="PR Preview" w:date="2026-01-01T00:00:00Z">
        <w:r>
          <w:delText xml:space="preserve"> </w:delText>
        </w:r>
      </w:del>
      <m:oMath>
        <m:r>
          <m:rPr>
            <m:sty m:val="bi"/>
          </m:rPr>
          <m:t>J</m:t>
        </m:r>
      </m:oMath>
      <w:del w:id="14794" w:author="PR Preview" w:date="2026-01-01T00:00:00Z">
        <w:r>
          <w:delText xml:space="preserve"> </w:delText>
        </w:r>
      </w:del>
      <w:del w:id="14795" w:author="PR Preview" w:date="2026-01-01T00:00:00Z">
        <w:r>
          <w:delText xml:space="preserve">(</w:delText>
        </w:r>
      </w:del>
      <w:hyperlink w:anchor="thm-similar-eigenvalues">
        <w:del w:id="14796" w:author="PR Preview" w:date="2026-01-01T00:00:00Z">
          <w:r>
            <w:rPr>
              <w:rStyle w:val="Hyperlink"/>
            </w:rPr>
            <w:delText xml:space="preserve">Theorem 103</w:delText>
          </w:r>
        </w:del>
      </w:hyperlink>
      <w:del w:id="14797" w:author="PR Preview" w:date="2026-01-01T00:00:00Z">
        <w:r>
          <w:delText xml:space="preserve">),</w:delText>
        </w:r>
      </w:del>
      <w:del w:id="14798" w:author="PR Preview" w:date="2026-01-01T00:00:00Z">
        <w:r>
          <w:delText xml:space="preserve"> </w:delText>
        </w:r>
      </w:del>
      <w:del w:id="14799" w:author="PR Preview" w:date="2026-01-01T00:00:00Z">
        <w:r>
          <w:delText xml:space="preserve">of which</w:delText>
        </w:r>
      </w:del>
      <w:del w:id="14800" w:author="PR Preview" w:date="2026-01-01T00:00:00Z">
        <w:r>
          <w:delText xml:space="preserve"> </w:delText>
        </w:r>
      </w:del>
      <m:oMath>
        <m:r>
          <m:t>0</m:t>
        </m:r>
      </m:oMath>
      <w:del w:id="14801" w:author="PR Preview" w:date="2026-01-01T00:00:00Z">
        <w:r>
          <w:delText xml:space="preserve"> </w:delText>
        </w:r>
      </w:del>
      <w:del w:id="14802" w:author="PR Preview" w:date="2026-01-01T00:00:00Z">
        <w:r>
          <w:delText xml:space="preserve">is the only one (</w:delText>
        </w:r>
      </w:del>
      <w:hyperlink w:anchor="exm-eigenspace">
        <w:del w:id="14803" w:author="PR Preview" w:date="2026-01-01T00:00:00Z">
          <w:r>
            <w:rPr>
              <w:rStyle w:val="Hyperlink"/>
            </w:rPr>
            <w:delText xml:space="preserve">Example 181</w:delText>
          </w:r>
        </w:del>
      </w:hyperlink>
      <w:del w:id="14804" w:author="PR Preview" w:date="2026-01-01T00:00:00Z">
        <w:r>
          <w:delText xml:space="preserve">).</w:delText>
        </w:r>
      </w:del>
      <w:del w:id="14805" w:author="PR Preview" w:date="2026-01-01T00:00:00Z">
        <w:r>
          <w:delText xml:space="preserve"> </w:delText>
        </w:r>
      </w:del>
      <w:del w:id="14806" w:author="PR Preview" w:date="2026-01-01T00:00:00Z">
        <w:r>
          <w:delText xml:space="preserve">So</w:delText>
        </w:r>
      </w:del>
      <w:del w:id="14807" w:author="PR Preview" w:date="2026-01-01T00:00:00Z">
        <w:r>
          <w:delText xml:space="preserve"> </w:delText>
        </w:r>
      </w:del>
      <m:oMath>
        <m:r>
          <m:rPr>
            <m:sty m:val="b"/>
          </m:rPr>
          <m:t>Λ</m:t>
        </m:r>
        <m:r>
          <m:rPr>
            <m:sty m:val="p"/>
          </m:rPr>
          <m:t>=</m:t>
        </m:r>
        <m:sSub>
          <m:e>
            <m:r>
              <m:rPr>
                <m:sty m:val="b"/>
              </m:rPr>
              <m:t>0</m:t>
            </m:r>
          </m:e>
          <m:sub>
            <m:r>
              <m:t>2</m:t>
            </m:r>
            <m:r>
              <m:rPr>
                <m:sty m:val="p"/>
              </m:rPr>
              <m:t>×</m:t>
            </m:r>
            <m:r>
              <m:t>2</m:t>
            </m:r>
          </m:sub>
        </m:sSub>
      </m:oMath>
      <w:del w:id="14808" w:author="PR Preview" w:date="2026-01-01T00:00:00Z">
        <w:r>
          <w:delText xml:space="preserve">,</w:delText>
        </w:r>
      </w:del>
      <w:del w:id="14809" w:author="PR Preview" w:date="2026-01-01T00:00:00Z">
        <w:r>
          <w:delText xml:space="preserve"> </w:delText>
        </w:r>
      </w:del>
      <w:del w:id="14810" w:author="PR Preview" w:date="2026-01-01T00:00:00Z">
        <w:r>
          <w:delText xml:space="preserve">and then</w:delText>
        </w:r>
      </w:del>
    </w:p>
    <w:p>
      <w:pPr>
        <w:pStyle w:val="BodyText"/>
      </w:pPr>
      <w:ins w:id="14811" w:author="PR Preview" w:date="2026-01-01T00:00:00Z">
        <w:r>
          <w:rPr>
            <w:b/>
            <w:bCs/>
          </w:rPr>
          <w:t xml:space="preserve">Example 194 (Diagonalizable and not)</w:t>
        </w:r>
      </w:ins>
      <w:ins w:id="14812" w:author="PR Preview" w:date="2026-01-01T00:00:00Z">
        <w:r>
          <w:t xml:space="preserve"> </w:t>
        </w:r>
      </w:ins>
      <w:ins w:id="14813" w:author="PR Preview" w:date="2026-01-01T00:00:00Z">
        <w:r>
          <w:t xml:space="preserve"> </w:t>
        </w:r>
      </w:ins>
    </w:p>
    <w:p>
      <w:pPr>
        <w:numPr>
          <w:ilvl w:val="0"/>
          <w:numId w:val="1101"/>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4814" w:author="PR Preview" w:date="2026-01-01T00:00:00Z">
        <w:r>
          <w:t xml:space="preserve"> </w:t>
        </w:r>
      </w:ins>
      <w:ins w:id="14815" w:author="PR Preview" w:date="2026-01-01T00:00:00Z">
        <w:r>
          <w:t xml:space="preserve">is diagonalizable:</w:t>
        </w:r>
      </w:ins>
      <w:ins w:id="14816" w:author="PR Preview" w:date="2026-01-01T00:00:00Z">
        <w:r>
          <w:t xml:space="preserve"> </w:t>
        </w:r>
      </w:ins>
      <w:ins w:id="14817" w:author="PR Preview" w:date="2026-01-01T00:00:00Z">
        <w:r>
          <w:t xml:space="preserve">with</w:t>
        </w:r>
      </w:ins>
      <w:ins w:id="14818" w:author="PR Preview" w:date="2026-01-01T00:00:00Z">
        <w:r>
          <w:t xml:space="preserve"> </w:t>
        </w:r>
      </w:ins>
      <m:oMath>
        <m:r>
          <m:rPr>
            <m:sty m:val="bi"/>
          </m:rPr>
          <m:t>P</m:t>
        </m:r>
      </m:oMath>
      <w:ins w:id="14819" w:author="PR Preview" w:date="2026-01-01T00:00:00Z">
        <w:r>
          <w:t xml:space="preserve"> </w:t>
        </w:r>
      </w:ins>
      <w:ins w:id="14820" w:author="PR Preview" w:date="2026-01-01T00:00:00Z">
        <w:r>
          <w:t xml:space="preserve">as in</w:t>
        </w:r>
      </w:ins>
      <w:ins w:id="14821" w:author="PR Preview" w:date="2026-01-01T00:00:00Z">
        <w:r>
          <w:t xml:space="preserve"> </w:t>
        </w:r>
      </w:ins>
      <w:hyperlink w:anchor="exm-similar">
        <w:ins w:id="14822" w:author="PR Preview" w:date="2026-01-01T00:00:00Z">
          <w:r>
            <w:rPr>
              <w:rStyle w:val="Hyperlink"/>
            </w:rPr>
            <w:t xml:space="preserve">Example 191</w:t>
          </w:r>
        </w:ins>
      </w:hyperlink>
      <w:ins w:id="14823" w:author="PR Preview" w:date="2026-01-01T00:00:00Z">
        <w:r>
          <w:t xml:space="preserve">,</w:t>
        </w:r>
      </w:ins>
      <w:ins w:id="14824" w:author="PR Preview" w:date="2026-01-01T00:00:00Z">
        <w:r>
          <w:t xml:space="preserve"> </w:t>
        </w:r>
      </w:ins>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ins w:id="14825" w:author="PR Preview" w:date="2026-01-01T00:00:00Z">
        <w:r>
          <w:t xml:space="preserve">.</w:t>
        </w:r>
      </w:ins>
    </w:p>
    <w:p>
      <w:pPr>
        <w:numPr>
          <w:ilvl w:val="0"/>
          <w:numId w:val="1101"/>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14826" w:author="PR Preview" w:date="2026-01-01T00:00:00Z">
        <w:r>
          <w:t xml:space="preserve"> </w:t>
        </w:r>
      </w:ins>
      <w:ins w:id="14827" w:author="PR Preview" w:date="2026-01-01T00:00:00Z">
        <w:r>
          <w:t xml:space="preserve">is not.</w:t>
        </w:r>
      </w:ins>
      <w:ins w:id="14828" w:author="PR Preview" w:date="2026-01-01T00:00:00Z">
        <w:r>
          <w:t xml:space="preserve"> </w:t>
        </w:r>
      </w:ins>
      <w:ins w:id="14829" w:author="PR Preview" w:date="2026-01-01T00:00:00Z">
        <w:r>
          <w:t xml:space="preserve">Suppose</w:t>
        </w:r>
      </w:ins>
      <w:ins w:id="14830" w:author="PR Preview" w:date="2026-01-01T00:00:00Z">
        <w:r>
          <w:t xml:space="preserve"> </w:t>
        </w:r>
      </w:ins>
      <m:oMath>
        <m:r>
          <m:rPr>
            <m:sty m:val="bi"/>
          </m:rPr>
          <m:t>J</m:t>
        </m:r>
        <m:r>
          <m:rPr>
            <m:sty m:val="p"/>
          </m:rPr>
          <m:t>=</m:t>
        </m:r>
        <m:r>
          <m:rPr>
            <m:sty m:val="bi"/>
          </m:rPr>
          <m:t>X</m:t>
        </m:r>
        <m:r>
          <m:rPr>
            <m:sty m:val="b"/>
          </m:rPr>
          <m:t>Λ</m:t>
        </m:r>
        <m:sSup>
          <m:e>
            <m:r>
              <m:rPr>
                <m:sty m:val="bi"/>
              </m:rPr>
              <m:t>X</m:t>
            </m:r>
          </m:e>
          <m:sup>
            <m:r>
              <m:rPr>
                <m:sty m:val="p"/>
              </m:rPr>
              <m:t>−</m:t>
            </m:r>
            <m:r>
              <m:t>1</m:t>
            </m:r>
          </m:sup>
        </m:sSup>
      </m:oMath>
      <w:ins w:id="14831" w:author="PR Preview" w:date="2026-01-01T00:00:00Z">
        <w:r>
          <w:t xml:space="preserve">,</w:t>
        </w:r>
      </w:ins>
      <w:ins w:id="14832" w:author="PR Preview" w:date="2026-01-01T00:00:00Z">
        <w:r>
          <w:t xml:space="preserve"> </w:t>
        </w:r>
      </w:ins>
      <w:ins w:id="14833" w:author="PR Preview" w:date="2026-01-01T00:00:00Z">
        <w:r>
          <w:t xml:space="preserve">so</w:t>
        </w:r>
      </w:ins>
      <w:ins w:id="14834" w:author="PR Preview" w:date="2026-01-01T00:00:00Z">
        <w:r>
          <w:t xml:space="preserve"> </w:t>
        </w:r>
      </w:ins>
      <m:oMath>
        <m:r>
          <m:rPr>
            <m:sty m:val="b"/>
          </m:rPr>
          <m:t>Λ</m:t>
        </m:r>
        <m:r>
          <m:rPr>
            <m:sty m:val="p"/>
          </m:rPr>
          <m:t>=</m:t>
        </m:r>
        <m:sSup>
          <m:e>
            <m:r>
              <m:rPr>
                <m:sty m:val="bi"/>
              </m:rPr>
              <m:t>X</m:t>
            </m:r>
          </m:e>
          <m:sup>
            <m:r>
              <m:rPr>
                <m:sty m:val="p"/>
              </m:rPr>
              <m:t>−</m:t>
            </m:r>
            <m:r>
              <m:t>1</m:t>
            </m:r>
          </m:sup>
        </m:sSup>
        <m:r>
          <m:rPr>
            <m:sty m:val="bi"/>
          </m:rPr>
          <m:t>J</m:t>
        </m:r>
        <m:r>
          <m:rPr>
            <m:sty m:val="bi"/>
          </m:rPr>
          <m:t>X</m:t>
        </m:r>
      </m:oMath>
      <w:ins w:id="14835" w:author="PR Preview" w:date="2026-01-01T00:00:00Z">
        <w:r>
          <w:t xml:space="preserve"> </w:t>
        </w:r>
      </w:ins>
      <w:ins w:id="14836" w:author="PR Preview" w:date="2026-01-01T00:00:00Z">
        <w:r>
          <w:t xml:space="preserve">(</w:t>
        </w:r>
      </w:ins>
      <w:hyperlink w:anchor="rem-similar-both-ways">
        <w:ins w:id="14837" w:author="PR Preview" w:date="2026-01-01T00:00:00Z">
          <w:r>
            <w:rPr>
              <w:rStyle w:val="Hyperlink"/>
            </w:rPr>
            <w:t xml:space="preserve">Remark 42</w:t>
          </w:r>
        </w:ins>
      </w:hyperlink>
      <w:ins w:id="14838" w:author="PR Preview" w:date="2026-01-01T00:00:00Z">
        <w:r>
          <w:t xml:space="preserve">).</w:t>
        </w:r>
      </w:ins>
      <w:ins w:id="14839" w:author="PR Preview" w:date="2026-01-01T00:00:00Z">
        <w:r>
          <w:t xml:space="preserve"> </w:t>
        </w:r>
      </w:ins>
      <w:ins w:id="14840" w:author="PR Preview" w:date="2026-01-01T00:00:00Z">
        <w:r>
          <w:t xml:space="preserve">The eigenvalues of</w:t>
        </w:r>
      </w:ins>
      <w:ins w:id="14841" w:author="PR Preview" w:date="2026-01-01T00:00:00Z">
        <w:r>
          <w:t xml:space="preserve"> </w:t>
        </w:r>
      </w:ins>
      <m:oMath>
        <m:r>
          <m:rPr>
            <m:sty m:val="b"/>
          </m:rPr>
          <m:t>Λ</m:t>
        </m:r>
      </m:oMath>
      <w:ins w:id="14842" w:author="PR Preview" w:date="2026-01-01T00:00:00Z">
        <w:r>
          <w:t xml:space="preserve"> </w:t>
        </w:r>
      </w:ins>
      <w:ins w:id="14843" w:author="PR Preview" w:date="2026-01-01T00:00:00Z">
        <w:r>
          <w:t xml:space="preserve">are its diagonal entries (</w:t>
        </w:r>
      </w:ins>
      <w:hyperlink w:anchor="thm-eigen-triangular">
        <w:ins w:id="14844" w:author="PR Preview" w:date="2026-01-01T00:00:00Z">
          <w:r>
            <w:rPr>
              <w:rStyle w:val="Hyperlink"/>
            </w:rPr>
            <w:t xml:space="preserve">Theorem 104</w:t>
          </w:r>
        </w:ins>
      </w:hyperlink>
      <w:ins w:id="14845" w:author="PR Preview" w:date="2026-01-01T00:00:00Z">
        <w:r>
          <w:t xml:space="preserve">,</w:t>
        </w:r>
      </w:ins>
      <w:ins w:id="14846" w:author="PR Preview" w:date="2026-01-01T00:00:00Z">
        <w:r>
          <w:t xml:space="preserve"> </w:t>
        </w:r>
      </w:ins>
      <w:ins w:id="14847" w:author="PR Preview" w:date="2026-01-01T00:00:00Z">
        <w:r>
          <w:t xml:space="preserve">since a diagonal matrix is upper triangular)</w:t>
        </w:r>
      </w:ins>
      <w:ins w:id="14848" w:author="PR Preview" w:date="2026-01-01T00:00:00Z">
        <w:r>
          <w:t xml:space="preserve"> </w:t>
        </w:r>
      </w:ins>
      <w:ins w:id="14849" w:author="PR Preview" w:date="2026-01-01T00:00:00Z">
        <w:r>
          <w:t xml:space="preserve">and are the eigenvalues of</w:t>
        </w:r>
      </w:ins>
      <w:ins w:id="14850" w:author="PR Preview" w:date="2026-01-01T00:00:00Z">
        <w:r>
          <w:t xml:space="preserve"> </w:t>
        </w:r>
      </w:ins>
      <m:oMath>
        <m:r>
          <m:rPr>
            <m:sty m:val="bi"/>
          </m:rPr>
          <m:t>J</m:t>
        </m:r>
      </m:oMath>
      <w:ins w:id="14851" w:author="PR Preview" w:date="2026-01-01T00:00:00Z">
        <w:r>
          <w:t xml:space="preserve"> </w:t>
        </w:r>
      </w:ins>
      <w:ins w:id="14852" w:author="PR Preview" w:date="2026-01-01T00:00:00Z">
        <w:r>
          <w:t xml:space="preserve">(</w:t>
        </w:r>
      </w:ins>
      <w:hyperlink w:anchor="thm-similar-eigenvalues">
        <w:ins w:id="14853" w:author="PR Preview" w:date="2026-01-01T00:00:00Z">
          <w:r>
            <w:rPr>
              <w:rStyle w:val="Hyperlink"/>
            </w:rPr>
            <w:t xml:space="preserve">Theorem 106</w:t>
          </w:r>
        </w:ins>
      </w:hyperlink>
      <w:ins w:id="14854" w:author="PR Preview" w:date="2026-01-01T00:00:00Z">
        <w:r>
          <w:t xml:space="preserve">),</w:t>
        </w:r>
      </w:ins>
      <w:ins w:id="14855" w:author="PR Preview" w:date="2026-01-01T00:00:00Z">
        <w:r>
          <w:t xml:space="preserve"> </w:t>
        </w:r>
      </w:ins>
      <w:ins w:id="14856" w:author="PR Preview" w:date="2026-01-01T00:00:00Z">
        <w:r>
          <w:t xml:space="preserve">of which</w:t>
        </w:r>
      </w:ins>
      <w:ins w:id="14857" w:author="PR Preview" w:date="2026-01-01T00:00:00Z">
        <w:r>
          <w:t xml:space="preserve"> </w:t>
        </w:r>
      </w:ins>
      <m:oMath>
        <m:r>
          <m:t>0</m:t>
        </m:r>
      </m:oMath>
      <w:ins w:id="14858" w:author="PR Preview" w:date="2026-01-01T00:00:00Z">
        <w:r>
          <w:t xml:space="preserve"> </w:t>
        </w:r>
      </w:ins>
      <w:ins w:id="14859" w:author="PR Preview" w:date="2026-01-01T00:00:00Z">
        <w:r>
          <w:t xml:space="preserve">is the only one (</w:t>
        </w:r>
      </w:ins>
      <w:hyperlink w:anchor="exm-eigenspace">
        <w:ins w:id="14860" w:author="PR Preview" w:date="2026-01-01T00:00:00Z">
          <w:r>
            <w:rPr>
              <w:rStyle w:val="Hyperlink"/>
            </w:rPr>
            <w:t xml:space="preserve">Example 185</w:t>
          </w:r>
        </w:ins>
      </w:hyperlink>
      <w:ins w:id="14861" w:author="PR Preview" w:date="2026-01-01T00:00:00Z">
        <w:r>
          <w:t xml:space="preserve">).</w:t>
        </w:r>
      </w:ins>
      <w:ins w:id="14862" w:author="PR Preview" w:date="2026-01-01T00:00:00Z">
        <w:r>
          <w:t xml:space="preserve"> </w:t>
        </w:r>
      </w:ins>
      <w:ins w:id="14863" w:author="PR Preview" w:date="2026-01-01T00:00:00Z">
        <w:r>
          <w:t xml:space="preserve">So</w:t>
        </w:r>
      </w:ins>
      <w:ins w:id="14864" w:author="PR Preview" w:date="2026-01-01T00:00:00Z">
        <w:r>
          <w:t xml:space="preserve"> </w:t>
        </w:r>
      </w:ins>
      <m:oMath>
        <m:r>
          <m:rPr>
            <m:sty m:val="b"/>
          </m:rPr>
          <m:t>Λ</m:t>
        </m:r>
        <m:r>
          <m:rPr>
            <m:sty m:val="p"/>
          </m:rPr>
          <m:t>=</m:t>
        </m:r>
        <m:sSub>
          <m:e>
            <m:r>
              <m:rPr>
                <m:sty m:val="b"/>
              </m:rPr>
              <m:t>0</m:t>
            </m:r>
          </m:e>
          <m:sub>
            <m:r>
              <m:t>2</m:t>
            </m:r>
            <m:r>
              <m:rPr>
                <m:sty m:val="p"/>
              </m:rPr>
              <m:t>×</m:t>
            </m:r>
            <m:r>
              <m:t>2</m:t>
            </m:r>
          </m:sub>
        </m:sSub>
      </m:oMath>
      <w:ins w:id="14865" w:author="PR Preview" w:date="2026-01-01T00:00:00Z">
        <w:r>
          <w:t xml:space="preserve">,</w:t>
        </w:r>
      </w:ins>
      <w:ins w:id="14866" w:author="PR Preview" w:date="2026-01-01T00:00:00Z">
        <w:r>
          <w:t xml:space="preserve"> </w:t>
        </w:r>
      </w:ins>
      <w:ins w:id="14867" w:author="PR Preview" w:date="2026-01-01T00:00:00Z">
        <w:r>
          <w:t xml:space="preserve">and then</w:t>
        </w:r>
      </w:ins>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86"/>
    <w:bookmarkStart w:id="587" w:name="thm-diagonalizable"/>
    <w:p>
      <w:pPr>
        <w:pStyle w:val="FirstParagraph"/>
      </w:pPr>
      <w:del w:id="14868" w:author="PR Preview" w:date="2026-01-01T00:00:00Z">
        <w:r>
          <w:rPr>
            <w:b/>
            <w:bCs/>
          </w:rPr>
          <w:delText xml:space="preserve">Theorem 105 (Diagonalizable means a basis of eigenvectors)</w:delText>
        </w:r>
      </w:del>
      <w:del w:id="14869" w:author="PR Preview" w:date="2026-01-01T00:00:00Z">
        <w:r>
          <w:delText xml:space="preserve"> </w:delText>
        </w:r>
      </w:del>
      <w:del w:id="14870" w:author="PR Preview" w:date="2026-01-01T00:00:00Z">
        <w:r>
          <w:delText xml:space="preserve">A</w:delText>
        </w:r>
      </w:del>
      <w:del w:id="14871" w:author="PR Preview" w:date="2026-01-01T00:00:00Z">
        <w:r>
          <w:delText xml:space="preserve"> </w:delText>
        </w:r>
      </w:del>
      <m:oMath>
        <m:r>
          <m:t>p</m:t>
        </m:r>
        <m:r>
          <m:rPr>
            <m:sty m:val="p"/>
          </m:rPr>
          <m:t>×</m:t>
        </m:r>
        <m:r>
          <m:t>p</m:t>
        </m:r>
      </m:oMath>
      <w:del w:id="14872" w:author="PR Preview" w:date="2026-01-01T00:00:00Z">
        <w:r>
          <w:delText xml:space="preserve"> </w:delText>
        </w:r>
      </w:del>
      <w:del w:id="14873" w:author="PR Preview" w:date="2026-01-01T00:00:00Z">
        <w:r>
          <w:delText xml:space="preserve">matrix</w:delText>
        </w:r>
      </w:del>
      <w:del w:id="14874" w:author="PR Preview" w:date="2026-01-01T00:00:00Z">
        <w:r>
          <w:delText xml:space="preserve"> </w:delText>
        </w:r>
      </w:del>
      <m:oMath>
        <m:r>
          <m:rPr>
            <m:sty m:val="bi"/>
          </m:rPr>
          <m:t>A</m:t>
        </m:r>
      </m:oMath>
      <w:del w:id="14875" w:author="PR Preview" w:date="2026-01-01T00:00:00Z">
        <w:r>
          <w:delText xml:space="preserve"> </w:delText>
        </w:r>
      </w:del>
      <w:del w:id="14876" w:author="PR Preview" w:date="2026-01-01T00:00:00Z">
        <w:r>
          <w:delText xml:space="preserve">is diagonalizable (</w:delText>
        </w:r>
      </w:del>
      <w:hyperlink w:anchor="def-diagonalizable">
        <w:del w:id="14877" w:author="PR Preview" w:date="2026-01-01T00:00:00Z">
          <w:r>
            <w:rPr>
              <w:rStyle w:val="Hyperlink"/>
            </w:rPr>
            <w:delText xml:space="preserve">Definition 100</w:delText>
          </w:r>
        </w:del>
      </w:hyperlink>
      <w:del w:id="14878" w:author="PR Preview" w:date="2026-01-01T00:00:00Z">
        <w:r>
          <w:delText xml:space="preserve">)</w:delText>
        </w:r>
      </w:del>
      <w:del w:id="14879" w:author="PR Preview" w:date="2026-01-01T00:00:00Z">
        <w:r>
          <w:delText xml:space="preserve"> </w:delText>
        </w:r>
      </w:del>
      <w:del w:id="14880" w:author="PR Preview" w:date="2026-01-01T00:00:00Z">
        <w:r>
          <w:delText xml:space="preserve">exactly when it has</w:delText>
        </w:r>
      </w:del>
      <w:del w:id="14881" w:author="PR Preview" w:date="2026-01-01T00:00:00Z">
        <w:r>
          <w:delText xml:space="preserve"> </w:delText>
        </w:r>
      </w:del>
      <m:oMath>
        <m:r>
          <m:t>p</m:t>
        </m:r>
      </m:oMath>
      <w:del w:id="14882" w:author="PR Preview" w:date="2026-01-01T00:00:00Z">
        <w:r>
          <w:delText xml:space="preserve"> </w:delText>
        </w:r>
      </w:del>
      <w:del w:id="14883" w:author="PR Preview" w:date="2026-01-01T00:00:00Z">
        <w:r>
          <w:delText xml:space="preserve">linearly independent eigenvectors.</w:delText>
        </w:r>
      </w:del>
      <w:del w:id="14884" w:author="PR Preview" w:date="2026-01-01T00:00:00Z">
        <w:r>
          <w:delText xml:space="preserve"> </w:delText>
        </w:r>
      </w:del>
      <w:del w:id="14885" w:author="PR Preview" w:date="2026-01-01T00:00:00Z">
        <w:r>
          <w:delText xml:space="preserve">Then</w:delText>
        </w:r>
      </w:del>
      <w:del w:id="14886"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4887" w:author="PR Preview" w:date="2026-01-01T00:00:00Z">
        <w:r>
          <w:delText xml:space="preserve"> </w:delText>
        </w:r>
      </w:del>
      <w:del w:id="14888" w:author="PR Preview" w:date="2026-01-01T00:00:00Z">
        <w:r>
          <w:delText xml:space="preserve">with the eigenvectors as the columns of</w:delText>
        </w:r>
      </w:del>
      <w:del w:id="14889" w:author="PR Preview" w:date="2026-01-01T00:00:00Z">
        <w:r>
          <w:delText xml:space="preserve"> </w:delText>
        </w:r>
      </w:del>
      <m:oMath>
        <m:r>
          <m:rPr>
            <m:sty m:val="bi"/>
          </m:rPr>
          <m:t>X</m:t>
        </m:r>
      </m:oMath>
      <w:del w:id="14890" w:author="PR Preview" w:date="2026-01-01T00:00:00Z">
        <w:r>
          <w:delText xml:space="preserve"> </w:delText>
        </w:r>
      </w:del>
      <w:del w:id="14891" w:author="PR Preview" w:date="2026-01-01T00:00:00Z">
        <w:r>
          <w:delText xml:space="preserve">and their eigenvalues, in the same order, on the diagonal of</w:delText>
        </w:r>
      </w:del>
      <w:del w:id="14892" w:author="PR Preview" w:date="2026-01-01T00:00:00Z">
        <w:r>
          <w:delText xml:space="preserve"> </w:delText>
        </w:r>
      </w:del>
      <m:oMath>
        <m:r>
          <m:rPr>
            <m:sty m:val="b"/>
          </m:rPr>
          <m:t>Λ</m:t>
        </m:r>
      </m:oMath>
      <w:del w:id="14893" w:author="PR Preview" w:date="2026-01-01T00:00:00Z">
        <w:r>
          <w:delText xml:space="preserve">.</w:delText>
        </w:r>
      </w:del>
    </w:p>
    <w:p>
      <w:pPr>
        <w:pStyle w:val="FirstParagraph"/>
      </w:pPr>
      <w:ins w:id="14894" w:author="PR Preview" w:date="2026-01-01T00:00:00Z">
        <w:r>
          <w:rPr>
            <w:b/>
            <w:bCs/>
          </w:rPr>
          <w:t xml:space="preserve">Theorem 108 (Diagonalizable means a basis of eigenvectors)</w:t>
        </w:r>
      </w:ins>
      <w:ins w:id="14895" w:author="PR Preview" w:date="2026-01-01T00:00:00Z">
        <w:r>
          <w:t xml:space="preserve"> </w:t>
        </w:r>
      </w:ins>
      <w:ins w:id="14896" w:author="PR Preview" w:date="2026-01-01T00:00:00Z">
        <w:r>
          <w:t xml:space="preserve">A</w:t>
        </w:r>
      </w:ins>
      <w:ins w:id="14897" w:author="PR Preview" w:date="2026-01-01T00:00:00Z">
        <w:r>
          <w:t xml:space="preserve"> </w:t>
        </w:r>
      </w:ins>
      <m:oMath>
        <m:r>
          <m:t>p</m:t>
        </m:r>
        <m:r>
          <m:rPr>
            <m:sty m:val="p"/>
          </m:rPr>
          <m:t>×</m:t>
        </m:r>
        <m:r>
          <m:t>p</m:t>
        </m:r>
      </m:oMath>
      <w:ins w:id="14898" w:author="PR Preview" w:date="2026-01-01T00:00:00Z">
        <w:r>
          <w:t xml:space="preserve"> </w:t>
        </w:r>
      </w:ins>
      <w:ins w:id="14899" w:author="PR Preview" w:date="2026-01-01T00:00:00Z">
        <w:r>
          <w:t xml:space="preserve">matrix</w:t>
        </w:r>
      </w:ins>
      <w:ins w:id="14900" w:author="PR Preview" w:date="2026-01-01T00:00:00Z">
        <w:r>
          <w:t xml:space="preserve"> </w:t>
        </w:r>
      </w:ins>
      <m:oMath>
        <m:r>
          <m:rPr>
            <m:sty m:val="bi"/>
          </m:rPr>
          <m:t>A</m:t>
        </m:r>
      </m:oMath>
      <w:ins w:id="14901" w:author="PR Preview" w:date="2026-01-01T00:00:00Z">
        <w:r>
          <w:t xml:space="preserve"> </w:t>
        </w:r>
      </w:ins>
      <w:ins w:id="14902" w:author="PR Preview" w:date="2026-01-01T00:00:00Z">
        <w:r>
          <w:t xml:space="preserve">is diagonalizable (</w:t>
        </w:r>
      </w:ins>
      <w:hyperlink w:anchor="def-diagonalizable">
        <w:ins w:id="14903" w:author="PR Preview" w:date="2026-01-01T00:00:00Z">
          <w:r>
            <w:rPr>
              <w:rStyle w:val="Hyperlink"/>
            </w:rPr>
            <w:t xml:space="preserve">Definition 100</w:t>
          </w:r>
        </w:ins>
      </w:hyperlink>
      <w:ins w:id="14904" w:author="PR Preview" w:date="2026-01-01T00:00:00Z">
        <w:r>
          <w:t xml:space="preserve">)</w:t>
        </w:r>
      </w:ins>
      <w:ins w:id="14905" w:author="PR Preview" w:date="2026-01-01T00:00:00Z">
        <w:r>
          <w:t xml:space="preserve"> </w:t>
        </w:r>
      </w:ins>
      <w:ins w:id="14906" w:author="PR Preview" w:date="2026-01-01T00:00:00Z">
        <w:r>
          <w:t xml:space="preserve">exactly when it has</w:t>
        </w:r>
      </w:ins>
      <w:ins w:id="14907" w:author="PR Preview" w:date="2026-01-01T00:00:00Z">
        <w:r>
          <w:t xml:space="preserve"> </w:t>
        </w:r>
      </w:ins>
      <m:oMath>
        <m:r>
          <m:t>p</m:t>
        </m:r>
      </m:oMath>
      <w:ins w:id="14908" w:author="PR Preview" w:date="2026-01-01T00:00:00Z">
        <w:r>
          <w:t xml:space="preserve"> </w:t>
        </w:r>
      </w:ins>
      <w:ins w:id="14909" w:author="PR Preview" w:date="2026-01-01T00:00:00Z">
        <w:r>
          <w:t xml:space="preserve">linearly independent eigenvectors.</w:t>
        </w:r>
      </w:ins>
      <w:ins w:id="14910" w:author="PR Preview" w:date="2026-01-01T00:00:00Z">
        <w:r>
          <w:t xml:space="preserve"> </w:t>
        </w:r>
      </w:ins>
      <w:ins w:id="14911" w:author="PR Preview" w:date="2026-01-01T00:00:00Z">
        <w:r>
          <w:t xml:space="preserve">Then</w:t>
        </w:r>
      </w:ins>
      <w:ins w:id="1491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4913" w:author="PR Preview" w:date="2026-01-01T00:00:00Z">
        <w:r>
          <w:t xml:space="preserve"> </w:t>
        </w:r>
      </w:ins>
      <w:ins w:id="14914" w:author="PR Preview" w:date="2026-01-01T00:00:00Z">
        <w:r>
          <w:t xml:space="preserve">with the eigenvectors as the columns of</w:t>
        </w:r>
      </w:ins>
      <w:ins w:id="14915" w:author="PR Preview" w:date="2026-01-01T00:00:00Z">
        <w:r>
          <w:t xml:space="preserve"> </w:t>
        </w:r>
      </w:ins>
      <m:oMath>
        <m:r>
          <m:rPr>
            <m:sty m:val="bi"/>
          </m:rPr>
          <m:t>X</m:t>
        </m:r>
      </m:oMath>
      <w:ins w:id="14916" w:author="PR Preview" w:date="2026-01-01T00:00:00Z">
        <w:r>
          <w:t xml:space="preserve"> </w:t>
        </w:r>
      </w:ins>
      <w:ins w:id="14917" w:author="PR Preview" w:date="2026-01-01T00:00:00Z">
        <w:r>
          <w:t xml:space="preserve">and their eigenvalues, in the same order, on the diagonal of</w:t>
        </w:r>
      </w:ins>
      <w:ins w:id="14918" w:author="PR Preview" w:date="2026-01-01T00:00:00Z">
        <w:r>
          <w:t xml:space="preserve"> </w:t>
        </w:r>
      </w:ins>
      <m:oMath>
        <m:r>
          <m:rPr>
            <m:sty m:val="b"/>
          </m:rPr>
          <m:t>Λ</m:t>
        </m:r>
      </m:oMath>
      <w:ins w:id="14919" w:author="PR Preview" w:date="2026-01-01T00:00:00Z">
        <w:r>
          <w:t xml:space="preserve">.</w:t>
        </w:r>
      </w:ins>
    </w:p>
    <w:bookmarkEnd w:id="587"/>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del w:id="14920" w:author="PR Preview" w:date="2026-01-01T00:00:00Z">
        <w:r>
          <w:delText xml:space="preserve">(</w:delText>
        </w:r>
      </w:del>
      <w:hyperlink w:anchor="thm-scalar-matmul">
        <w:del w:id="14921" w:author="PR Preview" w:date="2026-01-01T00:00:00Z">
          <w:r>
            <w:rPr>
              <w:rStyle w:val="Hyperlink"/>
            </w:rPr>
            <w:delText xml:space="preserve">Theorem 85</w:delText>
          </w:r>
        </w:del>
      </w:hyperlink>
      <w:del w:id="14922" w:author="PR Preview" w:date="2026-01-01T00:00:00Z">
        <w:r>
          <w:delText xml:space="preserve">,</w:delText>
        </w:r>
      </w:del>
      <w:del w:id="14923" w:author="PR Preview" w:date="2026-01-01T00:00:00Z">
        <w:r>
          <w:delText xml:space="preserve"> </w:delText>
        </w:r>
      </w:del>
      <w:hyperlink w:anchor="thm-matvec-columns">
        <w:del w:id="14924" w:author="PR Preview" w:date="2026-01-01T00:00:00Z">
          <w:r>
            <w:rPr>
              <w:rStyle w:val="Hyperlink"/>
            </w:rPr>
            <w:delText xml:space="preserve">Theorem 22</w:delText>
          </w:r>
        </w:del>
      </w:hyperlink>
      <w:del w:id="14925" w:author="PR Preview" w:date="2026-01-01T00:00:00Z">
        <w:r>
          <w:delText xml:space="preserve">),</w:delText>
        </w:r>
      </w:del>
      <w:del w:id="14926" w:author="PR Preview" w:date="2026-01-01T00:00:00Z">
        <w:r>
          <w:delText xml:space="preserve"> </w:delText>
        </w:r>
      </w:del>
      <w:del w:id="14927" w:author="PR Preview" w:date="2026-01-01T00:00:00Z">
        <w:r>
          <w:delText xml:space="preserve">so</w:delText>
        </w:r>
      </w:del>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del w:id="14928" w:author="PR Preview" w:date="2026-01-01T00:00:00Z">
        <w:r>
          <w:delText xml:space="preserve">Also,</w:delText>
        </w:r>
      </w:del>
      <w:del w:id="14929" w:author="PR Preview" w:date="2026-01-01T00:00:00Z">
        <w:r>
          <w:delText xml:space="preserve"> </w:delText>
        </w:r>
      </w:del>
      <m:oMath>
        <m:r>
          <m:rPr>
            <m:sty m:val="bi"/>
          </m:rPr>
          <m:t>X</m:t>
        </m:r>
      </m:oMath>
      <w:del w:id="14930" w:author="PR Preview" w:date="2026-01-01T00:00:00Z">
        <w:r>
          <w:delText xml:space="preserve"> </w:delText>
        </w:r>
      </w:del>
      <w:del w:id="14931" w:author="PR Preview" w:date="2026-01-01T00:00:00Z">
        <w:r>
          <w:delText xml:space="preserve">has rank</w:delText>
        </w:r>
      </w:del>
      <w:del w:id="14932" w:author="PR Preview" w:date="2026-01-01T00:00:00Z">
        <w:r>
          <w:delText xml:space="preserve"> </w:delText>
        </w:r>
      </w:del>
      <m:oMath>
        <m:r>
          <m:t>p</m:t>
        </m:r>
      </m:oMath>
      <w:del w:id="14933" w:author="PR Preview" w:date="2026-01-01T00:00:00Z">
        <w:r>
          <w:delText xml:space="preserve"> </w:delText>
        </w:r>
      </w:del>
      <w:del w:id="14934" w:author="PR Preview" w:date="2026-01-01T00:00:00Z">
        <w:r>
          <w:delText xml:space="preserve">exactly when its</w:delText>
        </w:r>
      </w:del>
      <w:del w:id="14935" w:author="PR Preview" w:date="2026-01-01T00:00:00Z">
        <w:r>
          <w:delText xml:space="preserve"> </w:delText>
        </w:r>
      </w:del>
      <m:oMath>
        <m:r>
          <m:t>p</m:t>
        </m:r>
      </m:oMath>
      <w:del w:id="14936" w:author="PR Preview" w:date="2026-01-01T00:00:00Z">
        <w:r>
          <w:delText xml:space="preserve"> </w:delText>
        </w:r>
      </w:del>
      <w:del w:id="14937" w:author="PR Preview" w:date="2026-01-01T00:00:00Z">
        <w:r>
          <w:delText xml:space="preserve">columns are linearly independent (</w:delText>
        </w:r>
      </w:del>
      <w:hyperlink w:anchor="def-rank">
        <w:del w:id="14938" w:author="PR Preview" w:date="2026-01-01T00:00:00Z">
          <w:r>
            <w:rPr>
              <w:rStyle w:val="Hyperlink"/>
            </w:rPr>
            <w:delText xml:space="preserve">Definition 38</w:delText>
          </w:r>
        </w:del>
      </w:hyperlink>
      <w:del w:id="14939" w:author="PR Preview" w:date="2026-01-01T00:00:00Z">
        <w:r>
          <w:delText xml:space="preserve">),</w:delText>
        </w:r>
      </w:del>
      <w:del w:id="14940" w:author="PR Preview" w:date="2026-01-01T00:00:00Z">
        <w:r>
          <w:delText xml:space="preserve"> </w:delText>
        </w:r>
      </w:del>
      <w:del w:id="14941" w:author="PR Preview" w:date="2026-01-01T00:00:00Z">
        <w:r>
          <w:delText xml:space="preserve">which by</w:delText>
        </w:r>
      </w:del>
      <w:del w:id="14942" w:author="PR Preview" w:date="2026-01-01T00:00:00Z">
        <w:r>
          <w:delText xml:space="preserve"> </w:delText>
        </w:r>
      </w:del>
      <w:hyperlink w:anchor="thm-invertible-rank">
        <w:del w:id="14943" w:author="PR Preview" w:date="2026-01-01T00:00:00Z">
          <w:r>
            <w:rPr>
              <w:rStyle w:val="Hyperlink"/>
            </w:rPr>
            <w:delText xml:space="preserve">Theorem 98</w:delText>
          </w:r>
        </w:del>
      </w:hyperlink>
      <w:del w:id="14944" w:author="PR Preview" w:date="2026-01-01T00:00:00Z">
        <w:r>
          <w:delText xml:space="preserve"> </w:delText>
        </w:r>
      </w:del>
      <w:del w:id="14945" w:author="PR Preview" w:date="2026-01-01T00:00:00Z">
        <w:r>
          <w:delText xml:space="preserve">is exactly when</w:delText>
        </w:r>
      </w:del>
      <w:del w:id="14946" w:author="PR Preview" w:date="2026-01-01T00:00:00Z">
        <w:r>
          <w:delText xml:space="preserve"> </w:delText>
        </w:r>
      </w:del>
      <m:oMath>
        <m:r>
          <m:rPr>
            <m:sty m:val="bi"/>
          </m:rPr>
          <m:t>X</m:t>
        </m:r>
      </m:oMath>
      <w:del w:id="14947" w:author="PR Preview" w:date="2026-01-01T00:00:00Z">
        <w:r>
          <w:delText xml:space="preserve"> </w:delText>
        </w:r>
      </w:del>
      <w:del w:id="14948" w:author="PR Preview" w:date="2026-01-01T00:00:00Z">
        <w:r>
          <w:delText xml:space="preserve">is invertible.</w:delText>
        </w:r>
      </w:del>
    </w:p>
    <w:p>
      <w:pPr>
        <w:pStyle w:val="FirstParagraph"/>
      </w:pPr>
      <w:ins w:id="14949" w:author="PR Preview" w:date="2026-01-01T00:00:00Z">
        <w:r>
          <w:t xml:space="preserve">(</w:t>
        </w:r>
      </w:ins>
      <w:hyperlink w:anchor="thm-scalar-matmul">
        <w:ins w:id="14950" w:author="PR Preview" w:date="2026-01-01T00:00:00Z">
          <w:r>
            <w:rPr>
              <w:rStyle w:val="Hyperlink"/>
            </w:rPr>
            <w:t xml:space="preserve">Theorem 87</w:t>
          </w:r>
        </w:ins>
      </w:hyperlink>
      <w:ins w:id="14951" w:author="PR Preview" w:date="2026-01-01T00:00:00Z">
        <w:r>
          <w:t xml:space="preserve">,</w:t>
        </w:r>
      </w:ins>
      <w:ins w:id="14952" w:author="PR Preview" w:date="2026-01-01T00:00:00Z">
        <w:r>
          <w:t xml:space="preserve"> </w:t>
        </w:r>
      </w:ins>
      <w:hyperlink w:anchor="thm-matvec-columns">
        <w:ins w:id="14953" w:author="PR Preview" w:date="2026-01-01T00:00:00Z">
          <w:r>
            <w:rPr>
              <w:rStyle w:val="Hyperlink"/>
            </w:rPr>
            <w:t xml:space="preserve">Theorem 22</w:t>
          </w:r>
        </w:ins>
      </w:hyperlink>
      <w:ins w:id="14954" w:author="PR Preview" w:date="2026-01-01T00:00:00Z">
        <w:r>
          <w:t xml:space="preserve">),</w:t>
        </w:r>
      </w:ins>
      <w:ins w:id="14955" w:author="PR Preview" w:date="2026-01-01T00:00:00Z">
        <w:r>
          <w:t xml:space="preserve"> </w:t>
        </w:r>
      </w:ins>
      <w:ins w:id="14956" w:author="PR Preview" w:date="2026-01-01T00:00:00Z">
        <w:r>
          <w:t xml:space="preserve">so</w:t>
        </w:r>
      </w:ins>
    </w:p>
    <w:p>
      <w:pPr>
        <w:pStyle w:val="BodyText"/>
      </w:pPr>
      <w:bookmarkStart w:id="588"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8"/>
    </w:p>
    <w:p>
      <w:pPr>
        <w:pStyle w:val="FirstParagraph"/>
      </w:pPr>
      <w:ins w:id="14957" w:author="PR Preview" w:date="2026-01-01T00:00:00Z">
        <w:r>
          <w:t xml:space="preserve">Also,</w:t>
        </w:r>
      </w:ins>
      <w:ins w:id="14958" w:author="PR Preview" w:date="2026-01-01T00:00:00Z">
        <w:r>
          <w:t xml:space="preserve"> </w:t>
        </w:r>
      </w:ins>
      <m:oMath>
        <m:r>
          <m:rPr>
            <m:sty m:val="bi"/>
          </m:rPr>
          <m:t>X</m:t>
        </m:r>
      </m:oMath>
      <w:ins w:id="14959" w:author="PR Preview" w:date="2026-01-01T00:00:00Z">
        <w:r>
          <w:t xml:space="preserve"> </w:t>
        </w:r>
      </w:ins>
      <w:ins w:id="14960" w:author="PR Preview" w:date="2026-01-01T00:00:00Z">
        <w:r>
          <w:t xml:space="preserve">has rank</w:t>
        </w:r>
      </w:ins>
      <w:ins w:id="14961" w:author="PR Preview" w:date="2026-01-01T00:00:00Z">
        <w:r>
          <w:t xml:space="preserve"> </w:t>
        </w:r>
      </w:ins>
      <m:oMath>
        <m:r>
          <m:t>p</m:t>
        </m:r>
      </m:oMath>
      <w:ins w:id="14962" w:author="PR Preview" w:date="2026-01-01T00:00:00Z">
        <w:r>
          <w:t xml:space="preserve"> </w:t>
        </w:r>
      </w:ins>
      <w:ins w:id="14963" w:author="PR Preview" w:date="2026-01-01T00:00:00Z">
        <w:r>
          <w:t xml:space="preserve">exactly when its</w:t>
        </w:r>
      </w:ins>
      <w:ins w:id="14964" w:author="PR Preview" w:date="2026-01-01T00:00:00Z">
        <w:r>
          <w:t xml:space="preserve"> </w:t>
        </w:r>
      </w:ins>
      <m:oMath>
        <m:r>
          <m:t>p</m:t>
        </m:r>
      </m:oMath>
      <w:ins w:id="14965" w:author="PR Preview" w:date="2026-01-01T00:00:00Z">
        <w:r>
          <w:t xml:space="preserve"> </w:t>
        </w:r>
      </w:ins>
      <w:ins w:id="14966" w:author="PR Preview" w:date="2026-01-01T00:00:00Z">
        <w:r>
          <w:t xml:space="preserve">columns are linearly independent (</w:t>
        </w:r>
      </w:ins>
      <w:hyperlink w:anchor="def-rank">
        <w:ins w:id="14967" w:author="PR Preview" w:date="2026-01-01T00:00:00Z">
          <w:r>
            <w:rPr>
              <w:rStyle w:val="Hyperlink"/>
            </w:rPr>
            <w:t xml:space="preserve">Definition 38</w:t>
          </w:r>
        </w:ins>
      </w:hyperlink>
      <w:ins w:id="14968" w:author="PR Preview" w:date="2026-01-01T00:00:00Z">
        <w:r>
          <w:t xml:space="preserve">),</w:t>
        </w:r>
      </w:ins>
      <w:ins w:id="14969" w:author="PR Preview" w:date="2026-01-01T00:00:00Z">
        <w:r>
          <w:t xml:space="preserve"> </w:t>
        </w:r>
      </w:ins>
      <w:ins w:id="14970" w:author="PR Preview" w:date="2026-01-01T00:00:00Z">
        <w:r>
          <w:t xml:space="preserve">which by</w:t>
        </w:r>
      </w:ins>
      <w:ins w:id="14971" w:author="PR Preview" w:date="2026-01-01T00:00:00Z">
        <w:r>
          <w:t xml:space="preserve"> </w:t>
        </w:r>
      </w:ins>
      <w:hyperlink w:anchor="thm-invertible-rank">
        <w:ins w:id="14972" w:author="PR Preview" w:date="2026-01-01T00:00:00Z">
          <w:r>
            <w:rPr>
              <w:rStyle w:val="Hyperlink"/>
            </w:rPr>
            <w:t xml:space="preserve">Theorem 101</w:t>
          </w:r>
        </w:ins>
      </w:hyperlink>
      <w:ins w:id="14973" w:author="PR Preview" w:date="2026-01-01T00:00:00Z">
        <w:r>
          <w:t xml:space="preserve"> </w:t>
        </w:r>
      </w:ins>
      <w:ins w:id="14974" w:author="PR Preview" w:date="2026-01-01T00:00:00Z">
        <w:r>
          <w:t xml:space="preserve">is exactly when</w:t>
        </w:r>
      </w:ins>
      <w:ins w:id="14975" w:author="PR Preview" w:date="2026-01-01T00:00:00Z">
        <w:r>
          <w:t xml:space="preserve"> </w:t>
        </w:r>
      </w:ins>
      <m:oMath>
        <m:r>
          <m:rPr>
            <m:sty m:val="bi"/>
          </m:rPr>
          <m:t>X</m:t>
        </m:r>
      </m:oMath>
      <w:ins w:id="14976" w:author="PR Preview" w:date="2026-01-01T00:00:00Z">
        <w:r>
          <w:t xml:space="preserve"> </w:t>
        </w:r>
      </w:ins>
      <w:ins w:id="14977" w:author="PR Preview" w:date="2026-01-01T00:00:00Z">
        <w:r>
          <w:t xml:space="preserve">is invertible.</w:t>
        </w:r>
      </w:ins>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9" w:name="exm-thm-diagonalizable"/>
    <w:p>
      <w:pPr>
        <w:pStyle w:val="BodyText"/>
      </w:pPr>
      <w:del w:id="14978" w:author="PR Preview" w:date="2026-01-01T00:00:00Z">
        <w:r>
          <w:rPr>
            <w:b/>
            <w:bCs/>
          </w:rPr>
          <w:delText xml:space="preserve">Example 191 (Building the diagonalization from eigenvectors)</w:delText>
        </w:r>
      </w:del>
      <w:del w:id="14979" w:author="PR Preview" w:date="2026-01-01T00:00:00Z">
        <w:r>
          <w:delText xml:space="preserve"> </w:delText>
        </w:r>
      </w:del>
      <w:del w:id="14980" w:author="PR Preview" w:date="2026-01-01T00:00:00Z">
        <w:r>
          <w:delText xml:space="preserve">The eigenvectors</w:delText>
        </w:r>
      </w:del>
      <w:del w:id="14981" w:author="PR Preview" w:date="2026-01-01T00:00:00Z">
        <w:r>
          <w:delText xml:space="preserve"> </w:delText>
        </w:r>
      </w:del>
      <m:oMath>
        <m:r>
          <m:rPr>
            <m:sty m:val="p"/>
          </m:rPr>
          <m:t>(</m:t>
        </m:r>
        <m:r>
          <m:t>1</m:t>
        </m:r>
        <m:r>
          <m:rPr>
            <m:sty m:val="p"/>
          </m:rPr>
          <m:t>,</m:t>
        </m:r>
        <m:r>
          <m:t>1</m:t>
        </m:r>
        <m:r>
          <m:rPr>
            <m:sty m:val="p"/>
          </m:rPr>
          <m:t>)</m:t>
        </m:r>
      </m:oMath>
      <w:del w:id="14982" w:author="PR Preview" w:date="2026-01-01T00:00:00Z">
        <w:r>
          <w:delText xml:space="preserve"> </w:delText>
        </w:r>
      </w:del>
      <w:del w:id="14983" w:author="PR Preview" w:date="2026-01-01T00:00:00Z">
        <w:r>
          <w:delText xml:space="preserve">and</w:delText>
        </w:r>
      </w:del>
      <w:del w:id="14984" w:author="PR Preview" w:date="2026-01-01T00:00:00Z">
        <w:r>
          <w:delText xml:space="preserve"> </w:delText>
        </w:r>
      </w:del>
      <m:oMath>
        <m:r>
          <m:rPr>
            <m:sty m:val="p"/>
          </m:rPr>
          <m:t>(</m:t>
        </m:r>
        <m:r>
          <m:t>1</m:t>
        </m:r>
        <m:r>
          <m:rPr>
            <m:sty m:val="p"/>
          </m:rPr>
          <m:t>,</m:t>
        </m:r>
        <m:r>
          <m:rPr>
            <m:sty m:val="p"/>
          </m:rPr>
          <m:t>−</m:t>
        </m:r>
        <m:r>
          <m:t>1</m:t>
        </m:r>
        <m:r>
          <m:rPr>
            <m:sty m:val="p"/>
          </m:rPr>
          <m:t>)</m:t>
        </m:r>
      </m:oMath>
      <w:del w:id="14985" w:author="PR Preview" w:date="2026-01-01T00:00:00Z">
        <w:r>
          <w:delText xml:space="preserve"> </w:delText>
        </w:r>
      </w:del>
      <w:del w:id="14986" w:author="PR Preview" w:date="2026-01-01T00:00:00Z">
        <w:r>
          <w:delText xml:space="preserve">of</w:delText>
        </w:r>
      </w:del>
      <w:del w:id="1498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4988" w:author="PR Preview" w:date="2026-01-01T00:00:00Z">
        <w:r>
          <w:delText xml:space="preserve"> </w:delText>
        </w:r>
      </w:del>
      <w:del w:id="14989" w:author="PR Preview" w:date="2026-01-01T00:00:00Z">
        <w:r>
          <w:delText xml:space="preserve">are linearly independent (</w:delText>
        </w:r>
      </w:del>
      <w:hyperlink w:anchor="exm-eigenvectors-independent">
        <w:del w:id="14990" w:author="PR Preview" w:date="2026-01-01T00:00:00Z">
          <w:r>
            <w:rPr>
              <w:rStyle w:val="Hyperlink"/>
            </w:rPr>
            <w:delText xml:space="preserve">Example 189</w:delText>
          </w:r>
        </w:del>
      </w:hyperlink>
      <w:del w:id="14991" w:author="PR Preview" w:date="2026-01-01T00:00:00Z">
        <w:r>
          <w:delText xml:space="preserve">),</w:delText>
        </w:r>
      </w:del>
      <w:del w:id="14992" w:author="PR Preview" w:date="2026-01-01T00:00:00Z">
        <w:r>
          <w:delText xml:space="preserve"> </w:delText>
        </w:r>
      </w:del>
      <w:del w:id="14993" w:author="PR Preview" w:date="2026-01-01T00:00:00Z">
        <w:r>
          <w:delText xml:space="preserve">so with</w:delText>
        </w:r>
      </w:del>
      <w:del w:id="1499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del w:id="14995" w:author="PR Preview" w:date="2026-01-01T00:00:00Z">
        <w:r>
          <w:delText xml:space="preserve"> </w:delText>
        </w:r>
      </w:del>
      <w:del w:id="14996" w:author="PR Preview" w:date="2026-01-01T00:00:00Z">
        <w:r>
          <w:delText xml:space="preserve">and</w:delText>
        </w:r>
      </w:del>
      <w:del w:id="14997" w:author="PR Preview" w:date="2026-01-01T00:00:00Z">
        <w:r>
          <w:delText xml:space="preserve"> </w:delText>
        </w:r>
      </w:del>
      <m:oMath>
        <m:r>
          <m:rPr>
            <m:sty m:val="b"/>
          </m:rPr>
          <m:t>Λ</m:t>
        </m:r>
        <m:r>
          <m:rPr>
            <m:sty m:val="p"/>
          </m:rPr>
          <m:t>=</m:t>
        </m:r>
        <m:r>
          <m:rPr>
            <m:sty m:val="p"/>
          </m:rPr>
          <m:t>diag</m:t>
        </m:r>
        <m:r>
          <m:rPr>
            <m:sty m:val="p"/>
          </m:rPr>
          <m:t>(</m:t>
        </m:r>
        <m:r>
          <m:t>3</m:t>
        </m:r>
        <m:r>
          <m:rPr>
            <m:sty m:val="p"/>
          </m:rPr>
          <m:t>,</m:t>
        </m:r>
        <m:r>
          <m:t>1</m:t>
        </m:r>
        <m:r>
          <m:rPr>
            <m:sty m:val="p"/>
          </m:rPr>
          <m:t>)</m:t>
        </m:r>
      </m:oMath>
      <w:del w:id="14998" w:author="PR Preview" w:date="2026-01-01T00:00:00Z">
        <w:r>
          <w:delText xml:space="preserve">,</w:delText>
        </w:r>
      </w:del>
      <w:del w:id="14999"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5000" w:author="PR Preview" w:date="2026-01-01T00:00:00Z">
        <w:r>
          <w:delText xml:space="preserve">;</w:delText>
        </w:r>
      </w:del>
      <w:del w:id="15001" w:author="PR Preview" w:date="2026-01-01T00:00:00Z">
        <w:r>
          <w:delText xml:space="preserve"> </w:delText>
        </w:r>
      </w:del>
      <w:del w:id="15002" w:author="PR Preview" w:date="2026-01-01T00:00:00Z">
        <w:r>
          <w:delText xml:space="preserve">by</w:delText>
        </w:r>
      </w:del>
      <w:del w:id="15003" w:author="PR Preview" w:date="2026-01-01T00:00:00Z">
        <w:r>
          <w:delText xml:space="preserve"> </w:delText>
        </w:r>
      </w:del>
      <w:hyperlink w:anchor="rem-similar-both-ways">
        <w:del w:id="15004" w:author="PR Preview" w:date="2026-01-01T00:00:00Z">
          <w:r>
            <w:rPr>
              <w:rStyle w:val="Hyperlink"/>
            </w:rPr>
            <w:delText xml:space="preserve">Remark 42</w:delText>
          </w:r>
        </w:del>
      </w:hyperlink>
      <w:del w:id="15005" w:author="PR Preview" w:date="2026-01-01T00:00:00Z">
        <w:r>
          <w:delText xml:space="preserve"> </w:delText>
        </w:r>
      </w:del>
      <w:del w:id="15006" w:author="PR Preview" w:date="2026-01-01T00:00:00Z">
        <w:r>
          <w:delText xml:space="preserve">this is the similarity of</w:delText>
        </w:r>
      </w:del>
      <w:del w:id="15007" w:author="PR Preview" w:date="2026-01-01T00:00:00Z">
        <w:r>
          <w:delText xml:space="preserve"> </w:delText>
        </w:r>
      </w:del>
      <w:hyperlink w:anchor="exm-similar">
        <w:del w:id="15008" w:author="PR Preview" w:date="2026-01-01T00:00:00Z">
          <w:r>
            <w:rPr>
              <w:rStyle w:val="Hyperlink"/>
            </w:rPr>
            <w:delText xml:space="preserve">Example 187</w:delText>
          </w:r>
        </w:del>
      </w:hyperlink>
      <w:del w:id="15009" w:author="PR Preview" w:date="2026-01-01T00:00:00Z">
        <w:r>
          <w:delText xml:space="preserve">, with</w:delText>
        </w:r>
      </w:del>
      <w:del w:id="15010" w:author="PR Preview" w:date="2026-01-01T00:00:00Z">
        <w:r>
          <w:delText xml:space="preserve"> </w:delText>
        </w:r>
      </w:del>
      <m:oMath>
        <m:r>
          <m:rPr>
            <m:sty m:val="bi"/>
          </m:rPr>
          <m:t>X</m:t>
        </m:r>
        <m:r>
          <m:rPr>
            <m:sty m:val="p"/>
          </m:rPr>
          <m:t>=</m:t>
        </m:r>
        <m:r>
          <m:rPr>
            <m:sty m:val="bi"/>
          </m:rPr>
          <m:t>P</m:t>
        </m:r>
      </m:oMath>
      <w:del w:id="15011" w:author="PR Preview" w:date="2026-01-01T00:00:00Z">
        <w:r>
          <w:delText xml:space="preserve">.</w:delText>
        </w:r>
      </w:del>
      <w:del w:id="15012" w:author="PR Preview" w:date="2026-01-01T00:00:00Z">
        <w:r>
          <w:delText xml:space="preserve"> </w:delText>
        </w:r>
      </w:del>
      <w:del w:id="15013" w:author="PR Preview" w:date="2026-01-01T00:00:00Z">
        <w:r>
          <w:delText xml:space="preserve">Because</w:delText>
        </w:r>
      </w:del>
      <w:del w:id="15014" w:author="PR Preview" w:date="2026-01-01T00:00:00Z">
        <w:r>
          <w:delText xml:space="preserve"> </w:delText>
        </w:r>
      </w:del>
      <m:oMath>
        <m:r>
          <m:rPr>
            <m:sty m:val="bi"/>
          </m:rPr>
          <m:t>A</m:t>
        </m:r>
      </m:oMath>
      <w:del w:id="15015" w:author="PR Preview" w:date="2026-01-01T00:00:00Z">
        <w:r>
          <w:delText xml:space="preserve"> </w:delText>
        </w:r>
      </w:del>
      <w:del w:id="15016" w:author="PR Preview" w:date="2026-01-01T00:00:00Z">
        <w:r>
          <w:delText xml:space="preserve">is symmetric,</w:delText>
        </w:r>
      </w:del>
      <w:del w:id="15017" w:author="PR Preview" w:date="2026-01-01T00:00:00Z">
        <w:r>
          <w:delText xml:space="preserve"> </w:delText>
        </w:r>
      </w:del>
      <w:hyperlink w:anchor="thm-spectral">
        <w:del w:id="15018" w:author="PR Preview" w:date="2026-01-01T00:00:00Z">
          <w:r>
            <w:rPr>
              <w:rStyle w:val="Hyperlink"/>
            </w:rPr>
            <w:delText xml:space="preserve">Theorem 70</w:delText>
          </w:r>
        </w:del>
      </w:hyperlink>
      <w:del w:id="15019" w:author="PR Preview" w:date="2026-01-01T00:00:00Z">
        <w:r>
          <w:delText xml:space="preserve"> </w:delText>
        </w:r>
      </w:del>
      <w:del w:id="15020" w:author="PR Preview" w:date="2026-01-01T00:00:00Z">
        <w:r>
          <w:delText xml:space="preserve">even gives such a factorization with orthonormal eigenvectors</w:delText>
        </w:r>
      </w:del>
      <w:del w:id="15021" w:author="PR Preview" w:date="2026-01-01T00:00:00Z">
        <w:r>
          <w:delText xml:space="preserve"> </w:delText>
        </w:r>
      </w:del>
      <w:del w:id="15022" w:author="PR Preview" w:date="2026-01-01T00:00:00Z">
        <w:r>
          <w:delText xml:space="preserve">(</w:delText>
        </w:r>
      </w:del>
      <w:hyperlink w:anchor="def-eigendecomposition">
        <w:del w:id="15023" w:author="PR Preview" w:date="2026-01-01T00:00:00Z">
          <w:r>
            <w:rPr>
              <w:rStyle w:val="Hyperlink"/>
            </w:rPr>
            <w:delText xml:space="preserve">Definition 83</w:delText>
          </w:r>
        </w:del>
      </w:hyperlink>
      <w:del w:id="15024" w:author="PR Preview" w:date="2026-01-01T00:00:00Z">
        <w:r>
          <w:delText xml:space="preserve">):</w:delText>
        </w:r>
      </w:del>
      <w:del w:id="15025" w:author="PR Preview" w:date="2026-01-01T00:00:00Z">
        <w:r>
          <w:delText xml:space="preserve"> </w:delText>
        </w:r>
      </w:del>
      <w:del w:id="15026" w:author="PR Preview" w:date="2026-01-01T00:00:00Z">
        <w:r>
          <w:delText xml:space="preserve">dividing each column of</w:delText>
        </w:r>
      </w:del>
      <w:del w:id="15027" w:author="PR Preview" w:date="2026-01-01T00:00:00Z">
        <w:r>
          <w:delText xml:space="preserve"> </w:delText>
        </w:r>
      </w:del>
      <m:oMath>
        <m:r>
          <m:rPr>
            <m:sty m:val="bi"/>
          </m:rPr>
          <m:t>X</m:t>
        </m:r>
      </m:oMath>
      <w:del w:id="15028" w:author="PR Preview" w:date="2026-01-01T00:00:00Z">
        <w:r>
          <w:delText xml:space="preserve"> </w:delText>
        </w:r>
      </w:del>
      <w:del w:id="15029" w:author="PR Preview" w:date="2026-01-01T00:00:00Z">
        <w:r>
          <w:delText xml:space="preserve">by its length</w:delText>
        </w:r>
      </w:del>
      <w:del w:id="15030" w:author="PR Preview" w:date="2026-01-01T00:00:00Z">
        <w:r>
          <w:delText xml:space="preserve"> </w:delText>
        </w:r>
      </w:del>
      <m:oMath>
        <m:rad>
          <m:radPr>
            <m:degHide m:val="on"/>
          </m:radPr>
          <m:deg/>
          <m:e>
            <m:r>
              <m:t>2</m:t>
            </m:r>
          </m:e>
        </m:rad>
      </m:oMath>
      <w:del w:id="15031" w:author="PR Preview" w:date="2026-01-01T00:00:00Z">
        <w:r>
          <w:delText xml:space="preserve"> </w:delText>
        </w:r>
      </w:del>
      <w:del w:id="15032" w:author="PR Preview" w:date="2026-01-01T00:00:00Z">
        <w:r>
          <w:delText xml:space="preserve">gives one.</w:delText>
        </w:r>
      </w:del>
      <w:del w:id="15033" w:author="PR Preview" w:date="2026-01-01T00:00:00Z">
        <w:r>
          <w:delText xml:space="preserve"> </w:delText>
        </w:r>
      </w:del>
      <w:del w:id="15034" w:author="PR Preview" w:date="2026-01-01T00:00:00Z">
        <w:r>
          <w:delText xml:space="preserve">By contrast, every eigenvector of</w:delText>
        </w:r>
      </w:del>
      <w:del w:id="15035" w:author="PR Preview" w:date="2026-01-01T00:00:00Z">
        <w:r>
          <w:delText xml:space="preserve"> </w:delText>
        </w:r>
      </w:del>
      <m:oMath>
        <m:r>
          <m:rPr>
            <m:sty m:val="bi"/>
          </m:rPr>
          <m:t>J</m:t>
        </m:r>
      </m:oMath>
      <w:del w:id="15036" w:author="PR Preview" w:date="2026-01-01T00:00:00Z">
        <w:r>
          <w:delText xml:space="preserve"> </w:delText>
        </w:r>
      </w:del>
      <w:del w:id="15037" w:author="PR Preview" w:date="2026-01-01T00:00:00Z">
        <w:r>
          <w:delText xml:space="preserve">in</w:delText>
        </w:r>
      </w:del>
      <w:del w:id="15038" w:author="PR Preview" w:date="2026-01-01T00:00:00Z">
        <w:r>
          <w:delText xml:space="preserve"> </w:delText>
        </w:r>
      </w:del>
      <w:hyperlink w:anchor="exm-eigenspace">
        <w:del w:id="15039" w:author="PR Preview" w:date="2026-01-01T00:00:00Z">
          <w:r>
            <w:rPr>
              <w:rStyle w:val="Hyperlink"/>
            </w:rPr>
            <w:delText xml:space="preserve">Example 181</w:delText>
          </w:r>
        </w:del>
      </w:hyperlink>
      <w:del w:id="15040" w:author="PR Preview" w:date="2026-01-01T00:00:00Z">
        <w:r>
          <w:delText xml:space="preserve"> </w:delText>
        </w:r>
      </w:del>
      <w:del w:id="15041" w:author="PR Preview" w:date="2026-01-01T00:00:00Z">
        <w:r>
          <w:delText xml:space="preserve">has the form</w:delText>
        </w:r>
      </w:del>
      <w:del w:id="15042" w:author="PR Preview" w:date="2026-01-01T00:00:00Z">
        <w:r>
          <w:delText xml:space="preserve"> </w:delText>
        </w:r>
      </w:del>
      <m:oMath>
        <m:r>
          <m:rPr>
            <m:sty m:val="p"/>
          </m:rPr>
          <m:t>(</m:t>
        </m:r>
        <m:r>
          <m:t>t</m:t>
        </m:r>
        <m:r>
          <m:rPr>
            <m:sty m:val="p"/>
          </m:rPr>
          <m:t>,</m:t>
        </m:r>
        <m:r>
          <m:t>0</m:t>
        </m:r>
        <m:r>
          <m:rPr>
            <m:sty m:val="p"/>
          </m:rPr>
          <m:t>)</m:t>
        </m:r>
      </m:oMath>
      <w:del w:id="15043" w:author="PR Preview" w:date="2026-01-01T00:00:00Z">
        <w:r>
          <w:delText xml:space="preserve">,</w:delText>
        </w:r>
      </w:del>
      <w:del w:id="15044" w:author="PR Preview" w:date="2026-01-01T00:00:00Z">
        <w:r>
          <w:delText xml:space="preserve"> </w:delText>
        </w:r>
      </w:del>
      <w:del w:id="15045" w:author="PR Preview" w:date="2026-01-01T00:00:00Z">
        <w:r>
          <w:delText xml:space="preserve">so any two of them are multiples of each other,</w:delText>
        </w:r>
      </w:del>
      <w:del w:id="15046" w:author="PR Preview" w:date="2026-01-01T00:00:00Z">
        <w:r>
          <w:delText xml:space="preserve"> </w:delText>
        </w:r>
      </w:del>
      <w:del w:id="15047" w:author="PR Preview" w:date="2026-01-01T00:00:00Z">
        <w:r>
          <w:delText xml:space="preserve">and</w:delText>
        </w:r>
      </w:del>
      <w:del w:id="15048" w:author="PR Preview" w:date="2026-01-01T00:00:00Z">
        <w:r>
          <w:delText xml:space="preserve"> </w:delText>
        </w:r>
      </w:del>
      <m:oMath>
        <m:r>
          <m:rPr>
            <m:sty m:val="bi"/>
          </m:rPr>
          <m:t>J</m:t>
        </m:r>
      </m:oMath>
      <w:del w:id="15049" w:author="PR Preview" w:date="2026-01-01T00:00:00Z">
        <w:r>
          <w:delText xml:space="preserve"> </w:delText>
        </w:r>
      </w:del>
      <w:del w:id="15050" w:author="PR Preview" w:date="2026-01-01T00:00:00Z">
        <w:r>
          <w:delText xml:space="preserve">has no two linearly independent eigenvectors:</w:delText>
        </w:r>
      </w:del>
      <w:del w:id="15051" w:author="PR Preview" w:date="2026-01-01T00:00:00Z">
        <w:r>
          <w:delText xml:space="preserve"> </w:delText>
        </w:r>
      </w:del>
      <w:del w:id="15052" w:author="PR Preview" w:date="2026-01-01T00:00:00Z">
        <w:r>
          <w:delText xml:space="preserve">another way to see that it is not diagonalizable.</w:delText>
        </w:r>
      </w:del>
    </w:p>
    <w:p>
      <w:pPr>
        <w:pStyle w:val="BodyText"/>
      </w:pPr>
      <w:ins w:id="15053" w:author="PR Preview" w:date="2026-01-01T00:00:00Z">
        <w:r>
          <w:rPr>
            <w:b/>
            <w:bCs/>
          </w:rPr>
          <w:t xml:space="preserve">Example 195 (Building the diagonalization from eigenvectors)</w:t>
        </w:r>
      </w:ins>
      <w:ins w:id="15054" w:author="PR Preview" w:date="2026-01-01T00:00:00Z">
        <w:r>
          <w:t xml:space="preserve"> </w:t>
        </w:r>
      </w:ins>
      <w:ins w:id="15055" w:author="PR Preview" w:date="2026-01-01T00:00:00Z">
        <w:r>
          <w:t xml:space="preserve">The eigenvectors</w:t>
        </w:r>
      </w:ins>
      <w:ins w:id="15056" w:author="PR Preview" w:date="2026-01-01T00:00:00Z">
        <w:r>
          <w:t xml:space="preserve"> </w:t>
        </w:r>
      </w:ins>
      <m:oMath>
        <m:r>
          <m:rPr>
            <m:sty m:val="p"/>
          </m:rPr>
          <m:t>(</m:t>
        </m:r>
        <m:r>
          <m:t>1</m:t>
        </m:r>
        <m:r>
          <m:rPr>
            <m:sty m:val="p"/>
          </m:rPr>
          <m:t>,</m:t>
        </m:r>
        <m:r>
          <m:t>1</m:t>
        </m:r>
        <m:r>
          <m:rPr>
            <m:sty m:val="p"/>
          </m:rPr>
          <m:t>)</m:t>
        </m:r>
      </m:oMath>
      <w:ins w:id="15057" w:author="PR Preview" w:date="2026-01-01T00:00:00Z">
        <w:r>
          <w:t xml:space="preserve"> </w:t>
        </w:r>
      </w:ins>
      <w:ins w:id="15058" w:author="PR Preview" w:date="2026-01-01T00:00:00Z">
        <w:r>
          <w:t xml:space="preserve">and</w:t>
        </w:r>
      </w:ins>
      <w:ins w:id="15059" w:author="PR Preview" w:date="2026-01-01T00:00:00Z">
        <w:r>
          <w:t xml:space="preserve"> </w:t>
        </w:r>
      </w:ins>
      <m:oMath>
        <m:r>
          <m:rPr>
            <m:sty m:val="p"/>
          </m:rPr>
          <m:t>(</m:t>
        </m:r>
        <m:r>
          <m:t>1</m:t>
        </m:r>
        <m:r>
          <m:rPr>
            <m:sty m:val="p"/>
          </m:rPr>
          <m:t>,</m:t>
        </m:r>
        <m:r>
          <m:rPr>
            <m:sty m:val="p"/>
          </m:rPr>
          <m:t>−</m:t>
        </m:r>
        <m:r>
          <m:t>1</m:t>
        </m:r>
        <m:r>
          <m:rPr>
            <m:sty m:val="p"/>
          </m:rPr>
          <m:t>)</m:t>
        </m:r>
      </m:oMath>
      <w:ins w:id="15060" w:author="PR Preview" w:date="2026-01-01T00:00:00Z">
        <w:r>
          <w:t xml:space="preserve"> </w:t>
        </w:r>
      </w:ins>
      <w:ins w:id="15061" w:author="PR Preview" w:date="2026-01-01T00:00:00Z">
        <w:r>
          <w:t xml:space="preserve">of</w:t>
        </w:r>
      </w:ins>
      <w:ins w:id="15062"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063" w:author="PR Preview" w:date="2026-01-01T00:00:00Z">
        <w:r>
          <w:t xml:space="preserve"> </w:t>
        </w:r>
      </w:ins>
      <w:ins w:id="15064" w:author="PR Preview" w:date="2026-01-01T00:00:00Z">
        <w:r>
          <w:t xml:space="preserve">are linearly independent (</w:t>
        </w:r>
      </w:ins>
      <w:hyperlink w:anchor="exm-eigenvectors-independent">
        <w:ins w:id="15065" w:author="PR Preview" w:date="2026-01-01T00:00:00Z">
          <w:r>
            <w:rPr>
              <w:rStyle w:val="Hyperlink"/>
            </w:rPr>
            <w:t xml:space="preserve">Example 193</w:t>
          </w:r>
        </w:ins>
      </w:hyperlink>
      <w:ins w:id="15066" w:author="PR Preview" w:date="2026-01-01T00:00:00Z">
        <w:r>
          <w:t xml:space="preserve">),</w:t>
        </w:r>
      </w:ins>
      <w:ins w:id="15067" w:author="PR Preview" w:date="2026-01-01T00:00:00Z">
        <w:r>
          <w:t xml:space="preserve"> </w:t>
        </w:r>
      </w:ins>
      <w:ins w:id="15068" w:author="PR Preview" w:date="2026-01-01T00:00:00Z">
        <w:r>
          <w:t xml:space="preserve">so with</w:t>
        </w:r>
      </w:ins>
      <w:ins w:id="15069"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ins w:id="15070" w:author="PR Preview" w:date="2026-01-01T00:00:00Z">
        <w:r>
          <w:t xml:space="preserve"> </w:t>
        </w:r>
      </w:ins>
      <w:ins w:id="15071" w:author="PR Preview" w:date="2026-01-01T00:00:00Z">
        <w:r>
          <w:t xml:space="preserve">and</w:t>
        </w:r>
      </w:ins>
      <w:ins w:id="15072" w:author="PR Preview" w:date="2026-01-01T00:00:00Z">
        <w:r>
          <w:t xml:space="preserve"> </w:t>
        </w:r>
      </w:ins>
      <m:oMath>
        <m:r>
          <m:rPr>
            <m:sty m:val="b"/>
          </m:rPr>
          <m:t>Λ</m:t>
        </m:r>
        <m:r>
          <m:rPr>
            <m:sty m:val="p"/>
          </m:rPr>
          <m:t>=</m:t>
        </m:r>
        <m:r>
          <m:rPr>
            <m:sty m:val="p"/>
          </m:rPr>
          <m:t>diag</m:t>
        </m:r>
        <m:r>
          <m:rPr>
            <m:sty m:val="p"/>
          </m:rPr>
          <m:t>(</m:t>
        </m:r>
        <m:r>
          <m:t>3</m:t>
        </m:r>
        <m:r>
          <m:rPr>
            <m:sty m:val="p"/>
          </m:rPr>
          <m:t>,</m:t>
        </m:r>
        <m:r>
          <m:t>1</m:t>
        </m:r>
        <m:r>
          <m:rPr>
            <m:sty m:val="p"/>
          </m:rPr>
          <m:t>)</m:t>
        </m:r>
      </m:oMath>
      <w:ins w:id="15073" w:author="PR Preview" w:date="2026-01-01T00:00:00Z">
        <w:r>
          <w:t xml:space="preserve">,</w:t>
        </w:r>
      </w:ins>
      <w:ins w:id="15074"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5075" w:author="PR Preview" w:date="2026-01-01T00:00:00Z">
        <w:r>
          <w:t xml:space="preserve">;</w:t>
        </w:r>
      </w:ins>
      <w:ins w:id="15076" w:author="PR Preview" w:date="2026-01-01T00:00:00Z">
        <w:r>
          <w:t xml:space="preserve"> </w:t>
        </w:r>
      </w:ins>
      <w:ins w:id="15077" w:author="PR Preview" w:date="2026-01-01T00:00:00Z">
        <w:r>
          <w:t xml:space="preserve">by</w:t>
        </w:r>
      </w:ins>
      <w:ins w:id="15078" w:author="PR Preview" w:date="2026-01-01T00:00:00Z">
        <w:r>
          <w:t xml:space="preserve"> </w:t>
        </w:r>
      </w:ins>
      <w:hyperlink w:anchor="rem-similar-both-ways">
        <w:ins w:id="15079" w:author="PR Preview" w:date="2026-01-01T00:00:00Z">
          <w:r>
            <w:rPr>
              <w:rStyle w:val="Hyperlink"/>
            </w:rPr>
            <w:t xml:space="preserve">Remark 42</w:t>
          </w:r>
        </w:ins>
      </w:hyperlink>
      <w:ins w:id="15080" w:author="PR Preview" w:date="2026-01-01T00:00:00Z">
        <w:r>
          <w:t xml:space="preserve"> </w:t>
        </w:r>
      </w:ins>
      <w:ins w:id="15081" w:author="PR Preview" w:date="2026-01-01T00:00:00Z">
        <w:r>
          <w:t xml:space="preserve">this is the similarity of</w:t>
        </w:r>
      </w:ins>
      <w:ins w:id="15082" w:author="PR Preview" w:date="2026-01-01T00:00:00Z">
        <w:r>
          <w:t xml:space="preserve"> </w:t>
        </w:r>
      </w:ins>
      <w:hyperlink w:anchor="exm-similar">
        <w:ins w:id="15083" w:author="PR Preview" w:date="2026-01-01T00:00:00Z">
          <w:r>
            <w:rPr>
              <w:rStyle w:val="Hyperlink"/>
            </w:rPr>
            <w:t xml:space="preserve">Example 191</w:t>
          </w:r>
        </w:ins>
      </w:hyperlink>
      <w:ins w:id="15084" w:author="PR Preview" w:date="2026-01-01T00:00:00Z">
        <w:r>
          <w:t xml:space="preserve">, with</w:t>
        </w:r>
      </w:ins>
      <w:ins w:id="15085" w:author="PR Preview" w:date="2026-01-01T00:00:00Z">
        <w:r>
          <w:t xml:space="preserve"> </w:t>
        </w:r>
      </w:ins>
      <m:oMath>
        <m:r>
          <m:rPr>
            <m:sty m:val="bi"/>
          </m:rPr>
          <m:t>X</m:t>
        </m:r>
        <m:r>
          <m:rPr>
            <m:sty m:val="p"/>
          </m:rPr>
          <m:t>=</m:t>
        </m:r>
        <m:r>
          <m:rPr>
            <m:sty m:val="bi"/>
          </m:rPr>
          <m:t>P</m:t>
        </m:r>
      </m:oMath>
      <w:ins w:id="15086" w:author="PR Preview" w:date="2026-01-01T00:00:00Z">
        <w:r>
          <w:t xml:space="preserve">.</w:t>
        </w:r>
      </w:ins>
      <w:ins w:id="15087" w:author="PR Preview" w:date="2026-01-01T00:00:00Z">
        <w:r>
          <w:t xml:space="preserve"> </w:t>
        </w:r>
      </w:ins>
      <w:ins w:id="15088" w:author="PR Preview" w:date="2026-01-01T00:00:00Z">
        <w:r>
          <w:t xml:space="preserve">Because</w:t>
        </w:r>
      </w:ins>
      <w:ins w:id="15089" w:author="PR Preview" w:date="2026-01-01T00:00:00Z">
        <w:r>
          <w:t xml:space="preserve"> </w:t>
        </w:r>
      </w:ins>
      <m:oMath>
        <m:r>
          <m:rPr>
            <m:sty m:val="bi"/>
          </m:rPr>
          <m:t>A</m:t>
        </m:r>
      </m:oMath>
      <w:ins w:id="15090" w:author="PR Preview" w:date="2026-01-01T00:00:00Z">
        <w:r>
          <w:t xml:space="preserve"> </w:t>
        </w:r>
      </w:ins>
      <w:ins w:id="15091" w:author="PR Preview" w:date="2026-01-01T00:00:00Z">
        <w:r>
          <w:t xml:space="preserve">is symmetric,</w:t>
        </w:r>
      </w:ins>
      <w:ins w:id="15092" w:author="PR Preview" w:date="2026-01-01T00:00:00Z">
        <w:r>
          <w:t xml:space="preserve"> </w:t>
        </w:r>
      </w:ins>
      <w:hyperlink w:anchor="thm-spectral">
        <w:ins w:id="15093" w:author="PR Preview" w:date="2026-01-01T00:00:00Z">
          <w:r>
            <w:rPr>
              <w:rStyle w:val="Hyperlink"/>
            </w:rPr>
            <w:t xml:space="preserve">Theorem 72</w:t>
          </w:r>
        </w:ins>
      </w:hyperlink>
      <w:ins w:id="15094" w:author="PR Preview" w:date="2026-01-01T00:00:00Z">
        <w:r>
          <w:t xml:space="preserve"> </w:t>
        </w:r>
      </w:ins>
      <w:ins w:id="15095" w:author="PR Preview" w:date="2026-01-01T00:00:00Z">
        <w:r>
          <w:t xml:space="preserve">even gives such a factorization with orthonormal eigenvectors</w:t>
        </w:r>
      </w:ins>
      <w:ins w:id="15096" w:author="PR Preview" w:date="2026-01-01T00:00:00Z">
        <w:r>
          <w:t xml:space="preserve"> </w:t>
        </w:r>
      </w:ins>
      <w:ins w:id="15097" w:author="PR Preview" w:date="2026-01-01T00:00:00Z">
        <w:r>
          <w:t xml:space="preserve">(</w:t>
        </w:r>
      </w:ins>
      <w:hyperlink w:anchor="def-eigendecomposition">
        <w:ins w:id="15098" w:author="PR Preview" w:date="2026-01-01T00:00:00Z">
          <w:r>
            <w:rPr>
              <w:rStyle w:val="Hyperlink"/>
            </w:rPr>
            <w:t xml:space="preserve">Definition 83</w:t>
          </w:r>
        </w:ins>
      </w:hyperlink>
      <w:ins w:id="15099" w:author="PR Preview" w:date="2026-01-01T00:00:00Z">
        <w:r>
          <w:t xml:space="preserve">):</w:t>
        </w:r>
      </w:ins>
      <w:ins w:id="15100" w:author="PR Preview" w:date="2026-01-01T00:00:00Z">
        <w:r>
          <w:t xml:space="preserve"> </w:t>
        </w:r>
      </w:ins>
      <w:ins w:id="15101" w:author="PR Preview" w:date="2026-01-01T00:00:00Z">
        <w:r>
          <w:t xml:space="preserve">dividing each column of</w:t>
        </w:r>
      </w:ins>
      <w:ins w:id="15102" w:author="PR Preview" w:date="2026-01-01T00:00:00Z">
        <w:r>
          <w:t xml:space="preserve"> </w:t>
        </w:r>
      </w:ins>
      <m:oMath>
        <m:r>
          <m:rPr>
            <m:sty m:val="bi"/>
          </m:rPr>
          <m:t>X</m:t>
        </m:r>
      </m:oMath>
      <w:ins w:id="15103" w:author="PR Preview" w:date="2026-01-01T00:00:00Z">
        <w:r>
          <w:t xml:space="preserve"> </w:t>
        </w:r>
      </w:ins>
      <w:ins w:id="15104" w:author="PR Preview" w:date="2026-01-01T00:00:00Z">
        <w:r>
          <w:t xml:space="preserve">by its length</w:t>
        </w:r>
      </w:ins>
      <w:ins w:id="15105" w:author="PR Preview" w:date="2026-01-01T00:00:00Z">
        <w:r>
          <w:t xml:space="preserve"> </w:t>
        </w:r>
      </w:ins>
      <m:oMath>
        <m:rad>
          <m:radPr>
            <m:degHide m:val="on"/>
          </m:radPr>
          <m:deg/>
          <m:e>
            <m:r>
              <m:t>2</m:t>
            </m:r>
          </m:e>
        </m:rad>
      </m:oMath>
      <w:ins w:id="15106" w:author="PR Preview" w:date="2026-01-01T00:00:00Z">
        <w:r>
          <w:t xml:space="preserve"> </w:t>
        </w:r>
      </w:ins>
      <w:ins w:id="15107" w:author="PR Preview" w:date="2026-01-01T00:00:00Z">
        <w:r>
          <w:t xml:space="preserve">gives one.</w:t>
        </w:r>
      </w:ins>
      <w:ins w:id="15108" w:author="PR Preview" w:date="2026-01-01T00:00:00Z">
        <w:r>
          <w:t xml:space="preserve"> </w:t>
        </w:r>
      </w:ins>
      <w:ins w:id="15109" w:author="PR Preview" w:date="2026-01-01T00:00:00Z">
        <w:r>
          <w:t xml:space="preserve">By contrast, every eigenvector of</w:t>
        </w:r>
      </w:ins>
      <w:ins w:id="15110" w:author="PR Preview" w:date="2026-01-01T00:00:00Z">
        <w:r>
          <w:t xml:space="preserve"> </w:t>
        </w:r>
      </w:ins>
      <m:oMath>
        <m:r>
          <m:rPr>
            <m:sty m:val="bi"/>
          </m:rPr>
          <m:t>J</m:t>
        </m:r>
      </m:oMath>
      <w:ins w:id="15111" w:author="PR Preview" w:date="2026-01-01T00:00:00Z">
        <w:r>
          <w:t xml:space="preserve"> </w:t>
        </w:r>
      </w:ins>
      <w:ins w:id="15112" w:author="PR Preview" w:date="2026-01-01T00:00:00Z">
        <w:r>
          <w:t xml:space="preserve">in</w:t>
        </w:r>
      </w:ins>
      <w:ins w:id="15113" w:author="PR Preview" w:date="2026-01-01T00:00:00Z">
        <w:r>
          <w:t xml:space="preserve"> </w:t>
        </w:r>
      </w:ins>
      <w:hyperlink w:anchor="exm-eigenspace">
        <w:ins w:id="15114" w:author="PR Preview" w:date="2026-01-01T00:00:00Z">
          <w:r>
            <w:rPr>
              <w:rStyle w:val="Hyperlink"/>
            </w:rPr>
            <w:t xml:space="preserve">Example 185</w:t>
          </w:r>
        </w:ins>
      </w:hyperlink>
      <w:ins w:id="15115" w:author="PR Preview" w:date="2026-01-01T00:00:00Z">
        <w:r>
          <w:t xml:space="preserve"> </w:t>
        </w:r>
      </w:ins>
      <w:ins w:id="15116" w:author="PR Preview" w:date="2026-01-01T00:00:00Z">
        <w:r>
          <w:t xml:space="preserve">has the form</w:t>
        </w:r>
      </w:ins>
      <w:ins w:id="15117" w:author="PR Preview" w:date="2026-01-01T00:00:00Z">
        <w:r>
          <w:t xml:space="preserve"> </w:t>
        </w:r>
      </w:ins>
      <m:oMath>
        <m:r>
          <m:rPr>
            <m:sty m:val="p"/>
          </m:rPr>
          <m:t>(</m:t>
        </m:r>
        <m:r>
          <m:t>t</m:t>
        </m:r>
        <m:r>
          <m:rPr>
            <m:sty m:val="p"/>
          </m:rPr>
          <m:t>,</m:t>
        </m:r>
        <m:r>
          <m:t>0</m:t>
        </m:r>
        <m:r>
          <m:rPr>
            <m:sty m:val="p"/>
          </m:rPr>
          <m:t>)</m:t>
        </m:r>
      </m:oMath>
      <w:ins w:id="15118" w:author="PR Preview" w:date="2026-01-01T00:00:00Z">
        <w:r>
          <w:t xml:space="preserve">,</w:t>
        </w:r>
      </w:ins>
      <w:ins w:id="15119" w:author="PR Preview" w:date="2026-01-01T00:00:00Z">
        <w:r>
          <w:t xml:space="preserve"> </w:t>
        </w:r>
      </w:ins>
      <w:ins w:id="15120" w:author="PR Preview" w:date="2026-01-01T00:00:00Z">
        <w:r>
          <w:t xml:space="preserve">so any two of them are multiples of each other,</w:t>
        </w:r>
      </w:ins>
      <w:ins w:id="15121" w:author="PR Preview" w:date="2026-01-01T00:00:00Z">
        <w:r>
          <w:t xml:space="preserve"> </w:t>
        </w:r>
      </w:ins>
      <w:ins w:id="15122" w:author="PR Preview" w:date="2026-01-01T00:00:00Z">
        <w:r>
          <w:t xml:space="preserve">and</w:t>
        </w:r>
      </w:ins>
      <w:ins w:id="15123" w:author="PR Preview" w:date="2026-01-01T00:00:00Z">
        <w:r>
          <w:t xml:space="preserve"> </w:t>
        </w:r>
      </w:ins>
      <m:oMath>
        <m:r>
          <m:rPr>
            <m:sty m:val="bi"/>
          </m:rPr>
          <m:t>J</m:t>
        </m:r>
      </m:oMath>
      <w:ins w:id="15124" w:author="PR Preview" w:date="2026-01-01T00:00:00Z">
        <w:r>
          <w:t xml:space="preserve"> </w:t>
        </w:r>
      </w:ins>
      <w:ins w:id="15125" w:author="PR Preview" w:date="2026-01-01T00:00:00Z">
        <w:r>
          <w:t xml:space="preserve">has no two linearly independent eigenvectors:</w:t>
        </w:r>
      </w:ins>
      <w:ins w:id="15126" w:author="PR Preview" w:date="2026-01-01T00:00:00Z">
        <w:r>
          <w:t xml:space="preserve"> </w:t>
        </w:r>
      </w:ins>
      <w:ins w:id="15127" w:author="PR Preview" w:date="2026-01-01T00:00:00Z">
        <w:r>
          <w:t xml:space="preserve">another way to see that it is not diagonalizable.</w:t>
        </w:r>
      </w:ins>
    </w:p>
    <w:bookmarkEnd w:id="589"/>
    <w:bookmarkStart w:id="590"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90"/>
    <w:p>
      <w:pPr>
        <w:pStyle w:val="BodyText"/>
      </w:pPr>
      <w:del w:id="15128" w:author="PR Preview" w:date="2026-01-01T00:00:00Z">
        <w:r>
          <w:rPr>
            <w:i/>
            <w:iCs/>
          </w:rPr>
          <w:delText xml:space="preserve">Proof</w:delText>
        </w:r>
      </w:del>
      <w:del w:id="15129" w:author="PR Preview" w:date="2026-01-01T00:00:00Z">
        <w:r>
          <w:delText xml:space="preserve">. </w:delText>
        </w:r>
      </w:del>
      <w:del w:id="15130" w:author="PR Preview" w:date="2026-01-01T00:00:00Z">
        <w:r>
          <w:delText xml:space="preserve">Choose one eigenvector for each eigenvalue.</w:delText>
        </w:r>
      </w:del>
      <w:del w:id="15131" w:author="PR Preview" w:date="2026-01-01T00:00:00Z">
        <w:r>
          <w:delText xml:space="preserve"> </w:delText>
        </w:r>
      </w:del>
      <w:del w:id="15132" w:author="PR Preview" w:date="2026-01-01T00:00:00Z">
        <w:r>
          <w:delText xml:space="preserve">These</w:delText>
        </w:r>
      </w:del>
      <w:del w:id="15133" w:author="PR Preview" w:date="2026-01-01T00:00:00Z">
        <w:r>
          <w:delText xml:space="preserve"> </w:delText>
        </w:r>
      </w:del>
      <m:oMath>
        <m:r>
          <m:t>p</m:t>
        </m:r>
      </m:oMath>
      <w:del w:id="15134" w:author="PR Preview" w:date="2026-01-01T00:00:00Z">
        <w:r>
          <w:delText xml:space="preserve"> </w:delText>
        </w:r>
      </w:del>
      <w:del w:id="15135" w:author="PR Preview" w:date="2026-01-01T00:00:00Z">
        <w:r>
          <w:delText xml:space="preserve">eigenvectors are linearly independent (</w:delText>
        </w:r>
      </w:del>
      <w:hyperlink w:anchor="thm-eigenvectors-independent">
        <w:del w:id="15136" w:author="PR Preview" w:date="2026-01-01T00:00:00Z">
          <w:r>
            <w:rPr>
              <w:rStyle w:val="Hyperlink"/>
            </w:rPr>
            <w:delText xml:space="preserve">Theorem 104</w:delText>
          </w:r>
        </w:del>
      </w:hyperlink>
      <w:del w:id="15137" w:author="PR Preview" w:date="2026-01-01T00:00:00Z">
        <w:r>
          <w:delText xml:space="preserve">),</w:delText>
        </w:r>
      </w:del>
      <w:del w:id="15138" w:author="PR Preview" w:date="2026-01-01T00:00:00Z">
        <w:r>
          <w:delText xml:space="preserve"> </w:delText>
        </w:r>
      </w:del>
      <w:del w:id="15139" w:author="PR Preview" w:date="2026-01-01T00:00:00Z">
        <w:r>
          <w:delText xml:space="preserve">so the matrix is diagonalizable (</w:delText>
        </w:r>
      </w:del>
      <w:hyperlink w:anchor="thm-diagonalizable">
        <w:del w:id="15140" w:author="PR Preview" w:date="2026-01-01T00:00:00Z">
          <w:r>
            <w:rPr>
              <w:rStyle w:val="Hyperlink"/>
            </w:rPr>
            <w:delText xml:space="preserve">Theorem 105</w:delText>
          </w:r>
        </w:del>
      </w:hyperlink>
      <w:del w:id="15141" w:author="PR Preview" w:date="2026-01-01T00:00:00Z">
        <w:r>
          <w:delText xml:space="preserve">).</w:delText>
        </w:r>
      </w:del>
    </w:p>
    <w:p>
      <w:pPr>
        <w:pStyle w:val="BodyText"/>
      </w:pPr>
      <w:del w:id="15142" w:author="PR Preview" w:date="2026-01-01T00:00:00Z">
        <w:r>
          <w:rPr>
            <w:b/>
            <w:bCs/>
          </w:rPr>
          <w:delText xml:space="preserve">Example 192 (A triangular matrix with distinct diagonal entries)</w:delText>
        </w:r>
      </w:del>
      <w:del w:id="15143" w:author="PR Preview" w:date="2026-01-01T00:00:00Z">
        <w:r>
          <w:delText xml:space="preserve"> </w:delText>
        </w:r>
      </w:del>
      <m:oMath>
        <m:r>
          <m:rPr>
            <m:sty m:val="bi"/>
          </m:rPr>
          <m:t>U</m:t>
        </m:r>
      </m:oMath>
      <w:del w:id="15144" w:author="PR Preview" w:date="2026-01-01T00:00:00Z">
        <w:r>
          <w:delText xml:space="preserve"> </w:delText>
        </w:r>
      </w:del>
      <w:del w:id="15145" w:author="PR Preview" w:date="2026-01-01T00:00:00Z">
        <w:r>
          <w:delText xml:space="preserve">of</w:delText>
        </w:r>
      </w:del>
      <w:del w:id="15146" w:author="PR Preview" w:date="2026-01-01T00:00:00Z">
        <w:r>
          <w:delText xml:space="preserve"> </w:delText>
        </w:r>
      </w:del>
      <w:hyperlink w:anchor="exm-eigen-triangular">
        <w:del w:id="15147" w:author="PR Preview" w:date="2026-01-01T00:00:00Z">
          <w:r>
            <w:rPr>
              <w:rStyle w:val="Hyperlink"/>
            </w:rPr>
            <w:delText xml:space="preserve">Example 185</w:delText>
          </w:r>
        </w:del>
      </w:hyperlink>
      <w:del w:id="15148" w:author="PR Preview" w:date="2026-01-01T00:00:00Z">
        <w:r>
          <w:delText xml:space="preserve"> </w:delText>
        </w:r>
      </w:del>
      <w:del w:id="15149" w:author="PR Preview" w:date="2026-01-01T00:00:00Z">
        <w:r>
          <w:delText xml:space="preserve">has the three different eigenvalues</w:delText>
        </w:r>
      </w:del>
      <w:del w:id="15150" w:author="PR Preview" w:date="2026-01-01T00:00:00Z">
        <w:r>
          <w:delText xml:space="preserve"> </w:delText>
        </w:r>
      </w:del>
      <m:oMath>
        <m:r>
          <m:t>2</m:t>
        </m:r>
      </m:oMath>
      <w:del w:id="15151" w:author="PR Preview" w:date="2026-01-01T00:00:00Z">
        <w:r>
          <w:delText xml:space="preserve">,</w:delText>
        </w:r>
      </w:del>
      <w:del w:id="15152" w:author="PR Preview" w:date="2026-01-01T00:00:00Z">
        <w:r>
          <w:delText xml:space="preserve"> </w:delText>
        </w:r>
      </w:del>
      <m:oMath>
        <m:f>
          <m:fPr>
            <m:type m:val="lin"/>
          </m:fPr>
          <m:num>
            <m:r>
              <m:t>1</m:t>
            </m:r>
          </m:num>
          <m:den>
            <m:r>
              <m:t>2</m:t>
            </m:r>
          </m:den>
        </m:f>
      </m:oMath>
      <w:del w:id="15153" w:author="PR Preview" w:date="2026-01-01T00:00:00Z">
        <w:r>
          <w:delText xml:space="preserve"> </w:delText>
        </w:r>
      </w:del>
      <w:del w:id="15154" w:author="PR Preview" w:date="2026-01-01T00:00:00Z">
        <w:r>
          <w:delText xml:space="preserve">and</w:delText>
        </w:r>
      </w:del>
      <w:del w:id="15155" w:author="PR Preview" w:date="2026-01-01T00:00:00Z">
        <w:r>
          <w:delText xml:space="preserve"> </w:delText>
        </w:r>
      </w:del>
      <m:oMath>
        <m:r>
          <m:rPr>
            <m:sty m:val="p"/>
          </m:rPr>
          <m:t>−</m:t>
        </m:r>
        <m:r>
          <m:t>1</m:t>
        </m:r>
      </m:oMath>
      <w:del w:id="15156" w:author="PR Preview" w:date="2026-01-01T00:00:00Z">
        <w:r>
          <w:delText xml:space="preserve"> </w:delText>
        </w:r>
      </w:del>
      <w:del w:id="15157" w:author="PR Preview" w:date="2026-01-01T00:00:00Z">
        <w:r>
          <w:delText xml:space="preserve">(</w:delText>
        </w:r>
      </w:del>
      <w:hyperlink w:anchor="thm-eigen-triangular">
        <w:del w:id="15158" w:author="PR Preview" w:date="2026-01-01T00:00:00Z">
          <w:r>
            <w:rPr>
              <w:rStyle w:val="Hyperlink"/>
            </w:rPr>
            <w:delText xml:space="preserve">Theorem 101</w:delText>
          </w:r>
        </w:del>
      </w:hyperlink>
      <w:del w:id="15159" w:author="PR Preview" w:date="2026-01-01T00:00:00Z">
        <w:r>
          <w:delText xml:space="preserve">), so it is diagonalizable,</w:delText>
        </w:r>
      </w:del>
      <w:del w:id="15160" w:author="PR Preview" w:date="2026-01-01T00:00:00Z">
        <w:r>
          <w:delText xml:space="preserve"> </w:delText>
        </w:r>
      </w:del>
      <w:del w:id="15161" w:author="PR Preview" w:date="2026-01-01T00:00:00Z">
        <w:r>
          <w:delText xml:space="preserve">even though it is not symmetric, so</w:delText>
        </w:r>
      </w:del>
      <w:del w:id="15162" w:author="PR Preview" w:date="2026-01-01T00:00:00Z">
        <w:r>
          <w:delText xml:space="preserve"> </w:delText>
        </w:r>
      </w:del>
      <w:hyperlink w:anchor="thm-spectral">
        <w:del w:id="15163" w:author="PR Preview" w:date="2026-01-01T00:00:00Z">
          <w:r>
            <w:rPr>
              <w:rStyle w:val="Hyperlink"/>
            </w:rPr>
            <w:delText xml:space="preserve">Theorem 70</w:delText>
          </w:r>
        </w:del>
      </w:hyperlink>
      <w:del w:id="15164" w:author="PR Preview" w:date="2026-01-01T00:00:00Z">
        <w:r>
          <w:delText xml:space="preserve"> </w:delText>
        </w:r>
      </w:del>
      <w:del w:id="15165" w:author="PR Preview" w:date="2026-01-01T00:00:00Z">
        <w:r>
          <w:delText xml:space="preserve">does not apply to it.</w:delText>
        </w:r>
      </w:del>
      <w:del w:id="15166" w:author="PR Preview" w:date="2026-01-01T00:00:00Z">
        <w:r>
          <w:delText xml:space="preserve"> </w:delText>
        </w:r>
      </w:del>
      <w:del w:id="15167" w:author="PR Preview" w:date="2026-01-01T00:00:00Z">
        <w:r>
          <w:delText xml:space="preserve">The converse fails:</w:delText>
        </w:r>
      </w:del>
      <w:del w:id="15168" w:author="PR Preview" w:date="2026-01-01T00:00:00Z">
        <w:r>
          <w:delText xml:space="preserve"> </w:delText>
        </w:r>
      </w:del>
      <m:oMath>
        <m:sSub>
          <m:e>
            <m:r>
              <m:rPr>
                <m:sty m:val="bi"/>
              </m:rPr>
              <m:t>I</m:t>
            </m:r>
          </m:e>
          <m:sub>
            <m:r>
              <m:t>2</m:t>
            </m:r>
          </m:sub>
        </m:sSub>
      </m:oMath>
      <w:del w:id="15169" w:author="PR Preview" w:date="2026-01-01T00:00:00Z">
        <w:r>
          <w:delText xml:space="preserve"> </w:delText>
        </w:r>
      </w:del>
      <w:del w:id="15170" w:author="PR Preview" w:date="2026-01-01T00:00:00Z">
        <w:r>
          <w:delText xml:space="preserve">is diagonal, hence diagonalizable</w:delText>
        </w:r>
      </w:del>
      <w:del w:id="15171" w:author="PR Preview" w:date="2026-01-01T00:00:00Z">
        <w:r>
          <w:delText xml:space="preserve"> </w:delText>
        </w:r>
      </w:del>
      <w:del w:id="15172" w:author="PR Preview" w:date="2026-01-01T00:00:00Z">
        <w:r>
          <w:delText xml:space="preserve">(</w:delText>
        </w:r>
      </w:del>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del w:id="15173" w:author="PR Preview" w:date="2026-01-01T00:00:00Z">
        <w:r>
          <w:delText xml:space="preserve">),</w:delText>
        </w:r>
      </w:del>
      <w:del w:id="15174" w:author="PR Preview" w:date="2026-01-01T00:00:00Z">
        <w:r>
          <w:delText xml:space="preserve"> </w:delText>
        </w:r>
      </w:del>
      <w:del w:id="15175" w:author="PR Preview" w:date="2026-01-01T00:00:00Z">
        <w:r>
          <w:delText xml:space="preserve">but has only the eigenvalue</w:delText>
        </w:r>
      </w:del>
      <w:del w:id="15176" w:author="PR Preview" w:date="2026-01-01T00:00:00Z">
        <w:r>
          <w:delText xml:space="preserve"> </w:delText>
        </w:r>
      </w:del>
      <m:oMath>
        <m:r>
          <m:t>1</m:t>
        </m:r>
      </m:oMath>
      <w:del w:id="15177" w:author="PR Preview" w:date="2026-01-01T00:00:00Z">
        <w:r>
          <w:delText xml:space="preserve">.</w:delText>
        </w:r>
      </w:del>
    </w:p>
    <w:p>
      <w:pPr>
        <w:pStyle w:val="BodyText"/>
      </w:pPr>
      <w:del w:id="15178" w:author="PR Preview" w:date="2026-01-01T00:00:00Z">
        <w:r>
          <w:rPr>
            <w:b/>
            <w:bCs/>
          </w:rPr>
          <w:delText xml:space="preserve">Theorem 106 (Powers of a diagonalizable matrix)</w:delText>
        </w:r>
      </w:del>
      <w:del w:id="15179" w:author="PR Preview" w:date="2026-01-01T00:00:00Z">
        <w:r>
          <w:delText xml:space="preserve"> </w:delText>
        </w:r>
      </w:del>
      <w:del w:id="15180" w:author="PR Preview" w:date="2026-01-01T00:00:00Z">
        <w:r>
          <w:delText xml:space="preserve">If</w:delText>
        </w:r>
      </w:del>
      <w:del w:id="15181" w:author="PR Preview" w:date="2026-01-01T00:00:00Z">
        <w:r>
          <w:delText xml:space="preserve"> </w:delText>
        </w:r>
      </w:del>
      <m:oMath>
        <m:r>
          <m:rPr>
            <m:sty m:val="bi"/>
          </m:rPr>
          <m:t>A</m:t>
        </m:r>
        <m:r>
          <m:rPr>
            <m:sty m:val="p"/>
          </m:rPr>
          <m:t>=</m:t>
        </m:r>
        <m:r>
          <m:rPr>
            <m:sty m:val="bi"/>
          </m:rPr>
          <m:t>X</m:t>
        </m:r>
        <m:r>
          <m:rPr>
            <m:sty m:val="b"/>
          </m:rPr>
          <m:t>Λ</m:t>
        </m:r>
        <m:sSup>
          <m:e>
            <m:r>
              <m:rPr>
                <m:sty m:val="bi"/>
              </m:rPr>
              <m:t>X</m:t>
            </m:r>
          </m:e>
          <m:sup>
            <m:r>
              <m:rPr>
                <m:sty m:val="p"/>
              </m:rPr>
              <m:t>−</m:t>
            </m:r>
            <m:r>
              <m:t>1</m:t>
            </m:r>
          </m:sup>
        </m:sSup>
      </m:oMath>
      <w:del w:id="15182" w:author="PR Preview" w:date="2026-01-01T00:00:00Z">
        <w:r>
          <w:delText xml:space="preserve"> </w:delText>
        </w:r>
      </w:del>
      <w:del w:id="15183" w:author="PR Preview" w:date="2026-01-01T00:00:00Z">
        <w:r>
          <w:delText xml:space="preserve">(</w:delText>
        </w:r>
      </w:del>
      <w:hyperlink w:anchor="def-diagonalizable">
        <w:del w:id="15184" w:author="PR Preview" w:date="2026-01-01T00:00:00Z">
          <w:r>
            <w:rPr>
              <w:rStyle w:val="Hyperlink"/>
            </w:rPr>
            <w:delText xml:space="preserve">Definition 100</w:delText>
          </w:r>
        </w:del>
      </w:hyperlink>
      <w:del w:id="15185" w:author="PR Preview" w:date="2026-01-01T00:00:00Z">
        <w:r>
          <w:delText xml:space="preserve">)</w:delText>
        </w:r>
      </w:del>
      <w:del w:id="15186" w:author="PR Preview" w:date="2026-01-01T00:00:00Z">
        <w:r>
          <w:delText xml:space="preserve"> </w:delText>
        </w:r>
      </w:del>
      <w:del w:id="15187" w:author="PR Preview" w:date="2026-01-01T00:00:00Z">
        <w:r>
          <w:delText xml:space="preserve">with</w:delText>
        </w:r>
      </w:del>
      <w:del w:id="15188"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15189" w:author="PR Preview" w:date="2026-01-01T00:00:00Z">
        <w:r>
          <w:delText xml:space="preserve">,</w:delText>
        </w:r>
      </w:del>
      <w:del w:id="15190" w:author="PR Preview" w:date="2026-01-01T00:00:00Z">
        <w:r>
          <w:delText xml:space="preserve"> </w:delText>
        </w:r>
      </w:del>
      <w:del w:id="15191" w:author="PR Preview" w:date="2026-01-01T00:00:00Z">
        <w:r>
          <w:delText xml:space="preserve">then for every positive integer</w:delText>
        </w:r>
      </w:del>
      <w:del w:id="15192" w:author="PR Preview" w:date="2026-01-01T00:00:00Z">
        <w:r>
          <w:delText xml:space="preserve"> </w:delText>
        </w:r>
      </w:del>
      <m:oMath>
        <m:r>
          <m:t>k</m:t>
        </m:r>
      </m:oMath>
      <w:del w:id="15193" w:author="PR Preview" w:date="2026-01-01T00:00:00Z">
        <w:r>
          <w:delText xml:space="preserve">,</w:delText>
        </w:r>
      </w:del>
      <w:del w:id="15194" w:author="PR Preview" w:date="2026-01-01T00:00:00Z">
        <w:r>
          <w:delText xml:space="preserve"> </w:delText>
        </w:r>
      </w:del>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del w:id="15195" w:author="PR Preview" w:date="2026-01-01T00:00:00Z">
        <w:r>
          <w:delText xml:space="preserve"> </w:delText>
        </w:r>
      </w:del>
      <w:del w:id="15196" w:author="PR Preview" w:date="2026-01-01T00:00:00Z">
        <w:r>
          <w:delText xml:space="preserve">and</w:delText>
        </w:r>
      </w:del>
      <w:del w:id="15197" w:author="PR Preview" w:date="2026-01-01T00:00:00Z">
        <w:r>
          <w:delText xml:space="preserve"> </w:delText>
        </w:r>
      </w:del>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del w:id="15198" w:author="PR Preview" w:date="2026-01-01T00:00:00Z">
        <w:r>
          <w:delText xml:space="preserve">.</w:delText>
        </w:r>
      </w:del>
    </w:p>
    <w:p>
      <w:pPr>
        <w:pStyle w:val="BodyText"/>
      </w:pPr>
      <w:ins w:id="15199" w:author="PR Preview" w:date="2026-01-01T00:00:00Z">
        <w:r>
          <w:rPr>
            <w:i/>
            <w:iCs/>
          </w:rPr>
          <w:t xml:space="preserve">Proof</w:t>
        </w:r>
      </w:ins>
      <w:ins w:id="15200" w:author="PR Preview" w:date="2026-01-01T00:00:00Z">
        <w:r>
          <w:t xml:space="preserve">. </w:t>
        </w:r>
      </w:ins>
      <w:ins w:id="15201" w:author="PR Preview" w:date="2026-01-01T00:00:00Z">
        <w:r>
          <w:t xml:space="preserve">Choose one eigenvector for each eigenvalue.</w:t>
        </w:r>
      </w:ins>
      <w:ins w:id="15202" w:author="PR Preview" w:date="2026-01-01T00:00:00Z">
        <w:r>
          <w:t xml:space="preserve"> </w:t>
        </w:r>
      </w:ins>
      <w:ins w:id="15203" w:author="PR Preview" w:date="2026-01-01T00:00:00Z">
        <w:r>
          <w:t xml:space="preserve">These</w:t>
        </w:r>
      </w:ins>
      <w:ins w:id="15204" w:author="PR Preview" w:date="2026-01-01T00:00:00Z">
        <w:r>
          <w:t xml:space="preserve"> </w:t>
        </w:r>
      </w:ins>
      <m:oMath>
        <m:r>
          <m:t>p</m:t>
        </m:r>
      </m:oMath>
      <w:ins w:id="15205" w:author="PR Preview" w:date="2026-01-01T00:00:00Z">
        <w:r>
          <w:t xml:space="preserve"> </w:t>
        </w:r>
      </w:ins>
      <w:ins w:id="15206" w:author="PR Preview" w:date="2026-01-01T00:00:00Z">
        <w:r>
          <w:t xml:space="preserve">eigenvectors are linearly independent (</w:t>
        </w:r>
      </w:ins>
      <w:hyperlink w:anchor="thm-eigenvectors-independent">
        <w:ins w:id="15207" w:author="PR Preview" w:date="2026-01-01T00:00:00Z">
          <w:r>
            <w:rPr>
              <w:rStyle w:val="Hyperlink"/>
            </w:rPr>
            <w:t xml:space="preserve">Theorem 107</w:t>
          </w:r>
        </w:ins>
      </w:hyperlink>
      <w:ins w:id="15208" w:author="PR Preview" w:date="2026-01-01T00:00:00Z">
        <w:r>
          <w:t xml:space="preserve">),</w:t>
        </w:r>
      </w:ins>
      <w:ins w:id="15209" w:author="PR Preview" w:date="2026-01-01T00:00:00Z">
        <w:r>
          <w:t xml:space="preserve"> </w:t>
        </w:r>
      </w:ins>
      <w:ins w:id="15210" w:author="PR Preview" w:date="2026-01-01T00:00:00Z">
        <w:r>
          <w:t xml:space="preserve">so the matrix is diagonalizable (</w:t>
        </w:r>
      </w:ins>
      <w:hyperlink w:anchor="thm-diagonalizable">
        <w:ins w:id="15211" w:author="PR Preview" w:date="2026-01-01T00:00:00Z">
          <w:r>
            <w:rPr>
              <w:rStyle w:val="Hyperlink"/>
            </w:rPr>
            <w:t xml:space="preserve">Theorem 108</w:t>
          </w:r>
        </w:ins>
      </w:hyperlink>
      <w:ins w:id="15212" w:author="PR Preview" w:date="2026-01-01T00:00:00Z">
        <w:r>
          <w:t xml:space="preserve">).</w:t>
        </w:r>
      </w:ins>
    </w:p>
    <w:bookmarkStart w:id="591" w:name="exm-distinct-diagonalizable"/>
    <w:p>
      <w:pPr>
        <w:pStyle w:val="BodyText"/>
      </w:pPr>
      <w:ins w:id="15213" w:author="PR Preview" w:date="2026-01-01T00:00:00Z">
        <w:r>
          <w:rPr>
            <w:b/>
            <w:bCs/>
          </w:rPr>
          <w:t xml:space="preserve">Example 196 (A triangular matrix with distinct diagonal entries)</w:t>
        </w:r>
      </w:ins>
      <w:ins w:id="15214" w:author="PR Preview" w:date="2026-01-01T00:00:00Z">
        <w:r>
          <w:t xml:space="preserve"> </w:t>
        </w:r>
      </w:ins>
      <m:oMath>
        <m:r>
          <m:rPr>
            <m:sty m:val="bi"/>
          </m:rPr>
          <m:t>U</m:t>
        </m:r>
      </m:oMath>
      <w:ins w:id="15215" w:author="PR Preview" w:date="2026-01-01T00:00:00Z">
        <w:r>
          <w:t xml:space="preserve"> </w:t>
        </w:r>
      </w:ins>
      <w:ins w:id="15216" w:author="PR Preview" w:date="2026-01-01T00:00:00Z">
        <w:r>
          <w:t xml:space="preserve">of</w:t>
        </w:r>
      </w:ins>
      <w:ins w:id="15217" w:author="PR Preview" w:date="2026-01-01T00:00:00Z">
        <w:r>
          <w:t xml:space="preserve"> </w:t>
        </w:r>
      </w:ins>
      <w:hyperlink w:anchor="exm-eigen-triangular">
        <w:ins w:id="15218" w:author="PR Preview" w:date="2026-01-01T00:00:00Z">
          <w:r>
            <w:rPr>
              <w:rStyle w:val="Hyperlink"/>
            </w:rPr>
            <w:t xml:space="preserve">Example 189</w:t>
          </w:r>
        </w:ins>
      </w:hyperlink>
      <w:ins w:id="15219" w:author="PR Preview" w:date="2026-01-01T00:00:00Z">
        <w:r>
          <w:t xml:space="preserve"> </w:t>
        </w:r>
      </w:ins>
      <w:ins w:id="15220" w:author="PR Preview" w:date="2026-01-01T00:00:00Z">
        <w:r>
          <w:t xml:space="preserve">has the three different eigenvalues</w:t>
        </w:r>
      </w:ins>
      <w:ins w:id="15221" w:author="PR Preview" w:date="2026-01-01T00:00:00Z">
        <w:r>
          <w:t xml:space="preserve"> </w:t>
        </w:r>
      </w:ins>
      <m:oMath>
        <m:r>
          <m:t>2</m:t>
        </m:r>
      </m:oMath>
      <w:ins w:id="15222" w:author="PR Preview" w:date="2026-01-01T00:00:00Z">
        <w:r>
          <w:t xml:space="preserve">,</w:t>
        </w:r>
      </w:ins>
      <w:ins w:id="15223" w:author="PR Preview" w:date="2026-01-01T00:00:00Z">
        <w:r>
          <w:t xml:space="preserve"> </w:t>
        </w:r>
      </w:ins>
      <m:oMath>
        <m:f>
          <m:fPr>
            <m:type m:val="lin"/>
          </m:fPr>
          <m:num>
            <m:r>
              <m:t>1</m:t>
            </m:r>
          </m:num>
          <m:den>
            <m:r>
              <m:t>2</m:t>
            </m:r>
          </m:den>
        </m:f>
      </m:oMath>
      <w:ins w:id="15224" w:author="PR Preview" w:date="2026-01-01T00:00:00Z">
        <w:r>
          <w:t xml:space="preserve"> </w:t>
        </w:r>
      </w:ins>
      <w:ins w:id="15225" w:author="PR Preview" w:date="2026-01-01T00:00:00Z">
        <w:r>
          <w:t xml:space="preserve">and</w:t>
        </w:r>
      </w:ins>
      <w:ins w:id="15226" w:author="PR Preview" w:date="2026-01-01T00:00:00Z">
        <w:r>
          <w:t xml:space="preserve"> </w:t>
        </w:r>
      </w:ins>
      <m:oMath>
        <m:r>
          <m:rPr>
            <m:sty m:val="p"/>
          </m:rPr>
          <m:t>−</m:t>
        </m:r>
        <m:r>
          <m:t>1</m:t>
        </m:r>
      </m:oMath>
      <w:ins w:id="15227" w:author="PR Preview" w:date="2026-01-01T00:00:00Z">
        <w:r>
          <w:t xml:space="preserve"> </w:t>
        </w:r>
      </w:ins>
      <w:ins w:id="15228" w:author="PR Preview" w:date="2026-01-01T00:00:00Z">
        <w:r>
          <w:t xml:space="preserve">(</w:t>
        </w:r>
      </w:ins>
      <w:hyperlink w:anchor="thm-eigen-triangular">
        <w:ins w:id="15229" w:author="PR Preview" w:date="2026-01-01T00:00:00Z">
          <w:r>
            <w:rPr>
              <w:rStyle w:val="Hyperlink"/>
            </w:rPr>
            <w:t xml:space="preserve">Theorem 104</w:t>
          </w:r>
        </w:ins>
      </w:hyperlink>
      <w:ins w:id="15230" w:author="PR Preview" w:date="2026-01-01T00:00:00Z">
        <w:r>
          <w:t xml:space="preserve">), so it is diagonalizable,</w:t>
        </w:r>
      </w:ins>
      <w:ins w:id="15231" w:author="PR Preview" w:date="2026-01-01T00:00:00Z">
        <w:r>
          <w:t xml:space="preserve"> </w:t>
        </w:r>
      </w:ins>
      <w:ins w:id="15232" w:author="PR Preview" w:date="2026-01-01T00:00:00Z">
        <w:r>
          <w:t xml:space="preserve">even though it is not symmetric, so</w:t>
        </w:r>
      </w:ins>
      <w:ins w:id="15233" w:author="PR Preview" w:date="2026-01-01T00:00:00Z">
        <w:r>
          <w:t xml:space="preserve"> </w:t>
        </w:r>
      </w:ins>
      <w:hyperlink w:anchor="thm-spectral">
        <w:ins w:id="15234" w:author="PR Preview" w:date="2026-01-01T00:00:00Z">
          <w:r>
            <w:rPr>
              <w:rStyle w:val="Hyperlink"/>
            </w:rPr>
            <w:t xml:space="preserve">Theorem 72</w:t>
          </w:r>
        </w:ins>
      </w:hyperlink>
      <w:ins w:id="15235" w:author="PR Preview" w:date="2026-01-01T00:00:00Z">
        <w:r>
          <w:t xml:space="preserve"> </w:t>
        </w:r>
      </w:ins>
      <w:ins w:id="15236" w:author="PR Preview" w:date="2026-01-01T00:00:00Z">
        <w:r>
          <w:t xml:space="preserve">does not apply to it.</w:t>
        </w:r>
      </w:ins>
      <w:ins w:id="15237" w:author="PR Preview" w:date="2026-01-01T00:00:00Z">
        <w:r>
          <w:t xml:space="preserve"> </w:t>
        </w:r>
      </w:ins>
      <w:ins w:id="15238" w:author="PR Preview" w:date="2026-01-01T00:00:00Z">
        <w:r>
          <w:t xml:space="preserve">The converse fails:</w:t>
        </w:r>
      </w:ins>
      <w:ins w:id="15239" w:author="PR Preview" w:date="2026-01-01T00:00:00Z">
        <w:r>
          <w:t xml:space="preserve"> </w:t>
        </w:r>
      </w:ins>
      <m:oMath>
        <m:sSub>
          <m:e>
            <m:r>
              <m:rPr>
                <m:sty m:val="bi"/>
              </m:rPr>
              <m:t>I</m:t>
            </m:r>
          </m:e>
          <m:sub>
            <m:r>
              <m:t>2</m:t>
            </m:r>
          </m:sub>
        </m:sSub>
      </m:oMath>
      <w:ins w:id="15240" w:author="PR Preview" w:date="2026-01-01T00:00:00Z">
        <w:r>
          <w:t xml:space="preserve"> </w:t>
        </w:r>
      </w:ins>
      <w:ins w:id="15241" w:author="PR Preview" w:date="2026-01-01T00:00:00Z">
        <w:r>
          <w:t xml:space="preserve">is diagonal, hence diagonalizable</w:t>
        </w:r>
      </w:ins>
      <w:ins w:id="15242" w:author="PR Preview" w:date="2026-01-01T00:00:00Z">
        <w:r>
          <w:t xml:space="preserve"> </w:t>
        </w:r>
      </w:ins>
      <w:ins w:id="15243" w:author="PR Preview" w:date="2026-01-01T00:00:00Z">
        <w:r>
          <w:t xml:space="preserve">(</w:t>
        </w:r>
      </w:ins>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ins w:id="15244" w:author="PR Preview" w:date="2026-01-01T00:00:00Z">
        <w:r>
          <w:t xml:space="preserve">),</w:t>
        </w:r>
      </w:ins>
      <w:ins w:id="15245" w:author="PR Preview" w:date="2026-01-01T00:00:00Z">
        <w:r>
          <w:t xml:space="preserve"> </w:t>
        </w:r>
      </w:ins>
      <w:ins w:id="15246" w:author="PR Preview" w:date="2026-01-01T00:00:00Z">
        <w:r>
          <w:t xml:space="preserve">but has only the eigenvalue</w:t>
        </w:r>
      </w:ins>
      <w:ins w:id="15247" w:author="PR Preview" w:date="2026-01-01T00:00:00Z">
        <w:r>
          <w:t xml:space="preserve"> </w:t>
        </w:r>
      </w:ins>
      <m:oMath>
        <m:r>
          <m:t>1</m:t>
        </m:r>
      </m:oMath>
      <w:ins w:id="15248" w:author="PR Preview" w:date="2026-01-01T00:00:00Z">
        <w:r>
          <w:t xml:space="preserve">.</w:t>
        </w:r>
      </w:ins>
    </w:p>
    <w:bookmarkEnd w:id="591"/>
    <w:bookmarkStart w:id="592" w:name="thm-diagonalizable-powers"/>
    <w:p>
      <w:pPr>
        <w:pStyle w:val="BodyText"/>
      </w:pPr>
      <w:ins w:id="15249" w:author="PR Preview" w:date="2026-01-01T00:00:00Z">
        <w:r>
          <w:rPr>
            <w:b/>
            <w:bCs/>
          </w:rPr>
          <w:t xml:space="preserve">Theorem 109 (Powers of a diagonalizable matrix)</w:t>
        </w:r>
      </w:ins>
      <w:ins w:id="15250" w:author="PR Preview" w:date="2026-01-01T00:00:00Z">
        <w:r>
          <w:t xml:space="preserve"> </w:t>
        </w:r>
      </w:ins>
      <w:ins w:id="15251" w:author="PR Preview" w:date="2026-01-01T00:00:00Z">
        <w:r>
          <w:t xml:space="preserve">If</w:t>
        </w:r>
      </w:ins>
      <w:ins w:id="15252" w:author="PR Preview" w:date="2026-01-01T00:00:00Z">
        <w:r>
          <w:t xml:space="preserve"> </w:t>
        </w:r>
      </w:ins>
      <m:oMath>
        <m:r>
          <m:rPr>
            <m:sty m:val="bi"/>
          </m:rPr>
          <m:t>A</m:t>
        </m:r>
        <m:r>
          <m:rPr>
            <m:sty m:val="p"/>
          </m:rPr>
          <m:t>=</m:t>
        </m:r>
        <m:r>
          <m:rPr>
            <m:sty m:val="bi"/>
          </m:rPr>
          <m:t>X</m:t>
        </m:r>
        <m:r>
          <m:rPr>
            <m:sty m:val="b"/>
          </m:rPr>
          <m:t>Λ</m:t>
        </m:r>
        <m:sSup>
          <m:e>
            <m:r>
              <m:rPr>
                <m:sty m:val="bi"/>
              </m:rPr>
              <m:t>X</m:t>
            </m:r>
          </m:e>
          <m:sup>
            <m:r>
              <m:rPr>
                <m:sty m:val="p"/>
              </m:rPr>
              <m:t>−</m:t>
            </m:r>
            <m:r>
              <m:t>1</m:t>
            </m:r>
          </m:sup>
        </m:sSup>
      </m:oMath>
      <w:ins w:id="15253" w:author="PR Preview" w:date="2026-01-01T00:00:00Z">
        <w:r>
          <w:t xml:space="preserve"> </w:t>
        </w:r>
      </w:ins>
      <w:ins w:id="15254" w:author="PR Preview" w:date="2026-01-01T00:00:00Z">
        <w:r>
          <w:t xml:space="preserve">(</w:t>
        </w:r>
      </w:ins>
      <w:hyperlink w:anchor="def-diagonalizable">
        <w:ins w:id="15255" w:author="PR Preview" w:date="2026-01-01T00:00:00Z">
          <w:r>
            <w:rPr>
              <w:rStyle w:val="Hyperlink"/>
            </w:rPr>
            <w:t xml:space="preserve">Definition 100</w:t>
          </w:r>
        </w:ins>
      </w:hyperlink>
      <w:ins w:id="15256" w:author="PR Preview" w:date="2026-01-01T00:00:00Z">
        <w:r>
          <w:t xml:space="preserve">)</w:t>
        </w:r>
      </w:ins>
      <w:ins w:id="15257" w:author="PR Preview" w:date="2026-01-01T00:00:00Z">
        <w:r>
          <w:t xml:space="preserve"> </w:t>
        </w:r>
      </w:ins>
      <w:ins w:id="15258" w:author="PR Preview" w:date="2026-01-01T00:00:00Z">
        <w:r>
          <w:t xml:space="preserve">with</w:t>
        </w:r>
      </w:ins>
      <w:ins w:id="15259"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15260" w:author="PR Preview" w:date="2026-01-01T00:00:00Z">
        <w:r>
          <w:t xml:space="preserve">,</w:t>
        </w:r>
      </w:ins>
      <w:ins w:id="15261" w:author="PR Preview" w:date="2026-01-01T00:00:00Z">
        <w:r>
          <w:t xml:space="preserve"> </w:t>
        </w:r>
      </w:ins>
      <w:ins w:id="15262" w:author="PR Preview" w:date="2026-01-01T00:00:00Z">
        <w:r>
          <w:t xml:space="preserve">then for every positive integer</w:t>
        </w:r>
      </w:ins>
      <w:ins w:id="15263" w:author="PR Preview" w:date="2026-01-01T00:00:00Z">
        <w:r>
          <w:t xml:space="preserve"> </w:t>
        </w:r>
      </w:ins>
      <m:oMath>
        <m:r>
          <m:t>k</m:t>
        </m:r>
      </m:oMath>
      <w:ins w:id="15264" w:author="PR Preview" w:date="2026-01-01T00:00:00Z">
        <w:r>
          <w:t xml:space="preserve">,</w:t>
        </w:r>
      </w:ins>
      <w:ins w:id="15265" w:author="PR Preview" w:date="2026-01-01T00:00:00Z">
        <w:r>
          <w:t xml:space="preserve"> </w:t>
        </w:r>
      </w:ins>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ins w:id="15266" w:author="PR Preview" w:date="2026-01-01T00:00:00Z">
        <w:r>
          <w:t xml:space="preserve"> </w:t>
        </w:r>
      </w:ins>
      <w:ins w:id="15267" w:author="PR Preview" w:date="2026-01-01T00:00:00Z">
        <w:r>
          <w:t xml:space="preserve">and</w:t>
        </w:r>
      </w:ins>
      <w:ins w:id="15268" w:author="PR Preview" w:date="2026-01-01T00:00:00Z">
        <w:r>
          <w:t xml:space="preserve"> </w:t>
        </w:r>
      </w:ins>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ins w:id="15269" w:author="PR Preview" w:date="2026-01-01T00:00:00Z">
        <w:r>
          <w:t xml:space="preserve">.</w:t>
        </w:r>
      </w:ins>
    </w:p>
    <w:bookmarkEnd w:id="592"/>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93" w:name="exm-diagonalizable-powers"/>
    <w:p>
      <w:pPr>
        <w:pStyle w:val="FirstParagraph"/>
      </w:pPr>
      <w:del w:id="15270" w:author="PR Preview" w:date="2026-01-01T00:00:00Z">
        <w:r>
          <w:rPr>
            <w:b/>
            <w:bCs/>
          </w:rPr>
          <w:delText xml:space="preserve">Example 193 (A closed form for the powers)</w:delText>
        </w:r>
      </w:del>
      <w:del w:id="15271" w:author="PR Preview" w:date="2026-01-01T00:00:00Z">
        <w:r>
          <w:delText xml:space="preserve"> </w:delText>
        </w:r>
      </w:del>
      <w:del w:id="15272" w:author="PR Preview" w:date="2026-01-01T00:00:00Z">
        <w:r>
          <w:delText xml:space="preserve">For</w:delText>
        </w:r>
      </w:del>
      <w:del w:id="152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274" w:author="PR Preview" w:date="2026-01-01T00:00:00Z">
        <w:r>
          <w:delText xml:space="preserve">,</w:delText>
        </w:r>
      </w:del>
      <w:del w:id="15275" w:author="PR Preview" w:date="2026-01-01T00:00:00Z">
        <w:r>
          <w:delText xml:space="preserve"> </w:delText>
        </w:r>
      </w:del>
      <w:del w:id="15276" w:author="PR Preview" w:date="2026-01-01T00:00:00Z">
        <w:r>
          <w:delText xml:space="preserve">with</w:delText>
        </w:r>
      </w:del>
      <w:del w:id="15277" w:author="PR Preview" w:date="2026-01-01T00:00:00Z">
        <w:r>
          <w:delText xml:space="preserve"> </w:delText>
        </w:r>
      </w:del>
      <m:oMath>
        <m:r>
          <m:rPr>
            <m:sty m:val="bi"/>
          </m:rPr>
          <m:t>X</m:t>
        </m:r>
      </m:oMath>
      <w:del w:id="15278" w:author="PR Preview" w:date="2026-01-01T00:00:00Z">
        <w:r>
          <w:delText xml:space="preserve"> </w:delText>
        </w:r>
      </w:del>
      <w:del w:id="15279" w:author="PR Preview" w:date="2026-01-01T00:00:00Z">
        <w:r>
          <w:delText xml:space="preserve">as in</w:delText>
        </w:r>
      </w:del>
      <w:del w:id="15280" w:author="PR Preview" w:date="2026-01-01T00:00:00Z">
        <w:r>
          <w:delText xml:space="preserve"> </w:delText>
        </w:r>
      </w:del>
      <w:hyperlink w:anchor="exm-thm-diagonalizable">
        <w:del w:id="15281" w:author="PR Preview" w:date="2026-01-01T00:00:00Z">
          <w:r>
            <w:rPr>
              <w:rStyle w:val="Hyperlink"/>
            </w:rPr>
            <w:delText xml:space="preserve">Example 191</w:delText>
          </w:r>
        </w:del>
      </w:hyperlink>
      <w:del w:id="15282" w:author="PR Preview" w:date="2026-01-01T00:00:00Z">
        <w:r>
          <w:delText xml:space="preserve"> </w:delText>
        </w:r>
      </w:del>
      <w:del w:id="15283" w:author="PR Preview" w:date="2026-01-01T00:00:00Z">
        <w:r>
          <w:delText xml:space="preserve">and</w:delText>
        </w:r>
      </w:del>
      <w:del w:id="15284" w:author="PR Preview" w:date="2026-01-01T00:00:00Z">
        <w:r>
          <w:delText xml:space="preserve"> </w:delText>
        </w:r>
      </w:del>
      <m:oMath>
        <m:sSup>
          <m:e>
            <m:r>
              <m:rPr>
                <m:sty m:val="bi"/>
              </m:rPr>
              <m:t>X</m:t>
            </m:r>
          </m:e>
          <m:sup>
            <m:r>
              <m:rPr>
                <m:sty m:val="p"/>
              </m:rPr>
              <m:t>−</m:t>
            </m:r>
            <m:r>
              <m:t>1</m:t>
            </m:r>
          </m:sup>
        </m:sSup>
        <m:r>
          <m:rPr>
            <m:sty m:val="p"/>
          </m:rPr>
          <m:t>=</m:t>
        </m:r>
        <m:f>
          <m:fPr>
            <m:type m:val="lin"/>
          </m:fPr>
          <m:num>
            <m:r>
              <m:t>1</m:t>
            </m:r>
          </m:num>
          <m:den>
            <m:r>
              <m:t>2</m:t>
            </m:r>
          </m:den>
        </m:f>
        <m:r>
          <m:t> </m:t>
        </m:r>
        <m:r>
          <m:rPr>
            <m:sty m:val="bi"/>
          </m:rPr>
          <m:t>X</m:t>
        </m:r>
      </m:oMath>
      <w:del w:id="15285" w:author="PR Preview" w:date="2026-01-01T00:00:00Z">
        <w:r>
          <w:delText xml:space="preserve"> </w:delText>
        </w:r>
      </w:del>
      <w:del w:id="15286" w:author="PR Preview" w:date="2026-01-01T00:00:00Z">
        <w:r>
          <w:delText xml:space="preserve">(</w:delText>
        </w:r>
      </w:del>
      <w:hyperlink w:anchor="exm-similar">
        <w:del w:id="15287" w:author="PR Preview" w:date="2026-01-01T00:00:00Z">
          <w:r>
            <w:rPr>
              <w:rStyle w:val="Hyperlink"/>
            </w:rPr>
            <w:delText xml:space="preserve">Example 187</w:delText>
          </w:r>
        </w:del>
      </w:hyperlink>
      <w:del w:id="15288" w:author="PR Preview" w:date="2026-01-01T00:00:00Z">
        <w:r>
          <w:delText xml:space="preserve">),</w:delText>
        </w:r>
      </w:del>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del w:id="15289" w:author="PR Preview" w:date="2026-01-01T00:00:00Z">
        <w:r>
          <w:delText xml:space="preserve">For</w:delText>
        </w:r>
      </w:del>
      <w:del w:id="15290" w:author="PR Preview" w:date="2026-01-01T00:00:00Z">
        <w:r>
          <w:delText xml:space="preserve"> </w:delText>
        </w:r>
      </w:del>
      <m:oMath>
        <m:r>
          <m:t>k</m:t>
        </m:r>
        <m:r>
          <m:rPr>
            <m:sty m:val="p"/>
          </m:rPr>
          <m:t>=</m:t>
        </m:r>
        <m:r>
          <m:t>2</m:t>
        </m:r>
      </m:oMath>
      <w:del w:id="15291" w:author="PR Preview" w:date="2026-01-01T00:00:00Z">
        <w:r>
          <w:delText xml:space="preserve"> </w:delText>
        </w:r>
      </w:del>
      <w:del w:id="15292" w:author="PR Preview" w:date="2026-01-01T00:00:00Z">
        <w:r>
          <w:delText xml:space="preserve">this gives</w:delText>
        </w:r>
      </w:del>
      <w:del w:id="15293" w:author="PR Preview" w:date="2026-01-01T00:00:00Z">
        <w:r>
          <w:delText xml:space="preserve"> </w:delText>
        </w:r>
      </w:del>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15294" w:author="PR Preview" w:date="2026-01-01T00:00:00Z">
        <w:r>
          <w:delText xml:space="preserve">,</w:delText>
        </w:r>
      </w:del>
      <w:del w:id="15295" w:author="PR Preview" w:date="2026-01-01T00:00:00Z">
        <w:r>
          <w:delText xml:space="preserve"> </w:delText>
        </w:r>
      </w:del>
      <w:del w:id="15296" w:author="PR Preview" w:date="2026-01-01T00:00:00Z">
        <w:r>
          <w:delText xml:space="preserve">which matches</w:delText>
        </w:r>
      </w:del>
      <w:del w:id="15297" w:author="PR Preview" w:date="2026-01-01T00:00:00Z">
        <w:r>
          <w:delText xml:space="preserve"> </w:delText>
        </w:r>
      </w:del>
      <m:oMath>
        <m:sSup>
          <m:e>
            <m:r>
              <m:rPr>
                <m:sty m:val="bi"/>
              </m:rPr>
              <m:t>A</m:t>
            </m:r>
          </m:e>
          <m:sup>
            <m:r>
              <m:t>2</m:t>
            </m:r>
          </m:sup>
        </m:sSup>
      </m:oMath>
      <w:del w:id="15298" w:author="PR Preview" w:date="2026-01-01T00:00:00Z">
        <w:r>
          <w:delText xml:space="preserve"> </w:delText>
        </w:r>
      </w:del>
      <w:del w:id="15299" w:author="PR Preview" w:date="2026-01-01T00:00:00Z">
        <w:r>
          <w:delText xml:space="preserve">in</w:delText>
        </w:r>
      </w:del>
      <w:del w:id="15300" w:author="PR Preview" w:date="2026-01-01T00:00:00Z">
        <w:r>
          <w:delText xml:space="preserve"> </w:delText>
        </w:r>
      </w:del>
      <w:hyperlink w:anchor="exm-eigen-shift-power">
        <w:del w:id="15301" w:author="PR Preview" w:date="2026-01-01T00:00:00Z">
          <w:r>
            <w:rPr>
              <w:rStyle w:val="Hyperlink"/>
            </w:rPr>
            <w:delText xml:space="preserve">Example 184</w:delText>
          </w:r>
        </w:del>
      </w:hyperlink>
      <w:del w:id="15302" w:author="PR Preview" w:date="2026-01-01T00:00:00Z">
        <w:r>
          <w:delText xml:space="preserve">.</w:delText>
        </w:r>
      </w:del>
    </w:p>
    <w:p>
      <w:pPr>
        <w:pStyle w:val="FirstParagraph"/>
      </w:pPr>
      <w:ins w:id="15303" w:author="PR Preview" w:date="2026-01-01T00:00:00Z">
        <w:r>
          <w:rPr>
            <w:b/>
            <w:bCs/>
          </w:rPr>
          <w:t xml:space="preserve">Example 197 (A closed form for the powers)</w:t>
        </w:r>
      </w:ins>
      <w:ins w:id="15304" w:author="PR Preview" w:date="2026-01-01T00:00:00Z">
        <w:r>
          <w:t xml:space="preserve"> </w:t>
        </w:r>
      </w:ins>
      <w:ins w:id="15305" w:author="PR Preview" w:date="2026-01-01T00:00:00Z">
        <w:r>
          <w:t xml:space="preserve">For</w:t>
        </w:r>
      </w:ins>
      <w:ins w:id="153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307" w:author="PR Preview" w:date="2026-01-01T00:00:00Z">
        <w:r>
          <w:t xml:space="preserve">,</w:t>
        </w:r>
      </w:ins>
      <w:ins w:id="15308" w:author="PR Preview" w:date="2026-01-01T00:00:00Z">
        <w:r>
          <w:t xml:space="preserve"> </w:t>
        </w:r>
      </w:ins>
      <w:ins w:id="15309" w:author="PR Preview" w:date="2026-01-01T00:00:00Z">
        <w:r>
          <w:t xml:space="preserve">with</w:t>
        </w:r>
      </w:ins>
      <w:ins w:id="15310" w:author="PR Preview" w:date="2026-01-01T00:00:00Z">
        <w:r>
          <w:t xml:space="preserve"> </w:t>
        </w:r>
      </w:ins>
      <m:oMath>
        <m:r>
          <m:rPr>
            <m:sty m:val="bi"/>
          </m:rPr>
          <m:t>X</m:t>
        </m:r>
      </m:oMath>
      <w:ins w:id="15311" w:author="PR Preview" w:date="2026-01-01T00:00:00Z">
        <w:r>
          <w:t xml:space="preserve"> </w:t>
        </w:r>
      </w:ins>
      <w:ins w:id="15312" w:author="PR Preview" w:date="2026-01-01T00:00:00Z">
        <w:r>
          <w:t xml:space="preserve">as in</w:t>
        </w:r>
      </w:ins>
      <w:ins w:id="15313" w:author="PR Preview" w:date="2026-01-01T00:00:00Z">
        <w:r>
          <w:t xml:space="preserve"> </w:t>
        </w:r>
      </w:ins>
      <w:hyperlink w:anchor="exm-thm-diagonalizable">
        <w:ins w:id="15314" w:author="PR Preview" w:date="2026-01-01T00:00:00Z">
          <w:r>
            <w:rPr>
              <w:rStyle w:val="Hyperlink"/>
            </w:rPr>
            <w:t xml:space="preserve">Example 195</w:t>
          </w:r>
        </w:ins>
      </w:hyperlink>
      <w:ins w:id="15315" w:author="PR Preview" w:date="2026-01-01T00:00:00Z">
        <w:r>
          <w:t xml:space="preserve"> </w:t>
        </w:r>
      </w:ins>
      <w:ins w:id="15316" w:author="PR Preview" w:date="2026-01-01T00:00:00Z">
        <w:r>
          <w:t xml:space="preserve">and</w:t>
        </w:r>
      </w:ins>
      <w:ins w:id="15317" w:author="PR Preview" w:date="2026-01-01T00:00:00Z">
        <w:r>
          <w:t xml:space="preserve"> </w:t>
        </w:r>
      </w:ins>
      <m:oMath>
        <m:sSup>
          <m:e>
            <m:r>
              <m:rPr>
                <m:sty m:val="bi"/>
              </m:rPr>
              <m:t>X</m:t>
            </m:r>
          </m:e>
          <m:sup>
            <m:r>
              <m:rPr>
                <m:sty m:val="p"/>
              </m:rPr>
              <m:t>−</m:t>
            </m:r>
            <m:r>
              <m:t>1</m:t>
            </m:r>
          </m:sup>
        </m:sSup>
        <m:r>
          <m:rPr>
            <m:sty m:val="p"/>
          </m:rPr>
          <m:t>=</m:t>
        </m:r>
        <m:f>
          <m:fPr>
            <m:type m:val="lin"/>
          </m:fPr>
          <m:num>
            <m:r>
              <m:t>1</m:t>
            </m:r>
          </m:num>
          <m:den>
            <m:r>
              <m:t>2</m:t>
            </m:r>
          </m:den>
        </m:f>
        <m:r>
          <m:t> </m:t>
        </m:r>
        <m:r>
          <m:rPr>
            <m:sty m:val="bi"/>
          </m:rPr>
          <m:t>X</m:t>
        </m:r>
      </m:oMath>
      <w:ins w:id="15318" w:author="PR Preview" w:date="2026-01-01T00:00:00Z">
        <w:r>
          <w:t xml:space="preserve"> </w:t>
        </w:r>
      </w:ins>
      <w:ins w:id="15319" w:author="PR Preview" w:date="2026-01-01T00:00:00Z">
        <w:r>
          <w:t xml:space="preserve">(</w:t>
        </w:r>
      </w:ins>
      <w:hyperlink w:anchor="exm-similar">
        <w:ins w:id="15320" w:author="PR Preview" w:date="2026-01-01T00:00:00Z">
          <w:r>
            <w:rPr>
              <w:rStyle w:val="Hyperlink"/>
            </w:rPr>
            <w:t xml:space="preserve">Example 191</w:t>
          </w:r>
        </w:ins>
      </w:hyperlink>
      <w:ins w:id="15321" w:author="PR Preview" w:date="2026-01-01T00:00:00Z">
        <w:r>
          <w:t xml:space="preserve">),</w:t>
        </w:r>
      </w:ins>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109</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87</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ins w:id="15322" w:author="PR Preview" w:date="2026-01-01T00:00:00Z">
        <w:r>
          <w:t xml:space="preserve">For</w:t>
        </w:r>
      </w:ins>
      <w:ins w:id="15323" w:author="PR Preview" w:date="2026-01-01T00:00:00Z">
        <w:r>
          <w:t xml:space="preserve"> </w:t>
        </w:r>
      </w:ins>
      <m:oMath>
        <m:r>
          <m:t>k</m:t>
        </m:r>
        <m:r>
          <m:rPr>
            <m:sty m:val="p"/>
          </m:rPr>
          <m:t>=</m:t>
        </m:r>
        <m:r>
          <m:t>2</m:t>
        </m:r>
      </m:oMath>
      <w:ins w:id="15324" w:author="PR Preview" w:date="2026-01-01T00:00:00Z">
        <w:r>
          <w:t xml:space="preserve"> </w:t>
        </w:r>
      </w:ins>
      <w:ins w:id="15325" w:author="PR Preview" w:date="2026-01-01T00:00:00Z">
        <w:r>
          <w:t xml:space="preserve">this gives</w:t>
        </w:r>
      </w:ins>
      <w:ins w:id="15326" w:author="PR Preview" w:date="2026-01-01T00:00:00Z">
        <w:r>
          <w:t xml:space="preserve"> </w:t>
        </w:r>
      </w:ins>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15327" w:author="PR Preview" w:date="2026-01-01T00:00:00Z">
        <w:r>
          <w:t xml:space="preserve">,</w:t>
        </w:r>
      </w:ins>
      <w:ins w:id="15328" w:author="PR Preview" w:date="2026-01-01T00:00:00Z">
        <w:r>
          <w:t xml:space="preserve"> </w:t>
        </w:r>
      </w:ins>
      <w:ins w:id="15329" w:author="PR Preview" w:date="2026-01-01T00:00:00Z">
        <w:r>
          <w:t xml:space="preserve">which matches</w:t>
        </w:r>
      </w:ins>
      <w:ins w:id="15330" w:author="PR Preview" w:date="2026-01-01T00:00:00Z">
        <w:r>
          <w:t xml:space="preserve"> </w:t>
        </w:r>
      </w:ins>
      <m:oMath>
        <m:sSup>
          <m:e>
            <m:r>
              <m:rPr>
                <m:sty m:val="bi"/>
              </m:rPr>
              <m:t>A</m:t>
            </m:r>
          </m:e>
          <m:sup>
            <m:r>
              <m:t>2</m:t>
            </m:r>
          </m:sup>
        </m:sSup>
      </m:oMath>
      <w:ins w:id="15331" w:author="PR Preview" w:date="2026-01-01T00:00:00Z">
        <w:r>
          <w:t xml:space="preserve"> </w:t>
        </w:r>
      </w:ins>
      <w:ins w:id="15332" w:author="PR Preview" w:date="2026-01-01T00:00:00Z">
        <w:r>
          <w:t xml:space="preserve">in</w:t>
        </w:r>
      </w:ins>
      <w:ins w:id="15333" w:author="PR Preview" w:date="2026-01-01T00:00:00Z">
        <w:r>
          <w:t xml:space="preserve"> </w:t>
        </w:r>
      </w:ins>
      <w:hyperlink w:anchor="exm-eigen-shift-power">
        <w:ins w:id="15334" w:author="PR Preview" w:date="2026-01-01T00:00:00Z">
          <w:r>
            <w:rPr>
              <w:rStyle w:val="Hyperlink"/>
            </w:rPr>
            <w:t xml:space="preserve">Example 188</w:t>
          </w:r>
        </w:ins>
      </w:hyperlink>
      <w:ins w:id="15335" w:author="PR Preview" w:date="2026-01-01T00:00:00Z">
        <w:r>
          <w:t xml:space="preserve">.</w:t>
        </w:r>
      </w:ins>
    </w:p>
    <w:bookmarkEnd w:id="593"/>
    <w:bookmarkEnd w:id="594"/>
    <w:bookmarkStart w:id="614"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95" name="Picture"/>
                  <a:graphic>
                    <a:graphicData uri="http://schemas.openxmlformats.org/drawingml/2006/picture">
                      <pic:pic>
                        <pic:nvPicPr>
                          <pic:cNvPr descr="/opt/quarto/share/formats/docx/note.png" id="59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75</w:t>
              </w:r>
            </w:hyperlink>
            <w:r>
              <w:t xml:space="preserve">).</w:t>
            </w:r>
            <w:r>
              <w:t xml:space="preserve"> </w:t>
            </w:r>
            <w:r>
              <w:t xml:space="preserve">These parts of the source are left out:</w:t>
            </w:r>
          </w:p>
          <w:p>
            <w:pPr>
              <w:pStyle w:val="Compact"/>
              <w:numPr>
                <w:ilvl w:val="0"/>
                <w:numId w:val="1102"/>
              </w:numPr>
            </w:pPr>
            <w:r>
              <w:t xml:space="preserve">its covariance test, which needs probability</w:t>
            </w:r>
          </w:p>
          <w:p>
            <w:pPr>
              <w:pStyle w:val="Compact"/>
              <w:numPr>
                <w:ilvl w:val="0"/>
                <w:numId w:val="1102"/>
              </w:numPr>
            </w:pPr>
            <w:r>
              <w:t xml:space="preserve">its material on minimization</w:t>
            </w:r>
          </w:p>
          <w:p>
            <w:pPr>
              <w:pStyle w:val="Compact"/>
              <w:numPr>
                <w:ilvl w:val="0"/>
                <w:numId w:val="1102"/>
              </w:numPr>
            </w:pPr>
            <w:r>
              <w:t xml:space="preserve">its positive semidefinite version of the Schur complement test</w:t>
            </w:r>
          </w:p>
          <w:p>
            <w:pPr>
              <w:pStyle w:val="Compact"/>
              <w:numPr>
                <w:ilvl w:val="0"/>
                <w:numId w:val="1102"/>
              </w:numPr>
            </w:pPr>
            <w:r>
              <w:t xml:space="preserve">its pivot test</w:t>
            </w:r>
          </w:p>
          <w:p>
            <w:pPr>
              <w:pStyle w:val="Compact"/>
              <w:numPr>
                <w:ilvl w:val="0"/>
                <w:numId w:val="1102"/>
              </w:numPr>
            </w:pPr>
            <w:r>
              <w:t xml:space="preserve">its Hadamard-product</w:t>
            </w:r>
            <w:r>
              <w:t xml:space="preserve"> </w:t>
            </w:r>
            <w:r>
              <w:t xml:space="preserve">“Schur lemma”</w:t>
            </w:r>
          </w:p>
          <w:p>
            <w:pPr>
              <w:pStyle w:val="Compact"/>
              <w:numPr>
                <w:ilvl w:val="0"/>
                <w:numId w:val="1102"/>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7" w:name="thm-pd-gram"/>
    <w:p>
      <w:pPr>
        <w:pStyle w:val="BodyText"/>
      </w:pPr>
      <w:del w:id="15336" w:author="PR Preview" w:date="2026-01-01T00:00:00Z">
        <w:r>
          <w:rPr>
            <w:b/>
            <w:bCs/>
          </w:rPr>
          <w:delText xml:space="preserve">Theorem 107 (Definite matrices are Gram matrices)</w:delText>
        </w:r>
      </w:del>
      <w:del w:id="15337" w:author="PR Preview" w:date="2026-01-01T00:00:00Z">
        <w:r>
          <w:delText xml:space="preserve"> </w:delText>
        </w:r>
      </w:del>
      <w:del w:id="15338" w:author="PR Preview" w:date="2026-01-01T00:00:00Z">
        <w:r>
          <w:delText xml:space="preserve">Let</w:delText>
        </w:r>
      </w:del>
      <w:del w:id="15339" w:author="PR Preview" w:date="2026-01-01T00:00:00Z">
        <w:r>
          <w:delText xml:space="preserve"> </w:delText>
        </w:r>
      </w:del>
      <m:oMath>
        <m:r>
          <m:rPr>
            <m:sty m:val="bi"/>
          </m:rPr>
          <m:t>A</m:t>
        </m:r>
      </m:oMath>
      <w:del w:id="15340" w:author="PR Preview" w:date="2026-01-01T00:00:00Z">
        <w:r>
          <w:delText xml:space="preserve"> </w:delText>
        </w:r>
      </w:del>
      <w:del w:id="15341" w:author="PR Preview" w:date="2026-01-01T00:00:00Z">
        <w:r>
          <w:delText xml:space="preserve">be a</w:delText>
        </w:r>
      </w:del>
      <w:del w:id="15342" w:author="PR Preview" w:date="2026-01-01T00:00:00Z">
        <w:r>
          <w:delText xml:space="preserve"> </w:delText>
        </w:r>
      </w:del>
      <m:oMath>
        <m:r>
          <m:t>p</m:t>
        </m:r>
        <m:r>
          <m:rPr>
            <m:sty m:val="p"/>
          </m:rPr>
          <m:t>×</m:t>
        </m:r>
        <m:r>
          <m:t>p</m:t>
        </m:r>
      </m:oMath>
      <w:del w:id="15343" w:author="PR Preview" w:date="2026-01-01T00:00:00Z">
        <w:r>
          <w:delText xml:space="preserve"> </w:delText>
        </w:r>
      </w:del>
      <w:del w:id="15344" w:author="PR Preview" w:date="2026-01-01T00:00:00Z">
        <w:r>
          <w:delText xml:space="preserve">matrix.</w:delText>
        </w:r>
      </w:del>
    </w:p>
    <w:p>
      <w:pPr>
        <w:pStyle w:val="BodyText"/>
      </w:pPr>
      <w:ins w:id="15345" w:author="PR Preview" w:date="2026-01-01T00:00:00Z">
        <w:r>
          <w:rPr>
            <w:b/>
            <w:bCs/>
          </w:rPr>
          <w:t xml:space="preserve">Theorem 110 (Definite matrices are Gram matrices)</w:t>
        </w:r>
      </w:ins>
      <w:ins w:id="15346" w:author="PR Preview" w:date="2026-01-01T00:00:00Z">
        <w:r>
          <w:t xml:space="preserve"> </w:t>
        </w:r>
      </w:ins>
      <w:ins w:id="15347" w:author="PR Preview" w:date="2026-01-01T00:00:00Z">
        <w:r>
          <w:t xml:space="preserve">Let</w:t>
        </w:r>
      </w:ins>
      <w:ins w:id="15348" w:author="PR Preview" w:date="2026-01-01T00:00:00Z">
        <w:r>
          <w:t xml:space="preserve"> </w:t>
        </w:r>
      </w:ins>
      <m:oMath>
        <m:r>
          <m:rPr>
            <m:sty m:val="bi"/>
          </m:rPr>
          <m:t>A</m:t>
        </m:r>
      </m:oMath>
      <w:ins w:id="15349" w:author="PR Preview" w:date="2026-01-01T00:00:00Z">
        <w:r>
          <w:t xml:space="preserve"> </w:t>
        </w:r>
      </w:ins>
      <w:ins w:id="15350" w:author="PR Preview" w:date="2026-01-01T00:00:00Z">
        <w:r>
          <w:t xml:space="preserve">be a</w:t>
        </w:r>
      </w:ins>
      <w:ins w:id="15351" w:author="PR Preview" w:date="2026-01-01T00:00:00Z">
        <w:r>
          <w:t xml:space="preserve"> </w:t>
        </w:r>
      </w:ins>
      <m:oMath>
        <m:r>
          <m:t>p</m:t>
        </m:r>
        <m:r>
          <m:rPr>
            <m:sty m:val="p"/>
          </m:rPr>
          <m:t>×</m:t>
        </m:r>
        <m:r>
          <m:t>p</m:t>
        </m:r>
      </m:oMath>
      <w:ins w:id="15352" w:author="PR Preview" w:date="2026-01-01T00:00:00Z">
        <w:r>
          <w:t xml:space="preserve"> </w:t>
        </w:r>
      </w:ins>
      <w:ins w:id="15353" w:author="PR Preview" w:date="2026-01-01T00:00:00Z">
        <w:r>
          <w:t xml:space="preserve">matrix.</w:t>
        </w:r>
      </w:ins>
    </w:p>
    <w:p>
      <w:pPr>
        <w:pStyle w:val="Compact"/>
        <w:numPr>
          <w:ilvl w:val="0"/>
          <w:numId w:val="1103"/>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3"/>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7"/>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53</m:t>
              </m:r>
              <m:r>
                <m:rPr>
                  <m:nor/>
                  <m:sty m:val="p"/>
                </m:rPr>
                <m:t>)</m:t>
              </m:r>
            </m:e>
          </m:eqArr>
        </m:oMath>
      </m:oMathPara>
    </w:p>
    <w:p>
      <w:pPr>
        <w:pStyle w:val="FirstParagraph"/>
      </w:pPr>
      <w:del w:id="15354" w:author="PR Preview" w:date="2026-01-01T00:00:00Z">
        <w:r>
          <w:delText xml:space="preserve">If the columns of</w:delText>
        </w:r>
      </w:del>
      <w:del w:id="15355" w:author="PR Preview" w:date="2026-01-01T00:00:00Z">
        <w:r>
          <w:delText xml:space="preserve"> </w:delText>
        </w:r>
      </w:del>
      <m:oMath>
        <m:r>
          <m:rPr>
            <m:sty m:val="bi"/>
          </m:rPr>
          <m:t>B</m:t>
        </m:r>
      </m:oMath>
      <w:del w:id="15356" w:author="PR Preview" w:date="2026-01-01T00:00:00Z">
        <w:r>
          <w:delText xml:space="preserve"> </w:delText>
        </w:r>
      </w:del>
      <w:del w:id="15357" w:author="PR Preview" w:date="2026-01-01T00:00:00Z">
        <w:r>
          <w:delText xml:space="preserve">are linearly independent,</w:delText>
        </w:r>
      </w:del>
      <w:del w:id="15358" w:author="PR Preview" w:date="2026-01-01T00:00:00Z">
        <w:r>
          <w:delText xml:space="preserve"> </w:delText>
        </w:r>
      </w:del>
      <w:del w:id="15359" w:author="PR Preview" w:date="2026-01-01T00:00:00Z">
        <w:r>
          <w:delText xml:space="preserve">then</w:delText>
        </w:r>
      </w:del>
      <w:del w:id="15360" w:author="PR Preview" w:date="2026-01-01T00:00:00Z">
        <w:r>
          <w:delText xml:space="preserve"> </w:delText>
        </w:r>
      </w:del>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del w:id="15361" w:author="PR Preview" w:date="2026-01-01T00:00:00Z">
        <w:r>
          <w:delText xml:space="preserve"> </w:delText>
        </w:r>
      </w:del>
      <w:del w:id="15362" w:author="PR Preview" w:date="2026-01-01T00:00:00Z">
        <w:r>
          <w:delText xml:space="preserve">(</w:delText>
        </w:r>
      </w:del>
      <m:oMath>
        <m:r>
          <m:rPr>
            <m:sty m:val="bi"/>
          </m:rPr>
          <m:t>B</m:t>
        </m:r>
        <m:acc>
          <m:accPr>
            <m:chr m:val="̃"/>
          </m:accPr>
          <m:e>
            <m:r>
              <m:t>x</m:t>
            </m:r>
          </m:e>
        </m:acc>
      </m:oMath>
      <w:del w:id="15363" w:author="PR Preview" w:date="2026-01-01T00:00:00Z">
        <w:r>
          <w:delText xml:space="preserve"> </w:delText>
        </w:r>
      </w:del>
      <w:del w:id="15364" w:author="PR Preview" w:date="2026-01-01T00:00:00Z">
        <w:r>
          <w:delText xml:space="preserve">is the combination of the columns with coefficients</w:delText>
        </w:r>
      </w:del>
      <w:del w:id="15365" w:author="PR Preview" w:date="2026-01-01T00:00:00Z">
        <w:r>
          <w:delText xml:space="preserve"> </w:delText>
        </w:r>
      </w:del>
      <m:oMath>
        <m:sSub>
          <m:e>
            <m:r>
              <m:t>x</m:t>
            </m:r>
          </m:e>
          <m:sub>
            <m:r>
              <m:t>j</m:t>
            </m:r>
          </m:sub>
        </m:sSub>
      </m:oMath>
      <w:del w:id="15366" w:author="PR Preview" w:date="2026-01-01T00:00:00Z">
        <w:r>
          <w:delText xml:space="preserve">,</w:delText>
        </w:r>
      </w:del>
      <w:del w:id="15367" w:author="PR Preview" w:date="2026-01-01T00:00:00Z">
        <w:r>
          <w:delText xml:space="preserve"> </w:delText>
        </w:r>
      </w:del>
      <w:hyperlink w:anchor="thm-matvec-columns">
        <w:del w:id="15368" w:author="PR Preview" w:date="2026-01-01T00:00:00Z">
          <w:r>
            <w:rPr>
              <w:rStyle w:val="Hyperlink"/>
            </w:rPr>
            <w:delText xml:space="preserve">Theorem 22</w:delText>
          </w:r>
        </w:del>
      </w:hyperlink>
      <w:del w:id="15369" w:author="PR Preview" w:date="2026-01-01T00:00:00Z">
        <w:r>
          <w:delText xml:space="preserve">,</w:delText>
        </w:r>
      </w:del>
      <w:del w:id="15370" w:author="PR Preview" w:date="2026-01-01T00:00:00Z">
        <w:r>
          <w:delText xml:space="preserve"> </w:delText>
        </w:r>
      </w:del>
      <w:del w:id="15371" w:author="PR Preview" w:date="2026-01-01T00:00:00Z">
        <w:r>
          <w:delText xml:space="preserve">and only the zero combination is</w:delText>
        </w:r>
      </w:del>
      <w:del w:id="15372" w:author="PR Preview" w:date="2026-01-01T00:00:00Z">
        <w:r>
          <w:delText xml:space="preserve"> </w:delText>
        </w:r>
      </w:del>
      <m:oMath>
        <m:acc>
          <m:accPr>
            <m:chr m:val="̃"/>
          </m:accPr>
          <m:e>
            <m:r>
              <m:t>0</m:t>
            </m:r>
          </m:e>
        </m:acc>
      </m:oMath>
      <w:del w:id="15373" w:author="PR Preview" w:date="2026-01-01T00:00:00Z">
        <w:r>
          <w:delText xml:space="preserve">,</w:delText>
        </w:r>
      </w:del>
      <w:del w:id="15374" w:author="PR Preview" w:date="2026-01-01T00:00:00Z">
        <w:r>
          <w:delText xml:space="preserve"> </w:delText>
        </w:r>
      </w:del>
      <w:hyperlink w:anchor="def-linearly-independent">
        <w:del w:id="15375" w:author="PR Preview" w:date="2026-01-01T00:00:00Z">
          <w:r>
            <w:rPr>
              <w:rStyle w:val="Hyperlink"/>
            </w:rPr>
            <w:delText xml:space="preserve">Definition 37</w:delText>
          </w:r>
        </w:del>
      </w:hyperlink>
      <w:del w:id="15376" w:author="PR Preview" w:date="2026-01-01T00:00:00Z">
        <w:r>
          <w:delText xml:space="preserve">),</w:delText>
        </w:r>
      </w:del>
      <w:del w:id="15377" w:author="PR Preview" w:date="2026-01-01T00:00:00Z">
        <w:r>
          <w:delText xml:space="preserve"> </w:delText>
        </w:r>
      </w:del>
      <w:del w:id="15378" w:author="PR Preview" w:date="2026-01-01T00:00:00Z">
        <w:r>
          <w:delText xml:space="preserve">so for</w:delText>
        </w:r>
      </w:del>
      <w:del w:id="15379" w:author="PR Preview" w:date="2026-01-01T00:00:00Z">
        <w:r>
          <w:delText xml:space="preserve"> </w:delText>
        </w:r>
      </w:del>
      <m:oMath>
        <m:acc>
          <m:accPr>
            <m:chr m:val="̃"/>
          </m:accPr>
          <m:e>
            <m:r>
              <m:t>x</m:t>
            </m:r>
          </m:e>
        </m:acc>
        <m:r>
          <m:rPr>
            <m:sty m:val="p"/>
          </m:rPr>
          <m:t>≠</m:t>
        </m:r>
        <m:acc>
          <m:accPr>
            <m:chr m:val="̃"/>
          </m:accPr>
          <m:e>
            <m:r>
              <m:t>0</m:t>
            </m:r>
          </m:e>
        </m:acc>
      </m:oMath>
      <w:del w:id="15380" w:author="PR Preview" w:date="2026-01-01T00:00:00Z">
        <w:r>
          <w:delText xml:space="preserve">,</w:delText>
        </w:r>
      </w:del>
      <w:del w:id="15381" w:author="PR Preview" w:date="2026-01-01T00:00:00Z">
        <w:r>
          <w:delText xml:space="preserve"> </w:delText>
        </w:r>
      </w:del>
      <m:oMath>
        <m:r>
          <m:rPr>
            <m:sty m:val="bi"/>
          </m:rPr>
          <m:t>B</m:t>
        </m:r>
        <m:acc>
          <m:accPr>
            <m:chr m:val="̃"/>
          </m:accPr>
          <m:e>
            <m:r>
              <m:t>x</m:t>
            </m:r>
          </m:e>
        </m:acc>
        <m:r>
          <m:rPr>
            <m:sty m:val="p"/>
          </m:rPr>
          <m:t>≠</m:t>
        </m:r>
        <m:acc>
          <m:accPr>
            <m:chr m:val="̃"/>
          </m:accPr>
          <m:e>
            <m:r>
              <m:t>0</m:t>
            </m:r>
          </m:e>
        </m:acc>
      </m:oMath>
      <w:del w:id="15382" w:author="PR Preview" w:date="2026-01-01T00:00:00Z">
        <w:r>
          <w:delText xml:space="preserve"> </w:delText>
        </w:r>
      </w:del>
      <w:del w:id="15383" w:author="PR Preview" w:date="2026-01-01T00:00:00Z">
        <w:r>
          <w:delText xml:space="preserve">and</w:delText>
        </w:r>
      </w:del>
      <w:del w:id="15384" w:author="PR Preview" w:date="2026-01-01T00:00:00Z">
        <w:r>
          <w:delText xml:space="preserve"> </w:delText>
        </w:r>
      </w:del>
      <m:oMath>
        <m:r>
          <m:t>​</m:t>
        </m:r>
        <m:d>
          <m:dPr>
            <m:begChr m:val="∥"/>
            <m:sepChr m:val=""/>
            <m:endChr m:val="∥"/>
            <m:grow/>
          </m:dPr>
          <m:e>
            <m:r>
              <m:rPr>
                <m:sty m:val="bi"/>
              </m:rPr>
              <m:t>B</m:t>
            </m:r>
            <m:acc>
              <m:accPr>
                <m:chr m:val="̃"/>
              </m:accPr>
              <m:e>
                <m:r>
                  <m:t>x</m:t>
                </m:r>
              </m:e>
            </m:acc>
          </m:e>
        </m:d>
        <m:sSup>
          <m:e>
            <m:r>
              <m:t>​</m:t>
            </m:r>
          </m:e>
          <m:sup>
            <m:r>
              <m:t>2</m:t>
            </m:r>
          </m:sup>
        </m:sSup>
        <m:r>
          <m:rPr>
            <m:sty m:val="p"/>
          </m:rPr>
          <m:t>&gt;</m:t>
        </m:r>
        <m:r>
          <m:t>0</m:t>
        </m:r>
      </m:oMath>
      <w:del w:id="15385" w:author="PR Preview" w:date="2026-01-01T00:00:00Z">
        <w:r>
          <w:delText xml:space="preserve"> </w:delText>
        </w:r>
      </w:del>
      <w:del w:id="15386" w:author="PR Preview" w:date="2026-01-01T00:00:00Z">
        <w:r>
          <w:delText xml:space="preserve">(</w:delText>
        </w:r>
      </w:del>
      <w:hyperlink w:anchor="thm-norm-properties">
        <w:del w:id="15387" w:author="PR Preview" w:date="2026-01-01T00:00:00Z">
          <w:r>
            <w:rPr>
              <w:rStyle w:val="Hyperlink"/>
            </w:rPr>
            <w:delText xml:space="preserve">Theorem 52</w:delText>
          </w:r>
        </w:del>
      </w:hyperlink>
      <w:del w:id="15388" w:author="PR Preview" w:date="2026-01-01T00:00:00Z">
        <w:r>
          <w:delText xml:space="preserve">, part 1).</w:delText>
        </w:r>
      </w:del>
    </w:p>
    <w:p>
      <w:pPr>
        <w:pStyle w:val="BodyText"/>
      </w:pPr>
      <w:del w:id="15389" w:author="PR Preview" w:date="2026-01-01T00:00:00Z">
        <w:r>
          <w:rPr>
            <w:b/>
            <w:bCs/>
          </w:rPr>
          <w:delText xml:space="preserve">Only if.</w:delText>
        </w:r>
      </w:del>
      <w:del w:id="15390" w:author="PR Preview" w:date="2026-01-01T00:00:00Z">
        <w:r>
          <w:delText xml:space="preserve"> </w:delText>
        </w:r>
      </w:del>
      <w:del w:id="15391" w:author="PR Preview" w:date="2026-01-01T00:00:00Z">
        <w:r>
          <w:delText xml:space="preserve">Let</w:delText>
        </w:r>
      </w:del>
      <w:del w:id="15392" w:author="PR Preview" w:date="2026-01-01T00:00:00Z">
        <w:r>
          <w:delText xml:space="preserve"> </w:delText>
        </w:r>
      </w:del>
      <m:oMath>
        <m:r>
          <m:rPr>
            <m:sty m:val="bi"/>
          </m:rPr>
          <m:t>A</m:t>
        </m:r>
      </m:oMath>
      <w:del w:id="15393" w:author="PR Preview" w:date="2026-01-01T00:00:00Z">
        <w:r>
          <w:delText xml:space="preserve"> </w:delText>
        </w:r>
      </w:del>
      <w:del w:id="15394" w:author="PR Preview" w:date="2026-01-01T00:00:00Z">
        <w:r>
          <w:delText xml:space="preserve">be positive semidefinite.</w:delText>
        </w:r>
      </w:del>
      <w:del w:id="15395" w:author="PR Preview" w:date="2026-01-01T00:00:00Z">
        <w:r>
          <w:delText xml:space="preserve"> </w:delText>
        </w:r>
      </w:del>
      <w:del w:id="15396" w:author="PR Preview" w:date="2026-01-01T00:00:00Z">
        <w:r>
          <w:delText xml:space="preserve">It is symmetric, so</w:delText>
        </w:r>
      </w:del>
      <w:del w:id="15397" w:author="PR Preview" w:date="2026-01-01T00:00:00Z">
        <w:r>
          <w:delText xml:space="preserve"> </w:delText>
        </w:r>
      </w:del>
      <m:oMath>
        <m:r>
          <m:rPr>
            <m:sty m:val="bi"/>
          </m:rPr>
          <m:t>A</m:t>
        </m:r>
        <m:r>
          <m:rPr>
            <m:sty m:val="p"/>
          </m:rPr>
          <m:t>=</m:t>
        </m:r>
        <m:r>
          <m:rPr>
            <m:sty m:val="bi"/>
          </m:rPr>
          <m:t>Q</m:t>
        </m:r>
        <m:r>
          <m:rPr>
            <m:sty m:val="b"/>
          </m:rPr>
          <m:t>Λ</m:t>
        </m:r>
        <m:sSup>
          <m:e>
            <m:r>
              <m:rPr>
                <m:sty m:val="bi"/>
              </m:rPr>
              <m:t>Q</m:t>
            </m:r>
          </m:e>
          <m:sup>
            <m:r>
              <m:rPr>
                <m:sty m:val="p"/>
              </m:rPr>
              <m:t>⊤</m:t>
            </m:r>
          </m:sup>
        </m:sSup>
      </m:oMath>
      <w:del w:id="15398" w:author="PR Preview" w:date="2026-01-01T00:00:00Z">
        <w:r>
          <w:delText xml:space="preserve"> </w:delText>
        </w:r>
      </w:del>
      <w:del w:id="15399" w:author="PR Preview" w:date="2026-01-01T00:00:00Z">
        <w:r>
          <w:delText xml:space="preserve">(</w:delText>
        </w:r>
      </w:del>
      <w:hyperlink w:anchor="thm-spectral">
        <w:del w:id="15400" w:author="PR Preview" w:date="2026-01-01T00:00:00Z">
          <w:r>
            <w:rPr>
              <w:rStyle w:val="Hyperlink"/>
            </w:rPr>
            <w:delText xml:space="preserve">Theorem 70</w:delText>
          </w:r>
        </w:del>
      </w:hyperlink>
      <w:del w:id="15401" w:author="PR Preview" w:date="2026-01-01T00:00:00Z">
        <w:r>
          <w:delText xml:space="preserve">),</w:delText>
        </w:r>
      </w:del>
      <w:del w:id="15402" w:author="PR Preview" w:date="2026-01-01T00:00:00Z">
        <w:r>
          <w:delText xml:space="preserve"> </w:delText>
        </w:r>
      </w:del>
      <w:del w:id="15403" w:author="PR Preview" w:date="2026-01-01T00:00:00Z">
        <w:r>
          <w:delText xml:space="preserve">and every</w:delText>
        </w:r>
      </w:del>
      <w:del w:id="15404" w:author="PR Preview" w:date="2026-01-01T00:00:00Z">
        <w:r>
          <w:delText xml:space="preserve"> </w:delText>
        </w:r>
      </w:del>
      <m:oMath>
        <m:sSub>
          <m:e>
            <m:r>
              <m:t>λ</m:t>
            </m:r>
          </m:e>
          <m:sub>
            <m:r>
              <m:t>i</m:t>
            </m:r>
          </m:sub>
        </m:sSub>
        <m:r>
          <m:rPr>
            <m:sty m:val="p"/>
          </m:rPr>
          <m:t>≥</m:t>
        </m:r>
        <m:r>
          <m:t>0</m:t>
        </m:r>
      </m:oMath>
      <w:del w:id="15405" w:author="PR Preview" w:date="2026-01-01T00:00:00Z">
        <w:r>
          <w:delText xml:space="preserve"> </w:delText>
        </w:r>
      </w:del>
      <w:del w:id="15406" w:author="PR Preview" w:date="2026-01-01T00:00:00Z">
        <w:r>
          <w:delText xml:space="preserve">(</w:delText>
        </w:r>
      </w:del>
      <w:hyperlink w:anchor="thm-definite-eigenvalues">
        <w:del w:id="15407" w:author="PR Preview" w:date="2026-01-01T00:00:00Z">
          <w:r>
            <w:rPr>
              <w:rStyle w:val="Hyperlink"/>
            </w:rPr>
            <w:delText xml:space="preserve">Theorem 73</w:delText>
          </w:r>
        </w:del>
      </w:hyperlink>
      <w:del w:id="15408" w:author="PR Preview" w:date="2026-01-01T00:00:00Z">
        <w:r>
          <w:delText xml:space="preserve">).</w:delText>
        </w:r>
      </w:del>
      <w:del w:id="15409" w:author="PR Preview" w:date="2026-01-01T00:00:00Z">
        <w:r>
          <w:delText xml:space="preserve"> </w:delText>
        </w:r>
      </w:del>
      <w:del w:id="15410" w:author="PR Preview" w:date="2026-01-01T00:00:00Z">
        <w:r>
          <w:delText xml:space="preserve">Let</w:delText>
        </w:r>
      </w:del>
      <w:del w:id="15411" w:author="PR Preview" w:date="2026-01-01T00:00:00Z">
        <w:r>
          <w:delText xml:space="preserve"> </w:delText>
        </w:r>
      </w:del>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del w:id="15412" w:author="PR Preview" w:date="2026-01-01T00:00:00Z">
        <w:r>
          <w:delText xml:space="preserve">,</w:delText>
        </w:r>
      </w:del>
      <w:del w:id="15413" w:author="PR Preview" w:date="2026-01-01T00:00:00Z">
        <w:r>
          <w:delText xml:space="preserve"> </w:delText>
        </w:r>
      </w:del>
      <w:del w:id="15414" w:author="PR Preview" w:date="2026-01-01T00:00:00Z">
        <w:r>
          <w:delText xml:space="preserve">which is symmetric, with</w:delText>
        </w:r>
      </w:del>
      <w:del w:id="15415" w:author="PR Preview" w:date="2026-01-01T00:00:00Z">
        <w:r>
          <w:delText xml:space="preserve"> </w:delText>
        </w:r>
      </w:del>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del w:id="15416" w:author="PR Preview" w:date="2026-01-01T00:00:00Z">
        <w:r>
          <w:delText xml:space="preserve"> </w:delText>
        </w:r>
      </w:del>
      <w:del w:id="15417" w:author="PR Preview" w:date="2026-01-01T00:00:00Z">
        <w:r>
          <w:delText xml:space="preserve">(the product of diagonal matrices multiplies their diagonals, as in the proof of</w:delText>
        </w:r>
      </w:del>
      <w:del w:id="15418" w:author="PR Preview" w:date="2026-01-01T00:00:00Z">
        <w:r>
          <w:delText xml:space="preserve"> </w:delText>
        </w:r>
      </w:del>
      <w:hyperlink w:anchor="thm-diagonalizable-powers">
        <w:del w:id="15419" w:author="PR Preview" w:date="2026-01-01T00:00:00Z">
          <w:r>
            <w:rPr>
              <w:rStyle w:val="Hyperlink"/>
            </w:rPr>
            <w:delText xml:space="preserve">Theorem 106</w:delText>
          </w:r>
        </w:del>
      </w:hyperlink>
      <w:del w:id="15420" w:author="PR Preview" w:date="2026-01-01T00:00:00Z">
        <w:r>
          <w:delText xml:space="preserve">),</w:delText>
        </w:r>
      </w:del>
      <w:del w:id="15421" w:author="PR Preview" w:date="2026-01-01T00:00:00Z">
        <w:r>
          <w:delText xml:space="preserve"> </w:delText>
        </w:r>
      </w:del>
      <w:del w:id="15422" w:author="PR Preview" w:date="2026-01-01T00:00:00Z">
        <w:r>
          <w:delText xml:space="preserve">and let</w:delText>
        </w:r>
      </w:del>
      <w:del w:id="15423" w:author="PR Preview" w:date="2026-01-01T00:00:00Z">
        <w:r>
          <w:delText xml:space="preserve"> </w:delText>
        </w:r>
      </w:del>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del w:id="15424" w:author="PR Preview" w:date="2026-01-01T00:00:00Z">
        <w:r>
          <w:delText xml:space="preserve">. Then</w:delText>
        </w:r>
      </w:del>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del w:id="15425" w:author="PR Preview" w:date="2026-01-01T00:00:00Z">
        <w:r>
          <w:delText xml:space="preserve">If</w:delText>
        </w:r>
      </w:del>
      <w:del w:id="15426" w:author="PR Preview" w:date="2026-01-01T00:00:00Z">
        <w:r>
          <w:delText xml:space="preserve"> </w:delText>
        </w:r>
      </w:del>
      <m:oMath>
        <m:r>
          <m:rPr>
            <m:sty m:val="bi"/>
          </m:rPr>
          <m:t>A</m:t>
        </m:r>
      </m:oMath>
      <w:del w:id="15427" w:author="PR Preview" w:date="2026-01-01T00:00:00Z">
        <w:r>
          <w:delText xml:space="preserve"> </w:delText>
        </w:r>
      </w:del>
      <w:del w:id="15428" w:author="PR Preview" w:date="2026-01-01T00:00:00Z">
        <w:r>
          <w:delText xml:space="preserve">is positive definite, it is positive semidefinite (</w:delText>
        </w:r>
      </w:del>
      <w:hyperlink w:anchor="rem-positive-definite-symmetry">
        <w:del w:id="15429" w:author="PR Preview" w:date="2026-01-01T00:00:00Z">
          <w:r>
            <w:rPr>
              <w:rStyle w:val="Hyperlink"/>
            </w:rPr>
            <w:delText xml:space="preserve">Remark 36</w:delText>
          </w:r>
        </w:del>
      </w:hyperlink>
      <w:del w:id="15430" w:author="PR Preview" w:date="2026-01-01T00:00:00Z">
        <w:r>
          <w:delText xml:space="preserve">),</w:delText>
        </w:r>
      </w:del>
      <w:del w:id="15431" w:author="PR Preview" w:date="2026-01-01T00:00:00Z">
        <w:r>
          <w:delText xml:space="preserve"> </w:delText>
        </w:r>
      </w:del>
      <w:del w:id="15432" w:author="PR Preview" w:date="2026-01-01T00:00:00Z">
        <w:r>
          <w:delText xml:space="preserve">so the same</w:delText>
        </w:r>
      </w:del>
      <w:del w:id="15433" w:author="PR Preview" w:date="2026-01-01T00:00:00Z">
        <w:r>
          <w:delText xml:space="preserve"> </w:delText>
        </w:r>
      </w:del>
      <m:oMath>
        <m:r>
          <m:rPr>
            <m:sty m:val="bi"/>
          </m:rPr>
          <m:t>B</m:t>
        </m:r>
      </m:oMath>
      <w:del w:id="15434" w:author="PR Preview" w:date="2026-01-01T00:00:00Z">
        <w:r>
          <w:delText xml:space="preserve"> </w:delText>
        </w:r>
      </w:del>
      <w:del w:id="15435" w:author="PR Preview" w:date="2026-01-01T00:00:00Z">
        <w:r>
          <w:delText xml:space="preserve">gives</w:delText>
        </w:r>
      </w:del>
      <w:del w:id="15436" w:author="PR Preview" w:date="2026-01-01T00:00:00Z">
        <w:r>
          <w:delText xml:space="preserve"> </w:delText>
        </w:r>
      </w:del>
      <m:oMath>
        <m:r>
          <m:rPr>
            <m:sty m:val="bi"/>
          </m:rPr>
          <m:t>A</m:t>
        </m:r>
        <m:r>
          <m:rPr>
            <m:sty m:val="p"/>
          </m:rPr>
          <m:t>=</m:t>
        </m:r>
        <m:sSup>
          <m:e>
            <m:r>
              <m:rPr>
                <m:sty m:val="bi"/>
              </m:rPr>
              <m:t>B</m:t>
            </m:r>
          </m:e>
          <m:sup>
            <m:r>
              <m:rPr>
                <m:sty m:val="p"/>
              </m:rPr>
              <m:t>⊤</m:t>
            </m:r>
          </m:sup>
        </m:sSup>
        <m:r>
          <m:rPr>
            <m:sty m:val="bi"/>
          </m:rPr>
          <m:t>B</m:t>
        </m:r>
      </m:oMath>
      <w:del w:id="15437" w:author="PR Preview" w:date="2026-01-01T00:00:00Z">
        <w:r>
          <w:delText xml:space="preserve">; and every</w:delText>
        </w:r>
      </w:del>
      <w:del w:id="15438" w:author="PR Preview" w:date="2026-01-01T00:00:00Z">
        <w:r>
          <w:delText xml:space="preserve"> </w:delText>
        </w:r>
      </w:del>
      <m:oMath>
        <m:sSub>
          <m:e>
            <m:r>
              <m:t>λ</m:t>
            </m:r>
          </m:e>
          <m:sub>
            <m:r>
              <m:t>i</m:t>
            </m:r>
          </m:sub>
        </m:sSub>
        <m:r>
          <m:rPr>
            <m:sty m:val="p"/>
          </m:rPr>
          <m:t>&gt;</m:t>
        </m:r>
        <m:r>
          <m:t>0</m:t>
        </m:r>
      </m:oMath>
      <w:del w:id="15439" w:author="PR Preview" w:date="2026-01-01T00:00:00Z">
        <w:r>
          <w:delText xml:space="preserve"> </w:delText>
        </w:r>
      </w:del>
      <w:del w:id="15440" w:author="PR Preview" w:date="2026-01-01T00:00:00Z">
        <w:r>
          <w:delText xml:space="preserve">(</w:delText>
        </w:r>
      </w:del>
      <w:hyperlink w:anchor="thm-definite-eigenvalues">
        <w:del w:id="15441" w:author="PR Preview" w:date="2026-01-01T00:00:00Z">
          <w:r>
            <w:rPr>
              <w:rStyle w:val="Hyperlink"/>
            </w:rPr>
            <w:delText xml:space="preserve">Theorem 73</w:delText>
          </w:r>
        </w:del>
      </w:hyperlink>
      <w:del w:id="15442" w:author="PR Preview" w:date="2026-01-01T00:00:00Z">
        <w:r>
          <w:delText xml:space="preserve">),</w:delText>
        </w:r>
      </w:del>
      <w:del w:id="15443" w:author="PR Preview" w:date="2026-01-01T00:00:00Z">
        <w:r>
          <w:delText xml:space="preserve"> </w:delText>
        </w:r>
      </w:del>
      <w:del w:id="15444" w:author="PR Preview" w:date="2026-01-01T00:00:00Z">
        <w:r>
          <w:delText xml:space="preserve">so</w:delText>
        </w:r>
      </w:del>
      <w:del w:id="15445" w:author="PR Preview" w:date="2026-01-01T00:00:00Z">
        <w:r>
          <w:delText xml:space="preserve"> </w:delText>
        </w:r>
      </w:del>
      <m:oMath>
        <m:sSup>
          <m:e>
            <m:r>
              <m:rPr>
                <m:sty m:val="b"/>
              </m:rPr>
              <m:t>Λ</m:t>
            </m:r>
          </m:e>
          <m:sup>
            <m:r>
              <m:t>1</m:t>
            </m:r>
            <m:r>
              <m:rPr>
                <m:sty m:val="p"/>
              </m:rPr>
              <m:t>/</m:t>
            </m:r>
            <m:r>
              <m:t>2</m:t>
            </m:r>
          </m:sup>
        </m:sSup>
      </m:oMath>
      <w:del w:id="15446" w:author="PR Preview" w:date="2026-01-01T00:00:00Z">
        <w:r>
          <w:delText xml:space="preserve"> </w:delText>
        </w:r>
      </w:del>
      <w:del w:id="15447" w:author="PR Preview" w:date="2026-01-01T00:00:00Z">
        <w:r>
          <w:delText xml:space="preserve">is diagonal with nonzero diagonal, and invertible</w:delText>
        </w:r>
      </w:del>
      <w:del w:id="15448" w:author="PR Preview" w:date="2026-01-01T00:00:00Z">
        <w:r>
          <w:delText xml:space="preserve"> </w:delText>
        </w:r>
      </w:del>
      <w:del w:id="15449" w:author="PR Preview" w:date="2026-01-01T00:00:00Z">
        <w:r>
          <w:delText xml:space="preserve">(its inverse is</w:delText>
        </w:r>
      </w:del>
      <w:del w:id="15450" w:author="PR Preview" w:date="2026-01-01T00:00:00Z">
        <w:r>
          <w:delText xml:space="preserve"> </w:delText>
        </w:r>
      </w:del>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del w:id="15451" w:author="PR Preview" w:date="2026-01-01T00:00:00Z">
        <w:r>
          <w:delText xml:space="preserve">);</w:delText>
        </w:r>
      </w:del>
      <w:del w:id="15452" w:author="PR Preview" w:date="2026-01-01T00:00:00Z">
        <w:r>
          <w:delText xml:space="preserve"> </w:delText>
        </w:r>
      </w:del>
      <m:oMath>
        <m:sSup>
          <m:e>
            <m:r>
              <m:rPr>
                <m:sty m:val="bi"/>
              </m:rPr>
              <m:t>Q</m:t>
            </m:r>
          </m:e>
          <m:sup>
            <m:r>
              <m:rPr>
                <m:sty m:val="p"/>
              </m:rPr>
              <m:t>⊤</m:t>
            </m:r>
          </m:sup>
        </m:sSup>
      </m:oMath>
      <w:del w:id="15453" w:author="PR Preview" w:date="2026-01-01T00:00:00Z">
        <w:r>
          <w:delText xml:space="preserve"> </w:delText>
        </w:r>
      </w:del>
      <w:del w:id="15454" w:author="PR Preview" w:date="2026-01-01T00:00:00Z">
        <w:r>
          <w:delText xml:space="preserve">is invertible with inverse</w:delText>
        </w:r>
      </w:del>
      <w:del w:id="15455" w:author="PR Preview" w:date="2026-01-01T00:00:00Z">
        <w:r>
          <w:delText xml:space="preserve"> </w:delText>
        </w:r>
      </w:del>
      <m:oMath>
        <m:r>
          <m:rPr>
            <m:sty m:val="bi"/>
          </m:rPr>
          <m:t>Q</m:t>
        </m:r>
      </m:oMath>
      <w:del w:id="15456" w:author="PR Preview" w:date="2026-01-01T00:00:00Z">
        <w:r>
          <w:delText xml:space="preserve"> </w:delText>
        </w:r>
      </w:del>
      <w:del w:id="15457" w:author="PR Preview" w:date="2026-01-01T00:00:00Z">
        <w:r>
          <w:delText xml:space="preserve">(</w:delText>
        </w:r>
      </w:del>
      <w:hyperlink w:anchor="rem-orthogonal-matrix-columns">
        <w:del w:id="15458" w:author="PR Preview" w:date="2026-01-01T00:00:00Z">
          <w:r>
            <w:rPr>
              <w:rStyle w:val="Hyperlink"/>
            </w:rPr>
            <w:delText xml:space="preserve">Remark 23</w:delText>
          </w:r>
        </w:del>
      </w:hyperlink>
      <w:del w:id="15459" w:author="PR Preview" w:date="2026-01-01T00:00:00Z">
        <w:r>
          <w:delText xml:space="preserve">).</w:delText>
        </w:r>
      </w:del>
      <w:del w:id="15460" w:author="PR Preview" w:date="2026-01-01T00:00:00Z">
        <w:r>
          <w:delText xml:space="preserve"> </w:delText>
        </w:r>
      </w:del>
      <w:del w:id="15461" w:author="PR Preview" w:date="2026-01-01T00:00:00Z">
        <w:r>
          <w:delText xml:space="preserve">So</w:delText>
        </w:r>
      </w:del>
      <w:del w:id="15462" w:author="PR Preview" w:date="2026-01-01T00:00:00Z">
        <w:r>
          <w:delText xml:space="preserve"> </w:delText>
        </w:r>
      </w:del>
      <m:oMath>
        <m:r>
          <m:rPr>
            <m:sty m:val="bi"/>
          </m:rPr>
          <m:t>B</m:t>
        </m:r>
      </m:oMath>
      <w:del w:id="15463" w:author="PR Preview" w:date="2026-01-01T00:00:00Z">
        <w:r>
          <w:delText xml:space="preserve"> </w:delText>
        </w:r>
      </w:del>
      <w:del w:id="15464" w:author="PR Preview" w:date="2026-01-01T00:00:00Z">
        <w:r>
          <w:delText xml:space="preserve">is invertible (</w:delText>
        </w:r>
      </w:del>
      <w:hyperlink w:anchor="thm-inverse-product">
        <w:del w:id="15465" w:author="PR Preview" w:date="2026-01-01T00:00:00Z">
          <w:r>
            <w:rPr>
              <w:rStyle w:val="Hyperlink"/>
            </w:rPr>
            <w:delText xml:space="preserve">Theorem 61</w:delText>
          </w:r>
        </w:del>
      </w:hyperlink>
      <w:del w:id="15466" w:author="PR Preview" w:date="2026-01-01T00:00:00Z">
        <w:r>
          <w:delText xml:space="preserve">),</w:delText>
        </w:r>
      </w:del>
      <w:del w:id="15467" w:author="PR Preview" w:date="2026-01-01T00:00:00Z">
        <w:r>
          <w:delText xml:space="preserve"> </w:delText>
        </w:r>
      </w:del>
      <w:del w:id="15468" w:author="PR Preview" w:date="2026-01-01T00:00:00Z">
        <w:r>
          <w:delText xml:space="preserve">and its</w:delText>
        </w:r>
      </w:del>
      <w:del w:id="15469" w:author="PR Preview" w:date="2026-01-01T00:00:00Z">
        <w:r>
          <w:delText xml:space="preserve"> </w:delText>
        </w:r>
      </w:del>
      <m:oMath>
        <m:r>
          <m:t>p</m:t>
        </m:r>
      </m:oMath>
      <w:del w:id="15470" w:author="PR Preview" w:date="2026-01-01T00:00:00Z">
        <w:r>
          <w:delText xml:space="preserve"> </w:delText>
        </w:r>
      </w:del>
      <w:del w:id="15471" w:author="PR Preview" w:date="2026-01-01T00:00:00Z">
        <w:r>
          <w:delText xml:space="preserve">columns are linearly independent (</w:delText>
        </w:r>
      </w:del>
      <w:hyperlink w:anchor="thm-invertible-rank">
        <w:del w:id="15472" w:author="PR Preview" w:date="2026-01-01T00:00:00Z">
          <w:r>
            <w:rPr>
              <w:rStyle w:val="Hyperlink"/>
            </w:rPr>
            <w:delText xml:space="preserve">Theorem 98</w:delText>
          </w:r>
        </w:del>
      </w:hyperlink>
      <w:del w:id="15473" w:author="PR Preview" w:date="2026-01-01T00:00:00Z">
        <w:r>
          <w:delText xml:space="preserve">,</w:delText>
        </w:r>
      </w:del>
      <w:del w:id="15474" w:author="PR Preview" w:date="2026-01-01T00:00:00Z">
        <w:r>
          <w:delText xml:space="preserve"> </w:delText>
        </w:r>
      </w:del>
      <w:hyperlink w:anchor="def-rank">
        <w:del w:id="15475" w:author="PR Preview" w:date="2026-01-01T00:00:00Z">
          <w:r>
            <w:rPr>
              <w:rStyle w:val="Hyperlink"/>
            </w:rPr>
            <w:delText xml:space="preserve">Definition 38</w:delText>
          </w:r>
        </w:del>
      </w:hyperlink>
      <w:del w:id="15476" w:author="PR Preview" w:date="2026-01-01T00:00:00Z">
        <w:r>
          <w:delText xml:space="preserve">).</w:delText>
        </w:r>
      </w:del>
    </w:p>
    <w:p>
      <w:pPr>
        <w:pStyle w:val="BodyText"/>
      </w:pPr>
      <w:del w:id="15477" w:author="PR Preview" w:date="2026-01-01T00:00:00Z">
        <w:r>
          <w:rPr>
            <w:b/>
            <w:bCs/>
          </w:rPr>
          <w:delText xml:space="preserve">Example 194 (Gram factorizations)</w:delText>
        </w:r>
      </w:del>
      <w:del w:id="15478" w:author="PR Preview" w:date="2026-01-01T00:00:00Z">
        <w:r>
          <w:delText xml:space="preserve"> </w:delText>
        </w:r>
      </w:del>
      <w:del w:id="15479" w:author="PR Preview" w:date="2026-01-01T00:00:00Z">
        <w:r>
          <w:delText xml:space="preserve"> </w:delText>
        </w:r>
      </w:del>
    </w:p>
    <w:p>
      <w:pPr>
        <w:pStyle w:val="Compact"/>
        <w:numPr>
          <w:ilvl w:val="0"/>
          <w:numId w:val="1103"/>
        </w:numPr>
      </w:pPr>
      <w:del w:id="15480" w:author="PR Preview" w:date="2026-01-01T00:00:00Z">
        <w:r>
          <w:delText xml:space="preserve">With</w:delText>
        </w:r>
      </w:del>
      <w:del w:id="15481"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del w:id="15482" w:author="PR Preview" w:date="2026-01-01T00:00:00Z">
        <w:r>
          <w:delText xml:space="preserve"> </w:delText>
        </w:r>
      </w:del>
      <w:del w:id="15483" w:author="PR Preview" w:date="2026-01-01T00:00:00Z">
        <w:r>
          <w:delText xml:space="preserve">(</w:delText>
        </w:r>
      </w:del>
      <m:oMath>
        <m:r>
          <m:t>1</m:t>
        </m:r>
        <m:r>
          <m:rPr>
            <m:sty m:val="p"/>
          </m:rPr>
          <m:t>×</m:t>
        </m:r>
        <m:r>
          <m:t>2</m:t>
        </m:r>
      </m:oMath>
      <w:del w:id="15484" w:author="PR Preview" w:date="2026-01-01T00:00:00Z">
        <w:r>
          <w:delText xml:space="preserve">),</w:delText>
        </w:r>
      </w:del>
      <w:del w:id="15485" w:author="PR Preview" w:date="2026-01-01T00:00:00Z">
        <w:r>
          <w:delText xml:space="preserve"> </w:delText>
        </w:r>
      </w:del>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5486" w:author="PR Preview" w:date="2026-01-01T00:00:00Z">
        <w:r>
          <w:delText xml:space="preserve">,</w:delText>
        </w:r>
      </w:del>
      <w:del w:id="15487" w:author="PR Preview" w:date="2026-01-01T00:00:00Z">
        <w:r>
          <w:delText xml:space="preserve"> </w:delText>
        </w:r>
      </w:del>
      <w:del w:id="15488" w:author="PR Preview" w:date="2026-01-01T00:00:00Z">
        <w:r>
          <w:delText xml:space="preserve">the positive semidefinite matrix of</w:delText>
        </w:r>
      </w:del>
      <w:del w:id="15489" w:author="PR Preview" w:date="2026-01-01T00:00:00Z">
        <w:r>
          <w:delText xml:space="preserve"> </w:delText>
        </w:r>
      </w:del>
      <w:hyperlink w:anchor="exm-positive-semidefinite">
        <w:del w:id="15490" w:author="PR Preview" w:date="2026-01-01T00:00:00Z">
          <w:r>
            <w:rPr>
              <w:rStyle w:val="Hyperlink"/>
            </w:rPr>
            <w:delText xml:space="preserve">Example 140</w:delText>
          </w:r>
        </w:del>
      </w:hyperlink>
      <w:del w:id="15491" w:author="PR Preview" w:date="2026-01-01T00:00:00Z">
        <w:r>
          <w:delText xml:space="preserve">;</w:delText>
        </w:r>
      </w:del>
      <w:del w:id="15492" w:author="PR Preview" w:date="2026-01-01T00:00:00Z">
        <w:r>
          <w:delText xml:space="preserve"> </w:delText>
        </w:r>
      </w:del>
      <w:del w:id="15493" w:author="PR Preview" w:date="2026-01-01T00:00:00Z">
        <w:r>
          <w:delText xml:space="preserve">the two columns of</w:delText>
        </w:r>
      </w:del>
      <w:del w:id="15494" w:author="PR Preview" w:date="2026-01-01T00:00:00Z">
        <w:r>
          <w:delText xml:space="preserve"> </w:delText>
        </w:r>
      </w:del>
      <m:oMath>
        <m:r>
          <m:rPr>
            <m:sty m:val="bi"/>
          </m:rPr>
          <m:t>R</m:t>
        </m:r>
      </m:oMath>
      <w:del w:id="15495" w:author="PR Preview" w:date="2026-01-01T00:00:00Z">
        <w:r>
          <w:delText xml:space="preserve">,</w:delText>
        </w:r>
      </w:del>
      <w:del w:id="15496" w:author="PR Preview" w:date="2026-01-01T00:00:00Z">
        <w:r>
          <w:delText xml:space="preserve"> </w:delText>
        </w:r>
      </w:del>
      <m:oMath>
        <m:r>
          <m:t>1</m:t>
        </m:r>
      </m:oMath>
      <w:del w:id="15497" w:author="PR Preview" w:date="2026-01-01T00:00:00Z">
        <w:r>
          <w:delText xml:space="preserve"> </w:delText>
        </w:r>
      </w:del>
      <w:del w:id="15498" w:author="PR Preview" w:date="2026-01-01T00:00:00Z">
        <w:r>
          <w:delText xml:space="preserve">and</w:delText>
        </w:r>
      </w:del>
      <w:del w:id="15499" w:author="PR Preview" w:date="2026-01-01T00:00:00Z">
        <w:r>
          <w:delText xml:space="preserve"> </w:delText>
        </w:r>
      </w:del>
      <m:oMath>
        <m:r>
          <m:t>1</m:t>
        </m:r>
      </m:oMath>
      <w:del w:id="15500" w:author="PR Preview" w:date="2026-01-01T00:00:00Z">
        <w:r>
          <w:delText xml:space="preserve">, are dependent, so part 2 does not apply to</w:delText>
        </w:r>
      </w:del>
      <w:del w:id="15501" w:author="PR Preview" w:date="2026-01-01T00:00:00Z">
        <w:r>
          <w:delText xml:space="preserve"> </w:delText>
        </w:r>
      </w:del>
      <m:oMath>
        <m:r>
          <m:rPr>
            <m:sty m:val="bi"/>
          </m:rPr>
          <m:t>R</m:t>
        </m:r>
      </m:oMath>
      <w:del w:id="15502" w:author="PR Preview" w:date="2026-01-01T00:00:00Z">
        <w:r>
          <w:delText xml:space="preserve">;</w:delText>
        </w:r>
      </w:del>
      <w:del w:id="15503" w:author="PR Preview" w:date="2026-01-01T00:00:00Z">
        <w:r>
          <w:delText xml:space="preserve"> </w:delText>
        </w:r>
      </w:del>
      <m:oMath>
        <m:sSup>
          <m:e>
            <m:r>
              <m:rPr>
                <m:sty m:val="bi"/>
              </m:rPr>
              <m:t>R</m:t>
            </m:r>
          </m:e>
          <m:sup>
            <m:r>
              <m:rPr>
                <m:sty m:val="p"/>
              </m:rPr>
              <m:t>⊤</m:t>
            </m:r>
          </m:sup>
        </m:sSup>
        <m:r>
          <m:rPr>
            <m:sty m:val="bi"/>
          </m:rPr>
          <m:t>R</m:t>
        </m:r>
      </m:oMath>
      <w:del w:id="15504" w:author="PR Preview" w:date="2026-01-01T00:00:00Z">
        <w:r>
          <w:delText xml:space="preserve"> </w:delText>
        </w:r>
      </w:del>
      <w:del w:id="15505" w:author="PR Preview" w:date="2026-01-01T00:00:00Z">
        <w:r>
          <w:delText xml:space="preserve">is in fact not positive definite (</w:delText>
        </w:r>
      </w:del>
      <w:hyperlink w:anchor="exm-positive-definite">
        <w:del w:id="15506" w:author="PR Preview" w:date="2026-01-01T00:00:00Z">
          <w:r>
            <w:rPr>
              <w:rStyle w:val="Hyperlink"/>
            </w:rPr>
            <w:delText xml:space="preserve">Example 141</w:delText>
          </w:r>
        </w:del>
      </w:hyperlink>
      <w:del w:id="15507" w:author="PR Preview" w:date="2026-01-01T00:00:00Z">
        <w:r>
          <w:delText xml:space="preserve">).</w:delText>
        </w:r>
      </w:del>
    </w:p>
    <w:p>
      <w:pPr>
        <w:pStyle w:val="Compact"/>
        <w:numPr>
          <w:ilvl w:val="0"/>
          <w:numId w:val="1103"/>
        </w:numPr>
      </w:pPr>
      <w:del w:id="15508" w:author="PR Preview" w:date="2026-01-01T00:00:00Z">
        <w:r>
          <w:delText xml:space="preserve">With</w:delText>
        </w:r>
      </w:del>
      <w:del w:id="15509"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15510" w:author="PR Preview" w:date="2026-01-01T00:00:00Z">
        <w:r>
          <w:delText xml:space="preserve">, whose columns are independent (</w:delText>
        </w:r>
      </w:del>
      <w:hyperlink w:anchor="exm-rank">
        <w:del w:id="15511" w:author="PR Preview" w:date="2026-01-01T00:00:00Z">
          <w:r>
            <w:rPr>
              <w:rStyle w:val="Hyperlink"/>
            </w:rPr>
            <w:delText xml:space="preserve">Example 33</w:delText>
          </w:r>
        </w:del>
      </w:hyperlink>
      <w:del w:id="15512" w:author="PR Preview" w:date="2026-01-01T00:00:00Z">
        <w:r>
          <w:delText xml:space="preserve">),</w:delText>
        </w:r>
      </w:del>
      <w:del w:id="15513" w:author="PR Preview" w:date="2026-01-01T00:00:00Z">
        <w:r>
          <w:delText xml:space="preserve"> </w:delText>
        </w:r>
      </w:del>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15514" w:author="PR Preview" w:date="2026-01-01T00:00:00Z">
        <w:r>
          <w:delText xml:space="preserve"> </w:delText>
        </w:r>
      </w:del>
      <w:del w:id="15515" w:author="PR Preview" w:date="2026-01-01T00:00:00Z">
        <w:r>
          <w:delText xml:space="preserve">(</w:delText>
        </w:r>
      </w:del>
      <w:hyperlink w:anchor="exm-gram-invertible">
        <w:del w:id="15516" w:author="PR Preview" w:date="2026-01-01T00:00:00Z">
          <w:r>
            <w:rPr>
              <w:rStyle w:val="Hyperlink"/>
            </w:rPr>
            <w:delText xml:space="preserve">Example 149</w:delText>
          </w:r>
        </w:del>
      </w:hyperlink>
      <w:del w:id="15517" w:author="PR Preview" w:date="2026-01-01T00:00:00Z">
        <w:r>
          <w:delText xml:space="preserve">)</w:delText>
        </w:r>
      </w:del>
      <w:del w:id="15518" w:author="PR Preview" w:date="2026-01-01T00:00:00Z">
        <w:r>
          <w:delText xml:space="preserve"> </w:delText>
        </w:r>
      </w:del>
      <w:del w:id="15519" w:author="PR Preview" w:date="2026-01-01T00:00:00Z">
        <w:r>
          <w:delText xml:space="preserve">is positive definite.</w:delText>
        </w:r>
      </w:del>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5520" w:author="PR Preview" w:date="2026-01-01T00:00:00Z">
        <w:r>
          <w:delText xml:space="preserve"> </w:delText>
        </w:r>
      </w:del>
      <w:del w:id="15521" w:author="PR Preview" w:date="2026-01-01T00:00:00Z">
        <w:r>
          <w:delText xml:space="preserve">of</w:delText>
        </w:r>
      </w:del>
      <w:del w:id="15522" w:author="PR Preview" w:date="2026-01-01T00:00:00Z">
        <w:r>
          <w:delText xml:space="preserve"> </w:delText>
        </w:r>
      </w:del>
      <w:hyperlink w:anchor="exm-positive-definite">
        <w:del w:id="15523" w:author="PR Preview" w:date="2026-01-01T00:00:00Z">
          <w:r>
            <w:rPr>
              <w:rStyle w:val="Hyperlink"/>
            </w:rPr>
            <w:delText xml:space="preserve">Example 141</w:delText>
          </w:r>
        </w:del>
      </w:hyperlink>
      <w:del w:id="15524" w:author="PR Preview" w:date="2026-01-01T00:00:00Z">
        <w:r>
          <w:delText xml:space="preserve"> </w:delText>
        </w:r>
      </w:del>
      <w:del w:id="15525" w:author="PR Preview" w:date="2026-01-01T00:00:00Z">
        <w:r>
          <w:delText xml:space="preserve">is symmetric</w:delText>
        </w:r>
      </w:del>
      <w:del w:id="15526" w:author="PR Preview" w:date="2026-01-01T00:00:00Z">
        <w:r>
          <w:delText xml:space="preserve"> </w:delText>
        </w:r>
      </w:del>
      <w:del w:id="15527" w:author="PR Preview" w:date="2026-01-01T00:00:00Z">
        <w:r>
          <w:delText xml:space="preserve">but not positive semidefinite, so by part 1 it is not</w:delText>
        </w:r>
      </w:del>
      <w:del w:id="15528" w:author="PR Preview" w:date="2026-01-01T00:00:00Z">
        <w:r>
          <w:delText xml:space="preserve"> </w:delText>
        </w:r>
      </w:del>
      <m:oMath>
        <m:sSup>
          <m:e>
            <m:r>
              <m:rPr>
                <m:sty m:val="bi"/>
              </m:rPr>
              <m:t>B</m:t>
            </m:r>
          </m:e>
          <m:sup>
            <m:r>
              <m:rPr>
                <m:sty m:val="p"/>
              </m:rPr>
              <m:t>⊤</m:t>
            </m:r>
          </m:sup>
        </m:sSup>
        <m:r>
          <m:rPr>
            <m:sty m:val="bi"/>
          </m:rPr>
          <m:t>B</m:t>
        </m:r>
      </m:oMath>
      <w:del w:id="15529" w:author="PR Preview" w:date="2026-01-01T00:00:00Z">
        <w:r>
          <w:delText xml:space="preserve"> </w:delText>
        </w:r>
      </w:del>
      <w:del w:id="15530" w:author="PR Preview" w:date="2026-01-01T00:00:00Z">
        <w:r>
          <w:delText xml:space="preserve">for any</w:delText>
        </w:r>
      </w:del>
      <w:del w:id="15531" w:author="PR Preview" w:date="2026-01-01T00:00:00Z">
        <w:r>
          <w:delText xml:space="preserve"> </w:delText>
        </w:r>
      </w:del>
      <m:oMath>
        <m:r>
          <m:rPr>
            <m:sty m:val="bi"/>
          </m:rPr>
          <m:t>B</m:t>
        </m:r>
      </m:oMath>
      <w:del w:id="15532" w:author="PR Preview" w:date="2026-01-01T00:00:00Z">
        <w:r>
          <w:delText xml:space="preserve">.</w:delText>
        </w:r>
      </w:del>
    </w:p>
    <w:p>
      <w:pPr>
        <w:pStyle w:val="FirstParagraph"/>
      </w:pPr>
      <w:del w:id="15533" w:author="PR Preview" w:date="2026-01-01T00:00:00Z">
        <w:r>
          <w:rPr>
            <w:b/>
            <w:bCs/>
          </w:rPr>
          <w:delText xml:space="preserve">Theorem 108 (Operations that preserve definiteness)</w:delText>
        </w:r>
      </w:del>
      <w:del w:id="15534" w:author="PR Preview" w:date="2026-01-01T00:00:00Z">
        <w:r>
          <w:delText xml:space="preserve"> </w:delText>
        </w:r>
      </w:del>
      <w:del w:id="15535" w:author="PR Preview" w:date="2026-01-01T00:00:00Z">
        <w:r>
          <w:delText xml:space="preserve"> </w:delText>
        </w:r>
      </w:del>
    </w:p>
    <w:p>
      <w:pPr>
        <w:pStyle w:val="FirstParagraph"/>
      </w:pPr>
      <w:ins w:id="15536" w:author="PR Preview" w:date="2026-01-01T00:00:00Z">
        <w:r>
          <w:t xml:space="preserve">If the columns of</w:t>
        </w:r>
      </w:ins>
      <w:ins w:id="15537" w:author="PR Preview" w:date="2026-01-01T00:00:00Z">
        <w:r>
          <w:t xml:space="preserve"> </w:t>
        </w:r>
      </w:ins>
      <m:oMath>
        <m:r>
          <m:rPr>
            <m:sty m:val="bi"/>
          </m:rPr>
          <m:t>B</m:t>
        </m:r>
      </m:oMath>
      <w:ins w:id="15538" w:author="PR Preview" w:date="2026-01-01T00:00:00Z">
        <w:r>
          <w:t xml:space="preserve"> </w:t>
        </w:r>
      </w:ins>
      <w:ins w:id="15539" w:author="PR Preview" w:date="2026-01-01T00:00:00Z">
        <w:r>
          <w:t xml:space="preserve">are linearly independent,</w:t>
        </w:r>
      </w:ins>
      <w:ins w:id="15540" w:author="PR Preview" w:date="2026-01-01T00:00:00Z">
        <w:r>
          <w:t xml:space="preserve"> </w:t>
        </w:r>
      </w:ins>
      <w:ins w:id="15541" w:author="PR Preview" w:date="2026-01-01T00:00:00Z">
        <w:r>
          <w:t xml:space="preserve">then</w:t>
        </w:r>
      </w:ins>
      <w:ins w:id="15542" w:author="PR Preview" w:date="2026-01-01T00:00:00Z">
        <w:r>
          <w:t xml:space="preserve"> </w:t>
        </w:r>
      </w:ins>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ins w:id="15543" w:author="PR Preview" w:date="2026-01-01T00:00:00Z">
        <w:r>
          <w:t xml:space="preserve"> </w:t>
        </w:r>
      </w:ins>
      <w:ins w:id="15544" w:author="PR Preview" w:date="2026-01-01T00:00:00Z">
        <w:r>
          <w:t xml:space="preserve">(</w:t>
        </w:r>
      </w:ins>
      <m:oMath>
        <m:r>
          <m:rPr>
            <m:sty m:val="bi"/>
          </m:rPr>
          <m:t>B</m:t>
        </m:r>
        <m:acc>
          <m:accPr>
            <m:chr m:val="̃"/>
          </m:accPr>
          <m:e>
            <m:r>
              <m:t>x</m:t>
            </m:r>
          </m:e>
        </m:acc>
      </m:oMath>
      <w:ins w:id="15545" w:author="PR Preview" w:date="2026-01-01T00:00:00Z">
        <w:r>
          <w:t xml:space="preserve"> </w:t>
        </w:r>
      </w:ins>
      <w:ins w:id="15546" w:author="PR Preview" w:date="2026-01-01T00:00:00Z">
        <w:r>
          <w:t xml:space="preserve">is the combination of the columns with coefficients</w:t>
        </w:r>
      </w:ins>
      <w:ins w:id="15547" w:author="PR Preview" w:date="2026-01-01T00:00:00Z">
        <w:r>
          <w:t xml:space="preserve"> </w:t>
        </w:r>
      </w:ins>
      <m:oMath>
        <m:sSub>
          <m:e>
            <m:r>
              <m:t>x</m:t>
            </m:r>
          </m:e>
          <m:sub>
            <m:r>
              <m:t>j</m:t>
            </m:r>
          </m:sub>
        </m:sSub>
      </m:oMath>
      <w:ins w:id="15548" w:author="PR Preview" w:date="2026-01-01T00:00:00Z">
        <w:r>
          <w:t xml:space="preserve">,</w:t>
        </w:r>
      </w:ins>
      <w:ins w:id="15549" w:author="PR Preview" w:date="2026-01-01T00:00:00Z">
        <w:r>
          <w:t xml:space="preserve"> </w:t>
        </w:r>
      </w:ins>
      <w:hyperlink w:anchor="thm-matvec-columns">
        <w:ins w:id="15550" w:author="PR Preview" w:date="2026-01-01T00:00:00Z">
          <w:r>
            <w:rPr>
              <w:rStyle w:val="Hyperlink"/>
            </w:rPr>
            <w:t xml:space="preserve">Theorem 22</w:t>
          </w:r>
        </w:ins>
      </w:hyperlink>
      <w:ins w:id="15551" w:author="PR Preview" w:date="2026-01-01T00:00:00Z">
        <w:r>
          <w:t xml:space="preserve">,</w:t>
        </w:r>
      </w:ins>
      <w:ins w:id="15552" w:author="PR Preview" w:date="2026-01-01T00:00:00Z">
        <w:r>
          <w:t xml:space="preserve"> </w:t>
        </w:r>
      </w:ins>
      <w:ins w:id="15553" w:author="PR Preview" w:date="2026-01-01T00:00:00Z">
        <w:r>
          <w:t xml:space="preserve">and only the zero combination is</w:t>
        </w:r>
      </w:ins>
      <w:ins w:id="15554" w:author="PR Preview" w:date="2026-01-01T00:00:00Z">
        <w:r>
          <w:t xml:space="preserve"> </w:t>
        </w:r>
      </w:ins>
      <m:oMath>
        <m:acc>
          <m:accPr>
            <m:chr m:val="̃"/>
          </m:accPr>
          <m:e>
            <m:r>
              <m:t>0</m:t>
            </m:r>
          </m:e>
        </m:acc>
      </m:oMath>
      <w:ins w:id="15555" w:author="PR Preview" w:date="2026-01-01T00:00:00Z">
        <w:r>
          <w:t xml:space="preserve">,</w:t>
        </w:r>
      </w:ins>
      <w:ins w:id="15556" w:author="PR Preview" w:date="2026-01-01T00:00:00Z">
        <w:r>
          <w:t xml:space="preserve"> </w:t>
        </w:r>
      </w:ins>
      <w:hyperlink w:anchor="def-linearly-independent">
        <w:ins w:id="15557" w:author="PR Preview" w:date="2026-01-01T00:00:00Z">
          <w:r>
            <w:rPr>
              <w:rStyle w:val="Hyperlink"/>
            </w:rPr>
            <w:t xml:space="preserve">Definition 37</w:t>
          </w:r>
        </w:ins>
      </w:hyperlink>
      <w:ins w:id="15558" w:author="PR Preview" w:date="2026-01-01T00:00:00Z">
        <w:r>
          <w:t xml:space="preserve">),</w:t>
        </w:r>
      </w:ins>
      <w:ins w:id="15559" w:author="PR Preview" w:date="2026-01-01T00:00:00Z">
        <w:r>
          <w:t xml:space="preserve"> </w:t>
        </w:r>
      </w:ins>
      <w:ins w:id="15560" w:author="PR Preview" w:date="2026-01-01T00:00:00Z">
        <w:r>
          <w:t xml:space="preserve">so for</w:t>
        </w:r>
      </w:ins>
      <w:ins w:id="15561" w:author="PR Preview" w:date="2026-01-01T00:00:00Z">
        <w:r>
          <w:t xml:space="preserve"> </w:t>
        </w:r>
      </w:ins>
      <m:oMath>
        <m:acc>
          <m:accPr>
            <m:chr m:val="̃"/>
          </m:accPr>
          <m:e>
            <m:r>
              <m:t>x</m:t>
            </m:r>
          </m:e>
        </m:acc>
        <m:r>
          <m:rPr>
            <m:sty m:val="p"/>
          </m:rPr>
          <m:t>≠</m:t>
        </m:r>
        <m:acc>
          <m:accPr>
            <m:chr m:val="̃"/>
          </m:accPr>
          <m:e>
            <m:r>
              <m:t>0</m:t>
            </m:r>
          </m:e>
        </m:acc>
      </m:oMath>
      <w:ins w:id="15562" w:author="PR Preview" w:date="2026-01-01T00:00:00Z">
        <w:r>
          <w:t xml:space="preserve">,</w:t>
        </w:r>
      </w:ins>
      <w:ins w:id="15563" w:author="PR Preview" w:date="2026-01-01T00:00:00Z">
        <w:r>
          <w:t xml:space="preserve"> </w:t>
        </w:r>
      </w:ins>
      <m:oMath>
        <m:r>
          <m:rPr>
            <m:sty m:val="bi"/>
          </m:rPr>
          <m:t>B</m:t>
        </m:r>
        <m:acc>
          <m:accPr>
            <m:chr m:val="̃"/>
          </m:accPr>
          <m:e>
            <m:r>
              <m:t>x</m:t>
            </m:r>
          </m:e>
        </m:acc>
        <m:r>
          <m:rPr>
            <m:sty m:val="p"/>
          </m:rPr>
          <m:t>≠</m:t>
        </m:r>
        <m:acc>
          <m:accPr>
            <m:chr m:val="̃"/>
          </m:accPr>
          <m:e>
            <m:r>
              <m:t>0</m:t>
            </m:r>
          </m:e>
        </m:acc>
      </m:oMath>
      <w:ins w:id="15564" w:author="PR Preview" w:date="2026-01-01T00:00:00Z">
        <w:r>
          <w:t xml:space="preserve"> </w:t>
        </w:r>
      </w:ins>
      <w:ins w:id="15565" w:author="PR Preview" w:date="2026-01-01T00:00:00Z">
        <w:r>
          <w:t xml:space="preserve">and</w:t>
        </w:r>
      </w:ins>
      <w:ins w:id="15566" w:author="PR Preview" w:date="2026-01-01T00:00:00Z">
        <w:r>
          <w:t xml:space="preserve"> </w:t>
        </w:r>
      </w:ins>
      <m:oMath>
        <m:r>
          <m:t>​</m:t>
        </m:r>
        <m:d>
          <m:dPr>
            <m:begChr m:val="∥"/>
            <m:sepChr m:val=""/>
            <m:endChr m:val="∥"/>
            <m:grow/>
          </m:dPr>
          <m:e>
            <m:r>
              <m:rPr>
                <m:sty m:val="bi"/>
              </m:rPr>
              <m:t>B</m:t>
            </m:r>
            <m:acc>
              <m:accPr>
                <m:chr m:val="̃"/>
              </m:accPr>
              <m:e>
                <m:r>
                  <m:t>x</m:t>
                </m:r>
              </m:e>
            </m:acc>
          </m:e>
        </m:d>
        <m:sSup>
          <m:e>
            <m:r>
              <m:t>​</m:t>
            </m:r>
          </m:e>
          <m:sup>
            <m:r>
              <m:t>2</m:t>
            </m:r>
          </m:sup>
        </m:sSup>
        <m:r>
          <m:rPr>
            <m:sty m:val="p"/>
          </m:rPr>
          <m:t>&gt;</m:t>
        </m:r>
        <m:r>
          <m:t>0</m:t>
        </m:r>
      </m:oMath>
      <w:ins w:id="15567" w:author="PR Preview" w:date="2026-01-01T00:00:00Z">
        <w:r>
          <w:t xml:space="preserve"> </w:t>
        </w:r>
      </w:ins>
      <w:ins w:id="15568" w:author="PR Preview" w:date="2026-01-01T00:00:00Z">
        <w:r>
          <w:t xml:space="preserve">(</w:t>
        </w:r>
      </w:ins>
      <w:hyperlink w:anchor="thm-norm-properties">
        <w:ins w:id="15569" w:author="PR Preview" w:date="2026-01-01T00:00:00Z">
          <w:r>
            <w:rPr>
              <w:rStyle w:val="Hyperlink"/>
            </w:rPr>
            <w:t xml:space="preserve">Theorem 53</w:t>
          </w:r>
        </w:ins>
      </w:hyperlink>
      <w:ins w:id="15570" w:author="PR Preview" w:date="2026-01-01T00:00:00Z">
        <w:r>
          <w:t xml:space="preserve">, part 1).</w:t>
        </w:r>
      </w:ins>
    </w:p>
    <w:p>
      <w:pPr>
        <w:pStyle w:val="BodyText"/>
      </w:pPr>
      <w:ins w:id="15571" w:author="PR Preview" w:date="2026-01-01T00:00:00Z">
        <w:r>
          <w:rPr>
            <w:b/>
            <w:bCs/>
          </w:rPr>
          <w:t xml:space="preserve">Only if.</w:t>
        </w:r>
      </w:ins>
      <w:ins w:id="15572" w:author="PR Preview" w:date="2026-01-01T00:00:00Z">
        <w:r>
          <w:t xml:space="preserve"> </w:t>
        </w:r>
      </w:ins>
      <w:ins w:id="15573" w:author="PR Preview" w:date="2026-01-01T00:00:00Z">
        <w:r>
          <w:t xml:space="preserve">Let</w:t>
        </w:r>
      </w:ins>
      <w:ins w:id="15574" w:author="PR Preview" w:date="2026-01-01T00:00:00Z">
        <w:r>
          <w:t xml:space="preserve"> </w:t>
        </w:r>
      </w:ins>
      <m:oMath>
        <m:r>
          <m:rPr>
            <m:sty m:val="bi"/>
          </m:rPr>
          <m:t>A</m:t>
        </m:r>
      </m:oMath>
      <w:ins w:id="15575" w:author="PR Preview" w:date="2026-01-01T00:00:00Z">
        <w:r>
          <w:t xml:space="preserve"> </w:t>
        </w:r>
      </w:ins>
      <w:ins w:id="15576" w:author="PR Preview" w:date="2026-01-01T00:00:00Z">
        <w:r>
          <w:t xml:space="preserve">be positive semidefinite.</w:t>
        </w:r>
      </w:ins>
      <w:ins w:id="15577" w:author="PR Preview" w:date="2026-01-01T00:00:00Z">
        <w:r>
          <w:t xml:space="preserve"> </w:t>
        </w:r>
      </w:ins>
      <w:ins w:id="15578" w:author="PR Preview" w:date="2026-01-01T00:00:00Z">
        <w:r>
          <w:t xml:space="preserve">It is symmetric, so</w:t>
        </w:r>
      </w:ins>
      <w:ins w:id="15579" w:author="PR Preview" w:date="2026-01-01T00:00:00Z">
        <w:r>
          <w:t xml:space="preserve"> </w:t>
        </w:r>
      </w:ins>
      <m:oMath>
        <m:r>
          <m:rPr>
            <m:sty m:val="bi"/>
          </m:rPr>
          <m:t>A</m:t>
        </m:r>
        <m:r>
          <m:rPr>
            <m:sty m:val="p"/>
          </m:rPr>
          <m:t>=</m:t>
        </m:r>
        <m:r>
          <m:rPr>
            <m:sty m:val="bi"/>
          </m:rPr>
          <m:t>Q</m:t>
        </m:r>
        <m:r>
          <m:rPr>
            <m:sty m:val="b"/>
          </m:rPr>
          <m:t>Λ</m:t>
        </m:r>
        <m:sSup>
          <m:e>
            <m:r>
              <m:rPr>
                <m:sty m:val="bi"/>
              </m:rPr>
              <m:t>Q</m:t>
            </m:r>
          </m:e>
          <m:sup>
            <m:r>
              <m:rPr>
                <m:sty m:val="p"/>
              </m:rPr>
              <m:t>⊤</m:t>
            </m:r>
          </m:sup>
        </m:sSup>
      </m:oMath>
      <w:ins w:id="15580" w:author="PR Preview" w:date="2026-01-01T00:00:00Z">
        <w:r>
          <w:t xml:space="preserve"> </w:t>
        </w:r>
      </w:ins>
      <w:ins w:id="15581" w:author="PR Preview" w:date="2026-01-01T00:00:00Z">
        <w:r>
          <w:t xml:space="preserve">(</w:t>
        </w:r>
      </w:ins>
      <w:hyperlink w:anchor="thm-spectral">
        <w:ins w:id="15582" w:author="PR Preview" w:date="2026-01-01T00:00:00Z">
          <w:r>
            <w:rPr>
              <w:rStyle w:val="Hyperlink"/>
            </w:rPr>
            <w:t xml:space="preserve">Theorem 72</w:t>
          </w:r>
        </w:ins>
      </w:hyperlink>
      <w:ins w:id="15583" w:author="PR Preview" w:date="2026-01-01T00:00:00Z">
        <w:r>
          <w:t xml:space="preserve">),</w:t>
        </w:r>
      </w:ins>
      <w:ins w:id="15584" w:author="PR Preview" w:date="2026-01-01T00:00:00Z">
        <w:r>
          <w:t xml:space="preserve"> </w:t>
        </w:r>
      </w:ins>
      <w:ins w:id="15585" w:author="PR Preview" w:date="2026-01-01T00:00:00Z">
        <w:r>
          <w:t xml:space="preserve">and every</w:t>
        </w:r>
      </w:ins>
      <w:ins w:id="15586" w:author="PR Preview" w:date="2026-01-01T00:00:00Z">
        <w:r>
          <w:t xml:space="preserve"> </w:t>
        </w:r>
      </w:ins>
      <m:oMath>
        <m:sSub>
          <m:e>
            <m:r>
              <m:t>λ</m:t>
            </m:r>
          </m:e>
          <m:sub>
            <m:r>
              <m:t>i</m:t>
            </m:r>
          </m:sub>
        </m:sSub>
        <m:r>
          <m:rPr>
            <m:sty m:val="p"/>
          </m:rPr>
          <m:t>≥</m:t>
        </m:r>
        <m:r>
          <m:t>0</m:t>
        </m:r>
      </m:oMath>
      <w:ins w:id="15587" w:author="PR Preview" w:date="2026-01-01T00:00:00Z">
        <w:r>
          <w:t xml:space="preserve"> </w:t>
        </w:r>
      </w:ins>
      <w:ins w:id="15588" w:author="PR Preview" w:date="2026-01-01T00:00:00Z">
        <w:r>
          <w:t xml:space="preserve">(</w:t>
        </w:r>
      </w:ins>
      <w:hyperlink w:anchor="thm-definite-eigenvalues">
        <w:ins w:id="15589" w:author="PR Preview" w:date="2026-01-01T00:00:00Z">
          <w:r>
            <w:rPr>
              <w:rStyle w:val="Hyperlink"/>
            </w:rPr>
            <w:t xml:space="preserve">Theorem 75</w:t>
          </w:r>
        </w:ins>
      </w:hyperlink>
      <w:ins w:id="15590" w:author="PR Preview" w:date="2026-01-01T00:00:00Z">
        <w:r>
          <w:t xml:space="preserve">).</w:t>
        </w:r>
      </w:ins>
      <w:ins w:id="15591" w:author="PR Preview" w:date="2026-01-01T00:00:00Z">
        <w:r>
          <w:t xml:space="preserve"> </w:t>
        </w:r>
      </w:ins>
      <w:ins w:id="15592" w:author="PR Preview" w:date="2026-01-01T00:00:00Z">
        <w:r>
          <w:t xml:space="preserve">Let</w:t>
        </w:r>
      </w:ins>
      <w:ins w:id="15593" w:author="PR Preview" w:date="2026-01-01T00:00:00Z">
        <w:r>
          <w:t xml:space="preserve"> </w:t>
        </w:r>
      </w:ins>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ins w:id="15594" w:author="PR Preview" w:date="2026-01-01T00:00:00Z">
        <w:r>
          <w:t xml:space="preserve">,</w:t>
        </w:r>
      </w:ins>
      <w:ins w:id="15595" w:author="PR Preview" w:date="2026-01-01T00:00:00Z">
        <w:r>
          <w:t xml:space="preserve"> </w:t>
        </w:r>
      </w:ins>
      <w:ins w:id="15596" w:author="PR Preview" w:date="2026-01-01T00:00:00Z">
        <w:r>
          <w:t xml:space="preserve">which is symmetric, with</w:t>
        </w:r>
      </w:ins>
      <w:ins w:id="15597" w:author="PR Preview" w:date="2026-01-01T00:00:00Z">
        <w:r>
          <w:t xml:space="preserve"> </w:t>
        </w:r>
      </w:ins>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ins w:id="15598" w:author="PR Preview" w:date="2026-01-01T00:00:00Z">
        <w:r>
          <w:t xml:space="preserve"> </w:t>
        </w:r>
      </w:ins>
      <w:ins w:id="15599" w:author="PR Preview" w:date="2026-01-01T00:00:00Z">
        <w:r>
          <w:t xml:space="preserve">(the product of diagonal matrices multiplies their diagonals, as in the proof of</w:t>
        </w:r>
      </w:ins>
      <w:ins w:id="15600" w:author="PR Preview" w:date="2026-01-01T00:00:00Z">
        <w:r>
          <w:t xml:space="preserve"> </w:t>
        </w:r>
      </w:ins>
      <w:hyperlink w:anchor="thm-diagonalizable-powers">
        <w:ins w:id="15601" w:author="PR Preview" w:date="2026-01-01T00:00:00Z">
          <w:r>
            <w:rPr>
              <w:rStyle w:val="Hyperlink"/>
            </w:rPr>
            <w:t xml:space="preserve">Theorem 109</w:t>
          </w:r>
        </w:ins>
      </w:hyperlink>
      <w:ins w:id="15602" w:author="PR Preview" w:date="2026-01-01T00:00:00Z">
        <w:r>
          <w:t xml:space="preserve">),</w:t>
        </w:r>
      </w:ins>
      <w:ins w:id="15603" w:author="PR Preview" w:date="2026-01-01T00:00:00Z">
        <w:r>
          <w:t xml:space="preserve"> </w:t>
        </w:r>
      </w:ins>
      <w:ins w:id="15604" w:author="PR Preview" w:date="2026-01-01T00:00:00Z">
        <w:r>
          <w:t xml:space="preserve">and let</w:t>
        </w:r>
      </w:ins>
      <w:ins w:id="15605" w:author="PR Preview" w:date="2026-01-01T00:00:00Z">
        <w:r>
          <w:t xml:space="preserve"> </w:t>
        </w:r>
      </w:ins>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ins w:id="15606" w:author="PR Preview" w:date="2026-01-01T00:00:00Z">
        <w:r>
          <w:t xml:space="preserve">. Then</w:t>
        </w:r>
      </w:ins>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72</m:t>
              </m:r>
              <m:r>
                <m:rPr>
                  <m:nor/>
                  <m:sty m:val="p"/>
                </m:rPr>
                <m:t>)</m:t>
              </m:r>
            </m:e>
          </m:eqArr>
        </m:oMath>
      </m:oMathPara>
    </w:p>
    <w:p>
      <w:pPr>
        <w:pStyle w:val="FirstParagraph"/>
      </w:pPr>
      <w:ins w:id="15607" w:author="PR Preview" w:date="2026-01-01T00:00:00Z">
        <w:r>
          <w:t xml:space="preserve">If</w:t>
        </w:r>
      </w:ins>
      <w:ins w:id="15608" w:author="PR Preview" w:date="2026-01-01T00:00:00Z">
        <w:r>
          <w:t xml:space="preserve"> </w:t>
        </w:r>
      </w:ins>
      <m:oMath>
        <m:r>
          <m:rPr>
            <m:sty m:val="bi"/>
          </m:rPr>
          <m:t>A</m:t>
        </m:r>
      </m:oMath>
      <w:ins w:id="15609" w:author="PR Preview" w:date="2026-01-01T00:00:00Z">
        <w:r>
          <w:t xml:space="preserve"> </w:t>
        </w:r>
      </w:ins>
      <w:ins w:id="15610" w:author="PR Preview" w:date="2026-01-01T00:00:00Z">
        <w:r>
          <w:t xml:space="preserve">is positive definite, it is positive semidefinite (</w:t>
        </w:r>
      </w:ins>
      <w:hyperlink w:anchor="rem-positive-definite-symmetry">
        <w:ins w:id="15611" w:author="PR Preview" w:date="2026-01-01T00:00:00Z">
          <w:r>
            <w:rPr>
              <w:rStyle w:val="Hyperlink"/>
            </w:rPr>
            <w:t xml:space="preserve">Remark 36</w:t>
          </w:r>
        </w:ins>
      </w:hyperlink>
      <w:ins w:id="15612" w:author="PR Preview" w:date="2026-01-01T00:00:00Z">
        <w:r>
          <w:t xml:space="preserve">),</w:t>
        </w:r>
      </w:ins>
      <w:ins w:id="15613" w:author="PR Preview" w:date="2026-01-01T00:00:00Z">
        <w:r>
          <w:t xml:space="preserve"> </w:t>
        </w:r>
      </w:ins>
      <w:ins w:id="15614" w:author="PR Preview" w:date="2026-01-01T00:00:00Z">
        <w:r>
          <w:t xml:space="preserve">so the same</w:t>
        </w:r>
      </w:ins>
      <w:ins w:id="15615" w:author="PR Preview" w:date="2026-01-01T00:00:00Z">
        <w:r>
          <w:t xml:space="preserve"> </w:t>
        </w:r>
      </w:ins>
      <m:oMath>
        <m:r>
          <m:rPr>
            <m:sty m:val="bi"/>
          </m:rPr>
          <m:t>B</m:t>
        </m:r>
      </m:oMath>
      <w:ins w:id="15616" w:author="PR Preview" w:date="2026-01-01T00:00:00Z">
        <w:r>
          <w:t xml:space="preserve"> </w:t>
        </w:r>
      </w:ins>
      <w:ins w:id="15617" w:author="PR Preview" w:date="2026-01-01T00:00:00Z">
        <w:r>
          <w:t xml:space="preserve">gives</w:t>
        </w:r>
      </w:ins>
      <w:ins w:id="15618" w:author="PR Preview" w:date="2026-01-01T00:00:00Z">
        <w:r>
          <w:t xml:space="preserve"> </w:t>
        </w:r>
      </w:ins>
      <m:oMath>
        <m:r>
          <m:rPr>
            <m:sty m:val="bi"/>
          </m:rPr>
          <m:t>A</m:t>
        </m:r>
        <m:r>
          <m:rPr>
            <m:sty m:val="p"/>
          </m:rPr>
          <m:t>=</m:t>
        </m:r>
        <m:sSup>
          <m:e>
            <m:r>
              <m:rPr>
                <m:sty m:val="bi"/>
              </m:rPr>
              <m:t>B</m:t>
            </m:r>
          </m:e>
          <m:sup>
            <m:r>
              <m:rPr>
                <m:sty m:val="p"/>
              </m:rPr>
              <m:t>⊤</m:t>
            </m:r>
          </m:sup>
        </m:sSup>
        <m:r>
          <m:rPr>
            <m:sty m:val="bi"/>
          </m:rPr>
          <m:t>B</m:t>
        </m:r>
      </m:oMath>
      <w:ins w:id="15619" w:author="PR Preview" w:date="2026-01-01T00:00:00Z">
        <w:r>
          <w:t xml:space="preserve">; and every</w:t>
        </w:r>
      </w:ins>
      <w:ins w:id="15620" w:author="PR Preview" w:date="2026-01-01T00:00:00Z">
        <w:r>
          <w:t xml:space="preserve"> </w:t>
        </w:r>
      </w:ins>
      <m:oMath>
        <m:sSub>
          <m:e>
            <m:r>
              <m:t>λ</m:t>
            </m:r>
          </m:e>
          <m:sub>
            <m:r>
              <m:t>i</m:t>
            </m:r>
          </m:sub>
        </m:sSub>
        <m:r>
          <m:rPr>
            <m:sty m:val="p"/>
          </m:rPr>
          <m:t>&gt;</m:t>
        </m:r>
        <m:r>
          <m:t>0</m:t>
        </m:r>
      </m:oMath>
      <w:ins w:id="15621" w:author="PR Preview" w:date="2026-01-01T00:00:00Z">
        <w:r>
          <w:t xml:space="preserve"> </w:t>
        </w:r>
      </w:ins>
      <w:ins w:id="15622" w:author="PR Preview" w:date="2026-01-01T00:00:00Z">
        <w:r>
          <w:t xml:space="preserve">(</w:t>
        </w:r>
      </w:ins>
      <w:hyperlink w:anchor="thm-definite-eigenvalues">
        <w:ins w:id="15623" w:author="PR Preview" w:date="2026-01-01T00:00:00Z">
          <w:r>
            <w:rPr>
              <w:rStyle w:val="Hyperlink"/>
            </w:rPr>
            <w:t xml:space="preserve">Theorem 75</w:t>
          </w:r>
        </w:ins>
      </w:hyperlink>
      <w:ins w:id="15624" w:author="PR Preview" w:date="2026-01-01T00:00:00Z">
        <w:r>
          <w:t xml:space="preserve">),</w:t>
        </w:r>
      </w:ins>
      <w:ins w:id="15625" w:author="PR Preview" w:date="2026-01-01T00:00:00Z">
        <w:r>
          <w:t xml:space="preserve"> </w:t>
        </w:r>
      </w:ins>
      <w:ins w:id="15626" w:author="PR Preview" w:date="2026-01-01T00:00:00Z">
        <w:r>
          <w:t xml:space="preserve">so</w:t>
        </w:r>
      </w:ins>
      <w:ins w:id="15627" w:author="PR Preview" w:date="2026-01-01T00:00:00Z">
        <w:r>
          <w:t xml:space="preserve"> </w:t>
        </w:r>
      </w:ins>
      <m:oMath>
        <m:sSup>
          <m:e>
            <m:r>
              <m:rPr>
                <m:sty m:val="b"/>
              </m:rPr>
              <m:t>Λ</m:t>
            </m:r>
          </m:e>
          <m:sup>
            <m:r>
              <m:t>1</m:t>
            </m:r>
            <m:r>
              <m:rPr>
                <m:sty m:val="p"/>
              </m:rPr>
              <m:t>/</m:t>
            </m:r>
            <m:r>
              <m:t>2</m:t>
            </m:r>
          </m:sup>
        </m:sSup>
      </m:oMath>
      <w:ins w:id="15628" w:author="PR Preview" w:date="2026-01-01T00:00:00Z">
        <w:r>
          <w:t xml:space="preserve"> </w:t>
        </w:r>
      </w:ins>
      <w:ins w:id="15629" w:author="PR Preview" w:date="2026-01-01T00:00:00Z">
        <w:r>
          <w:t xml:space="preserve">is diagonal with nonzero diagonal, and invertible</w:t>
        </w:r>
      </w:ins>
      <w:ins w:id="15630" w:author="PR Preview" w:date="2026-01-01T00:00:00Z">
        <w:r>
          <w:t xml:space="preserve"> </w:t>
        </w:r>
      </w:ins>
      <w:ins w:id="15631" w:author="PR Preview" w:date="2026-01-01T00:00:00Z">
        <w:r>
          <w:t xml:space="preserve">(its inverse is</w:t>
        </w:r>
      </w:ins>
      <w:ins w:id="15632" w:author="PR Preview" w:date="2026-01-01T00:00:00Z">
        <w:r>
          <w:t xml:space="preserve"> </w:t>
        </w:r>
      </w:ins>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ins w:id="15633" w:author="PR Preview" w:date="2026-01-01T00:00:00Z">
        <w:r>
          <w:t xml:space="preserve">);</w:t>
        </w:r>
      </w:ins>
      <w:ins w:id="15634" w:author="PR Preview" w:date="2026-01-01T00:00:00Z">
        <w:r>
          <w:t xml:space="preserve"> </w:t>
        </w:r>
      </w:ins>
      <m:oMath>
        <m:sSup>
          <m:e>
            <m:r>
              <m:rPr>
                <m:sty m:val="bi"/>
              </m:rPr>
              <m:t>Q</m:t>
            </m:r>
          </m:e>
          <m:sup>
            <m:r>
              <m:rPr>
                <m:sty m:val="p"/>
              </m:rPr>
              <m:t>⊤</m:t>
            </m:r>
          </m:sup>
        </m:sSup>
      </m:oMath>
      <w:ins w:id="15635" w:author="PR Preview" w:date="2026-01-01T00:00:00Z">
        <w:r>
          <w:t xml:space="preserve"> </w:t>
        </w:r>
      </w:ins>
      <w:ins w:id="15636" w:author="PR Preview" w:date="2026-01-01T00:00:00Z">
        <w:r>
          <w:t xml:space="preserve">is invertible with inverse</w:t>
        </w:r>
      </w:ins>
      <w:ins w:id="15637" w:author="PR Preview" w:date="2026-01-01T00:00:00Z">
        <w:r>
          <w:t xml:space="preserve"> </w:t>
        </w:r>
      </w:ins>
      <m:oMath>
        <m:r>
          <m:rPr>
            <m:sty m:val="bi"/>
          </m:rPr>
          <m:t>Q</m:t>
        </m:r>
      </m:oMath>
      <w:ins w:id="15638" w:author="PR Preview" w:date="2026-01-01T00:00:00Z">
        <w:r>
          <w:t xml:space="preserve"> </w:t>
        </w:r>
      </w:ins>
      <w:ins w:id="15639" w:author="PR Preview" w:date="2026-01-01T00:00:00Z">
        <w:r>
          <w:t xml:space="preserve">(</w:t>
        </w:r>
      </w:ins>
      <w:hyperlink w:anchor="rem-orthogonal-matrix-columns">
        <w:ins w:id="15640" w:author="PR Preview" w:date="2026-01-01T00:00:00Z">
          <w:r>
            <w:rPr>
              <w:rStyle w:val="Hyperlink"/>
            </w:rPr>
            <w:t xml:space="preserve">Remark 23</w:t>
          </w:r>
        </w:ins>
      </w:hyperlink>
      <w:ins w:id="15641" w:author="PR Preview" w:date="2026-01-01T00:00:00Z">
        <w:r>
          <w:t xml:space="preserve">).</w:t>
        </w:r>
      </w:ins>
      <w:ins w:id="15642" w:author="PR Preview" w:date="2026-01-01T00:00:00Z">
        <w:r>
          <w:t xml:space="preserve"> </w:t>
        </w:r>
      </w:ins>
      <w:ins w:id="15643" w:author="PR Preview" w:date="2026-01-01T00:00:00Z">
        <w:r>
          <w:t xml:space="preserve">So</w:t>
        </w:r>
      </w:ins>
      <w:ins w:id="15644" w:author="PR Preview" w:date="2026-01-01T00:00:00Z">
        <w:r>
          <w:t xml:space="preserve"> </w:t>
        </w:r>
      </w:ins>
      <m:oMath>
        <m:r>
          <m:rPr>
            <m:sty m:val="bi"/>
          </m:rPr>
          <m:t>B</m:t>
        </m:r>
      </m:oMath>
      <w:ins w:id="15645" w:author="PR Preview" w:date="2026-01-01T00:00:00Z">
        <w:r>
          <w:t xml:space="preserve"> </w:t>
        </w:r>
      </w:ins>
      <w:ins w:id="15646" w:author="PR Preview" w:date="2026-01-01T00:00:00Z">
        <w:r>
          <w:t xml:space="preserve">is invertible (</w:t>
        </w:r>
      </w:ins>
      <w:hyperlink w:anchor="thm-inverse-product">
        <w:ins w:id="15647" w:author="PR Preview" w:date="2026-01-01T00:00:00Z">
          <w:r>
            <w:rPr>
              <w:rStyle w:val="Hyperlink"/>
            </w:rPr>
            <w:t xml:space="preserve">Theorem 63</w:t>
          </w:r>
        </w:ins>
      </w:hyperlink>
      <w:ins w:id="15648" w:author="PR Preview" w:date="2026-01-01T00:00:00Z">
        <w:r>
          <w:t xml:space="preserve">),</w:t>
        </w:r>
      </w:ins>
      <w:ins w:id="15649" w:author="PR Preview" w:date="2026-01-01T00:00:00Z">
        <w:r>
          <w:t xml:space="preserve"> </w:t>
        </w:r>
      </w:ins>
      <w:ins w:id="15650" w:author="PR Preview" w:date="2026-01-01T00:00:00Z">
        <w:r>
          <w:t xml:space="preserve">and its</w:t>
        </w:r>
      </w:ins>
      <w:ins w:id="15651" w:author="PR Preview" w:date="2026-01-01T00:00:00Z">
        <w:r>
          <w:t xml:space="preserve"> </w:t>
        </w:r>
      </w:ins>
      <m:oMath>
        <m:r>
          <m:t>p</m:t>
        </m:r>
      </m:oMath>
      <w:ins w:id="15652" w:author="PR Preview" w:date="2026-01-01T00:00:00Z">
        <w:r>
          <w:t xml:space="preserve"> </w:t>
        </w:r>
      </w:ins>
      <w:ins w:id="15653" w:author="PR Preview" w:date="2026-01-01T00:00:00Z">
        <w:r>
          <w:t xml:space="preserve">columns are linearly independent (</w:t>
        </w:r>
      </w:ins>
      <w:hyperlink w:anchor="thm-invertible-rank">
        <w:ins w:id="15654" w:author="PR Preview" w:date="2026-01-01T00:00:00Z">
          <w:r>
            <w:rPr>
              <w:rStyle w:val="Hyperlink"/>
            </w:rPr>
            <w:t xml:space="preserve">Theorem 101</w:t>
          </w:r>
        </w:ins>
      </w:hyperlink>
      <w:ins w:id="15655" w:author="PR Preview" w:date="2026-01-01T00:00:00Z">
        <w:r>
          <w:t xml:space="preserve">,</w:t>
        </w:r>
      </w:ins>
      <w:ins w:id="15656" w:author="PR Preview" w:date="2026-01-01T00:00:00Z">
        <w:r>
          <w:t xml:space="preserve"> </w:t>
        </w:r>
      </w:ins>
      <w:hyperlink w:anchor="def-rank">
        <w:ins w:id="15657" w:author="PR Preview" w:date="2026-01-01T00:00:00Z">
          <w:r>
            <w:rPr>
              <w:rStyle w:val="Hyperlink"/>
            </w:rPr>
            <w:t xml:space="preserve">Definition 38</w:t>
          </w:r>
        </w:ins>
      </w:hyperlink>
      <w:ins w:id="15658" w:author="PR Preview" w:date="2026-01-01T00:00:00Z">
        <w:r>
          <w:t xml:space="preserve">).</w:t>
        </w:r>
      </w:ins>
    </w:p>
    <w:bookmarkStart w:id="598" w:name="exm-pd-gram"/>
    <w:p>
      <w:pPr>
        <w:pStyle w:val="BodyText"/>
      </w:pPr>
      <w:ins w:id="15659" w:author="PR Preview" w:date="2026-01-01T00:00:00Z">
        <w:r>
          <w:rPr>
            <w:b/>
            <w:bCs/>
          </w:rPr>
          <w:t xml:space="preserve">Example 198 (Gram factorizations)</w:t>
        </w:r>
      </w:ins>
      <w:ins w:id="15660" w:author="PR Preview" w:date="2026-01-01T00:00:00Z">
        <w:r>
          <w:t xml:space="preserve"> </w:t>
        </w:r>
      </w:ins>
      <w:ins w:id="15661" w:author="PR Preview" w:date="2026-01-01T00:00:00Z">
        <w:r>
          <w:t xml:space="preserve"> </w:t>
        </w:r>
      </w:ins>
    </w:p>
    <w:p>
      <w:pPr>
        <w:pStyle w:val="Compact"/>
        <w:numPr>
          <w:ilvl w:val="0"/>
          <w:numId w:val="1104"/>
        </w:numPr>
      </w:pPr>
      <w:ins w:id="15662" w:author="PR Preview" w:date="2026-01-01T00:00:00Z">
        <w:r>
          <w:t xml:space="preserve">With</w:t>
        </w:r>
      </w:ins>
      <w:ins w:id="15663"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ins w:id="15664" w:author="PR Preview" w:date="2026-01-01T00:00:00Z">
        <w:r>
          <w:t xml:space="preserve"> </w:t>
        </w:r>
      </w:ins>
      <w:ins w:id="15665" w:author="PR Preview" w:date="2026-01-01T00:00:00Z">
        <w:r>
          <w:t xml:space="preserve">(</w:t>
        </w:r>
      </w:ins>
      <m:oMath>
        <m:r>
          <m:t>1</m:t>
        </m:r>
        <m:r>
          <m:rPr>
            <m:sty m:val="p"/>
          </m:rPr>
          <m:t>×</m:t>
        </m:r>
        <m:r>
          <m:t>2</m:t>
        </m:r>
      </m:oMath>
      <w:ins w:id="15666" w:author="PR Preview" w:date="2026-01-01T00:00:00Z">
        <w:r>
          <w:t xml:space="preserve">),</w:t>
        </w:r>
      </w:ins>
      <w:ins w:id="15667" w:author="PR Preview" w:date="2026-01-01T00:00:00Z">
        <w:r>
          <w:t xml:space="preserve"> </w:t>
        </w:r>
      </w:ins>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5668" w:author="PR Preview" w:date="2026-01-01T00:00:00Z">
        <w:r>
          <w:t xml:space="preserve">,</w:t>
        </w:r>
      </w:ins>
      <w:ins w:id="15669" w:author="PR Preview" w:date="2026-01-01T00:00:00Z">
        <w:r>
          <w:t xml:space="preserve"> </w:t>
        </w:r>
      </w:ins>
      <w:ins w:id="15670" w:author="PR Preview" w:date="2026-01-01T00:00:00Z">
        <w:r>
          <w:t xml:space="preserve">the positive semidefinite matrix of</w:t>
        </w:r>
      </w:ins>
      <w:ins w:id="15671" w:author="PR Preview" w:date="2026-01-01T00:00:00Z">
        <w:r>
          <w:t xml:space="preserve"> </w:t>
        </w:r>
      </w:ins>
      <w:hyperlink w:anchor="exm-positive-semidefinite">
        <w:ins w:id="15672" w:author="PR Preview" w:date="2026-01-01T00:00:00Z">
          <w:r>
            <w:rPr>
              <w:rStyle w:val="Hyperlink"/>
            </w:rPr>
            <w:t xml:space="preserve">Example 142</w:t>
          </w:r>
        </w:ins>
      </w:hyperlink>
      <w:ins w:id="15673" w:author="PR Preview" w:date="2026-01-01T00:00:00Z">
        <w:r>
          <w:t xml:space="preserve">;</w:t>
        </w:r>
      </w:ins>
      <w:ins w:id="15674" w:author="PR Preview" w:date="2026-01-01T00:00:00Z">
        <w:r>
          <w:t xml:space="preserve"> </w:t>
        </w:r>
      </w:ins>
      <w:ins w:id="15675" w:author="PR Preview" w:date="2026-01-01T00:00:00Z">
        <w:r>
          <w:t xml:space="preserve">the two columns of</w:t>
        </w:r>
      </w:ins>
      <w:ins w:id="15676" w:author="PR Preview" w:date="2026-01-01T00:00:00Z">
        <w:r>
          <w:t xml:space="preserve"> </w:t>
        </w:r>
      </w:ins>
      <m:oMath>
        <m:r>
          <m:rPr>
            <m:sty m:val="bi"/>
          </m:rPr>
          <m:t>R</m:t>
        </m:r>
      </m:oMath>
      <w:ins w:id="15677" w:author="PR Preview" w:date="2026-01-01T00:00:00Z">
        <w:r>
          <w:t xml:space="preserve">,</w:t>
        </w:r>
      </w:ins>
      <w:ins w:id="15678" w:author="PR Preview" w:date="2026-01-01T00:00:00Z">
        <w:r>
          <w:t xml:space="preserve"> </w:t>
        </w:r>
      </w:ins>
      <m:oMath>
        <m:r>
          <m:t>1</m:t>
        </m:r>
      </m:oMath>
      <w:ins w:id="15679" w:author="PR Preview" w:date="2026-01-01T00:00:00Z">
        <w:r>
          <w:t xml:space="preserve"> </w:t>
        </w:r>
      </w:ins>
      <w:ins w:id="15680" w:author="PR Preview" w:date="2026-01-01T00:00:00Z">
        <w:r>
          <w:t xml:space="preserve">and</w:t>
        </w:r>
      </w:ins>
      <w:ins w:id="15681" w:author="PR Preview" w:date="2026-01-01T00:00:00Z">
        <w:r>
          <w:t xml:space="preserve"> </w:t>
        </w:r>
      </w:ins>
      <m:oMath>
        <m:r>
          <m:t>1</m:t>
        </m:r>
      </m:oMath>
      <w:ins w:id="15682" w:author="PR Preview" w:date="2026-01-01T00:00:00Z">
        <w:r>
          <w:t xml:space="preserve">, are dependent, so part 2 does not apply to</w:t>
        </w:r>
      </w:ins>
      <w:ins w:id="15683" w:author="PR Preview" w:date="2026-01-01T00:00:00Z">
        <w:r>
          <w:t xml:space="preserve"> </w:t>
        </w:r>
      </w:ins>
      <m:oMath>
        <m:r>
          <m:rPr>
            <m:sty m:val="bi"/>
          </m:rPr>
          <m:t>R</m:t>
        </m:r>
      </m:oMath>
      <w:ins w:id="15684" w:author="PR Preview" w:date="2026-01-01T00:00:00Z">
        <w:r>
          <w:t xml:space="preserve">;</w:t>
        </w:r>
      </w:ins>
      <w:ins w:id="15685" w:author="PR Preview" w:date="2026-01-01T00:00:00Z">
        <w:r>
          <w:t xml:space="preserve"> </w:t>
        </w:r>
      </w:ins>
      <m:oMath>
        <m:sSup>
          <m:e>
            <m:r>
              <m:rPr>
                <m:sty m:val="bi"/>
              </m:rPr>
              <m:t>R</m:t>
            </m:r>
          </m:e>
          <m:sup>
            <m:r>
              <m:rPr>
                <m:sty m:val="p"/>
              </m:rPr>
              <m:t>⊤</m:t>
            </m:r>
          </m:sup>
        </m:sSup>
        <m:r>
          <m:rPr>
            <m:sty m:val="bi"/>
          </m:rPr>
          <m:t>R</m:t>
        </m:r>
      </m:oMath>
      <w:ins w:id="15686" w:author="PR Preview" w:date="2026-01-01T00:00:00Z">
        <w:r>
          <w:t xml:space="preserve"> </w:t>
        </w:r>
      </w:ins>
      <w:ins w:id="15687" w:author="PR Preview" w:date="2026-01-01T00:00:00Z">
        <w:r>
          <w:t xml:space="preserve">is in fact not positive definite (</w:t>
        </w:r>
      </w:ins>
      <w:hyperlink w:anchor="exm-positive-definite">
        <w:ins w:id="15688" w:author="PR Preview" w:date="2026-01-01T00:00:00Z">
          <w:r>
            <w:rPr>
              <w:rStyle w:val="Hyperlink"/>
            </w:rPr>
            <w:t xml:space="preserve">Example 143</w:t>
          </w:r>
        </w:ins>
      </w:hyperlink>
      <w:ins w:id="15689" w:author="PR Preview" w:date="2026-01-01T00:00:00Z">
        <w:r>
          <w:t xml:space="preserve">).</w:t>
        </w:r>
      </w:ins>
    </w:p>
    <w:p>
      <w:pPr>
        <w:pStyle w:val="Compact"/>
        <w:numPr>
          <w:ilvl w:val="0"/>
          <w:numId w:val="1104"/>
        </w:numPr>
      </w:pPr>
      <w:ins w:id="15690" w:author="PR Preview" w:date="2026-01-01T00:00:00Z">
        <w:r>
          <w:t xml:space="preserve">With</w:t>
        </w:r>
      </w:ins>
      <w:ins w:id="1569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15692" w:author="PR Preview" w:date="2026-01-01T00:00:00Z">
        <w:r>
          <w:t xml:space="preserve">, whose columns are independent (</w:t>
        </w:r>
      </w:ins>
      <w:hyperlink w:anchor="exm-rank">
        <w:ins w:id="15693" w:author="PR Preview" w:date="2026-01-01T00:00:00Z">
          <w:r>
            <w:rPr>
              <w:rStyle w:val="Hyperlink"/>
            </w:rPr>
            <w:t xml:space="preserve">Example 33</w:t>
          </w:r>
        </w:ins>
      </w:hyperlink>
      <w:ins w:id="15694" w:author="PR Preview" w:date="2026-01-01T00:00:00Z">
        <w:r>
          <w:t xml:space="preserve">),</w:t>
        </w:r>
      </w:ins>
      <w:ins w:id="15695" w:author="PR Preview" w:date="2026-01-01T00:00:00Z">
        <w:r>
          <w:t xml:space="preserve"> </w:t>
        </w:r>
      </w:ins>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15696" w:author="PR Preview" w:date="2026-01-01T00:00:00Z">
        <w:r>
          <w:t xml:space="preserve"> </w:t>
        </w:r>
      </w:ins>
      <w:ins w:id="15697" w:author="PR Preview" w:date="2026-01-01T00:00:00Z">
        <w:r>
          <w:t xml:space="preserve">(</w:t>
        </w:r>
      </w:ins>
      <w:hyperlink w:anchor="exm-gram-invertible">
        <w:ins w:id="15698" w:author="PR Preview" w:date="2026-01-01T00:00:00Z">
          <w:r>
            <w:rPr>
              <w:rStyle w:val="Hyperlink"/>
            </w:rPr>
            <w:t xml:space="preserve">Example 152</w:t>
          </w:r>
        </w:ins>
      </w:hyperlink>
      <w:ins w:id="15699" w:author="PR Preview" w:date="2026-01-01T00:00:00Z">
        <w:r>
          <w:t xml:space="preserve">)</w:t>
        </w:r>
      </w:ins>
      <w:ins w:id="15700" w:author="PR Preview" w:date="2026-01-01T00:00:00Z">
        <w:r>
          <w:t xml:space="preserve"> </w:t>
        </w:r>
      </w:ins>
      <w:ins w:id="15701" w:author="PR Preview" w:date="2026-01-01T00:00:00Z">
        <w:r>
          <w:t xml:space="preserve">is positive definite.</w:t>
        </w:r>
      </w:ins>
    </w:p>
    <w:p>
      <w:pPr>
        <w:pStyle w:val="Compact"/>
        <w:numPr>
          <w:ilvl w:val="0"/>
          <w:numId w:val="110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5702" w:author="PR Preview" w:date="2026-01-01T00:00:00Z">
        <w:r>
          <w:t xml:space="preserve"> </w:t>
        </w:r>
      </w:ins>
      <w:ins w:id="15703" w:author="PR Preview" w:date="2026-01-01T00:00:00Z">
        <w:r>
          <w:t xml:space="preserve">of</w:t>
        </w:r>
      </w:ins>
      <w:ins w:id="15704" w:author="PR Preview" w:date="2026-01-01T00:00:00Z">
        <w:r>
          <w:t xml:space="preserve"> </w:t>
        </w:r>
      </w:ins>
      <w:hyperlink w:anchor="exm-positive-definite">
        <w:ins w:id="15705" w:author="PR Preview" w:date="2026-01-01T00:00:00Z">
          <w:r>
            <w:rPr>
              <w:rStyle w:val="Hyperlink"/>
            </w:rPr>
            <w:t xml:space="preserve">Example 143</w:t>
          </w:r>
        </w:ins>
      </w:hyperlink>
      <w:ins w:id="15706" w:author="PR Preview" w:date="2026-01-01T00:00:00Z">
        <w:r>
          <w:t xml:space="preserve"> </w:t>
        </w:r>
      </w:ins>
      <w:ins w:id="15707" w:author="PR Preview" w:date="2026-01-01T00:00:00Z">
        <w:r>
          <w:t xml:space="preserve">is symmetric</w:t>
        </w:r>
      </w:ins>
      <w:ins w:id="15708" w:author="PR Preview" w:date="2026-01-01T00:00:00Z">
        <w:r>
          <w:t xml:space="preserve"> </w:t>
        </w:r>
      </w:ins>
      <w:ins w:id="15709" w:author="PR Preview" w:date="2026-01-01T00:00:00Z">
        <w:r>
          <w:t xml:space="preserve">but not positive semidefinite, so by part 1 it is not</w:t>
        </w:r>
      </w:ins>
      <w:ins w:id="15710" w:author="PR Preview" w:date="2026-01-01T00:00:00Z">
        <w:r>
          <w:t xml:space="preserve"> </w:t>
        </w:r>
      </w:ins>
      <m:oMath>
        <m:sSup>
          <m:e>
            <m:r>
              <m:rPr>
                <m:sty m:val="bi"/>
              </m:rPr>
              <m:t>B</m:t>
            </m:r>
          </m:e>
          <m:sup>
            <m:r>
              <m:rPr>
                <m:sty m:val="p"/>
              </m:rPr>
              <m:t>⊤</m:t>
            </m:r>
          </m:sup>
        </m:sSup>
        <m:r>
          <m:rPr>
            <m:sty m:val="bi"/>
          </m:rPr>
          <m:t>B</m:t>
        </m:r>
      </m:oMath>
      <w:ins w:id="15711" w:author="PR Preview" w:date="2026-01-01T00:00:00Z">
        <w:r>
          <w:t xml:space="preserve"> </w:t>
        </w:r>
      </w:ins>
      <w:ins w:id="15712" w:author="PR Preview" w:date="2026-01-01T00:00:00Z">
        <w:r>
          <w:t xml:space="preserve">for any</w:t>
        </w:r>
      </w:ins>
      <w:ins w:id="15713" w:author="PR Preview" w:date="2026-01-01T00:00:00Z">
        <w:r>
          <w:t xml:space="preserve"> </w:t>
        </w:r>
      </w:ins>
      <m:oMath>
        <m:r>
          <m:rPr>
            <m:sty m:val="bi"/>
          </m:rPr>
          <m:t>B</m:t>
        </m:r>
      </m:oMath>
      <w:ins w:id="15714" w:author="PR Preview" w:date="2026-01-01T00:00:00Z">
        <w:r>
          <w:t xml:space="preserve">.</w:t>
        </w:r>
      </w:ins>
    </w:p>
    <w:bookmarkEnd w:id="598"/>
    <w:bookmarkStart w:id="599" w:name="thm-pd-operations"/>
    <w:p>
      <w:pPr>
        <w:pStyle w:val="FirstParagraph"/>
      </w:pPr>
      <w:ins w:id="15715" w:author="PR Preview" w:date="2026-01-01T00:00:00Z">
        <w:r>
          <w:rPr>
            <w:b/>
            <w:bCs/>
          </w:rPr>
          <w:t xml:space="preserve">Theorem 111 (Operations that preserve definiteness)</w:t>
        </w:r>
      </w:ins>
      <w:ins w:id="15716" w:author="PR Preview" w:date="2026-01-01T00:00:00Z">
        <w:r>
          <w:t xml:space="preserve"> </w:t>
        </w:r>
      </w:ins>
      <w:ins w:id="15717" w:author="PR Preview" w:date="2026-01-01T00:00:00Z">
        <w:r>
          <w:t xml:space="preserve"> </w:t>
        </w:r>
      </w:ins>
    </w:p>
    <w:p>
      <w:pPr>
        <w:pStyle w:val="Compact"/>
        <w:numPr>
          <w:ilvl w:val="0"/>
          <w:numId w:val="1105"/>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5"/>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9"/>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87</m:t>
              </m:r>
              <m:r>
                <m:rPr>
                  <m:nor/>
                  <m:sty m:val="p"/>
                </m:rPr>
                <m:t>)</m:t>
              </m:r>
            </m:e>
            <m:e>
              <m:r>
                <m:t>&amp;</m:t>
              </m:r>
              <m:r>
                <m:rPr>
                  <m:sty m:val="p"/>
                </m:rPr>
                <m:t>&gt;</m:t>
              </m:r>
              <m:r>
                <m:t>0</m:t>
              </m:r>
              <m:r>
                <m:rPr>
                  <m:sty m:val="p"/>
                </m:rPr>
                <m:t>.</m:t>
              </m:r>
              <m:r>
                <m:t>&amp;</m:t>
              </m:r>
              <m:r>
                <m:t>&amp;</m:t>
              </m:r>
              <m:r>
                <m:rPr>
                  <m:nor/>
                  <m:sty m:val="p"/>
                </m:rPr>
                <m:t>(each term is positive)</m:t>
              </m:r>
            </m:e>
          </m:eqArr>
        </m:oMath>
      </m:oMathPara>
    </w:p>
    <w:bookmarkStart w:id="600" w:name="exm-pd-operations"/>
    <w:p>
      <w:pPr>
        <w:pStyle w:val="FirstParagraph"/>
      </w:pPr>
      <w:del w:id="15718" w:author="PR Preview" w:date="2026-01-01T00:00:00Z">
        <w:r>
          <w:rPr>
            <w:b/>
            <w:bCs/>
          </w:rPr>
          <w:delText xml:space="preserve">Example 195 (Building positive definite matrices)</w:delText>
        </w:r>
      </w:del>
      <w:del w:id="15719" w:author="PR Preview" w:date="2026-01-01T00:00:00Z">
        <w:r>
          <w:delText xml:space="preserve"> </w:delText>
        </w:r>
      </w:del>
      <w:del w:id="15720" w:author="PR Preview" w:date="2026-01-01T00:00:00Z">
        <w:r>
          <w:delText xml:space="preserve"> </w:delText>
        </w:r>
      </w:del>
    </w:p>
    <w:p>
      <w:pPr>
        <w:numPr>
          <w:ilvl w:val="0"/>
          <w:numId w:val="1105"/>
        </w:numPr>
      </w:pPr>
      <w:del w:id="15721" w:author="PR Preview" w:date="2026-01-01T00:00:00Z">
        <w:r>
          <w:delText xml:space="preserve">With</w:delText>
        </w:r>
      </w:del>
      <w:del w:id="15722" w:author="PR Preview" w:date="2026-01-01T00:00:00Z">
        <w:r>
          <w:delText xml:space="preserve"> </w:delText>
        </w:r>
      </w:del>
      <m:oMath>
        <m:r>
          <m:rPr>
            <m:sty m:val="bi"/>
          </m:rPr>
          <m:t>C</m:t>
        </m:r>
        <m:r>
          <m:rPr>
            <m:sty m:val="p"/>
          </m:rPr>
          <m:t>=</m:t>
        </m:r>
        <m:sSub>
          <m:e>
            <m:r>
              <m:rPr>
                <m:sty m:val="bi"/>
              </m:rPr>
              <m:t>I</m:t>
            </m:r>
          </m:e>
          <m:sub>
            <m:r>
              <m:t>3</m:t>
            </m:r>
          </m:sub>
        </m:sSub>
      </m:oMath>
      <w:del w:id="15723" w:author="PR Preview" w:date="2026-01-01T00:00:00Z">
        <w:r>
          <w:delText xml:space="preserve"> </w:delText>
        </w:r>
      </w:del>
      <w:del w:id="15724" w:author="PR Preview" w:date="2026-01-01T00:00:00Z">
        <w:r>
          <w:delText xml:space="preserve">and</w:delText>
        </w:r>
      </w:del>
      <w:del w:id="15725" w:author="PR Preview" w:date="2026-01-01T00:00:00Z">
        <w:r>
          <w:delText xml:space="preserve"> </w:delText>
        </w:r>
      </w:del>
      <m:oMath>
        <m:r>
          <m:rPr>
            <m:sty m:val="bi"/>
          </m:rPr>
          <m:t>X</m:t>
        </m:r>
      </m:oMath>
      <w:del w:id="15726" w:author="PR Preview" w:date="2026-01-01T00:00:00Z">
        <w:r>
          <w:delText xml:space="preserve"> </w:delText>
        </w:r>
      </w:del>
      <w:del w:id="15727" w:author="PR Preview" w:date="2026-01-01T00:00:00Z">
        <w:r>
          <w:delText xml:space="preserve">of</w:delText>
        </w:r>
      </w:del>
      <w:del w:id="15728" w:author="PR Preview" w:date="2026-01-01T00:00:00Z">
        <w:r>
          <w:delText xml:space="preserve"> </w:delText>
        </w:r>
      </w:del>
      <w:hyperlink w:anchor="exm-pd-gram">
        <w:del w:id="15729" w:author="PR Preview" w:date="2026-01-01T00:00:00Z">
          <w:r>
            <w:rPr>
              <w:rStyle w:val="Hyperlink"/>
            </w:rPr>
            <w:delText xml:space="preserve">Example 194</w:delText>
          </w:r>
        </w:del>
      </w:hyperlink>
      <w:del w:id="15730" w:author="PR Preview" w:date="2026-01-01T00:00:00Z">
        <w:r>
          <w:delText xml:space="preserve">,</w:delText>
        </w:r>
      </w:del>
      <w:del w:id="15731" w:author="PR Preview" w:date="2026-01-01T00:00:00Z">
        <w:r>
          <w:delText xml:space="preserve"> </w:delText>
        </w:r>
      </w:del>
      <w:del w:id="15732" w:author="PR Preview" w:date="2026-01-01T00:00:00Z">
        <w:r>
          <w:delText xml:space="preserve">part 1 gives again that</w:delText>
        </w:r>
      </w:del>
      <w:del w:id="15733" w:author="PR Preview" w:date="2026-01-01T00:00:00Z">
        <w:r>
          <w:delText xml:space="preserve"> </w:delText>
        </w:r>
      </w:del>
      <m:oMath>
        <m:sSup>
          <m:e>
            <m:r>
              <m:rPr>
                <m:sty m:val="bi"/>
              </m:rPr>
              <m:t>X</m:t>
            </m:r>
          </m:e>
          <m:sup>
            <m:r>
              <m:rPr>
                <m:sty m:val="p"/>
              </m:rPr>
              <m:t>⊤</m:t>
            </m:r>
          </m:sup>
        </m:sSup>
        <m:r>
          <m:rPr>
            <m:sty m:val="bi"/>
          </m:rPr>
          <m:t>X</m:t>
        </m:r>
      </m:oMath>
      <w:del w:id="15734" w:author="PR Preview" w:date="2026-01-01T00:00:00Z">
        <w:r>
          <w:delText xml:space="preserve"> </w:delText>
        </w:r>
      </w:del>
      <w:del w:id="15735" w:author="PR Preview" w:date="2026-01-01T00:00:00Z">
        <w:r>
          <w:delText xml:space="preserve">is positive definite.</w:delText>
        </w:r>
      </w:del>
    </w:p>
    <w:p>
      <w:pPr>
        <w:numPr>
          <w:ilvl w:val="0"/>
          <w:numId w:val="1105"/>
        </w:numPr>
      </w:pPr>
      <w:del w:id="15736" w:author="PR Preview" w:date="2026-01-01T00:00:00Z">
        <w:r>
          <w:delText xml:space="preserve">With</w:delText>
        </w:r>
      </w:del>
      <w:del w:id="15737" w:author="PR Preview" w:date="2026-01-01T00:00:00Z">
        <w:r>
          <w:delText xml:space="preserve"> </w:delText>
        </w:r>
      </w:del>
      <m:oMath>
        <m:sSub>
          <m:e>
            <m:r>
              <m:t>α</m:t>
            </m:r>
          </m:e>
          <m:sub>
            <m:r>
              <m:t>1</m:t>
            </m:r>
          </m:sub>
        </m:sSub>
        <m:r>
          <m:rPr>
            <m:sty m:val="p"/>
          </m:rPr>
          <m:t>=</m:t>
        </m:r>
        <m:r>
          <m:t>2</m:t>
        </m:r>
      </m:oMath>
      <w:del w:id="15738" w:author="PR Preview" w:date="2026-01-01T00:00:00Z">
        <w:r>
          <w:delText xml:space="preserve">,</w:delText>
        </w:r>
      </w:del>
      <w:del w:id="15739" w:author="PR Preview" w:date="2026-01-01T00:00:00Z">
        <w:r>
          <w:delText xml:space="preserve"> </w:delText>
        </w:r>
      </w:del>
      <m:oMath>
        <m:sSub>
          <m:e>
            <m:r>
              <m:rPr>
                <m:sty m:val="bi"/>
              </m:rPr>
              <m:t>A</m:t>
            </m:r>
          </m:e>
          <m:sub>
            <m:r>
              <m:t>1</m:t>
            </m:r>
          </m:sub>
        </m:sSub>
        <m:r>
          <m:rPr>
            <m:sty m:val="p"/>
          </m:rPr>
          <m:t>=</m:t>
        </m:r>
        <m:sSub>
          <m:e>
            <m:r>
              <m:rPr>
                <m:sty m:val="bi"/>
              </m:rPr>
              <m:t>I</m:t>
            </m:r>
          </m:e>
          <m:sub>
            <m:r>
              <m:t>2</m:t>
            </m:r>
          </m:sub>
        </m:sSub>
      </m:oMath>
      <w:del w:id="15740" w:author="PR Preview" w:date="2026-01-01T00:00:00Z">
        <w:r>
          <w:delText xml:space="preserve"> </w:delText>
        </w:r>
      </w:del>
      <w:del w:id="15741" w:author="PR Preview" w:date="2026-01-01T00:00:00Z">
        <w:r>
          <w:delText xml:space="preserve">(</w:delText>
        </w:r>
      </w:del>
      <w:hyperlink w:anchor="exm-positive-definite">
        <w:del w:id="15742" w:author="PR Preview" w:date="2026-01-01T00:00:00Z">
          <w:r>
            <w:rPr>
              <w:rStyle w:val="Hyperlink"/>
            </w:rPr>
            <w:delText xml:space="preserve">Example 141</w:delText>
          </w:r>
        </w:del>
      </w:hyperlink>
      <w:del w:id="15743" w:author="PR Preview" w:date="2026-01-01T00:00:00Z">
        <w:r>
          <w:delText xml:space="preserve">),</w:delText>
        </w:r>
      </w:del>
      <w:del w:id="15744" w:author="PR Preview" w:date="2026-01-01T00:00:00Z">
        <w:r>
          <w:delText xml:space="preserve"> </w:delText>
        </w:r>
      </w:del>
      <m:oMath>
        <m:sSub>
          <m:e>
            <m:r>
              <m:t>α</m:t>
            </m:r>
          </m:e>
          <m:sub>
            <m:r>
              <m:t>2</m:t>
            </m:r>
          </m:sub>
        </m:sSub>
        <m:r>
          <m:rPr>
            <m:sty m:val="p"/>
          </m:rPr>
          <m:t>=</m:t>
        </m:r>
        <m:r>
          <m:t>1</m:t>
        </m:r>
      </m:oMath>
      <w:del w:id="15745" w:author="PR Preview" w:date="2026-01-01T00:00:00Z">
        <w:r>
          <w:delText xml:space="preserve"> </w:delText>
        </w:r>
      </w:del>
      <w:del w:id="15746" w:author="PR Preview" w:date="2026-01-01T00:00:00Z">
        <w:r>
          <w:delText xml:space="preserve">and</w:delText>
        </w:r>
      </w:del>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del w:id="15747" w:author="PR Preview" w:date="2026-01-01T00:00:00Z">
        <w:r>
          <w:delText xml:space="preserve">(</w:delText>
        </w:r>
      </w:del>
      <w:hyperlink w:anchor="exm-pd-gram">
        <w:del w:id="15748" w:author="PR Preview" w:date="2026-01-01T00:00:00Z">
          <w:r>
            <w:rPr>
              <w:rStyle w:val="Hyperlink"/>
            </w:rPr>
            <w:delText xml:space="preserve">Example 194</w:delText>
          </w:r>
        </w:del>
      </w:hyperlink>
      <w:del w:id="15749" w:author="PR Preview" w:date="2026-01-01T00:00:00Z">
        <w:r>
          <w:delText xml:space="preserve">),</w:delText>
        </w:r>
      </w:del>
      <w:del w:id="15750" w:author="PR Preview" w:date="2026-01-01T00:00:00Z">
        <w:r>
          <w:delText xml:space="preserve"> </w:delText>
        </w:r>
      </w:del>
      <w:del w:id="15751" w:author="PR Preview" w:date="2026-01-01T00:00:00Z">
        <w:r>
          <w:delText xml:space="preserve">part 2 gives that</w:delText>
        </w:r>
      </w:del>
      <w:del w:id="15752" w:author="PR Preview" w:date="2026-01-01T00:00:00Z">
        <w:r>
          <w:delText xml:space="preserve"> </w:delText>
        </w:r>
      </w:del>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del w:id="15753" w:author="PR Preview" w:date="2026-01-01T00:00:00Z">
        <w:r>
          <w:delText xml:space="preserve"> </w:delText>
        </w:r>
      </w:del>
      <w:del w:id="15754" w:author="PR Preview" w:date="2026-01-01T00:00:00Z">
        <w:r>
          <w:delText xml:space="preserve">is positive definite.</w:delText>
        </w:r>
      </w:del>
    </w:p>
    <w:p>
      <w:pPr>
        <w:numPr>
          <w:ilvl w:val="0"/>
          <w:numId w:val="1105"/>
        </w:numPr>
      </w:pPr>
      <w:del w:id="15755" w:author="PR Preview" w:date="2026-01-01T00:00:00Z">
        <w:r>
          <w:delText xml:space="preserve">An aside beyond part 2:</w:delText>
        </w:r>
      </w:del>
      <w:del w:id="15756"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757" w:author="PR Preview" w:date="2026-01-01T00:00:00Z">
        <w:r>
          <w:delText xml:space="preserve"> </w:delText>
        </w:r>
      </w:del>
      <w:del w:id="15758" w:author="PR Preview" w:date="2026-01-01T00:00:00Z">
        <w:r>
          <w:delText xml:space="preserve">is positive definite plus positive semidefinite;</w:delText>
        </w:r>
      </w:del>
      <w:del w:id="15759" w:author="PR Preview" w:date="2026-01-01T00:00:00Z">
        <w:r>
          <w:delText xml:space="preserve"> </w:delText>
        </w:r>
      </w:del>
      <w:del w:id="15760" w:author="PR Preview" w:date="2026-01-01T00:00:00Z">
        <w:r>
          <w:delText xml:space="preserve">its quadratic form is</w:delText>
        </w:r>
      </w:del>
      <w:del w:id="15761"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15762" w:author="PR Preview" w:date="2026-01-01T00:00:00Z">
        <w:r>
          <w:delText xml:space="preserve"> </w:delText>
        </w:r>
      </w:del>
      <w:del w:id="15763" w:author="PR Preview" w:date="2026-01-01T00:00:00Z">
        <w:r>
          <w:delText xml:space="preserve">for</w:delText>
        </w:r>
      </w:del>
      <w:del w:id="15764" w:author="PR Preview" w:date="2026-01-01T00:00:00Z">
        <w:r>
          <w:delText xml:space="preserve"> </w:delText>
        </w:r>
      </w:del>
      <m:oMath>
        <m:acc>
          <m:accPr>
            <m:chr m:val="̃"/>
          </m:accPr>
          <m:e>
            <m:r>
              <m:t>x</m:t>
            </m:r>
          </m:e>
        </m:acc>
        <m:r>
          <m:rPr>
            <m:sty m:val="p"/>
          </m:rPr>
          <m:t>≠</m:t>
        </m:r>
        <m:acc>
          <m:accPr>
            <m:chr m:val="̃"/>
          </m:accPr>
          <m:e>
            <m:r>
              <m:t>0</m:t>
            </m:r>
          </m:e>
        </m:acc>
      </m:oMath>
      <w:del w:id="15765" w:author="PR Preview" w:date="2026-01-01T00:00:00Z">
        <w:r>
          <w:delText xml:space="preserve">,</w:delText>
        </w:r>
      </w:del>
      <w:del w:id="15766" w:author="PR Preview" w:date="2026-01-01T00:00:00Z">
        <w:r>
          <w:delText xml:space="preserve"> </w:delText>
        </w:r>
      </w:del>
      <w:del w:id="15767" w:author="PR Preview" w:date="2026-01-01T00:00:00Z">
        <w:r>
          <w:delText xml:space="preserve">so it is positive definite, in line with its eigenvalues</w:delText>
        </w:r>
      </w:del>
      <w:del w:id="15768" w:author="PR Preview" w:date="2026-01-01T00:00:00Z">
        <w:r>
          <w:delText xml:space="preserve"> </w:delText>
        </w:r>
      </w:del>
      <m:oMath>
        <m:r>
          <m:t>3</m:t>
        </m:r>
      </m:oMath>
      <w:del w:id="15769" w:author="PR Preview" w:date="2026-01-01T00:00:00Z">
        <w:r>
          <w:delText xml:space="preserve"> </w:delText>
        </w:r>
      </w:del>
      <w:del w:id="15770" w:author="PR Preview" w:date="2026-01-01T00:00:00Z">
        <w:r>
          <w:delText xml:space="preserve">and</w:delText>
        </w:r>
      </w:del>
      <w:del w:id="15771" w:author="PR Preview" w:date="2026-01-01T00:00:00Z">
        <w:r>
          <w:delText xml:space="preserve"> </w:delText>
        </w:r>
      </w:del>
      <m:oMath>
        <m:r>
          <m:t>1</m:t>
        </m:r>
      </m:oMath>
      <w:del w:id="15772" w:author="PR Preview" w:date="2026-01-01T00:00:00Z">
        <w:r>
          <w:delText xml:space="preserve"> </w:delText>
        </w:r>
      </w:del>
      <w:del w:id="15773" w:author="PR Preview" w:date="2026-01-01T00:00:00Z">
        <w:r>
          <w:delText xml:space="preserve">(</w:delText>
        </w:r>
      </w:del>
      <w:hyperlink w:anchor="exm-eigenvalue">
        <w:del w:id="15774" w:author="PR Preview" w:date="2026-01-01T00:00:00Z">
          <w:r>
            <w:rPr>
              <w:rStyle w:val="Hyperlink"/>
            </w:rPr>
            <w:delText xml:space="preserve">Example 135</w:delText>
          </w:r>
        </w:del>
      </w:hyperlink>
      <w:del w:id="15775" w:author="PR Preview" w:date="2026-01-01T00:00:00Z">
        <w:r>
          <w:delText xml:space="preserve">).</w:delText>
        </w:r>
      </w:del>
    </w:p>
    <w:p>
      <w:pPr>
        <w:pStyle w:val="FirstParagraph"/>
      </w:pPr>
      <w:ins w:id="15776" w:author="PR Preview" w:date="2026-01-01T00:00:00Z">
        <w:r>
          <w:rPr>
            <w:b/>
            <w:bCs/>
          </w:rPr>
          <w:t xml:space="preserve">Example 199 (Building positive definite matrices)</w:t>
        </w:r>
      </w:ins>
      <w:ins w:id="15777" w:author="PR Preview" w:date="2026-01-01T00:00:00Z">
        <w:r>
          <w:t xml:space="preserve"> </w:t>
        </w:r>
      </w:ins>
      <w:ins w:id="15778" w:author="PR Preview" w:date="2026-01-01T00:00:00Z">
        <w:r>
          <w:t xml:space="preserve"> </w:t>
        </w:r>
      </w:ins>
    </w:p>
    <w:p>
      <w:pPr>
        <w:numPr>
          <w:ilvl w:val="0"/>
          <w:numId w:val="1106"/>
        </w:numPr>
      </w:pPr>
      <w:ins w:id="15779" w:author="PR Preview" w:date="2026-01-01T00:00:00Z">
        <w:r>
          <w:t xml:space="preserve">With</w:t>
        </w:r>
      </w:ins>
      <w:ins w:id="15780" w:author="PR Preview" w:date="2026-01-01T00:00:00Z">
        <w:r>
          <w:t xml:space="preserve"> </w:t>
        </w:r>
      </w:ins>
      <m:oMath>
        <m:r>
          <m:rPr>
            <m:sty m:val="bi"/>
          </m:rPr>
          <m:t>C</m:t>
        </m:r>
        <m:r>
          <m:rPr>
            <m:sty m:val="p"/>
          </m:rPr>
          <m:t>=</m:t>
        </m:r>
        <m:sSub>
          <m:e>
            <m:r>
              <m:rPr>
                <m:sty m:val="bi"/>
              </m:rPr>
              <m:t>I</m:t>
            </m:r>
          </m:e>
          <m:sub>
            <m:r>
              <m:t>3</m:t>
            </m:r>
          </m:sub>
        </m:sSub>
      </m:oMath>
      <w:ins w:id="15781" w:author="PR Preview" w:date="2026-01-01T00:00:00Z">
        <w:r>
          <w:t xml:space="preserve"> </w:t>
        </w:r>
      </w:ins>
      <w:ins w:id="15782" w:author="PR Preview" w:date="2026-01-01T00:00:00Z">
        <w:r>
          <w:t xml:space="preserve">and</w:t>
        </w:r>
      </w:ins>
      <w:ins w:id="15783" w:author="PR Preview" w:date="2026-01-01T00:00:00Z">
        <w:r>
          <w:t xml:space="preserve"> </w:t>
        </w:r>
      </w:ins>
      <m:oMath>
        <m:r>
          <m:rPr>
            <m:sty m:val="bi"/>
          </m:rPr>
          <m:t>X</m:t>
        </m:r>
      </m:oMath>
      <w:ins w:id="15784" w:author="PR Preview" w:date="2026-01-01T00:00:00Z">
        <w:r>
          <w:t xml:space="preserve"> </w:t>
        </w:r>
      </w:ins>
      <w:ins w:id="15785" w:author="PR Preview" w:date="2026-01-01T00:00:00Z">
        <w:r>
          <w:t xml:space="preserve">of</w:t>
        </w:r>
      </w:ins>
      <w:ins w:id="15786" w:author="PR Preview" w:date="2026-01-01T00:00:00Z">
        <w:r>
          <w:t xml:space="preserve"> </w:t>
        </w:r>
      </w:ins>
      <w:hyperlink w:anchor="exm-pd-gram">
        <w:ins w:id="15787" w:author="PR Preview" w:date="2026-01-01T00:00:00Z">
          <w:r>
            <w:rPr>
              <w:rStyle w:val="Hyperlink"/>
            </w:rPr>
            <w:t xml:space="preserve">Example 198</w:t>
          </w:r>
        </w:ins>
      </w:hyperlink>
      <w:ins w:id="15788" w:author="PR Preview" w:date="2026-01-01T00:00:00Z">
        <w:r>
          <w:t xml:space="preserve">,</w:t>
        </w:r>
      </w:ins>
      <w:ins w:id="15789" w:author="PR Preview" w:date="2026-01-01T00:00:00Z">
        <w:r>
          <w:t xml:space="preserve"> </w:t>
        </w:r>
      </w:ins>
      <w:ins w:id="15790" w:author="PR Preview" w:date="2026-01-01T00:00:00Z">
        <w:r>
          <w:t xml:space="preserve">part 1 gives again that</w:t>
        </w:r>
      </w:ins>
      <w:ins w:id="15791" w:author="PR Preview" w:date="2026-01-01T00:00:00Z">
        <w:r>
          <w:t xml:space="preserve"> </w:t>
        </w:r>
      </w:ins>
      <m:oMath>
        <m:sSup>
          <m:e>
            <m:r>
              <m:rPr>
                <m:sty m:val="bi"/>
              </m:rPr>
              <m:t>X</m:t>
            </m:r>
          </m:e>
          <m:sup>
            <m:r>
              <m:rPr>
                <m:sty m:val="p"/>
              </m:rPr>
              <m:t>⊤</m:t>
            </m:r>
          </m:sup>
        </m:sSup>
        <m:r>
          <m:rPr>
            <m:sty m:val="bi"/>
          </m:rPr>
          <m:t>X</m:t>
        </m:r>
      </m:oMath>
      <w:ins w:id="15792" w:author="PR Preview" w:date="2026-01-01T00:00:00Z">
        <w:r>
          <w:t xml:space="preserve"> </w:t>
        </w:r>
      </w:ins>
      <w:ins w:id="15793" w:author="PR Preview" w:date="2026-01-01T00:00:00Z">
        <w:r>
          <w:t xml:space="preserve">is positive definite.</w:t>
        </w:r>
      </w:ins>
    </w:p>
    <w:p>
      <w:pPr>
        <w:numPr>
          <w:ilvl w:val="0"/>
          <w:numId w:val="1106"/>
        </w:numPr>
      </w:pPr>
      <w:ins w:id="15794" w:author="PR Preview" w:date="2026-01-01T00:00:00Z">
        <w:r>
          <w:t xml:space="preserve">With</w:t>
        </w:r>
      </w:ins>
      <w:ins w:id="15795" w:author="PR Preview" w:date="2026-01-01T00:00:00Z">
        <w:r>
          <w:t xml:space="preserve"> </w:t>
        </w:r>
      </w:ins>
      <m:oMath>
        <m:sSub>
          <m:e>
            <m:r>
              <m:t>α</m:t>
            </m:r>
          </m:e>
          <m:sub>
            <m:r>
              <m:t>1</m:t>
            </m:r>
          </m:sub>
        </m:sSub>
        <m:r>
          <m:rPr>
            <m:sty m:val="p"/>
          </m:rPr>
          <m:t>=</m:t>
        </m:r>
        <m:r>
          <m:t>2</m:t>
        </m:r>
      </m:oMath>
      <w:ins w:id="15796" w:author="PR Preview" w:date="2026-01-01T00:00:00Z">
        <w:r>
          <w:t xml:space="preserve">,</w:t>
        </w:r>
      </w:ins>
      <w:ins w:id="15797" w:author="PR Preview" w:date="2026-01-01T00:00:00Z">
        <w:r>
          <w:t xml:space="preserve"> </w:t>
        </w:r>
      </w:ins>
      <m:oMath>
        <m:sSub>
          <m:e>
            <m:r>
              <m:rPr>
                <m:sty m:val="bi"/>
              </m:rPr>
              <m:t>A</m:t>
            </m:r>
          </m:e>
          <m:sub>
            <m:r>
              <m:t>1</m:t>
            </m:r>
          </m:sub>
        </m:sSub>
        <m:r>
          <m:rPr>
            <m:sty m:val="p"/>
          </m:rPr>
          <m:t>=</m:t>
        </m:r>
        <m:sSub>
          <m:e>
            <m:r>
              <m:rPr>
                <m:sty m:val="bi"/>
              </m:rPr>
              <m:t>I</m:t>
            </m:r>
          </m:e>
          <m:sub>
            <m:r>
              <m:t>2</m:t>
            </m:r>
          </m:sub>
        </m:sSub>
      </m:oMath>
      <w:ins w:id="15798" w:author="PR Preview" w:date="2026-01-01T00:00:00Z">
        <w:r>
          <w:t xml:space="preserve"> </w:t>
        </w:r>
      </w:ins>
      <w:ins w:id="15799" w:author="PR Preview" w:date="2026-01-01T00:00:00Z">
        <w:r>
          <w:t xml:space="preserve">(</w:t>
        </w:r>
      </w:ins>
      <w:hyperlink w:anchor="exm-positive-definite">
        <w:ins w:id="15800" w:author="PR Preview" w:date="2026-01-01T00:00:00Z">
          <w:r>
            <w:rPr>
              <w:rStyle w:val="Hyperlink"/>
            </w:rPr>
            <w:t xml:space="preserve">Example 143</w:t>
          </w:r>
        </w:ins>
      </w:hyperlink>
      <w:ins w:id="15801" w:author="PR Preview" w:date="2026-01-01T00:00:00Z">
        <w:r>
          <w:t xml:space="preserve">),</w:t>
        </w:r>
      </w:ins>
      <w:ins w:id="15802" w:author="PR Preview" w:date="2026-01-01T00:00:00Z">
        <w:r>
          <w:t xml:space="preserve"> </w:t>
        </w:r>
      </w:ins>
      <m:oMath>
        <m:sSub>
          <m:e>
            <m:r>
              <m:t>α</m:t>
            </m:r>
          </m:e>
          <m:sub>
            <m:r>
              <m:t>2</m:t>
            </m:r>
          </m:sub>
        </m:sSub>
        <m:r>
          <m:rPr>
            <m:sty m:val="p"/>
          </m:rPr>
          <m:t>=</m:t>
        </m:r>
        <m:r>
          <m:t>1</m:t>
        </m:r>
      </m:oMath>
      <w:ins w:id="15803" w:author="PR Preview" w:date="2026-01-01T00:00:00Z">
        <w:r>
          <w:t xml:space="preserve"> </w:t>
        </w:r>
      </w:ins>
      <w:ins w:id="15804" w:author="PR Preview" w:date="2026-01-01T00:00:00Z">
        <w:r>
          <w:t xml:space="preserve">and</w:t>
        </w:r>
      </w:ins>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ins w:id="15805" w:author="PR Preview" w:date="2026-01-01T00:00:00Z">
        <w:r>
          <w:t xml:space="preserve">(</w:t>
        </w:r>
      </w:ins>
      <w:hyperlink w:anchor="exm-pd-gram">
        <w:ins w:id="15806" w:author="PR Preview" w:date="2026-01-01T00:00:00Z">
          <w:r>
            <w:rPr>
              <w:rStyle w:val="Hyperlink"/>
            </w:rPr>
            <w:t xml:space="preserve">Example 198</w:t>
          </w:r>
        </w:ins>
      </w:hyperlink>
      <w:ins w:id="15807" w:author="PR Preview" w:date="2026-01-01T00:00:00Z">
        <w:r>
          <w:t xml:space="preserve">),</w:t>
        </w:r>
      </w:ins>
      <w:ins w:id="15808" w:author="PR Preview" w:date="2026-01-01T00:00:00Z">
        <w:r>
          <w:t xml:space="preserve"> </w:t>
        </w:r>
      </w:ins>
      <w:ins w:id="15809" w:author="PR Preview" w:date="2026-01-01T00:00:00Z">
        <w:r>
          <w:t xml:space="preserve">part 2 gives that</w:t>
        </w:r>
      </w:ins>
      <w:ins w:id="15810" w:author="PR Preview" w:date="2026-01-01T00:00:00Z">
        <w:r>
          <w:t xml:space="preserve"> </w:t>
        </w:r>
      </w:ins>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ins w:id="15811" w:author="PR Preview" w:date="2026-01-01T00:00:00Z">
        <w:r>
          <w:t xml:space="preserve"> </w:t>
        </w:r>
      </w:ins>
      <w:ins w:id="15812" w:author="PR Preview" w:date="2026-01-01T00:00:00Z">
        <w:r>
          <w:t xml:space="preserve">is positive definite.</w:t>
        </w:r>
      </w:ins>
    </w:p>
    <w:p>
      <w:pPr>
        <w:numPr>
          <w:ilvl w:val="0"/>
          <w:numId w:val="1106"/>
        </w:numPr>
      </w:pPr>
      <w:ins w:id="15813" w:author="PR Preview" w:date="2026-01-01T00:00:00Z">
        <w:r>
          <w:t xml:space="preserve">An aside beyond part 2:</w:t>
        </w:r>
      </w:ins>
      <w:ins w:id="15814"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815" w:author="PR Preview" w:date="2026-01-01T00:00:00Z">
        <w:r>
          <w:t xml:space="preserve"> </w:t>
        </w:r>
      </w:ins>
      <w:ins w:id="15816" w:author="PR Preview" w:date="2026-01-01T00:00:00Z">
        <w:r>
          <w:t xml:space="preserve">is positive definite plus positive semidefinite;</w:t>
        </w:r>
      </w:ins>
      <w:ins w:id="15817" w:author="PR Preview" w:date="2026-01-01T00:00:00Z">
        <w:r>
          <w:t xml:space="preserve"> </w:t>
        </w:r>
      </w:ins>
      <w:ins w:id="15818" w:author="PR Preview" w:date="2026-01-01T00:00:00Z">
        <w:r>
          <w:t xml:space="preserve">its quadratic form is</w:t>
        </w:r>
      </w:ins>
      <w:ins w:id="15819"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15820" w:author="PR Preview" w:date="2026-01-01T00:00:00Z">
        <w:r>
          <w:t xml:space="preserve"> </w:t>
        </w:r>
      </w:ins>
      <w:ins w:id="15821" w:author="PR Preview" w:date="2026-01-01T00:00:00Z">
        <w:r>
          <w:t xml:space="preserve">for</w:t>
        </w:r>
      </w:ins>
      <w:ins w:id="15822" w:author="PR Preview" w:date="2026-01-01T00:00:00Z">
        <w:r>
          <w:t xml:space="preserve"> </w:t>
        </w:r>
      </w:ins>
      <m:oMath>
        <m:acc>
          <m:accPr>
            <m:chr m:val="̃"/>
          </m:accPr>
          <m:e>
            <m:r>
              <m:t>x</m:t>
            </m:r>
          </m:e>
        </m:acc>
        <m:r>
          <m:rPr>
            <m:sty m:val="p"/>
          </m:rPr>
          <m:t>≠</m:t>
        </m:r>
        <m:acc>
          <m:accPr>
            <m:chr m:val="̃"/>
          </m:accPr>
          <m:e>
            <m:r>
              <m:t>0</m:t>
            </m:r>
          </m:e>
        </m:acc>
      </m:oMath>
      <w:ins w:id="15823" w:author="PR Preview" w:date="2026-01-01T00:00:00Z">
        <w:r>
          <w:t xml:space="preserve">,</w:t>
        </w:r>
      </w:ins>
      <w:ins w:id="15824" w:author="PR Preview" w:date="2026-01-01T00:00:00Z">
        <w:r>
          <w:t xml:space="preserve"> </w:t>
        </w:r>
      </w:ins>
      <w:ins w:id="15825" w:author="PR Preview" w:date="2026-01-01T00:00:00Z">
        <w:r>
          <w:t xml:space="preserve">so it is positive definite, in line with its eigenvalues</w:t>
        </w:r>
      </w:ins>
      <w:ins w:id="15826" w:author="PR Preview" w:date="2026-01-01T00:00:00Z">
        <w:r>
          <w:t xml:space="preserve"> </w:t>
        </w:r>
      </w:ins>
      <m:oMath>
        <m:r>
          <m:t>3</m:t>
        </m:r>
      </m:oMath>
      <w:ins w:id="15827" w:author="PR Preview" w:date="2026-01-01T00:00:00Z">
        <w:r>
          <w:t xml:space="preserve"> </w:t>
        </w:r>
      </w:ins>
      <w:ins w:id="15828" w:author="PR Preview" w:date="2026-01-01T00:00:00Z">
        <w:r>
          <w:t xml:space="preserve">and</w:t>
        </w:r>
      </w:ins>
      <w:ins w:id="15829" w:author="PR Preview" w:date="2026-01-01T00:00:00Z">
        <w:r>
          <w:t xml:space="preserve"> </w:t>
        </w:r>
      </w:ins>
      <m:oMath>
        <m:r>
          <m:t>1</m:t>
        </m:r>
      </m:oMath>
      <w:ins w:id="15830" w:author="PR Preview" w:date="2026-01-01T00:00:00Z">
        <w:r>
          <w:t xml:space="preserve"> </w:t>
        </w:r>
      </w:ins>
      <w:ins w:id="15831" w:author="PR Preview" w:date="2026-01-01T00:00:00Z">
        <w:r>
          <w:t xml:space="preserve">(</w:t>
        </w:r>
      </w:ins>
      <w:hyperlink w:anchor="exm-eigenvalue">
        <w:ins w:id="15832" w:author="PR Preview" w:date="2026-01-01T00:00:00Z">
          <w:r>
            <w:rPr>
              <w:rStyle w:val="Hyperlink"/>
            </w:rPr>
            <w:t xml:space="preserve">Example 137</w:t>
          </w:r>
        </w:ins>
      </w:hyperlink>
      <w:ins w:id="15833" w:author="PR Preview" w:date="2026-01-01T00:00:00Z">
        <w:r>
          <w:t xml:space="preserve">).</w:t>
        </w:r>
      </w:ins>
    </w:p>
    <w:p>
      <w:pPr>
        <w:numPr>
          <w:ilvl w:val="0"/>
          <w:numId w:val="1106"/>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00"/>
    <w:bookmarkStart w:id="601"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01"/>
    <w:bookmarkStart w:id="602" w:name="exm-block-matrix"/>
    <w:p>
      <w:pPr>
        <w:pStyle w:val="BodyText"/>
      </w:pPr>
      <w:del w:id="15834" w:author="PR Preview" w:date="2026-01-01T00:00:00Z">
        <w:r>
          <w:rPr>
            <w:b/>
            <w:bCs/>
          </w:rPr>
          <w:delText xml:space="preserve">Example 196 (Cutting a</w:delText>
        </w:r>
      </w:del>
      <w:del w:id="15835" w:author="PR Preview" w:date="2026-01-01T00:00:00Z">
        <w:r>
          <w:rPr>
            <w:b/>
            <w:bCs/>
          </w:rPr>
          <w:delText xml:space="preserve"> </w:delText>
        </w:r>
      </w:del>
      <m:oMath>
        <m:r>
          <m:t>3</m:t>
        </m:r>
        <m:r>
          <m:rPr>
            <m:sty m:val="p"/>
          </m:rPr>
          <m:t>×</m:t>
        </m:r>
        <m:r>
          <m:t>3</m:t>
        </m:r>
      </m:oMath>
      <w:del w:id="15836" w:author="PR Preview" w:date="2026-01-01T00:00:00Z">
        <w:r>
          <w:rPr>
            <w:b/>
            <w:bCs/>
          </w:rPr>
          <w:delText xml:space="preserve"> </w:delText>
        </w:r>
      </w:del>
      <w:del w:id="15837" w:author="PR Preview" w:date="2026-01-01T00:00:00Z">
        <w:r>
          <w:rPr>
            <w:b/>
            <w:bCs/>
          </w:rPr>
          <w:delText xml:space="preserve">matrix into blocks)</w:delText>
        </w:r>
      </w:del>
      <w:del w:id="15838" w:author="PR Preview" w:date="2026-01-01T00:00:00Z">
        <w:r>
          <w:delText xml:space="preserve"> </w:delText>
        </w:r>
      </w:del>
      <w:del w:id="15839" w:author="PR Preview" w:date="2026-01-01T00:00:00Z">
        <w:r>
          <w:delText xml:space="preserve">With</w:delText>
        </w:r>
      </w:del>
    </w:p>
    <w:p>
      <w:pPr>
        <w:pStyle w:val="BodyText"/>
      </w:pPr>
      <w:ins w:id="15840" w:author="PR Preview" w:date="2026-01-01T00:00:00Z">
        <w:r>
          <w:rPr>
            <w:b/>
            <w:bCs/>
          </w:rPr>
          <w:t xml:space="preserve">Example 200 (Cutting a</w:t>
        </w:r>
      </w:ins>
      <w:ins w:id="15841" w:author="PR Preview" w:date="2026-01-01T00:00:00Z">
        <w:r>
          <w:rPr>
            <w:b/>
            <w:bCs/>
          </w:rPr>
          <w:t xml:space="preserve"> </w:t>
        </w:r>
      </w:ins>
      <m:oMath>
        <m:r>
          <m:t>3</m:t>
        </m:r>
        <m:r>
          <m:rPr>
            <m:sty m:val="p"/>
          </m:rPr>
          <m:t>×</m:t>
        </m:r>
        <m:r>
          <m:t>3</m:t>
        </m:r>
      </m:oMath>
      <w:ins w:id="15842" w:author="PR Preview" w:date="2026-01-01T00:00:00Z">
        <w:r>
          <w:rPr>
            <w:b/>
            <w:bCs/>
          </w:rPr>
          <w:t xml:space="preserve"> </w:t>
        </w:r>
      </w:ins>
      <w:ins w:id="15843" w:author="PR Preview" w:date="2026-01-01T00:00:00Z">
        <w:r>
          <w:rPr>
            <w:b/>
            <w:bCs/>
          </w:rPr>
          <w:t xml:space="preserve">matrix into blocks)</w:t>
        </w:r>
      </w:ins>
      <w:ins w:id="15844" w:author="PR Preview" w:date="2026-01-01T00:00:00Z">
        <w:r>
          <w:t xml:space="preserve"> </w:t>
        </w:r>
      </w:ins>
      <w:ins w:id="15845" w:author="PR Preview" w:date="2026-01-01T00:00:00Z">
        <w:r>
          <w:t xml:space="preserve">With</w:t>
        </w:r>
      </w:ins>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02"/>
    <w:bookmarkStart w:id="603" w:name="thm-pd-submatrix"/>
    <w:p>
      <w:pPr>
        <w:pStyle w:val="BodyText"/>
      </w:pPr>
      <w:del w:id="15846" w:author="PR Preview" w:date="2026-01-01T00:00:00Z">
        <w:r>
          <w:rPr>
            <w:b/>
            <w:bCs/>
          </w:rPr>
          <w:delText xml:space="preserve">Theorem 109 (Leading blocks of a positive definite matrix are positive definite)</w:delText>
        </w:r>
      </w:del>
      <w:del w:id="15847" w:author="PR Preview" w:date="2026-01-01T00:00:00Z">
        <w:r>
          <w:delText xml:space="preserve"> </w:delText>
        </w:r>
      </w:del>
      <w:del w:id="15848" w:author="PR Preview" w:date="2026-01-01T00:00:00Z">
        <w:r>
          <w:delText xml:space="preserve">Let</w:delText>
        </w:r>
      </w:del>
      <w:del w:id="15849" w:author="PR Preview" w:date="2026-01-01T00:00:00Z">
        <w:r>
          <w:delText xml:space="preserve"> </w:delText>
        </w:r>
      </w:del>
      <m:oMath>
        <m:r>
          <m:rPr>
            <m:sty m:val="bi"/>
          </m:rPr>
          <m:t>X</m:t>
        </m:r>
      </m:oMath>
      <w:del w:id="15850" w:author="PR Preview" w:date="2026-01-01T00:00:00Z">
        <w:r>
          <w:delText xml:space="preserve"> </w:delText>
        </w:r>
      </w:del>
      <w:del w:id="15851" w:author="PR Preview" w:date="2026-01-01T00:00:00Z">
        <w:r>
          <w:delText xml:space="preserve">be a</w:delText>
        </w:r>
      </w:del>
      <w:del w:id="15852" w:author="PR Preview" w:date="2026-01-01T00:00:00Z">
        <w:r>
          <w:delText xml:space="preserve"> </w:delText>
        </w:r>
      </w:del>
      <m:oMath>
        <m:r>
          <m:t>p</m:t>
        </m:r>
        <m:r>
          <m:rPr>
            <m:sty m:val="p"/>
          </m:rPr>
          <m:t>×</m:t>
        </m:r>
        <m:r>
          <m:t>p</m:t>
        </m:r>
      </m:oMath>
      <w:del w:id="15853" w:author="PR Preview" w:date="2026-01-01T00:00:00Z">
        <w:r>
          <w:delText xml:space="preserve"> </w:delText>
        </w:r>
      </w:del>
      <w:del w:id="15854" w:author="PR Preview" w:date="2026-01-01T00:00:00Z">
        <w:r>
          <w:delText xml:space="preserve">positive definite matrix (</w:delText>
        </w:r>
      </w:del>
      <w:hyperlink w:anchor="def-positive-definite">
        <w:del w:id="15855" w:author="PR Preview" w:date="2026-01-01T00:00:00Z">
          <w:r>
            <w:rPr>
              <w:rStyle w:val="Hyperlink"/>
            </w:rPr>
            <w:delText xml:space="preserve">Definition 86</w:delText>
          </w:r>
        </w:del>
      </w:hyperlink>
      <w:del w:id="15856" w:author="PR Preview" w:date="2026-01-01T00:00:00Z">
        <w:r>
          <w:delText xml:space="preserve">),</w:delText>
        </w:r>
      </w:del>
      <w:del w:id="15857" w:author="PR Preview" w:date="2026-01-01T00:00:00Z">
        <w:r>
          <w:delText xml:space="preserve"> </w:delText>
        </w:r>
      </w:del>
      <w:del w:id="15858" w:author="PR Preview" w:date="2026-01-01T00:00:00Z">
        <w:r>
          <w:delText xml:space="preserve">and for</w:delText>
        </w:r>
      </w:del>
      <w:del w:id="15859" w:author="PR Preview" w:date="2026-01-01T00:00:00Z">
        <w:r>
          <w:delText xml:space="preserve"> </w:delText>
        </w:r>
      </w:del>
      <m:oMath>
        <m:r>
          <m:t>1</m:t>
        </m:r>
        <m:r>
          <m:rPr>
            <m:sty m:val="p"/>
          </m:rPr>
          <m:t>≤</m:t>
        </m:r>
        <m:r>
          <m:t>k</m:t>
        </m:r>
        <m:r>
          <m:rPr>
            <m:sty m:val="p"/>
          </m:rPr>
          <m:t>≤</m:t>
        </m:r>
        <m:r>
          <m:t>p</m:t>
        </m:r>
      </m:oMath>
      <w:del w:id="15860" w:author="PR Preview" w:date="2026-01-01T00:00:00Z">
        <w:r>
          <w:delText xml:space="preserve"> </w:delText>
        </w:r>
      </w:del>
      <w:del w:id="15861" w:author="PR Preview" w:date="2026-01-01T00:00:00Z">
        <w:r>
          <w:delText xml:space="preserve">let</w:delText>
        </w:r>
      </w:del>
      <w:del w:id="15862" w:author="PR Preview" w:date="2026-01-01T00:00:00Z">
        <w:r>
          <w:delText xml:space="preserve"> </w:delText>
        </w:r>
      </w:del>
      <m:oMath>
        <m:sSub>
          <m:e>
            <m:r>
              <m:rPr>
                <m:sty m:val="bi"/>
              </m:rPr>
              <m:t>X</m:t>
            </m:r>
          </m:e>
          <m:sub>
            <m:r>
              <m:t>k</m:t>
            </m:r>
          </m:sub>
        </m:sSub>
      </m:oMath>
      <w:del w:id="15863" w:author="PR Preview" w:date="2026-01-01T00:00:00Z">
        <w:r>
          <w:delText xml:space="preserve"> </w:delText>
        </w:r>
      </w:del>
      <w:del w:id="15864" w:author="PR Preview" w:date="2026-01-01T00:00:00Z">
        <w:r>
          <w:delText xml:space="preserve">be its leading</w:delText>
        </w:r>
      </w:del>
      <w:del w:id="15865" w:author="PR Preview" w:date="2026-01-01T00:00:00Z">
        <w:r>
          <w:delText xml:space="preserve"> </w:delText>
        </w:r>
      </w:del>
      <m:oMath>
        <m:r>
          <m:t>k</m:t>
        </m:r>
        <m:r>
          <m:rPr>
            <m:sty m:val="p"/>
          </m:rPr>
          <m:t>×</m:t>
        </m:r>
        <m:r>
          <m:t>k</m:t>
        </m:r>
      </m:oMath>
      <w:del w:id="15866" w:author="PR Preview" w:date="2026-01-01T00:00:00Z">
        <w:r>
          <w:delText xml:space="preserve"> </w:delText>
        </w:r>
      </w:del>
      <w:del w:id="15867" w:author="PR Preview" w:date="2026-01-01T00:00:00Z">
        <w:r>
          <w:delText xml:space="preserve">block (</w:delText>
        </w:r>
      </w:del>
      <w:hyperlink w:anchor="def-block-matrix">
        <w:del w:id="15868" w:author="PR Preview" w:date="2026-01-01T00:00:00Z">
          <w:r>
            <w:rPr>
              <w:rStyle w:val="Hyperlink"/>
            </w:rPr>
            <w:delText xml:space="preserve">Definition 101</w:delText>
          </w:r>
        </w:del>
      </w:hyperlink>
      <w:del w:id="15869" w:author="PR Preview" w:date="2026-01-01T00:00:00Z">
        <w:r>
          <w:delText xml:space="preserve">),</w:delText>
        </w:r>
      </w:del>
      <w:del w:id="15870" w:author="PR Preview" w:date="2026-01-01T00:00:00Z">
        <w:r>
          <w:delText xml:space="preserve"> </w:delText>
        </w:r>
      </w:del>
      <w:del w:id="15871" w:author="PR Preview" w:date="2026-01-01T00:00:00Z">
        <w:r>
          <w:delText xml:space="preserve">with entries</w:delText>
        </w:r>
      </w:del>
      <w:del w:id="15872" w:author="PR Preview" w:date="2026-01-01T00:00:00Z">
        <w:r>
          <w:delText xml:space="preserve"> </w:delText>
        </w:r>
      </w:del>
      <m:oMath>
        <m:sSub>
          <m:e>
            <m:r>
              <m:t>x</m:t>
            </m:r>
          </m:e>
          <m:sub>
            <m:r>
              <m:t>i</m:t>
            </m:r>
            <m:r>
              <m:t>j</m:t>
            </m:r>
          </m:sub>
        </m:sSub>
      </m:oMath>
      <w:del w:id="15873" w:author="PR Preview" w:date="2026-01-01T00:00:00Z">
        <w:r>
          <w:delText xml:space="preserve"> </w:delText>
        </w:r>
      </w:del>
      <w:del w:id="15874" w:author="PR Preview" w:date="2026-01-01T00:00:00Z">
        <w:r>
          <w:delText xml:space="preserve">for</w:delText>
        </w:r>
      </w:del>
      <w:del w:id="15875" w:author="PR Preview" w:date="2026-01-01T00:00:00Z">
        <w:r>
          <w:delText xml:space="preserve"> </w:delText>
        </w:r>
      </w:del>
      <m:oMath>
        <m:r>
          <m:t>i</m:t>
        </m:r>
        <m:r>
          <m:rPr>
            <m:sty m:val="p"/>
          </m:rPr>
          <m:t>,</m:t>
        </m:r>
        <m:r>
          <m:t>j</m:t>
        </m:r>
        <m:r>
          <m:rPr>
            <m:sty m:val="p"/>
          </m:rPr>
          <m:t>≤</m:t>
        </m:r>
        <m:r>
          <m:t>k</m:t>
        </m:r>
      </m:oMath>
      <w:del w:id="15876" w:author="PR Preview" w:date="2026-01-01T00:00:00Z">
        <w:r>
          <w:delText xml:space="preserve">.</w:delText>
        </w:r>
      </w:del>
      <w:del w:id="15877" w:author="PR Preview" w:date="2026-01-01T00:00:00Z">
        <w:r>
          <w:delText xml:space="preserve"> </w:delText>
        </w:r>
      </w:del>
      <w:del w:id="15878" w:author="PR Preview" w:date="2026-01-01T00:00:00Z">
        <w:r>
          <w:delText xml:space="preserve">Then</w:delText>
        </w:r>
      </w:del>
      <w:del w:id="15879" w:author="PR Preview" w:date="2026-01-01T00:00:00Z">
        <w:r>
          <w:delText xml:space="preserve"> </w:delText>
        </w:r>
      </w:del>
      <m:oMath>
        <m:sSub>
          <m:e>
            <m:r>
              <m:rPr>
                <m:sty m:val="bi"/>
              </m:rPr>
              <m:t>X</m:t>
            </m:r>
          </m:e>
          <m:sub>
            <m:r>
              <m:t>k</m:t>
            </m:r>
          </m:sub>
        </m:sSub>
      </m:oMath>
      <w:del w:id="15880" w:author="PR Preview" w:date="2026-01-01T00:00:00Z">
        <w:r>
          <w:delText xml:space="preserve"> </w:delText>
        </w:r>
      </w:del>
      <w:del w:id="15881" w:author="PR Preview" w:date="2026-01-01T00:00:00Z">
        <w:r>
          <w:delText xml:space="preserve">is positive definite.</w:delText>
        </w:r>
      </w:del>
      <w:del w:id="15882" w:author="PR Preview" w:date="2026-01-01T00:00:00Z">
        <w:r>
          <w:delText xml:space="preserve"> </w:delText>
        </w:r>
      </w:del>
      <w:del w:id="15883" w:author="PR Preview" w:date="2026-01-01T00:00:00Z">
        <w:r>
          <w:delText xml:space="preserve">Also, every diagonal entry of a positive definite matrix is positive.</w:delText>
        </w:r>
      </w:del>
    </w:p>
    <w:p>
      <w:pPr>
        <w:pStyle w:val="BodyText"/>
      </w:pPr>
      <w:ins w:id="15884" w:author="PR Preview" w:date="2026-01-01T00:00:00Z">
        <w:r>
          <w:rPr>
            <w:b/>
            <w:bCs/>
          </w:rPr>
          <w:t xml:space="preserve">Theorem 112 (Leading blocks of a positive definite matrix are positive definite)</w:t>
        </w:r>
      </w:ins>
      <w:ins w:id="15885" w:author="PR Preview" w:date="2026-01-01T00:00:00Z">
        <w:r>
          <w:t xml:space="preserve"> </w:t>
        </w:r>
      </w:ins>
      <w:ins w:id="15886" w:author="PR Preview" w:date="2026-01-01T00:00:00Z">
        <w:r>
          <w:t xml:space="preserve">Let</w:t>
        </w:r>
      </w:ins>
      <w:ins w:id="15887" w:author="PR Preview" w:date="2026-01-01T00:00:00Z">
        <w:r>
          <w:t xml:space="preserve"> </w:t>
        </w:r>
      </w:ins>
      <m:oMath>
        <m:r>
          <m:rPr>
            <m:sty m:val="bi"/>
          </m:rPr>
          <m:t>X</m:t>
        </m:r>
      </m:oMath>
      <w:ins w:id="15888" w:author="PR Preview" w:date="2026-01-01T00:00:00Z">
        <w:r>
          <w:t xml:space="preserve"> </w:t>
        </w:r>
      </w:ins>
      <w:ins w:id="15889" w:author="PR Preview" w:date="2026-01-01T00:00:00Z">
        <w:r>
          <w:t xml:space="preserve">be a</w:t>
        </w:r>
      </w:ins>
      <w:ins w:id="15890" w:author="PR Preview" w:date="2026-01-01T00:00:00Z">
        <w:r>
          <w:t xml:space="preserve"> </w:t>
        </w:r>
      </w:ins>
      <m:oMath>
        <m:r>
          <m:t>p</m:t>
        </m:r>
        <m:r>
          <m:rPr>
            <m:sty m:val="p"/>
          </m:rPr>
          <m:t>×</m:t>
        </m:r>
        <m:r>
          <m:t>p</m:t>
        </m:r>
      </m:oMath>
      <w:ins w:id="15891" w:author="PR Preview" w:date="2026-01-01T00:00:00Z">
        <w:r>
          <w:t xml:space="preserve"> </w:t>
        </w:r>
      </w:ins>
      <w:ins w:id="15892" w:author="PR Preview" w:date="2026-01-01T00:00:00Z">
        <w:r>
          <w:t xml:space="preserve">positive definite matrix (</w:t>
        </w:r>
      </w:ins>
      <w:hyperlink w:anchor="def-positive-definite">
        <w:ins w:id="15893" w:author="PR Preview" w:date="2026-01-01T00:00:00Z">
          <w:r>
            <w:rPr>
              <w:rStyle w:val="Hyperlink"/>
            </w:rPr>
            <w:t xml:space="preserve">Definition 86</w:t>
          </w:r>
        </w:ins>
      </w:hyperlink>
      <w:ins w:id="15894" w:author="PR Preview" w:date="2026-01-01T00:00:00Z">
        <w:r>
          <w:t xml:space="preserve">),</w:t>
        </w:r>
      </w:ins>
      <w:ins w:id="15895" w:author="PR Preview" w:date="2026-01-01T00:00:00Z">
        <w:r>
          <w:t xml:space="preserve"> </w:t>
        </w:r>
      </w:ins>
      <w:ins w:id="15896" w:author="PR Preview" w:date="2026-01-01T00:00:00Z">
        <w:r>
          <w:t xml:space="preserve">and for</w:t>
        </w:r>
      </w:ins>
      <w:ins w:id="15897" w:author="PR Preview" w:date="2026-01-01T00:00:00Z">
        <w:r>
          <w:t xml:space="preserve"> </w:t>
        </w:r>
      </w:ins>
      <m:oMath>
        <m:r>
          <m:t>1</m:t>
        </m:r>
        <m:r>
          <m:rPr>
            <m:sty m:val="p"/>
          </m:rPr>
          <m:t>≤</m:t>
        </m:r>
        <m:r>
          <m:t>k</m:t>
        </m:r>
        <m:r>
          <m:rPr>
            <m:sty m:val="p"/>
          </m:rPr>
          <m:t>≤</m:t>
        </m:r>
        <m:r>
          <m:t>p</m:t>
        </m:r>
      </m:oMath>
      <w:ins w:id="15898" w:author="PR Preview" w:date="2026-01-01T00:00:00Z">
        <w:r>
          <w:t xml:space="preserve"> </w:t>
        </w:r>
      </w:ins>
      <w:ins w:id="15899" w:author="PR Preview" w:date="2026-01-01T00:00:00Z">
        <w:r>
          <w:t xml:space="preserve">let</w:t>
        </w:r>
      </w:ins>
      <w:ins w:id="15900" w:author="PR Preview" w:date="2026-01-01T00:00:00Z">
        <w:r>
          <w:t xml:space="preserve"> </w:t>
        </w:r>
      </w:ins>
      <m:oMath>
        <m:sSub>
          <m:e>
            <m:r>
              <m:rPr>
                <m:sty m:val="bi"/>
              </m:rPr>
              <m:t>X</m:t>
            </m:r>
          </m:e>
          <m:sub>
            <m:r>
              <m:t>k</m:t>
            </m:r>
          </m:sub>
        </m:sSub>
      </m:oMath>
      <w:ins w:id="15901" w:author="PR Preview" w:date="2026-01-01T00:00:00Z">
        <w:r>
          <w:t xml:space="preserve"> </w:t>
        </w:r>
      </w:ins>
      <w:ins w:id="15902" w:author="PR Preview" w:date="2026-01-01T00:00:00Z">
        <w:r>
          <w:t xml:space="preserve">be its leading</w:t>
        </w:r>
      </w:ins>
      <w:ins w:id="15903" w:author="PR Preview" w:date="2026-01-01T00:00:00Z">
        <w:r>
          <w:t xml:space="preserve"> </w:t>
        </w:r>
      </w:ins>
      <m:oMath>
        <m:r>
          <m:t>k</m:t>
        </m:r>
        <m:r>
          <m:rPr>
            <m:sty m:val="p"/>
          </m:rPr>
          <m:t>×</m:t>
        </m:r>
        <m:r>
          <m:t>k</m:t>
        </m:r>
      </m:oMath>
      <w:ins w:id="15904" w:author="PR Preview" w:date="2026-01-01T00:00:00Z">
        <w:r>
          <w:t xml:space="preserve"> </w:t>
        </w:r>
      </w:ins>
      <w:ins w:id="15905" w:author="PR Preview" w:date="2026-01-01T00:00:00Z">
        <w:r>
          <w:t xml:space="preserve">block (</w:t>
        </w:r>
      </w:ins>
      <w:hyperlink w:anchor="def-block-matrix">
        <w:ins w:id="15906" w:author="PR Preview" w:date="2026-01-01T00:00:00Z">
          <w:r>
            <w:rPr>
              <w:rStyle w:val="Hyperlink"/>
            </w:rPr>
            <w:t xml:space="preserve">Definition 101</w:t>
          </w:r>
        </w:ins>
      </w:hyperlink>
      <w:ins w:id="15907" w:author="PR Preview" w:date="2026-01-01T00:00:00Z">
        <w:r>
          <w:t xml:space="preserve">),</w:t>
        </w:r>
      </w:ins>
      <w:ins w:id="15908" w:author="PR Preview" w:date="2026-01-01T00:00:00Z">
        <w:r>
          <w:t xml:space="preserve"> </w:t>
        </w:r>
      </w:ins>
      <w:ins w:id="15909" w:author="PR Preview" w:date="2026-01-01T00:00:00Z">
        <w:r>
          <w:t xml:space="preserve">with entries</w:t>
        </w:r>
      </w:ins>
      <w:ins w:id="15910" w:author="PR Preview" w:date="2026-01-01T00:00:00Z">
        <w:r>
          <w:t xml:space="preserve"> </w:t>
        </w:r>
      </w:ins>
      <m:oMath>
        <m:sSub>
          <m:e>
            <m:r>
              <m:t>x</m:t>
            </m:r>
          </m:e>
          <m:sub>
            <m:r>
              <m:t>i</m:t>
            </m:r>
            <m:r>
              <m:t>j</m:t>
            </m:r>
          </m:sub>
        </m:sSub>
      </m:oMath>
      <w:ins w:id="15911" w:author="PR Preview" w:date="2026-01-01T00:00:00Z">
        <w:r>
          <w:t xml:space="preserve"> </w:t>
        </w:r>
      </w:ins>
      <w:ins w:id="15912" w:author="PR Preview" w:date="2026-01-01T00:00:00Z">
        <w:r>
          <w:t xml:space="preserve">for</w:t>
        </w:r>
      </w:ins>
      <w:ins w:id="15913" w:author="PR Preview" w:date="2026-01-01T00:00:00Z">
        <w:r>
          <w:t xml:space="preserve"> </w:t>
        </w:r>
      </w:ins>
      <m:oMath>
        <m:r>
          <m:t>i</m:t>
        </m:r>
        <m:r>
          <m:rPr>
            <m:sty m:val="p"/>
          </m:rPr>
          <m:t>,</m:t>
        </m:r>
        <m:r>
          <m:t>j</m:t>
        </m:r>
        <m:r>
          <m:rPr>
            <m:sty m:val="p"/>
          </m:rPr>
          <m:t>≤</m:t>
        </m:r>
        <m:r>
          <m:t>k</m:t>
        </m:r>
      </m:oMath>
      <w:ins w:id="15914" w:author="PR Preview" w:date="2026-01-01T00:00:00Z">
        <w:r>
          <w:t xml:space="preserve">.</w:t>
        </w:r>
      </w:ins>
      <w:ins w:id="15915" w:author="PR Preview" w:date="2026-01-01T00:00:00Z">
        <w:r>
          <w:t xml:space="preserve"> </w:t>
        </w:r>
      </w:ins>
      <w:ins w:id="15916" w:author="PR Preview" w:date="2026-01-01T00:00:00Z">
        <w:r>
          <w:t xml:space="preserve">Then</w:t>
        </w:r>
      </w:ins>
      <w:ins w:id="15917" w:author="PR Preview" w:date="2026-01-01T00:00:00Z">
        <w:r>
          <w:t xml:space="preserve"> </w:t>
        </w:r>
      </w:ins>
      <m:oMath>
        <m:sSub>
          <m:e>
            <m:r>
              <m:rPr>
                <m:sty m:val="bi"/>
              </m:rPr>
              <m:t>X</m:t>
            </m:r>
          </m:e>
          <m:sub>
            <m:r>
              <m:t>k</m:t>
            </m:r>
          </m:sub>
        </m:sSub>
      </m:oMath>
      <w:ins w:id="15918" w:author="PR Preview" w:date="2026-01-01T00:00:00Z">
        <w:r>
          <w:t xml:space="preserve"> </w:t>
        </w:r>
      </w:ins>
      <w:ins w:id="15919" w:author="PR Preview" w:date="2026-01-01T00:00:00Z">
        <w:r>
          <w:t xml:space="preserve">is positive definite.</w:t>
        </w:r>
      </w:ins>
      <w:ins w:id="15920" w:author="PR Preview" w:date="2026-01-01T00:00:00Z">
        <w:r>
          <w:t xml:space="preserve"> </w:t>
        </w:r>
      </w:ins>
      <w:ins w:id="15921" w:author="PR Preview" w:date="2026-01-01T00:00:00Z">
        <w:r>
          <w:t xml:space="preserve">Also, every diagonal entry of a positive definite matrix is positive.</w:t>
        </w:r>
      </w:ins>
    </w:p>
    <w:bookmarkEnd w:id="603"/>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604" w:name="exm-pd-submatrix"/>
    <w:p>
      <w:pPr>
        <w:pStyle w:val="FirstParagraph"/>
      </w:pPr>
      <w:del w:id="15922" w:author="PR Preview" w:date="2026-01-01T00:00:00Z">
        <w:r>
          <w:rPr>
            <w:b/>
            <w:bCs/>
          </w:rPr>
          <w:delText xml:space="preserve">Example 197 (A quick necessary test)</w:delText>
        </w:r>
      </w:del>
      <w:del w:id="15923"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15924" w:author="PR Preview" w:date="2026-01-01T00:00:00Z">
        <w:r>
          <w:delText xml:space="preserve"> </w:delText>
        </w:r>
      </w:del>
      <w:del w:id="15925" w:author="PR Preview" w:date="2026-01-01T00:00:00Z">
        <w:r>
          <w:delText xml:space="preserve">is positive definite (</w:delText>
        </w:r>
      </w:del>
      <w:hyperlink w:anchor="exm-pd-operations">
        <w:del w:id="15926" w:author="PR Preview" w:date="2026-01-01T00:00:00Z">
          <w:r>
            <w:rPr>
              <w:rStyle w:val="Hyperlink"/>
            </w:rPr>
            <w:delText xml:space="preserve">Example 195</w:delText>
          </w:r>
        </w:del>
      </w:hyperlink>
      <w:del w:id="15927" w:author="PR Preview" w:date="2026-01-01T00:00:00Z">
        <w:r>
          <w:delText xml:space="preserve">),</w:delText>
        </w:r>
      </w:del>
      <w:del w:id="15928" w:author="PR Preview" w:date="2026-01-01T00:00:00Z">
        <w:r>
          <w:delText xml:space="preserve"> </w:delText>
        </w:r>
      </w:del>
      <w:del w:id="15929" w:author="PR Preview" w:date="2026-01-01T00:00:00Z">
        <w:r>
          <w:delText xml:space="preserve">and its diagonal entries</w:delText>
        </w:r>
      </w:del>
      <w:del w:id="15930" w:author="PR Preview" w:date="2026-01-01T00:00:00Z">
        <w:r>
          <w:delText xml:space="preserve"> </w:delText>
        </w:r>
      </w:del>
      <m:oMath>
        <m:r>
          <m:t>2</m:t>
        </m:r>
        <m:r>
          <m:rPr>
            <m:sty m:val="p"/>
          </m:rPr>
          <m:t>,</m:t>
        </m:r>
        <m:r>
          <m:t>2</m:t>
        </m:r>
      </m:oMath>
      <w:del w:id="15931" w:author="PR Preview" w:date="2026-01-01T00:00:00Z">
        <w:r>
          <w:delText xml:space="preserve"> </w:delText>
        </w:r>
      </w:del>
      <w:del w:id="15932" w:author="PR Preview" w:date="2026-01-01T00:00:00Z">
        <w:r>
          <w:delText xml:space="preserve">and its</w:delText>
        </w:r>
      </w:del>
      <w:del w:id="15933" w:author="PR Preview" w:date="2026-01-01T00:00:00Z">
        <w:r>
          <w:delText xml:space="preserve"> </w:delText>
        </w:r>
      </w:del>
      <m:oMath>
        <m:r>
          <m:t>1</m:t>
        </m:r>
        <m:r>
          <m:rPr>
            <m:sty m:val="p"/>
          </m:rPr>
          <m:t>×</m:t>
        </m:r>
        <m:r>
          <m:t>1</m:t>
        </m:r>
      </m:oMath>
      <w:del w:id="15934" w:author="PR Preview" w:date="2026-01-01T00:00:00Z">
        <w:r>
          <w:delText xml:space="preserve"> </w:delText>
        </w:r>
      </w:del>
      <w:del w:id="15935" w:author="PR Preview" w:date="2026-01-01T00:00:00Z">
        <w:r>
          <w:delText xml:space="preserve">leading block</w:delText>
        </w:r>
      </w:del>
      <w:del w:id="15936" w:author="PR Preview" w:date="2026-01-01T00:00:00Z">
        <w:r>
          <w:delText xml:space="preserve"> </w:delText>
        </w:r>
      </w:del>
      <m:oMath>
        <m:r>
          <m:rPr>
            <m:sty m:val="p"/>
          </m:rPr>
          <m:t>[</m:t>
        </m:r>
        <m:r>
          <m:t>2</m:t>
        </m:r>
        <m:r>
          <m:rPr>
            <m:sty m:val="p"/>
          </m:rPr>
          <m:t>]</m:t>
        </m:r>
      </m:oMath>
      <w:del w:id="15937" w:author="PR Preview" w:date="2026-01-01T00:00:00Z">
        <w:r>
          <w:delText xml:space="preserve"> </w:delText>
        </w:r>
      </w:del>
      <w:del w:id="15938" w:author="PR Preview" w:date="2026-01-01T00:00:00Z">
        <w:r>
          <w:delText xml:space="preserve">are positive.</w:delText>
        </w:r>
      </w:del>
      <w:del w:id="15939" w:author="PR Preview" w:date="2026-01-01T00:00:00Z">
        <w:r>
          <w:delText xml:space="preserve"> </w:delText>
        </w:r>
      </w:del>
      <w:del w:id="15940" w:author="PR Preview" w:date="2026-01-01T00:00:00Z">
        <w:r>
          <w:delText xml:space="preserve">The test can only rule matrices out:</w:delText>
        </w:r>
      </w:del>
      <w:del w:id="15941" w:author="PR Preview" w:date="2026-01-01T00:00:00Z">
        <w:r>
          <w:delText xml:space="preserve"> </w:delText>
        </w:r>
      </w:del>
      <m:oMath>
        <m:r>
          <m:rPr>
            <m:sty m:val="p"/>
          </m:rPr>
          <m:t>−</m:t>
        </m:r>
        <m:sSub>
          <m:e>
            <m:r>
              <m:rPr>
                <m:sty m:val="bi"/>
              </m:rPr>
              <m:t>I</m:t>
            </m:r>
          </m:e>
          <m:sub>
            <m:r>
              <m:t>2</m:t>
            </m:r>
          </m:sub>
        </m:sSub>
      </m:oMath>
      <w:del w:id="15942" w:author="PR Preview" w:date="2026-01-01T00:00:00Z">
        <w:r>
          <w:delText xml:space="preserve"> </w:delText>
        </w:r>
      </w:del>
      <w:del w:id="15943" w:author="PR Preview" w:date="2026-01-01T00:00:00Z">
        <w:r>
          <w:delText xml:space="preserve">has negative diagonal entries, so it is not positive definite,</w:delText>
        </w:r>
      </w:del>
      <w:del w:id="15944" w:author="PR Preview" w:date="2026-01-01T00:00:00Z">
        <w:r>
          <w:delText xml:space="preserve"> </w:delText>
        </w:r>
      </w:del>
      <w:del w:id="15945" w:author="PR Preview" w:date="2026-01-01T00:00:00Z">
        <w:r>
          <w:delText xml:space="preserve">even though</w:delText>
        </w:r>
      </w:del>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del w:id="15946" w:author="PR Preview" w:date="2026-01-01T00:00:00Z">
        <w:r>
          <w:delText xml:space="preserve">(</w:delText>
        </w:r>
      </w:del>
      <w:hyperlink w:anchor="def-determinant">
        <w:del w:id="15947" w:author="PR Preview" w:date="2026-01-01T00:00:00Z">
          <w:r>
            <w:rPr>
              <w:rStyle w:val="Hyperlink"/>
            </w:rPr>
            <w:delText xml:space="preserve">Definition 88</w:delText>
          </w:r>
        </w:del>
      </w:hyperlink>
      <w:del w:id="15948" w:author="PR Preview" w:date="2026-01-01T00:00:00Z">
        <w:r>
          <w:delText xml:space="preserve">);</w:delText>
        </w:r>
      </w:del>
      <w:del w:id="15949" w:author="PR Preview" w:date="2026-01-01T00:00:00Z">
        <w:r>
          <w:delText xml:space="preserve"> </w:delText>
        </w:r>
      </w:del>
      <w:del w:id="15950" w:author="PR Preview" w:date="2026-01-01T00:00:00Z">
        <w:r>
          <w:delText xml:space="preserve">a positive determinant alone does not make a matrix positive definite.</w:delText>
        </w:r>
      </w:del>
      <w:del w:id="15951" w:author="PR Preview" w:date="2026-01-01T00:00:00Z">
        <w:r>
          <w:delText xml:space="preserve"> </w:delText>
        </w:r>
      </w:del>
      <w:del w:id="15952" w:author="PR Preview" w:date="2026-01-01T00:00:00Z">
        <w:r>
          <w:delText xml:space="preserve">And positive diagonal entries are not enough:</w:delText>
        </w:r>
      </w:del>
      <w:del w:id="15953" w:author="PR Preview" w:date="2026-01-01T00:00:00Z">
        <w:r>
          <w:delText xml:space="preserve"> </w:delText>
        </w:r>
      </w:del>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5954" w:author="PR Preview" w:date="2026-01-01T00:00:00Z">
        <w:r>
          <w:delText xml:space="preserve"> </w:delText>
        </w:r>
      </w:del>
      <w:del w:id="15955" w:author="PR Preview" w:date="2026-01-01T00:00:00Z">
        <w:r>
          <w:delText xml:space="preserve">of</w:delText>
        </w:r>
      </w:del>
      <w:del w:id="15956" w:author="PR Preview" w:date="2026-01-01T00:00:00Z">
        <w:r>
          <w:delText xml:space="preserve"> </w:delText>
        </w:r>
      </w:del>
      <w:hyperlink w:anchor="exm-positive-definite">
        <w:del w:id="15957" w:author="PR Preview" w:date="2026-01-01T00:00:00Z">
          <w:r>
            <w:rPr>
              <w:rStyle w:val="Hyperlink"/>
            </w:rPr>
            <w:delText xml:space="preserve">Example 141</w:delText>
          </w:r>
        </w:del>
      </w:hyperlink>
      <w:del w:id="15958" w:author="PR Preview" w:date="2026-01-01T00:00:00Z">
        <w:r>
          <w:delText xml:space="preserve"> </w:delText>
        </w:r>
      </w:del>
      <w:del w:id="15959" w:author="PR Preview" w:date="2026-01-01T00:00:00Z">
        <w:r>
          <w:delText xml:space="preserve">has them</w:delText>
        </w:r>
      </w:del>
      <w:del w:id="15960" w:author="PR Preview" w:date="2026-01-01T00:00:00Z">
        <w:r>
          <w:delText xml:space="preserve"> </w:delText>
        </w:r>
      </w:del>
      <w:del w:id="15961" w:author="PR Preview" w:date="2026-01-01T00:00:00Z">
        <w:r>
          <w:delText xml:space="preserve">but is not positive definite.</w:delText>
        </w:r>
      </w:del>
    </w:p>
    <w:p>
      <w:pPr>
        <w:pStyle w:val="BodyText"/>
      </w:pPr>
      <w:del w:id="15962" w:author="PR Preview" w:date="2026-01-01T00:00:00Z">
        <w:r>
          <w:rPr>
            <w:b/>
            <w:bCs/>
          </w:rPr>
          <w:delText xml:space="preserve">Theorem 110 (The quadratic form of a block matrix)</w:delText>
        </w:r>
      </w:del>
      <w:del w:id="15963" w:author="PR Preview" w:date="2026-01-01T00:00:00Z">
        <w:r>
          <w:delText xml:space="preserve"> </w:delText>
        </w:r>
      </w:del>
      <w:del w:id="15964" w:author="PR Preview" w:date="2026-01-01T00:00:00Z">
        <w:r>
          <w:delText xml:space="preserve">Let</w:delText>
        </w:r>
      </w:del>
      <w:del w:id="15965" w:author="PR Preview" w:date="2026-01-01T00:00:00Z">
        <w:r>
          <w:delText xml:space="preserve"> </w:delText>
        </w:r>
      </w:del>
      <m:oMath>
        <m:r>
          <m:t>k</m:t>
        </m:r>
        <m:r>
          <m:rPr>
            <m:sty m:val="p"/>
          </m:rPr>
          <m:t>,</m:t>
        </m:r>
        <m:r>
          <m:t>m</m:t>
        </m:r>
        <m:r>
          <m:rPr>
            <m:sty m:val="p"/>
          </m:rPr>
          <m:t>≥</m:t>
        </m:r>
        <m:r>
          <m:t>1</m:t>
        </m:r>
      </m:oMath>
      <w:del w:id="15966" w:author="PR Preview" w:date="2026-01-01T00:00:00Z">
        <w:r>
          <w:delText xml:space="preserve">, let</w:delText>
        </w:r>
      </w:del>
      <w:del w:id="15967" w:author="PR Preview" w:date="2026-01-01T00:00:00Z">
        <w:r>
          <w:delText xml:space="preserve"> </w:delText>
        </w:r>
      </w:del>
      <m:oMath>
        <m:r>
          <m:rPr>
            <m:sty m:val="bi"/>
          </m:rPr>
          <m:t>A</m:t>
        </m:r>
      </m:oMath>
      <w:del w:id="15968" w:author="PR Preview" w:date="2026-01-01T00:00:00Z">
        <w:r>
          <w:delText xml:space="preserve"> </w:delText>
        </w:r>
      </w:del>
      <w:del w:id="15969" w:author="PR Preview" w:date="2026-01-01T00:00:00Z">
        <w:r>
          <w:delText xml:space="preserve">be a symmetric</w:delText>
        </w:r>
      </w:del>
      <w:del w:id="15970" w:author="PR Preview" w:date="2026-01-01T00:00:00Z">
        <w:r>
          <w:delText xml:space="preserve"> </w:delText>
        </w:r>
      </w:del>
      <m:oMath>
        <m:r>
          <m:t>k</m:t>
        </m:r>
        <m:r>
          <m:rPr>
            <m:sty m:val="p"/>
          </m:rPr>
          <m:t>×</m:t>
        </m:r>
        <m:r>
          <m:t>k</m:t>
        </m:r>
      </m:oMath>
      <w:del w:id="15971" w:author="PR Preview" w:date="2026-01-01T00:00:00Z">
        <w:r>
          <w:delText xml:space="preserve"> </w:delText>
        </w:r>
      </w:del>
      <w:del w:id="15972" w:author="PR Preview" w:date="2026-01-01T00:00:00Z">
        <w:r>
          <w:delText xml:space="preserve">matrix,</w:delText>
        </w:r>
      </w:del>
      <w:del w:id="15973" w:author="PR Preview" w:date="2026-01-01T00:00:00Z">
        <w:r>
          <w:delText xml:space="preserve"> </w:delText>
        </w:r>
      </w:del>
      <m:oMath>
        <m:r>
          <m:rPr>
            <m:sty m:val="bi"/>
          </m:rPr>
          <m:t>B</m:t>
        </m:r>
      </m:oMath>
      <w:del w:id="15974" w:author="PR Preview" w:date="2026-01-01T00:00:00Z">
        <w:r>
          <w:delText xml:space="preserve"> </w:delText>
        </w:r>
      </w:del>
      <w:del w:id="15975" w:author="PR Preview" w:date="2026-01-01T00:00:00Z">
        <w:r>
          <w:delText xml:space="preserve">a</w:delText>
        </w:r>
      </w:del>
      <w:del w:id="15976" w:author="PR Preview" w:date="2026-01-01T00:00:00Z">
        <w:r>
          <w:delText xml:space="preserve"> </w:delText>
        </w:r>
      </w:del>
      <m:oMath>
        <m:r>
          <m:t>k</m:t>
        </m:r>
        <m:r>
          <m:rPr>
            <m:sty m:val="p"/>
          </m:rPr>
          <m:t>×</m:t>
        </m:r>
        <m:r>
          <m:t>m</m:t>
        </m:r>
      </m:oMath>
      <w:del w:id="15977" w:author="PR Preview" w:date="2026-01-01T00:00:00Z">
        <w:r>
          <w:delText xml:space="preserve"> </w:delText>
        </w:r>
      </w:del>
      <w:del w:id="15978" w:author="PR Preview" w:date="2026-01-01T00:00:00Z">
        <w:r>
          <w:delText xml:space="preserve">matrix and</w:delText>
        </w:r>
      </w:del>
      <w:del w:id="15979" w:author="PR Preview" w:date="2026-01-01T00:00:00Z">
        <w:r>
          <w:delText xml:space="preserve"> </w:delText>
        </w:r>
      </w:del>
      <m:oMath>
        <m:r>
          <m:rPr>
            <m:sty m:val="bi"/>
          </m:rPr>
          <m:t>C</m:t>
        </m:r>
      </m:oMath>
      <w:del w:id="15980" w:author="PR Preview" w:date="2026-01-01T00:00:00Z">
        <w:r>
          <w:delText xml:space="preserve"> </w:delText>
        </w:r>
      </w:del>
      <w:del w:id="15981" w:author="PR Preview" w:date="2026-01-01T00:00:00Z">
        <w:r>
          <w:delText xml:space="preserve">a symmetric</w:delText>
        </w:r>
      </w:del>
      <w:del w:id="15982" w:author="PR Preview" w:date="2026-01-01T00:00:00Z">
        <w:r>
          <w:delText xml:space="preserve"> </w:delText>
        </w:r>
      </w:del>
      <m:oMath>
        <m:r>
          <m:t>m</m:t>
        </m:r>
        <m:r>
          <m:rPr>
            <m:sty m:val="p"/>
          </m:rPr>
          <m:t>×</m:t>
        </m:r>
        <m:r>
          <m:t>m</m:t>
        </m:r>
      </m:oMath>
      <w:del w:id="15983" w:author="PR Preview" w:date="2026-01-01T00:00:00Z">
        <w:r>
          <w:delText xml:space="preserve"> </w:delText>
        </w:r>
      </w:del>
      <w:del w:id="15984" w:author="PR Preview" w:date="2026-01-01T00:00:00Z">
        <w:r>
          <w:delText xml:space="preserve">matrix,</w:delText>
        </w:r>
      </w:del>
      <w:del w:id="15985" w:author="PR Preview" w:date="2026-01-01T00:00:00Z">
        <w:r>
          <w:delText xml:space="preserve"> </w:delText>
        </w:r>
      </w:del>
      <w:del w:id="15986" w:author="PR Preview" w:date="2026-01-01T00:00:00Z">
        <w:r>
          <w:delText xml:space="preserve">and let</w:delText>
        </w:r>
      </w:del>
      <w:del w:id="15987" w:author="PR Preview" w:date="2026-01-01T00:00:00Z">
        <w:r>
          <w:delText xml:space="preserve"> </w:delText>
        </w:r>
      </w:del>
      <m:oMath>
        <m:r>
          <m:rPr>
            <m:sty m:val="bi"/>
          </m:rPr>
          <m:t>X</m:t>
        </m:r>
      </m:oMath>
      <w:del w:id="15988" w:author="PR Preview" w:date="2026-01-01T00:00:00Z">
        <w:r>
          <w:delText xml:space="preserve"> </w:delText>
        </w:r>
      </w:del>
      <w:del w:id="15989" w:author="PR Preview" w:date="2026-01-01T00:00:00Z">
        <w:r>
          <w:delText xml:space="preserve">be the</w:delText>
        </w:r>
      </w:del>
      <w:del w:id="15990" w:author="PR Preview" w:date="2026-01-01T00:00:00Z">
        <w:r>
          <w:delText xml:space="preserve"> </w:delText>
        </w:r>
      </w:del>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del w:id="15991" w:author="PR Preview" w:date="2026-01-01T00:00:00Z">
        <w:r>
          <w:delText xml:space="preserve"> </w:delText>
        </w:r>
      </w:del>
      <w:del w:id="15992" w:author="PR Preview" w:date="2026-01-01T00:00:00Z">
        <w:r>
          <w:delText xml:space="preserve">block matrix (</w:delText>
        </w:r>
      </w:del>
      <w:hyperlink w:anchor="def-block-matrix">
        <w:del w:id="15993" w:author="PR Preview" w:date="2026-01-01T00:00:00Z">
          <w:r>
            <w:rPr>
              <w:rStyle w:val="Hyperlink"/>
            </w:rPr>
            <w:delText xml:space="preserve">Definition 101</w:delText>
          </w:r>
        </w:del>
      </w:hyperlink>
      <w:del w:id="15994" w:author="PR Preview" w:date="2026-01-01T00:00:00Z">
        <w:r>
          <w:delText xml:space="preserve">)</w:delText>
        </w:r>
      </w:del>
    </w:p>
    <w:p>
      <w:pPr>
        <w:pStyle w:val="FirstParagraph"/>
      </w:pPr>
      <w:ins w:id="15995" w:author="PR Preview" w:date="2026-01-01T00:00:00Z">
        <w:r>
          <w:rPr>
            <w:b/>
            <w:bCs/>
          </w:rPr>
          <w:t xml:space="preserve">Example 201 (A quick necessary test)</w:t>
        </w:r>
      </w:ins>
      <w:ins w:id="15996"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15997" w:author="PR Preview" w:date="2026-01-01T00:00:00Z">
        <w:r>
          <w:t xml:space="preserve"> </w:t>
        </w:r>
      </w:ins>
      <w:ins w:id="15998" w:author="PR Preview" w:date="2026-01-01T00:00:00Z">
        <w:r>
          <w:t xml:space="preserve">is positive definite (</w:t>
        </w:r>
      </w:ins>
      <w:hyperlink w:anchor="exm-pd-operations">
        <w:ins w:id="15999" w:author="PR Preview" w:date="2026-01-01T00:00:00Z">
          <w:r>
            <w:rPr>
              <w:rStyle w:val="Hyperlink"/>
            </w:rPr>
            <w:t xml:space="preserve">Example 199</w:t>
          </w:r>
        </w:ins>
      </w:hyperlink>
      <w:ins w:id="16000" w:author="PR Preview" w:date="2026-01-01T00:00:00Z">
        <w:r>
          <w:t xml:space="preserve">),</w:t>
        </w:r>
      </w:ins>
      <w:ins w:id="16001" w:author="PR Preview" w:date="2026-01-01T00:00:00Z">
        <w:r>
          <w:t xml:space="preserve"> </w:t>
        </w:r>
      </w:ins>
      <w:ins w:id="16002" w:author="PR Preview" w:date="2026-01-01T00:00:00Z">
        <w:r>
          <w:t xml:space="preserve">and its diagonal entries</w:t>
        </w:r>
      </w:ins>
      <w:ins w:id="16003" w:author="PR Preview" w:date="2026-01-01T00:00:00Z">
        <w:r>
          <w:t xml:space="preserve"> </w:t>
        </w:r>
      </w:ins>
      <m:oMath>
        <m:r>
          <m:t>2</m:t>
        </m:r>
        <m:r>
          <m:rPr>
            <m:sty m:val="p"/>
          </m:rPr>
          <m:t>,</m:t>
        </m:r>
        <m:r>
          <m:t>2</m:t>
        </m:r>
      </m:oMath>
      <w:ins w:id="16004" w:author="PR Preview" w:date="2026-01-01T00:00:00Z">
        <w:r>
          <w:t xml:space="preserve"> </w:t>
        </w:r>
      </w:ins>
      <w:ins w:id="16005" w:author="PR Preview" w:date="2026-01-01T00:00:00Z">
        <w:r>
          <w:t xml:space="preserve">and its</w:t>
        </w:r>
      </w:ins>
      <w:ins w:id="16006" w:author="PR Preview" w:date="2026-01-01T00:00:00Z">
        <w:r>
          <w:t xml:space="preserve"> </w:t>
        </w:r>
      </w:ins>
      <m:oMath>
        <m:r>
          <m:t>1</m:t>
        </m:r>
        <m:r>
          <m:rPr>
            <m:sty m:val="p"/>
          </m:rPr>
          <m:t>×</m:t>
        </m:r>
        <m:r>
          <m:t>1</m:t>
        </m:r>
      </m:oMath>
      <w:ins w:id="16007" w:author="PR Preview" w:date="2026-01-01T00:00:00Z">
        <w:r>
          <w:t xml:space="preserve"> </w:t>
        </w:r>
      </w:ins>
      <w:ins w:id="16008" w:author="PR Preview" w:date="2026-01-01T00:00:00Z">
        <w:r>
          <w:t xml:space="preserve">leading block</w:t>
        </w:r>
      </w:ins>
      <w:ins w:id="16009" w:author="PR Preview" w:date="2026-01-01T00:00:00Z">
        <w:r>
          <w:t xml:space="preserve"> </w:t>
        </w:r>
      </w:ins>
      <m:oMath>
        <m:r>
          <m:rPr>
            <m:sty m:val="p"/>
          </m:rPr>
          <m:t>[</m:t>
        </m:r>
        <m:r>
          <m:t>2</m:t>
        </m:r>
        <m:r>
          <m:rPr>
            <m:sty m:val="p"/>
          </m:rPr>
          <m:t>]</m:t>
        </m:r>
      </m:oMath>
      <w:ins w:id="16010" w:author="PR Preview" w:date="2026-01-01T00:00:00Z">
        <w:r>
          <w:t xml:space="preserve"> </w:t>
        </w:r>
      </w:ins>
      <w:ins w:id="16011" w:author="PR Preview" w:date="2026-01-01T00:00:00Z">
        <w:r>
          <w:t xml:space="preserve">are positive.</w:t>
        </w:r>
      </w:ins>
      <w:ins w:id="16012" w:author="PR Preview" w:date="2026-01-01T00:00:00Z">
        <w:r>
          <w:t xml:space="preserve"> </w:t>
        </w:r>
      </w:ins>
      <w:ins w:id="16013" w:author="PR Preview" w:date="2026-01-01T00:00:00Z">
        <w:r>
          <w:t xml:space="preserve">The test can only rule matrices out:</w:t>
        </w:r>
      </w:ins>
      <w:ins w:id="16014" w:author="PR Preview" w:date="2026-01-01T00:00:00Z">
        <w:r>
          <w:t xml:space="preserve"> </w:t>
        </w:r>
      </w:ins>
      <m:oMath>
        <m:r>
          <m:rPr>
            <m:sty m:val="p"/>
          </m:rPr>
          <m:t>−</m:t>
        </m:r>
        <m:sSub>
          <m:e>
            <m:r>
              <m:rPr>
                <m:sty m:val="bi"/>
              </m:rPr>
              <m:t>I</m:t>
            </m:r>
          </m:e>
          <m:sub>
            <m:r>
              <m:t>2</m:t>
            </m:r>
          </m:sub>
        </m:sSub>
      </m:oMath>
      <w:ins w:id="16015" w:author="PR Preview" w:date="2026-01-01T00:00:00Z">
        <w:r>
          <w:t xml:space="preserve"> </w:t>
        </w:r>
      </w:ins>
      <w:ins w:id="16016" w:author="PR Preview" w:date="2026-01-01T00:00:00Z">
        <w:r>
          <w:t xml:space="preserve">has negative diagonal entries, so it is not positive definite,</w:t>
        </w:r>
      </w:ins>
      <w:ins w:id="16017" w:author="PR Preview" w:date="2026-01-01T00:00:00Z">
        <w:r>
          <w:t xml:space="preserve"> </w:t>
        </w:r>
      </w:ins>
      <w:ins w:id="16018" w:author="PR Preview" w:date="2026-01-01T00:00:00Z">
        <w:r>
          <w:t xml:space="preserve">even though</w:t>
        </w:r>
      </w:ins>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ins w:id="16019" w:author="PR Preview" w:date="2026-01-01T00:00:00Z">
        <w:r>
          <w:t xml:space="preserve">(</w:t>
        </w:r>
      </w:ins>
      <w:hyperlink w:anchor="def-determinant">
        <w:ins w:id="16020" w:author="PR Preview" w:date="2026-01-01T00:00:00Z">
          <w:r>
            <w:rPr>
              <w:rStyle w:val="Hyperlink"/>
            </w:rPr>
            <w:t xml:space="preserve">Definition 88</w:t>
          </w:r>
        </w:ins>
      </w:hyperlink>
      <w:ins w:id="16021" w:author="PR Preview" w:date="2026-01-01T00:00:00Z">
        <w:r>
          <w:t xml:space="preserve">);</w:t>
        </w:r>
      </w:ins>
      <w:ins w:id="16022" w:author="PR Preview" w:date="2026-01-01T00:00:00Z">
        <w:r>
          <w:t xml:space="preserve"> </w:t>
        </w:r>
      </w:ins>
      <w:ins w:id="16023" w:author="PR Preview" w:date="2026-01-01T00:00:00Z">
        <w:r>
          <w:t xml:space="preserve">a positive determinant alone does not make a matrix positive definite.</w:t>
        </w:r>
      </w:ins>
      <w:ins w:id="16024" w:author="PR Preview" w:date="2026-01-01T00:00:00Z">
        <w:r>
          <w:t xml:space="preserve"> </w:t>
        </w:r>
      </w:ins>
      <w:ins w:id="16025" w:author="PR Preview" w:date="2026-01-01T00:00:00Z">
        <w:r>
          <w:t xml:space="preserve">And positive diagonal entries are not enough:</w:t>
        </w:r>
      </w:ins>
      <w:ins w:id="16026" w:author="PR Preview" w:date="2026-01-01T00:00:00Z">
        <w:r>
          <w:t xml:space="preserve"> </w:t>
        </w:r>
      </w:ins>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6027" w:author="PR Preview" w:date="2026-01-01T00:00:00Z">
        <w:r>
          <w:t xml:space="preserve"> </w:t>
        </w:r>
      </w:ins>
      <w:ins w:id="16028" w:author="PR Preview" w:date="2026-01-01T00:00:00Z">
        <w:r>
          <w:t xml:space="preserve">of</w:t>
        </w:r>
      </w:ins>
      <w:ins w:id="16029" w:author="PR Preview" w:date="2026-01-01T00:00:00Z">
        <w:r>
          <w:t xml:space="preserve"> </w:t>
        </w:r>
      </w:ins>
      <w:hyperlink w:anchor="exm-positive-definite">
        <w:ins w:id="16030" w:author="PR Preview" w:date="2026-01-01T00:00:00Z">
          <w:r>
            <w:rPr>
              <w:rStyle w:val="Hyperlink"/>
            </w:rPr>
            <w:t xml:space="preserve">Example 143</w:t>
          </w:r>
        </w:ins>
      </w:hyperlink>
      <w:ins w:id="16031" w:author="PR Preview" w:date="2026-01-01T00:00:00Z">
        <w:r>
          <w:t xml:space="preserve"> </w:t>
        </w:r>
      </w:ins>
      <w:ins w:id="16032" w:author="PR Preview" w:date="2026-01-01T00:00:00Z">
        <w:r>
          <w:t xml:space="preserve">has them</w:t>
        </w:r>
      </w:ins>
      <w:ins w:id="16033" w:author="PR Preview" w:date="2026-01-01T00:00:00Z">
        <w:r>
          <w:t xml:space="preserve"> </w:t>
        </w:r>
      </w:ins>
      <w:ins w:id="16034" w:author="PR Preview" w:date="2026-01-01T00:00:00Z">
        <w:r>
          <w:t xml:space="preserve">but is not positive definite.</w:t>
        </w:r>
      </w:ins>
    </w:p>
    <w:bookmarkEnd w:id="604"/>
    <w:bookmarkStart w:id="606" w:name="thm-block-quadratic"/>
    <w:p>
      <w:pPr>
        <w:pStyle w:val="BodyText"/>
      </w:pPr>
      <w:ins w:id="16035" w:author="PR Preview" w:date="2026-01-01T00:00:00Z">
        <w:r>
          <w:rPr>
            <w:b/>
            <w:bCs/>
          </w:rPr>
          <w:t xml:space="preserve">Theorem 113 (The quadratic form of a block matrix)</w:t>
        </w:r>
      </w:ins>
      <w:ins w:id="16036" w:author="PR Preview" w:date="2026-01-01T00:00:00Z">
        <w:r>
          <w:t xml:space="preserve"> </w:t>
        </w:r>
      </w:ins>
      <w:ins w:id="16037" w:author="PR Preview" w:date="2026-01-01T00:00:00Z">
        <w:r>
          <w:t xml:space="preserve">Let</w:t>
        </w:r>
      </w:ins>
      <w:ins w:id="16038" w:author="PR Preview" w:date="2026-01-01T00:00:00Z">
        <w:r>
          <w:t xml:space="preserve"> </w:t>
        </w:r>
      </w:ins>
      <m:oMath>
        <m:r>
          <m:t>k</m:t>
        </m:r>
        <m:r>
          <m:rPr>
            <m:sty m:val="p"/>
          </m:rPr>
          <m:t>,</m:t>
        </m:r>
        <m:r>
          <m:t>m</m:t>
        </m:r>
        <m:r>
          <m:rPr>
            <m:sty m:val="p"/>
          </m:rPr>
          <m:t>≥</m:t>
        </m:r>
        <m:r>
          <m:t>1</m:t>
        </m:r>
      </m:oMath>
      <w:ins w:id="16039" w:author="PR Preview" w:date="2026-01-01T00:00:00Z">
        <w:r>
          <w:t xml:space="preserve">, let</w:t>
        </w:r>
      </w:ins>
      <w:ins w:id="16040" w:author="PR Preview" w:date="2026-01-01T00:00:00Z">
        <w:r>
          <w:t xml:space="preserve"> </w:t>
        </w:r>
      </w:ins>
      <m:oMath>
        <m:r>
          <m:rPr>
            <m:sty m:val="bi"/>
          </m:rPr>
          <m:t>A</m:t>
        </m:r>
      </m:oMath>
      <w:ins w:id="16041" w:author="PR Preview" w:date="2026-01-01T00:00:00Z">
        <w:r>
          <w:t xml:space="preserve"> </w:t>
        </w:r>
      </w:ins>
      <w:ins w:id="16042" w:author="PR Preview" w:date="2026-01-01T00:00:00Z">
        <w:r>
          <w:t xml:space="preserve">be a symmetric</w:t>
        </w:r>
      </w:ins>
      <w:ins w:id="16043" w:author="PR Preview" w:date="2026-01-01T00:00:00Z">
        <w:r>
          <w:t xml:space="preserve"> </w:t>
        </w:r>
      </w:ins>
      <m:oMath>
        <m:r>
          <m:t>k</m:t>
        </m:r>
        <m:r>
          <m:rPr>
            <m:sty m:val="p"/>
          </m:rPr>
          <m:t>×</m:t>
        </m:r>
        <m:r>
          <m:t>k</m:t>
        </m:r>
      </m:oMath>
      <w:ins w:id="16044" w:author="PR Preview" w:date="2026-01-01T00:00:00Z">
        <w:r>
          <w:t xml:space="preserve"> </w:t>
        </w:r>
      </w:ins>
      <w:ins w:id="16045" w:author="PR Preview" w:date="2026-01-01T00:00:00Z">
        <w:r>
          <w:t xml:space="preserve">matrix,</w:t>
        </w:r>
      </w:ins>
      <w:ins w:id="16046" w:author="PR Preview" w:date="2026-01-01T00:00:00Z">
        <w:r>
          <w:t xml:space="preserve"> </w:t>
        </w:r>
      </w:ins>
      <m:oMath>
        <m:r>
          <m:rPr>
            <m:sty m:val="bi"/>
          </m:rPr>
          <m:t>B</m:t>
        </m:r>
      </m:oMath>
      <w:ins w:id="16047" w:author="PR Preview" w:date="2026-01-01T00:00:00Z">
        <w:r>
          <w:t xml:space="preserve"> </w:t>
        </w:r>
      </w:ins>
      <w:ins w:id="16048" w:author="PR Preview" w:date="2026-01-01T00:00:00Z">
        <w:r>
          <w:t xml:space="preserve">a</w:t>
        </w:r>
      </w:ins>
      <w:ins w:id="16049" w:author="PR Preview" w:date="2026-01-01T00:00:00Z">
        <w:r>
          <w:t xml:space="preserve"> </w:t>
        </w:r>
      </w:ins>
      <m:oMath>
        <m:r>
          <m:t>k</m:t>
        </m:r>
        <m:r>
          <m:rPr>
            <m:sty m:val="p"/>
          </m:rPr>
          <m:t>×</m:t>
        </m:r>
        <m:r>
          <m:t>m</m:t>
        </m:r>
      </m:oMath>
      <w:ins w:id="16050" w:author="PR Preview" w:date="2026-01-01T00:00:00Z">
        <w:r>
          <w:t xml:space="preserve"> </w:t>
        </w:r>
      </w:ins>
      <w:ins w:id="16051" w:author="PR Preview" w:date="2026-01-01T00:00:00Z">
        <w:r>
          <w:t xml:space="preserve">matrix and</w:t>
        </w:r>
      </w:ins>
      <w:ins w:id="16052" w:author="PR Preview" w:date="2026-01-01T00:00:00Z">
        <w:r>
          <w:t xml:space="preserve"> </w:t>
        </w:r>
      </w:ins>
      <m:oMath>
        <m:r>
          <m:rPr>
            <m:sty m:val="bi"/>
          </m:rPr>
          <m:t>C</m:t>
        </m:r>
      </m:oMath>
      <w:ins w:id="16053" w:author="PR Preview" w:date="2026-01-01T00:00:00Z">
        <w:r>
          <w:t xml:space="preserve"> </w:t>
        </w:r>
      </w:ins>
      <w:ins w:id="16054" w:author="PR Preview" w:date="2026-01-01T00:00:00Z">
        <w:r>
          <w:t xml:space="preserve">a symmetric</w:t>
        </w:r>
      </w:ins>
      <w:ins w:id="16055" w:author="PR Preview" w:date="2026-01-01T00:00:00Z">
        <w:r>
          <w:t xml:space="preserve"> </w:t>
        </w:r>
      </w:ins>
      <m:oMath>
        <m:r>
          <m:t>m</m:t>
        </m:r>
        <m:r>
          <m:rPr>
            <m:sty m:val="p"/>
          </m:rPr>
          <m:t>×</m:t>
        </m:r>
        <m:r>
          <m:t>m</m:t>
        </m:r>
      </m:oMath>
      <w:ins w:id="16056" w:author="PR Preview" w:date="2026-01-01T00:00:00Z">
        <w:r>
          <w:t xml:space="preserve"> </w:t>
        </w:r>
      </w:ins>
      <w:ins w:id="16057" w:author="PR Preview" w:date="2026-01-01T00:00:00Z">
        <w:r>
          <w:t xml:space="preserve">matrix,</w:t>
        </w:r>
      </w:ins>
      <w:ins w:id="16058" w:author="PR Preview" w:date="2026-01-01T00:00:00Z">
        <w:r>
          <w:t xml:space="preserve"> </w:t>
        </w:r>
      </w:ins>
      <w:ins w:id="16059" w:author="PR Preview" w:date="2026-01-01T00:00:00Z">
        <w:r>
          <w:t xml:space="preserve">and let</w:t>
        </w:r>
      </w:ins>
      <w:ins w:id="16060" w:author="PR Preview" w:date="2026-01-01T00:00:00Z">
        <w:r>
          <w:t xml:space="preserve"> </w:t>
        </w:r>
      </w:ins>
      <m:oMath>
        <m:r>
          <m:rPr>
            <m:sty m:val="bi"/>
          </m:rPr>
          <m:t>X</m:t>
        </m:r>
      </m:oMath>
      <w:ins w:id="16061" w:author="PR Preview" w:date="2026-01-01T00:00:00Z">
        <w:r>
          <w:t xml:space="preserve"> </w:t>
        </w:r>
      </w:ins>
      <w:ins w:id="16062" w:author="PR Preview" w:date="2026-01-01T00:00:00Z">
        <w:r>
          <w:t xml:space="preserve">be the</w:t>
        </w:r>
      </w:ins>
      <w:ins w:id="16063" w:author="PR Preview" w:date="2026-01-01T00:00:00Z">
        <w:r>
          <w:t xml:space="preserve"> </w:t>
        </w:r>
      </w:ins>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ins w:id="16064" w:author="PR Preview" w:date="2026-01-01T00:00:00Z">
        <w:r>
          <w:t xml:space="preserve"> </w:t>
        </w:r>
      </w:ins>
      <w:ins w:id="16065" w:author="PR Preview" w:date="2026-01-01T00:00:00Z">
        <w:r>
          <w:t xml:space="preserve">block matrix (</w:t>
        </w:r>
      </w:ins>
      <w:hyperlink w:anchor="def-block-matrix">
        <w:ins w:id="16066" w:author="PR Preview" w:date="2026-01-01T00:00:00Z">
          <w:r>
            <w:rPr>
              <w:rStyle w:val="Hyperlink"/>
            </w:rPr>
            <w:t xml:space="preserve">Definition 101</w:t>
          </w:r>
        </w:ins>
      </w:hyperlink>
      <w:ins w:id="16067" w:author="PR Preview" w:date="2026-01-01T00:00:00Z">
        <w:r>
          <w:t xml:space="preserve">)</w:t>
        </w:r>
      </w:ins>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605"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605"/>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606"/>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47</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47</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87</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7" w:name="exm-block-quadratic"/>
    <w:p>
      <w:pPr>
        <w:pStyle w:val="BodyText"/>
      </w:pPr>
      <w:del w:id="16068" w:author="PR Preview" w:date="2026-01-01T00:00:00Z">
        <w:r>
          <w:rPr>
            <w:b/>
            <w:bCs/>
          </w:rPr>
          <w:delText xml:space="preserve">Example 198 (The</w:delText>
        </w:r>
      </w:del>
      <w:del w:id="16069" w:author="PR Preview" w:date="2026-01-01T00:00:00Z">
        <w:r>
          <w:rPr>
            <w:b/>
            <w:bCs/>
          </w:rPr>
          <w:delText xml:space="preserve"> </w:delText>
        </w:r>
      </w:del>
      <m:oMath>
        <m:r>
          <m:t>2</m:t>
        </m:r>
        <m:r>
          <m:rPr>
            <m:sty m:val="p"/>
          </m:rPr>
          <m:t>×</m:t>
        </m:r>
        <m:r>
          <m:t>2</m:t>
        </m:r>
      </m:oMath>
      <w:del w:id="16070" w:author="PR Preview" w:date="2026-01-01T00:00:00Z">
        <w:r>
          <w:rPr>
            <w:b/>
            <w:bCs/>
          </w:rPr>
          <w:delText xml:space="preserve"> </w:delText>
        </w:r>
      </w:del>
      <w:del w:id="16071" w:author="PR Preview" w:date="2026-01-01T00:00:00Z">
        <w:r>
          <w:rPr>
            <w:b/>
            <w:bCs/>
          </w:rPr>
          <w:delText xml:space="preserve">case)</w:delText>
        </w:r>
      </w:del>
      <w:del w:id="16072" w:author="PR Preview" w:date="2026-01-01T00:00:00Z">
        <w:r>
          <w:delText xml:space="preserve"> </w:delText>
        </w:r>
      </w:del>
      <w:del w:id="16073" w:author="PR Preview" w:date="2026-01-01T00:00:00Z">
        <w:r>
          <w:delText xml:space="preserve">For</w:delText>
        </w:r>
      </w:del>
      <w:del w:id="1607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16075" w:author="PR Preview" w:date="2026-01-01T00:00:00Z">
        <w:r>
          <w:delText xml:space="preserve"> </w:delText>
        </w:r>
      </w:del>
      <w:del w:id="16076" w:author="PR Preview" w:date="2026-01-01T00:00:00Z">
        <w:r>
          <w:delText xml:space="preserve">(</w:delText>
        </w:r>
      </w:del>
      <m:oMath>
        <m:r>
          <m:t>k</m:t>
        </m:r>
        <m:r>
          <m:rPr>
            <m:sty m:val="p"/>
          </m:rPr>
          <m:t>=</m:t>
        </m:r>
        <m:r>
          <m:t>1</m:t>
        </m:r>
      </m:oMath>
      <w:del w:id="16077" w:author="PR Preview" w:date="2026-01-01T00:00:00Z">
        <w:r>
          <w:delText xml:space="preserve"> </w:delText>
        </w:r>
      </w:del>
      <w:del w:id="16078" w:author="PR Preview" w:date="2026-01-01T00:00:00Z">
        <w:r>
          <w:delText xml:space="preserve">and</w:delText>
        </w:r>
      </w:del>
      <w:del w:id="16079" w:author="PR Preview" w:date="2026-01-01T00:00:00Z">
        <w:r>
          <w:delText xml:space="preserve"> </w:delText>
        </w:r>
      </w:del>
      <m:oMath>
        <m:r>
          <m:t>m</m:t>
        </m:r>
        <m:r>
          <m:rPr>
            <m:sty m:val="p"/>
          </m:rPr>
          <m:t>=</m:t>
        </m:r>
        <m:r>
          <m:t>1</m:t>
        </m:r>
      </m:oMath>
      <w:del w:id="16080" w:author="PR Preview" w:date="2026-01-01T00:00:00Z">
        <w:r>
          <w:delText xml:space="preserve">) and</w:delText>
        </w:r>
      </w:del>
      <w:del w:id="16081" w:author="PR Preview" w:date="2026-01-01T00:00:00Z">
        <w:r>
          <w:delText xml:space="preserve"> </w:delText>
        </w:r>
      </w:del>
      <m:oMath>
        <m:r>
          <m:t>a</m:t>
        </m:r>
        <m:r>
          <m:rPr>
            <m:sty m:val="p"/>
          </m:rPr>
          <m:t>≠</m:t>
        </m:r>
        <m:r>
          <m:t>0</m:t>
        </m:r>
      </m:oMath>
      <w:del w:id="16082" w:author="PR Preview" w:date="2026-01-01T00:00:00Z">
        <w:r>
          <w:delText xml:space="preserve">,</w:delText>
        </w:r>
      </w:del>
      <w:del w:id="16083" w:author="PR Preview" w:date="2026-01-01T00:00:00Z">
        <w:r>
          <w:delText xml:space="preserve"> </w:delText>
        </w:r>
      </w:del>
      <w:del w:id="16084" w:author="PR Preview" w:date="2026-01-01T00:00:00Z">
        <w:r>
          <w:delText xml:space="preserve">the theorem reads</w:delText>
        </w:r>
      </w:del>
    </w:p>
    <w:p>
      <w:pPr>
        <w:pStyle w:val="BodyText"/>
      </w:pPr>
      <w:ins w:id="16085" w:author="PR Preview" w:date="2026-01-01T00:00:00Z">
        <w:r>
          <w:rPr>
            <w:b/>
            <w:bCs/>
          </w:rPr>
          <w:t xml:space="preserve">Example 202 (The</w:t>
        </w:r>
      </w:ins>
      <w:ins w:id="16086" w:author="PR Preview" w:date="2026-01-01T00:00:00Z">
        <w:r>
          <w:rPr>
            <w:b/>
            <w:bCs/>
          </w:rPr>
          <w:t xml:space="preserve"> </w:t>
        </w:r>
      </w:ins>
      <m:oMath>
        <m:r>
          <m:t>2</m:t>
        </m:r>
        <m:r>
          <m:rPr>
            <m:sty m:val="p"/>
          </m:rPr>
          <m:t>×</m:t>
        </m:r>
        <m:r>
          <m:t>2</m:t>
        </m:r>
      </m:oMath>
      <w:ins w:id="16087" w:author="PR Preview" w:date="2026-01-01T00:00:00Z">
        <w:r>
          <w:rPr>
            <w:b/>
            <w:bCs/>
          </w:rPr>
          <w:t xml:space="preserve"> </w:t>
        </w:r>
      </w:ins>
      <w:ins w:id="16088" w:author="PR Preview" w:date="2026-01-01T00:00:00Z">
        <w:r>
          <w:rPr>
            <w:b/>
            <w:bCs/>
          </w:rPr>
          <w:t xml:space="preserve">case)</w:t>
        </w:r>
      </w:ins>
      <w:ins w:id="16089" w:author="PR Preview" w:date="2026-01-01T00:00:00Z">
        <w:r>
          <w:t xml:space="preserve"> </w:t>
        </w:r>
      </w:ins>
      <w:ins w:id="16090" w:author="PR Preview" w:date="2026-01-01T00:00:00Z">
        <w:r>
          <w:t xml:space="preserve">For</w:t>
        </w:r>
      </w:ins>
      <w:ins w:id="16091"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16092" w:author="PR Preview" w:date="2026-01-01T00:00:00Z">
        <w:r>
          <w:t xml:space="preserve"> </w:t>
        </w:r>
      </w:ins>
      <w:ins w:id="16093" w:author="PR Preview" w:date="2026-01-01T00:00:00Z">
        <w:r>
          <w:t xml:space="preserve">(</w:t>
        </w:r>
      </w:ins>
      <m:oMath>
        <m:r>
          <m:t>k</m:t>
        </m:r>
        <m:r>
          <m:rPr>
            <m:sty m:val="p"/>
          </m:rPr>
          <m:t>=</m:t>
        </m:r>
        <m:r>
          <m:t>1</m:t>
        </m:r>
      </m:oMath>
      <w:ins w:id="16094" w:author="PR Preview" w:date="2026-01-01T00:00:00Z">
        <w:r>
          <w:t xml:space="preserve"> </w:t>
        </w:r>
      </w:ins>
      <w:ins w:id="16095" w:author="PR Preview" w:date="2026-01-01T00:00:00Z">
        <w:r>
          <w:t xml:space="preserve">and</w:t>
        </w:r>
      </w:ins>
      <w:ins w:id="16096" w:author="PR Preview" w:date="2026-01-01T00:00:00Z">
        <w:r>
          <w:t xml:space="preserve"> </w:t>
        </w:r>
      </w:ins>
      <m:oMath>
        <m:r>
          <m:t>m</m:t>
        </m:r>
        <m:r>
          <m:rPr>
            <m:sty m:val="p"/>
          </m:rPr>
          <m:t>=</m:t>
        </m:r>
        <m:r>
          <m:t>1</m:t>
        </m:r>
      </m:oMath>
      <w:ins w:id="16097" w:author="PR Preview" w:date="2026-01-01T00:00:00Z">
        <w:r>
          <w:t xml:space="preserve">) and</w:t>
        </w:r>
      </w:ins>
      <w:ins w:id="16098" w:author="PR Preview" w:date="2026-01-01T00:00:00Z">
        <w:r>
          <w:t xml:space="preserve"> </w:t>
        </w:r>
      </w:ins>
      <m:oMath>
        <m:r>
          <m:t>a</m:t>
        </m:r>
        <m:r>
          <m:rPr>
            <m:sty m:val="p"/>
          </m:rPr>
          <m:t>≠</m:t>
        </m:r>
        <m:r>
          <m:t>0</m:t>
        </m:r>
      </m:oMath>
      <w:ins w:id="16099" w:author="PR Preview" w:date="2026-01-01T00:00:00Z">
        <w:r>
          <w:t xml:space="preserve">,</w:t>
        </w:r>
      </w:ins>
      <w:ins w:id="16100" w:author="PR Preview" w:date="2026-01-01T00:00:00Z">
        <w:r>
          <w:t xml:space="preserve"> </w:t>
        </w:r>
      </w:ins>
      <w:ins w:id="16101" w:author="PR Preview" w:date="2026-01-01T00:00:00Z">
        <w:r>
          <w:t xml:space="preserve">the theorem reads</w:t>
        </w:r>
      </w:ins>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7"/>
    <w:bookmarkStart w:id="608" w:name="def-schur-complement"/>
    <w:p>
      <w:pPr>
        <w:pStyle w:val="FirstParagraph"/>
      </w:pPr>
      <w:del w:id="16102" w:author="PR Preview" w:date="2026-01-01T00:00:00Z">
        <w:r>
          <w:rPr>
            <w:b/>
            <w:bCs/>
          </w:rPr>
          <w:delText xml:space="preserve">Definition 102 (Schur complement)</w:delText>
        </w:r>
      </w:del>
      <w:del w:id="16103" w:author="PR Preview" w:date="2026-01-01T00:00:00Z">
        <w:r>
          <w:delText xml:space="preserve"> </w:delText>
        </w:r>
      </w:del>
      <w:del w:id="16104" w:author="PR Preview" w:date="2026-01-01T00:00:00Z">
        <w:r>
          <w:delText xml:space="preserve">For a block matrix</w:delText>
        </w:r>
      </w:del>
      <w:del w:id="1610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16106" w:author="PR Preview" w:date="2026-01-01T00:00:00Z">
        <w:r>
          <w:delText xml:space="preserve"> </w:delText>
        </w:r>
      </w:del>
      <w:del w:id="16107" w:author="PR Preview" w:date="2026-01-01T00:00:00Z">
        <w:r>
          <w:delText xml:space="preserve">as in</w:delText>
        </w:r>
      </w:del>
      <w:del w:id="16108" w:author="PR Preview" w:date="2026-01-01T00:00:00Z">
        <w:r>
          <w:delText xml:space="preserve"> </w:delText>
        </w:r>
      </w:del>
      <w:hyperlink w:anchor="thm-block-quadratic">
        <w:del w:id="16109" w:author="PR Preview" w:date="2026-01-01T00:00:00Z">
          <w:r>
            <w:rPr>
              <w:rStyle w:val="Hyperlink"/>
            </w:rPr>
            <w:delText xml:space="preserve">Theorem 110</w:delText>
          </w:r>
        </w:del>
      </w:hyperlink>
      <w:del w:id="16110" w:author="PR Preview" w:date="2026-01-01T00:00:00Z">
        <w:r>
          <w:delText xml:space="preserve"> </w:delText>
        </w:r>
      </w:del>
      <w:del w:id="16111" w:author="PR Preview" w:date="2026-01-01T00:00:00Z">
        <w:r>
          <w:delText xml:space="preserve">with</w:delText>
        </w:r>
      </w:del>
      <w:del w:id="16112" w:author="PR Preview" w:date="2026-01-01T00:00:00Z">
        <w:r>
          <w:delText xml:space="preserve"> </w:delText>
        </w:r>
      </w:del>
      <m:oMath>
        <m:r>
          <m:rPr>
            <m:sty m:val="bi"/>
          </m:rPr>
          <m:t>A</m:t>
        </m:r>
      </m:oMath>
      <w:del w:id="16113" w:author="PR Preview" w:date="2026-01-01T00:00:00Z">
        <w:r>
          <w:delText xml:space="preserve"> </w:delText>
        </w:r>
      </w:del>
      <w:del w:id="16114" w:author="PR Preview" w:date="2026-01-01T00:00:00Z">
        <w:r>
          <w:delText xml:space="preserve">invertible,</w:delText>
        </w:r>
      </w:del>
      <w:del w:id="16115" w:author="PR Preview" w:date="2026-01-01T00:00:00Z">
        <w:r>
          <w:delText xml:space="preserve"> </w:delText>
        </w:r>
      </w:del>
      <w:del w:id="16116" w:author="PR Preview" w:date="2026-01-01T00:00:00Z">
        <w:r>
          <w:delText xml:space="preserve">the</w:delText>
        </w:r>
      </w:del>
      <w:del w:id="16117" w:author="PR Preview" w:date="2026-01-01T00:00:00Z">
        <w:r>
          <w:delText xml:space="preserve"> </w:delText>
        </w:r>
      </w:del>
      <w:del w:id="16118" w:author="PR Preview" w:date="2026-01-01T00:00:00Z">
        <w:r>
          <w:rPr>
            <w:b/>
            <w:bCs/>
          </w:rPr>
          <w:delText xml:space="preserve">Schur complement</w:delText>
        </w:r>
      </w:del>
      <w:del w:id="16119" w:author="PR Preview" w:date="2026-01-01T00:00:00Z">
        <w:r>
          <w:delText xml:space="preserve"> </w:delText>
        </w:r>
      </w:del>
      <w:del w:id="16120" w:author="PR Preview" w:date="2026-01-01T00:00:00Z">
        <w:r>
          <w:delText xml:space="preserve">of</w:delText>
        </w:r>
      </w:del>
      <w:del w:id="16121" w:author="PR Preview" w:date="2026-01-01T00:00:00Z">
        <w:r>
          <w:delText xml:space="preserve"> </w:delText>
        </w:r>
      </w:del>
      <m:oMath>
        <m:r>
          <m:rPr>
            <m:sty m:val="bi"/>
          </m:rPr>
          <m:t>A</m:t>
        </m:r>
      </m:oMath>
      <w:del w:id="16122" w:author="PR Preview" w:date="2026-01-01T00:00:00Z">
        <w:r>
          <w:delText xml:space="preserve"> </w:delText>
        </w:r>
      </w:del>
      <w:del w:id="16123" w:author="PR Preview" w:date="2026-01-01T00:00:00Z">
        <w:r>
          <w:delText xml:space="preserve">in</w:delText>
        </w:r>
      </w:del>
      <w:del w:id="16124" w:author="PR Preview" w:date="2026-01-01T00:00:00Z">
        <w:r>
          <w:delText xml:space="preserve"> </w:delText>
        </w:r>
      </w:del>
      <m:oMath>
        <m:r>
          <m:rPr>
            <m:sty m:val="bi"/>
          </m:rPr>
          <m:t>X</m:t>
        </m:r>
      </m:oMath>
      <w:del w:id="16125" w:author="PR Preview" w:date="2026-01-01T00:00:00Z">
        <w:r>
          <w:delText xml:space="preserve"> </w:delText>
        </w:r>
      </w:del>
      <w:del w:id="16126" w:author="PR Preview" w:date="2026-01-01T00:00:00Z">
        <w:r>
          <w:delText xml:space="preserve">is the</w:delText>
        </w:r>
      </w:del>
      <w:del w:id="16127" w:author="PR Preview" w:date="2026-01-01T00:00:00Z">
        <w:r>
          <w:delText xml:space="preserve"> </w:delText>
        </w:r>
      </w:del>
      <m:oMath>
        <m:r>
          <m:t>m</m:t>
        </m:r>
        <m:r>
          <m:rPr>
            <m:sty m:val="p"/>
          </m:rPr>
          <m:t>×</m:t>
        </m:r>
        <m:r>
          <m:t>m</m:t>
        </m:r>
      </m:oMath>
      <w:del w:id="16128" w:author="PR Preview" w:date="2026-01-01T00:00:00Z">
        <w:r>
          <w:delText xml:space="preserve"> </w:delText>
        </w:r>
      </w:del>
      <w:del w:id="16129" w:author="PR Preview" w:date="2026-01-01T00:00:00Z">
        <w:r>
          <w:delText xml:space="preserve">matrix</w:delText>
        </w:r>
      </w:del>
      <w:del w:id="16130"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16131" w:author="PR Preview" w:date="2026-01-01T00:00:00Z">
        <w:r>
          <w:delText xml:space="preserve"> </w:delText>
        </w:r>
      </w:del>
      <w:del w:id="16132" w:author="PR Preview" w:date="2026-01-01T00:00:00Z">
        <w:r>
          <w:delText xml:space="preserve">defined in</w:delText>
        </w:r>
      </w:del>
      <w:del w:id="16133" w:author="PR Preview" w:date="2026-01-01T00:00:00Z">
        <w:r>
          <w:delText xml:space="preserve"> </w:delText>
        </w:r>
      </w:del>
      <w:hyperlink w:anchor="thm-block-quadratic">
        <w:del w:id="16134" w:author="PR Preview" w:date="2026-01-01T00:00:00Z">
          <w:r>
            <w:rPr>
              <w:rStyle w:val="Hyperlink"/>
            </w:rPr>
            <w:delText xml:space="preserve">Theorem 110</w:delText>
          </w:r>
        </w:del>
      </w:hyperlink>
      <w:del w:id="16135" w:author="PR Preview" w:date="2026-01-01T00:00:00Z">
        <w:r>
          <w:delText xml:space="preserve">.</w:delText>
        </w:r>
      </w:del>
    </w:p>
    <w:p>
      <w:pPr>
        <w:pStyle w:val="BodyText"/>
      </w:pPr>
      <w:del w:id="16136" w:author="PR Preview" w:date="2026-01-01T00:00:00Z">
        <w:r>
          <w:rPr>
            <w:b/>
            <w:bCs/>
          </w:rPr>
          <w:delText xml:space="preserve">Example 199 (Schur complements of</w:delText>
        </w:r>
      </w:del>
      <w:del w:id="16137" w:author="PR Preview" w:date="2026-01-01T00:00:00Z">
        <w:r>
          <w:rPr>
            <w:b/>
            <w:bCs/>
          </w:rPr>
          <w:delText xml:space="preserve"> </w:delText>
        </w:r>
      </w:del>
      <m:oMath>
        <m:r>
          <m:t>2</m:t>
        </m:r>
        <m:r>
          <m:rPr>
            <m:sty m:val="p"/>
          </m:rPr>
          <m:t>×</m:t>
        </m:r>
        <m:r>
          <m:t>2</m:t>
        </m:r>
      </m:oMath>
      <w:del w:id="16138" w:author="PR Preview" w:date="2026-01-01T00:00:00Z">
        <w:r>
          <w:rPr>
            <w:b/>
            <w:bCs/>
          </w:rPr>
          <w:delText xml:space="preserve"> </w:delText>
        </w:r>
      </w:del>
      <w:del w:id="16139" w:author="PR Preview" w:date="2026-01-01T00:00:00Z">
        <w:r>
          <w:rPr>
            <w:b/>
            <w:bCs/>
          </w:rPr>
          <w:delText xml:space="preserve">matrices)</w:delText>
        </w:r>
      </w:del>
      <w:del w:id="16140" w:author="PR Preview" w:date="2026-01-01T00:00:00Z">
        <w:r>
          <w:delText xml:space="preserve"> </w:delText>
        </w:r>
      </w:del>
      <w:del w:id="16141" w:author="PR Preview" w:date="2026-01-01T00:00:00Z">
        <w:r>
          <w:delText xml:space="preserve"> </w:delText>
        </w:r>
      </w:del>
    </w:p>
    <w:p>
      <w:pPr>
        <w:pStyle w:val="FirstParagraph"/>
      </w:pPr>
      <w:ins w:id="16142" w:author="PR Preview" w:date="2026-01-01T00:00:00Z">
        <w:r>
          <w:rPr>
            <w:b/>
            <w:bCs/>
          </w:rPr>
          <w:t xml:space="preserve">Definition 102 (Schur complement)</w:t>
        </w:r>
      </w:ins>
      <w:ins w:id="16143" w:author="PR Preview" w:date="2026-01-01T00:00:00Z">
        <w:r>
          <w:t xml:space="preserve"> </w:t>
        </w:r>
      </w:ins>
      <w:ins w:id="16144" w:author="PR Preview" w:date="2026-01-01T00:00:00Z">
        <w:r>
          <w:t xml:space="preserve">For a block matrix</w:t>
        </w:r>
      </w:ins>
      <w:ins w:id="16145"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16146" w:author="PR Preview" w:date="2026-01-01T00:00:00Z">
        <w:r>
          <w:t xml:space="preserve"> </w:t>
        </w:r>
      </w:ins>
      <w:ins w:id="16147" w:author="PR Preview" w:date="2026-01-01T00:00:00Z">
        <w:r>
          <w:t xml:space="preserve">as in</w:t>
        </w:r>
      </w:ins>
      <w:ins w:id="16148" w:author="PR Preview" w:date="2026-01-01T00:00:00Z">
        <w:r>
          <w:t xml:space="preserve"> </w:t>
        </w:r>
      </w:ins>
      <w:hyperlink w:anchor="thm-block-quadratic">
        <w:ins w:id="16149" w:author="PR Preview" w:date="2026-01-01T00:00:00Z">
          <w:r>
            <w:rPr>
              <w:rStyle w:val="Hyperlink"/>
            </w:rPr>
            <w:t xml:space="preserve">Theorem 113</w:t>
          </w:r>
        </w:ins>
      </w:hyperlink>
      <w:ins w:id="16150" w:author="PR Preview" w:date="2026-01-01T00:00:00Z">
        <w:r>
          <w:t xml:space="preserve"> </w:t>
        </w:r>
      </w:ins>
      <w:ins w:id="16151" w:author="PR Preview" w:date="2026-01-01T00:00:00Z">
        <w:r>
          <w:t xml:space="preserve">with</w:t>
        </w:r>
      </w:ins>
      <w:ins w:id="16152" w:author="PR Preview" w:date="2026-01-01T00:00:00Z">
        <w:r>
          <w:t xml:space="preserve"> </w:t>
        </w:r>
      </w:ins>
      <m:oMath>
        <m:r>
          <m:rPr>
            <m:sty m:val="bi"/>
          </m:rPr>
          <m:t>A</m:t>
        </m:r>
      </m:oMath>
      <w:ins w:id="16153" w:author="PR Preview" w:date="2026-01-01T00:00:00Z">
        <w:r>
          <w:t xml:space="preserve"> </w:t>
        </w:r>
      </w:ins>
      <w:ins w:id="16154" w:author="PR Preview" w:date="2026-01-01T00:00:00Z">
        <w:r>
          <w:t xml:space="preserve">invertible,</w:t>
        </w:r>
      </w:ins>
      <w:ins w:id="16155" w:author="PR Preview" w:date="2026-01-01T00:00:00Z">
        <w:r>
          <w:t xml:space="preserve"> </w:t>
        </w:r>
      </w:ins>
      <w:ins w:id="16156" w:author="PR Preview" w:date="2026-01-01T00:00:00Z">
        <w:r>
          <w:t xml:space="preserve">the</w:t>
        </w:r>
      </w:ins>
      <w:ins w:id="16157" w:author="PR Preview" w:date="2026-01-01T00:00:00Z">
        <w:r>
          <w:t xml:space="preserve"> </w:t>
        </w:r>
      </w:ins>
      <w:ins w:id="16158" w:author="PR Preview" w:date="2026-01-01T00:00:00Z">
        <w:r>
          <w:rPr>
            <w:b/>
            <w:bCs/>
          </w:rPr>
          <w:t xml:space="preserve">Schur complement</w:t>
        </w:r>
      </w:ins>
      <w:ins w:id="16159" w:author="PR Preview" w:date="2026-01-01T00:00:00Z">
        <w:r>
          <w:t xml:space="preserve"> </w:t>
        </w:r>
      </w:ins>
      <w:ins w:id="16160" w:author="PR Preview" w:date="2026-01-01T00:00:00Z">
        <w:r>
          <w:t xml:space="preserve">of</w:t>
        </w:r>
      </w:ins>
      <w:ins w:id="16161" w:author="PR Preview" w:date="2026-01-01T00:00:00Z">
        <w:r>
          <w:t xml:space="preserve"> </w:t>
        </w:r>
      </w:ins>
      <m:oMath>
        <m:r>
          <m:rPr>
            <m:sty m:val="bi"/>
          </m:rPr>
          <m:t>A</m:t>
        </m:r>
      </m:oMath>
      <w:ins w:id="16162" w:author="PR Preview" w:date="2026-01-01T00:00:00Z">
        <w:r>
          <w:t xml:space="preserve"> </w:t>
        </w:r>
      </w:ins>
      <w:ins w:id="16163" w:author="PR Preview" w:date="2026-01-01T00:00:00Z">
        <w:r>
          <w:t xml:space="preserve">in</w:t>
        </w:r>
      </w:ins>
      <w:ins w:id="16164" w:author="PR Preview" w:date="2026-01-01T00:00:00Z">
        <w:r>
          <w:t xml:space="preserve"> </w:t>
        </w:r>
      </w:ins>
      <m:oMath>
        <m:r>
          <m:rPr>
            <m:sty m:val="bi"/>
          </m:rPr>
          <m:t>X</m:t>
        </m:r>
      </m:oMath>
      <w:ins w:id="16165" w:author="PR Preview" w:date="2026-01-01T00:00:00Z">
        <w:r>
          <w:t xml:space="preserve"> </w:t>
        </w:r>
      </w:ins>
      <w:ins w:id="16166" w:author="PR Preview" w:date="2026-01-01T00:00:00Z">
        <w:r>
          <w:t xml:space="preserve">is the</w:t>
        </w:r>
      </w:ins>
      <w:ins w:id="16167" w:author="PR Preview" w:date="2026-01-01T00:00:00Z">
        <w:r>
          <w:t xml:space="preserve"> </w:t>
        </w:r>
      </w:ins>
      <m:oMath>
        <m:r>
          <m:t>m</m:t>
        </m:r>
        <m:r>
          <m:rPr>
            <m:sty m:val="p"/>
          </m:rPr>
          <m:t>×</m:t>
        </m:r>
        <m:r>
          <m:t>m</m:t>
        </m:r>
      </m:oMath>
      <w:ins w:id="16168" w:author="PR Preview" w:date="2026-01-01T00:00:00Z">
        <w:r>
          <w:t xml:space="preserve"> </w:t>
        </w:r>
      </w:ins>
      <w:ins w:id="16169" w:author="PR Preview" w:date="2026-01-01T00:00:00Z">
        <w:r>
          <w:t xml:space="preserve">matrix</w:t>
        </w:r>
      </w:ins>
      <w:ins w:id="16170"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16171" w:author="PR Preview" w:date="2026-01-01T00:00:00Z">
        <w:r>
          <w:t xml:space="preserve"> </w:t>
        </w:r>
      </w:ins>
      <w:ins w:id="16172" w:author="PR Preview" w:date="2026-01-01T00:00:00Z">
        <w:r>
          <w:t xml:space="preserve">defined in</w:t>
        </w:r>
      </w:ins>
      <w:ins w:id="16173" w:author="PR Preview" w:date="2026-01-01T00:00:00Z">
        <w:r>
          <w:t xml:space="preserve"> </w:t>
        </w:r>
      </w:ins>
      <w:hyperlink w:anchor="thm-block-quadratic">
        <w:ins w:id="16174" w:author="PR Preview" w:date="2026-01-01T00:00:00Z">
          <w:r>
            <w:rPr>
              <w:rStyle w:val="Hyperlink"/>
            </w:rPr>
            <w:t xml:space="preserve">Theorem 113</w:t>
          </w:r>
        </w:ins>
      </w:hyperlink>
      <w:ins w:id="16175" w:author="PR Preview" w:date="2026-01-01T00:00:00Z">
        <w:r>
          <w:t xml:space="preserve">.</w:t>
        </w:r>
      </w:ins>
    </w:p>
    <w:bookmarkEnd w:id="608"/>
    <w:bookmarkStart w:id="609" w:name="exm-schur-complement"/>
    <w:p>
      <w:pPr>
        <w:pStyle w:val="BodyText"/>
      </w:pPr>
      <w:ins w:id="16176" w:author="PR Preview" w:date="2026-01-01T00:00:00Z">
        <w:r>
          <w:rPr>
            <w:b/>
            <w:bCs/>
          </w:rPr>
          <w:t xml:space="preserve">Example 203 (Schur complements of</w:t>
        </w:r>
      </w:ins>
      <w:ins w:id="16177" w:author="PR Preview" w:date="2026-01-01T00:00:00Z">
        <w:r>
          <w:rPr>
            <w:b/>
            <w:bCs/>
          </w:rPr>
          <w:t xml:space="preserve"> </w:t>
        </w:r>
      </w:ins>
      <m:oMath>
        <m:r>
          <m:t>2</m:t>
        </m:r>
        <m:r>
          <m:rPr>
            <m:sty m:val="p"/>
          </m:rPr>
          <m:t>×</m:t>
        </m:r>
        <m:r>
          <m:t>2</m:t>
        </m:r>
      </m:oMath>
      <w:ins w:id="16178" w:author="PR Preview" w:date="2026-01-01T00:00:00Z">
        <w:r>
          <w:rPr>
            <w:b/>
            <w:bCs/>
          </w:rPr>
          <w:t xml:space="preserve"> </w:t>
        </w:r>
      </w:ins>
      <w:ins w:id="16179" w:author="PR Preview" w:date="2026-01-01T00:00:00Z">
        <w:r>
          <w:rPr>
            <w:b/>
            <w:bCs/>
          </w:rPr>
          <w:t xml:space="preserve">matrices)</w:t>
        </w:r>
      </w:ins>
      <w:ins w:id="16180" w:author="PR Preview" w:date="2026-01-01T00:00:00Z">
        <w:r>
          <w:t xml:space="preserve"> </w:t>
        </w:r>
      </w:ins>
      <w:ins w:id="16181" w:author="PR Preview" w:date="2026-01-01T00:00:00Z">
        <w:r>
          <w:t xml:space="preserve"> </w:t>
        </w:r>
      </w:ins>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7"/>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7"/>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9"/>
    <w:bookmarkStart w:id="610" w:name="thm-schur-test"/>
    <w:p>
      <w:pPr>
        <w:pStyle w:val="FirstParagraph"/>
      </w:pPr>
      <w:del w:id="16182" w:author="PR Preview" w:date="2026-01-01T00:00:00Z">
        <w:r>
          <w:rPr>
            <w:b/>
            <w:bCs/>
          </w:rPr>
          <w:delText xml:space="preserve">Theorem 111 (Schur complement test)</w:delText>
        </w:r>
      </w:del>
      <w:del w:id="16183" w:author="PR Preview" w:date="2026-01-01T00:00:00Z">
        <w:r>
          <w:delText xml:space="preserve"> </w:delText>
        </w:r>
      </w:del>
      <w:del w:id="16184" w:author="PR Preview" w:date="2026-01-01T00:00:00Z">
        <w:r>
          <w:delText xml:space="preserve">Let</w:delText>
        </w:r>
      </w:del>
      <w:del w:id="16185"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del w:id="16186" w:author="PR Preview" w:date="2026-01-01T00:00:00Z">
        <w:r>
          <w:delText xml:space="preserve"> </w:delText>
        </w:r>
      </w:del>
      <w:del w:id="16187" w:author="PR Preview" w:date="2026-01-01T00:00:00Z">
        <w:r>
          <w:delText xml:space="preserve">be as in</w:delText>
        </w:r>
      </w:del>
      <w:del w:id="16188" w:author="PR Preview" w:date="2026-01-01T00:00:00Z">
        <w:r>
          <w:delText xml:space="preserve"> </w:delText>
        </w:r>
      </w:del>
      <w:hyperlink w:anchor="thm-block-quadratic">
        <w:del w:id="16189" w:author="PR Preview" w:date="2026-01-01T00:00:00Z">
          <w:r>
            <w:rPr>
              <w:rStyle w:val="Hyperlink"/>
            </w:rPr>
            <w:delText xml:space="preserve">Theorem 110</w:delText>
          </w:r>
        </w:del>
      </w:hyperlink>
      <w:del w:id="16190" w:author="PR Preview" w:date="2026-01-01T00:00:00Z">
        <w:r>
          <w:delText xml:space="preserve">.</w:delText>
        </w:r>
      </w:del>
      <w:del w:id="16191" w:author="PR Preview" w:date="2026-01-01T00:00:00Z">
        <w:r>
          <w:delText xml:space="preserve"> </w:delText>
        </w:r>
      </w:del>
      <w:del w:id="16192" w:author="PR Preview" w:date="2026-01-01T00:00:00Z">
        <w:r>
          <w:delText xml:space="preserve">Then</w:delText>
        </w:r>
      </w:del>
      <w:del w:id="16193" w:author="PR Preview" w:date="2026-01-01T00:00:00Z">
        <w:r>
          <w:delText xml:space="preserve"> </w:delText>
        </w:r>
      </w:del>
      <m:oMath>
        <m:r>
          <m:rPr>
            <m:sty m:val="bi"/>
          </m:rPr>
          <m:t>X</m:t>
        </m:r>
      </m:oMath>
      <w:del w:id="16194" w:author="PR Preview" w:date="2026-01-01T00:00:00Z">
        <w:r>
          <w:delText xml:space="preserve"> </w:delText>
        </w:r>
      </w:del>
      <w:del w:id="16195" w:author="PR Preview" w:date="2026-01-01T00:00:00Z">
        <w:r>
          <w:delText xml:space="preserve">is positive definite (</w:delText>
        </w:r>
      </w:del>
      <w:hyperlink w:anchor="def-positive-definite">
        <w:del w:id="16196" w:author="PR Preview" w:date="2026-01-01T00:00:00Z">
          <w:r>
            <w:rPr>
              <w:rStyle w:val="Hyperlink"/>
            </w:rPr>
            <w:delText xml:space="preserve">Definition 86</w:delText>
          </w:r>
        </w:del>
      </w:hyperlink>
      <w:del w:id="16197" w:author="PR Preview" w:date="2026-01-01T00:00:00Z">
        <w:r>
          <w:delText xml:space="preserve">)</w:delText>
        </w:r>
      </w:del>
      <w:del w:id="16198" w:author="PR Preview" w:date="2026-01-01T00:00:00Z">
        <w:r>
          <w:delText xml:space="preserve"> </w:delText>
        </w:r>
      </w:del>
      <w:del w:id="16199" w:author="PR Preview" w:date="2026-01-01T00:00:00Z">
        <w:r>
          <w:delText xml:space="preserve">exactly when</w:delText>
        </w:r>
      </w:del>
      <w:del w:id="16200" w:author="PR Preview" w:date="2026-01-01T00:00:00Z">
        <w:r>
          <w:delText xml:space="preserve"> </w:delText>
        </w:r>
      </w:del>
      <m:oMath>
        <m:r>
          <m:rPr>
            <m:sty m:val="bi"/>
          </m:rPr>
          <m:t>A</m:t>
        </m:r>
      </m:oMath>
      <w:del w:id="16201" w:author="PR Preview" w:date="2026-01-01T00:00:00Z">
        <w:r>
          <w:delText xml:space="preserve"> </w:delText>
        </w:r>
      </w:del>
      <w:del w:id="16202" w:author="PR Preview" w:date="2026-01-01T00:00:00Z">
        <w:r>
          <w:delText xml:space="preserve">is positive definite</w:delText>
        </w:r>
      </w:del>
      <w:del w:id="16203" w:author="PR Preview" w:date="2026-01-01T00:00:00Z">
        <w:r>
          <w:delText xml:space="preserve"> </w:delText>
        </w:r>
      </w:del>
      <w:del w:id="16204" w:author="PR Preview" w:date="2026-01-01T00:00:00Z">
        <w:r>
          <w:delText xml:space="preserve">and its Schur complement</w:delText>
        </w:r>
      </w:del>
      <w:del w:id="16205" w:author="PR Preview" w:date="2026-01-01T00:00:00Z">
        <w:r>
          <w:delText xml:space="preserve"> </w:delText>
        </w:r>
      </w:del>
      <m:oMath>
        <m:r>
          <m:rPr>
            <m:sty m:val="bi"/>
          </m:rPr>
          <m:t>S</m:t>
        </m:r>
      </m:oMath>
      <w:del w:id="16206" w:author="PR Preview" w:date="2026-01-01T00:00:00Z">
        <w:r>
          <w:delText xml:space="preserve"> </w:delText>
        </w:r>
      </w:del>
      <w:del w:id="16207" w:author="PR Preview" w:date="2026-01-01T00:00:00Z">
        <w:r>
          <w:delText xml:space="preserve">(</w:delText>
        </w:r>
      </w:del>
      <w:hyperlink w:anchor="def-schur-complement">
        <w:del w:id="16208" w:author="PR Preview" w:date="2026-01-01T00:00:00Z">
          <w:r>
            <w:rPr>
              <w:rStyle w:val="Hyperlink"/>
            </w:rPr>
            <w:delText xml:space="preserve">Definition 102</w:delText>
          </w:r>
        </w:del>
      </w:hyperlink>
      <w:del w:id="16209" w:author="PR Preview" w:date="2026-01-01T00:00:00Z">
        <w:r>
          <w:delText xml:space="preserve">) is positive definite.</w:delText>
        </w:r>
      </w:del>
    </w:p>
    <w:p>
      <w:pPr>
        <w:pStyle w:val="BodyText"/>
      </w:pPr>
      <w:del w:id="16210" w:author="PR Preview" w:date="2026-01-01T00:00:00Z">
        <w:r>
          <w:rPr>
            <w:i/>
            <w:iCs/>
          </w:rPr>
          <w:delText xml:space="preserve">Proof</w:delText>
        </w:r>
      </w:del>
      <w:del w:id="16211" w:author="PR Preview" w:date="2026-01-01T00:00:00Z">
        <w:r>
          <w:delText xml:space="preserve">. </w:delText>
        </w:r>
      </w:del>
      <w:del w:id="16212" w:author="PR Preview" w:date="2026-01-01T00:00:00Z">
        <w:r>
          <w:rPr>
            <w:b/>
            <w:bCs/>
          </w:rPr>
          <w:delText xml:space="preserve">If.</w:delText>
        </w:r>
      </w:del>
      <w:del w:id="16213" w:author="PR Preview" w:date="2026-01-01T00:00:00Z">
        <w:r>
          <w:delText xml:space="preserve"> </w:delText>
        </w:r>
      </w:del>
      <m:oMath>
        <m:r>
          <m:rPr>
            <m:sty m:val="bi"/>
          </m:rPr>
          <m:t>A</m:t>
        </m:r>
      </m:oMath>
      <w:del w:id="16214" w:author="PR Preview" w:date="2026-01-01T00:00:00Z">
        <w:r>
          <w:delText xml:space="preserve"> </w:delText>
        </w:r>
      </w:del>
      <w:del w:id="16215" w:author="PR Preview" w:date="2026-01-01T00:00:00Z">
        <w:r>
          <w:delText xml:space="preserve">is positive definite, so invertible (</w:delText>
        </w:r>
      </w:del>
      <w:hyperlink w:anchor="thm-pd-inverse">
        <w:del w:id="16216" w:author="PR Preview" w:date="2026-01-01T00:00:00Z">
          <w:r>
            <w:rPr>
              <w:rStyle w:val="Hyperlink"/>
            </w:rPr>
            <w:delText xml:space="preserve">Theorem 74</w:delText>
          </w:r>
        </w:del>
      </w:hyperlink>
      <w:del w:id="16217" w:author="PR Preview" w:date="2026-01-01T00:00:00Z">
        <w:r>
          <w:delText xml:space="preserve">), and</w:delText>
        </w:r>
      </w:del>
      <w:del w:id="16218" w:author="PR Preview" w:date="2026-01-01T00:00:00Z">
        <w:r>
          <w:delText xml:space="preserve"> </w:delText>
        </w:r>
      </w:del>
      <m:oMath>
        <m:r>
          <m:rPr>
            <m:sty m:val="bi"/>
          </m:rPr>
          <m:t>S</m:t>
        </m:r>
      </m:oMath>
      <w:del w:id="16219" w:author="PR Preview" w:date="2026-01-01T00:00:00Z">
        <w:r>
          <w:delText xml:space="preserve"> </w:delText>
        </w:r>
      </w:del>
      <w:del w:id="16220" w:author="PR Preview" w:date="2026-01-01T00:00:00Z">
        <w:r>
          <w:delText xml:space="preserve">is defined.</w:delText>
        </w:r>
      </w:del>
      <w:del w:id="16221" w:author="PR Preview" w:date="2026-01-01T00:00:00Z">
        <w:r>
          <w:delText xml:space="preserve"> </w:delText>
        </w:r>
      </w:del>
      <m:oMath>
        <m:r>
          <m:rPr>
            <m:sty m:val="bi"/>
          </m:rPr>
          <m:t>X</m:t>
        </m:r>
      </m:oMath>
      <w:del w:id="16222" w:author="PR Preview" w:date="2026-01-01T00:00:00Z">
        <w:r>
          <w:delText xml:space="preserve"> </w:delText>
        </w:r>
      </w:del>
      <w:del w:id="16223" w:author="PR Preview" w:date="2026-01-01T00:00:00Z">
        <w:r>
          <w:delText xml:space="preserve">is symmetric.</w:delText>
        </w:r>
      </w:del>
      <w:del w:id="16224" w:author="PR Preview" w:date="2026-01-01T00:00:00Z">
        <w:r>
          <w:delText xml:space="preserve"> </w:delText>
        </w:r>
      </w:del>
      <w:del w:id="16225" w:author="PR Preview" w:date="2026-01-01T00:00:00Z">
        <w:r>
          <w:delText xml:space="preserve">Let</w:delText>
        </w:r>
      </w:del>
      <w:del w:id="16226"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16227" w:author="PR Preview" w:date="2026-01-01T00:00:00Z">
        <w:r>
          <w:delText xml:space="preserve"> </w:delText>
        </w:r>
      </w:del>
      <w:del w:id="16228" w:author="PR Preview" w:date="2026-01-01T00:00:00Z">
        <w:r>
          <w:delText xml:space="preserve">and</w:delText>
        </w:r>
      </w:del>
      <w:del w:id="16229" w:author="PR Preview" w:date="2026-01-01T00:00:00Z">
        <w:r>
          <w:delText xml:space="preserve"> </w:delText>
        </w:r>
      </w:del>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del w:id="16230" w:author="PR Preview" w:date="2026-01-01T00:00:00Z">
        <w:r>
          <w:delText xml:space="preserve">.</w:delText>
        </w:r>
      </w:del>
      <w:del w:id="16231" w:author="PR Preview" w:date="2026-01-01T00:00:00Z">
        <w:r>
          <w:delText xml:space="preserve"> </w:delText>
        </w:r>
      </w:del>
      <w:del w:id="16232" w:author="PR Preview" w:date="2026-01-01T00:00:00Z">
        <w:r>
          <w:delText xml:space="preserve">By</w:delText>
        </w:r>
      </w:del>
      <w:del w:id="16233" w:author="PR Preview" w:date="2026-01-01T00:00:00Z">
        <w:r>
          <w:delText xml:space="preserve"> </w:delText>
        </w:r>
      </w:del>
      <w:hyperlink w:anchor="thm-block-quadratic">
        <w:del w:id="16234" w:author="PR Preview" w:date="2026-01-01T00:00:00Z">
          <w:r>
            <w:rPr>
              <w:rStyle w:val="Hyperlink"/>
            </w:rPr>
            <w:delText xml:space="preserve">Theorem 110</w:delText>
          </w:r>
        </w:del>
      </w:hyperlink>
      <w:del w:id="16235" w:author="PR Preview" w:date="2026-01-01T00:00:00Z">
        <w:r>
          <w:delText xml:space="preserve">,</w:delText>
        </w:r>
      </w:del>
      <w:del w:id="16236"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del w:id="16237" w:author="PR Preview" w:date="2026-01-01T00:00:00Z">
        <w:r>
          <w:delText xml:space="preserve">,</w:delText>
        </w:r>
      </w:del>
      <w:del w:id="16238" w:author="PR Preview" w:date="2026-01-01T00:00:00Z">
        <w:r>
          <w:delText xml:space="preserve"> </w:delText>
        </w:r>
      </w:del>
      <w:del w:id="16239" w:author="PR Preview" w:date="2026-01-01T00:00:00Z">
        <w:r>
          <w:delText xml:space="preserve">and both terms are at least</w:delText>
        </w:r>
      </w:del>
      <w:del w:id="16240" w:author="PR Preview" w:date="2026-01-01T00:00:00Z">
        <w:r>
          <w:delText xml:space="preserve"> </w:delText>
        </w:r>
      </w:del>
      <m:oMath>
        <m:r>
          <m:t>0</m:t>
        </m:r>
      </m:oMath>
      <w:del w:id="16241" w:author="PR Preview" w:date="2026-01-01T00:00:00Z">
        <w:r>
          <w:delText xml:space="preserve">.</w:delText>
        </w:r>
      </w:del>
      <w:del w:id="16242" w:author="PR Preview" w:date="2026-01-01T00:00:00Z">
        <w:r>
          <w:delText xml:space="preserve"> </w:delText>
        </w:r>
      </w:del>
      <w:del w:id="16243" w:author="PR Preview" w:date="2026-01-01T00:00:00Z">
        <w:r>
          <w:delText xml:space="preserve">If</w:delText>
        </w:r>
      </w:del>
      <w:del w:id="16244" w:author="PR Preview" w:date="2026-01-01T00:00:00Z">
        <w:r>
          <w:delText xml:space="preserve"> </w:delText>
        </w:r>
      </w:del>
      <m:oMath>
        <m:acc>
          <m:accPr>
            <m:chr m:val="̃"/>
          </m:accPr>
          <m:e>
            <m:r>
              <m:t>w</m:t>
            </m:r>
          </m:e>
        </m:acc>
        <m:r>
          <m:rPr>
            <m:sty m:val="p"/>
          </m:rPr>
          <m:t>≠</m:t>
        </m:r>
        <m:acc>
          <m:accPr>
            <m:chr m:val="̃"/>
          </m:accPr>
          <m:e>
            <m:r>
              <m:t>0</m:t>
            </m:r>
          </m:e>
        </m:acc>
      </m:oMath>
      <w:del w:id="16245" w:author="PR Preview" w:date="2026-01-01T00:00:00Z">
        <w:r>
          <w:delText xml:space="preserve">, the second term is positive.</w:delText>
        </w:r>
      </w:del>
      <w:del w:id="16246" w:author="PR Preview" w:date="2026-01-01T00:00:00Z">
        <w:r>
          <w:delText xml:space="preserve"> </w:delText>
        </w:r>
      </w:del>
      <w:del w:id="16247" w:author="PR Preview" w:date="2026-01-01T00:00:00Z">
        <w:r>
          <w:delText xml:space="preserve">If</w:delText>
        </w:r>
      </w:del>
      <w:del w:id="16248" w:author="PR Preview" w:date="2026-01-01T00:00:00Z">
        <w:r>
          <w:delText xml:space="preserve"> </w:delText>
        </w:r>
      </w:del>
      <m:oMath>
        <m:acc>
          <m:accPr>
            <m:chr m:val="̃"/>
          </m:accPr>
          <m:e>
            <m:r>
              <m:t>w</m:t>
            </m:r>
          </m:e>
        </m:acc>
        <m:r>
          <m:rPr>
            <m:sty m:val="p"/>
          </m:rPr>
          <m:t>=</m:t>
        </m:r>
        <m:acc>
          <m:accPr>
            <m:chr m:val="̃"/>
          </m:accPr>
          <m:e>
            <m:r>
              <m:t>0</m:t>
            </m:r>
          </m:e>
        </m:acc>
      </m:oMath>
      <w:del w:id="16249" w:author="PR Preview" w:date="2026-01-01T00:00:00Z">
        <w:r>
          <w:delText xml:space="preserve">, then</w:delText>
        </w:r>
      </w:del>
      <w:del w:id="16250" w:author="PR Preview" w:date="2026-01-01T00:00:00Z">
        <w:r>
          <w:delText xml:space="preserve"> </w:delText>
        </w:r>
      </w:del>
      <m:oMath>
        <m:acc>
          <m:accPr>
            <m:chr m:val="̃"/>
          </m:accPr>
          <m:e>
            <m:r>
              <m:t>u</m:t>
            </m:r>
          </m:e>
        </m:acc>
        <m:r>
          <m:rPr>
            <m:sty m:val="p"/>
          </m:rPr>
          <m:t>≠</m:t>
        </m:r>
        <m:acc>
          <m:accPr>
            <m:chr m:val="̃"/>
          </m:accPr>
          <m:e>
            <m:r>
              <m:t>0</m:t>
            </m:r>
          </m:e>
        </m:acc>
      </m:oMath>
      <w:del w:id="16251" w:author="PR Preview" w:date="2026-01-01T00:00:00Z">
        <w:r>
          <w:delText xml:space="preserve"> </w:delText>
        </w:r>
      </w:del>
      <w:del w:id="16252" w:author="PR Preview" w:date="2026-01-01T00:00:00Z">
        <w:r>
          <w:delText xml:space="preserve">and</w:delText>
        </w:r>
      </w:del>
      <w:del w:id="16253" w:author="PR Preview" w:date="2026-01-01T00:00:00Z">
        <w:r>
          <w:delText xml:space="preserve"> </w:delText>
        </w:r>
      </w:del>
      <m:oMath>
        <m:acc>
          <m:accPr>
            <m:chr m:val="̃"/>
          </m:accPr>
          <m:e>
            <m:r>
              <m:t>z</m:t>
            </m:r>
          </m:e>
        </m:acc>
        <m:r>
          <m:rPr>
            <m:sty m:val="p"/>
          </m:rPr>
          <m:t>=</m:t>
        </m:r>
        <m:acc>
          <m:accPr>
            <m:chr m:val="̃"/>
          </m:accPr>
          <m:e>
            <m:r>
              <m:t>u</m:t>
            </m:r>
          </m:e>
        </m:acc>
      </m:oMath>
      <w:del w:id="16254" w:author="PR Preview" w:date="2026-01-01T00:00:00Z">
        <w:r>
          <w:delText xml:space="preserve">, so the first term is positive.</w:delText>
        </w:r>
      </w:del>
      <w:del w:id="16255" w:author="PR Preview" w:date="2026-01-01T00:00:00Z">
        <w:r>
          <w:delText xml:space="preserve"> </w:delText>
        </w:r>
      </w:del>
      <w:del w:id="16256" w:author="PR Preview" w:date="2026-01-01T00:00:00Z">
        <w:r>
          <w:delText xml:space="preserve">Either way</w:delText>
        </w:r>
      </w:del>
      <w:del w:id="16257" w:author="PR Preview" w:date="2026-01-01T00:00:00Z">
        <w:r>
          <w:delText xml:space="preserve"> </w:delText>
        </w:r>
      </w:del>
      <m:oMath>
        <m:sSup>
          <m:e>
            <m:acc>
              <m:accPr>
                <m:chr m:val="̃"/>
              </m:accPr>
              <m:e>
                <m:r>
                  <m:t>v</m:t>
                </m:r>
              </m:e>
            </m:acc>
          </m:e>
          <m:sup>
            <m:r>
              <m:rPr>
                <m:sty m:val="p"/>
              </m:rPr>
              <m:t>⊤</m:t>
            </m:r>
          </m:sup>
        </m:sSup>
        <m:r>
          <m:rPr>
            <m:sty m:val="bi"/>
          </m:rPr>
          <m:t>X</m:t>
        </m:r>
        <m:acc>
          <m:accPr>
            <m:chr m:val="̃"/>
          </m:accPr>
          <m:e>
            <m:r>
              <m:t>v</m:t>
            </m:r>
          </m:e>
        </m:acc>
        <m:r>
          <m:rPr>
            <m:sty m:val="p"/>
          </m:rPr>
          <m:t>&gt;</m:t>
        </m:r>
        <m:r>
          <m:t>0</m:t>
        </m:r>
      </m:oMath>
      <w:del w:id="16258" w:author="PR Preview" w:date="2026-01-01T00:00:00Z">
        <w:r>
          <w:delText xml:space="preserve">.</w:delText>
        </w:r>
      </w:del>
    </w:p>
    <w:p>
      <w:pPr>
        <w:pStyle w:val="BodyText"/>
      </w:pPr>
      <w:del w:id="16259" w:author="PR Preview" w:date="2026-01-01T00:00:00Z">
        <w:r>
          <w:rPr>
            <w:b/>
            <w:bCs/>
          </w:rPr>
          <w:delText xml:space="preserve">Only if.</w:delText>
        </w:r>
      </w:del>
      <w:del w:id="16260" w:author="PR Preview" w:date="2026-01-01T00:00:00Z">
        <w:r>
          <w:delText xml:space="preserve"> </w:delText>
        </w:r>
      </w:del>
      <m:oMath>
        <m:r>
          <m:rPr>
            <m:sty m:val="bi"/>
          </m:rPr>
          <m:t>A</m:t>
        </m:r>
      </m:oMath>
      <w:del w:id="16261" w:author="PR Preview" w:date="2026-01-01T00:00:00Z">
        <w:r>
          <w:delText xml:space="preserve"> </w:delText>
        </w:r>
      </w:del>
      <w:del w:id="16262" w:author="PR Preview" w:date="2026-01-01T00:00:00Z">
        <w:r>
          <w:delText xml:space="preserve">is the top-left</w:delText>
        </w:r>
      </w:del>
      <w:del w:id="16263" w:author="PR Preview" w:date="2026-01-01T00:00:00Z">
        <w:r>
          <w:delText xml:space="preserve"> </w:delText>
        </w:r>
      </w:del>
      <m:oMath>
        <m:r>
          <m:t>k</m:t>
        </m:r>
        <m:r>
          <m:rPr>
            <m:sty m:val="p"/>
          </m:rPr>
          <m:t>×</m:t>
        </m:r>
        <m:r>
          <m:t>k</m:t>
        </m:r>
      </m:oMath>
      <w:del w:id="16264" w:author="PR Preview" w:date="2026-01-01T00:00:00Z">
        <w:r>
          <w:delText xml:space="preserve"> </w:delText>
        </w:r>
      </w:del>
      <w:del w:id="16265" w:author="PR Preview" w:date="2026-01-01T00:00:00Z">
        <w:r>
          <w:delText xml:space="preserve">block of</w:delText>
        </w:r>
      </w:del>
      <w:del w:id="16266" w:author="PR Preview" w:date="2026-01-01T00:00:00Z">
        <w:r>
          <w:delText xml:space="preserve"> </w:delText>
        </w:r>
      </w:del>
      <m:oMath>
        <m:r>
          <m:rPr>
            <m:sty m:val="bi"/>
          </m:rPr>
          <m:t>X</m:t>
        </m:r>
      </m:oMath>
      <w:del w:id="16267" w:author="PR Preview" w:date="2026-01-01T00:00:00Z">
        <w:r>
          <w:delText xml:space="preserve">, so it is positive definite (</w:delText>
        </w:r>
      </w:del>
      <w:hyperlink w:anchor="thm-pd-submatrix">
        <w:del w:id="16268" w:author="PR Preview" w:date="2026-01-01T00:00:00Z">
          <w:r>
            <w:rPr>
              <w:rStyle w:val="Hyperlink"/>
            </w:rPr>
            <w:delText xml:space="preserve">Theorem 109</w:delText>
          </w:r>
        </w:del>
      </w:hyperlink>
      <w:del w:id="16269" w:author="PR Preview" w:date="2026-01-01T00:00:00Z">
        <w:r>
          <w:delText xml:space="preserve">),</w:delText>
        </w:r>
      </w:del>
      <w:del w:id="16270" w:author="PR Preview" w:date="2026-01-01T00:00:00Z">
        <w:r>
          <w:delText xml:space="preserve"> </w:delText>
        </w:r>
      </w:del>
      <w:del w:id="16271" w:author="PR Preview" w:date="2026-01-01T00:00:00Z">
        <w:r>
          <w:delText xml:space="preserve">and invertible (</w:delText>
        </w:r>
      </w:del>
      <w:hyperlink w:anchor="thm-pd-inverse">
        <w:del w:id="16272" w:author="PR Preview" w:date="2026-01-01T00:00:00Z">
          <w:r>
            <w:rPr>
              <w:rStyle w:val="Hyperlink"/>
            </w:rPr>
            <w:delText xml:space="preserve">Theorem 74</w:delText>
          </w:r>
        </w:del>
      </w:hyperlink>
      <w:del w:id="16273" w:author="PR Preview" w:date="2026-01-01T00:00:00Z">
        <w:r>
          <w:delText xml:space="preserve">).</w:delText>
        </w:r>
      </w:del>
      <w:del w:id="16274" w:author="PR Preview" w:date="2026-01-01T00:00:00Z">
        <w:r>
          <w:delText xml:space="preserve"> </w:delText>
        </w:r>
      </w:del>
      <m:oMath>
        <m:r>
          <m:rPr>
            <m:sty m:val="bi"/>
          </m:rPr>
          <m:t>S</m:t>
        </m:r>
      </m:oMath>
      <w:del w:id="16275" w:author="PR Preview" w:date="2026-01-01T00:00:00Z">
        <w:r>
          <w:delText xml:space="preserve"> </w:delText>
        </w:r>
      </w:del>
      <w:del w:id="16276" w:author="PR Preview" w:date="2026-01-01T00:00:00Z">
        <w:r>
          <w:delText xml:space="preserve">is symmetric:</w:delText>
        </w:r>
      </w:del>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16277" w:author="PR Preview" w:date="2026-01-01T00:00:00Z">
        <w:r>
          <w:delText xml:space="preserve">(</w:delText>
        </w:r>
      </w:del>
      <w:hyperlink w:anchor="thm-transpose-product">
        <w:del w:id="16278" w:author="PR Preview" w:date="2026-01-01T00:00:00Z">
          <w:r>
            <w:rPr>
              <w:rStyle w:val="Hyperlink"/>
            </w:rPr>
            <w:delText xml:space="preserve">Theorem 19</w:delText>
          </w:r>
        </w:del>
      </w:hyperlink>
      <w:del w:id="16279" w:author="PR Preview" w:date="2026-01-01T00:00:00Z">
        <w:r>
          <w:delText xml:space="preserve">,</w:delText>
        </w:r>
      </w:del>
      <w:del w:id="16280" w:author="PR Preview" w:date="2026-01-01T00:00:00Z">
        <w:r>
          <w:delText xml:space="preserve"> </w:delText>
        </w:r>
      </w:del>
      <w:hyperlink w:anchor="def-matrix-transpose">
        <w:del w:id="16281" w:author="PR Preview" w:date="2026-01-01T00:00:00Z">
          <w:r>
            <w:rPr>
              <w:rStyle w:val="Hyperlink"/>
            </w:rPr>
            <w:delText xml:space="preserve">Definition 20</w:delText>
          </w:r>
        </w:del>
      </w:hyperlink>
      <w:del w:id="16282" w:author="PR Preview" w:date="2026-01-01T00:00:00Z">
        <w:r>
          <w:delText xml:space="preserve"> </w:delText>
        </w:r>
      </w:del>
      <w:del w:id="16283" w:author="PR Preview" w:date="2026-01-01T00:00:00Z">
        <w:r>
          <w:delText xml:space="preserve">for</w:delText>
        </w:r>
      </w:del>
      <w:del w:id="16284"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16285" w:author="PR Preview" w:date="2026-01-01T00:00:00Z">
        <w:r>
          <w:delText xml:space="preserve">,</w:delText>
        </w:r>
      </w:del>
      <w:del w:id="16286" w:author="PR Preview" w:date="2026-01-01T00:00:00Z">
        <w:r>
          <w:delText xml:space="preserve"> </w:delText>
        </w:r>
      </w:del>
      <w:hyperlink w:anchor="cor-inverse-symmetric">
        <w:del w:id="16287" w:author="PR Preview" w:date="2026-01-01T00:00:00Z">
          <w:r>
            <w:rPr>
              <w:rStyle w:val="Hyperlink"/>
            </w:rPr>
            <w:delText xml:space="preserve">Corollary 6</w:delText>
          </w:r>
        </w:del>
      </w:hyperlink>
      <w:del w:id="16288" w:author="PR Preview" w:date="2026-01-01T00:00:00Z">
        <w:r>
          <w:delText xml:space="preserve">),</w:delText>
        </w:r>
      </w:del>
      <w:del w:id="16289" w:author="PR Preview" w:date="2026-01-01T00:00:00Z">
        <w:r>
          <w:delText xml:space="preserve"> </w:delText>
        </w:r>
      </w:del>
      <w:del w:id="16290" w:author="PR Preview" w:date="2026-01-01T00:00:00Z">
        <w:r>
          <w:delText xml:space="preserve">and</w:delText>
        </w:r>
      </w:del>
      <w:del w:id="16291" w:author="PR Preview" w:date="2026-01-01T00:00:00Z">
        <w:r>
          <w:delText xml:space="preserve"> </w:delText>
        </w:r>
      </w:del>
      <m:oMath>
        <m:r>
          <m:rPr>
            <m:sty m:val="bi"/>
          </m:rPr>
          <m:t>C</m:t>
        </m:r>
      </m:oMath>
      <w:del w:id="16292" w:author="PR Preview" w:date="2026-01-01T00:00:00Z">
        <w:r>
          <w:delText xml:space="preserve"> </w:delText>
        </w:r>
      </w:del>
      <w:del w:id="16293" w:author="PR Preview" w:date="2026-01-01T00:00:00Z">
        <w:r>
          <w:delText xml:space="preserve">is symmetric,</w:delText>
        </w:r>
      </w:del>
      <w:del w:id="16294" w:author="PR Preview" w:date="2026-01-01T00:00:00Z">
        <w:r>
          <w:delText xml:space="preserve"> </w:delText>
        </w:r>
      </w:del>
      <w:del w:id="16295" w:author="PR Preview" w:date="2026-01-01T00:00:00Z">
        <w:r>
          <w:delText xml:space="preserve">so</w:delText>
        </w:r>
      </w:del>
      <w:del w:id="16296"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16297" w:author="PR Preview" w:date="2026-01-01T00:00:00Z">
        <w:r>
          <w:delText xml:space="preserve"> </w:delText>
        </w:r>
      </w:del>
      <w:del w:id="16298" w:author="PR Preview" w:date="2026-01-01T00:00:00Z">
        <w:r>
          <w:delText xml:space="preserve">is symmetric</w:delText>
        </w:r>
      </w:del>
      <w:del w:id="16299" w:author="PR Preview" w:date="2026-01-01T00:00:00Z">
        <w:r>
          <w:delText xml:space="preserve"> </w:delText>
        </w:r>
      </w:del>
      <w:del w:id="16300" w:author="PR Preview" w:date="2026-01-01T00:00:00Z">
        <w:r>
          <w:delText xml:space="preserve">(the transpose of a difference is the difference of the transposes, entry by entry,</w:delText>
        </w:r>
      </w:del>
      <w:del w:id="16301" w:author="PR Preview" w:date="2026-01-01T00:00:00Z">
        <w:r>
          <w:delText xml:space="preserve"> </w:delText>
        </w:r>
      </w:del>
      <w:hyperlink w:anchor="def-matrix-transpose">
        <w:del w:id="16302" w:author="PR Preview" w:date="2026-01-01T00:00:00Z">
          <w:r>
            <w:rPr>
              <w:rStyle w:val="Hyperlink"/>
            </w:rPr>
            <w:delText xml:space="preserve">Definition 20</w:delText>
          </w:r>
        </w:del>
      </w:hyperlink>
      <w:del w:id="16303" w:author="PR Preview" w:date="2026-01-01T00:00:00Z">
        <w:r>
          <w:delText xml:space="preserve">).</w:delText>
        </w:r>
      </w:del>
      <w:del w:id="16304" w:author="PR Preview" w:date="2026-01-01T00:00:00Z">
        <w:r>
          <w:delText xml:space="preserve"> </w:delText>
        </w:r>
      </w:del>
      <w:del w:id="16305" w:author="PR Preview" w:date="2026-01-01T00:00:00Z">
        <w:r>
          <w:delText xml:space="preserve">For</w:delText>
        </w:r>
      </w:del>
      <w:del w:id="16306" w:author="PR Preview" w:date="2026-01-01T00:00:00Z">
        <w:r>
          <w:delText xml:space="preserve"> </w:delText>
        </w:r>
      </w:del>
      <m:oMath>
        <m:acc>
          <m:accPr>
            <m:chr m:val="̃"/>
          </m:accPr>
          <m:e>
            <m:r>
              <m:t>w</m:t>
            </m:r>
          </m:e>
        </m:acc>
        <m:r>
          <m:rPr>
            <m:sty m:val="p"/>
          </m:rPr>
          <m:t>≠</m:t>
        </m:r>
        <m:acc>
          <m:accPr>
            <m:chr m:val="̃"/>
          </m:accPr>
          <m:e>
            <m:r>
              <m:t>0</m:t>
            </m:r>
          </m:e>
        </m:acc>
      </m:oMath>
      <w:del w:id="16307" w:author="PR Preview" w:date="2026-01-01T00:00:00Z">
        <w:r>
          <w:delText xml:space="preserve">, take</w:delText>
        </w:r>
      </w:del>
      <w:del w:id="16308" w:author="PR Preview" w:date="2026-01-01T00:00:00Z">
        <w:r>
          <w:delText xml:space="preserve"> </w:delText>
        </w:r>
      </w:del>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del w:id="16309" w:author="PR Preview" w:date="2026-01-01T00:00:00Z">
        <w:r>
          <w:delText xml:space="preserve">, so</w:delText>
        </w:r>
      </w:del>
      <w:del w:id="16310" w:author="PR Preview" w:date="2026-01-01T00:00:00Z">
        <w:r>
          <w:delText xml:space="preserve"> </w:delText>
        </w:r>
      </w:del>
      <m:oMath>
        <m:acc>
          <m:accPr>
            <m:chr m:val="̃"/>
          </m:accPr>
          <m:e>
            <m:r>
              <m:t>z</m:t>
            </m:r>
          </m:e>
        </m:acc>
        <m:r>
          <m:rPr>
            <m:sty m:val="p"/>
          </m:rPr>
          <m:t>=</m:t>
        </m:r>
        <m:acc>
          <m:accPr>
            <m:chr m:val="̃"/>
          </m:accPr>
          <m:e>
            <m:r>
              <m:t>0</m:t>
            </m:r>
          </m:e>
        </m:acc>
      </m:oMath>
      <w:del w:id="16311" w:author="PR Preview" w:date="2026-01-01T00:00:00Z">
        <w:r>
          <w:delText xml:space="preserve"> </w:delText>
        </w:r>
      </w:del>
      <w:del w:id="16312" w:author="PR Preview" w:date="2026-01-01T00:00:00Z">
        <w:r>
          <w:delText xml:space="preserve">and</w:delText>
        </w:r>
      </w:del>
      <w:del w:id="16313" w:author="PR Preview" w:date="2026-01-01T00:00:00Z">
        <w:r>
          <w:delText xml:space="preserve"> </w:delText>
        </w:r>
      </w:del>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del w:id="16314" w:author="PR Preview" w:date="2026-01-01T00:00:00Z">
        <w:r>
          <w:delText xml:space="preserve">; then</w:delText>
        </w:r>
      </w:del>
      <w:del w:id="16315" w:author="PR Preview" w:date="2026-01-01T00:00:00Z">
        <w:r>
          <w:delText xml:space="preserve"> </w:delText>
        </w:r>
      </w:del>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del w:id="16316" w:author="PR Preview" w:date="2026-01-01T00:00:00Z">
        <w:r>
          <w:delText xml:space="preserve"> </w:delText>
        </w:r>
      </w:del>
      <w:del w:id="16317" w:author="PR Preview" w:date="2026-01-01T00:00:00Z">
        <w:r>
          <w:delText xml:space="preserve">(</w:delText>
        </w:r>
      </w:del>
      <w:hyperlink w:anchor="thm-block-quadratic">
        <w:del w:id="16318" w:author="PR Preview" w:date="2026-01-01T00:00:00Z">
          <w:r>
            <w:rPr>
              <w:rStyle w:val="Hyperlink"/>
            </w:rPr>
            <w:delText xml:space="preserve">Theorem 110</w:delText>
          </w:r>
        </w:del>
      </w:hyperlink>
      <w:del w:id="16319" w:author="PR Preview" w:date="2026-01-01T00:00:00Z">
        <w:r>
          <w:delText xml:space="preserve">).</w:delText>
        </w:r>
      </w:del>
    </w:p>
    <w:p>
      <w:pPr>
        <w:pStyle w:val="BodyText"/>
      </w:pPr>
      <w:del w:id="16320" w:author="PR Preview" w:date="2026-01-01T00:00:00Z">
        <w:r>
          <w:rPr>
            <w:b/>
            <w:bCs/>
          </w:rPr>
          <w:delText xml:space="preserve">Example 200 (Testing</w:delText>
        </w:r>
      </w:del>
      <w:del w:id="16321" w:author="PR Preview" w:date="2026-01-01T00:00:00Z">
        <w:r>
          <w:rPr>
            <w:b/>
            <w:bCs/>
          </w:rPr>
          <w:delText xml:space="preserve"> </w:delText>
        </w:r>
      </w:del>
      <m:oMath>
        <m:r>
          <m:t>2</m:t>
        </m:r>
        <m:r>
          <m:rPr>
            <m:sty m:val="p"/>
          </m:rPr>
          <m:t>×</m:t>
        </m:r>
        <m:r>
          <m:t>2</m:t>
        </m:r>
      </m:oMath>
      <w:del w:id="16322" w:author="PR Preview" w:date="2026-01-01T00:00:00Z">
        <w:r>
          <w:rPr>
            <w:b/>
            <w:bCs/>
          </w:rPr>
          <w:delText xml:space="preserve"> </w:delText>
        </w:r>
      </w:del>
      <w:del w:id="16323" w:author="PR Preview" w:date="2026-01-01T00:00:00Z">
        <w:r>
          <w:rPr>
            <w:b/>
            <w:bCs/>
          </w:rPr>
          <w:delText xml:space="preserve">matrices)</w:delText>
        </w:r>
      </w:del>
      <w:del w:id="16324" w:author="PR Preview" w:date="2026-01-01T00:00:00Z">
        <w:r>
          <w:delText xml:space="preserve"> </w:delText>
        </w:r>
      </w:del>
      <w:del w:id="16325" w:author="PR Preview" w:date="2026-01-01T00:00:00Z">
        <w:r>
          <w:delText xml:space="preserve">A symmetric</w:delText>
        </w:r>
      </w:del>
      <w:del w:id="16326"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del w:id="16327" w:author="PR Preview" w:date="2026-01-01T00:00:00Z">
        <w:r>
          <w:delText xml:space="preserve"> </w:delText>
        </w:r>
      </w:del>
      <w:del w:id="16328" w:author="PR Preview" w:date="2026-01-01T00:00:00Z">
        <w:r>
          <w:delText xml:space="preserve">is positive definite</w:delText>
        </w:r>
      </w:del>
      <w:del w:id="16329" w:author="PR Preview" w:date="2026-01-01T00:00:00Z">
        <w:r>
          <w:delText xml:space="preserve"> </w:delText>
        </w:r>
      </w:del>
      <w:del w:id="16330" w:author="PR Preview" w:date="2026-01-01T00:00:00Z">
        <w:r>
          <w:delText xml:space="preserve">exactly when</w:delText>
        </w:r>
      </w:del>
      <w:del w:id="16331" w:author="PR Preview" w:date="2026-01-01T00:00:00Z">
        <w:r>
          <w:delText xml:space="preserve"> </w:delText>
        </w:r>
      </w:del>
      <m:oMath>
        <m:r>
          <m:t>a</m:t>
        </m:r>
        <m:r>
          <m:rPr>
            <m:sty m:val="p"/>
          </m:rPr>
          <m:t>&gt;</m:t>
        </m:r>
        <m:r>
          <m:t>0</m:t>
        </m:r>
      </m:oMath>
      <w:del w:id="16332" w:author="PR Preview" w:date="2026-01-01T00:00:00Z">
        <w:r>
          <w:delText xml:space="preserve"> </w:delText>
        </w:r>
      </w:del>
      <w:del w:id="16333" w:author="PR Preview" w:date="2026-01-01T00:00:00Z">
        <w:r>
          <w:delText xml:space="preserve">and</w:delText>
        </w:r>
      </w:del>
      <w:del w:id="16334" w:author="PR Preview" w:date="2026-01-01T00:00:00Z">
        <w:r>
          <w:delText xml:space="preserve"> </w:delText>
        </w:r>
      </w:del>
      <m:oMath>
        <m:r>
          <m:t>c</m:t>
        </m:r>
        <m:r>
          <m:rPr>
            <m:sty m:val="p"/>
          </m:rPr>
          <m:t>−</m:t>
        </m:r>
        <m:f>
          <m:fPr>
            <m:type m:val="lin"/>
          </m:fPr>
          <m:num>
            <m:sSup>
              <m:e>
                <m:r>
                  <m:t>b</m:t>
                </m:r>
              </m:e>
              <m:sup>
                <m:r>
                  <m:t>2</m:t>
                </m:r>
              </m:sup>
            </m:sSup>
          </m:num>
          <m:den>
            <m:r>
              <m:t>a</m:t>
            </m:r>
          </m:den>
        </m:f>
        <m:r>
          <m:rPr>
            <m:sty m:val="p"/>
          </m:rPr>
          <m:t>&gt;</m:t>
        </m:r>
        <m:r>
          <m:t>0</m:t>
        </m:r>
      </m:oMath>
      <w:del w:id="16335" w:author="PR Preview" w:date="2026-01-01T00:00:00Z">
        <w:r>
          <w:delText xml:space="preserve">, that is,</w:delText>
        </w:r>
      </w:del>
      <w:del w:id="16336" w:author="PR Preview" w:date="2026-01-01T00:00:00Z">
        <w:r>
          <w:delText xml:space="preserve"> </w:delText>
        </w:r>
      </w:del>
      <m:oMath>
        <m:r>
          <m:t>a</m:t>
        </m:r>
        <m:r>
          <m:rPr>
            <m:sty m:val="p"/>
          </m:rPr>
          <m:t>&gt;</m:t>
        </m:r>
        <m:r>
          <m:t>0</m:t>
        </m:r>
      </m:oMath>
      <w:del w:id="16337" w:author="PR Preview" w:date="2026-01-01T00:00:00Z">
        <w:r>
          <w:delText xml:space="preserve"> </w:delText>
        </w:r>
      </w:del>
      <w:del w:id="16338" w:author="PR Preview" w:date="2026-01-01T00:00:00Z">
        <w:r>
          <w:delText xml:space="preserve">and</w:delText>
        </w:r>
      </w:del>
      <w:del w:id="16339" w:author="PR Preview" w:date="2026-01-01T00:00:00Z">
        <w:r>
          <w:delText xml:space="preserve"> </w:delText>
        </w:r>
      </w:del>
      <m:oMath>
        <m:r>
          <m:t>a</m:t>
        </m:r>
        <m:r>
          <m:t>c</m:t>
        </m:r>
        <m:r>
          <m:rPr>
            <m:sty m:val="p"/>
          </m:rPr>
          <m:t>&gt;</m:t>
        </m:r>
        <m:sSup>
          <m:e>
            <m:r>
              <m:t>b</m:t>
            </m:r>
          </m:e>
          <m:sup>
            <m:r>
              <m:t>2</m:t>
            </m:r>
          </m:sup>
        </m:sSup>
      </m:oMath>
      <w:del w:id="16340" w:author="PR Preview" w:date="2026-01-01T00:00:00Z">
        <w:r>
          <w:delText xml:space="preserve"> </w:delText>
        </w:r>
      </w:del>
      <w:del w:id="16341" w:author="PR Preview" w:date="2026-01-01T00:00:00Z">
        <w:r>
          <w:delText xml:space="preserve">(a</w:delText>
        </w:r>
      </w:del>
      <w:del w:id="16342" w:author="PR Preview" w:date="2026-01-01T00:00:00Z">
        <w:r>
          <w:delText xml:space="preserve"> </w:delText>
        </w:r>
      </w:del>
      <m:oMath>
        <m:r>
          <m:t>1</m:t>
        </m:r>
        <m:r>
          <m:rPr>
            <m:sty m:val="p"/>
          </m:rPr>
          <m:t>×</m:t>
        </m:r>
        <m:r>
          <m:t>1</m:t>
        </m:r>
      </m:oMath>
      <w:del w:id="16343" w:author="PR Preview" w:date="2026-01-01T00:00:00Z">
        <w:r>
          <w:delText xml:space="preserve"> </w:delText>
        </w:r>
      </w:del>
      <w:del w:id="16344" w:author="PR Preview" w:date="2026-01-01T00:00:00Z">
        <w:r>
          <w:delText xml:space="preserve">matrix</w:delText>
        </w:r>
      </w:del>
      <w:del w:id="16345" w:author="PR Preview" w:date="2026-01-01T00:00:00Z">
        <w:r>
          <w:delText xml:space="preserve"> </w:delText>
        </w:r>
      </w:del>
      <m:oMath>
        <m:r>
          <m:rPr>
            <m:sty m:val="p"/>
          </m:rPr>
          <m:t>[</m:t>
        </m:r>
        <m:r>
          <m:t>s</m:t>
        </m:r>
        <m:r>
          <m:rPr>
            <m:sty m:val="p"/>
          </m:rPr>
          <m:t>]</m:t>
        </m:r>
      </m:oMath>
      <w:del w:id="16346" w:author="PR Preview" w:date="2026-01-01T00:00:00Z">
        <w:r>
          <w:delText xml:space="preserve"> </w:delText>
        </w:r>
      </w:del>
      <w:del w:id="16347" w:author="PR Preview" w:date="2026-01-01T00:00:00Z">
        <w:r>
          <w:delText xml:space="preserve">is positive definite exactly when</w:delText>
        </w:r>
      </w:del>
      <w:del w:id="16348" w:author="PR Preview" w:date="2026-01-01T00:00:00Z">
        <w:r>
          <w:delText xml:space="preserve"> </w:delText>
        </w:r>
      </w:del>
      <m:oMath>
        <m:r>
          <m:t>s</m:t>
        </m:r>
        <m:r>
          <m:rPr>
            <m:sty m:val="p"/>
          </m:rPr>
          <m:t>&gt;</m:t>
        </m:r>
        <m:r>
          <m:t>0</m:t>
        </m:r>
      </m:oMath>
      <w:del w:id="16349" w:author="PR Preview" w:date="2026-01-01T00:00:00Z">
        <w:r>
          <w:delText xml:space="preserve">, since</w:delText>
        </w:r>
      </w:del>
      <w:del w:id="16350" w:author="PR Preview" w:date="2026-01-01T00:00:00Z">
        <w:r>
          <w:delText xml:space="preserve"> </w:delText>
        </w:r>
      </w:del>
      <m:oMath>
        <m:sSup>
          <m:e>
            <m:r>
              <m:t>x</m:t>
            </m:r>
          </m:e>
          <m:sup>
            <m:r>
              <m:rPr>
                <m:sty m:val="p"/>
              </m:rPr>
              <m:t>⊤</m:t>
            </m:r>
          </m:sup>
        </m:sSup>
        <m:r>
          <m:t>s</m:t>
        </m:r>
        <m:r>
          <m:t>x</m:t>
        </m:r>
        <m:r>
          <m:rPr>
            <m:sty m:val="p"/>
          </m:rPr>
          <m:t>=</m:t>
        </m:r>
        <m:r>
          <m:t>s</m:t>
        </m:r>
        <m:sSup>
          <m:e>
            <m:r>
              <m:t>x</m:t>
            </m:r>
          </m:e>
          <m:sup>
            <m:r>
              <m:t>2</m:t>
            </m:r>
          </m:sup>
        </m:sSup>
      </m:oMath>
      <w:del w:id="16351" w:author="PR Preview" w:date="2026-01-01T00:00:00Z">
        <w:r>
          <w:delText xml:space="preserve">).</w:delText>
        </w:r>
      </w:del>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del w:id="16352" w:author="PR Preview" w:date="2026-01-01T00:00:00Z">
        <w:r>
          <w:delText xml:space="preserve">:</w:delText>
        </w:r>
      </w:del>
      <w:del w:id="16353" w:author="PR Preview" w:date="2026-01-01T00:00:00Z">
        <w:r>
          <w:delText xml:space="preserve"> </w:delText>
        </w:r>
      </w:del>
      <m:oMath>
        <m:r>
          <m:t>5</m:t>
        </m:r>
        <m:r>
          <m:rPr>
            <m:sty m:val="p"/>
          </m:rPr>
          <m:t>&gt;</m:t>
        </m:r>
        <m:r>
          <m:t>0</m:t>
        </m:r>
      </m:oMath>
      <w:del w:id="16354" w:author="PR Preview" w:date="2026-01-01T00:00:00Z">
        <w:r>
          <w:delText xml:space="preserve"> </w:delText>
        </w:r>
      </w:del>
      <w:del w:id="16355" w:author="PR Preview" w:date="2026-01-01T00:00:00Z">
        <w:r>
          <w:delText xml:space="preserve">and</w:delText>
        </w:r>
      </w:del>
      <w:del w:id="16356" w:author="PR Preview" w:date="2026-01-01T00:00:00Z">
        <w:r>
          <w:delText xml:space="preserve"> </w:delText>
        </w:r>
      </w:del>
      <m:oMath>
        <m:f>
          <m:fPr>
            <m:type m:val="lin"/>
          </m:fPr>
          <m:num>
            <m:r>
              <m:t>9</m:t>
            </m:r>
          </m:num>
          <m:den>
            <m:r>
              <m:t>5</m:t>
            </m:r>
          </m:den>
        </m:f>
        <m:r>
          <m:rPr>
            <m:sty m:val="p"/>
          </m:rPr>
          <m:t>&gt;</m:t>
        </m:r>
        <m:r>
          <m:t>0</m:t>
        </m:r>
      </m:oMath>
      <w:del w:id="16357" w:author="PR Preview" w:date="2026-01-01T00:00:00Z">
        <w:r>
          <w:delText xml:space="preserve"> </w:delText>
        </w:r>
      </w:del>
      <w:del w:id="16358" w:author="PR Preview" w:date="2026-01-01T00:00:00Z">
        <w:r>
          <w:delText xml:space="preserve">(</w:delText>
        </w:r>
      </w:del>
      <w:hyperlink w:anchor="exm-schur-complement">
        <w:del w:id="16359" w:author="PR Preview" w:date="2026-01-01T00:00:00Z">
          <w:r>
            <w:rPr>
              <w:rStyle w:val="Hyperlink"/>
            </w:rPr>
            <w:delText xml:space="preserve">Example 199</w:delText>
          </w:r>
        </w:del>
      </w:hyperlink>
      <w:del w:id="16360" w:author="PR Preview" w:date="2026-01-01T00:00:00Z">
        <w:r>
          <w:delText xml:space="preserve">),</w:delText>
        </w:r>
      </w:del>
      <w:del w:id="16361" w:author="PR Preview" w:date="2026-01-01T00:00:00Z">
        <w:r>
          <w:delText xml:space="preserve"> </w:delText>
        </w:r>
      </w:del>
      <w:del w:id="16362" w:author="PR Preview" w:date="2026-01-01T00:00:00Z">
        <w:r>
          <w:delText xml:space="preserve">so it is positive definite.</w:delText>
        </w:r>
      </w:del>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6363" w:author="PR Preview" w:date="2026-01-01T00:00:00Z">
        <w:r>
          <w:delText xml:space="preserve">:</w:delText>
        </w:r>
      </w:del>
      <w:del w:id="16364" w:author="PR Preview" w:date="2026-01-01T00:00:00Z">
        <w:r>
          <w:delText xml:space="preserve"> </w:delText>
        </w:r>
      </w:del>
      <m:oMath>
        <m:r>
          <m:t>1</m:t>
        </m:r>
        <m:r>
          <m:rPr>
            <m:sty m:val="p"/>
          </m:rPr>
          <m:t>&gt;</m:t>
        </m:r>
        <m:r>
          <m:t>0</m:t>
        </m:r>
      </m:oMath>
      <w:del w:id="16365" w:author="PR Preview" w:date="2026-01-01T00:00:00Z">
        <w:r>
          <w:delText xml:space="preserve"> </w:delText>
        </w:r>
      </w:del>
      <w:del w:id="16366" w:author="PR Preview" w:date="2026-01-01T00:00:00Z">
        <w:r>
          <w:delText xml:space="preserve">but</w:delText>
        </w:r>
      </w:del>
      <w:del w:id="16367" w:author="PR Preview" w:date="2026-01-01T00:00:00Z">
        <w:r>
          <w:delText xml:space="preserve"> </w:delText>
        </w:r>
      </w:del>
      <m:oMath>
        <m:r>
          <m:rPr>
            <m:sty m:val="bi"/>
          </m:rPr>
          <m:t>S</m:t>
        </m:r>
        <m:r>
          <m:rPr>
            <m:sty m:val="p"/>
          </m:rPr>
          <m:t>=</m:t>
        </m:r>
        <m:r>
          <m:rPr>
            <m:sty m:val="p"/>
          </m:rPr>
          <m:t>−</m:t>
        </m:r>
        <m:r>
          <m:t>3</m:t>
        </m:r>
      </m:oMath>
      <w:del w:id="16368" w:author="PR Preview" w:date="2026-01-01T00:00:00Z">
        <w:r>
          <w:delText xml:space="preserve">,</w:delText>
        </w:r>
      </w:del>
      <w:del w:id="16369" w:author="PR Preview" w:date="2026-01-01T00:00:00Z">
        <w:r>
          <w:delText xml:space="preserve"> </w:delText>
        </w:r>
      </w:del>
      <w:del w:id="16370" w:author="PR Preview" w:date="2026-01-01T00:00:00Z">
        <w:r>
          <w:delText xml:space="preserve">so it is not, as</w:delText>
        </w:r>
      </w:del>
      <w:del w:id="16371" w:author="PR Preview" w:date="2026-01-01T00:00:00Z">
        <w:r>
          <w:delText xml:space="preserve"> </w:delText>
        </w:r>
      </w:del>
      <w:hyperlink w:anchor="exm-positive-definite">
        <w:del w:id="16372" w:author="PR Preview" w:date="2026-01-01T00:00:00Z">
          <w:r>
            <w:rPr>
              <w:rStyle w:val="Hyperlink"/>
            </w:rPr>
            <w:delText xml:space="preserve">Example 141</w:delText>
          </w:r>
        </w:del>
      </w:hyperlink>
      <w:del w:id="16373" w:author="PR Preview" w:date="2026-01-01T00:00:00Z">
        <w:r>
          <w:delText xml:space="preserve"> </w:delText>
        </w:r>
      </w:del>
      <w:del w:id="16374" w:author="PR Preview" w:date="2026-01-01T00:00:00Z">
        <w:r>
          <w:delText xml:space="preserve">found directly.</w:delText>
        </w:r>
      </w:del>
    </w:p>
    <w:p>
      <w:pPr>
        <w:pStyle w:val="FirstParagraph"/>
      </w:pPr>
      <w:del w:id="16375" w:author="PR Preview" w:date="2026-01-01T00:00:00Z">
        <w:r>
          <w:rPr>
            <w:b/>
            <w:bCs/>
          </w:rPr>
          <w:delText xml:space="preserve">Theorem 112 (Cholesky factorization)</w:delText>
        </w:r>
      </w:del>
      <w:del w:id="16376" w:author="PR Preview" w:date="2026-01-01T00:00:00Z">
        <w:r>
          <w:delText xml:space="preserve"> </w:delText>
        </w:r>
      </w:del>
      <w:del w:id="16377" w:author="PR Preview" w:date="2026-01-01T00:00:00Z">
        <w:r>
          <w:delText xml:space="preserve">A</w:delText>
        </w:r>
      </w:del>
      <w:del w:id="16378" w:author="PR Preview" w:date="2026-01-01T00:00:00Z">
        <w:r>
          <w:delText xml:space="preserve"> </w:delText>
        </w:r>
      </w:del>
      <m:oMath>
        <m:r>
          <m:t>p</m:t>
        </m:r>
        <m:r>
          <m:rPr>
            <m:sty m:val="p"/>
          </m:rPr>
          <m:t>×</m:t>
        </m:r>
        <m:r>
          <m:t>p</m:t>
        </m:r>
      </m:oMath>
      <w:del w:id="16379" w:author="PR Preview" w:date="2026-01-01T00:00:00Z">
        <w:r>
          <w:delText xml:space="preserve"> </w:delText>
        </w:r>
      </w:del>
      <w:del w:id="16380" w:author="PR Preview" w:date="2026-01-01T00:00:00Z">
        <w:r>
          <w:delText xml:space="preserve">matrix</w:delText>
        </w:r>
      </w:del>
      <w:del w:id="16381" w:author="PR Preview" w:date="2026-01-01T00:00:00Z">
        <w:r>
          <w:delText xml:space="preserve"> </w:delText>
        </w:r>
      </w:del>
      <m:oMath>
        <m:r>
          <m:rPr>
            <m:sty m:val="bi"/>
          </m:rPr>
          <m:t>A</m:t>
        </m:r>
      </m:oMath>
      <w:del w:id="16382" w:author="PR Preview" w:date="2026-01-01T00:00:00Z">
        <w:r>
          <w:delText xml:space="preserve"> </w:delText>
        </w:r>
      </w:del>
      <w:del w:id="16383" w:author="PR Preview" w:date="2026-01-01T00:00:00Z">
        <w:r>
          <w:delText xml:space="preserve">is positive definite (</w:delText>
        </w:r>
      </w:del>
      <w:hyperlink w:anchor="def-positive-definite">
        <w:del w:id="16384" w:author="PR Preview" w:date="2026-01-01T00:00:00Z">
          <w:r>
            <w:rPr>
              <w:rStyle w:val="Hyperlink"/>
            </w:rPr>
            <w:delText xml:space="preserve">Definition 86</w:delText>
          </w:r>
        </w:del>
      </w:hyperlink>
      <w:del w:id="16385" w:author="PR Preview" w:date="2026-01-01T00:00:00Z">
        <w:r>
          <w:delText xml:space="preserve">)</w:delText>
        </w:r>
      </w:del>
      <w:del w:id="16386" w:author="PR Preview" w:date="2026-01-01T00:00:00Z">
        <w:r>
          <w:delText xml:space="preserve"> </w:delText>
        </w:r>
      </w:del>
      <w:del w:id="16387" w:author="PR Preview" w:date="2026-01-01T00:00:00Z">
        <w:r>
          <w:delText xml:space="preserve">exactly when</w:delText>
        </w:r>
      </w:del>
      <w:del w:id="16388" w:author="PR Preview" w:date="2026-01-01T00:00:00Z">
        <w:r>
          <w:delText xml:space="preserve"> </w:delText>
        </w:r>
      </w:del>
      <m:oMath>
        <m:r>
          <m:rPr>
            <m:sty m:val="bi"/>
          </m:rPr>
          <m:t>A</m:t>
        </m:r>
        <m:r>
          <m:rPr>
            <m:sty m:val="p"/>
          </m:rPr>
          <m:t>=</m:t>
        </m:r>
        <m:r>
          <m:rPr>
            <m:sty m:val="bi"/>
          </m:rPr>
          <m:t>L</m:t>
        </m:r>
        <m:sSup>
          <m:e>
            <m:r>
              <m:rPr>
                <m:sty m:val="bi"/>
              </m:rPr>
              <m:t>L</m:t>
            </m:r>
          </m:e>
          <m:sup>
            <m:r>
              <m:rPr>
                <m:sty m:val="p"/>
              </m:rPr>
              <m:t>⊤</m:t>
            </m:r>
          </m:sup>
        </m:sSup>
      </m:oMath>
      <w:del w:id="16389" w:author="PR Preview" w:date="2026-01-01T00:00:00Z">
        <w:r>
          <w:delText xml:space="preserve"> </w:delText>
        </w:r>
      </w:del>
      <w:del w:id="16390" w:author="PR Preview" w:date="2026-01-01T00:00:00Z">
        <w:r>
          <w:delText xml:space="preserve">for some lower triangular</w:delText>
        </w:r>
      </w:del>
      <w:del w:id="16391" w:author="PR Preview" w:date="2026-01-01T00:00:00Z">
        <w:r>
          <w:delText xml:space="preserve"> </w:delText>
        </w:r>
      </w:del>
      <m:oMath>
        <m:r>
          <m:rPr>
            <m:sty m:val="bi"/>
          </m:rPr>
          <m:t>L</m:t>
        </m:r>
      </m:oMath>
      <w:del w:id="16392" w:author="PR Preview" w:date="2026-01-01T00:00:00Z">
        <w:r>
          <w:delText xml:space="preserve"> </w:delText>
        </w:r>
      </w:del>
      <w:del w:id="16393" w:author="PR Preview" w:date="2026-01-01T00:00:00Z">
        <w:r>
          <w:delText xml:space="preserve">(</w:delText>
        </w:r>
      </w:del>
      <w:hyperlink w:anchor="def-triangular-matrix">
        <w:del w:id="16394" w:author="PR Preview" w:date="2026-01-01T00:00:00Z">
          <w:r>
            <w:rPr>
              <w:rStyle w:val="Hyperlink"/>
            </w:rPr>
            <w:delText xml:space="preserve">Definition 95</w:delText>
          </w:r>
        </w:del>
      </w:hyperlink>
      <w:del w:id="16395" w:author="PR Preview" w:date="2026-01-01T00:00:00Z">
        <w:r>
          <w:delText xml:space="preserve">) with positive diagonal entries.</w:delText>
        </w:r>
      </w:del>
      <w:del w:id="16396" w:author="PR Preview" w:date="2026-01-01T00:00:00Z">
        <w:r>
          <w:delText xml:space="preserve"> </w:delText>
        </w:r>
      </w:del>
      <w:del w:id="16397" w:author="PR Preview" w:date="2026-01-01T00:00:00Z">
        <w:r>
          <w:delText xml:space="preserve">For a positive definite</w:delText>
        </w:r>
      </w:del>
      <w:del w:id="16398" w:author="PR Preview" w:date="2026-01-01T00:00:00Z">
        <w:r>
          <w:delText xml:space="preserve"> </w:delText>
        </w:r>
      </w:del>
      <m:oMath>
        <m:r>
          <m:rPr>
            <m:sty m:val="bi"/>
          </m:rPr>
          <m:t>A</m:t>
        </m:r>
      </m:oMath>
      <w:del w:id="16399" w:author="PR Preview" w:date="2026-01-01T00:00:00Z">
        <w:r>
          <w:delText xml:space="preserve"> </w:delText>
        </w:r>
      </w:del>
      <w:del w:id="16400" w:author="PR Preview" w:date="2026-01-01T00:00:00Z">
        <w:r>
          <w:delText xml:space="preserve">that</w:delText>
        </w:r>
      </w:del>
      <w:del w:id="16401" w:author="PR Preview" w:date="2026-01-01T00:00:00Z">
        <w:r>
          <w:delText xml:space="preserve"> </w:delText>
        </w:r>
      </w:del>
      <m:oMath>
        <m:r>
          <m:rPr>
            <m:sty m:val="bi"/>
          </m:rPr>
          <m:t>L</m:t>
        </m:r>
      </m:oMath>
      <w:del w:id="16402" w:author="PR Preview" w:date="2026-01-01T00:00:00Z">
        <w:r>
          <w:delText xml:space="preserve"> </w:delText>
        </w:r>
      </w:del>
      <w:del w:id="16403" w:author="PR Preview" w:date="2026-01-01T00:00:00Z">
        <w:r>
          <w:delText xml:space="preserve">is unique;</w:delText>
        </w:r>
      </w:del>
      <w:del w:id="16404" w:author="PR Preview" w:date="2026-01-01T00:00:00Z">
        <w:r>
          <w:delText xml:space="preserve"> </w:delText>
        </w:r>
      </w:del>
      <w:del w:id="16405" w:author="PR Preview" w:date="2026-01-01T00:00:00Z">
        <w:r>
          <w:delText xml:space="preserve">it is the</w:delText>
        </w:r>
      </w:del>
      <w:del w:id="16406" w:author="PR Preview" w:date="2026-01-01T00:00:00Z">
        <w:r>
          <w:delText xml:space="preserve"> </w:delText>
        </w:r>
      </w:del>
      <w:del w:id="16407" w:author="PR Preview" w:date="2026-01-01T00:00:00Z">
        <w:r>
          <w:rPr>
            <w:b/>
            <w:bCs/>
          </w:rPr>
          <w:delText xml:space="preserve">Cholesky factor</w:delText>
        </w:r>
      </w:del>
      <w:del w:id="16408" w:author="PR Preview" w:date="2026-01-01T00:00:00Z">
        <w:r>
          <w:delText xml:space="preserve"> </w:delText>
        </w:r>
      </w:del>
      <w:del w:id="16409" w:author="PR Preview" w:date="2026-01-01T00:00:00Z">
        <w:r>
          <w:delText xml:space="preserve">of</w:delText>
        </w:r>
      </w:del>
      <w:del w:id="16410" w:author="PR Preview" w:date="2026-01-01T00:00:00Z">
        <w:r>
          <w:delText xml:space="preserve"> </w:delText>
        </w:r>
      </w:del>
      <m:oMath>
        <m:r>
          <m:rPr>
            <m:sty m:val="bi"/>
          </m:rPr>
          <m:t>A</m:t>
        </m:r>
      </m:oMath>
      <w:del w:id="16411" w:author="PR Preview" w:date="2026-01-01T00:00:00Z">
        <w:r>
          <w:delText xml:space="preserve">.</w:delText>
        </w:r>
      </w:del>
    </w:p>
    <w:p>
      <w:pPr>
        <w:pStyle w:val="BodyText"/>
      </w:pPr>
      <w:del w:id="16412" w:author="PR Preview" w:date="2026-01-01T00:00:00Z">
        <w:r>
          <w:rPr>
            <w:i/>
            <w:iCs/>
          </w:rPr>
          <w:delText xml:space="preserve">Proof</w:delText>
        </w:r>
      </w:del>
      <w:del w:id="16413" w:author="PR Preview" w:date="2026-01-01T00:00:00Z">
        <w:r>
          <w:delText xml:space="preserve">. </w:delText>
        </w:r>
      </w:del>
      <w:del w:id="16414" w:author="PR Preview" w:date="2026-01-01T00:00:00Z">
        <w:r>
          <w:rPr>
            <w:b/>
            <w:bCs/>
          </w:rPr>
          <w:delText xml:space="preserve">If.</w:delText>
        </w:r>
      </w:del>
      <w:del w:id="16415" w:author="PR Preview" w:date="2026-01-01T00:00:00Z">
        <w:r>
          <w:delText xml:space="preserve"> </w:delText>
        </w:r>
      </w:del>
      <m:oMath>
        <m:sSup>
          <m:e>
            <m:r>
              <m:rPr>
                <m:sty m:val="bi"/>
              </m:rPr>
              <m:t>L</m:t>
            </m:r>
          </m:e>
          <m:sup>
            <m:r>
              <m:rPr>
                <m:sty m:val="p"/>
              </m:rPr>
              <m:t>⊤</m:t>
            </m:r>
          </m:sup>
        </m:sSup>
      </m:oMath>
      <w:del w:id="16416" w:author="PR Preview" w:date="2026-01-01T00:00:00Z">
        <w:r>
          <w:delText xml:space="preserve"> </w:delText>
        </w:r>
      </w:del>
      <w:del w:id="16417" w:author="PR Preview" w:date="2026-01-01T00:00:00Z">
        <w:r>
          <w:delText xml:space="preserve">is upper triangular with positive diagonal (</w:delText>
        </w:r>
      </w:del>
      <w:hyperlink w:anchor="def-matrix-transpose">
        <w:del w:id="16418" w:author="PR Preview" w:date="2026-01-01T00:00:00Z">
          <w:r>
            <w:rPr>
              <w:rStyle w:val="Hyperlink"/>
            </w:rPr>
            <w:delText xml:space="preserve">Definition 20</w:delText>
          </w:r>
        </w:del>
      </w:hyperlink>
      <w:del w:id="16419" w:author="PR Preview" w:date="2026-01-01T00:00:00Z">
        <w:r>
          <w:delText xml:space="preserve">),</w:delText>
        </w:r>
      </w:del>
      <w:del w:id="16420" w:author="PR Preview" w:date="2026-01-01T00:00:00Z">
        <w:r>
          <w:delText xml:space="preserve"> </w:delText>
        </w:r>
      </w:del>
      <w:del w:id="16421" w:author="PR Preview" w:date="2026-01-01T00:00:00Z">
        <w:r>
          <w:delText xml:space="preserve">so</w:delText>
        </w:r>
      </w:del>
      <w:del w:id="16422" w:author="PR Preview" w:date="2026-01-01T00:00:00Z">
        <w:r>
          <w:delText xml:space="preserve"> </w:delText>
        </w:r>
      </w:del>
      <m:oMath>
        <m:sSup>
          <m:e>
            <m:r>
              <m:rPr>
                <m:sty m:val="bi"/>
              </m:rPr>
              <m:t>L</m:t>
            </m:r>
          </m:e>
          <m:sup>
            <m:r>
              <m:rPr>
                <m:sty m:val="p"/>
              </m:rPr>
              <m:t>⊤</m:t>
            </m:r>
          </m:sup>
        </m:sSup>
        <m:acc>
          <m:accPr>
            <m:chr m:val="̃"/>
          </m:accPr>
          <m:e>
            <m:r>
              <m:t>x</m:t>
            </m:r>
          </m:e>
        </m:acc>
        <m:r>
          <m:rPr>
            <m:sty m:val="p"/>
          </m:rPr>
          <m:t>=</m:t>
        </m:r>
        <m:acc>
          <m:accPr>
            <m:chr m:val="̃"/>
          </m:accPr>
          <m:e>
            <m:r>
              <m:t>0</m:t>
            </m:r>
          </m:e>
        </m:acc>
      </m:oMath>
      <w:del w:id="16423" w:author="PR Preview" w:date="2026-01-01T00:00:00Z">
        <w:r>
          <w:delText xml:space="preserve"> </w:delText>
        </w:r>
      </w:del>
      <w:del w:id="16424" w:author="PR Preview" w:date="2026-01-01T00:00:00Z">
        <w:r>
          <w:delText xml:space="preserve">only for</w:delText>
        </w:r>
      </w:del>
      <w:del w:id="16425" w:author="PR Preview" w:date="2026-01-01T00:00:00Z">
        <w:r>
          <w:delText xml:space="preserve"> </w:delText>
        </w:r>
      </w:del>
      <m:oMath>
        <m:acc>
          <m:accPr>
            <m:chr m:val="̃"/>
          </m:accPr>
          <m:e>
            <m:r>
              <m:t>x</m:t>
            </m:r>
          </m:e>
        </m:acc>
        <m:r>
          <m:rPr>
            <m:sty m:val="p"/>
          </m:rPr>
          <m:t>=</m:t>
        </m:r>
        <m:acc>
          <m:accPr>
            <m:chr m:val="̃"/>
          </m:accPr>
          <m:e>
            <m:r>
              <m:t>0</m:t>
            </m:r>
          </m:e>
        </m:acc>
      </m:oMath>
      <w:del w:id="16426" w:author="PR Preview" w:date="2026-01-01T00:00:00Z">
        <w:r>
          <w:delText xml:space="preserve"> </w:delText>
        </w:r>
      </w:del>
      <w:del w:id="16427" w:author="PR Preview" w:date="2026-01-01T00:00:00Z">
        <w:r>
          <w:delText xml:space="preserve">(</w:delText>
        </w:r>
      </w:del>
      <w:hyperlink w:anchor="thm-back-substitution">
        <w:del w:id="16428" w:author="PR Preview" w:date="2026-01-01T00:00:00Z">
          <w:r>
            <w:rPr>
              <w:rStyle w:val="Hyperlink"/>
            </w:rPr>
            <w:delText xml:space="preserve">Theorem 93</w:delText>
          </w:r>
        </w:del>
      </w:hyperlink>
      <w:del w:id="16429" w:author="PR Preview" w:date="2026-01-01T00:00:00Z">
        <w:r>
          <w:delText xml:space="preserve">),</w:delText>
        </w:r>
      </w:del>
      <w:del w:id="16430" w:author="PR Preview" w:date="2026-01-01T00:00:00Z">
        <w:r>
          <w:delText xml:space="preserve"> </w:delText>
        </w:r>
      </w:del>
      <w:del w:id="16431" w:author="PR Preview" w:date="2026-01-01T00:00:00Z">
        <w:r>
          <w:delText xml:space="preserve">and the columns of</w:delText>
        </w:r>
      </w:del>
      <w:del w:id="16432" w:author="PR Preview" w:date="2026-01-01T00:00:00Z">
        <w:r>
          <w:delText xml:space="preserve"> </w:delText>
        </w:r>
      </w:del>
      <m:oMath>
        <m:sSup>
          <m:e>
            <m:r>
              <m:rPr>
                <m:sty m:val="bi"/>
              </m:rPr>
              <m:t>L</m:t>
            </m:r>
          </m:e>
          <m:sup>
            <m:r>
              <m:rPr>
                <m:sty m:val="p"/>
              </m:rPr>
              <m:t>⊤</m:t>
            </m:r>
          </m:sup>
        </m:sSup>
      </m:oMath>
      <w:del w:id="16433" w:author="PR Preview" w:date="2026-01-01T00:00:00Z">
        <w:r>
          <w:delText xml:space="preserve"> </w:delText>
        </w:r>
      </w:del>
      <w:del w:id="16434" w:author="PR Preview" w:date="2026-01-01T00:00:00Z">
        <w:r>
          <w:delText xml:space="preserve">are linearly independent</w:delText>
        </w:r>
      </w:del>
      <w:del w:id="16435" w:author="PR Preview" w:date="2026-01-01T00:00:00Z">
        <w:r>
          <w:delText xml:space="preserve"> </w:delText>
        </w:r>
      </w:del>
      <w:del w:id="16436" w:author="PR Preview" w:date="2026-01-01T00:00:00Z">
        <w:r>
          <w:delText xml:space="preserve">(</w:delText>
        </w:r>
      </w:del>
      <w:hyperlink w:anchor="thm-matvec-columns">
        <w:del w:id="16437" w:author="PR Preview" w:date="2026-01-01T00:00:00Z">
          <w:r>
            <w:rPr>
              <w:rStyle w:val="Hyperlink"/>
            </w:rPr>
            <w:delText xml:space="preserve">Theorem 22</w:delText>
          </w:r>
        </w:del>
      </w:hyperlink>
      <w:del w:id="16438" w:author="PR Preview" w:date="2026-01-01T00:00:00Z">
        <w:r>
          <w:delText xml:space="preserve">,</w:delText>
        </w:r>
      </w:del>
      <w:del w:id="16439" w:author="PR Preview" w:date="2026-01-01T00:00:00Z">
        <w:r>
          <w:delText xml:space="preserve"> </w:delText>
        </w:r>
      </w:del>
      <w:hyperlink w:anchor="def-linearly-independent">
        <w:del w:id="16440" w:author="PR Preview" w:date="2026-01-01T00:00:00Z">
          <w:r>
            <w:rPr>
              <w:rStyle w:val="Hyperlink"/>
            </w:rPr>
            <w:delText xml:space="preserve">Definition 37</w:delText>
          </w:r>
        </w:del>
      </w:hyperlink>
      <w:del w:id="16441" w:author="PR Preview" w:date="2026-01-01T00:00:00Z">
        <w:r>
          <w:delText xml:space="preserve">).</w:delText>
        </w:r>
      </w:del>
      <w:del w:id="16442" w:author="PR Preview" w:date="2026-01-01T00:00:00Z">
        <w:r>
          <w:delText xml:space="preserve"> </w:delText>
        </w:r>
      </w:del>
      <w:del w:id="16443" w:author="PR Preview" w:date="2026-01-01T00:00:00Z">
        <w:r>
          <w:delText xml:space="preserve">So</w:delText>
        </w:r>
      </w:del>
      <w:del w:id="16444"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16445" w:author="PR Preview" w:date="2026-01-01T00:00:00Z">
        <w:r>
          <w:delText xml:space="preserve"> </w:delText>
        </w:r>
      </w:del>
      <w:del w:id="16446" w:author="PR Preview" w:date="2026-01-01T00:00:00Z">
        <w:r>
          <w:delText xml:space="preserve">(</w:delText>
        </w:r>
      </w:del>
      <w:hyperlink w:anchor="def-matrix-transpose">
        <w:del w:id="16447" w:author="PR Preview" w:date="2026-01-01T00:00:00Z">
          <w:r>
            <w:rPr>
              <w:rStyle w:val="Hyperlink"/>
            </w:rPr>
            <w:delText xml:space="preserve">Definition 20</w:delText>
          </w:r>
        </w:del>
      </w:hyperlink>
      <w:del w:id="16448" w:author="PR Preview" w:date="2026-01-01T00:00:00Z">
        <w:r>
          <w:delText xml:space="preserve">)</w:delText>
        </w:r>
      </w:del>
      <w:del w:id="16449" w:author="PR Preview" w:date="2026-01-01T00:00:00Z">
        <w:r>
          <w:delText xml:space="preserve"> </w:delText>
        </w:r>
      </w:del>
      <w:del w:id="16450" w:author="PR Preview" w:date="2026-01-01T00:00:00Z">
        <w:r>
          <w:delText xml:space="preserve">is positive definite (</w:delText>
        </w:r>
      </w:del>
      <w:hyperlink w:anchor="thm-pd-gram">
        <w:del w:id="16451" w:author="PR Preview" w:date="2026-01-01T00:00:00Z">
          <w:r>
            <w:rPr>
              <w:rStyle w:val="Hyperlink"/>
            </w:rPr>
            <w:delText xml:space="preserve">Theorem 107</w:delText>
          </w:r>
        </w:del>
      </w:hyperlink>
      <w:del w:id="16452" w:author="PR Preview" w:date="2026-01-01T00:00:00Z">
        <w:r>
          <w:delText xml:space="preserve">, part 2).</w:delText>
        </w:r>
      </w:del>
    </w:p>
    <w:p>
      <w:pPr>
        <w:pStyle w:val="BodyText"/>
      </w:pPr>
      <w:del w:id="16453" w:author="PR Preview" w:date="2026-01-01T00:00:00Z">
        <w:r>
          <w:rPr>
            <w:b/>
            <w:bCs/>
          </w:rPr>
          <w:delText xml:space="preserve">Only if, with uniqueness, by</w:delText>
        </w:r>
      </w:del>
      <w:del w:id="16454" w:author="PR Preview" w:date="2026-01-01T00:00:00Z">
        <w:r>
          <w:rPr>
            <w:b/>
            <w:bCs/>
          </w:rPr>
          <w:delText xml:space="preserve"> </w:delText>
        </w:r>
      </w:del>
      <w:hyperlink r:id="rId133">
        <w:del w:id="16455" w:author="PR Preview" w:date="2026-01-01T00:00:00Z">
          <w:r>
            <w:rPr>
              <w:rStyle w:val="Hyperlink"/>
              <w:b/>
              <w:bCs/>
            </w:rPr>
            <w:delText xml:space="preserve">induction</w:delText>
          </w:r>
        </w:del>
      </w:hyperlink>
      <w:del w:id="16456" w:author="PR Preview" w:date="2026-01-01T00:00:00Z">
        <w:r>
          <w:rPr>
            <w:b/>
            <w:bCs/>
          </w:rPr>
          <w:delText xml:space="preserve"> </w:delText>
        </w:r>
      </w:del>
      <w:del w:id="16457" w:author="PR Preview" w:date="2026-01-01T00:00:00Z">
        <w:r>
          <w:rPr>
            <w:b/>
            <w:bCs/>
          </w:rPr>
          <w:delText xml:space="preserve">on</w:delText>
        </w:r>
      </w:del>
      <w:del w:id="16458" w:author="PR Preview" w:date="2026-01-01T00:00:00Z">
        <w:r>
          <w:rPr>
            <w:b/>
            <w:bCs/>
          </w:rPr>
          <w:delText xml:space="preserve"> </w:delText>
        </w:r>
      </w:del>
      <m:oMath>
        <m:r>
          <m:t>p</m:t>
        </m:r>
      </m:oMath>
      <w:del w:id="16459" w:author="PR Preview" w:date="2026-01-01T00:00:00Z">
        <w:r>
          <w:rPr>
            <w:b/>
            <w:bCs/>
          </w:rPr>
          <w:delText xml:space="preserve">.</w:delText>
        </w:r>
      </w:del>
      <w:del w:id="16460" w:author="PR Preview" w:date="2026-01-01T00:00:00Z">
        <w:r>
          <w:delText xml:space="preserve"> </w:delText>
        </w:r>
      </w:del>
      <w:del w:id="16461" w:author="PR Preview" w:date="2026-01-01T00:00:00Z">
        <w:r>
          <w:delText xml:space="preserve">For</w:delText>
        </w:r>
      </w:del>
      <w:del w:id="16462" w:author="PR Preview" w:date="2026-01-01T00:00:00Z">
        <w:r>
          <w:delText xml:space="preserve"> </w:delText>
        </w:r>
      </w:del>
      <m:oMath>
        <m:r>
          <m:t>p</m:t>
        </m:r>
        <m:r>
          <m:rPr>
            <m:sty m:val="p"/>
          </m:rPr>
          <m:t>=</m:t>
        </m:r>
        <m:r>
          <m:t>1</m:t>
        </m:r>
      </m:oMath>
      <w:del w:id="16463" w:author="PR Preview" w:date="2026-01-01T00:00:00Z">
        <w:r>
          <w:delText xml:space="preserve">,</w:delText>
        </w:r>
      </w:del>
      <w:del w:id="16464" w:author="PR Preview" w:date="2026-01-01T00:00:00Z">
        <w:r>
          <w:delText xml:space="preserve"> </w:delText>
        </w:r>
      </w:del>
      <m:oMath>
        <m:r>
          <m:rPr>
            <m:sty m:val="bi"/>
          </m:rPr>
          <m:t>A</m:t>
        </m:r>
        <m:r>
          <m:rPr>
            <m:sty m:val="p"/>
          </m:rPr>
          <m:t>=</m:t>
        </m:r>
        <m:r>
          <m:rPr>
            <m:sty m:val="p"/>
          </m:rPr>
          <m:t>[</m:t>
        </m:r>
        <m:r>
          <m:t>a</m:t>
        </m:r>
        <m:r>
          <m:rPr>
            <m:sty m:val="p"/>
          </m:rPr>
          <m:t>]</m:t>
        </m:r>
      </m:oMath>
      <w:del w:id="16465" w:author="PR Preview" w:date="2026-01-01T00:00:00Z">
        <w:r>
          <w:delText xml:space="preserve"> </w:delText>
        </w:r>
      </w:del>
      <w:del w:id="16466" w:author="PR Preview" w:date="2026-01-01T00:00:00Z">
        <w:r>
          <w:delText xml:space="preserve">with</w:delText>
        </w:r>
      </w:del>
      <w:del w:id="16467" w:author="PR Preview" w:date="2026-01-01T00:00:00Z">
        <w:r>
          <w:delText xml:space="preserve"> </w:delText>
        </w:r>
      </w:del>
      <m:oMath>
        <m:r>
          <m:t>a</m:t>
        </m:r>
        <m:r>
          <m:rPr>
            <m:sty m:val="p"/>
          </m:rPr>
          <m:t>&gt;</m:t>
        </m:r>
        <m:r>
          <m:t>0</m:t>
        </m:r>
      </m:oMath>
      <w:del w:id="16468" w:author="PR Preview" w:date="2026-01-01T00:00:00Z">
        <w:r>
          <w:delText xml:space="preserve"> </w:delText>
        </w:r>
      </w:del>
      <w:del w:id="16469" w:author="PR Preview" w:date="2026-01-01T00:00:00Z">
        <w:r>
          <w:delText xml:space="preserve">(</w:delText>
        </w:r>
      </w:del>
      <w:hyperlink w:anchor="thm-pd-submatrix">
        <w:del w:id="16470" w:author="PR Preview" w:date="2026-01-01T00:00:00Z">
          <w:r>
            <w:rPr>
              <w:rStyle w:val="Hyperlink"/>
            </w:rPr>
            <w:delText xml:space="preserve">Theorem 109</w:delText>
          </w:r>
        </w:del>
      </w:hyperlink>
      <w:del w:id="16471" w:author="PR Preview" w:date="2026-01-01T00:00:00Z">
        <w:r>
          <w:delText xml:space="preserve">),</w:delText>
        </w:r>
      </w:del>
      <w:del w:id="16472" w:author="PR Preview" w:date="2026-01-01T00:00:00Z">
        <w:r>
          <w:delText xml:space="preserve"> </w:delText>
        </w:r>
      </w:del>
      <w:del w:id="16473" w:author="PR Preview" w:date="2026-01-01T00:00:00Z">
        <w:r>
          <w:delText xml:space="preserve">and</w:delText>
        </w:r>
      </w:del>
      <w:del w:id="16474" w:author="PR Preview" w:date="2026-01-01T00:00:00Z">
        <w:r>
          <w:delText xml:space="preserve"> </w:delText>
        </w:r>
      </w:del>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del w:id="16475" w:author="PR Preview" w:date="2026-01-01T00:00:00Z">
        <w:r>
          <w:delText xml:space="preserve"> </w:delText>
        </w:r>
      </w:del>
      <w:del w:id="16476" w:author="PR Preview" w:date="2026-01-01T00:00:00Z">
        <w:r>
          <w:delText xml:space="preserve">with</w:delText>
        </w:r>
      </w:del>
      <w:del w:id="16477" w:author="PR Preview" w:date="2026-01-01T00:00:00Z">
        <w:r>
          <w:delText xml:space="preserve"> </w:delText>
        </w:r>
      </w:del>
      <m:oMath>
        <m:r>
          <m:t>c</m:t>
        </m:r>
        <m:r>
          <m:rPr>
            <m:sty m:val="p"/>
          </m:rPr>
          <m:t>&gt;</m:t>
        </m:r>
        <m:r>
          <m:t>0</m:t>
        </m:r>
      </m:oMath>
      <w:del w:id="16478" w:author="PR Preview" w:date="2026-01-01T00:00:00Z">
        <w:r>
          <w:delText xml:space="preserve"> </w:delText>
        </w:r>
      </w:del>
      <w:del w:id="16479" w:author="PR Preview" w:date="2026-01-01T00:00:00Z">
        <w:r>
          <w:delText xml:space="preserve">holds exactly for</w:delText>
        </w:r>
      </w:del>
      <w:del w:id="16480" w:author="PR Preview" w:date="2026-01-01T00:00:00Z">
        <w:r>
          <w:delText xml:space="preserve"> </w:delText>
        </w:r>
      </w:del>
      <m:oMath>
        <m:r>
          <m:t>c</m:t>
        </m:r>
        <m:r>
          <m:rPr>
            <m:sty m:val="p"/>
          </m:rPr>
          <m:t>=</m:t>
        </m:r>
        <m:rad>
          <m:radPr>
            <m:degHide m:val="on"/>
          </m:radPr>
          <m:deg/>
          <m:e>
            <m:r>
              <m:t>a</m:t>
            </m:r>
          </m:e>
        </m:rad>
      </m:oMath>
      <w:del w:id="16481" w:author="PR Preview" w:date="2026-01-01T00:00:00Z">
        <w:r>
          <w:delText xml:space="preserve">.</w:delText>
        </w:r>
      </w:del>
      <w:del w:id="16482" w:author="PR Preview" w:date="2026-01-01T00:00:00Z">
        <w:r>
          <w:delText xml:space="preserve"> </w:delText>
        </w:r>
      </w:del>
      <w:del w:id="16483" w:author="PR Preview" w:date="2026-01-01T00:00:00Z">
        <w:r>
          <w:delText xml:space="preserve">For</w:delText>
        </w:r>
      </w:del>
      <w:del w:id="16484" w:author="PR Preview" w:date="2026-01-01T00:00:00Z">
        <w:r>
          <w:delText xml:space="preserve"> </w:delText>
        </w:r>
      </w:del>
      <m:oMath>
        <m:r>
          <m:t>p</m:t>
        </m:r>
        <m:r>
          <m:rPr>
            <m:sty m:val="p"/>
          </m:rPr>
          <m:t>&gt;</m:t>
        </m:r>
        <m:r>
          <m:t>1</m:t>
        </m:r>
      </m:oMath>
      <w:del w:id="16485" w:author="PR Preview" w:date="2026-01-01T00:00:00Z">
        <w:r>
          <w:delText xml:space="preserve">, assume every</w:delText>
        </w:r>
      </w:del>
      <w:del w:id="16486" w:author="PR Preview" w:date="2026-01-01T00:00:00Z">
        <w:r>
          <w:delText xml:space="preserve"> </w:delText>
        </w:r>
      </w:del>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del w:id="16487" w:author="PR Preview" w:date="2026-01-01T00:00:00Z">
        <w:r>
          <w:delText xml:space="preserve"> </w:delText>
        </w:r>
      </w:del>
      <w:del w:id="16488" w:author="PR Preview" w:date="2026-01-01T00:00:00Z">
        <w:r>
          <w:delText xml:space="preserve">positive definite matrix</w:delText>
        </w:r>
      </w:del>
      <w:del w:id="16489" w:author="PR Preview" w:date="2026-01-01T00:00:00Z">
        <w:r>
          <w:delText xml:space="preserve"> </w:delText>
        </w:r>
      </w:del>
      <w:del w:id="16490" w:author="PR Preview" w:date="2026-01-01T00:00:00Z">
        <w:r>
          <w:delText xml:space="preserve">has exactly one such factor, and split off the first row and column.</w:delText>
        </w:r>
      </w:del>
      <w:del w:id="16491" w:author="PR Preview" w:date="2026-01-01T00:00:00Z">
        <w:r>
          <w:delText xml:space="preserve"> </w:delText>
        </w:r>
      </w:del>
      <m:oMath>
        <m:r>
          <m:rPr>
            <m:sty m:val="bi"/>
          </m:rPr>
          <m:t>A</m:t>
        </m:r>
      </m:oMath>
      <w:del w:id="16492" w:author="PR Preview" w:date="2026-01-01T00:00:00Z">
        <w:r>
          <w:delText xml:space="preserve"> </w:delText>
        </w:r>
      </w:del>
      <w:del w:id="16493" w:author="PR Preview" w:date="2026-01-01T00:00:00Z">
        <w:r>
          <w:delText xml:space="preserve">is symmetric, so its first row is the transpose of its first column:</w:delText>
        </w:r>
      </w:del>
    </w:p>
    <w:p>
      <w:pPr>
        <w:pStyle w:val="FirstParagraph"/>
      </w:pPr>
      <w:ins w:id="16494" w:author="PR Preview" w:date="2026-01-01T00:00:00Z">
        <w:r>
          <w:rPr>
            <w:b/>
            <w:bCs/>
          </w:rPr>
          <w:t xml:space="preserve">Theorem 114 (Schur complement test)</w:t>
        </w:r>
      </w:ins>
      <w:ins w:id="16495" w:author="PR Preview" w:date="2026-01-01T00:00:00Z">
        <w:r>
          <w:t xml:space="preserve"> </w:t>
        </w:r>
      </w:ins>
      <w:ins w:id="16496" w:author="PR Preview" w:date="2026-01-01T00:00:00Z">
        <w:r>
          <w:t xml:space="preserve">Let</w:t>
        </w:r>
      </w:ins>
      <w:ins w:id="1649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ins w:id="16498" w:author="PR Preview" w:date="2026-01-01T00:00:00Z">
        <w:r>
          <w:t xml:space="preserve"> </w:t>
        </w:r>
      </w:ins>
      <w:ins w:id="16499" w:author="PR Preview" w:date="2026-01-01T00:00:00Z">
        <w:r>
          <w:t xml:space="preserve">be as in</w:t>
        </w:r>
      </w:ins>
      <w:ins w:id="16500" w:author="PR Preview" w:date="2026-01-01T00:00:00Z">
        <w:r>
          <w:t xml:space="preserve"> </w:t>
        </w:r>
      </w:ins>
      <w:hyperlink w:anchor="thm-block-quadratic">
        <w:ins w:id="16501" w:author="PR Preview" w:date="2026-01-01T00:00:00Z">
          <w:r>
            <w:rPr>
              <w:rStyle w:val="Hyperlink"/>
            </w:rPr>
            <w:t xml:space="preserve">Theorem 113</w:t>
          </w:r>
        </w:ins>
      </w:hyperlink>
      <w:ins w:id="16502" w:author="PR Preview" w:date="2026-01-01T00:00:00Z">
        <w:r>
          <w:t xml:space="preserve">.</w:t>
        </w:r>
      </w:ins>
      <w:ins w:id="16503" w:author="PR Preview" w:date="2026-01-01T00:00:00Z">
        <w:r>
          <w:t xml:space="preserve"> </w:t>
        </w:r>
      </w:ins>
      <w:ins w:id="16504" w:author="PR Preview" w:date="2026-01-01T00:00:00Z">
        <w:r>
          <w:t xml:space="preserve">Then</w:t>
        </w:r>
      </w:ins>
      <w:ins w:id="16505" w:author="PR Preview" w:date="2026-01-01T00:00:00Z">
        <w:r>
          <w:t xml:space="preserve"> </w:t>
        </w:r>
      </w:ins>
      <m:oMath>
        <m:r>
          <m:rPr>
            <m:sty m:val="bi"/>
          </m:rPr>
          <m:t>X</m:t>
        </m:r>
      </m:oMath>
      <w:ins w:id="16506" w:author="PR Preview" w:date="2026-01-01T00:00:00Z">
        <w:r>
          <w:t xml:space="preserve"> </w:t>
        </w:r>
      </w:ins>
      <w:ins w:id="16507" w:author="PR Preview" w:date="2026-01-01T00:00:00Z">
        <w:r>
          <w:t xml:space="preserve">is positive definite (</w:t>
        </w:r>
      </w:ins>
      <w:hyperlink w:anchor="def-positive-definite">
        <w:ins w:id="16508" w:author="PR Preview" w:date="2026-01-01T00:00:00Z">
          <w:r>
            <w:rPr>
              <w:rStyle w:val="Hyperlink"/>
            </w:rPr>
            <w:t xml:space="preserve">Definition 86</w:t>
          </w:r>
        </w:ins>
      </w:hyperlink>
      <w:ins w:id="16509" w:author="PR Preview" w:date="2026-01-01T00:00:00Z">
        <w:r>
          <w:t xml:space="preserve">)</w:t>
        </w:r>
      </w:ins>
      <w:ins w:id="16510" w:author="PR Preview" w:date="2026-01-01T00:00:00Z">
        <w:r>
          <w:t xml:space="preserve"> </w:t>
        </w:r>
      </w:ins>
      <w:ins w:id="16511" w:author="PR Preview" w:date="2026-01-01T00:00:00Z">
        <w:r>
          <w:t xml:space="preserve">exactly when</w:t>
        </w:r>
      </w:ins>
      <w:ins w:id="16512" w:author="PR Preview" w:date="2026-01-01T00:00:00Z">
        <w:r>
          <w:t xml:space="preserve"> </w:t>
        </w:r>
      </w:ins>
      <m:oMath>
        <m:r>
          <m:rPr>
            <m:sty m:val="bi"/>
          </m:rPr>
          <m:t>A</m:t>
        </m:r>
      </m:oMath>
      <w:ins w:id="16513" w:author="PR Preview" w:date="2026-01-01T00:00:00Z">
        <w:r>
          <w:t xml:space="preserve"> </w:t>
        </w:r>
      </w:ins>
      <w:ins w:id="16514" w:author="PR Preview" w:date="2026-01-01T00:00:00Z">
        <w:r>
          <w:t xml:space="preserve">is positive definite</w:t>
        </w:r>
      </w:ins>
      <w:ins w:id="16515" w:author="PR Preview" w:date="2026-01-01T00:00:00Z">
        <w:r>
          <w:t xml:space="preserve"> </w:t>
        </w:r>
      </w:ins>
      <w:ins w:id="16516" w:author="PR Preview" w:date="2026-01-01T00:00:00Z">
        <w:r>
          <w:t xml:space="preserve">and its Schur complement</w:t>
        </w:r>
      </w:ins>
      <w:ins w:id="16517" w:author="PR Preview" w:date="2026-01-01T00:00:00Z">
        <w:r>
          <w:t xml:space="preserve"> </w:t>
        </w:r>
      </w:ins>
      <m:oMath>
        <m:r>
          <m:rPr>
            <m:sty m:val="bi"/>
          </m:rPr>
          <m:t>S</m:t>
        </m:r>
      </m:oMath>
      <w:ins w:id="16518" w:author="PR Preview" w:date="2026-01-01T00:00:00Z">
        <w:r>
          <w:t xml:space="preserve"> </w:t>
        </w:r>
      </w:ins>
      <w:ins w:id="16519" w:author="PR Preview" w:date="2026-01-01T00:00:00Z">
        <w:r>
          <w:t xml:space="preserve">(</w:t>
        </w:r>
      </w:ins>
      <w:hyperlink w:anchor="def-schur-complement">
        <w:ins w:id="16520" w:author="PR Preview" w:date="2026-01-01T00:00:00Z">
          <w:r>
            <w:rPr>
              <w:rStyle w:val="Hyperlink"/>
            </w:rPr>
            <w:t xml:space="preserve">Definition 102</w:t>
          </w:r>
        </w:ins>
      </w:hyperlink>
      <w:ins w:id="16521" w:author="PR Preview" w:date="2026-01-01T00:00:00Z">
        <w:r>
          <w:t xml:space="preserve">) is positive definite.</w:t>
        </w:r>
      </w:ins>
    </w:p>
    <w:bookmarkEnd w:id="610"/>
    <w:p>
      <w:pPr>
        <w:pStyle w:val="BodyText"/>
      </w:pPr>
      <w:ins w:id="16522" w:author="PR Preview" w:date="2026-01-01T00:00:00Z">
        <w:r>
          <w:rPr>
            <w:i/>
            <w:iCs/>
          </w:rPr>
          <w:t xml:space="preserve">Proof</w:t>
        </w:r>
      </w:ins>
      <w:ins w:id="16523" w:author="PR Preview" w:date="2026-01-01T00:00:00Z">
        <w:r>
          <w:t xml:space="preserve">. </w:t>
        </w:r>
      </w:ins>
      <w:ins w:id="16524" w:author="PR Preview" w:date="2026-01-01T00:00:00Z">
        <w:r>
          <w:rPr>
            <w:b/>
            <w:bCs/>
          </w:rPr>
          <w:t xml:space="preserve">If.</w:t>
        </w:r>
      </w:ins>
      <w:ins w:id="16525" w:author="PR Preview" w:date="2026-01-01T00:00:00Z">
        <w:r>
          <w:t xml:space="preserve"> </w:t>
        </w:r>
      </w:ins>
      <m:oMath>
        <m:r>
          <m:rPr>
            <m:sty m:val="bi"/>
          </m:rPr>
          <m:t>A</m:t>
        </m:r>
      </m:oMath>
      <w:ins w:id="16526" w:author="PR Preview" w:date="2026-01-01T00:00:00Z">
        <w:r>
          <w:t xml:space="preserve"> </w:t>
        </w:r>
      </w:ins>
      <w:ins w:id="16527" w:author="PR Preview" w:date="2026-01-01T00:00:00Z">
        <w:r>
          <w:t xml:space="preserve">is positive definite, so invertible (</w:t>
        </w:r>
      </w:ins>
      <w:hyperlink w:anchor="thm-pd-inverse">
        <w:ins w:id="16528" w:author="PR Preview" w:date="2026-01-01T00:00:00Z">
          <w:r>
            <w:rPr>
              <w:rStyle w:val="Hyperlink"/>
            </w:rPr>
            <w:t xml:space="preserve">Theorem 76</w:t>
          </w:r>
        </w:ins>
      </w:hyperlink>
      <w:ins w:id="16529" w:author="PR Preview" w:date="2026-01-01T00:00:00Z">
        <w:r>
          <w:t xml:space="preserve">), and</w:t>
        </w:r>
      </w:ins>
      <w:ins w:id="16530" w:author="PR Preview" w:date="2026-01-01T00:00:00Z">
        <w:r>
          <w:t xml:space="preserve"> </w:t>
        </w:r>
      </w:ins>
      <m:oMath>
        <m:r>
          <m:rPr>
            <m:sty m:val="bi"/>
          </m:rPr>
          <m:t>S</m:t>
        </m:r>
      </m:oMath>
      <w:ins w:id="16531" w:author="PR Preview" w:date="2026-01-01T00:00:00Z">
        <w:r>
          <w:t xml:space="preserve"> </w:t>
        </w:r>
      </w:ins>
      <w:ins w:id="16532" w:author="PR Preview" w:date="2026-01-01T00:00:00Z">
        <w:r>
          <w:t xml:space="preserve">is defined.</w:t>
        </w:r>
      </w:ins>
      <w:ins w:id="16533" w:author="PR Preview" w:date="2026-01-01T00:00:00Z">
        <w:r>
          <w:t xml:space="preserve"> </w:t>
        </w:r>
      </w:ins>
      <m:oMath>
        <m:r>
          <m:rPr>
            <m:sty m:val="bi"/>
          </m:rPr>
          <m:t>X</m:t>
        </m:r>
      </m:oMath>
      <w:ins w:id="16534" w:author="PR Preview" w:date="2026-01-01T00:00:00Z">
        <w:r>
          <w:t xml:space="preserve"> </w:t>
        </w:r>
      </w:ins>
      <w:ins w:id="16535" w:author="PR Preview" w:date="2026-01-01T00:00:00Z">
        <w:r>
          <w:t xml:space="preserve">is symmetric.</w:t>
        </w:r>
      </w:ins>
      <w:ins w:id="16536" w:author="PR Preview" w:date="2026-01-01T00:00:00Z">
        <w:r>
          <w:t xml:space="preserve"> </w:t>
        </w:r>
      </w:ins>
      <w:ins w:id="16537" w:author="PR Preview" w:date="2026-01-01T00:00:00Z">
        <w:r>
          <w:t xml:space="preserve">Let</w:t>
        </w:r>
      </w:ins>
      <w:ins w:id="16538"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16539" w:author="PR Preview" w:date="2026-01-01T00:00:00Z">
        <w:r>
          <w:t xml:space="preserve"> </w:t>
        </w:r>
      </w:ins>
      <w:ins w:id="16540" w:author="PR Preview" w:date="2026-01-01T00:00:00Z">
        <w:r>
          <w:t xml:space="preserve">and</w:t>
        </w:r>
      </w:ins>
      <w:ins w:id="16541" w:author="PR Preview" w:date="2026-01-01T00:00:00Z">
        <w:r>
          <w:t xml:space="preserve"> </w:t>
        </w:r>
      </w:ins>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ins w:id="16542" w:author="PR Preview" w:date="2026-01-01T00:00:00Z">
        <w:r>
          <w:t xml:space="preserve">.</w:t>
        </w:r>
      </w:ins>
      <w:ins w:id="16543" w:author="PR Preview" w:date="2026-01-01T00:00:00Z">
        <w:r>
          <w:t xml:space="preserve"> </w:t>
        </w:r>
      </w:ins>
      <w:ins w:id="16544" w:author="PR Preview" w:date="2026-01-01T00:00:00Z">
        <w:r>
          <w:t xml:space="preserve">By</w:t>
        </w:r>
      </w:ins>
      <w:ins w:id="16545" w:author="PR Preview" w:date="2026-01-01T00:00:00Z">
        <w:r>
          <w:t xml:space="preserve"> </w:t>
        </w:r>
      </w:ins>
      <w:hyperlink w:anchor="thm-block-quadratic">
        <w:ins w:id="16546" w:author="PR Preview" w:date="2026-01-01T00:00:00Z">
          <w:r>
            <w:rPr>
              <w:rStyle w:val="Hyperlink"/>
            </w:rPr>
            <w:t xml:space="preserve">Theorem 113</w:t>
          </w:r>
        </w:ins>
      </w:hyperlink>
      <w:ins w:id="16547" w:author="PR Preview" w:date="2026-01-01T00:00:00Z">
        <w:r>
          <w:t xml:space="preserve">,</w:t>
        </w:r>
      </w:ins>
      <w:ins w:id="16548"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ins w:id="16549" w:author="PR Preview" w:date="2026-01-01T00:00:00Z">
        <w:r>
          <w:t xml:space="preserve">,</w:t>
        </w:r>
      </w:ins>
      <w:ins w:id="16550" w:author="PR Preview" w:date="2026-01-01T00:00:00Z">
        <w:r>
          <w:t xml:space="preserve"> </w:t>
        </w:r>
      </w:ins>
      <w:ins w:id="16551" w:author="PR Preview" w:date="2026-01-01T00:00:00Z">
        <w:r>
          <w:t xml:space="preserve">and both terms are at least</w:t>
        </w:r>
      </w:ins>
      <w:ins w:id="16552" w:author="PR Preview" w:date="2026-01-01T00:00:00Z">
        <w:r>
          <w:t xml:space="preserve"> </w:t>
        </w:r>
      </w:ins>
      <m:oMath>
        <m:r>
          <m:t>0</m:t>
        </m:r>
      </m:oMath>
      <w:ins w:id="16553" w:author="PR Preview" w:date="2026-01-01T00:00:00Z">
        <w:r>
          <w:t xml:space="preserve">.</w:t>
        </w:r>
      </w:ins>
      <w:ins w:id="16554" w:author="PR Preview" w:date="2026-01-01T00:00:00Z">
        <w:r>
          <w:t xml:space="preserve"> </w:t>
        </w:r>
      </w:ins>
      <w:ins w:id="16555" w:author="PR Preview" w:date="2026-01-01T00:00:00Z">
        <w:r>
          <w:t xml:space="preserve">If</w:t>
        </w:r>
      </w:ins>
      <w:ins w:id="16556" w:author="PR Preview" w:date="2026-01-01T00:00:00Z">
        <w:r>
          <w:t xml:space="preserve"> </w:t>
        </w:r>
      </w:ins>
      <m:oMath>
        <m:acc>
          <m:accPr>
            <m:chr m:val="̃"/>
          </m:accPr>
          <m:e>
            <m:r>
              <m:t>w</m:t>
            </m:r>
          </m:e>
        </m:acc>
        <m:r>
          <m:rPr>
            <m:sty m:val="p"/>
          </m:rPr>
          <m:t>≠</m:t>
        </m:r>
        <m:acc>
          <m:accPr>
            <m:chr m:val="̃"/>
          </m:accPr>
          <m:e>
            <m:r>
              <m:t>0</m:t>
            </m:r>
          </m:e>
        </m:acc>
      </m:oMath>
      <w:ins w:id="16557" w:author="PR Preview" w:date="2026-01-01T00:00:00Z">
        <w:r>
          <w:t xml:space="preserve">, the second term is positive.</w:t>
        </w:r>
      </w:ins>
      <w:ins w:id="16558" w:author="PR Preview" w:date="2026-01-01T00:00:00Z">
        <w:r>
          <w:t xml:space="preserve"> </w:t>
        </w:r>
      </w:ins>
      <w:ins w:id="16559" w:author="PR Preview" w:date="2026-01-01T00:00:00Z">
        <w:r>
          <w:t xml:space="preserve">If</w:t>
        </w:r>
      </w:ins>
      <w:ins w:id="16560" w:author="PR Preview" w:date="2026-01-01T00:00:00Z">
        <w:r>
          <w:t xml:space="preserve"> </w:t>
        </w:r>
      </w:ins>
      <m:oMath>
        <m:acc>
          <m:accPr>
            <m:chr m:val="̃"/>
          </m:accPr>
          <m:e>
            <m:r>
              <m:t>w</m:t>
            </m:r>
          </m:e>
        </m:acc>
        <m:r>
          <m:rPr>
            <m:sty m:val="p"/>
          </m:rPr>
          <m:t>=</m:t>
        </m:r>
        <m:acc>
          <m:accPr>
            <m:chr m:val="̃"/>
          </m:accPr>
          <m:e>
            <m:r>
              <m:t>0</m:t>
            </m:r>
          </m:e>
        </m:acc>
      </m:oMath>
      <w:ins w:id="16561" w:author="PR Preview" w:date="2026-01-01T00:00:00Z">
        <w:r>
          <w:t xml:space="preserve">, then</w:t>
        </w:r>
      </w:ins>
      <w:ins w:id="16562" w:author="PR Preview" w:date="2026-01-01T00:00:00Z">
        <w:r>
          <w:t xml:space="preserve"> </w:t>
        </w:r>
      </w:ins>
      <m:oMath>
        <m:acc>
          <m:accPr>
            <m:chr m:val="̃"/>
          </m:accPr>
          <m:e>
            <m:r>
              <m:t>u</m:t>
            </m:r>
          </m:e>
        </m:acc>
        <m:r>
          <m:rPr>
            <m:sty m:val="p"/>
          </m:rPr>
          <m:t>≠</m:t>
        </m:r>
        <m:acc>
          <m:accPr>
            <m:chr m:val="̃"/>
          </m:accPr>
          <m:e>
            <m:r>
              <m:t>0</m:t>
            </m:r>
          </m:e>
        </m:acc>
      </m:oMath>
      <w:ins w:id="16563" w:author="PR Preview" w:date="2026-01-01T00:00:00Z">
        <w:r>
          <w:t xml:space="preserve"> </w:t>
        </w:r>
      </w:ins>
      <w:ins w:id="16564" w:author="PR Preview" w:date="2026-01-01T00:00:00Z">
        <w:r>
          <w:t xml:space="preserve">and</w:t>
        </w:r>
      </w:ins>
      <w:ins w:id="16565" w:author="PR Preview" w:date="2026-01-01T00:00:00Z">
        <w:r>
          <w:t xml:space="preserve"> </w:t>
        </w:r>
      </w:ins>
      <m:oMath>
        <m:acc>
          <m:accPr>
            <m:chr m:val="̃"/>
          </m:accPr>
          <m:e>
            <m:r>
              <m:t>z</m:t>
            </m:r>
          </m:e>
        </m:acc>
        <m:r>
          <m:rPr>
            <m:sty m:val="p"/>
          </m:rPr>
          <m:t>=</m:t>
        </m:r>
        <m:acc>
          <m:accPr>
            <m:chr m:val="̃"/>
          </m:accPr>
          <m:e>
            <m:r>
              <m:t>u</m:t>
            </m:r>
          </m:e>
        </m:acc>
      </m:oMath>
      <w:ins w:id="16566" w:author="PR Preview" w:date="2026-01-01T00:00:00Z">
        <w:r>
          <w:t xml:space="preserve">, so the first term is positive.</w:t>
        </w:r>
      </w:ins>
      <w:ins w:id="16567" w:author="PR Preview" w:date="2026-01-01T00:00:00Z">
        <w:r>
          <w:t xml:space="preserve"> </w:t>
        </w:r>
      </w:ins>
      <w:ins w:id="16568" w:author="PR Preview" w:date="2026-01-01T00:00:00Z">
        <w:r>
          <w:t xml:space="preserve">Either way</w:t>
        </w:r>
      </w:ins>
      <w:ins w:id="16569" w:author="PR Preview" w:date="2026-01-01T00:00:00Z">
        <w:r>
          <w:t xml:space="preserve"> </w:t>
        </w:r>
      </w:ins>
      <m:oMath>
        <m:sSup>
          <m:e>
            <m:acc>
              <m:accPr>
                <m:chr m:val="̃"/>
              </m:accPr>
              <m:e>
                <m:r>
                  <m:t>v</m:t>
                </m:r>
              </m:e>
            </m:acc>
          </m:e>
          <m:sup>
            <m:r>
              <m:rPr>
                <m:sty m:val="p"/>
              </m:rPr>
              <m:t>⊤</m:t>
            </m:r>
          </m:sup>
        </m:sSup>
        <m:r>
          <m:rPr>
            <m:sty m:val="bi"/>
          </m:rPr>
          <m:t>X</m:t>
        </m:r>
        <m:acc>
          <m:accPr>
            <m:chr m:val="̃"/>
          </m:accPr>
          <m:e>
            <m:r>
              <m:t>v</m:t>
            </m:r>
          </m:e>
        </m:acc>
        <m:r>
          <m:rPr>
            <m:sty m:val="p"/>
          </m:rPr>
          <m:t>&gt;</m:t>
        </m:r>
        <m:r>
          <m:t>0</m:t>
        </m:r>
      </m:oMath>
      <w:ins w:id="16570" w:author="PR Preview" w:date="2026-01-01T00:00:00Z">
        <w:r>
          <w:t xml:space="preserve">.</w:t>
        </w:r>
      </w:ins>
    </w:p>
    <w:p>
      <w:pPr>
        <w:pStyle w:val="BodyText"/>
      </w:pPr>
      <w:ins w:id="16571" w:author="PR Preview" w:date="2026-01-01T00:00:00Z">
        <w:r>
          <w:rPr>
            <w:b/>
            <w:bCs/>
          </w:rPr>
          <w:t xml:space="preserve">Only if.</w:t>
        </w:r>
      </w:ins>
      <w:ins w:id="16572" w:author="PR Preview" w:date="2026-01-01T00:00:00Z">
        <w:r>
          <w:t xml:space="preserve"> </w:t>
        </w:r>
      </w:ins>
      <m:oMath>
        <m:r>
          <m:rPr>
            <m:sty m:val="bi"/>
          </m:rPr>
          <m:t>A</m:t>
        </m:r>
      </m:oMath>
      <w:ins w:id="16573" w:author="PR Preview" w:date="2026-01-01T00:00:00Z">
        <w:r>
          <w:t xml:space="preserve"> </w:t>
        </w:r>
      </w:ins>
      <w:ins w:id="16574" w:author="PR Preview" w:date="2026-01-01T00:00:00Z">
        <w:r>
          <w:t xml:space="preserve">is the top-left</w:t>
        </w:r>
      </w:ins>
      <w:ins w:id="16575" w:author="PR Preview" w:date="2026-01-01T00:00:00Z">
        <w:r>
          <w:t xml:space="preserve"> </w:t>
        </w:r>
      </w:ins>
      <m:oMath>
        <m:r>
          <m:t>k</m:t>
        </m:r>
        <m:r>
          <m:rPr>
            <m:sty m:val="p"/>
          </m:rPr>
          <m:t>×</m:t>
        </m:r>
        <m:r>
          <m:t>k</m:t>
        </m:r>
      </m:oMath>
      <w:ins w:id="16576" w:author="PR Preview" w:date="2026-01-01T00:00:00Z">
        <w:r>
          <w:t xml:space="preserve"> </w:t>
        </w:r>
      </w:ins>
      <w:ins w:id="16577" w:author="PR Preview" w:date="2026-01-01T00:00:00Z">
        <w:r>
          <w:t xml:space="preserve">block of</w:t>
        </w:r>
      </w:ins>
      <w:ins w:id="16578" w:author="PR Preview" w:date="2026-01-01T00:00:00Z">
        <w:r>
          <w:t xml:space="preserve"> </w:t>
        </w:r>
      </w:ins>
      <m:oMath>
        <m:r>
          <m:rPr>
            <m:sty m:val="bi"/>
          </m:rPr>
          <m:t>X</m:t>
        </m:r>
      </m:oMath>
      <w:ins w:id="16579" w:author="PR Preview" w:date="2026-01-01T00:00:00Z">
        <w:r>
          <w:t xml:space="preserve">, so it is positive definite (</w:t>
        </w:r>
      </w:ins>
      <w:hyperlink w:anchor="thm-pd-submatrix">
        <w:ins w:id="16580" w:author="PR Preview" w:date="2026-01-01T00:00:00Z">
          <w:r>
            <w:rPr>
              <w:rStyle w:val="Hyperlink"/>
            </w:rPr>
            <w:t xml:space="preserve">Theorem 112</w:t>
          </w:r>
        </w:ins>
      </w:hyperlink>
      <w:ins w:id="16581" w:author="PR Preview" w:date="2026-01-01T00:00:00Z">
        <w:r>
          <w:t xml:space="preserve">),</w:t>
        </w:r>
      </w:ins>
      <w:ins w:id="16582" w:author="PR Preview" w:date="2026-01-01T00:00:00Z">
        <w:r>
          <w:t xml:space="preserve"> </w:t>
        </w:r>
      </w:ins>
      <w:ins w:id="16583" w:author="PR Preview" w:date="2026-01-01T00:00:00Z">
        <w:r>
          <w:t xml:space="preserve">and invertible (</w:t>
        </w:r>
      </w:ins>
      <w:hyperlink w:anchor="thm-pd-inverse">
        <w:ins w:id="16584" w:author="PR Preview" w:date="2026-01-01T00:00:00Z">
          <w:r>
            <w:rPr>
              <w:rStyle w:val="Hyperlink"/>
            </w:rPr>
            <w:t xml:space="preserve">Theorem 76</w:t>
          </w:r>
        </w:ins>
      </w:hyperlink>
      <w:ins w:id="16585" w:author="PR Preview" w:date="2026-01-01T00:00:00Z">
        <w:r>
          <w:t xml:space="preserve">).</w:t>
        </w:r>
      </w:ins>
      <w:ins w:id="16586" w:author="PR Preview" w:date="2026-01-01T00:00:00Z">
        <w:r>
          <w:t xml:space="preserve"> </w:t>
        </w:r>
      </w:ins>
      <m:oMath>
        <m:r>
          <m:rPr>
            <m:sty m:val="bi"/>
          </m:rPr>
          <m:t>S</m:t>
        </m:r>
      </m:oMath>
      <w:ins w:id="16587" w:author="PR Preview" w:date="2026-01-01T00:00:00Z">
        <w:r>
          <w:t xml:space="preserve"> </w:t>
        </w:r>
      </w:ins>
      <w:ins w:id="16588" w:author="PR Preview" w:date="2026-01-01T00:00:00Z">
        <w:r>
          <w:t xml:space="preserve">is symmetric:</w:t>
        </w:r>
      </w:ins>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ins w:id="16589" w:author="PR Preview" w:date="2026-01-01T00:00:00Z">
        <w:r>
          <w:t xml:space="preserve">(</w:t>
        </w:r>
      </w:ins>
      <w:hyperlink w:anchor="thm-transpose-product">
        <w:ins w:id="16590" w:author="PR Preview" w:date="2026-01-01T00:00:00Z">
          <w:r>
            <w:rPr>
              <w:rStyle w:val="Hyperlink"/>
            </w:rPr>
            <w:t xml:space="preserve">Theorem 19</w:t>
          </w:r>
        </w:ins>
      </w:hyperlink>
      <w:ins w:id="16591" w:author="PR Preview" w:date="2026-01-01T00:00:00Z">
        <w:r>
          <w:t xml:space="preserve">,</w:t>
        </w:r>
      </w:ins>
      <w:ins w:id="16592" w:author="PR Preview" w:date="2026-01-01T00:00:00Z">
        <w:r>
          <w:t xml:space="preserve"> </w:t>
        </w:r>
      </w:ins>
      <w:hyperlink w:anchor="def-matrix-transpose">
        <w:ins w:id="16593" w:author="PR Preview" w:date="2026-01-01T00:00:00Z">
          <w:r>
            <w:rPr>
              <w:rStyle w:val="Hyperlink"/>
            </w:rPr>
            <w:t xml:space="preserve">Definition 20</w:t>
          </w:r>
        </w:ins>
      </w:hyperlink>
      <w:ins w:id="16594" w:author="PR Preview" w:date="2026-01-01T00:00:00Z">
        <w:r>
          <w:t xml:space="preserve"> </w:t>
        </w:r>
      </w:ins>
      <w:ins w:id="16595" w:author="PR Preview" w:date="2026-01-01T00:00:00Z">
        <w:r>
          <w:t xml:space="preserve">for</w:t>
        </w:r>
      </w:ins>
      <w:ins w:id="16596"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16597" w:author="PR Preview" w:date="2026-01-01T00:00:00Z">
        <w:r>
          <w:t xml:space="preserve">,</w:t>
        </w:r>
      </w:ins>
      <w:ins w:id="16598" w:author="PR Preview" w:date="2026-01-01T00:00:00Z">
        <w:r>
          <w:t xml:space="preserve"> </w:t>
        </w:r>
      </w:ins>
      <w:hyperlink w:anchor="cor-inverse-symmetric">
        <w:ins w:id="16599" w:author="PR Preview" w:date="2026-01-01T00:00:00Z">
          <w:r>
            <w:rPr>
              <w:rStyle w:val="Hyperlink"/>
            </w:rPr>
            <w:t xml:space="preserve">Corollary 6</w:t>
          </w:r>
        </w:ins>
      </w:hyperlink>
      <w:ins w:id="16600" w:author="PR Preview" w:date="2026-01-01T00:00:00Z">
        <w:r>
          <w:t xml:space="preserve">),</w:t>
        </w:r>
      </w:ins>
      <w:ins w:id="16601" w:author="PR Preview" w:date="2026-01-01T00:00:00Z">
        <w:r>
          <w:t xml:space="preserve"> </w:t>
        </w:r>
      </w:ins>
      <w:ins w:id="16602" w:author="PR Preview" w:date="2026-01-01T00:00:00Z">
        <w:r>
          <w:t xml:space="preserve">and</w:t>
        </w:r>
      </w:ins>
      <w:ins w:id="16603" w:author="PR Preview" w:date="2026-01-01T00:00:00Z">
        <w:r>
          <w:t xml:space="preserve"> </w:t>
        </w:r>
      </w:ins>
      <m:oMath>
        <m:r>
          <m:rPr>
            <m:sty m:val="bi"/>
          </m:rPr>
          <m:t>C</m:t>
        </m:r>
      </m:oMath>
      <w:ins w:id="16604" w:author="PR Preview" w:date="2026-01-01T00:00:00Z">
        <w:r>
          <w:t xml:space="preserve"> </w:t>
        </w:r>
      </w:ins>
      <w:ins w:id="16605" w:author="PR Preview" w:date="2026-01-01T00:00:00Z">
        <w:r>
          <w:t xml:space="preserve">is symmetric,</w:t>
        </w:r>
      </w:ins>
      <w:ins w:id="16606" w:author="PR Preview" w:date="2026-01-01T00:00:00Z">
        <w:r>
          <w:t xml:space="preserve"> </w:t>
        </w:r>
      </w:ins>
      <w:ins w:id="16607" w:author="PR Preview" w:date="2026-01-01T00:00:00Z">
        <w:r>
          <w:t xml:space="preserve">so</w:t>
        </w:r>
      </w:ins>
      <w:ins w:id="16608"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16609" w:author="PR Preview" w:date="2026-01-01T00:00:00Z">
        <w:r>
          <w:t xml:space="preserve"> </w:t>
        </w:r>
      </w:ins>
      <w:ins w:id="16610" w:author="PR Preview" w:date="2026-01-01T00:00:00Z">
        <w:r>
          <w:t xml:space="preserve">is symmetric</w:t>
        </w:r>
      </w:ins>
      <w:ins w:id="16611" w:author="PR Preview" w:date="2026-01-01T00:00:00Z">
        <w:r>
          <w:t xml:space="preserve"> </w:t>
        </w:r>
      </w:ins>
      <w:ins w:id="16612" w:author="PR Preview" w:date="2026-01-01T00:00:00Z">
        <w:r>
          <w:t xml:space="preserve">(the transpose of a difference is the difference of the transposes, entry by entry,</w:t>
        </w:r>
      </w:ins>
      <w:ins w:id="16613" w:author="PR Preview" w:date="2026-01-01T00:00:00Z">
        <w:r>
          <w:t xml:space="preserve"> </w:t>
        </w:r>
      </w:ins>
      <w:hyperlink w:anchor="def-matrix-transpose">
        <w:ins w:id="16614" w:author="PR Preview" w:date="2026-01-01T00:00:00Z">
          <w:r>
            <w:rPr>
              <w:rStyle w:val="Hyperlink"/>
            </w:rPr>
            <w:t xml:space="preserve">Definition 20</w:t>
          </w:r>
        </w:ins>
      </w:hyperlink>
      <w:ins w:id="16615" w:author="PR Preview" w:date="2026-01-01T00:00:00Z">
        <w:r>
          <w:t xml:space="preserve">).</w:t>
        </w:r>
      </w:ins>
      <w:ins w:id="16616" w:author="PR Preview" w:date="2026-01-01T00:00:00Z">
        <w:r>
          <w:t xml:space="preserve"> </w:t>
        </w:r>
      </w:ins>
      <w:ins w:id="16617" w:author="PR Preview" w:date="2026-01-01T00:00:00Z">
        <w:r>
          <w:t xml:space="preserve">For</w:t>
        </w:r>
      </w:ins>
      <w:ins w:id="16618" w:author="PR Preview" w:date="2026-01-01T00:00:00Z">
        <w:r>
          <w:t xml:space="preserve"> </w:t>
        </w:r>
      </w:ins>
      <m:oMath>
        <m:acc>
          <m:accPr>
            <m:chr m:val="̃"/>
          </m:accPr>
          <m:e>
            <m:r>
              <m:t>w</m:t>
            </m:r>
          </m:e>
        </m:acc>
        <m:r>
          <m:rPr>
            <m:sty m:val="p"/>
          </m:rPr>
          <m:t>≠</m:t>
        </m:r>
        <m:acc>
          <m:accPr>
            <m:chr m:val="̃"/>
          </m:accPr>
          <m:e>
            <m:r>
              <m:t>0</m:t>
            </m:r>
          </m:e>
        </m:acc>
      </m:oMath>
      <w:ins w:id="16619" w:author="PR Preview" w:date="2026-01-01T00:00:00Z">
        <w:r>
          <w:t xml:space="preserve">, take</w:t>
        </w:r>
      </w:ins>
      <w:ins w:id="16620" w:author="PR Preview" w:date="2026-01-01T00:00:00Z">
        <w:r>
          <w:t xml:space="preserve"> </w:t>
        </w:r>
      </w:ins>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ins w:id="16621" w:author="PR Preview" w:date="2026-01-01T00:00:00Z">
        <w:r>
          <w:t xml:space="preserve">, so</w:t>
        </w:r>
      </w:ins>
      <w:ins w:id="16622" w:author="PR Preview" w:date="2026-01-01T00:00:00Z">
        <w:r>
          <w:t xml:space="preserve"> </w:t>
        </w:r>
      </w:ins>
      <m:oMath>
        <m:acc>
          <m:accPr>
            <m:chr m:val="̃"/>
          </m:accPr>
          <m:e>
            <m:r>
              <m:t>z</m:t>
            </m:r>
          </m:e>
        </m:acc>
        <m:r>
          <m:rPr>
            <m:sty m:val="p"/>
          </m:rPr>
          <m:t>=</m:t>
        </m:r>
        <m:acc>
          <m:accPr>
            <m:chr m:val="̃"/>
          </m:accPr>
          <m:e>
            <m:r>
              <m:t>0</m:t>
            </m:r>
          </m:e>
        </m:acc>
      </m:oMath>
      <w:ins w:id="16623" w:author="PR Preview" w:date="2026-01-01T00:00:00Z">
        <w:r>
          <w:t xml:space="preserve"> </w:t>
        </w:r>
      </w:ins>
      <w:ins w:id="16624" w:author="PR Preview" w:date="2026-01-01T00:00:00Z">
        <w:r>
          <w:t xml:space="preserve">and</w:t>
        </w:r>
      </w:ins>
      <w:ins w:id="16625" w:author="PR Preview" w:date="2026-01-01T00:00:00Z">
        <w:r>
          <w:t xml:space="preserve"> </w:t>
        </w:r>
      </w:ins>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ins w:id="16626" w:author="PR Preview" w:date="2026-01-01T00:00:00Z">
        <w:r>
          <w:t xml:space="preserve">; then</w:t>
        </w:r>
      </w:ins>
      <w:ins w:id="16627" w:author="PR Preview" w:date="2026-01-01T00:00:00Z">
        <w:r>
          <w:t xml:space="preserve"> </w:t>
        </w:r>
      </w:ins>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ins w:id="16628" w:author="PR Preview" w:date="2026-01-01T00:00:00Z">
        <w:r>
          <w:t xml:space="preserve"> </w:t>
        </w:r>
      </w:ins>
      <w:ins w:id="16629" w:author="PR Preview" w:date="2026-01-01T00:00:00Z">
        <w:r>
          <w:t xml:space="preserve">(</w:t>
        </w:r>
      </w:ins>
      <w:hyperlink w:anchor="thm-block-quadratic">
        <w:ins w:id="16630" w:author="PR Preview" w:date="2026-01-01T00:00:00Z">
          <w:r>
            <w:rPr>
              <w:rStyle w:val="Hyperlink"/>
            </w:rPr>
            <w:t xml:space="preserve">Theorem 113</w:t>
          </w:r>
        </w:ins>
      </w:hyperlink>
      <w:ins w:id="16631" w:author="PR Preview" w:date="2026-01-01T00:00:00Z">
        <w:r>
          <w:t xml:space="preserve">).</w:t>
        </w:r>
      </w:ins>
    </w:p>
    <w:bookmarkStart w:id="611" w:name="exm-schur-test"/>
    <w:p>
      <w:pPr>
        <w:pStyle w:val="BodyText"/>
      </w:pPr>
      <w:ins w:id="16632" w:author="PR Preview" w:date="2026-01-01T00:00:00Z">
        <w:r>
          <w:rPr>
            <w:b/>
            <w:bCs/>
          </w:rPr>
          <w:t xml:space="preserve">Example 204 (Testing</w:t>
        </w:r>
      </w:ins>
      <w:ins w:id="16633" w:author="PR Preview" w:date="2026-01-01T00:00:00Z">
        <w:r>
          <w:rPr>
            <w:b/>
            <w:bCs/>
          </w:rPr>
          <w:t xml:space="preserve"> </w:t>
        </w:r>
      </w:ins>
      <m:oMath>
        <m:r>
          <m:t>2</m:t>
        </m:r>
        <m:r>
          <m:rPr>
            <m:sty m:val="p"/>
          </m:rPr>
          <m:t>×</m:t>
        </m:r>
        <m:r>
          <m:t>2</m:t>
        </m:r>
      </m:oMath>
      <w:ins w:id="16634" w:author="PR Preview" w:date="2026-01-01T00:00:00Z">
        <w:r>
          <w:rPr>
            <w:b/>
            <w:bCs/>
          </w:rPr>
          <w:t xml:space="preserve"> </w:t>
        </w:r>
      </w:ins>
      <w:ins w:id="16635" w:author="PR Preview" w:date="2026-01-01T00:00:00Z">
        <w:r>
          <w:rPr>
            <w:b/>
            <w:bCs/>
          </w:rPr>
          <w:t xml:space="preserve">matrices)</w:t>
        </w:r>
      </w:ins>
      <w:ins w:id="16636" w:author="PR Preview" w:date="2026-01-01T00:00:00Z">
        <w:r>
          <w:t xml:space="preserve"> </w:t>
        </w:r>
      </w:ins>
      <w:ins w:id="16637" w:author="PR Preview" w:date="2026-01-01T00:00:00Z">
        <w:r>
          <w:t xml:space="preserve">A symmetric</w:t>
        </w:r>
      </w:ins>
      <w:ins w:id="16638"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ins w:id="16639" w:author="PR Preview" w:date="2026-01-01T00:00:00Z">
        <w:r>
          <w:t xml:space="preserve"> </w:t>
        </w:r>
      </w:ins>
      <w:ins w:id="16640" w:author="PR Preview" w:date="2026-01-01T00:00:00Z">
        <w:r>
          <w:t xml:space="preserve">is positive definite</w:t>
        </w:r>
      </w:ins>
      <w:ins w:id="16641" w:author="PR Preview" w:date="2026-01-01T00:00:00Z">
        <w:r>
          <w:t xml:space="preserve"> </w:t>
        </w:r>
      </w:ins>
      <w:ins w:id="16642" w:author="PR Preview" w:date="2026-01-01T00:00:00Z">
        <w:r>
          <w:t xml:space="preserve">exactly when</w:t>
        </w:r>
      </w:ins>
      <w:ins w:id="16643" w:author="PR Preview" w:date="2026-01-01T00:00:00Z">
        <w:r>
          <w:t xml:space="preserve"> </w:t>
        </w:r>
      </w:ins>
      <m:oMath>
        <m:r>
          <m:t>a</m:t>
        </m:r>
        <m:r>
          <m:rPr>
            <m:sty m:val="p"/>
          </m:rPr>
          <m:t>&gt;</m:t>
        </m:r>
        <m:r>
          <m:t>0</m:t>
        </m:r>
      </m:oMath>
      <w:ins w:id="16644" w:author="PR Preview" w:date="2026-01-01T00:00:00Z">
        <w:r>
          <w:t xml:space="preserve"> </w:t>
        </w:r>
      </w:ins>
      <w:ins w:id="16645" w:author="PR Preview" w:date="2026-01-01T00:00:00Z">
        <w:r>
          <w:t xml:space="preserve">and</w:t>
        </w:r>
      </w:ins>
      <w:ins w:id="16646" w:author="PR Preview" w:date="2026-01-01T00:00:00Z">
        <w:r>
          <w:t xml:space="preserve"> </w:t>
        </w:r>
      </w:ins>
      <m:oMath>
        <m:r>
          <m:t>c</m:t>
        </m:r>
        <m:r>
          <m:rPr>
            <m:sty m:val="p"/>
          </m:rPr>
          <m:t>−</m:t>
        </m:r>
        <m:f>
          <m:fPr>
            <m:type m:val="lin"/>
          </m:fPr>
          <m:num>
            <m:sSup>
              <m:e>
                <m:r>
                  <m:t>b</m:t>
                </m:r>
              </m:e>
              <m:sup>
                <m:r>
                  <m:t>2</m:t>
                </m:r>
              </m:sup>
            </m:sSup>
          </m:num>
          <m:den>
            <m:r>
              <m:t>a</m:t>
            </m:r>
          </m:den>
        </m:f>
        <m:r>
          <m:rPr>
            <m:sty m:val="p"/>
          </m:rPr>
          <m:t>&gt;</m:t>
        </m:r>
        <m:r>
          <m:t>0</m:t>
        </m:r>
      </m:oMath>
      <w:ins w:id="16647" w:author="PR Preview" w:date="2026-01-01T00:00:00Z">
        <w:r>
          <w:t xml:space="preserve">, that is,</w:t>
        </w:r>
      </w:ins>
      <w:ins w:id="16648" w:author="PR Preview" w:date="2026-01-01T00:00:00Z">
        <w:r>
          <w:t xml:space="preserve"> </w:t>
        </w:r>
      </w:ins>
      <m:oMath>
        <m:r>
          <m:t>a</m:t>
        </m:r>
        <m:r>
          <m:rPr>
            <m:sty m:val="p"/>
          </m:rPr>
          <m:t>&gt;</m:t>
        </m:r>
        <m:r>
          <m:t>0</m:t>
        </m:r>
      </m:oMath>
      <w:ins w:id="16649" w:author="PR Preview" w:date="2026-01-01T00:00:00Z">
        <w:r>
          <w:t xml:space="preserve"> </w:t>
        </w:r>
      </w:ins>
      <w:ins w:id="16650" w:author="PR Preview" w:date="2026-01-01T00:00:00Z">
        <w:r>
          <w:t xml:space="preserve">and</w:t>
        </w:r>
      </w:ins>
      <w:ins w:id="16651" w:author="PR Preview" w:date="2026-01-01T00:00:00Z">
        <w:r>
          <w:t xml:space="preserve"> </w:t>
        </w:r>
      </w:ins>
      <m:oMath>
        <m:r>
          <m:t>a</m:t>
        </m:r>
        <m:r>
          <m:t>c</m:t>
        </m:r>
        <m:r>
          <m:rPr>
            <m:sty m:val="p"/>
          </m:rPr>
          <m:t>&gt;</m:t>
        </m:r>
        <m:sSup>
          <m:e>
            <m:r>
              <m:t>b</m:t>
            </m:r>
          </m:e>
          <m:sup>
            <m:r>
              <m:t>2</m:t>
            </m:r>
          </m:sup>
        </m:sSup>
      </m:oMath>
      <w:ins w:id="16652" w:author="PR Preview" w:date="2026-01-01T00:00:00Z">
        <w:r>
          <w:t xml:space="preserve"> </w:t>
        </w:r>
      </w:ins>
      <w:ins w:id="16653" w:author="PR Preview" w:date="2026-01-01T00:00:00Z">
        <w:r>
          <w:t xml:space="preserve">(a</w:t>
        </w:r>
      </w:ins>
      <w:ins w:id="16654" w:author="PR Preview" w:date="2026-01-01T00:00:00Z">
        <w:r>
          <w:t xml:space="preserve"> </w:t>
        </w:r>
      </w:ins>
      <m:oMath>
        <m:r>
          <m:t>1</m:t>
        </m:r>
        <m:r>
          <m:rPr>
            <m:sty m:val="p"/>
          </m:rPr>
          <m:t>×</m:t>
        </m:r>
        <m:r>
          <m:t>1</m:t>
        </m:r>
      </m:oMath>
      <w:ins w:id="16655" w:author="PR Preview" w:date="2026-01-01T00:00:00Z">
        <w:r>
          <w:t xml:space="preserve"> </w:t>
        </w:r>
      </w:ins>
      <w:ins w:id="16656" w:author="PR Preview" w:date="2026-01-01T00:00:00Z">
        <w:r>
          <w:t xml:space="preserve">matrix</w:t>
        </w:r>
      </w:ins>
      <w:ins w:id="16657" w:author="PR Preview" w:date="2026-01-01T00:00:00Z">
        <w:r>
          <w:t xml:space="preserve"> </w:t>
        </w:r>
      </w:ins>
      <m:oMath>
        <m:r>
          <m:rPr>
            <m:sty m:val="p"/>
          </m:rPr>
          <m:t>[</m:t>
        </m:r>
        <m:r>
          <m:t>s</m:t>
        </m:r>
        <m:r>
          <m:rPr>
            <m:sty m:val="p"/>
          </m:rPr>
          <m:t>]</m:t>
        </m:r>
      </m:oMath>
      <w:ins w:id="16658" w:author="PR Preview" w:date="2026-01-01T00:00:00Z">
        <w:r>
          <w:t xml:space="preserve"> </w:t>
        </w:r>
      </w:ins>
      <w:ins w:id="16659" w:author="PR Preview" w:date="2026-01-01T00:00:00Z">
        <w:r>
          <w:t xml:space="preserve">is positive definite exactly when</w:t>
        </w:r>
      </w:ins>
      <w:ins w:id="16660" w:author="PR Preview" w:date="2026-01-01T00:00:00Z">
        <w:r>
          <w:t xml:space="preserve"> </w:t>
        </w:r>
      </w:ins>
      <m:oMath>
        <m:r>
          <m:t>s</m:t>
        </m:r>
        <m:r>
          <m:rPr>
            <m:sty m:val="p"/>
          </m:rPr>
          <m:t>&gt;</m:t>
        </m:r>
        <m:r>
          <m:t>0</m:t>
        </m:r>
      </m:oMath>
      <w:ins w:id="16661" w:author="PR Preview" w:date="2026-01-01T00:00:00Z">
        <w:r>
          <w:t xml:space="preserve">, since</w:t>
        </w:r>
      </w:ins>
      <w:ins w:id="16662" w:author="PR Preview" w:date="2026-01-01T00:00:00Z">
        <w:r>
          <w:t xml:space="preserve"> </w:t>
        </w:r>
      </w:ins>
      <m:oMath>
        <m:sSup>
          <m:e>
            <m:r>
              <m:t>x</m:t>
            </m:r>
          </m:e>
          <m:sup>
            <m:r>
              <m:rPr>
                <m:sty m:val="p"/>
              </m:rPr>
              <m:t>⊤</m:t>
            </m:r>
          </m:sup>
        </m:sSup>
        <m:r>
          <m:t>s</m:t>
        </m:r>
        <m:r>
          <m:t>x</m:t>
        </m:r>
        <m:r>
          <m:rPr>
            <m:sty m:val="p"/>
          </m:rPr>
          <m:t>=</m:t>
        </m:r>
        <m:r>
          <m:t>s</m:t>
        </m:r>
        <m:sSup>
          <m:e>
            <m:r>
              <m:t>x</m:t>
            </m:r>
          </m:e>
          <m:sup>
            <m:r>
              <m:t>2</m:t>
            </m:r>
          </m:sup>
        </m:sSup>
      </m:oMath>
      <w:ins w:id="16663" w:author="PR Preview" w:date="2026-01-01T00:00:00Z">
        <w:r>
          <w:t xml:space="preserve">).</w:t>
        </w:r>
      </w:ins>
    </w:p>
    <w:p>
      <w:pPr>
        <w:pStyle w:val="Compact"/>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ins w:id="16664" w:author="PR Preview" w:date="2026-01-01T00:00:00Z">
        <w:r>
          <w:t xml:space="preserve">:</w:t>
        </w:r>
      </w:ins>
      <w:ins w:id="16665" w:author="PR Preview" w:date="2026-01-01T00:00:00Z">
        <w:r>
          <w:t xml:space="preserve"> </w:t>
        </w:r>
      </w:ins>
      <m:oMath>
        <m:r>
          <m:t>5</m:t>
        </m:r>
        <m:r>
          <m:rPr>
            <m:sty m:val="p"/>
          </m:rPr>
          <m:t>&gt;</m:t>
        </m:r>
        <m:r>
          <m:t>0</m:t>
        </m:r>
      </m:oMath>
      <w:ins w:id="16666" w:author="PR Preview" w:date="2026-01-01T00:00:00Z">
        <w:r>
          <w:t xml:space="preserve"> </w:t>
        </w:r>
      </w:ins>
      <w:ins w:id="16667" w:author="PR Preview" w:date="2026-01-01T00:00:00Z">
        <w:r>
          <w:t xml:space="preserve">and</w:t>
        </w:r>
      </w:ins>
      <w:ins w:id="16668" w:author="PR Preview" w:date="2026-01-01T00:00:00Z">
        <w:r>
          <w:t xml:space="preserve"> </w:t>
        </w:r>
      </w:ins>
      <m:oMath>
        <m:f>
          <m:fPr>
            <m:type m:val="lin"/>
          </m:fPr>
          <m:num>
            <m:r>
              <m:t>9</m:t>
            </m:r>
          </m:num>
          <m:den>
            <m:r>
              <m:t>5</m:t>
            </m:r>
          </m:den>
        </m:f>
        <m:r>
          <m:rPr>
            <m:sty m:val="p"/>
          </m:rPr>
          <m:t>&gt;</m:t>
        </m:r>
        <m:r>
          <m:t>0</m:t>
        </m:r>
      </m:oMath>
      <w:ins w:id="16669" w:author="PR Preview" w:date="2026-01-01T00:00:00Z">
        <w:r>
          <w:t xml:space="preserve"> </w:t>
        </w:r>
      </w:ins>
      <w:ins w:id="16670" w:author="PR Preview" w:date="2026-01-01T00:00:00Z">
        <w:r>
          <w:t xml:space="preserve">(</w:t>
        </w:r>
      </w:ins>
      <w:hyperlink w:anchor="exm-schur-complement">
        <w:ins w:id="16671" w:author="PR Preview" w:date="2026-01-01T00:00:00Z">
          <w:r>
            <w:rPr>
              <w:rStyle w:val="Hyperlink"/>
            </w:rPr>
            <w:t xml:space="preserve">Example 203</w:t>
          </w:r>
        </w:ins>
      </w:hyperlink>
      <w:ins w:id="16672" w:author="PR Preview" w:date="2026-01-01T00:00:00Z">
        <w:r>
          <w:t xml:space="preserve">),</w:t>
        </w:r>
      </w:ins>
      <w:ins w:id="16673" w:author="PR Preview" w:date="2026-01-01T00:00:00Z">
        <w:r>
          <w:t xml:space="preserve"> </w:t>
        </w:r>
      </w:ins>
      <w:ins w:id="16674" w:author="PR Preview" w:date="2026-01-01T00:00:00Z">
        <w:r>
          <w:t xml:space="preserve">so it is positive definite.</w:t>
        </w:r>
      </w:ins>
    </w:p>
    <w:p>
      <w:pPr>
        <w:pStyle w:val="Compact"/>
        <w:numPr>
          <w:ilvl w:val="0"/>
          <w:numId w:val="1108"/>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16675" w:author="PR Preview" w:date="2026-01-01T00:00:00Z">
        <w:r>
          <w:t xml:space="preserve">:</w:t>
        </w:r>
      </w:ins>
      <w:ins w:id="16676" w:author="PR Preview" w:date="2026-01-01T00:00:00Z">
        <w:r>
          <w:t xml:space="preserve"> </w:t>
        </w:r>
      </w:ins>
      <m:oMath>
        <m:r>
          <m:t>1</m:t>
        </m:r>
        <m:r>
          <m:rPr>
            <m:sty m:val="p"/>
          </m:rPr>
          <m:t>&gt;</m:t>
        </m:r>
        <m:r>
          <m:t>0</m:t>
        </m:r>
      </m:oMath>
      <w:ins w:id="16677" w:author="PR Preview" w:date="2026-01-01T00:00:00Z">
        <w:r>
          <w:t xml:space="preserve"> </w:t>
        </w:r>
      </w:ins>
      <w:ins w:id="16678" w:author="PR Preview" w:date="2026-01-01T00:00:00Z">
        <w:r>
          <w:t xml:space="preserve">but</w:t>
        </w:r>
      </w:ins>
      <w:ins w:id="16679" w:author="PR Preview" w:date="2026-01-01T00:00:00Z">
        <w:r>
          <w:t xml:space="preserve"> </w:t>
        </w:r>
      </w:ins>
      <m:oMath>
        <m:r>
          <m:rPr>
            <m:sty m:val="bi"/>
          </m:rPr>
          <m:t>S</m:t>
        </m:r>
        <m:r>
          <m:rPr>
            <m:sty m:val="p"/>
          </m:rPr>
          <m:t>=</m:t>
        </m:r>
        <m:r>
          <m:rPr>
            <m:sty m:val="p"/>
          </m:rPr>
          <m:t>−</m:t>
        </m:r>
        <m:r>
          <m:t>3</m:t>
        </m:r>
      </m:oMath>
      <w:ins w:id="16680" w:author="PR Preview" w:date="2026-01-01T00:00:00Z">
        <w:r>
          <w:t xml:space="preserve">,</w:t>
        </w:r>
      </w:ins>
      <w:ins w:id="16681" w:author="PR Preview" w:date="2026-01-01T00:00:00Z">
        <w:r>
          <w:t xml:space="preserve"> </w:t>
        </w:r>
      </w:ins>
      <w:ins w:id="16682" w:author="PR Preview" w:date="2026-01-01T00:00:00Z">
        <w:r>
          <w:t xml:space="preserve">so it is not, as</w:t>
        </w:r>
      </w:ins>
      <w:ins w:id="16683" w:author="PR Preview" w:date="2026-01-01T00:00:00Z">
        <w:r>
          <w:t xml:space="preserve"> </w:t>
        </w:r>
      </w:ins>
      <w:hyperlink w:anchor="exm-positive-definite">
        <w:ins w:id="16684" w:author="PR Preview" w:date="2026-01-01T00:00:00Z">
          <w:r>
            <w:rPr>
              <w:rStyle w:val="Hyperlink"/>
            </w:rPr>
            <w:t xml:space="preserve">Example 143</w:t>
          </w:r>
        </w:ins>
      </w:hyperlink>
      <w:ins w:id="16685" w:author="PR Preview" w:date="2026-01-01T00:00:00Z">
        <w:r>
          <w:t xml:space="preserve"> </w:t>
        </w:r>
      </w:ins>
      <w:ins w:id="16686" w:author="PR Preview" w:date="2026-01-01T00:00:00Z">
        <w:r>
          <w:t xml:space="preserve">found directly.</w:t>
        </w:r>
      </w:ins>
    </w:p>
    <w:bookmarkEnd w:id="611"/>
    <w:bookmarkStart w:id="612" w:name="thm-cholesky"/>
    <w:p>
      <w:pPr>
        <w:pStyle w:val="FirstParagraph"/>
      </w:pPr>
      <w:ins w:id="16687" w:author="PR Preview" w:date="2026-01-01T00:00:00Z">
        <w:r>
          <w:rPr>
            <w:b/>
            <w:bCs/>
          </w:rPr>
          <w:t xml:space="preserve">Theorem 115 (Cholesky factorization)</w:t>
        </w:r>
      </w:ins>
      <w:ins w:id="16688" w:author="PR Preview" w:date="2026-01-01T00:00:00Z">
        <w:r>
          <w:t xml:space="preserve"> </w:t>
        </w:r>
      </w:ins>
      <w:ins w:id="16689" w:author="PR Preview" w:date="2026-01-01T00:00:00Z">
        <w:r>
          <w:t xml:space="preserve">A</w:t>
        </w:r>
      </w:ins>
      <w:ins w:id="16690" w:author="PR Preview" w:date="2026-01-01T00:00:00Z">
        <w:r>
          <w:t xml:space="preserve"> </w:t>
        </w:r>
      </w:ins>
      <m:oMath>
        <m:r>
          <m:t>p</m:t>
        </m:r>
        <m:r>
          <m:rPr>
            <m:sty m:val="p"/>
          </m:rPr>
          <m:t>×</m:t>
        </m:r>
        <m:r>
          <m:t>p</m:t>
        </m:r>
      </m:oMath>
      <w:ins w:id="16691" w:author="PR Preview" w:date="2026-01-01T00:00:00Z">
        <w:r>
          <w:t xml:space="preserve"> </w:t>
        </w:r>
      </w:ins>
      <w:ins w:id="16692" w:author="PR Preview" w:date="2026-01-01T00:00:00Z">
        <w:r>
          <w:t xml:space="preserve">matrix</w:t>
        </w:r>
      </w:ins>
      <w:ins w:id="16693" w:author="PR Preview" w:date="2026-01-01T00:00:00Z">
        <w:r>
          <w:t xml:space="preserve"> </w:t>
        </w:r>
      </w:ins>
      <m:oMath>
        <m:r>
          <m:rPr>
            <m:sty m:val="bi"/>
          </m:rPr>
          <m:t>A</m:t>
        </m:r>
      </m:oMath>
      <w:ins w:id="16694" w:author="PR Preview" w:date="2026-01-01T00:00:00Z">
        <w:r>
          <w:t xml:space="preserve"> </w:t>
        </w:r>
      </w:ins>
      <w:ins w:id="16695" w:author="PR Preview" w:date="2026-01-01T00:00:00Z">
        <w:r>
          <w:t xml:space="preserve">is positive definite (</w:t>
        </w:r>
      </w:ins>
      <w:hyperlink w:anchor="def-positive-definite">
        <w:ins w:id="16696" w:author="PR Preview" w:date="2026-01-01T00:00:00Z">
          <w:r>
            <w:rPr>
              <w:rStyle w:val="Hyperlink"/>
            </w:rPr>
            <w:t xml:space="preserve">Definition 86</w:t>
          </w:r>
        </w:ins>
      </w:hyperlink>
      <w:ins w:id="16697" w:author="PR Preview" w:date="2026-01-01T00:00:00Z">
        <w:r>
          <w:t xml:space="preserve">)</w:t>
        </w:r>
      </w:ins>
      <w:ins w:id="16698" w:author="PR Preview" w:date="2026-01-01T00:00:00Z">
        <w:r>
          <w:t xml:space="preserve"> </w:t>
        </w:r>
      </w:ins>
      <w:ins w:id="16699" w:author="PR Preview" w:date="2026-01-01T00:00:00Z">
        <w:r>
          <w:t xml:space="preserve">exactly when</w:t>
        </w:r>
      </w:ins>
      <w:ins w:id="16700" w:author="PR Preview" w:date="2026-01-01T00:00:00Z">
        <w:r>
          <w:t xml:space="preserve"> </w:t>
        </w:r>
      </w:ins>
      <m:oMath>
        <m:r>
          <m:rPr>
            <m:sty m:val="bi"/>
          </m:rPr>
          <m:t>A</m:t>
        </m:r>
        <m:r>
          <m:rPr>
            <m:sty m:val="p"/>
          </m:rPr>
          <m:t>=</m:t>
        </m:r>
        <m:r>
          <m:rPr>
            <m:sty m:val="bi"/>
          </m:rPr>
          <m:t>L</m:t>
        </m:r>
        <m:sSup>
          <m:e>
            <m:r>
              <m:rPr>
                <m:sty m:val="bi"/>
              </m:rPr>
              <m:t>L</m:t>
            </m:r>
          </m:e>
          <m:sup>
            <m:r>
              <m:rPr>
                <m:sty m:val="p"/>
              </m:rPr>
              <m:t>⊤</m:t>
            </m:r>
          </m:sup>
        </m:sSup>
      </m:oMath>
      <w:ins w:id="16701" w:author="PR Preview" w:date="2026-01-01T00:00:00Z">
        <w:r>
          <w:t xml:space="preserve"> </w:t>
        </w:r>
      </w:ins>
      <w:ins w:id="16702" w:author="PR Preview" w:date="2026-01-01T00:00:00Z">
        <w:r>
          <w:t xml:space="preserve">for some lower triangular</w:t>
        </w:r>
      </w:ins>
      <w:ins w:id="16703" w:author="PR Preview" w:date="2026-01-01T00:00:00Z">
        <w:r>
          <w:t xml:space="preserve"> </w:t>
        </w:r>
      </w:ins>
      <m:oMath>
        <m:r>
          <m:rPr>
            <m:sty m:val="bi"/>
          </m:rPr>
          <m:t>L</m:t>
        </m:r>
      </m:oMath>
      <w:ins w:id="16704" w:author="PR Preview" w:date="2026-01-01T00:00:00Z">
        <w:r>
          <w:t xml:space="preserve"> </w:t>
        </w:r>
      </w:ins>
      <w:ins w:id="16705" w:author="PR Preview" w:date="2026-01-01T00:00:00Z">
        <w:r>
          <w:t xml:space="preserve">(</w:t>
        </w:r>
      </w:ins>
      <w:hyperlink w:anchor="def-triangular-matrix">
        <w:ins w:id="16706" w:author="PR Preview" w:date="2026-01-01T00:00:00Z">
          <w:r>
            <w:rPr>
              <w:rStyle w:val="Hyperlink"/>
            </w:rPr>
            <w:t xml:space="preserve">Definition 95</w:t>
          </w:r>
        </w:ins>
      </w:hyperlink>
      <w:ins w:id="16707" w:author="PR Preview" w:date="2026-01-01T00:00:00Z">
        <w:r>
          <w:t xml:space="preserve">) with positive diagonal entries.</w:t>
        </w:r>
      </w:ins>
      <w:ins w:id="16708" w:author="PR Preview" w:date="2026-01-01T00:00:00Z">
        <w:r>
          <w:t xml:space="preserve"> </w:t>
        </w:r>
      </w:ins>
      <w:ins w:id="16709" w:author="PR Preview" w:date="2026-01-01T00:00:00Z">
        <w:r>
          <w:t xml:space="preserve">For a positive definite</w:t>
        </w:r>
      </w:ins>
      <w:ins w:id="16710" w:author="PR Preview" w:date="2026-01-01T00:00:00Z">
        <w:r>
          <w:t xml:space="preserve"> </w:t>
        </w:r>
      </w:ins>
      <m:oMath>
        <m:r>
          <m:rPr>
            <m:sty m:val="bi"/>
          </m:rPr>
          <m:t>A</m:t>
        </m:r>
      </m:oMath>
      <w:ins w:id="16711" w:author="PR Preview" w:date="2026-01-01T00:00:00Z">
        <w:r>
          <w:t xml:space="preserve"> </w:t>
        </w:r>
      </w:ins>
      <w:ins w:id="16712" w:author="PR Preview" w:date="2026-01-01T00:00:00Z">
        <w:r>
          <w:t xml:space="preserve">that</w:t>
        </w:r>
      </w:ins>
      <w:ins w:id="16713" w:author="PR Preview" w:date="2026-01-01T00:00:00Z">
        <w:r>
          <w:t xml:space="preserve"> </w:t>
        </w:r>
      </w:ins>
      <m:oMath>
        <m:r>
          <m:rPr>
            <m:sty m:val="bi"/>
          </m:rPr>
          <m:t>L</m:t>
        </m:r>
      </m:oMath>
      <w:ins w:id="16714" w:author="PR Preview" w:date="2026-01-01T00:00:00Z">
        <w:r>
          <w:t xml:space="preserve"> </w:t>
        </w:r>
      </w:ins>
      <w:ins w:id="16715" w:author="PR Preview" w:date="2026-01-01T00:00:00Z">
        <w:r>
          <w:t xml:space="preserve">is unique;</w:t>
        </w:r>
      </w:ins>
      <w:ins w:id="16716" w:author="PR Preview" w:date="2026-01-01T00:00:00Z">
        <w:r>
          <w:t xml:space="preserve"> </w:t>
        </w:r>
      </w:ins>
      <w:ins w:id="16717" w:author="PR Preview" w:date="2026-01-01T00:00:00Z">
        <w:r>
          <w:t xml:space="preserve">it is the</w:t>
        </w:r>
      </w:ins>
      <w:ins w:id="16718" w:author="PR Preview" w:date="2026-01-01T00:00:00Z">
        <w:r>
          <w:t xml:space="preserve"> </w:t>
        </w:r>
      </w:ins>
      <w:ins w:id="16719" w:author="PR Preview" w:date="2026-01-01T00:00:00Z">
        <w:r>
          <w:rPr>
            <w:b/>
            <w:bCs/>
          </w:rPr>
          <w:t xml:space="preserve">Cholesky factor</w:t>
        </w:r>
      </w:ins>
      <w:ins w:id="16720" w:author="PR Preview" w:date="2026-01-01T00:00:00Z">
        <w:r>
          <w:t xml:space="preserve"> </w:t>
        </w:r>
      </w:ins>
      <w:ins w:id="16721" w:author="PR Preview" w:date="2026-01-01T00:00:00Z">
        <w:r>
          <w:t xml:space="preserve">of</w:t>
        </w:r>
      </w:ins>
      <w:ins w:id="16722" w:author="PR Preview" w:date="2026-01-01T00:00:00Z">
        <w:r>
          <w:t xml:space="preserve"> </w:t>
        </w:r>
      </w:ins>
      <m:oMath>
        <m:r>
          <m:rPr>
            <m:sty m:val="bi"/>
          </m:rPr>
          <m:t>A</m:t>
        </m:r>
      </m:oMath>
      <w:ins w:id="16723" w:author="PR Preview" w:date="2026-01-01T00:00:00Z">
        <w:r>
          <w:t xml:space="preserve">.</w:t>
        </w:r>
      </w:ins>
    </w:p>
    <w:bookmarkEnd w:id="612"/>
    <w:p>
      <w:pPr>
        <w:pStyle w:val="BodyText"/>
      </w:pPr>
      <w:ins w:id="16724" w:author="PR Preview" w:date="2026-01-01T00:00:00Z">
        <w:r>
          <w:rPr>
            <w:i/>
            <w:iCs/>
          </w:rPr>
          <w:t xml:space="preserve">Proof</w:t>
        </w:r>
      </w:ins>
      <w:ins w:id="16725" w:author="PR Preview" w:date="2026-01-01T00:00:00Z">
        <w:r>
          <w:t xml:space="preserve">. </w:t>
        </w:r>
      </w:ins>
      <w:ins w:id="16726" w:author="PR Preview" w:date="2026-01-01T00:00:00Z">
        <w:r>
          <w:rPr>
            <w:b/>
            <w:bCs/>
          </w:rPr>
          <w:t xml:space="preserve">If.</w:t>
        </w:r>
      </w:ins>
      <w:ins w:id="16727" w:author="PR Preview" w:date="2026-01-01T00:00:00Z">
        <w:r>
          <w:t xml:space="preserve"> </w:t>
        </w:r>
      </w:ins>
      <m:oMath>
        <m:sSup>
          <m:e>
            <m:r>
              <m:rPr>
                <m:sty m:val="bi"/>
              </m:rPr>
              <m:t>L</m:t>
            </m:r>
          </m:e>
          <m:sup>
            <m:r>
              <m:rPr>
                <m:sty m:val="p"/>
              </m:rPr>
              <m:t>⊤</m:t>
            </m:r>
          </m:sup>
        </m:sSup>
      </m:oMath>
      <w:ins w:id="16728" w:author="PR Preview" w:date="2026-01-01T00:00:00Z">
        <w:r>
          <w:t xml:space="preserve"> </w:t>
        </w:r>
      </w:ins>
      <w:ins w:id="16729" w:author="PR Preview" w:date="2026-01-01T00:00:00Z">
        <w:r>
          <w:t xml:space="preserve">is upper triangular with positive diagonal (</w:t>
        </w:r>
      </w:ins>
      <w:hyperlink w:anchor="def-matrix-transpose">
        <w:ins w:id="16730" w:author="PR Preview" w:date="2026-01-01T00:00:00Z">
          <w:r>
            <w:rPr>
              <w:rStyle w:val="Hyperlink"/>
            </w:rPr>
            <w:t xml:space="preserve">Definition 20</w:t>
          </w:r>
        </w:ins>
      </w:hyperlink>
      <w:ins w:id="16731" w:author="PR Preview" w:date="2026-01-01T00:00:00Z">
        <w:r>
          <w:t xml:space="preserve">),</w:t>
        </w:r>
      </w:ins>
      <w:ins w:id="16732" w:author="PR Preview" w:date="2026-01-01T00:00:00Z">
        <w:r>
          <w:t xml:space="preserve"> </w:t>
        </w:r>
      </w:ins>
      <w:ins w:id="16733" w:author="PR Preview" w:date="2026-01-01T00:00:00Z">
        <w:r>
          <w:t xml:space="preserve">so</w:t>
        </w:r>
      </w:ins>
      <w:ins w:id="16734" w:author="PR Preview" w:date="2026-01-01T00:00:00Z">
        <w:r>
          <w:t xml:space="preserve"> </w:t>
        </w:r>
      </w:ins>
      <m:oMath>
        <m:sSup>
          <m:e>
            <m:r>
              <m:rPr>
                <m:sty m:val="bi"/>
              </m:rPr>
              <m:t>L</m:t>
            </m:r>
          </m:e>
          <m:sup>
            <m:r>
              <m:rPr>
                <m:sty m:val="p"/>
              </m:rPr>
              <m:t>⊤</m:t>
            </m:r>
          </m:sup>
        </m:sSup>
        <m:acc>
          <m:accPr>
            <m:chr m:val="̃"/>
          </m:accPr>
          <m:e>
            <m:r>
              <m:t>x</m:t>
            </m:r>
          </m:e>
        </m:acc>
        <m:r>
          <m:rPr>
            <m:sty m:val="p"/>
          </m:rPr>
          <m:t>=</m:t>
        </m:r>
        <m:acc>
          <m:accPr>
            <m:chr m:val="̃"/>
          </m:accPr>
          <m:e>
            <m:r>
              <m:t>0</m:t>
            </m:r>
          </m:e>
        </m:acc>
      </m:oMath>
      <w:ins w:id="16735" w:author="PR Preview" w:date="2026-01-01T00:00:00Z">
        <w:r>
          <w:t xml:space="preserve"> </w:t>
        </w:r>
      </w:ins>
      <w:ins w:id="16736" w:author="PR Preview" w:date="2026-01-01T00:00:00Z">
        <w:r>
          <w:t xml:space="preserve">only for</w:t>
        </w:r>
      </w:ins>
      <w:ins w:id="16737" w:author="PR Preview" w:date="2026-01-01T00:00:00Z">
        <w:r>
          <w:t xml:space="preserve"> </w:t>
        </w:r>
      </w:ins>
      <m:oMath>
        <m:acc>
          <m:accPr>
            <m:chr m:val="̃"/>
          </m:accPr>
          <m:e>
            <m:r>
              <m:t>x</m:t>
            </m:r>
          </m:e>
        </m:acc>
        <m:r>
          <m:rPr>
            <m:sty m:val="p"/>
          </m:rPr>
          <m:t>=</m:t>
        </m:r>
        <m:acc>
          <m:accPr>
            <m:chr m:val="̃"/>
          </m:accPr>
          <m:e>
            <m:r>
              <m:t>0</m:t>
            </m:r>
          </m:e>
        </m:acc>
      </m:oMath>
      <w:ins w:id="16738" w:author="PR Preview" w:date="2026-01-01T00:00:00Z">
        <w:r>
          <w:t xml:space="preserve"> </w:t>
        </w:r>
      </w:ins>
      <w:ins w:id="16739" w:author="PR Preview" w:date="2026-01-01T00:00:00Z">
        <w:r>
          <w:t xml:space="preserve">(</w:t>
        </w:r>
      </w:ins>
      <w:hyperlink w:anchor="thm-back-substitution">
        <w:ins w:id="16740" w:author="PR Preview" w:date="2026-01-01T00:00:00Z">
          <w:r>
            <w:rPr>
              <w:rStyle w:val="Hyperlink"/>
            </w:rPr>
            <w:t xml:space="preserve">Theorem 96</w:t>
          </w:r>
        </w:ins>
      </w:hyperlink>
      <w:ins w:id="16741" w:author="PR Preview" w:date="2026-01-01T00:00:00Z">
        <w:r>
          <w:t xml:space="preserve">),</w:t>
        </w:r>
      </w:ins>
      <w:ins w:id="16742" w:author="PR Preview" w:date="2026-01-01T00:00:00Z">
        <w:r>
          <w:t xml:space="preserve"> </w:t>
        </w:r>
      </w:ins>
      <w:ins w:id="16743" w:author="PR Preview" w:date="2026-01-01T00:00:00Z">
        <w:r>
          <w:t xml:space="preserve">and the columns of</w:t>
        </w:r>
      </w:ins>
      <w:ins w:id="16744" w:author="PR Preview" w:date="2026-01-01T00:00:00Z">
        <w:r>
          <w:t xml:space="preserve"> </w:t>
        </w:r>
      </w:ins>
      <m:oMath>
        <m:sSup>
          <m:e>
            <m:r>
              <m:rPr>
                <m:sty m:val="bi"/>
              </m:rPr>
              <m:t>L</m:t>
            </m:r>
          </m:e>
          <m:sup>
            <m:r>
              <m:rPr>
                <m:sty m:val="p"/>
              </m:rPr>
              <m:t>⊤</m:t>
            </m:r>
          </m:sup>
        </m:sSup>
      </m:oMath>
      <w:ins w:id="16745" w:author="PR Preview" w:date="2026-01-01T00:00:00Z">
        <w:r>
          <w:t xml:space="preserve"> </w:t>
        </w:r>
      </w:ins>
      <w:ins w:id="16746" w:author="PR Preview" w:date="2026-01-01T00:00:00Z">
        <w:r>
          <w:t xml:space="preserve">are linearly independent</w:t>
        </w:r>
      </w:ins>
      <w:ins w:id="16747" w:author="PR Preview" w:date="2026-01-01T00:00:00Z">
        <w:r>
          <w:t xml:space="preserve"> </w:t>
        </w:r>
      </w:ins>
      <w:ins w:id="16748" w:author="PR Preview" w:date="2026-01-01T00:00:00Z">
        <w:r>
          <w:t xml:space="preserve">(</w:t>
        </w:r>
      </w:ins>
      <w:hyperlink w:anchor="thm-matvec-columns">
        <w:ins w:id="16749" w:author="PR Preview" w:date="2026-01-01T00:00:00Z">
          <w:r>
            <w:rPr>
              <w:rStyle w:val="Hyperlink"/>
            </w:rPr>
            <w:t xml:space="preserve">Theorem 22</w:t>
          </w:r>
        </w:ins>
      </w:hyperlink>
      <w:ins w:id="16750" w:author="PR Preview" w:date="2026-01-01T00:00:00Z">
        <w:r>
          <w:t xml:space="preserve">,</w:t>
        </w:r>
      </w:ins>
      <w:ins w:id="16751" w:author="PR Preview" w:date="2026-01-01T00:00:00Z">
        <w:r>
          <w:t xml:space="preserve"> </w:t>
        </w:r>
      </w:ins>
      <w:hyperlink w:anchor="def-linearly-independent">
        <w:ins w:id="16752" w:author="PR Preview" w:date="2026-01-01T00:00:00Z">
          <w:r>
            <w:rPr>
              <w:rStyle w:val="Hyperlink"/>
            </w:rPr>
            <w:t xml:space="preserve">Definition 37</w:t>
          </w:r>
        </w:ins>
      </w:hyperlink>
      <w:ins w:id="16753" w:author="PR Preview" w:date="2026-01-01T00:00:00Z">
        <w:r>
          <w:t xml:space="preserve">).</w:t>
        </w:r>
      </w:ins>
      <w:ins w:id="16754" w:author="PR Preview" w:date="2026-01-01T00:00:00Z">
        <w:r>
          <w:t xml:space="preserve"> </w:t>
        </w:r>
      </w:ins>
      <w:ins w:id="16755" w:author="PR Preview" w:date="2026-01-01T00:00:00Z">
        <w:r>
          <w:t xml:space="preserve">So</w:t>
        </w:r>
      </w:ins>
      <w:ins w:id="16756"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16757" w:author="PR Preview" w:date="2026-01-01T00:00:00Z">
        <w:r>
          <w:t xml:space="preserve"> </w:t>
        </w:r>
      </w:ins>
      <w:ins w:id="16758" w:author="PR Preview" w:date="2026-01-01T00:00:00Z">
        <w:r>
          <w:t xml:space="preserve">(</w:t>
        </w:r>
      </w:ins>
      <w:hyperlink w:anchor="def-matrix-transpose">
        <w:ins w:id="16759" w:author="PR Preview" w:date="2026-01-01T00:00:00Z">
          <w:r>
            <w:rPr>
              <w:rStyle w:val="Hyperlink"/>
            </w:rPr>
            <w:t xml:space="preserve">Definition 20</w:t>
          </w:r>
        </w:ins>
      </w:hyperlink>
      <w:ins w:id="16760" w:author="PR Preview" w:date="2026-01-01T00:00:00Z">
        <w:r>
          <w:t xml:space="preserve">)</w:t>
        </w:r>
      </w:ins>
      <w:ins w:id="16761" w:author="PR Preview" w:date="2026-01-01T00:00:00Z">
        <w:r>
          <w:t xml:space="preserve"> </w:t>
        </w:r>
      </w:ins>
      <w:ins w:id="16762" w:author="PR Preview" w:date="2026-01-01T00:00:00Z">
        <w:r>
          <w:t xml:space="preserve">is positive definite (</w:t>
        </w:r>
      </w:ins>
      <w:hyperlink w:anchor="thm-pd-gram">
        <w:ins w:id="16763" w:author="PR Preview" w:date="2026-01-01T00:00:00Z">
          <w:r>
            <w:rPr>
              <w:rStyle w:val="Hyperlink"/>
            </w:rPr>
            <w:t xml:space="preserve">Theorem 110</w:t>
          </w:r>
        </w:ins>
      </w:hyperlink>
      <w:ins w:id="16764" w:author="PR Preview" w:date="2026-01-01T00:00:00Z">
        <w:r>
          <w:t xml:space="preserve">, part 2).</w:t>
        </w:r>
      </w:ins>
    </w:p>
    <w:p>
      <w:pPr>
        <w:pStyle w:val="BodyText"/>
      </w:pPr>
      <w:ins w:id="16765" w:author="PR Preview" w:date="2026-01-01T00:00:00Z">
        <w:r>
          <w:rPr>
            <w:b/>
            <w:bCs/>
          </w:rPr>
          <w:t xml:space="preserve">Only if, with uniqueness, by</w:t>
        </w:r>
      </w:ins>
      <w:ins w:id="16766" w:author="PR Preview" w:date="2026-01-01T00:00:00Z">
        <w:r>
          <w:rPr>
            <w:b/>
            <w:bCs/>
          </w:rPr>
          <w:t xml:space="preserve"> </w:t>
        </w:r>
      </w:ins>
      <w:hyperlink r:id="rId133">
        <w:ins w:id="16767" w:author="PR Preview" w:date="2026-01-01T00:00:00Z">
          <w:r>
            <w:rPr>
              <w:rStyle w:val="Hyperlink"/>
              <w:b/>
              <w:bCs/>
            </w:rPr>
            <w:t xml:space="preserve">induction</w:t>
          </w:r>
        </w:ins>
      </w:hyperlink>
      <w:ins w:id="16768" w:author="PR Preview" w:date="2026-01-01T00:00:00Z">
        <w:r>
          <w:rPr>
            <w:b/>
            <w:bCs/>
          </w:rPr>
          <w:t xml:space="preserve"> </w:t>
        </w:r>
      </w:ins>
      <w:ins w:id="16769" w:author="PR Preview" w:date="2026-01-01T00:00:00Z">
        <w:r>
          <w:rPr>
            <w:b/>
            <w:bCs/>
          </w:rPr>
          <w:t xml:space="preserve">on</w:t>
        </w:r>
      </w:ins>
      <w:ins w:id="16770" w:author="PR Preview" w:date="2026-01-01T00:00:00Z">
        <w:r>
          <w:rPr>
            <w:b/>
            <w:bCs/>
          </w:rPr>
          <w:t xml:space="preserve"> </w:t>
        </w:r>
      </w:ins>
      <m:oMath>
        <m:r>
          <m:t>p</m:t>
        </m:r>
      </m:oMath>
      <w:ins w:id="16771" w:author="PR Preview" w:date="2026-01-01T00:00:00Z">
        <w:r>
          <w:rPr>
            <w:b/>
            <w:bCs/>
          </w:rPr>
          <w:t xml:space="preserve">.</w:t>
        </w:r>
      </w:ins>
      <w:ins w:id="16772" w:author="PR Preview" w:date="2026-01-01T00:00:00Z">
        <w:r>
          <w:t xml:space="preserve"> </w:t>
        </w:r>
      </w:ins>
      <w:ins w:id="16773" w:author="PR Preview" w:date="2026-01-01T00:00:00Z">
        <w:r>
          <w:t xml:space="preserve">For</w:t>
        </w:r>
      </w:ins>
      <w:ins w:id="16774" w:author="PR Preview" w:date="2026-01-01T00:00:00Z">
        <w:r>
          <w:t xml:space="preserve"> </w:t>
        </w:r>
      </w:ins>
      <m:oMath>
        <m:r>
          <m:t>p</m:t>
        </m:r>
        <m:r>
          <m:rPr>
            <m:sty m:val="p"/>
          </m:rPr>
          <m:t>=</m:t>
        </m:r>
        <m:r>
          <m:t>1</m:t>
        </m:r>
      </m:oMath>
      <w:ins w:id="16775" w:author="PR Preview" w:date="2026-01-01T00:00:00Z">
        <w:r>
          <w:t xml:space="preserve">,</w:t>
        </w:r>
      </w:ins>
      <w:ins w:id="16776" w:author="PR Preview" w:date="2026-01-01T00:00:00Z">
        <w:r>
          <w:t xml:space="preserve"> </w:t>
        </w:r>
      </w:ins>
      <m:oMath>
        <m:r>
          <m:rPr>
            <m:sty m:val="bi"/>
          </m:rPr>
          <m:t>A</m:t>
        </m:r>
        <m:r>
          <m:rPr>
            <m:sty m:val="p"/>
          </m:rPr>
          <m:t>=</m:t>
        </m:r>
        <m:r>
          <m:rPr>
            <m:sty m:val="p"/>
          </m:rPr>
          <m:t>[</m:t>
        </m:r>
        <m:r>
          <m:t>a</m:t>
        </m:r>
        <m:r>
          <m:rPr>
            <m:sty m:val="p"/>
          </m:rPr>
          <m:t>]</m:t>
        </m:r>
      </m:oMath>
      <w:ins w:id="16777" w:author="PR Preview" w:date="2026-01-01T00:00:00Z">
        <w:r>
          <w:t xml:space="preserve"> </w:t>
        </w:r>
      </w:ins>
      <w:ins w:id="16778" w:author="PR Preview" w:date="2026-01-01T00:00:00Z">
        <w:r>
          <w:t xml:space="preserve">with</w:t>
        </w:r>
      </w:ins>
      <w:ins w:id="16779" w:author="PR Preview" w:date="2026-01-01T00:00:00Z">
        <w:r>
          <w:t xml:space="preserve"> </w:t>
        </w:r>
      </w:ins>
      <m:oMath>
        <m:r>
          <m:t>a</m:t>
        </m:r>
        <m:r>
          <m:rPr>
            <m:sty m:val="p"/>
          </m:rPr>
          <m:t>&gt;</m:t>
        </m:r>
        <m:r>
          <m:t>0</m:t>
        </m:r>
      </m:oMath>
      <w:ins w:id="16780" w:author="PR Preview" w:date="2026-01-01T00:00:00Z">
        <w:r>
          <w:t xml:space="preserve"> </w:t>
        </w:r>
      </w:ins>
      <w:ins w:id="16781" w:author="PR Preview" w:date="2026-01-01T00:00:00Z">
        <w:r>
          <w:t xml:space="preserve">(</w:t>
        </w:r>
      </w:ins>
      <w:hyperlink w:anchor="thm-pd-submatrix">
        <w:ins w:id="16782" w:author="PR Preview" w:date="2026-01-01T00:00:00Z">
          <w:r>
            <w:rPr>
              <w:rStyle w:val="Hyperlink"/>
            </w:rPr>
            <w:t xml:space="preserve">Theorem 112</w:t>
          </w:r>
        </w:ins>
      </w:hyperlink>
      <w:ins w:id="16783" w:author="PR Preview" w:date="2026-01-01T00:00:00Z">
        <w:r>
          <w:t xml:space="preserve">),</w:t>
        </w:r>
      </w:ins>
      <w:ins w:id="16784" w:author="PR Preview" w:date="2026-01-01T00:00:00Z">
        <w:r>
          <w:t xml:space="preserve"> </w:t>
        </w:r>
      </w:ins>
      <w:ins w:id="16785" w:author="PR Preview" w:date="2026-01-01T00:00:00Z">
        <w:r>
          <w:t xml:space="preserve">and</w:t>
        </w:r>
      </w:ins>
      <w:ins w:id="16786" w:author="PR Preview" w:date="2026-01-01T00:00:00Z">
        <w:r>
          <w:t xml:space="preserve"> </w:t>
        </w:r>
      </w:ins>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ins w:id="16787" w:author="PR Preview" w:date="2026-01-01T00:00:00Z">
        <w:r>
          <w:t xml:space="preserve"> </w:t>
        </w:r>
      </w:ins>
      <w:ins w:id="16788" w:author="PR Preview" w:date="2026-01-01T00:00:00Z">
        <w:r>
          <w:t xml:space="preserve">with</w:t>
        </w:r>
      </w:ins>
      <w:ins w:id="16789" w:author="PR Preview" w:date="2026-01-01T00:00:00Z">
        <w:r>
          <w:t xml:space="preserve"> </w:t>
        </w:r>
      </w:ins>
      <m:oMath>
        <m:r>
          <m:t>c</m:t>
        </m:r>
        <m:r>
          <m:rPr>
            <m:sty m:val="p"/>
          </m:rPr>
          <m:t>&gt;</m:t>
        </m:r>
        <m:r>
          <m:t>0</m:t>
        </m:r>
      </m:oMath>
      <w:ins w:id="16790" w:author="PR Preview" w:date="2026-01-01T00:00:00Z">
        <w:r>
          <w:t xml:space="preserve"> </w:t>
        </w:r>
      </w:ins>
      <w:ins w:id="16791" w:author="PR Preview" w:date="2026-01-01T00:00:00Z">
        <w:r>
          <w:t xml:space="preserve">holds exactly for</w:t>
        </w:r>
      </w:ins>
      <w:ins w:id="16792" w:author="PR Preview" w:date="2026-01-01T00:00:00Z">
        <w:r>
          <w:t xml:space="preserve"> </w:t>
        </w:r>
      </w:ins>
      <m:oMath>
        <m:r>
          <m:t>c</m:t>
        </m:r>
        <m:r>
          <m:rPr>
            <m:sty m:val="p"/>
          </m:rPr>
          <m:t>=</m:t>
        </m:r>
        <m:rad>
          <m:radPr>
            <m:degHide m:val="on"/>
          </m:radPr>
          <m:deg/>
          <m:e>
            <m:r>
              <m:t>a</m:t>
            </m:r>
          </m:e>
        </m:rad>
      </m:oMath>
      <w:ins w:id="16793" w:author="PR Preview" w:date="2026-01-01T00:00:00Z">
        <w:r>
          <w:t xml:space="preserve">.</w:t>
        </w:r>
      </w:ins>
      <w:ins w:id="16794" w:author="PR Preview" w:date="2026-01-01T00:00:00Z">
        <w:r>
          <w:t xml:space="preserve"> </w:t>
        </w:r>
      </w:ins>
      <w:ins w:id="16795" w:author="PR Preview" w:date="2026-01-01T00:00:00Z">
        <w:r>
          <w:t xml:space="preserve">For</w:t>
        </w:r>
      </w:ins>
      <w:ins w:id="16796" w:author="PR Preview" w:date="2026-01-01T00:00:00Z">
        <w:r>
          <w:t xml:space="preserve"> </w:t>
        </w:r>
      </w:ins>
      <m:oMath>
        <m:r>
          <m:t>p</m:t>
        </m:r>
        <m:r>
          <m:rPr>
            <m:sty m:val="p"/>
          </m:rPr>
          <m:t>&gt;</m:t>
        </m:r>
        <m:r>
          <m:t>1</m:t>
        </m:r>
      </m:oMath>
      <w:ins w:id="16797" w:author="PR Preview" w:date="2026-01-01T00:00:00Z">
        <w:r>
          <w:t xml:space="preserve">, assume every</w:t>
        </w:r>
      </w:ins>
      <w:ins w:id="16798" w:author="PR Preview" w:date="2026-01-01T00:00:00Z">
        <w:r>
          <w:t xml:space="preserve"> </w:t>
        </w:r>
      </w:ins>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ins w:id="16799" w:author="PR Preview" w:date="2026-01-01T00:00:00Z">
        <w:r>
          <w:t xml:space="preserve"> </w:t>
        </w:r>
      </w:ins>
      <w:ins w:id="16800" w:author="PR Preview" w:date="2026-01-01T00:00:00Z">
        <w:r>
          <w:t xml:space="preserve">positive definite matrix</w:t>
        </w:r>
      </w:ins>
      <w:ins w:id="16801" w:author="PR Preview" w:date="2026-01-01T00:00:00Z">
        <w:r>
          <w:t xml:space="preserve"> </w:t>
        </w:r>
      </w:ins>
      <w:ins w:id="16802" w:author="PR Preview" w:date="2026-01-01T00:00:00Z">
        <w:r>
          <w:t xml:space="preserve">has exactly one such factor, and split off the first row and column.</w:t>
        </w:r>
      </w:ins>
      <w:ins w:id="16803" w:author="PR Preview" w:date="2026-01-01T00:00:00Z">
        <w:r>
          <w:t xml:space="preserve"> </w:t>
        </w:r>
      </w:ins>
      <m:oMath>
        <m:r>
          <m:rPr>
            <m:sty m:val="bi"/>
          </m:rPr>
          <m:t>A</m:t>
        </m:r>
      </m:oMath>
      <w:ins w:id="16804" w:author="PR Preview" w:date="2026-01-01T00:00:00Z">
        <w:r>
          <w:t xml:space="preserve"> </w:t>
        </w:r>
      </w:ins>
      <w:ins w:id="16805" w:author="PR Preview" w:date="2026-01-01T00:00:00Z">
        <w:r>
          <w:t xml:space="preserve">is symmetric, so its first row is the transpose of its first column:</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16806" w:author="PR Preview" w:date="2026-01-01T00:00:00Z">
        <w:r>
          <w:delText xml:space="preserve"> </w:delText>
        </w:r>
      </w:del>
      <w:del w:id="16807" w:author="PR Preview" w:date="2026-01-01T00:00:00Z">
        <w:r>
          <w:delText xml:space="preserve">(</w:delText>
        </w:r>
      </w:del>
      <w:hyperlink w:anchor="thm-pd-submatrix">
        <w:del w:id="16808" w:author="PR Preview" w:date="2026-01-01T00:00:00Z">
          <w:r>
            <w:rPr>
              <w:rStyle w:val="Hyperlink"/>
            </w:rPr>
            <w:delText xml:space="preserve">Theorem 109</w:delText>
          </w:r>
        </w:del>
      </w:hyperlink>
      <w:del w:id="16809" w:author="PR Preview" w:date="2026-01-01T00:00:00Z">
        <w:r>
          <w:delText xml:space="preserve">), so the first equation with</w:delText>
        </w:r>
      </w:del>
      <w:del w:id="16810" w:author="PR Preview" w:date="2026-01-01T00:00:00Z">
        <w:r>
          <w:delText xml:space="preserve"> </w:delText>
        </w:r>
      </w:del>
      <m:oMath>
        <m:sSub>
          <m:e>
            <m:r>
              <m:t>ℓ</m:t>
            </m:r>
          </m:e>
          <m:sub>
            <m:r>
              <m:t>11</m:t>
            </m:r>
          </m:sub>
        </m:sSub>
        <m:r>
          <m:rPr>
            <m:sty m:val="p"/>
          </m:rPr>
          <m:t>&gt;</m:t>
        </m:r>
        <m:r>
          <m:t>0</m:t>
        </m:r>
      </m:oMath>
      <w:del w:id="16811" w:author="PR Preview" w:date="2026-01-01T00:00:00Z">
        <w:r>
          <w:delText xml:space="preserve"> </w:delText>
        </w:r>
      </w:del>
      <w:del w:id="16812" w:author="PR Preview" w:date="2026-01-01T00:00:00Z">
        <w:r>
          <w:delText xml:space="preserve">forces</w:delText>
        </w:r>
      </w:del>
      <w:del w:id="16813"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16814" w:author="PR Preview" w:date="2026-01-01T00:00:00Z">
        <w:r>
          <w:delText xml:space="preserve">;</w:delText>
        </w:r>
      </w:del>
      <w:del w:id="16815" w:author="PR Preview" w:date="2026-01-01T00:00:00Z">
        <w:r>
          <w:delText xml:space="preserve"> </w:delText>
        </w:r>
      </w:del>
      <w:del w:id="16816" w:author="PR Preview" w:date="2026-01-01T00:00:00Z">
        <w:r>
          <w:delText xml:space="preserve">the second then forces</w:delText>
        </w:r>
      </w:del>
      <w:del w:id="16817" w:author="PR Preview" w:date="2026-01-01T00:00:00Z">
        <w:r>
          <w:delText xml:space="preserve"> </w:delText>
        </w:r>
      </w:del>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del w:id="16818" w:author="PR Preview" w:date="2026-01-01T00:00:00Z">
        <w:r>
          <w:delText xml:space="preserve">;</w:delText>
        </w:r>
      </w:del>
      <w:del w:id="16819" w:author="PR Preview" w:date="2026-01-01T00:00:00Z">
        <w:r>
          <w:delText xml:space="preserve"> </w:delText>
        </w:r>
      </w:del>
      <w:del w:id="16820" w:author="PR Preview" w:date="2026-01-01T00:00:00Z">
        <w:r>
          <w:delText xml:space="preserve">and the third becomes</w:delText>
        </w:r>
      </w:del>
    </w:p>
    <w:p>
      <w:pPr>
        <w:pStyle w:val="FirstParagraph"/>
      </w:pPr>
      <m:oMath>
        <m:sSub>
          <m:e>
            <m:r>
              <m:t>a</m:t>
            </m:r>
          </m:e>
          <m:sub>
            <m:r>
              <m:t>11</m:t>
            </m:r>
          </m:sub>
        </m:sSub>
        <m:r>
          <m:rPr>
            <m:sty m:val="p"/>
          </m:rPr>
          <m:t>&gt;</m:t>
        </m:r>
        <m:r>
          <m:t>0</m:t>
        </m:r>
      </m:oMath>
      <w:ins w:id="16821" w:author="PR Preview" w:date="2026-01-01T00:00:00Z">
        <w:r>
          <w:t xml:space="preserve"> </w:t>
        </w:r>
      </w:ins>
      <w:ins w:id="16822" w:author="PR Preview" w:date="2026-01-01T00:00:00Z">
        <w:r>
          <w:t xml:space="preserve">(</w:t>
        </w:r>
      </w:ins>
      <w:hyperlink w:anchor="thm-pd-submatrix">
        <w:ins w:id="16823" w:author="PR Preview" w:date="2026-01-01T00:00:00Z">
          <w:r>
            <w:rPr>
              <w:rStyle w:val="Hyperlink"/>
            </w:rPr>
            <w:t xml:space="preserve">Theorem 112</w:t>
          </w:r>
        </w:ins>
      </w:hyperlink>
      <w:ins w:id="16824" w:author="PR Preview" w:date="2026-01-01T00:00:00Z">
        <w:r>
          <w:t xml:space="preserve">), so the first equation with</w:t>
        </w:r>
      </w:ins>
      <w:ins w:id="16825" w:author="PR Preview" w:date="2026-01-01T00:00:00Z">
        <w:r>
          <w:t xml:space="preserve"> </w:t>
        </w:r>
      </w:ins>
      <m:oMath>
        <m:sSub>
          <m:e>
            <m:r>
              <m:t>ℓ</m:t>
            </m:r>
          </m:e>
          <m:sub>
            <m:r>
              <m:t>11</m:t>
            </m:r>
          </m:sub>
        </m:sSub>
        <m:r>
          <m:rPr>
            <m:sty m:val="p"/>
          </m:rPr>
          <m:t>&gt;</m:t>
        </m:r>
        <m:r>
          <m:t>0</m:t>
        </m:r>
      </m:oMath>
      <w:ins w:id="16826" w:author="PR Preview" w:date="2026-01-01T00:00:00Z">
        <w:r>
          <w:t xml:space="preserve"> </w:t>
        </w:r>
      </w:ins>
      <w:ins w:id="16827" w:author="PR Preview" w:date="2026-01-01T00:00:00Z">
        <w:r>
          <w:t xml:space="preserve">forces</w:t>
        </w:r>
      </w:ins>
      <w:ins w:id="16828"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16829" w:author="PR Preview" w:date="2026-01-01T00:00:00Z">
        <w:r>
          <w:t xml:space="preserve">;</w:t>
        </w:r>
      </w:ins>
      <w:ins w:id="16830" w:author="PR Preview" w:date="2026-01-01T00:00:00Z">
        <w:r>
          <w:t xml:space="preserve"> </w:t>
        </w:r>
      </w:ins>
      <w:ins w:id="16831" w:author="PR Preview" w:date="2026-01-01T00:00:00Z">
        <w:r>
          <w:t xml:space="preserve">the second then forces</w:t>
        </w:r>
      </w:ins>
      <w:ins w:id="16832" w:author="PR Preview" w:date="2026-01-01T00:00:00Z">
        <w:r>
          <w:t xml:space="preserve"> </w:t>
        </w:r>
      </w:ins>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ins w:id="16833" w:author="PR Preview" w:date="2026-01-01T00:00:00Z">
        <w:r>
          <w:t xml:space="preserve">;</w:t>
        </w:r>
      </w:ins>
      <w:ins w:id="16834" w:author="PR Preview" w:date="2026-01-01T00:00:00Z">
        <w:r>
          <w:t xml:space="preserve"> </w:t>
        </w:r>
      </w:ins>
      <w:ins w:id="16835" w:author="PR Preview" w:date="2026-01-01T00:00:00Z">
        <w:r>
          <w:t xml:space="preserve">and the third becomes</w:t>
        </w:r>
      </w:ins>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87</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del w:id="16836" w:author="PR Preview" w:date="2026-01-01T00:00:00Z">
        <w:r>
          <w:delText xml:space="preserve">(</w:delText>
        </w:r>
      </w:del>
      <w:hyperlink w:anchor="thm-scalar-matmul">
        <w:del w:id="16837" w:author="PR Preview" w:date="2026-01-01T00:00:00Z">
          <w:r>
            <w:rPr>
              <w:rStyle w:val="Hyperlink"/>
            </w:rPr>
            <w:delText xml:space="preserve">Theorem 85</w:delText>
          </w:r>
        </w:del>
      </w:hyperlink>
      <w:del w:id="16838" w:author="PR Preview" w:date="2026-01-01T00:00:00Z">
        <w:r>
          <w:delText xml:space="preserve">),</w:delText>
        </w:r>
      </w:del>
      <w:del w:id="16839" w:author="PR Preview" w:date="2026-01-01T00:00:00Z">
        <w:r>
          <w:delText xml:space="preserve"> </w:delText>
        </w:r>
      </w:del>
      <w:del w:id="16840" w:author="PR Preview" w:date="2026-01-01T00:00:00Z">
        <w:r>
          <w:delText xml:space="preserve">and the right side is the Schur complement of</w:delText>
        </w:r>
      </w:del>
      <w:del w:id="16841" w:author="PR Preview" w:date="2026-01-01T00:00:00Z">
        <w:r>
          <w:delText xml:space="preserve"> </w:delText>
        </w:r>
      </w:del>
      <m:oMath>
        <m:r>
          <m:rPr>
            <m:sty m:val="p"/>
          </m:rPr>
          <m:t>[</m:t>
        </m:r>
        <m:sSub>
          <m:e>
            <m:r>
              <m:t>a</m:t>
            </m:r>
          </m:e>
          <m:sub>
            <m:r>
              <m:t>11</m:t>
            </m:r>
          </m:sub>
        </m:sSub>
        <m:r>
          <m:rPr>
            <m:sty m:val="p"/>
          </m:rPr>
          <m:t>]</m:t>
        </m:r>
      </m:oMath>
      <w:del w:id="16842" w:author="PR Preview" w:date="2026-01-01T00:00:00Z">
        <w:r>
          <w:delText xml:space="preserve"> </w:delText>
        </w:r>
      </w:del>
      <w:del w:id="16843" w:author="PR Preview" w:date="2026-01-01T00:00:00Z">
        <w:r>
          <w:delText xml:space="preserve">in</w:delText>
        </w:r>
      </w:del>
      <w:del w:id="16844" w:author="PR Preview" w:date="2026-01-01T00:00:00Z">
        <w:r>
          <w:delText xml:space="preserve"> </w:delText>
        </w:r>
      </w:del>
      <m:oMath>
        <m:r>
          <m:rPr>
            <m:sty m:val="bi"/>
          </m:rPr>
          <m:t>A</m:t>
        </m:r>
      </m:oMath>
      <w:del w:id="16845" w:author="PR Preview" w:date="2026-01-01T00:00:00Z">
        <w:r>
          <w:delText xml:space="preserve">.</w:delText>
        </w:r>
      </w:del>
      <w:del w:id="16846" w:author="PR Preview" w:date="2026-01-01T00:00:00Z">
        <w:r>
          <w:delText xml:space="preserve"> </w:delText>
        </w:r>
      </w:del>
      <w:del w:id="16847" w:author="PR Preview" w:date="2026-01-01T00:00:00Z">
        <w:r>
          <w:delText xml:space="preserve">It is positive definite by</w:delText>
        </w:r>
      </w:del>
      <w:del w:id="16848" w:author="PR Preview" w:date="2026-01-01T00:00:00Z">
        <w:r>
          <w:delText xml:space="preserve"> </w:delText>
        </w:r>
      </w:del>
      <w:hyperlink w:anchor="thm-schur-test">
        <w:del w:id="16849" w:author="PR Preview" w:date="2026-01-01T00:00:00Z">
          <w:r>
            <w:rPr>
              <w:rStyle w:val="Hyperlink"/>
            </w:rPr>
            <w:delText xml:space="preserve">Theorem 111</w:delText>
          </w:r>
        </w:del>
      </w:hyperlink>
      <w:del w:id="16850" w:author="PR Preview" w:date="2026-01-01T00:00:00Z">
        <w:r>
          <w:delText xml:space="preserve"> </w:delText>
        </w:r>
      </w:del>
      <w:del w:id="16851" w:author="PR Preview" w:date="2026-01-01T00:00:00Z">
        <w:r>
          <w:delText xml:space="preserve">(with</w:delText>
        </w:r>
      </w:del>
      <w:del w:id="16852" w:author="PR Preview" w:date="2026-01-01T00:00:00Z">
        <w:r>
          <w:delText xml:space="preserve"> </w:delText>
        </w:r>
      </w:del>
      <m:oMath>
        <m:r>
          <m:t>k</m:t>
        </m:r>
        <m:r>
          <m:rPr>
            <m:sty m:val="p"/>
          </m:rPr>
          <m:t>=</m:t>
        </m:r>
        <m:r>
          <m:t>1</m:t>
        </m:r>
      </m:oMath>
      <w:del w:id="16853" w:author="PR Preview" w:date="2026-01-01T00:00:00Z">
        <w:r>
          <w:delText xml:space="preserve">;</w:delText>
        </w:r>
      </w:del>
      <w:del w:id="16854" w:author="PR Preview" w:date="2026-01-01T00:00:00Z">
        <w:r>
          <w:delText xml:space="preserve"> </w:delText>
        </w:r>
      </w:del>
      <m:oMath>
        <m:sSub>
          <m:e>
            <m:r>
              <m:rPr>
                <m:sty m:val="bi"/>
              </m:rPr>
              <m:t>A</m:t>
            </m:r>
          </m:e>
          <m:sub>
            <m:r>
              <m:t>22</m:t>
            </m:r>
          </m:sub>
        </m:sSub>
      </m:oMath>
      <w:del w:id="16855" w:author="PR Preview" w:date="2026-01-01T00:00:00Z">
        <w:r>
          <w:delText xml:space="preserve"> </w:delText>
        </w:r>
      </w:del>
      <w:del w:id="16856" w:author="PR Preview" w:date="2026-01-01T00:00:00Z">
        <w:r>
          <w:delText xml:space="preserve">is symmetric because</w:delText>
        </w:r>
      </w:del>
      <w:del w:id="16857" w:author="PR Preview" w:date="2026-01-01T00:00:00Z">
        <w:r>
          <w:delText xml:space="preserve"> </w:delText>
        </w:r>
      </w:del>
      <m:oMath>
        <m:r>
          <m:rPr>
            <m:sty m:val="bi"/>
          </m:rPr>
          <m:t>A</m:t>
        </m:r>
      </m:oMath>
      <w:del w:id="16858" w:author="PR Preview" w:date="2026-01-01T00:00:00Z">
        <w:r>
          <w:delText xml:space="preserve"> </w:delText>
        </w:r>
      </w:del>
      <w:del w:id="16859" w:author="PR Preview" w:date="2026-01-01T00:00:00Z">
        <w:r>
          <w:delText xml:space="preserve">is).</w:delText>
        </w:r>
      </w:del>
      <w:del w:id="16860" w:author="PR Preview" w:date="2026-01-01T00:00:00Z">
        <w:r>
          <w:delText xml:space="preserve"> </w:delText>
        </w:r>
      </w:del>
      <w:del w:id="16861" w:author="PR Preview" w:date="2026-01-01T00:00:00Z">
        <w:r>
          <w:delText xml:space="preserve">By the induction hypothesis it has exactly one factor</w:delText>
        </w:r>
      </w:del>
      <w:del w:id="16862" w:author="PR Preview" w:date="2026-01-01T00:00:00Z">
        <w:r>
          <w:delText xml:space="preserve"> </w:delText>
        </w:r>
      </w:del>
      <m:oMath>
        <m:sSub>
          <m:e>
            <m:r>
              <m:rPr>
                <m:sty m:val="bi"/>
              </m:rPr>
              <m:t>L</m:t>
            </m:r>
          </m:e>
          <m:sub>
            <m:r>
              <m:t>22</m:t>
            </m:r>
          </m:sub>
        </m:sSub>
      </m:oMath>
      <w:del w:id="16863" w:author="PR Preview" w:date="2026-01-01T00:00:00Z">
        <w:r>
          <w:delText xml:space="preserve"> </w:delText>
        </w:r>
      </w:del>
      <w:del w:id="16864" w:author="PR Preview" w:date="2026-01-01T00:00:00Z">
        <w:r>
          <w:delText xml:space="preserve">of the required kind.</w:delText>
        </w:r>
      </w:del>
      <w:del w:id="16865" w:author="PR Preview" w:date="2026-01-01T00:00:00Z">
        <w:r>
          <w:delText xml:space="preserve"> </w:delText>
        </w:r>
      </w:del>
      <w:del w:id="16866" w:author="PR Preview" w:date="2026-01-01T00:00:00Z">
        <w:r>
          <w:delText xml:space="preserve">So</w:delText>
        </w:r>
      </w:del>
      <w:del w:id="16867" w:author="PR Preview" w:date="2026-01-01T00:00:00Z">
        <w:r>
          <w:delText xml:space="preserve"> </w:delText>
        </w:r>
      </w:del>
      <m:oMath>
        <m:r>
          <m:rPr>
            <m:sty m:val="bi"/>
          </m:rPr>
          <m:t>L</m:t>
        </m:r>
      </m:oMath>
      <w:del w:id="16868" w:author="PR Preview" w:date="2026-01-01T00:00:00Z">
        <w:r>
          <w:delText xml:space="preserve"> </w:delText>
        </w:r>
      </w:del>
      <w:del w:id="16869" w:author="PR Preview" w:date="2026-01-01T00:00:00Z">
        <w:r>
          <w:delText xml:space="preserve">exists and is unique.</w:delText>
        </w:r>
      </w:del>
    </w:p>
    <w:p>
      <w:pPr>
        <w:pStyle w:val="BodyText"/>
      </w:pPr>
      <w:del w:id="16870" w:author="PR Preview" w:date="2026-01-01T00:00:00Z">
        <w:r>
          <w:rPr>
            <w:b/>
            <w:bCs/>
          </w:rPr>
          <w:delText xml:space="preserve">Example 201 (Two Cholesky factors)</w:delText>
        </w:r>
      </w:del>
      <w:del w:id="16871" w:author="PR Preview" w:date="2026-01-01T00:00:00Z">
        <w:r>
          <w:delText xml:space="preserve"> </w:delText>
        </w:r>
      </w:del>
      <w:del w:id="16872" w:author="PR Preview" w:date="2026-01-01T00:00:00Z">
        <w:r>
          <w:delText xml:space="preserve"> </w:delText>
        </w:r>
      </w:del>
    </w:p>
    <w:p>
      <w:pPr>
        <w:pStyle w:val="FirstParagraph"/>
      </w:pPr>
      <w:ins w:id="16873" w:author="PR Preview" w:date="2026-01-01T00:00:00Z">
        <w:r>
          <w:t xml:space="preserve">(</w:t>
        </w:r>
      </w:ins>
      <w:hyperlink w:anchor="thm-scalar-matmul">
        <w:ins w:id="16874" w:author="PR Preview" w:date="2026-01-01T00:00:00Z">
          <w:r>
            <w:rPr>
              <w:rStyle w:val="Hyperlink"/>
            </w:rPr>
            <w:t xml:space="preserve">Theorem 87</w:t>
          </w:r>
        </w:ins>
      </w:hyperlink>
      <w:ins w:id="16875" w:author="PR Preview" w:date="2026-01-01T00:00:00Z">
        <w:r>
          <w:t xml:space="preserve">),</w:t>
        </w:r>
      </w:ins>
      <w:ins w:id="16876" w:author="PR Preview" w:date="2026-01-01T00:00:00Z">
        <w:r>
          <w:t xml:space="preserve"> </w:t>
        </w:r>
      </w:ins>
      <w:ins w:id="16877" w:author="PR Preview" w:date="2026-01-01T00:00:00Z">
        <w:r>
          <w:t xml:space="preserve">and the right side is the Schur complement of</w:t>
        </w:r>
      </w:ins>
      <w:ins w:id="16878" w:author="PR Preview" w:date="2026-01-01T00:00:00Z">
        <w:r>
          <w:t xml:space="preserve"> </w:t>
        </w:r>
      </w:ins>
      <m:oMath>
        <m:r>
          <m:rPr>
            <m:sty m:val="p"/>
          </m:rPr>
          <m:t>[</m:t>
        </m:r>
        <m:sSub>
          <m:e>
            <m:r>
              <m:t>a</m:t>
            </m:r>
          </m:e>
          <m:sub>
            <m:r>
              <m:t>11</m:t>
            </m:r>
          </m:sub>
        </m:sSub>
        <m:r>
          <m:rPr>
            <m:sty m:val="p"/>
          </m:rPr>
          <m:t>]</m:t>
        </m:r>
      </m:oMath>
      <w:ins w:id="16879" w:author="PR Preview" w:date="2026-01-01T00:00:00Z">
        <w:r>
          <w:t xml:space="preserve"> </w:t>
        </w:r>
      </w:ins>
      <w:ins w:id="16880" w:author="PR Preview" w:date="2026-01-01T00:00:00Z">
        <w:r>
          <w:t xml:space="preserve">in</w:t>
        </w:r>
      </w:ins>
      <w:ins w:id="16881" w:author="PR Preview" w:date="2026-01-01T00:00:00Z">
        <w:r>
          <w:t xml:space="preserve"> </w:t>
        </w:r>
      </w:ins>
      <m:oMath>
        <m:r>
          <m:rPr>
            <m:sty m:val="bi"/>
          </m:rPr>
          <m:t>A</m:t>
        </m:r>
      </m:oMath>
      <w:ins w:id="16882" w:author="PR Preview" w:date="2026-01-01T00:00:00Z">
        <w:r>
          <w:t xml:space="preserve">.</w:t>
        </w:r>
      </w:ins>
      <w:ins w:id="16883" w:author="PR Preview" w:date="2026-01-01T00:00:00Z">
        <w:r>
          <w:t xml:space="preserve"> </w:t>
        </w:r>
      </w:ins>
      <w:ins w:id="16884" w:author="PR Preview" w:date="2026-01-01T00:00:00Z">
        <w:r>
          <w:t xml:space="preserve">It is positive definite by</w:t>
        </w:r>
      </w:ins>
      <w:ins w:id="16885" w:author="PR Preview" w:date="2026-01-01T00:00:00Z">
        <w:r>
          <w:t xml:space="preserve"> </w:t>
        </w:r>
      </w:ins>
      <w:hyperlink w:anchor="thm-schur-test">
        <w:ins w:id="16886" w:author="PR Preview" w:date="2026-01-01T00:00:00Z">
          <w:r>
            <w:rPr>
              <w:rStyle w:val="Hyperlink"/>
            </w:rPr>
            <w:t xml:space="preserve">Theorem 114</w:t>
          </w:r>
        </w:ins>
      </w:hyperlink>
      <w:ins w:id="16887" w:author="PR Preview" w:date="2026-01-01T00:00:00Z">
        <w:r>
          <w:t xml:space="preserve"> </w:t>
        </w:r>
      </w:ins>
      <w:ins w:id="16888" w:author="PR Preview" w:date="2026-01-01T00:00:00Z">
        <w:r>
          <w:t xml:space="preserve">(with</w:t>
        </w:r>
      </w:ins>
      <w:ins w:id="16889" w:author="PR Preview" w:date="2026-01-01T00:00:00Z">
        <w:r>
          <w:t xml:space="preserve"> </w:t>
        </w:r>
      </w:ins>
      <m:oMath>
        <m:r>
          <m:t>k</m:t>
        </m:r>
        <m:r>
          <m:rPr>
            <m:sty m:val="p"/>
          </m:rPr>
          <m:t>=</m:t>
        </m:r>
        <m:r>
          <m:t>1</m:t>
        </m:r>
      </m:oMath>
      <w:ins w:id="16890" w:author="PR Preview" w:date="2026-01-01T00:00:00Z">
        <w:r>
          <w:t xml:space="preserve">;</w:t>
        </w:r>
      </w:ins>
      <w:ins w:id="16891" w:author="PR Preview" w:date="2026-01-01T00:00:00Z">
        <w:r>
          <w:t xml:space="preserve"> </w:t>
        </w:r>
      </w:ins>
      <m:oMath>
        <m:sSub>
          <m:e>
            <m:r>
              <m:rPr>
                <m:sty m:val="bi"/>
              </m:rPr>
              <m:t>A</m:t>
            </m:r>
          </m:e>
          <m:sub>
            <m:r>
              <m:t>22</m:t>
            </m:r>
          </m:sub>
        </m:sSub>
      </m:oMath>
      <w:ins w:id="16892" w:author="PR Preview" w:date="2026-01-01T00:00:00Z">
        <w:r>
          <w:t xml:space="preserve"> </w:t>
        </w:r>
      </w:ins>
      <w:ins w:id="16893" w:author="PR Preview" w:date="2026-01-01T00:00:00Z">
        <w:r>
          <w:t xml:space="preserve">is symmetric because</w:t>
        </w:r>
      </w:ins>
      <w:ins w:id="16894" w:author="PR Preview" w:date="2026-01-01T00:00:00Z">
        <w:r>
          <w:t xml:space="preserve"> </w:t>
        </w:r>
      </w:ins>
      <m:oMath>
        <m:r>
          <m:rPr>
            <m:sty m:val="bi"/>
          </m:rPr>
          <m:t>A</m:t>
        </m:r>
      </m:oMath>
      <w:ins w:id="16895" w:author="PR Preview" w:date="2026-01-01T00:00:00Z">
        <w:r>
          <w:t xml:space="preserve"> </w:t>
        </w:r>
      </w:ins>
      <w:ins w:id="16896" w:author="PR Preview" w:date="2026-01-01T00:00:00Z">
        <w:r>
          <w:t xml:space="preserve">is).</w:t>
        </w:r>
      </w:ins>
      <w:ins w:id="16897" w:author="PR Preview" w:date="2026-01-01T00:00:00Z">
        <w:r>
          <w:t xml:space="preserve"> </w:t>
        </w:r>
      </w:ins>
      <w:ins w:id="16898" w:author="PR Preview" w:date="2026-01-01T00:00:00Z">
        <w:r>
          <w:t xml:space="preserve">By the induction hypothesis it has exactly one factor</w:t>
        </w:r>
      </w:ins>
      <w:ins w:id="16899" w:author="PR Preview" w:date="2026-01-01T00:00:00Z">
        <w:r>
          <w:t xml:space="preserve"> </w:t>
        </w:r>
      </w:ins>
      <m:oMath>
        <m:sSub>
          <m:e>
            <m:r>
              <m:rPr>
                <m:sty m:val="bi"/>
              </m:rPr>
              <m:t>L</m:t>
            </m:r>
          </m:e>
          <m:sub>
            <m:r>
              <m:t>22</m:t>
            </m:r>
          </m:sub>
        </m:sSub>
      </m:oMath>
      <w:ins w:id="16900" w:author="PR Preview" w:date="2026-01-01T00:00:00Z">
        <w:r>
          <w:t xml:space="preserve"> </w:t>
        </w:r>
      </w:ins>
      <w:ins w:id="16901" w:author="PR Preview" w:date="2026-01-01T00:00:00Z">
        <w:r>
          <w:t xml:space="preserve">of the required kind.</w:t>
        </w:r>
      </w:ins>
      <w:ins w:id="16902" w:author="PR Preview" w:date="2026-01-01T00:00:00Z">
        <w:r>
          <w:t xml:space="preserve"> </w:t>
        </w:r>
      </w:ins>
      <w:ins w:id="16903" w:author="PR Preview" w:date="2026-01-01T00:00:00Z">
        <w:r>
          <w:t xml:space="preserve">So</w:t>
        </w:r>
      </w:ins>
      <w:ins w:id="16904" w:author="PR Preview" w:date="2026-01-01T00:00:00Z">
        <w:r>
          <w:t xml:space="preserve"> </w:t>
        </w:r>
      </w:ins>
      <m:oMath>
        <m:r>
          <m:rPr>
            <m:sty m:val="bi"/>
          </m:rPr>
          <m:t>L</m:t>
        </m:r>
      </m:oMath>
      <w:ins w:id="16905" w:author="PR Preview" w:date="2026-01-01T00:00:00Z">
        <w:r>
          <w:t xml:space="preserve"> </w:t>
        </w:r>
      </w:ins>
      <w:ins w:id="16906" w:author="PR Preview" w:date="2026-01-01T00:00:00Z">
        <w:r>
          <w:t xml:space="preserve">exists and is unique.</w:t>
        </w:r>
      </w:ins>
    </w:p>
    <w:bookmarkStart w:id="613" w:name="exm-cholesky"/>
    <w:p>
      <w:pPr>
        <w:pStyle w:val="BodyText"/>
      </w:pPr>
      <w:ins w:id="16907" w:author="PR Preview" w:date="2026-01-01T00:00:00Z">
        <w:r>
          <w:rPr>
            <w:b/>
            <w:bCs/>
          </w:rPr>
          <w:t xml:space="preserve">Example 205 (Two Cholesky factors)</w:t>
        </w:r>
      </w:ins>
      <w:ins w:id="16908" w:author="PR Preview" w:date="2026-01-01T00:00:00Z">
        <w:r>
          <w:t xml:space="preserve"> </w:t>
        </w:r>
      </w:ins>
      <w:ins w:id="16909" w:author="PR Preview" w:date="2026-01-01T00:00:00Z">
        <w:r>
          <w:t xml:space="preserve"> </w:t>
        </w:r>
      </w:ins>
    </w:p>
    <w:p>
      <w:pPr>
        <w:numPr>
          <w:ilvl w:val="0"/>
          <w:numId w:val="1109"/>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del w:id="16910" w:author="PR Preview" w:date="2026-01-01T00:00:00Z">
        <w:r>
          <w:delText xml:space="preserve">the Schur complement of</w:delText>
        </w:r>
      </w:del>
      <w:del w:id="16911" w:author="PR Preview" w:date="2026-01-01T00:00:00Z">
        <w:r>
          <w:delText xml:space="preserve"> </w:delText>
        </w:r>
      </w:del>
      <w:hyperlink w:anchor="exm-schur-complement">
        <w:del w:id="16912" w:author="PR Preview" w:date="2026-01-01T00:00:00Z">
          <w:r>
            <w:rPr>
              <w:rStyle w:val="Hyperlink"/>
            </w:rPr>
            <w:delText xml:space="preserve">Example 199</w:delText>
          </w:r>
        </w:del>
      </w:hyperlink>
      <w:del w:id="16913" w:author="PR Preview" w:date="2026-01-01T00:00:00Z">
        <w:r>
          <w:delText xml:space="preserve">,</w:delText>
        </w:r>
      </w:del>
      <w:del w:id="16914" w:author="PR Preview" w:date="2026-01-01T00:00:00Z">
        <w:r>
          <w:delText xml:space="preserve"> </w:delText>
        </w:r>
      </w:del>
      <w:del w:id="16915" w:author="PR Preview" w:date="2026-01-01T00:00:00Z">
        <w:r>
          <w:delText xml:space="preserve">so</w:delText>
        </w:r>
      </w:del>
      <w:del w:id="16916" w:author="PR Preview" w:date="2026-01-01T00:00:00Z">
        <w:r>
          <w:delText xml:space="preserve"> </w:delText>
        </w:r>
      </w:del>
      <m:oMath>
        <m:sSub>
          <m:e>
            <m:r>
              <m:t>ℓ</m:t>
            </m:r>
          </m:e>
          <m:sub>
            <m:r>
              <m:t>22</m:t>
            </m:r>
          </m:sub>
        </m:sSub>
        <m:r>
          <m:rPr>
            <m:sty m:val="p"/>
          </m:rPr>
          <m:t>=</m:t>
        </m:r>
        <m:f>
          <m:fPr>
            <m:type m:val="lin"/>
          </m:fPr>
          <m:num>
            <m:r>
              <m:t>3</m:t>
            </m:r>
          </m:num>
          <m:den>
            <m:rad>
              <m:radPr>
                <m:degHide m:val="on"/>
              </m:radPr>
              <m:deg/>
              <m:e>
                <m:r>
                  <m:t>5</m:t>
                </m:r>
              </m:e>
            </m:rad>
          </m:den>
        </m:f>
      </m:oMath>
      <w:del w:id="16917" w:author="PR Preview" w:date="2026-01-01T00:00:00Z">
        <w:r>
          <w:delText xml:space="preserve">.</w:delText>
        </w:r>
      </w:del>
    </w:p>
    <w:p>
      <w:pPr>
        <w:numPr>
          <w:ilvl w:val="0"/>
          <w:numId w:val="1000"/>
        </w:numPr>
      </w:pPr>
      <w:ins w:id="16918" w:author="PR Preview" w:date="2026-01-01T00:00:00Z">
        <w:r>
          <w:t xml:space="preserve">the Schur complement of</w:t>
        </w:r>
      </w:ins>
      <w:ins w:id="16919" w:author="PR Preview" w:date="2026-01-01T00:00:00Z">
        <w:r>
          <w:t xml:space="preserve"> </w:t>
        </w:r>
      </w:ins>
      <w:hyperlink w:anchor="exm-schur-complement">
        <w:ins w:id="16920" w:author="PR Preview" w:date="2026-01-01T00:00:00Z">
          <w:r>
            <w:rPr>
              <w:rStyle w:val="Hyperlink"/>
            </w:rPr>
            <w:t xml:space="preserve">Example 203</w:t>
          </w:r>
        </w:ins>
      </w:hyperlink>
      <w:ins w:id="16921" w:author="PR Preview" w:date="2026-01-01T00:00:00Z">
        <w:r>
          <w:t xml:space="preserve">,</w:t>
        </w:r>
      </w:ins>
      <w:ins w:id="16922" w:author="PR Preview" w:date="2026-01-01T00:00:00Z">
        <w:r>
          <w:t xml:space="preserve"> </w:t>
        </w:r>
      </w:ins>
      <w:ins w:id="16923" w:author="PR Preview" w:date="2026-01-01T00:00:00Z">
        <w:r>
          <w:t xml:space="preserve">so</w:t>
        </w:r>
      </w:ins>
      <w:ins w:id="16924" w:author="PR Preview" w:date="2026-01-01T00:00:00Z">
        <w:r>
          <w:t xml:space="preserve"> </w:t>
        </w:r>
      </w:ins>
      <m:oMath>
        <m:sSub>
          <m:e>
            <m:r>
              <m:t>ℓ</m:t>
            </m:r>
          </m:e>
          <m:sub>
            <m:r>
              <m:t>22</m:t>
            </m:r>
          </m:sub>
        </m:sSub>
        <m:r>
          <m:rPr>
            <m:sty m:val="p"/>
          </m:rPr>
          <m:t>=</m:t>
        </m:r>
        <m:f>
          <m:fPr>
            <m:type m:val="lin"/>
          </m:fPr>
          <m:num>
            <m:r>
              <m:t>3</m:t>
            </m:r>
          </m:num>
          <m:den>
            <m:rad>
              <m:radPr>
                <m:degHide m:val="on"/>
              </m:radPr>
              <m:deg/>
              <m:e>
                <m:r>
                  <m:t>5</m:t>
                </m:r>
              </m:e>
            </m:rad>
          </m:den>
        </m:f>
      </m:oMath>
      <w:ins w:id="16925" w:author="PR Preview" w:date="2026-01-01T00:00:00Z">
        <w:r>
          <w:t xml:space="preserve">.</w:t>
        </w:r>
      </w:ins>
    </w:p>
    <w:p>
      <w:pPr>
        <w:numPr>
          <w:ilvl w:val="0"/>
          <w:numId w:val="1109"/>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del w:id="16926" w:author="PR Preview" w:date="2026-01-01T00:00:00Z">
        <w:r>
          <w:delText xml:space="preserve">has no real solution,</w:delText>
        </w:r>
      </w:del>
      <w:del w:id="16927" w:author="PR Preview" w:date="2026-01-01T00:00:00Z">
        <w:r>
          <w:delText xml:space="preserve"> </w:delText>
        </w:r>
      </w:del>
      <w:del w:id="16928" w:author="PR Preview" w:date="2026-01-01T00:00:00Z">
        <w:r>
          <w:delText xml:space="preserve">matching the failure of the Schur complement test (</w:delText>
        </w:r>
      </w:del>
      <w:hyperlink w:anchor="exm-schur-test">
        <w:del w:id="16929" w:author="PR Preview" w:date="2026-01-01T00:00:00Z">
          <w:r>
            <w:rPr>
              <w:rStyle w:val="Hyperlink"/>
            </w:rPr>
            <w:delText xml:space="preserve">Example 200</w:delText>
          </w:r>
        </w:del>
      </w:hyperlink>
      <w:del w:id="16930" w:author="PR Preview" w:date="2026-01-01T00:00:00Z">
        <w:r>
          <w:delText xml:space="preserve">).</w:delText>
        </w:r>
      </w:del>
    </w:p>
    <w:p>
      <w:pPr>
        <w:numPr>
          <w:ilvl w:val="0"/>
          <w:numId w:val="1000"/>
        </w:numPr>
      </w:pPr>
      <w:ins w:id="16931" w:author="PR Preview" w:date="2026-01-01T00:00:00Z">
        <w:r>
          <w:t xml:space="preserve">has no real solution,</w:t>
        </w:r>
      </w:ins>
      <w:ins w:id="16932" w:author="PR Preview" w:date="2026-01-01T00:00:00Z">
        <w:r>
          <w:t xml:space="preserve"> </w:t>
        </w:r>
      </w:ins>
      <w:ins w:id="16933" w:author="PR Preview" w:date="2026-01-01T00:00:00Z">
        <w:r>
          <w:t xml:space="preserve">matching the failure of the Schur complement test (</w:t>
        </w:r>
      </w:ins>
      <w:hyperlink w:anchor="exm-schur-test">
        <w:ins w:id="16934" w:author="PR Preview" w:date="2026-01-01T00:00:00Z">
          <w:r>
            <w:rPr>
              <w:rStyle w:val="Hyperlink"/>
            </w:rPr>
            <w:t xml:space="preserve">Example 204</w:t>
          </w:r>
        </w:ins>
      </w:hyperlink>
      <w:ins w:id="16935" w:author="PR Preview" w:date="2026-01-01T00:00:00Z">
        <w:r>
          <w:t xml:space="preserve">).</w:t>
        </w:r>
      </w:ins>
    </w:p>
    <w:bookmarkEnd w:id="613"/>
    <w:bookmarkEnd w:id="614"/>
    <w:bookmarkEnd w:id="615"/>
    <w:bookmarkStart w:id="638" w:name="sec-complex-vectors-matrices"/>
    <w:p>
      <w:pPr>
        <w:pStyle w:val="Heading2"/>
      </w:pPr>
      <w:r>
        <w:t xml:space="preserve">10 Complex vectors and matrices</w:t>
      </w:r>
    </w:p>
    <w:bookmarkStart w:id="617"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16">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7"/>
    <w:bookmarkStart w:id="618" w:name="exm-complex-vector"/>
    <w:p>
      <w:pPr>
        <w:pStyle w:val="BodyText"/>
      </w:pPr>
      <w:del w:id="16936" w:author="PR Preview" w:date="2026-01-01T00:00:00Z">
        <w:r>
          <w:rPr>
            <w:b/>
            <w:bCs/>
          </w:rPr>
          <w:delText xml:space="preserve">Example 202 (A complex vector and its conjugate)</w:delText>
        </w:r>
      </w:del>
    </w:p>
    <w:p>
      <w:pPr>
        <w:pStyle w:val="BodyText"/>
      </w:pPr>
      <w:ins w:id="16937" w:author="PR Preview" w:date="2026-01-01T00:00:00Z">
        <w:r>
          <w:rPr>
            <w:b/>
            <w:bCs/>
          </w:rPr>
          <w:t xml:space="preserve">Example 206 (A complex vector and its conjugate)</w:t>
        </w:r>
      </w:ins>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8"/>
    <w:bookmarkStart w:id="619"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9"/>
    <w:bookmarkStart w:id="620"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20"/>
    <w:bookmarkStart w:id="621" w:name="exm-conjugate-transpose"/>
    <w:p>
      <w:pPr>
        <w:pStyle w:val="BodyText"/>
      </w:pPr>
      <w:del w:id="16938" w:author="PR Preview" w:date="2026-01-01T00:00:00Z">
        <w:r>
          <w:rPr>
            <w:b/>
            <w:bCs/>
          </w:rPr>
          <w:delText xml:space="preserve">Example 203 (The conjugate transpose of a</w:delText>
        </w:r>
      </w:del>
      <w:del w:id="16939" w:author="PR Preview" w:date="2026-01-01T00:00:00Z">
        <w:r>
          <w:rPr>
            <w:b/>
            <w:bCs/>
          </w:rPr>
          <w:delText xml:space="preserve"> </w:delText>
        </w:r>
      </w:del>
      <m:oMath>
        <m:r>
          <m:t>2</m:t>
        </m:r>
        <m:r>
          <m:rPr>
            <m:sty m:val="p"/>
          </m:rPr>
          <m:t>×</m:t>
        </m:r>
        <m:r>
          <m:t>3</m:t>
        </m:r>
      </m:oMath>
      <w:del w:id="16940" w:author="PR Preview" w:date="2026-01-01T00:00:00Z">
        <w:r>
          <w:rPr>
            <w:b/>
            <w:bCs/>
          </w:rPr>
          <w:delText xml:space="preserve"> </w:delText>
        </w:r>
      </w:del>
      <w:del w:id="16941" w:author="PR Preview" w:date="2026-01-01T00:00:00Z">
        <w:r>
          <w:rPr>
            <w:b/>
            <w:bCs/>
          </w:rPr>
          <w:delText xml:space="preserve">matrix)</w:delText>
        </w:r>
      </w:del>
      <w:del w:id="16942" w:author="PR Preview" w:date="2026-01-01T00:00:00Z">
        <w:r>
          <w:delText xml:space="preserve"> </w:delText>
        </w:r>
      </w:del>
      <w:del w:id="16943" w:author="PR Preview" w:date="2026-01-01T00:00:00Z">
        <w:r>
          <w:delText xml:space="preserve">For</w:delText>
        </w:r>
      </w:del>
    </w:p>
    <w:p>
      <w:pPr>
        <w:pStyle w:val="BodyText"/>
      </w:pPr>
      <w:ins w:id="16944" w:author="PR Preview" w:date="2026-01-01T00:00:00Z">
        <w:r>
          <w:rPr>
            <w:b/>
            <w:bCs/>
          </w:rPr>
          <w:t xml:space="preserve">Example 207 (The conjugate transpose of a</w:t>
        </w:r>
      </w:ins>
      <w:ins w:id="16945" w:author="PR Preview" w:date="2026-01-01T00:00:00Z">
        <w:r>
          <w:rPr>
            <w:b/>
            <w:bCs/>
          </w:rPr>
          <w:t xml:space="preserve"> </w:t>
        </w:r>
      </w:ins>
      <m:oMath>
        <m:r>
          <m:t>2</m:t>
        </m:r>
        <m:r>
          <m:rPr>
            <m:sty m:val="p"/>
          </m:rPr>
          <m:t>×</m:t>
        </m:r>
        <m:r>
          <m:t>3</m:t>
        </m:r>
      </m:oMath>
      <w:ins w:id="16946" w:author="PR Preview" w:date="2026-01-01T00:00:00Z">
        <w:r>
          <w:rPr>
            <w:b/>
            <w:bCs/>
          </w:rPr>
          <w:t xml:space="preserve"> </w:t>
        </w:r>
      </w:ins>
      <w:ins w:id="16947" w:author="PR Preview" w:date="2026-01-01T00:00:00Z">
        <w:r>
          <w:rPr>
            <w:b/>
            <w:bCs/>
          </w:rPr>
          <w:t xml:space="preserve">matrix)</w:t>
        </w:r>
      </w:ins>
      <w:ins w:id="16948" w:author="PR Preview" w:date="2026-01-01T00:00:00Z">
        <w:r>
          <w:t xml:space="preserve"> </w:t>
        </w:r>
      </w:ins>
      <w:ins w:id="16949" w:author="PR Preview" w:date="2026-01-01T00:00:00Z">
        <w:r>
          <w:t xml:space="preserve">For</w:t>
        </w:r>
      </w:ins>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1"/>
    <w:bookmarkStart w:id="622" w:name="thm-hermitian-adjoint-properties"/>
    <w:p>
      <w:pPr>
        <w:pStyle w:val="BodyText"/>
      </w:pPr>
      <w:del w:id="16950" w:author="PR Preview" w:date="2026-01-01T00:00:00Z">
        <w:r>
          <w:rPr>
            <w:b/>
            <w:bCs/>
          </w:rPr>
          <w:delText xml:space="preserve">Theorem 113 (Properties of the Hermitian adjoint)</w:delText>
        </w:r>
      </w:del>
      <w:del w:id="16951" w:author="PR Preview" w:date="2026-01-01T00:00:00Z">
        <w:r>
          <w:delText xml:space="preserve"> </w:delText>
        </w:r>
      </w:del>
      <w:del w:id="16952" w:author="PR Preview" w:date="2026-01-01T00:00:00Z">
        <w:r>
          <w:delText xml:space="preserve">Let</w:delText>
        </w:r>
      </w:del>
      <w:del w:id="16953" w:author="PR Preview" w:date="2026-01-01T00:00:00Z">
        <w:r>
          <w:delText xml:space="preserve"> </w:delText>
        </w:r>
      </w:del>
      <m:oMath>
        <m:r>
          <m:rPr>
            <m:sty m:val="bi"/>
          </m:rPr>
          <m:t>A</m:t>
        </m:r>
      </m:oMath>
      <w:del w:id="16954" w:author="PR Preview" w:date="2026-01-01T00:00:00Z">
        <w:r>
          <w:delText xml:space="preserve"> </w:delText>
        </w:r>
      </w:del>
      <w:del w:id="16955" w:author="PR Preview" w:date="2026-01-01T00:00:00Z">
        <w:r>
          <w:delText xml:space="preserve">and</w:delText>
        </w:r>
      </w:del>
      <w:del w:id="16956" w:author="PR Preview" w:date="2026-01-01T00:00:00Z">
        <w:r>
          <w:delText xml:space="preserve"> </w:delText>
        </w:r>
      </w:del>
      <m:oMath>
        <m:r>
          <m:rPr>
            <m:sty m:val="bi"/>
          </m:rPr>
          <m:t>B</m:t>
        </m:r>
      </m:oMath>
      <w:del w:id="16957" w:author="PR Preview" w:date="2026-01-01T00:00:00Z">
        <w:r>
          <w:delText xml:space="preserve"> </w:delText>
        </w:r>
      </w:del>
      <w:del w:id="16958" w:author="PR Preview" w:date="2026-01-01T00:00:00Z">
        <w:r>
          <w:delText xml:space="preserve">be complex matrices of compatible dimensions,</w:delText>
        </w:r>
      </w:del>
      <w:del w:id="16959" w:author="PR Preview" w:date="2026-01-01T00:00:00Z">
        <w:r>
          <w:delText xml:space="preserve"> </w:delText>
        </w:r>
      </w:del>
      <w:del w:id="16960" w:author="PR Preview" w:date="2026-01-01T00:00:00Z">
        <w:r>
          <w:delText xml:space="preserve">and let</w:delText>
        </w:r>
      </w:del>
      <w:del w:id="16961" w:author="PR Preview" w:date="2026-01-01T00:00:00Z">
        <w:r>
          <w:delText xml:space="preserve"> </w:delText>
        </w:r>
      </w:del>
      <m:oMath>
        <m:r>
          <m:t>c</m:t>
        </m:r>
        <m:r>
          <m:rPr>
            <m:sty m:val="p"/>
          </m:rPr>
          <m:t>∈</m:t>
        </m:r>
        <m:r>
          <m:rPr>
            <m:scr m:val="double-struck"/>
            <m:sty m:val="p"/>
          </m:rPr>
          <m:t>C</m:t>
        </m:r>
      </m:oMath>
      <w:del w:id="16962" w:author="PR Preview" w:date="2026-01-01T00:00:00Z">
        <w:r>
          <w:delText xml:space="preserve"> </w:delText>
        </w:r>
      </w:del>
      <w:del w:id="16963" w:author="PR Preview" w:date="2026-01-01T00:00:00Z">
        <w:r>
          <w:delText xml:space="preserve">be a scalar.</w:delText>
        </w:r>
      </w:del>
      <w:del w:id="16964" w:author="PR Preview" w:date="2026-01-01T00:00:00Z">
        <w:r>
          <w:delText xml:space="preserve"> </w:delText>
        </w:r>
      </w:del>
      <w:del w:id="16965" w:author="PR Preview" w:date="2026-01-01T00:00:00Z">
        <w:r>
          <w:delText xml:space="preserve">The Hermitian adjoint (</w:delText>
        </w:r>
      </w:del>
      <w:hyperlink w:anchor="def-conjugate-transpose">
        <w:del w:id="16966" w:author="PR Preview" w:date="2026-01-01T00:00:00Z">
          <w:r>
            <w:rPr>
              <w:rStyle w:val="Hyperlink"/>
            </w:rPr>
            <w:delText xml:space="preserve">Definition 104</w:delText>
          </w:r>
        </w:del>
      </w:hyperlink>
      <w:del w:id="16967" w:author="PR Preview" w:date="2026-01-01T00:00:00Z">
        <w:r>
          <w:delText xml:space="preserve">) satisfies:</w:delText>
        </w:r>
      </w:del>
    </w:p>
    <w:p>
      <w:pPr>
        <w:pStyle w:val="BodyText"/>
      </w:pPr>
      <w:ins w:id="16968" w:author="PR Preview" w:date="2026-01-01T00:00:00Z">
        <w:r>
          <w:rPr>
            <w:b/>
            <w:bCs/>
          </w:rPr>
          <w:t xml:space="preserve">Theorem 116 (Properties of the Hermitian adjoint)</w:t>
        </w:r>
      </w:ins>
      <w:ins w:id="16969" w:author="PR Preview" w:date="2026-01-01T00:00:00Z">
        <w:r>
          <w:t xml:space="preserve"> </w:t>
        </w:r>
      </w:ins>
      <w:ins w:id="16970" w:author="PR Preview" w:date="2026-01-01T00:00:00Z">
        <w:r>
          <w:t xml:space="preserve">Let</w:t>
        </w:r>
      </w:ins>
      <w:ins w:id="16971" w:author="PR Preview" w:date="2026-01-01T00:00:00Z">
        <w:r>
          <w:t xml:space="preserve"> </w:t>
        </w:r>
      </w:ins>
      <m:oMath>
        <m:r>
          <m:rPr>
            <m:sty m:val="bi"/>
          </m:rPr>
          <m:t>A</m:t>
        </m:r>
      </m:oMath>
      <w:ins w:id="16972" w:author="PR Preview" w:date="2026-01-01T00:00:00Z">
        <w:r>
          <w:t xml:space="preserve"> </w:t>
        </w:r>
      </w:ins>
      <w:ins w:id="16973" w:author="PR Preview" w:date="2026-01-01T00:00:00Z">
        <w:r>
          <w:t xml:space="preserve">and</w:t>
        </w:r>
      </w:ins>
      <w:ins w:id="16974" w:author="PR Preview" w:date="2026-01-01T00:00:00Z">
        <w:r>
          <w:t xml:space="preserve"> </w:t>
        </w:r>
      </w:ins>
      <m:oMath>
        <m:r>
          <m:rPr>
            <m:sty m:val="bi"/>
          </m:rPr>
          <m:t>B</m:t>
        </m:r>
      </m:oMath>
      <w:ins w:id="16975" w:author="PR Preview" w:date="2026-01-01T00:00:00Z">
        <w:r>
          <w:t xml:space="preserve"> </w:t>
        </w:r>
      </w:ins>
      <w:ins w:id="16976" w:author="PR Preview" w:date="2026-01-01T00:00:00Z">
        <w:r>
          <w:t xml:space="preserve">be complex matrices of compatible dimensions,</w:t>
        </w:r>
      </w:ins>
      <w:ins w:id="16977" w:author="PR Preview" w:date="2026-01-01T00:00:00Z">
        <w:r>
          <w:t xml:space="preserve"> </w:t>
        </w:r>
      </w:ins>
      <w:ins w:id="16978" w:author="PR Preview" w:date="2026-01-01T00:00:00Z">
        <w:r>
          <w:t xml:space="preserve">and let</w:t>
        </w:r>
      </w:ins>
      <w:ins w:id="16979" w:author="PR Preview" w:date="2026-01-01T00:00:00Z">
        <w:r>
          <w:t xml:space="preserve"> </w:t>
        </w:r>
      </w:ins>
      <m:oMath>
        <m:r>
          <m:t>c</m:t>
        </m:r>
        <m:r>
          <m:rPr>
            <m:sty m:val="p"/>
          </m:rPr>
          <m:t>∈</m:t>
        </m:r>
        <m:r>
          <m:rPr>
            <m:scr m:val="double-struck"/>
            <m:sty m:val="p"/>
          </m:rPr>
          <m:t>C</m:t>
        </m:r>
      </m:oMath>
      <w:ins w:id="16980" w:author="PR Preview" w:date="2026-01-01T00:00:00Z">
        <w:r>
          <w:t xml:space="preserve"> </w:t>
        </w:r>
      </w:ins>
      <w:ins w:id="16981" w:author="PR Preview" w:date="2026-01-01T00:00:00Z">
        <w:r>
          <w:t xml:space="preserve">be a scalar.</w:t>
        </w:r>
      </w:ins>
      <w:ins w:id="16982" w:author="PR Preview" w:date="2026-01-01T00:00:00Z">
        <w:r>
          <w:t xml:space="preserve"> </w:t>
        </w:r>
      </w:ins>
      <w:ins w:id="16983" w:author="PR Preview" w:date="2026-01-01T00:00:00Z">
        <w:r>
          <w:t xml:space="preserve">The Hermitian adjoint (</w:t>
        </w:r>
      </w:ins>
      <w:hyperlink w:anchor="def-conjugate-transpose">
        <w:ins w:id="16984" w:author="PR Preview" w:date="2026-01-01T00:00:00Z">
          <w:r>
            <w:rPr>
              <w:rStyle w:val="Hyperlink"/>
            </w:rPr>
            <w:t xml:space="preserve">Definition 104</w:t>
          </w:r>
        </w:ins>
      </w:hyperlink>
      <w:ins w:id="16985" w:author="PR Preview" w:date="2026-01-01T00:00:00Z">
        <w:r>
          <w:t xml:space="preserve">) satisfies:</w:t>
        </w:r>
      </w:ins>
    </w:p>
    <w:p>
      <w:pPr>
        <w:pStyle w:val="Compact"/>
        <w:numPr>
          <w:ilvl w:val="0"/>
          <w:numId w:val="1110"/>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0"/>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0"/>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0"/>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22"/>
    <w:p>
      <w:pPr>
        <w:pStyle w:val="FirstParagraph"/>
      </w:pPr>
      <w:r>
        <w:rPr>
          <w:i/>
          <w:iCs/>
        </w:rPr>
        <w:t xml:space="preserve">Proof</w:t>
      </w:r>
      <w:r>
        <w:t xml:space="preserve">. </w:t>
      </w:r>
      <w:r>
        <w:t xml:space="preserve">Properties 1-3 follow directly from entrywise conjugation and transposition:</w:t>
      </w:r>
    </w:p>
    <w:p>
      <w:pPr>
        <w:numPr>
          <w:ilvl w:val="0"/>
          <w:numId w:val="1111"/>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1"/>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1"/>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23" w:name="thm-adjoint-inner-product"/>
    <w:p>
      <w:pPr>
        <w:pStyle w:val="BodyText"/>
      </w:pPr>
      <w:del w:id="16986" w:author="PR Preview" w:date="2026-01-01T00:00:00Z">
        <w:r>
          <w:rPr>
            <w:b/>
            <w:bCs/>
          </w:rPr>
          <w:delText xml:space="preserve">Theorem 114 (The adjoint property for inner products)</w:delText>
        </w:r>
      </w:del>
      <w:del w:id="16987" w:author="PR Preview" w:date="2026-01-01T00:00:00Z">
        <w:r>
          <w:delText xml:space="preserve"> </w:delText>
        </w:r>
      </w:del>
      <w:del w:id="16988" w:author="PR Preview" w:date="2026-01-01T00:00:00Z">
        <w:r>
          <w:delText xml:space="preserve">Let</w:delText>
        </w:r>
      </w:del>
      <w:del w:id="16989" w:author="PR Preview" w:date="2026-01-01T00:00:00Z">
        <w:r>
          <w:delText xml:space="preserve"> </w:delText>
        </w:r>
      </w:del>
      <m:oMath>
        <m:r>
          <m:rPr>
            <m:sty m:val="bi"/>
          </m:rPr>
          <m:t>A</m:t>
        </m:r>
      </m:oMath>
      <w:del w:id="16990" w:author="PR Preview" w:date="2026-01-01T00:00:00Z">
        <w:r>
          <w:delText xml:space="preserve"> </w:delText>
        </w:r>
      </w:del>
      <w:del w:id="16991" w:author="PR Preview" w:date="2026-01-01T00:00:00Z">
        <w:r>
          <w:delText xml:space="preserve">be an</w:delText>
        </w:r>
      </w:del>
      <w:del w:id="16992" w:author="PR Preview" w:date="2026-01-01T00:00:00Z">
        <w:r>
          <w:delText xml:space="preserve"> </w:delText>
        </w:r>
      </w:del>
      <m:oMath>
        <m:r>
          <m:t>m</m:t>
        </m:r>
        <m:r>
          <m:rPr>
            <m:sty m:val="p"/>
          </m:rPr>
          <m:t>×</m:t>
        </m:r>
        <m:r>
          <m:t>n</m:t>
        </m:r>
      </m:oMath>
      <w:del w:id="16993" w:author="PR Preview" w:date="2026-01-01T00:00:00Z">
        <w:r>
          <w:delText xml:space="preserve"> </w:delText>
        </w:r>
      </w:del>
      <w:del w:id="16994" w:author="PR Preview" w:date="2026-01-01T00:00:00Z">
        <w:r>
          <w:delText xml:space="preserve">complex matrix.</w:delText>
        </w:r>
      </w:del>
      <w:del w:id="16995" w:author="PR Preview" w:date="2026-01-01T00:00:00Z">
        <w:r>
          <w:delText xml:space="preserve"> </w:delText>
        </w:r>
      </w:del>
      <w:del w:id="16996" w:author="PR Preview" w:date="2026-01-01T00:00:00Z">
        <w:r>
          <w:delText xml:space="preserve">Under the standard inner product on complex Euclidean space,</w:delText>
        </w:r>
      </w:del>
      <w:del w:id="16997" w:author="PR Preview" w:date="2026-01-01T00:00:00Z">
        <w:r>
          <w:delText xml:space="preserve"> </w:delText>
        </w:r>
      </w:del>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del w:id="16998" w:author="PR Preview" w:date="2026-01-01T00:00:00Z">
        <w:r>
          <w:delText xml:space="preserve">,</w:delText>
        </w:r>
      </w:del>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p>
      <w:pPr>
        <w:pStyle w:val="FirstParagraph"/>
      </w:pPr>
      <w:del w:id="16999" w:author="PR Preview" w:date="2026-01-01T00:00:00Z">
        <w:r>
          <w:rPr>
            <w:i/>
            <w:iCs/>
          </w:rPr>
          <w:delText xml:space="preserve">Proof</w:delText>
        </w:r>
      </w:del>
      <w:del w:id="17000" w:author="PR Preview" w:date="2026-01-01T00:00:00Z">
        <w:r>
          <w:delText xml:space="preserve">. </w:delText>
        </w:r>
      </w:del>
      <w:del w:id="17001" w:author="PR Preview" w:date="2026-01-01T00:00:00Z">
        <w:r>
          <w:delText xml:space="preserve">By the definition of the standard complex inner product and the product rule for the Hermitian adjoint (</w:delText>
        </w:r>
      </w:del>
      <w:hyperlink w:anchor="thm-hermitian-adjoint-properties">
        <w:del w:id="17002" w:author="PR Preview" w:date="2026-01-01T00:00:00Z">
          <w:r>
            <w:rPr>
              <w:rStyle w:val="Hyperlink"/>
            </w:rPr>
            <w:delText xml:space="preserve">Theorem 113</w:delText>
          </w:r>
        </w:del>
      </w:hyperlink>
      <w:del w:id="17003" w:author="PR Preview" w:date="2026-01-01T00:00:00Z">
        <w:r>
          <w:delText xml:space="preserve">):</w:delText>
        </w:r>
      </w:del>
    </w:p>
    <w:p>
      <w:pPr>
        <w:pStyle w:val="BodyText"/>
      </w:pPr>
      <w:ins w:id="17004" w:author="PR Preview" w:date="2026-01-01T00:00:00Z">
        <w:r>
          <w:rPr>
            <w:b/>
            <w:bCs/>
          </w:rPr>
          <w:t xml:space="preserve">Theorem 117 (The adjoint property for inner products)</w:t>
        </w:r>
      </w:ins>
      <w:ins w:id="17005" w:author="PR Preview" w:date="2026-01-01T00:00:00Z">
        <w:r>
          <w:t xml:space="preserve"> </w:t>
        </w:r>
      </w:ins>
      <w:ins w:id="17006" w:author="PR Preview" w:date="2026-01-01T00:00:00Z">
        <w:r>
          <w:t xml:space="preserve">Let</w:t>
        </w:r>
      </w:ins>
      <w:ins w:id="17007" w:author="PR Preview" w:date="2026-01-01T00:00:00Z">
        <w:r>
          <w:t xml:space="preserve"> </w:t>
        </w:r>
      </w:ins>
      <m:oMath>
        <m:r>
          <m:rPr>
            <m:sty m:val="bi"/>
          </m:rPr>
          <m:t>A</m:t>
        </m:r>
      </m:oMath>
      <w:ins w:id="17008" w:author="PR Preview" w:date="2026-01-01T00:00:00Z">
        <w:r>
          <w:t xml:space="preserve"> </w:t>
        </w:r>
      </w:ins>
      <w:ins w:id="17009" w:author="PR Preview" w:date="2026-01-01T00:00:00Z">
        <w:r>
          <w:t xml:space="preserve">be an</w:t>
        </w:r>
      </w:ins>
      <w:ins w:id="17010" w:author="PR Preview" w:date="2026-01-01T00:00:00Z">
        <w:r>
          <w:t xml:space="preserve"> </w:t>
        </w:r>
      </w:ins>
      <m:oMath>
        <m:r>
          <m:t>m</m:t>
        </m:r>
        <m:r>
          <m:rPr>
            <m:sty m:val="p"/>
          </m:rPr>
          <m:t>×</m:t>
        </m:r>
        <m:r>
          <m:t>n</m:t>
        </m:r>
      </m:oMath>
      <w:ins w:id="17011" w:author="PR Preview" w:date="2026-01-01T00:00:00Z">
        <w:r>
          <w:t xml:space="preserve"> </w:t>
        </w:r>
      </w:ins>
      <w:ins w:id="17012" w:author="PR Preview" w:date="2026-01-01T00:00:00Z">
        <w:r>
          <w:t xml:space="preserve">complex matrix.</w:t>
        </w:r>
      </w:ins>
      <w:ins w:id="17013" w:author="PR Preview" w:date="2026-01-01T00:00:00Z">
        <w:r>
          <w:t xml:space="preserve"> </w:t>
        </w:r>
      </w:ins>
      <w:ins w:id="17014" w:author="PR Preview" w:date="2026-01-01T00:00:00Z">
        <w:r>
          <w:t xml:space="preserve">Under the standard inner product on complex Euclidean space,</w:t>
        </w:r>
      </w:ins>
      <w:ins w:id="17015" w:author="PR Preview" w:date="2026-01-01T00:00:00Z">
        <w:r>
          <w:t xml:space="preserve"> </w:t>
        </w:r>
      </w:ins>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ins w:id="17016" w:author="PR Preview" w:date="2026-01-01T00:00:00Z">
        <w:r>
          <w:t xml:space="preserve">,</w:t>
        </w:r>
      </w:ins>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23"/>
    <w:p>
      <w:pPr>
        <w:pStyle w:val="FirstParagraph"/>
      </w:pPr>
      <w:ins w:id="17017" w:author="PR Preview" w:date="2026-01-01T00:00:00Z">
        <w:r>
          <w:rPr>
            <w:i/>
            <w:iCs/>
          </w:rPr>
          <w:t xml:space="preserve">Proof</w:t>
        </w:r>
      </w:ins>
      <w:ins w:id="17018" w:author="PR Preview" w:date="2026-01-01T00:00:00Z">
        <w:r>
          <w:t xml:space="preserve">. </w:t>
        </w:r>
      </w:ins>
      <w:ins w:id="17019" w:author="PR Preview" w:date="2026-01-01T00:00:00Z">
        <w:r>
          <w:t xml:space="preserve">By the definition of the standard complex inner product and the product rule for the Hermitian adjoint (</w:t>
        </w:r>
      </w:ins>
      <w:hyperlink w:anchor="thm-hermitian-adjoint-properties">
        <w:ins w:id="17020" w:author="PR Preview" w:date="2026-01-01T00:00:00Z">
          <w:r>
            <w:rPr>
              <w:rStyle w:val="Hyperlink"/>
            </w:rPr>
            <w:t xml:space="preserve">Theorem 116</w:t>
          </w:r>
        </w:ins>
      </w:hyperlink>
      <w:ins w:id="17021" w:author="PR Preview" w:date="2026-01-01T00:00:00Z">
        <w:r>
          <w:t xml:space="preserve">):</w:t>
        </w:r>
      </w:ins>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116</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24"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24"/>
    <w:bookmarkStart w:id="625" w:name="thm-zhz-sum-squares"/>
    <w:p>
      <w:pPr>
        <w:pStyle w:val="BodyText"/>
      </w:pPr>
      <w:del w:id="17022" w:author="PR Preview" w:date="2026-01-01T00:00:00Z">
        <w:r>
          <w:rPr>
            <w:b/>
            <w:bCs/>
          </w:rPr>
          <w:delText xml:space="preserve">Theorem 115 (</w:delText>
        </w:r>
      </w:del>
      <m:oMath>
        <m:sSup>
          <m:e>
            <m:acc>
              <m:accPr>
                <m:chr m:val="̃"/>
              </m:accPr>
              <m:e>
                <m:r>
                  <m:t>z</m:t>
                </m:r>
              </m:e>
            </m:acc>
          </m:e>
          <m:sup>
            <m:r>
              <m:rPr>
                <m:scr m:val="sans-serif"/>
                <m:sty m:val="p"/>
              </m:rPr>
              <m:t>H</m:t>
            </m:r>
          </m:sup>
        </m:sSup>
        <m:acc>
          <m:accPr>
            <m:chr m:val="̃"/>
          </m:accPr>
          <m:e>
            <m:r>
              <m:t>z</m:t>
            </m:r>
          </m:e>
        </m:acc>
      </m:oMath>
      <w:del w:id="17023" w:author="PR Preview" w:date="2026-01-01T00:00:00Z">
        <w:r>
          <w:rPr>
            <w:b/>
            <w:bCs/>
          </w:rPr>
          <w:delText xml:space="preserve"> </w:delText>
        </w:r>
      </w:del>
      <w:del w:id="17024" w:author="PR Preview" w:date="2026-01-01T00:00:00Z">
        <w:r>
          <w:rPr>
            <w:b/>
            <w:bCs/>
          </w:rPr>
          <w:delText xml:space="preserve">is a sum of squared absolute values)</w:delText>
        </w:r>
      </w:del>
      <w:del w:id="17025" w:author="PR Preview" w:date="2026-01-01T00:00:00Z">
        <w:r>
          <w:delText xml:space="preserve"> </w:delText>
        </w:r>
      </w:del>
      <w:del w:id="17026" w:author="PR Preview" w:date="2026-01-01T00:00:00Z">
        <w:r>
          <w:delText xml:space="preserve">For every</w:delText>
        </w:r>
      </w:del>
      <w:del w:id="17027" w:author="PR Preview" w:date="2026-01-01T00:00:00Z">
        <w:r>
          <w:delText xml:space="preserve"> </w:delText>
        </w:r>
      </w:del>
      <m:oMath>
        <m:acc>
          <m:accPr>
            <m:chr m:val="̃"/>
          </m:accPr>
          <m:e>
            <m:r>
              <m:t>z</m:t>
            </m:r>
          </m:e>
        </m:acc>
        <m:r>
          <m:rPr>
            <m:sty m:val="p"/>
          </m:rPr>
          <m:t>∈</m:t>
        </m:r>
        <m:sSup>
          <m:e>
            <m:r>
              <m:rPr>
                <m:scr m:val="double-struck"/>
                <m:sty m:val="p"/>
              </m:rPr>
              <m:t>C</m:t>
            </m:r>
          </m:e>
          <m:sup>
            <m:r>
              <m:t>p</m:t>
            </m:r>
          </m:sup>
        </m:sSup>
      </m:oMath>
      <w:del w:id="17028" w:author="PR Preview" w:date="2026-01-01T00:00:00Z">
        <w:r>
          <w:delText xml:space="preserve">,</w:delText>
        </w:r>
      </w:del>
    </w:p>
    <w:p>
      <w:pPr>
        <w:pStyle w:val="BodyText"/>
      </w:pPr>
      <w:ins w:id="17029" w:author="PR Preview" w:date="2026-01-01T00:00:00Z">
        <w:r>
          <w:rPr>
            <w:b/>
            <w:bCs/>
          </w:rPr>
          <w:t xml:space="preserve">Theorem 118 (</w:t>
        </w:r>
      </w:ins>
      <m:oMath>
        <m:sSup>
          <m:e>
            <m:acc>
              <m:accPr>
                <m:chr m:val="̃"/>
              </m:accPr>
              <m:e>
                <m:r>
                  <m:t>z</m:t>
                </m:r>
              </m:e>
            </m:acc>
          </m:e>
          <m:sup>
            <m:r>
              <m:rPr>
                <m:scr m:val="sans-serif"/>
                <m:sty m:val="p"/>
              </m:rPr>
              <m:t>H</m:t>
            </m:r>
          </m:sup>
        </m:sSup>
        <m:acc>
          <m:accPr>
            <m:chr m:val="̃"/>
          </m:accPr>
          <m:e>
            <m:r>
              <m:t>z</m:t>
            </m:r>
          </m:e>
        </m:acc>
      </m:oMath>
      <w:ins w:id="17030" w:author="PR Preview" w:date="2026-01-01T00:00:00Z">
        <w:r>
          <w:rPr>
            <w:b/>
            <w:bCs/>
          </w:rPr>
          <w:t xml:space="preserve"> </w:t>
        </w:r>
      </w:ins>
      <w:ins w:id="17031" w:author="PR Preview" w:date="2026-01-01T00:00:00Z">
        <w:r>
          <w:rPr>
            <w:b/>
            <w:bCs/>
          </w:rPr>
          <w:t xml:space="preserve">is a sum of squared absolute values)</w:t>
        </w:r>
      </w:ins>
      <w:ins w:id="17032" w:author="PR Preview" w:date="2026-01-01T00:00:00Z">
        <w:r>
          <w:t xml:space="preserve"> </w:t>
        </w:r>
      </w:ins>
      <w:ins w:id="17033" w:author="PR Preview" w:date="2026-01-01T00:00:00Z">
        <w:r>
          <w:t xml:space="preserve">For every</w:t>
        </w:r>
      </w:ins>
      <w:ins w:id="17034" w:author="PR Preview" w:date="2026-01-01T00:00:00Z">
        <w:r>
          <w:t xml:space="preserve"> </w:t>
        </w:r>
      </w:ins>
      <m:oMath>
        <m:acc>
          <m:accPr>
            <m:chr m:val="̃"/>
          </m:accPr>
          <m:e>
            <m:r>
              <m:t>z</m:t>
            </m:r>
          </m:e>
        </m:acc>
        <m:r>
          <m:rPr>
            <m:sty m:val="p"/>
          </m:rPr>
          <m:t>∈</m:t>
        </m:r>
        <m:sSup>
          <m:e>
            <m:r>
              <m:rPr>
                <m:scr m:val="double-struck"/>
                <m:sty m:val="p"/>
              </m:rPr>
              <m:t>C</m:t>
            </m:r>
          </m:e>
          <m:sup>
            <m:r>
              <m:t>p</m:t>
            </m:r>
          </m:sup>
        </m:sSup>
      </m:oMath>
      <w:ins w:id="17035" w:author="PR Preview" w:date="2026-01-01T00:00:00Z">
        <w:r>
          <w:t xml:space="preserve">,</w:t>
        </w:r>
      </w:ins>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25"/>
    <w:p>
      <w:pPr>
        <w:pStyle w:val="BodyText"/>
      </w:pPr>
      <w:r>
        <w:rPr>
          <w:i/>
          <w:iCs/>
        </w:rPr>
        <w:t xml:space="preserve">Proof</w:t>
      </w:r>
      <w:r>
        <w:t xml:space="preserve">. </w:t>
      </w:r>
      <w:r>
        <w:t xml:space="preserve">The last step uses the</w:t>
      </w:r>
      <w:r>
        <w:t xml:space="preserve"> </w:t>
      </w:r>
      <w:hyperlink r:id="rId626">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7">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8" w:name="exm-zhz-sum-squares"/>
    <w:p>
      <w:pPr>
        <w:pStyle w:val="BodyText"/>
      </w:pPr>
      <w:del w:id="17036" w:author="PR Preview" w:date="2026-01-01T00:00:00Z">
        <w:r>
          <w:rPr>
            <w:b/>
            <w:bCs/>
          </w:rPr>
          <w:delText xml:space="preserve">Example 204 (Computing</w:delText>
        </w:r>
      </w:del>
      <w:del w:id="17037" w:author="PR Preview" w:date="2026-01-01T00:00:00Z">
        <w:r>
          <w:rPr>
            <w:b/>
            <w:bCs/>
          </w:rPr>
          <w:delText xml:space="preserve"> </w:delText>
        </w:r>
      </w:del>
      <m:oMath>
        <m:sSup>
          <m:e>
            <m:acc>
              <m:accPr>
                <m:chr m:val="̃"/>
              </m:accPr>
              <m:e>
                <m:r>
                  <m:t>z</m:t>
                </m:r>
              </m:e>
            </m:acc>
          </m:e>
          <m:sup>
            <m:r>
              <m:rPr>
                <m:scr m:val="sans-serif"/>
                <m:sty m:val="p"/>
              </m:rPr>
              <m:t>H</m:t>
            </m:r>
          </m:sup>
        </m:sSup>
        <m:acc>
          <m:accPr>
            <m:chr m:val="̃"/>
          </m:accPr>
          <m:e>
            <m:r>
              <m:t>z</m:t>
            </m:r>
          </m:e>
        </m:acc>
      </m:oMath>
      <w:del w:id="17038" w:author="PR Preview" w:date="2026-01-01T00:00:00Z">
        <w:r>
          <w:rPr>
            <w:b/>
            <w:bCs/>
          </w:rPr>
          <w:delText xml:space="preserve">)</w:delText>
        </w:r>
      </w:del>
      <w:del w:id="17039" w:author="PR Preview" w:date="2026-01-01T00:00:00Z">
        <w:r>
          <w:delText xml:space="preserve"> </w:delText>
        </w:r>
      </w:del>
      <w:del w:id="17040" w:author="PR Preview" w:date="2026-01-01T00:00:00Z">
        <w:r>
          <w:delText xml:space="preserve">Let</w:delText>
        </w:r>
      </w:del>
      <w:del w:id="17041"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del w:id="17042" w:author="PR Preview" w:date="2026-01-01T00:00:00Z">
        <w:r>
          <w:delText xml:space="preserve">.</w:delText>
        </w:r>
      </w:del>
      <w:del w:id="17043" w:author="PR Preview" w:date="2026-01-01T00:00:00Z">
        <w:r>
          <w:delText xml:space="preserve"> </w:delText>
        </w:r>
      </w:del>
      <w:del w:id="17044" w:author="PR Preview" w:date="2026-01-01T00:00:00Z">
        <w:r>
          <w:delText xml:space="preserve">By</w:delText>
        </w:r>
      </w:del>
      <w:del w:id="17045" w:author="PR Preview" w:date="2026-01-01T00:00:00Z">
        <w:r>
          <w:delText xml:space="preserve"> </w:delText>
        </w:r>
      </w:del>
      <w:hyperlink w:anchor="thm-zhz-sum-squares">
        <w:del w:id="17046" w:author="PR Preview" w:date="2026-01-01T00:00:00Z">
          <w:r>
            <w:rPr>
              <w:rStyle w:val="Hyperlink"/>
            </w:rPr>
            <w:delText xml:space="preserve">Theorem 115</w:delText>
          </w:r>
        </w:del>
      </w:hyperlink>
      <w:del w:id="17047" w:author="PR Preview" w:date="2026-01-01T00:00:00Z">
        <w:r>
          <w:delText xml:space="preserve">,</w:delText>
        </w:r>
      </w:del>
    </w:p>
    <w:p>
      <w:pPr>
        <w:pStyle w:val="BodyText"/>
      </w:pPr>
      <w:ins w:id="17048" w:author="PR Preview" w:date="2026-01-01T00:00:00Z">
        <w:r>
          <w:rPr>
            <w:b/>
            <w:bCs/>
          </w:rPr>
          <w:t xml:space="preserve">Example 208 (Computing</w:t>
        </w:r>
      </w:ins>
      <w:ins w:id="17049" w:author="PR Preview" w:date="2026-01-01T00:00:00Z">
        <w:r>
          <w:rPr>
            <w:b/>
            <w:bCs/>
          </w:rPr>
          <w:t xml:space="preserve"> </w:t>
        </w:r>
      </w:ins>
      <m:oMath>
        <m:sSup>
          <m:e>
            <m:acc>
              <m:accPr>
                <m:chr m:val="̃"/>
              </m:accPr>
              <m:e>
                <m:r>
                  <m:t>z</m:t>
                </m:r>
              </m:e>
            </m:acc>
          </m:e>
          <m:sup>
            <m:r>
              <m:rPr>
                <m:scr m:val="sans-serif"/>
                <m:sty m:val="p"/>
              </m:rPr>
              <m:t>H</m:t>
            </m:r>
          </m:sup>
        </m:sSup>
        <m:acc>
          <m:accPr>
            <m:chr m:val="̃"/>
          </m:accPr>
          <m:e>
            <m:r>
              <m:t>z</m:t>
            </m:r>
          </m:e>
        </m:acc>
      </m:oMath>
      <w:ins w:id="17050" w:author="PR Preview" w:date="2026-01-01T00:00:00Z">
        <w:r>
          <w:rPr>
            <w:b/>
            <w:bCs/>
          </w:rPr>
          <w:t xml:space="preserve">)</w:t>
        </w:r>
      </w:ins>
      <w:ins w:id="17051" w:author="PR Preview" w:date="2026-01-01T00:00:00Z">
        <w:r>
          <w:t xml:space="preserve"> </w:t>
        </w:r>
      </w:ins>
      <w:ins w:id="17052" w:author="PR Preview" w:date="2026-01-01T00:00:00Z">
        <w:r>
          <w:t xml:space="preserve">Let</w:t>
        </w:r>
      </w:ins>
      <w:ins w:id="17053"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ins w:id="17054" w:author="PR Preview" w:date="2026-01-01T00:00:00Z">
        <w:r>
          <w:t xml:space="preserve">.</w:t>
        </w:r>
      </w:ins>
      <w:ins w:id="17055" w:author="PR Preview" w:date="2026-01-01T00:00:00Z">
        <w:r>
          <w:t xml:space="preserve"> </w:t>
        </w:r>
      </w:ins>
      <w:ins w:id="17056" w:author="PR Preview" w:date="2026-01-01T00:00:00Z">
        <w:r>
          <w:t xml:space="preserve">By</w:t>
        </w:r>
      </w:ins>
      <w:ins w:id="17057" w:author="PR Preview" w:date="2026-01-01T00:00:00Z">
        <w:r>
          <w:t xml:space="preserve"> </w:t>
        </w:r>
      </w:ins>
      <w:hyperlink w:anchor="thm-zhz-sum-squares">
        <w:ins w:id="17058" w:author="PR Preview" w:date="2026-01-01T00:00:00Z">
          <w:r>
            <w:rPr>
              <w:rStyle w:val="Hyperlink"/>
            </w:rPr>
            <w:t xml:space="preserve">Theorem 118</w:t>
          </w:r>
        </w:ins>
      </w:hyperlink>
      <w:ins w:id="17059" w:author="PR Preview" w:date="2026-01-01T00:00:00Z">
        <w:r>
          <w:t xml:space="preserve">,</w:t>
        </w:r>
      </w:ins>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118</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8"/>
    <w:bookmarkStart w:id="629" w:name="exm-transpose-not-enough"/>
    <w:p>
      <w:pPr>
        <w:pStyle w:val="FirstParagraph"/>
      </w:pPr>
      <w:del w:id="17060" w:author="PR Preview" w:date="2026-01-01T00:00:00Z">
        <w:r>
          <w:rPr>
            <w:b/>
            <w:bCs/>
          </w:rPr>
          <w:delText xml:space="preserve">Example 205 (Why complex vectors use the conjugate transpose)</w:delText>
        </w:r>
      </w:del>
      <w:del w:id="17061" w:author="PR Preview" w:date="2026-01-01T00:00:00Z">
        <w:r>
          <w:delText xml:space="preserve"> </w:delText>
        </w:r>
      </w:del>
      <w:del w:id="17062" w:author="PR Preview" w:date="2026-01-01T00:00:00Z">
        <w:r>
          <w:delText xml:space="preserve">For a real vector</w:delText>
        </w:r>
      </w:del>
      <w:del w:id="17063" w:author="PR Preview" w:date="2026-01-01T00:00:00Z">
        <w:r>
          <w:delText xml:space="preserve"> </w:delText>
        </w:r>
      </w:del>
      <m:oMath>
        <m:acc>
          <m:accPr>
            <m:chr m:val="̃"/>
          </m:accPr>
          <m:e>
            <m:r>
              <m:t>x</m:t>
            </m:r>
          </m:e>
        </m:acc>
      </m:oMath>
      <w:del w:id="17064" w:author="PR Preview" w:date="2026-01-01T00:00:00Z">
        <w:r>
          <w:delText xml:space="preserve">,</w:delText>
        </w:r>
      </w:del>
      <w:del w:id="17065" w:author="PR Preview" w:date="2026-01-01T00:00:00Z">
        <w:r>
          <w:delText xml:space="preserve"> </w:delText>
        </w:r>
      </w:del>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17066" w:author="PR Preview" w:date="2026-01-01T00:00:00Z">
        <w:r>
          <w:delText xml:space="preserve"> </w:delText>
        </w:r>
      </w:del>
      <w:del w:id="17067" w:author="PR Preview" w:date="2026-01-01T00:00:00Z">
        <w:r>
          <w:delText xml:space="preserve">is</w:delText>
        </w:r>
      </w:del>
      <w:del w:id="17068" w:author="PR Preview" w:date="2026-01-01T00:00:00Z">
        <w:r>
          <w:delText xml:space="preserve"> </w:delText>
        </w:r>
      </w:del>
      <m:oMath>
        <m:r>
          <m:t>0</m:t>
        </m:r>
      </m:oMath>
      <w:del w:id="17069" w:author="PR Preview" w:date="2026-01-01T00:00:00Z">
        <w:r>
          <w:delText xml:space="preserve"> </w:delText>
        </w:r>
      </w:del>
      <w:del w:id="17070" w:author="PR Preview" w:date="2026-01-01T00:00:00Z">
        <w:r>
          <w:delText xml:space="preserve">only when</w:delText>
        </w:r>
      </w:del>
      <w:del w:id="17071" w:author="PR Preview" w:date="2026-01-01T00:00:00Z">
        <w:r>
          <w:delText xml:space="preserve"> </w:delText>
        </w:r>
      </w:del>
      <m:oMath>
        <m:acc>
          <m:accPr>
            <m:chr m:val="̃"/>
          </m:accPr>
          <m:e>
            <m:r>
              <m:t>x</m:t>
            </m:r>
          </m:e>
        </m:acc>
      </m:oMath>
      <w:del w:id="17072" w:author="PR Preview" w:date="2026-01-01T00:00:00Z">
        <w:r>
          <w:delText xml:space="preserve"> </w:delText>
        </w:r>
      </w:del>
      <w:del w:id="17073" w:author="PR Preview" w:date="2026-01-01T00:00:00Z">
        <w:r>
          <w:delText xml:space="preserve">is the zero vector.</w:delText>
        </w:r>
      </w:del>
      <w:del w:id="17074" w:author="PR Preview" w:date="2026-01-01T00:00:00Z">
        <w:r>
          <w:delText xml:space="preserve"> </w:delText>
        </w:r>
      </w:del>
      <w:del w:id="17075" w:author="PR Preview" w:date="2026-01-01T00:00:00Z">
        <w:r>
          <w:delText xml:space="preserve">The same formula fails for complex vectors.</w:delText>
        </w:r>
      </w:del>
      <w:del w:id="17076" w:author="PR Preview" w:date="2026-01-01T00:00:00Z">
        <w:r>
          <w:delText xml:space="preserve"> </w:delText>
        </w:r>
      </w:del>
      <w:del w:id="17077" w:author="PR Preview" w:date="2026-01-01T00:00:00Z">
        <w:r>
          <w:delText xml:space="preserve">Let</w:delText>
        </w:r>
      </w:del>
      <w:del w:id="17078" w:author="PR Preview" w:date="2026-01-01T00:00:00Z">
        <w:r>
          <w:delText xml:space="preserve"> </w:delText>
        </w:r>
      </w:del>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del w:id="17079" w:author="PR Preview" w:date="2026-01-01T00:00:00Z">
        <w:r>
          <w:delText xml:space="preserve">. Then</w:delText>
        </w:r>
      </w:del>
    </w:p>
    <w:p>
      <w:pPr>
        <w:pStyle w:val="FirstParagraph"/>
      </w:pPr>
      <w:ins w:id="17080" w:author="PR Preview" w:date="2026-01-01T00:00:00Z">
        <w:r>
          <w:rPr>
            <w:b/>
            <w:bCs/>
          </w:rPr>
          <w:t xml:space="preserve">Example 209 (Why complex vectors use the conjugate transpose)</w:t>
        </w:r>
      </w:ins>
      <w:ins w:id="17081" w:author="PR Preview" w:date="2026-01-01T00:00:00Z">
        <w:r>
          <w:t xml:space="preserve"> </w:t>
        </w:r>
      </w:ins>
      <w:ins w:id="17082" w:author="PR Preview" w:date="2026-01-01T00:00:00Z">
        <w:r>
          <w:t xml:space="preserve">For a real vector</w:t>
        </w:r>
      </w:ins>
      <w:ins w:id="17083" w:author="PR Preview" w:date="2026-01-01T00:00:00Z">
        <w:r>
          <w:t xml:space="preserve"> </w:t>
        </w:r>
      </w:ins>
      <m:oMath>
        <m:acc>
          <m:accPr>
            <m:chr m:val="̃"/>
          </m:accPr>
          <m:e>
            <m:r>
              <m:t>x</m:t>
            </m:r>
          </m:e>
        </m:acc>
      </m:oMath>
      <w:ins w:id="17084" w:author="PR Preview" w:date="2026-01-01T00:00:00Z">
        <w:r>
          <w:t xml:space="preserve">,</w:t>
        </w:r>
      </w:ins>
      <w:ins w:id="17085" w:author="PR Preview" w:date="2026-01-01T00:00:00Z">
        <w:r>
          <w:t xml:space="preserve"> </w:t>
        </w:r>
      </w:ins>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ins w:id="17086" w:author="PR Preview" w:date="2026-01-01T00:00:00Z">
        <w:r>
          <w:t xml:space="preserve"> </w:t>
        </w:r>
      </w:ins>
      <w:ins w:id="17087" w:author="PR Preview" w:date="2026-01-01T00:00:00Z">
        <w:r>
          <w:t xml:space="preserve">is</w:t>
        </w:r>
      </w:ins>
      <w:ins w:id="17088" w:author="PR Preview" w:date="2026-01-01T00:00:00Z">
        <w:r>
          <w:t xml:space="preserve"> </w:t>
        </w:r>
      </w:ins>
      <m:oMath>
        <m:r>
          <m:t>0</m:t>
        </m:r>
      </m:oMath>
      <w:ins w:id="17089" w:author="PR Preview" w:date="2026-01-01T00:00:00Z">
        <w:r>
          <w:t xml:space="preserve"> </w:t>
        </w:r>
      </w:ins>
      <w:ins w:id="17090" w:author="PR Preview" w:date="2026-01-01T00:00:00Z">
        <w:r>
          <w:t xml:space="preserve">only when</w:t>
        </w:r>
      </w:ins>
      <w:ins w:id="17091" w:author="PR Preview" w:date="2026-01-01T00:00:00Z">
        <w:r>
          <w:t xml:space="preserve"> </w:t>
        </w:r>
      </w:ins>
      <m:oMath>
        <m:acc>
          <m:accPr>
            <m:chr m:val="̃"/>
          </m:accPr>
          <m:e>
            <m:r>
              <m:t>x</m:t>
            </m:r>
          </m:e>
        </m:acc>
      </m:oMath>
      <w:ins w:id="17092" w:author="PR Preview" w:date="2026-01-01T00:00:00Z">
        <w:r>
          <w:t xml:space="preserve"> </w:t>
        </w:r>
      </w:ins>
      <w:ins w:id="17093" w:author="PR Preview" w:date="2026-01-01T00:00:00Z">
        <w:r>
          <w:t xml:space="preserve">is the zero vector.</w:t>
        </w:r>
      </w:ins>
      <w:ins w:id="17094" w:author="PR Preview" w:date="2026-01-01T00:00:00Z">
        <w:r>
          <w:t xml:space="preserve"> </w:t>
        </w:r>
      </w:ins>
      <w:ins w:id="17095" w:author="PR Preview" w:date="2026-01-01T00:00:00Z">
        <w:r>
          <w:t xml:space="preserve">The same formula fails for complex vectors.</w:t>
        </w:r>
      </w:ins>
      <w:ins w:id="17096" w:author="PR Preview" w:date="2026-01-01T00:00:00Z">
        <w:r>
          <w:t xml:space="preserve"> </w:t>
        </w:r>
      </w:ins>
      <w:ins w:id="17097" w:author="PR Preview" w:date="2026-01-01T00:00:00Z">
        <w:r>
          <w:t xml:space="preserve">Let</w:t>
        </w:r>
      </w:ins>
      <w:ins w:id="17098" w:author="PR Preview" w:date="2026-01-01T00:00:00Z">
        <w:r>
          <w:t xml:space="preserve"> </w:t>
        </w:r>
      </w:ins>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ins w:id="17099" w:author="PR Preview" w:date="2026-01-01T00:00:00Z">
        <w:r>
          <w:t xml:space="preserve">. Then</w:t>
        </w:r>
      </w:ins>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17100" w:author="PR Preview" w:date="2026-01-01T00:00:00Z">
        <w:r>
          <w:delText xml:space="preserve">which is positive, as</w:delText>
        </w:r>
      </w:del>
      <w:del w:id="17101" w:author="PR Preview" w:date="2026-01-01T00:00:00Z">
        <w:r>
          <w:delText xml:space="preserve"> </w:delText>
        </w:r>
      </w:del>
      <w:hyperlink w:anchor="thm-zhz-sum-squares">
        <w:del w:id="17102" w:author="PR Preview" w:date="2026-01-01T00:00:00Z">
          <w:r>
            <w:rPr>
              <w:rStyle w:val="Hyperlink"/>
            </w:rPr>
            <w:delText xml:space="preserve">Theorem 115</w:delText>
          </w:r>
        </w:del>
      </w:hyperlink>
      <w:del w:id="17103" w:author="PR Preview" w:date="2026-01-01T00:00:00Z">
        <w:r>
          <w:delText xml:space="preserve"> </w:delText>
        </w:r>
      </w:del>
      <w:del w:id="17104" w:author="PR Preview" w:date="2026-01-01T00:00:00Z">
        <w:r>
          <w:delText xml:space="preserve">guarantees.</w:delText>
        </w:r>
      </w:del>
    </w:p>
    <w:p>
      <w:pPr>
        <w:pStyle w:val="FirstParagraph"/>
      </w:pPr>
      <w:ins w:id="17105" w:author="PR Preview" w:date="2026-01-01T00:00:00Z">
        <w:r>
          <w:t xml:space="preserve">which is positive, as</w:t>
        </w:r>
      </w:ins>
      <w:ins w:id="17106" w:author="PR Preview" w:date="2026-01-01T00:00:00Z">
        <w:r>
          <w:t xml:space="preserve"> </w:t>
        </w:r>
      </w:ins>
      <w:hyperlink w:anchor="thm-zhz-sum-squares">
        <w:ins w:id="17107" w:author="PR Preview" w:date="2026-01-01T00:00:00Z">
          <w:r>
            <w:rPr>
              <w:rStyle w:val="Hyperlink"/>
            </w:rPr>
            <w:t xml:space="preserve">Theorem 118</w:t>
          </w:r>
        </w:ins>
      </w:hyperlink>
      <w:ins w:id="17108" w:author="PR Preview" w:date="2026-01-01T00:00:00Z">
        <w:r>
          <w:t xml:space="preserve"> </w:t>
        </w:r>
      </w:ins>
      <w:ins w:id="17109" w:author="PR Preview" w:date="2026-01-01T00:00:00Z">
        <w:r>
          <w:t xml:space="preserve">guarantees.</w:t>
        </w:r>
      </w:ins>
    </w:p>
    <w:bookmarkEnd w:id="629"/>
    <w:bookmarkStart w:id="630"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30"/>
    <w:bookmarkStart w:id="631" w:name="rem-hermitian-self-adjoint"/>
    <w:p>
      <w:pPr>
        <w:pStyle w:val="FirstParagraph"/>
      </w:pPr>
      <w:del w:id="17110" w:author="PR Preview" w:date="2026-01-01T00:00:00Z">
        <w:r>
          <w:rPr>
            <w:i/>
            <w:iCs/>
          </w:rPr>
          <w:delText xml:space="preserve">Remark 45</w:delText>
        </w:r>
      </w:del>
      <w:del w:id="17111" w:author="PR Preview" w:date="2026-01-01T00:00:00Z">
        <w:r>
          <w:delText xml:space="preserve"> (Why</w:delText>
        </w:r>
      </w:del>
      <w:del w:id="17112" w:author="PR Preview" w:date="2026-01-01T00:00:00Z">
        <w:r>
          <w:delText xml:space="preserve"> </w:delText>
        </w:r>
      </w:del>
      <w:del w:id="17113" w:author="PR Preview" w:date="2026-01-01T00:00:00Z">
        <w:r>
          <w:delText xml:space="preserve">“self-adjoint”</w:delText>
        </w:r>
      </w:del>
      <w:del w:id="17114" w:author="PR Preview" w:date="2026-01-01T00:00:00Z">
        <w:r>
          <w:delText xml:space="preserve">). </w:delText>
        </w:r>
      </w:del>
      <w:del w:id="17115" w:author="PR Preview" w:date="2026-01-01T00:00:00Z">
        <w:r>
          <w:delText xml:space="preserve">The term</w:delText>
        </w:r>
      </w:del>
      <w:del w:id="17116" w:author="PR Preview" w:date="2026-01-01T00:00:00Z">
        <w:r>
          <w:delText xml:space="preserve"> </w:delText>
        </w:r>
      </w:del>
      <w:del w:id="17117" w:author="PR Preview" w:date="2026-01-01T00:00:00Z">
        <w:r>
          <w:rPr>
            <w:i/>
            <w:iCs/>
          </w:rPr>
          <w:delText xml:space="preserve">self-adjoint</w:delText>
        </w:r>
      </w:del>
      <w:del w:id="17118" w:author="PR Preview" w:date="2026-01-01T00:00:00Z">
        <w:r>
          <w:delText xml:space="preserve"> </w:delText>
        </w:r>
      </w:del>
      <w:del w:id="17119" w:author="PR Preview" w:date="2026-01-01T00:00:00Z">
        <w:r>
          <w:delText xml:space="preserve">comes directly from</w:delText>
        </w:r>
      </w:del>
      <w:del w:id="17120" w:author="PR Preview" w:date="2026-01-01T00:00:00Z">
        <w:r>
          <w:delText xml:space="preserve"> </w:delText>
        </w:r>
      </w:del>
      <w:hyperlink w:anchor="thm-adjoint-inner-product">
        <w:del w:id="17121" w:author="PR Preview" w:date="2026-01-01T00:00:00Z">
          <w:r>
            <w:rPr>
              <w:rStyle w:val="Hyperlink"/>
            </w:rPr>
            <w:delText xml:space="preserve">Theorem 114</w:delText>
          </w:r>
        </w:del>
      </w:hyperlink>
      <w:del w:id="17122" w:author="PR Preview" w:date="2026-01-01T00:00:00Z">
        <w:r>
          <w:delText xml:space="preserve">:</w:delText>
        </w:r>
      </w:del>
      <w:del w:id="17123" w:author="PR Preview" w:date="2026-01-01T00:00:00Z">
        <w:r>
          <w:delText xml:space="preserve"> </w:delText>
        </w:r>
      </w:del>
      <w:del w:id="17124" w:author="PR Preview" w:date="2026-01-01T00:00:00Z">
        <w:r>
          <w:delText xml:space="preserve">when</w:delText>
        </w:r>
      </w:del>
      <w:del w:id="17125" w:author="PR Preview" w:date="2026-01-01T00:00:00Z">
        <w:r>
          <w:delText xml:space="preserve"> </w:delText>
        </w:r>
      </w:del>
      <m:oMath>
        <m:r>
          <m:rPr>
            <m:sty m:val="bi"/>
          </m:rPr>
          <m:t>A</m:t>
        </m:r>
      </m:oMath>
      <w:del w:id="17126" w:author="PR Preview" w:date="2026-01-01T00:00:00Z">
        <w:r>
          <w:delText xml:space="preserve"> </w:delText>
        </w:r>
      </w:del>
      <w:del w:id="17127" w:author="PR Preview" w:date="2026-01-01T00:00:00Z">
        <w:r>
          <w:delText xml:space="preserve">is Hermitian,</w:delText>
        </w:r>
      </w:del>
      <w:del w:id="17128" w:author="PR Preview" w:date="2026-01-01T00:00:00Z">
        <w:r>
          <w:delText xml:space="preserve"> </w:delText>
        </w:r>
      </w:del>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del w:id="17129" w:author="PR Preview" w:date="2026-01-01T00:00:00Z">
        <w:r>
          <w:delText xml:space="preserve"> </w:delText>
        </w:r>
      </w:del>
      <w:del w:id="17130" w:author="PR Preview" w:date="2026-01-01T00:00:00Z">
        <w:r>
          <w:delText xml:space="preserve">for all</w:delText>
        </w:r>
      </w:del>
      <w:del w:id="17131" w:author="PR Preview" w:date="2026-01-01T00:00:00Z">
        <w:r>
          <w:delText xml:space="preserve"> </w:delText>
        </w:r>
      </w:del>
      <m:oMath>
        <m:acc>
          <m:accPr>
            <m:chr m:val="̃"/>
          </m:accPr>
          <m:e>
            <m:r>
              <m:t>u</m:t>
            </m:r>
          </m:e>
        </m:acc>
        <m:r>
          <m:rPr>
            <m:sty m:val="p"/>
          </m:rPr>
          <m:t>,</m:t>
        </m:r>
        <m:acc>
          <m:accPr>
            <m:chr m:val="̃"/>
          </m:accPr>
          <m:e>
            <m:r>
              <m:t>v</m:t>
            </m:r>
          </m:e>
        </m:acc>
        <m:r>
          <m:rPr>
            <m:sty m:val="p"/>
          </m:rPr>
          <m:t>∈</m:t>
        </m:r>
        <m:sSup>
          <m:e>
            <m:r>
              <m:rPr>
                <m:scr m:val="double-struck"/>
                <m:sty m:val="p"/>
              </m:rPr>
              <m:t>C</m:t>
            </m:r>
          </m:e>
          <m:sup>
            <m:r>
              <m:t>n</m:t>
            </m:r>
          </m:sup>
        </m:sSup>
      </m:oMath>
      <w:del w:id="17132" w:author="PR Preview" w:date="2026-01-01T00:00:00Z">
        <w:r>
          <w:delText xml:space="preserve">.</w:delText>
        </w:r>
      </w:del>
      <w:del w:id="17133" w:author="PR Preview" w:date="2026-01-01T00:00:00Z">
        <w:r>
          <w:delText xml:space="preserve"> </w:delText>
        </w:r>
      </w:del>
      <w:del w:id="17134" w:author="PR Preview" w:date="2026-01-01T00:00:00Z">
        <w:r>
          <w:delText xml:space="preserve">The linear operator moves across the inner product without change.</w:delText>
        </w:r>
      </w:del>
    </w:p>
    <w:p>
      <w:pPr>
        <w:pStyle w:val="BodyText"/>
      </w:pPr>
      <w:del w:id="17135" w:author="PR Preview" w:date="2026-01-01T00:00:00Z">
        <w:r>
          <w:rPr>
            <w:b/>
            <w:bCs/>
          </w:rPr>
          <w:delText xml:space="preserve">Example 206 (A Hermitian matrix)</w:delText>
        </w:r>
      </w:del>
    </w:p>
    <w:p>
      <w:pPr>
        <w:pStyle w:val="FirstParagraph"/>
      </w:pPr>
      <w:ins w:id="17136" w:author="PR Preview" w:date="2026-01-01T00:00:00Z">
        <w:r>
          <w:rPr>
            <w:i/>
            <w:iCs/>
          </w:rPr>
          <w:t xml:space="preserve">Remark 45</w:t>
        </w:r>
      </w:ins>
      <w:ins w:id="17137" w:author="PR Preview" w:date="2026-01-01T00:00:00Z">
        <w:r>
          <w:t xml:space="preserve"> (Why</w:t>
        </w:r>
      </w:ins>
      <w:ins w:id="17138" w:author="PR Preview" w:date="2026-01-01T00:00:00Z">
        <w:r>
          <w:t xml:space="preserve"> </w:t>
        </w:r>
      </w:ins>
      <w:ins w:id="17139" w:author="PR Preview" w:date="2026-01-01T00:00:00Z">
        <w:r>
          <w:t xml:space="preserve">“self-adjoint”</w:t>
        </w:r>
      </w:ins>
      <w:ins w:id="17140" w:author="PR Preview" w:date="2026-01-01T00:00:00Z">
        <w:r>
          <w:t xml:space="preserve">). </w:t>
        </w:r>
      </w:ins>
      <w:ins w:id="17141" w:author="PR Preview" w:date="2026-01-01T00:00:00Z">
        <w:r>
          <w:t xml:space="preserve">The term</w:t>
        </w:r>
      </w:ins>
      <w:ins w:id="17142" w:author="PR Preview" w:date="2026-01-01T00:00:00Z">
        <w:r>
          <w:t xml:space="preserve"> </w:t>
        </w:r>
      </w:ins>
      <w:ins w:id="17143" w:author="PR Preview" w:date="2026-01-01T00:00:00Z">
        <w:r>
          <w:rPr>
            <w:i/>
            <w:iCs/>
          </w:rPr>
          <w:t xml:space="preserve">self-adjoint</w:t>
        </w:r>
      </w:ins>
      <w:ins w:id="17144" w:author="PR Preview" w:date="2026-01-01T00:00:00Z">
        <w:r>
          <w:t xml:space="preserve"> </w:t>
        </w:r>
      </w:ins>
      <w:ins w:id="17145" w:author="PR Preview" w:date="2026-01-01T00:00:00Z">
        <w:r>
          <w:t xml:space="preserve">comes directly from</w:t>
        </w:r>
      </w:ins>
      <w:ins w:id="17146" w:author="PR Preview" w:date="2026-01-01T00:00:00Z">
        <w:r>
          <w:t xml:space="preserve"> </w:t>
        </w:r>
      </w:ins>
      <w:hyperlink w:anchor="thm-adjoint-inner-product">
        <w:ins w:id="17147" w:author="PR Preview" w:date="2026-01-01T00:00:00Z">
          <w:r>
            <w:rPr>
              <w:rStyle w:val="Hyperlink"/>
            </w:rPr>
            <w:t xml:space="preserve">Theorem 117</w:t>
          </w:r>
        </w:ins>
      </w:hyperlink>
      <w:ins w:id="17148" w:author="PR Preview" w:date="2026-01-01T00:00:00Z">
        <w:r>
          <w:t xml:space="preserve">:</w:t>
        </w:r>
      </w:ins>
      <w:ins w:id="17149" w:author="PR Preview" w:date="2026-01-01T00:00:00Z">
        <w:r>
          <w:t xml:space="preserve"> </w:t>
        </w:r>
      </w:ins>
      <w:ins w:id="17150" w:author="PR Preview" w:date="2026-01-01T00:00:00Z">
        <w:r>
          <w:t xml:space="preserve">when</w:t>
        </w:r>
      </w:ins>
      <w:ins w:id="17151" w:author="PR Preview" w:date="2026-01-01T00:00:00Z">
        <w:r>
          <w:t xml:space="preserve"> </w:t>
        </w:r>
      </w:ins>
      <m:oMath>
        <m:r>
          <m:rPr>
            <m:sty m:val="bi"/>
          </m:rPr>
          <m:t>A</m:t>
        </m:r>
      </m:oMath>
      <w:ins w:id="17152" w:author="PR Preview" w:date="2026-01-01T00:00:00Z">
        <w:r>
          <w:t xml:space="preserve"> </w:t>
        </w:r>
      </w:ins>
      <w:ins w:id="17153" w:author="PR Preview" w:date="2026-01-01T00:00:00Z">
        <w:r>
          <w:t xml:space="preserve">is Hermitian,</w:t>
        </w:r>
      </w:ins>
      <w:ins w:id="17154" w:author="PR Preview" w:date="2026-01-01T00:00:00Z">
        <w:r>
          <w:t xml:space="preserve"> </w:t>
        </w:r>
      </w:ins>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ins w:id="17155" w:author="PR Preview" w:date="2026-01-01T00:00:00Z">
        <w:r>
          <w:t xml:space="preserve"> </w:t>
        </w:r>
      </w:ins>
      <w:ins w:id="17156" w:author="PR Preview" w:date="2026-01-01T00:00:00Z">
        <w:r>
          <w:t xml:space="preserve">for all</w:t>
        </w:r>
      </w:ins>
      <w:ins w:id="17157" w:author="PR Preview" w:date="2026-01-01T00:00:00Z">
        <w:r>
          <w:t xml:space="preserve"> </w:t>
        </w:r>
      </w:ins>
      <m:oMath>
        <m:acc>
          <m:accPr>
            <m:chr m:val="̃"/>
          </m:accPr>
          <m:e>
            <m:r>
              <m:t>u</m:t>
            </m:r>
          </m:e>
        </m:acc>
        <m:r>
          <m:rPr>
            <m:sty m:val="p"/>
          </m:rPr>
          <m:t>,</m:t>
        </m:r>
        <m:acc>
          <m:accPr>
            <m:chr m:val="̃"/>
          </m:accPr>
          <m:e>
            <m:r>
              <m:t>v</m:t>
            </m:r>
          </m:e>
        </m:acc>
        <m:r>
          <m:rPr>
            <m:sty m:val="p"/>
          </m:rPr>
          <m:t>∈</m:t>
        </m:r>
        <m:sSup>
          <m:e>
            <m:r>
              <m:rPr>
                <m:scr m:val="double-struck"/>
                <m:sty m:val="p"/>
              </m:rPr>
              <m:t>C</m:t>
            </m:r>
          </m:e>
          <m:sup>
            <m:r>
              <m:t>n</m:t>
            </m:r>
          </m:sup>
        </m:sSup>
      </m:oMath>
      <w:ins w:id="17158" w:author="PR Preview" w:date="2026-01-01T00:00:00Z">
        <w:r>
          <w:t xml:space="preserve">.</w:t>
        </w:r>
      </w:ins>
      <w:ins w:id="17159" w:author="PR Preview" w:date="2026-01-01T00:00:00Z">
        <w:r>
          <w:t xml:space="preserve"> </w:t>
        </w:r>
      </w:ins>
      <w:ins w:id="17160" w:author="PR Preview" w:date="2026-01-01T00:00:00Z">
        <w:r>
          <w:t xml:space="preserve">The linear operator moves across the inner product without change.</w:t>
        </w:r>
      </w:ins>
    </w:p>
    <w:bookmarkEnd w:id="631"/>
    <w:bookmarkStart w:id="632" w:name="exm-hermitian-matrix"/>
    <w:p>
      <w:pPr>
        <w:pStyle w:val="BodyText"/>
      </w:pPr>
      <w:ins w:id="17161" w:author="PR Preview" w:date="2026-01-01T00:00:00Z">
        <w:r>
          <w:rPr>
            <w:b/>
            <w:bCs/>
          </w:rPr>
          <w:t xml:space="preserve">Example 210 (A Hermitian matrix)</w:t>
        </w:r>
      </w:ins>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32"/>
    <w:bookmarkStart w:id="633" w:name="exm-not-hermitian"/>
    <w:p>
      <w:pPr>
        <w:pStyle w:val="BodyText"/>
      </w:pPr>
      <w:del w:id="17162" w:author="PR Preview" w:date="2026-01-01T00:00:00Z">
        <w:r>
          <w:rPr>
            <w:b/>
            <w:bCs/>
          </w:rPr>
          <w:delText xml:space="preserve">Example 207 (A symmetric complex matrix that is not Hermitian)</w:delText>
        </w:r>
      </w:del>
    </w:p>
    <w:p>
      <w:pPr>
        <w:pStyle w:val="BodyText"/>
      </w:pPr>
      <w:ins w:id="17163" w:author="PR Preview" w:date="2026-01-01T00:00:00Z">
        <w:r>
          <w:rPr>
            <w:b/>
            <w:bCs/>
          </w:rPr>
          <w:t xml:space="preserve">Example 211 (A symmetric complex matrix that is not Hermitian)</w:t>
        </w:r>
      </w:ins>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33"/>
    <w:bookmarkStart w:id="634"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34"/>
    <w:bookmarkStart w:id="635"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35"/>
    <w:bookmarkStart w:id="636" w:name="exm-skew-hermitian-matrix"/>
    <w:p>
      <w:pPr>
        <w:pStyle w:val="BodyText"/>
      </w:pPr>
      <w:del w:id="17164" w:author="PR Preview" w:date="2026-01-01T00:00:00Z">
        <w:r>
          <w:rPr>
            <w:b/>
            <w:bCs/>
          </w:rPr>
          <w:delText xml:space="preserve">Example 208 (A skew-Hermitian matrix)</w:delText>
        </w:r>
      </w:del>
      <w:del w:id="17165" w:author="PR Preview" w:date="2026-01-01T00:00:00Z">
        <w:r>
          <w:delText xml:space="preserve"> </w:delText>
        </w:r>
      </w:del>
      <w:del w:id="17166" w:author="PR Preview" w:date="2026-01-01T00:00:00Z">
        <w:r>
          <w:delText xml:space="preserve">The matrix</w:delText>
        </w:r>
      </w:del>
    </w:p>
    <w:p>
      <w:pPr>
        <w:pStyle w:val="BodyText"/>
      </w:pPr>
      <w:ins w:id="17167" w:author="PR Preview" w:date="2026-01-01T00:00:00Z">
        <w:r>
          <w:rPr>
            <w:b/>
            <w:bCs/>
          </w:rPr>
          <w:t xml:space="preserve">Example 212 (A skew-Hermitian matrix)</w:t>
        </w:r>
      </w:ins>
      <w:ins w:id="17168" w:author="PR Preview" w:date="2026-01-01T00:00:00Z">
        <w:r>
          <w:t xml:space="preserve"> </w:t>
        </w:r>
      </w:ins>
      <w:ins w:id="17169" w:author="PR Preview" w:date="2026-01-01T00:00:00Z">
        <w:r>
          <w:t xml:space="preserve">The matrix</w:t>
        </w:r>
      </w:ins>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36"/>
    <w:bookmarkStart w:id="637" w:name="X4e376dfe4195dd67571b7cde9ab8c2999dabc4a"/>
    <w:p>
      <w:pPr>
        <w:pStyle w:val="BodyText"/>
      </w:pPr>
      <w:del w:id="17170" w:author="PR Preview" w:date="2026-01-01T00:00:00Z">
        <w:r>
          <w:rPr>
            <w:b/>
            <w:bCs/>
          </w:rPr>
          <w:delText xml:space="preserve">Theorem 116 (Hermitian and skew-Hermitian decomposition)</w:delText>
        </w:r>
      </w:del>
      <w:del w:id="17171" w:author="PR Preview" w:date="2026-01-01T00:00:00Z">
        <w:r>
          <w:delText xml:space="preserve"> </w:delText>
        </w:r>
      </w:del>
      <w:del w:id="17172" w:author="PR Preview" w:date="2026-01-01T00:00:00Z">
        <w:r>
          <w:delText xml:space="preserve">Every square complex matrix</w:delText>
        </w:r>
      </w:del>
      <w:del w:id="17173" w:author="PR Preview" w:date="2026-01-01T00:00:00Z">
        <w:r>
          <w:delText xml:space="preserve"> </w:delText>
        </w:r>
      </w:del>
      <m:oMath>
        <m:r>
          <m:rPr>
            <m:sty m:val="bi"/>
          </m:rPr>
          <m:t>A</m:t>
        </m:r>
        <m:r>
          <m:rPr>
            <m:sty m:val="p"/>
          </m:rPr>
          <m:t>∈</m:t>
        </m:r>
        <m:sSup>
          <m:e>
            <m:r>
              <m:rPr>
                <m:scr m:val="double-struck"/>
                <m:sty m:val="p"/>
              </m:rPr>
              <m:t>C</m:t>
            </m:r>
          </m:e>
          <m:sup>
            <m:r>
              <m:t>n</m:t>
            </m:r>
            <m:r>
              <m:rPr>
                <m:sty m:val="p"/>
              </m:rPr>
              <m:t>×</m:t>
            </m:r>
            <m:r>
              <m:t>n</m:t>
            </m:r>
          </m:sup>
        </m:sSup>
      </m:oMath>
      <w:del w:id="17174" w:author="PR Preview" w:date="2026-01-01T00:00:00Z">
        <w:r>
          <w:delText xml:space="preserve"> </w:delText>
        </w:r>
      </w:del>
      <w:del w:id="17175" w:author="PR Preview" w:date="2026-01-01T00:00:00Z">
        <w:r>
          <w:delText xml:space="preserve">can be uniquely expressed as the sum of a Hermitian matrix</w:delText>
        </w:r>
      </w:del>
      <w:del w:id="17176" w:author="PR Preview" w:date="2026-01-01T00:00:00Z">
        <w:r>
          <w:delText xml:space="preserve"> </w:delText>
        </w:r>
      </w:del>
      <m:oMath>
        <m:r>
          <m:rPr>
            <m:sty m:val="bi"/>
          </m:rPr>
          <m:t>H</m:t>
        </m:r>
      </m:oMath>
      <w:del w:id="17177" w:author="PR Preview" w:date="2026-01-01T00:00:00Z">
        <w:r>
          <w:delText xml:space="preserve"> </w:delText>
        </w:r>
      </w:del>
      <w:del w:id="17178" w:author="PR Preview" w:date="2026-01-01T00:00:00Z">
        <w:r>
          <w:delText xml:space="preserve">(</w:delText>
        </w:r>
      </w:del>
      <w:hyperlink w:anchor="def-hermitian-matrix">
        <w:del w:id="17179" w:author="PR Preview" w:date="2026-01-01T00:00:00Z">
          <w:r>
            <w:rPr>
              <w:rStyle w:val="Hyperlink"/>
            </w:rPr>
            <w:delText xml:space="preserve">Definition 105</w:delText>
          </w:r>
        </w:del>
      </w:hyperlink>
      <w:del w:id="17180" w:author="PR Preview" w:date="2026-01-01T00:00:00Z">
        <w:r>
          <w:delText xml:space="preserve">)</w:delText>
        </w:r>
      </w:del>
      <w:del w:id="17181" w:author="PR Preview" w:date="2026-01-01T00:00:00Z">
        <w:r>
          <w:delText xml:space="preserve"> </w:delText>
        </w:r>
      </w:del>
      <w:del w:id="17182" w:author="PR Preview" w:date="2026-01-01T00:00:00Z">
        <w:r>
          <w:delText xml:space="preserve">and a skew-Hermitian matrix</w:delText>
        </w:r>
      </w:del>
      <w:del w:id="17183" w:author="PR Preview" w:date="2026-01-01T00:00:00Z">
        <w:r>
          <w:delText xml:space="preserve"> </w:delText>
        </w:r>
      </w:del>
      <m:oMath>
        <m:r>
          <m:rPr>
            <m:sty m:val="bi"/>
          </m:rPr>
          <m:t>S</m:t>
        </m:r>
      </m:oMath>
      <w:del w:id="17184" w:author="PR Preview" w:date="2026-01-01T00:00:00Z">
        <w:r>
          <w:delText xml:space="preserve"> </w:delText>
        </w:r>
      </w:del>
      <w:del w:id="17185" w:author="PR Preview" w:date="2026-01-01T00:00:00Z">
        <w:r>
          <w:delText xml:space="preserve">(</w:delText>
        </w:r>
      </w:del>
      <w:hyperlink w:anchor="def-skew-hermitian-matrix">
        <w:del w:id="17186" w:author="PR Preview" w:date="2026-01-01T00:00:00Z">
          <w:r>
            <w:rPr>
              <w:rStyle w:val="Hyperlink"/>
            </w:rPr>
            <w:delText xml:space="preserve">Definition 106</w:delText>
          </w:r>
        </w:del>
      </w:hyperlink>
      <w:del w:id="17187" w:author="PR Preview" w:date="2026-01-01T00:00:00Z">
        <w:r>
          <w:delText xml:space="preserve">):</w:delText>
        </w:r>
      </w:del>
    </w:p>
    <w:p>
      <w:pPr>
        <w:pStyle w:val="BodyText"/>
      </w:pPr>
      <w:ins w:id="17188" w:author="PR Preview" w:date="2026-01-01T00:00:00Z">
        <w:r>
          <w:rPr>
            <w:b/>
            <w:bCs/>
          </w:rPr>
          <w:t xml:space="preserve">Theorem 119 (Hermitian and skew-Hermitian decomposition)</w:t>
        </w:r>
      </w:ins>
      <w:ins w:id="17189" w:author="PR Preview" w:date="2026-01-01T00:00:00Z">
        <w:r>
          <w:t xml:space="preserve"> </w:t>
        </w:r>
      </w:ins>
      <w:ins w:id="17190" w:author="PR Preview" w:date="2026-01-01T00:00:00Z">
        <w:r>
          <w:t xml:space="preserve">Every square complex matrix</w:t>
        </w:r>
      </w:ins>
      <w:ins w:id="17191" w:author="PR Preview" w:date="2026-01-01T00:00:00Z">
        <w:r>
          <w:t xml:space="preserve"> </w:t>
        </w:r>
      </w:ins>
      <m:oMath>
        <m:r>
          <m:rPr>
            <m:sty m:val="bi"/>
          </m:rPr>
          <m:t>A</m:t>
        </m:r>
        <m:r>
          <m:rPr>
            <m:sty m:val="p"/>
          </m:rPr>
          <m:t>∈</m:t>
        </m:r>
        <m:sSup>
          <m:e>
            <m:r>
              <m:rPr>
                <m:scr m:val="double-struck"/>
                <m:sty m:val="p"/>
              </m:rPr>
              <m:t>C</m:t>
            </m:r>
          </m:e>
          <m:sup>
            <m:r>
              <m:t>n</m:t>
            </m:r>
            <m:r>
              <m:rPr>
                <m:sty m:val="p"/>
              </m:rPr>
              <m:t>×</m:t>
            </m:r>
            <m:r>
              <m:t>n</m:t>
            </m:r>
          </m:sup>
        </m:sSup>
      </m:oMath>
      <w:ins w:id="17192" w:author="PR Preview" w:date="2026-01-01T00:00:00Z">
        <w:r>
          <w:t xml:space="preserve"> </w:t>
        </w:r>
      </w:ins>
      <w:ins w:id="17193" w:author="PR Preview" w:date="2026-01-01T00:00:00Z">
        <w:r>
          <w:t xml:space="preserve">can be uniquely expressed as the sum of a Hermitian matrix</w:t>
        </w:r>
      </w:ins>
      <w:ins w:id="17194" w:author="PR Preview" w:date="2026-01-01T00:00:00Z">
        <w:r>
          <w:t xml:space="preserve"> </w:t>
        </w:r>
      </w:ins>
      <m:oMath>
        <m:r>
          <m:rPr>
            <m:sty m:val="bi"/>
          </m:rPr>
          <m:t>H</m:t>
        </m:r>
      </m:oMath>
      <w:ins w:id="17195" w:author="PR Preview" w:date="2026-01-01T00:00:00Z">
        <w:r>
          <w:t xml:space="preserve"> </w:t>
        </w:r>
      </w:ins>
      <w:ins w:id="17196" w:author="PR Preview" w:date="2026-01-01T00:00:00Z">
        <w:r>
          <w:t xml:space="preserve">(</w:t>
        </w:r>
      </w:ins>
      <w:hyperlink w:anchor="def-hermitian-matrix">
        <w:ins w:id="17197" w:author="PR Preview" w:date="2026-01-01T00:00:00Z">
          <w:r>
            <w:rPr>
              <w:rStyle w:val="Hyperlink"/>
            </w:rPr>
            <w:t xml:space="preserve">Definition 105</w:t>
          </w:r>
        </w:ins>
      </w:hyperlink>
      <w:ins w:id="17198" w:author="PR Preview" w:date="2026-01-01T00:00:00Z">
        <w:r>
          <w:t xml:space="preserve">)</w:t>
        </w:r>
      </w:ins>
      <w:ins w:id="17199" w:author="PR Preview" w:date="2026-01-01T00:00:00Z">
        <w:r>
          <w:t xml:space="preserve"> </w:t>
        </w:r>
      </w:ins>
      <w:ins w:id="17200" w:author="PR Preview" w:date="2026-01-01T00:00:00Z">
        <w:r>
          <w:t xml:space="preserve">and a skew-Hermitian matrix</w:t>
        </w:r>
      </w:ins>
      <w:ins w:id="17201" w:author="PR Preview" w:date="2026-01-01T00:00:00Z">
        <w:r>
          <w:t xml:space="preserve"> </w:t>
        </w:r>
      </w:ins>
      <m:oMath>
        <m:r>
          <m:rPr>
            <m:sty m:val="bi"/>
          </m:rPr>
          <m:t>S</m:t>
        </m:r>
      </m:oMath>
      <w:ins w:id="17202" w:author="PR Preview" w:date="2026-01-01T00:00:00Z">
        <w:r>
          <w:t xml:space="preserve"> </w:t>
        </w:r>
      </w:ins>
      <w:ins w:id="17203" w:author="PR Preview" w:date="2026-01-01T00:00:00Z">
        <w:r>
          <w:t xml:space="preserve">(</w:t>
        </w:r>
      </w:ins>
      <w:hyperlink w:anchor="def-skew-hermitian-matrix">
        <w:ins w:id="17204" w:author="PR Preview" w:date="2026-01-01T00:00:00Z">
          <w:r>
            <w:rPr>
              <w:rStyle w:val="Hyperlink"/>
            </w:rPr>
            <w:t xml:space="preserve">Definition 106</w:t>
          </w:r>
        </w:ins>
      </w:hyperlink>
      <w:ins w:id="17205" w:author="PR Preview" w:date="2026-01-01T00:00:00Z">
        <w:r>
          <w:t xml:space="preserve">):</w:t>
        </w:r>
      </w:ins>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7"/>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del w:id="17206" w:author="PR Preview" w:date="2026-01-01T00:00:00Z">
        <w:r>
          <w:delText xml:space="preserve">Applying the properties of the Hermitian adjoint (</w:delText>
        </w:r>
      </w:del>
      <w:hyperlink w:anchor="thm-hermitian-adjoint-properties">
        <w:del w:id="17207" w:author="PR Preview" w:date="2026-01-01T00:00:00Z">
          <w:r>
            <w:rPr>
              <w:rStyle w:val="Hyperlink"/>
            </w:rPr>
            <w:delText xml:space="preserve">Theorem 113</w:delText>
          </w:r>
        </w:del>
      </w:hyperlink>
      <w:del w:id="17208" w:author="PR Preview" w:date="2026-01-01T00:00:00Z">
        <w:r>
          <w:delText xml:space="preserve">):</w:delText>
        </w:r>
      </w:del>
    </w:p>
    <w:p>
      <w:pPr>
        <w:pStyle w:val="FirstParagraph"/>
      </w:pPr>
      <w:ins w:id="17209" w:author="PR Preview" w:date="2026-01-01T00:00:00Z">
        <w:r>
          <w:t xml:space="preserve">Applying the properties of the Hermitian adjoint (</w:t>
        </w:r>
      </w:ins>
      <w:hyperlink w:anchor="thm-hermitian-adjoint-properties">
        <w:ins w:id="17210" w:author="PR Preview" w:date="2026-01-01T00:00:00Z">
          <w:r>
            <w:rPr>
              <w:rStyle w:val="Hyperlink"/>
            </w:rPr>
            <w:t xml:space="preserve">Theorem 116</w:t>
          </w:r>
        </w:ins>
      </w:hyperlink>
      <w:ins w:id="17211" w:author="PR Preview" w:date="2026-01-01T00:00:00Z">
        <w:r>
          <w:t xml:space="preserve">):</w:t>
        </w:r>
      </w:ins>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8"/>
    <w:bookmarkStart w:id="640" w:name="sec-additional-resources"/>
    <w:p>
      <w:pPr>
        <w:pStyle w:val="Heading2"/>
      </w:pPr>
      <w:r>
        <w:t xml:space="preserve">11 Further reading</w:t>
      </w:r>
    </w:p>
    <w:p>
      <w:pPr>
        <w:pStyle w:val="Compact"/>
        <w:numPr>
          <w:ilvl w:val="0"/>
          <w:numId w:val="1112"/>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2"/>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2"/>
        </w:numPr>
      </w:pPr>
      <w:r>
        <w:t xml:space="preserve">Fieller (2016)</w:t>
      </w:r>
    </w:p>
    <w:p>
      <w:pPr>
        <w:pStyle w:val="Compact"/>
        <w:numPr>
          <w:ilvl w:val="0"/>
          <w:numId w:val="1112"/>
        </w:numPr>
      </w:pPr>
      <w:r>
        <w:t xml:space="preserve">Banerjee and Roy (2014)</w:t>
      </w:r>
    </w:p>
    <w:p>
      <w:pPr>
        <w:pStyle w:val="Compact"/>
        <w:numPr>
          <w:ilvl w:val="0"/>
          <w:numId w:val="1112"/>
        </w:numPr>
      </w:pPr>
      <w:r>
        <w:t xml:space="preserve">Searle and Khuri (2017)</w:t>
      </w:r>
    </w:p>
    <w:p>
      <w:pPr>
        <w:pStyle w:val="Compact"/>
        <w:numPr>
          <w:ilvl w:val="0"/>
          <w:numId w:val="1112"/>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9">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2"/>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40"/>
    <w:bookmarkStart w:id="681" w:name="references"/>
    <w:p>
      <w:pPr>
        <w:pStyle w:val="Heading2"/>
      </w:pPr>
      <w:r>
        <w:t xml:space="preserve">References</w:t>
      </w:r>
    </w:p>
    <w:bookmarkStart w:id="680" w:name="refs"/>
    <w:bookmarkStart w:id="642"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41">
        <w:r>
          <w:rPr>
            <w:rStyle w:val="Hyperlink"/>
          </w:rPr>
          <w:t xml:space="preserve">https://doi.org/10.1007/978-3-031-41026-0</w:t>
        </w:r>
      </w:hyperlink>
      <w:r>
        <w:t xml:space="preserve">.</w:t>
      </w:r>
    </w:p>
    <w:bookmarkEnd w:id="642"/>
    <w:bookmarkStart w:id="644"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43">
        <w:r>
          <w:rPr>
            <w:rStyle w:val="Hyperlink"/>
          </w:rPr>
          <w:t xml:space="preserve">https://www.routledge.com/Linear-Algebra-and-Matrix-Analysis-for-Statistics/Banerjee-Roy/p/book/9781420095388</w:t>
        </w:r>
      </w:hyperlink>
      <w:r>
        <w:t xml:space="preserve">.</w:t>
      </w:r>
    </w:p>
    <w:bookmarkEnd w:id="644"/>
    <w:bookmarkStart w:id="646"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45">
        <w:r>
          <w:rPr>
            <w:rStyle w:val="Hyperlink"/>
          </w:rPr>
          <w:t xml:space="preserve">https://doi.org/10.1017/9781108583664</w:t>
        </w:r>
      </w:hyperlink>
      <w:r>
        <w:t xml:space="preserve">.</w:t>
      </w:r>
    </w:p>
    <w:bookmarkEnd w:id="646"/>
    <w:bookmarkStart w:id="648"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7">
        <w:r>
          <w:rPr>
            <w:rStyle w:val="Hyperlink"/>
          </w:rPr>
          <w:t xml:space="preserve">https://doi.org/10.1201/9781315182780</w:t>
        </w:r>
      </w:hyperlink>
      <w:r>
        <w:t xml:space="preserve">.</w:t>
      </w:r>
    </w:p>
    <w:bookmarkEnd w:id="648"/>
    <w:bookmarkStart w:id="650"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9">
        <w:r>
          <w:rPr>
            <w:rStyle w:val="Hyperlink"/>
          </w:rPr>
          <w:t xml:space="preserve">https://doi.org/10.1201/9781315370200</w:t>
        </w:r>
      </w:hyperlink>
      <w:r>
        <w:t xml:space="preserve">.</w:t>
      </w:r>
    </w:p>
    <w:bookmarkEnd w:id="650"/>
    <w:bookmarkStart w:id="652"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51">
        <w:r>
          <w:rPr>
            <w:rStyle w:val="Hyperlink"/>
          </w:rPr>
          <w:t xml:space="preserve">https://www.deeplearningbook.org/</w:t>
        </w:r>
      </w:hyperlink>
      <w:r>
        <w:t xml:space="preserve">.</w:t>
      </w:r>
    </w:p>
    <w:bookmarkEnd w:id="652"/>
    <w:bookmarkStart w:id="654"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53">
        <w:r>
          <w:rPr>
            <w:rStyle w:val="Hyperlink"/>
          </w:rPr>
          <w:t xml:space="preserve">https://facultyweb.cs.wwu.edu/~hutchib2/video_lectures/data371/</w:t>
        </w:r>
      </w:hyperlink>
      <w:r>
        <w:t xml:space="preserve">.</w:t>
      </w:r>
    </w:p>
    <w:bookmarkEnd w:id="654"/>
    <w:bookmarkStart w:id="656"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55">
        <w:r>
          <w:rPr>
            <w:rStyle w:val="Hyperlink"/>
          </w:rPr>
          <w:t xml:space="preserve">www.mosaic-web.org</w:t>
        </w:r>
      </w:hyperlink>
      <w:r>
        <w:t xml:space="preserve">.</w:t>
      </w:r>
    </w:p>
    <w:bookmarkEnd w:id="656"/>
    <w:bookmarkStart w:id="658"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7">
        <w:r>
          <w:rPr>
            <w:rStyle w:val="Hyperlink"/>
          </w:rPr>
          <w:t xml:space="preserve">https://www2.imm.dtu.dk/pubdb/edoc/imm3274.pdf</w:t>
        </w:r>
      </w:hyperlink>
      <w:r>
        <w:t xml:space="preserve">.</w:t>
      </w:r>
    </w:p>
    <w:bookmarkEnd w:id="658"/>
    <w:bookmarkStart w:id="659"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9"/>
    <w:bookmarkStart w:id="661"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60">
        <w:r>
          <w:rPr>
            <w:rStyle w:val="Hyperlink"/>
          </w:rPr>
          <w:t xml:space="preserve">https://math.mit.edu/~gs/linearalgebra/</w:t>
        </w:r>
      </w:hyperlink>
      <w:r>
        <w:t xml:space="preserve">.</w:t>
      </w:r>
    </w:p>
    <w:bookmarkEnd w:id="661"/>
    <w:bookmarkStart w:id="663"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62">
        <w:r>
          <w:rPr>
            <w:rStyle w:val="Hyperlink"/>
          </w:rPr>
          <w:t xml:space="preserve">https://ucla-biostat-216.github.io/2024fall/slides/10-eig/10-eig.html</w:t>
        </w:r>
      </w:hyperlink>
      <w:r>
        <w:t xml:space="preserve">.</w:t>
      </w:r>
    </w:p>
    <w:bookmarkEnd w:id="663"/>
    <w:bookmarkStart w:id="665"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64">
        <w:r>
          <w:rPr>
            <w:rStyle w:val="Hyperlink"/>
          </w:rPr>
          <w:t xml:space="preserve">https://ucla-biostat-216.github.io/2024fall/slides/08-ls/08-ls.html</w:t>
        </w:r>
      </w:hyperlink>
      <w:r>
        <w:t xml:space="preserve">.</w:t>
      </w:r>
    </w:p>
    <w:bookmarkEnd w:id="665"/>
    <w:bookmarkStart w:id="667"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66">
        <w:r>
          <w:rPr>
            <w:rStyle w:val="Hyperlink"/>
          </w:rPr>
          <w:t xml:space="preserve">https://ucla-biostat-216.github.io/2024fall/slides/07-matinv/07-matinv.html</w:t>
        </w:r>
      </w:hyperlink>
      <w:r>
        <w:t xml:space="preserve">.</w:t>
      </w:r>
    </w:p>
    <w:bookmarkEnd w:id="667"/>
    <w:bookmarkStart w:id="669"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8">
        <w:r>
          <w:rPr>
            <w:rStyle w:val="Hyperlink"/>
          </w:rPr>
          <w:t xml:space="preserve">https://ucla-biostat-216.github.io/2024fall/slides/03-matrix/03-matrix.html</w:t>
        </w:r>
      </w:hyperlink>
      <w:r>
        <w:t xml:space="preserve">.</w:t>
      </w:r>
    </w:p>
    <w:bookmarkEnd w:id="669"/>
    <w:bookmarkStart w:id="671"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70">
        <w:r>
          <w:rPr>
            <w:rStyle w:val="Hyperlink"/>
          </w:rPr>
          <w:t xml:space="preserve">https://ucla-biostat-216.github.io/2024fall/slides/06-orthproj/06-orthproj.html</w:t>
        </w:r>
      </w:hyperlink>
      <w:r>
        <w:t xml:space="preserve">.</w:t>
      </w:r>
    </w:p>
    <w:bookmarkEnd w:id="671"/>
    <w:bookmarkStart w:id="673"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72">
        <w:r>
          <w:rPr>
            <w:rStyle w:val="Hyperlink"/>
          </w:rPr>
          <w:t xml:space="preserve">https://ucla-biostat-216.github.io/2024fall/slides/05-rank/05-rank.html</w:t>
        </w:r>
      </w:hyperlink>
      <w:r>
        <w:t xml:space="preserve">.</w:t>
      </w:r>
    </w:p>
    <w:bookmarkEnd w:id="673"/>
    <w:bookmarkStart w:id="675"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74">
        <w:r>
          <w:rPr>
            <w:rStyle w:val="Hyperlink"/>
          </w:rPr>
          <w:t xml:space="preserve">https://ucla-biostat-216.github.io/2024fall/slides/11-pd/11-pd.html</w:t>
        </w:r>
      </w:hyperlink>
      <w:r>
        <w:t xml:space="preserve">.</w:t>
      </w:r>
    </w:p>
    <w:bookmarkEnd w:id="675"/>
    <w:bookmarkStart w:id="677"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76">
        <w:r>
          <w:rPr>
            <w:rStyle w:val="Hyperlink"/>
          </w:rPr>
          <w:t xml:space="preserve">https://ucla-biostat-216.github.io/2024fall/slides/04-vecsp/04-vecsp.html</w:t>
        </w:r>
      </w:hyperlink>
      <w:r>
        <w:t xml:space="preserve">.</w:t>
      </w:r>
    </w:p>
    <w:bookmarkEnd w:id="677"/>
    <w:bookmarkStart w:id="679"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8">
        <w:r>
          <w:rPr>
            <w:rStyle w:val="Hyperlink"/>
          </w:rPr>
          <w:t xml:space="preserve">https://ucla-biostat-216.github.io/2024fall/slides/02-vector/02-vector.html</w:t>
        </w:r>
      </w:hyperlink>
      <w:r>
        <w:t xml:space="preserve">.</w:t>
      </w:r>
    </w:p>
    <w:bookmarkEnd w:id="679"/>
    <w:bookmarkEnd w:id="680"/>
    <w:bookmarkEnd w:id="68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0" Type="http://schemas.openxmlformats.org/officeDocument/2006/relationships/image" Target="media/rId180.png"/><Relationship Id="rId68" Type="http://schemas.openxmlformats.org/officeDocument/2006/relationships/image" Target="media/rId68.png"/><Relationship Id="rId261" Type="http://schemas.openxmlformats.org/officeDocument/2006/relationships/image" Target="media/rId261.png"/><Relationship Id="rId127" Type="http://schemas.openxmlformats.org/officeDocument/2006/relationships/hyperlink" Target="algebra.qmd" TargetMode="External"/><Relationship Id="rId318"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3"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127" Type="http://schemas.openxmlformats.org/officeDocument/2006/relationships/hyperlink" Target="algebra.qmd" TargetMode="External"/><Relationship Id="rId318" Type="http://schemas.openxmlformats.org/officeDocument/2006/relationships/hyperlink" Target="algebra.qmd#def-absolute-value" TargetMode="External"/><Relationship Id="rId156" Type="http://schemas.openxmlformats.org/officeDocument/2006/relationships/hyperlink" Target="algebra.qmd#def-affine-function" TargetMode="External"/><Relationship Id="rId89" Type="http://schemas.openxmlformats.org/officeDocument/2006/relationships/hyperlink" Target="algebra.qmd#def-associative" TargetMode="External"/><Relationship Id="rId87" Type="http://schemas.openxmlformats.org/officeDocument/2006/relationships/hyperlink" Target="algebra.qmd#def-commutative" TargetMode="External"/><Relationship Id="rId616" Type="http://schemas.openxmlformats.org/officeDocument/2006/relationships/hyperlink" Target="algebra.qmd#def-complex-conjugate" TargetMode="External"/><Relationship Id="rId627" Type="http://schemas.openxmlformats.org/officeDocument/2006/relationships/hyperlink" Target="algebra.qmd#def-complex-modulus" TargetMode="External"/><Relationship Id="rId438" Type="http://schemas.openxmlformats.org/officeDocument/2006/relationships/hyperlink" Target="algebra.qmd#def-complex-number" TargetMode="External"/><Relationship Id="rId101" Type="http://schemas.openxmlformats.org/officeDocument/2006/relationships/hyperlink" Target="algebra.qmd#def-distributive" TargetMode="External"/><Relationship Id="rId36" Type="http://schemas.openxmlformats.org/officeDocument/2006/relationships/hyperlink" Target="algebra.qmd#def-identity-element" TargetMode="External"/><Relationship Id="rId157" Type="http://schemas.openxmlformats.org/officeDocument/2006/relationships/hyperlink" Target="algebra.qmd#def-linear-function" TargetMode="External"/><Relationship Id="rId53" Type="http://schemas.openxmlformats.org/officeDocument/2006/relationships/hyperlink" Target="algebra.qmd#def-square-root" TargetMode="External"/><Relationship Id="rId283" Type="http://schemas.openxmlformats.org/officeDocument/2006/relationships/hyperlink" Target="algebra.qmd#def-strict-inequality" TargetMode="External"/><Relationship Id="rId38" Type="http://schemas.openxmlformats.org/officeDocument/2006/relationships/hyperlink" Target="algebra.qmd#def-summation" TargetMode="External"/><Relationship Id="rId626" Type="http://schemas.openxmlformats.org/officeDocument/2006/relationships/hyperlink" Target="algebra.qmd#thm-conj-product" TargetMode="External"/><Relationship Id="rId128" Type="http://schemas.openxmlformats.org/officeDocument/2006/relationships/hyperlink" Target="algebra.qmd#thm-mult-distr" TargetMode="External"/><Relationship Id="rId130" Type="http://schemas.openxmlformats.org/officeDocument/2006/relationships/hyperlink" Target="algebra.qmd#thm-prod-symmetric" TargetMode="External"/><Relationship Id="rId131" Type="http://schemas.openxmlformats.org/officeDocument/2006/relationships/hyperlink" Target="algebra.qmd#thm-sum-constant-factor" TargetMode="External"/><Relationship Id="rId129" Type="http://schemas.openxmlformats.org/officeDocument/2006/relationships/hyperlink" Target="algebra.qmd#thm-sum-of-sums" TargetMode="External"/><Relationship Id="rId639" Type="http://schemas.openxmlformats.org/officeDocument/2006/relationships/hyperlink" Target="calculus.qmd#def-derivative" TargetMode="External"/><Relationship Id="rId161" Type="http://schemas.openxmlformats.org/officeDocument/2006/relationships/hyperlink" Target="calculus.qmd#def-linear-approximation" TargetMode="External"/><Relationship Id="rId641" Type="http://schemas.openxmlformats.org/officeDocument/2006/relationships/hyperlink" Target="https://doi.org/10.1007/978-3-031-41026-0" TargetMode="External"/><Relationship Id="rId645" Type="http://schemas.openxmlformats.org/officeDocument/2006/relationships/hyperlink" Target="https://doi.org/10.1017/9781108583664" TargetMode="External"/><Relationship Id="rId647" Type="http://schemas.openxmlformats.org/officeDocument/2006/relationships/hyperlink" Target="https://doi.org/10.1201/9781315182780" TargetMode="External"/><Relationship Id="rId649" Type="http://schemas.openxmlformats.org/officeDocument/2006/relationships/hyperlink" Target="https://doi.org/10.1201/9781315370200" TargetMode="External"/><Relationship Id="rId463" Type="http://schemas.openxmlformats.org/officeDocument/2006/relationships/hyperlink" Target="https://en.wikipedia.org/wiki/Definite_matrix" TargetMode="External"/><Relationship Id="rId477" Type="http://schemas.openxmlformats.org/officeDocument/2006/relationships/hyperlink" Target="https://en.wikipedia.org/wiki/Determinant" TargetMode="External"/><Relationship Id="rId30" Type="http://schemas.openxmlformats.org/officeDocument/2006/relationships/hyperlink" Target="https://en.wikipedia.org/wiki/Dot_product#Dyadics_and_matrices" TargetMode="External"/><Relationship Id="rId29" Type="http://schemas.openxmlformats.org/officeDocument/2006/relationships/hyperlink" Target="https://en.wikipedia.org/wiki/Linear_combination" TargetMode="External"/><Relationship Id="rId653" Type="http://schemas.openxmlformats.org/officeDocument/2006/relationships/hyperlink" Target="https://facultyweb.cs.wwu.edu/~hutchib2/video_lectures/data371/" TargetMode="External"/><Relationship Id="rId71" Type="http://schemas.openxmlformats.org/officeDocument/2006/relationships/hyperlink" Target="https://facultyweb.cs.wwu.edu/~hutchib2/video_lectures/data371/#linear_function_basics" TargetMode="External"/><Relationship Id="rId660" Type="http://schemas.openxmlformats.org/officeDocument/2006/relationships/hyperlink" Target="https://math.mit.edu/~gs/linearalgebra/" TargetMode="External"/><Relationship Id="rId412" Type="http://schemas.openxmlformats.org/officeDocument/2006/relationships/hyperlink" Target="https://morrison-lab.github.io/rme/chapters/Linear-models-overview.html#sec-infer-LMs" TargetMode="External"/><Relationship Id="rId678" Type="http://schemas.openxmlformats.org/officeDocument/2006/relationships/hyperlink" Target="https://ucla-biostat-216.github.io/2024fall/slides/02-vector/02-vector.html" TargetMode="External"/><Relationship Id="rId668" Type="http://schemas.openxmlformats.org/officeDocument/2006/relationships/hyperlink" Target="https://ucla-biostat-216.github.io/2024fall/slides/03-matrix/03-matrix.html" TargetMode="External"/><Relationship Id="rId676" Type="http://schemas.openxmlformats.org/officeDocument/2006/relationships/hyperlink" Target="https://ucla-biostat-216.github.io/2024fall/slides/04-vecsp/04-vecsp.html" TargetMode="External"/><Relationship Id="rId672" Type="http://schemas.openxmlformats.org/officeDocument/2006/relationships/hyperlink" Target="https://ucla-biostat-216.github.io/2024fall/slides/05-rank/05-rank.html" TargetMode="External"/><Relationship Id="rId670" Type="http://schemas.openxmlformats.org/officeDocument/2006/relationships/hyperlink" Target="https://ucla-biostat-216.github.io/2024fall/slides/06-orthproj/06-orthproj.html" TargetMode="External"/><Relationship Id="rId666" Type="http://schemas.openxmlformats.org/officeDocument/2006/relationships/hyperlink" Target="https://ucla-biostat-216.github.io/2024fall/slides/07-matinv/07-matinv.html" TargetMode="External"/><Relationship Id="rId664" Type="http://schemas.openxmlformats.org/officeDocument/2006/relationships/hyperlink" Target="https://ucla-biostat-216.github.io/2024fall/slides/08-ls/08-ls.html" TargetMode="External"/><Relationship Id="rId662" Type="http://schemas.openxmlformats.org/officeDocument/2006/relationships/hyperlink" Target="https://ucla-biostat-216.github.io/2024fall/slides/10-eig/10-eig.html" TargetMode="External"/><Relationship Id="rId674" Type="http://schemas.openxmlformats.org/officeDocument/2006/relationships/hyperlink" Target="https://ucla-biostat-216.github.io/2024fall/slides/11-pd/11-pd.html" TargetMode="External"/><Relationship Id="rId73" Type="http://schemas.openxmlformats.org/officeDocument/2006/relationships/hyperlink" Target="https://wwu.instructure.com/courses/1906010/modules#module_3922392" TargetMode="External"/><Relationship Id="rId651" Type="http://schemas.openxmlformats.org/officeDocument/2006/relationships/hyperlink" Target="https://www.deeplearningbook.org/" TargetMode="External"/><Relationship Id="rId655" Type="http://schemas.openxmlformats.org/officeDocument/2006/relationships/hyperlink" Target="https://www.mosaic-web.org" TargetMode="External"/><Relationship Id="rId643" Type="http://schemas.openxmlformats.org/officeDocument/2006/relationships/hyperlink" Target="https://www.routledge.com/Linear-Algebra-and-Matrix-Analysis-for-Statistics/Banerjee-Roy/p/book/9781420095388" TargetMode="External"/><Relationship Id="rId141" Type="http://schemas.openxmlformats.org/officeDocument/2006/relationships/hyperlink" Target="https://www.youtube.com/playlist?list=PLZHQObOWTQDPD3MizzM2xVFitgF8hE_ab" TargetMode="External"/><Relationship Id="rId480" Type="http://schemas.openxmlformats.org/officeDocument/2006/relationships/hyperlink" Target="https://www.youtube.com/watch?v=Ip3X9LOh2dk" TargetMode="External"/><Relationship Id="rId143" Type="http://schemas.openxmlformats.org/officeDocument/2006/relationships/hyperlink" Target="https://www.youtube.com/watch?v=LyGKycYT2v0" TargetMode="External"/><Relationship Id="rId442" Type="http://schemas.openxmlformats.org/officeDocument/2006/relationships/hyperlink" Target="https://www.youtube.com/watch?v=PFDu9oVAE-g" TargetMode="External"/><Relationship Id="rId142" Type="http://schemas.openxmlformats.org/officeDocument/2006/relationships/hyperlink" Target="https://www.youtube.com/watch?v=kYB8IZa5AuE" TargetMode="External"/><Relationship Id="rId657" Type="http://schemas.openxmlformats.org/officeDocument/2006/relationships/hyperlink" Target="https://www2.imm.dtu.dk/pubdb/edoc/imm3274.pdf" TargetMode="External"/><Relationship Id="rId13" Type="http://schemas.openxmlformats.org/officeDocument/2006/relationships/hyperlink" Target="notation.qmd#def-integers" TargetMode="External"/><Relationship Id="rId110" Type="http://schemas.openxmlformats.org/officeDocument/2006/relationships/hyperlink" Target="notation.qmd#def-kronecker-delta" TargetMode="External"/><Relationship Id="rId191" Type="http://schemas.openxmlformats.org/officeDocument/2006/relationships/hyperlink" Target="notation.qmd#def-proof" TargetMode="External"/><Relationship Id="rId14" Type="http://schemas.openxmlformats.org/officeDocument/2006/relationships/hyperlink" Target="notation.qmd#def-real-numbers" TargetMode="External"/><Relationship Id="rId198" Type="http://schemas.openxmlformats.org/officeDocument/2006/relationships/hyperlink" Target="notation.qmd#def-theorem" TargetMode="External"/><Relationship Id="rId133" Type="http://schemas.openxmlformats.org/officeDocument/2006/relationships/hyperlink" Target="proof-writing.qmd#def-proof-by-induction" TargetMode="External"/><Relationship Id="rId146" Type="http://schemas.openxmlformats.org/officeDocument/2006/relationships/hyperlink" Target="sets-functions.qmd#def-composition" TargetMode="External"/><Relationship Id="rId19" Type="http://schemas.openxmlformats.org/officeDocument/2006/relationships/hyperlink" Target="sets-functions.qmd#def-function" TargetMode="External"/><Relationship Id="rId250" Type="http://schemas.openxmlformats.org/officeDocument/2006/relationships/hyperlink" Target="sets-functions.qmd#def-image" TargetMode="External"/><Relationship Id="rId22" Type="http://schemas.openxmlformats.org/officeDocument/2006/relationships/hyperlink" Target="sets-functions.qmd#def-sequence" TargetMode="External"/><Relationship Id="rId411" Type="http://schemas.openxmlformats.org/officeDocument/2006/relationships/hyperlink" Target="vector-calculus.qmd" TargetMode="External"/><Relationship Id="rId72"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2026-10-09T19:56:39Z</dcterms:created>
  <dcterms:modified xsi:type="dcterms:W3CDTF">2026-10-09T19:56:39Z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12:43:11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