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Special Matrices and Decompositions</w:t>
        </w:r>
      </w:ins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54" w:name="special-matrices"/>
    <w:p>
      <w:pPr>
        <w:pStyle w:val="Heading2"/>
      </w:pPr>
      <w:ins w:id="3" w:author="PR Preview" w:date="2026-01-01T00:00:00Z">
        <w:r>
          <w:t xml:space="preserve">1 Special Matrices</w:t>
        </w:r>
      </w:ins>
    </w:p>
    <w:p>
      <w:pPr>
        <w:pStyle w:val="FirstParagraph"/>
      </w:pPr>
      <w:ins w:id="4" w:author="PR Preview" w:date="2026-01-01T00:00:00Z">
        <w:r>
          <w:t xml:space="preserve">Some special matrices appeared earlier:</w:t>
        </w:r>
      </w:ins>
    </w:p>
    <w:p>
      <w:pPr>
        <w:pStyle w:val="Compact"/>
        <w:numPr>
          <w:ilvl w:val="0"/>
          <w:numId w:val="1001"/>
        </w:numPr>
      </w:pPr>
      <w:ins w:id="5" w:author="PR Preview" w:date="2026-01-01T00:00:00Z">
        <w:r>
          <w:t xml:space="preserve">the zero matrix (</w:t>
        </w:r>
      </w:ins>
      <w:hyperlink r:id="rId9">
        <w:ins w:id="6" w:author="PR Preview" w:date="2026-01-01T00:00:00Z">
          <w:r>
            <w:rPr>
              <w:rStyle w:val="Hyperlink"/>
            </w:rPr>
            <w:t xml:space="preserve">Definition 4 in Matrices</w:t>
          </w:r>
        </w:ins>
      </w:hyperlink>
      <w:ins w:id="7" w:author="PR Preview" w:date="2026-01-01T00:00:00Z">
        <w:r>
          <w:t xml:space="preserve">), in the section on matrix addition</w:t>
        </w:r>
      </w:ins>
    </w:p>
    <w:p>
      <w:pPr>
        <w:pStyle w:val="Compact"/>
        <w:numPr>
          <w:ilvl w:val="0"/>
          <w:numId w:val="1001"/>
        </w:numPr>
      </w:pPr>
      <w:ins w:id="8" w:author="PR Preview" w:date="2026-01-01T00:00:00Z">
        <w:r>
          <w:t xml:space="preserve">square matrices (</w:t>
        </w:r>
      </w:ins>
      <w:hyperlink r:id="rId10">
        <w:ins w:id="9" w:author="PR Preview" w:date="2026-01-01T00:00:00Z">
          <w:r>
            <w:rPr>
              <w:rStyle w:val="Hyperlink"/>
            </w:rPr>
            <w:t xml:space="preserve">Definition 8 in Matrices</w:t>
          </w:r>
        </w:ins>
      </w:hyperlink>
      <w:ins w:id="10" w:author="PR Preview" w:date="2026-01-01T00:00:00Z">
        <w:r>
          <w:t xml:space="preserve">), in the section on square and identity matrices</w:t>
        </w:r>
      </w:ins>
    </w:p>
    <w:p>
      <w:pPr>
        <w:pStyle w:val="Compact"/>
        <w:numPr>
          <w:ilvl w:val="0"/>
          <w:numId w:val="1001"/>
        </w:numPr>
      </w:pPr>
      <w:ins w:id="11" w:author="PR Preview" w:date="2026-01-01T00:00:00Z">
        <w:r>
          <w:t xml:space="preserve">the identity matrix (</w:t>
        </w:r>
      </w:ins>
      <w:hyperlink r:id="rId11">
        <w:ins w:id="12" w:author="PR Preview" w:date="2026-01-01T00:00:00Z">
          <w:r>
            <w:rPr>
              <w:rStyle w:val="Hyperlink"/>
            </w:rPr>
            <w:t xml:space="preserve">Definition 10 in Matrices</w:t>
          </w:r>
        </w:ins>
      </w:hyperlink>
      <w:ins w:id="13" w:author="PR Preview" w:date="2026-01-01T00:00:00Z">
        <w:r>
          <w:t xml:space="preserve">), in that same section</w:t>
        </w:r>
      </w:ins>
    </w:p>
    <w:bookmarkStart w:id="12" w:name="def-matrix-order"/>
    <w:p>
      <w:pPr>
        <w:pStyle w:val="FirstParagraph"/>
      </w:pPr>
      <w:ins w:id="14" w:author="PR Preview" w:date="2026-01-01T00:00:00Z">
        <w:r>
          <w:rPr>
            <w:b/>
            <w:bCs/>
          </w:rPr>
          <w:t xml:space="preserve">Definition 1 (Order of a square matrix)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b/>
            <w:bCs/>
          </w:rPr>
          <w:t xml:space="preserve">order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of a square matrix (</w:t>
        </w:r>
      </w:ins>
      <w:hyperlink r:id="rId10">
        <w:ins w:id="21" w:author="PR Preview" w:date="2026-01-01T00:00:00Z">
          <w:r>
            <w:rPr>
              <w:rStyle w:val="Hyperlink"/>
            </w:rPr>
            <w:t xml:space="preserve">Definition 8 in Matrices</w:t>
          </w:r>
        </w:ins>
      </w:hyperlink>
      <w:ins w:id="22" w:author="PR Preview" w:date="2026-01-01T00:00:00Z">
        <w:r>
          <w:t xml:space="preserve">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its number of rows, which equals its number of columns.</w:t>
        </w:r>
      </w:ins>
    </w:p>
    <w:bookmarkEnd w:id="12"/>
    <w:bookmarkStart w:id="14" w:name="exm-matrix-order"/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Example 1 (Orders of square matrices)</w:t>
        </w:r>
      </w:ins>
      <w:ins w:id="26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has order</w:t>
        </w:r>
      </w:ins>
      <w:ins w:id="29" w:author="PR Preview" w:date="2026-01-01T00:00:00Z">
        <w:r>
          <w:t xml:space="preserve"> </w:t>
        </w:r>
      </w:ins>
      <m:oMath>
        <m:r>
          <m:t>2</m:t>
        </m:r>
      </m:oMath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</w:t>
        </w:r>
      </w:ins>
      <w:ins w:id="3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has order</w:t>
        </w:r>
      </w:ins>
      <w:ins w:id="36" w:author="PR Preview" w:date="2026-01-01T00:00:00Z">
        <w:r>
          <w:t xml:space="preserve"> </w:t>
        </w:r>
      </w:ins>
      <m:oMath>
        <m:r>
          <m:t>1</m:t>
        </m:r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</w:t>
        </w:r>
      </w:ins>
      <w:ins w:id="4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matrix has no order, since it is not square (</w:t>
        </w:r>
      </w:ins>
      <w:hyperlink r:id="rId13">
        <w:ins w:id="43" w:author="PR Preview" w:date="2026-01-01T00:00:00Z">
          <w:r>
            <w:rPr>
              <w:rStyle w:val="Hyperlink"/>
            </w:rPr>
            <w:t xml:space="preserve">Example 7 in Matrices</w:t>
          </w:r>
        </w:ins>
      </w:hyperlink>
      <w:ins w:id="44" w:author="PR Preview" w:date="2026-01-01T00:00:00Z">
        <w:r>
          <w:t xml:space="preserve">).</w:t>
        </w:r>
      </w:ins>
    </w:p>
    <w:bookmarkEnd w:id="14"/>
    <w:bookmarkStart w:id="15" w:name="def-matrix-power"/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Definition 2 (Matrix power)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For a square matrix</w:t>
        </w:r>
      </w:ins>
      <w:ins w:id="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 order</w:t>
        </w:r>
      </w:ins>
      <w:ins w:id="51" w:author="PR Preview" w:date="2026-01-01T00:00:00Z">
        <w:r>
          <w:t xml:space="preserve"> </w:t>
        </w:r>
      </w:ins>
      <m:oMath>
        <m:r>
          <m:t>p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a positive integer</w:t>
        </w:r>
      </w:ins>
      <w:ins w:id="54" w:author="PR Preview" w:date="2026-01-01T00:00:00Z">
        <w:r>
          <w:t xml:space="preserve"> </w:t>
        </w:r>
      </w:ins>
      <m:oMath>
        <m:r>
          <m:t>k</m:t>
        </m:r>
      </m:oMath>
      <w:ins w:id="55" w:author="PR Preview" w:date="2026-01-01T00:00:00Z">
        <w:r>
          <w:t xml:space="preserve">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</w:t>
        </w:r>
      </w:ins>
      <w:ins w:id="58" w:author="PR Preview" w:date="2026-01-01T00:00:00Z">
        <w:r>
          <w:t xml:space="preserve"> </w:t>
        </w:r>
      </w:ins>
      <m:oMath>
        <m:r>
          <m:t>k</m:t>
        </m:r>
      </m:oMath>
      <w:ins w:id="59" w:author="PR Preview" w:date="2026-01-01T00:00:00Z">
        <w:r>
          <w:t xml:space="preserve">-th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power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</w:t>
        </w:r>
      </w:ins>
      <w:ins w:id="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ins w:id="67" w:author="PR Preview" w:date="2026-01-01T00:00:00Z">
        <w:r>
          <w:t xml:space="preserve">In particular,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ins w:id="69" w:author="PR Preview" w:date="2026-01-01T00:00:00Z">
        <w:r>
          <w:t xml:space="preserve">.</w:t>
        </w:r>
      </w:ins>
    </w:p>
    <w:bookmarkEnd w:id="15"/>
    <w:bookmarkStart w:id="17" w:name="exm-matrix-power"/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Example 2 (Powers of a</w:t>
        </w:r>
      </w:ins>
      <w:ins w:id="71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2" w:author="PR Preview" w:date="2026-01-01T00:00:00Z">
        <w:r>
          <w:rPr>
            <w:b/>
            <w:bCs/>
          </w:rP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matrix)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Let</w:t>
        </w:r>
      </w:ins>
      <w:ins w:id="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7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78" w:author="PR Preview" w:date="2026-01-01T00:00:00Z">
        <w:r>
          <w:t xml:space="preserve">A</w:t>
        </w:r>
      </w:ins>
      <w:ins w:id="7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matrix</w:t>
        </w:r>
      </w:ins>
      <w:ins w:id="8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 not square (</w:t>
        </w:r>
      </w:ins>
      <w:hyperlink r:id="rId10">
        <w:ins w:id="85" w:author="PR Preview" w:date="2026-01-01T00:00:00Z">
          <w:r>
            <w:rPr>
              <w:rStyle w:val="Hyperlink"/>
            </w:rPr>
            <w:t xml:space="preserve">Definition 8 in Matrices</w:t>
          </w:r>
        </w:ins>
      </w:hyperlink>
      <w:ins w:id="86" w:author="PR Preview" w:date="2026-01-01T00:00:00Z">
        <w:r>
          <w:t xml:space="preserve">), so</w:t>
        </w:r>
      </w:ins>
      <w:ins w:id="8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not defined;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indeed</w:t>
        </w:r>
      </w:ins>
      <w:ins w:id="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would multiply a matrix with</w:t>
        </w:r>
      </w:ins>
      <w:ins w:id="95" w:author="PR Preview" w:date="2026-01-01T00:00:00Z">
        <w:r>
          <w:t xml:space="preserve"> </w:t>
        </w:r>
      </w:ins>
      <m:oMath>
        <m:r>
          <m:t>3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columns by one with</w:t>
        </w:r>
      </w:ins>
      <w:ins w:id="98" w:author="PR Preview" w:date="2026-01-01T00:00:00Z">
        <w:r>
          <w:t xml:space="preserve"> </w:t>
        </w:r>
      </w:ins>
      <m:oMath>
        <m:r>
          <m:t>2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rows,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which</w:t>
        </w:r>
      </w:ins>
      <w:ins w:id="103" w:author="PR Preview" w:date="2026-01-01T00:00:00Z">
        <w:r>
          <w:t xml:space="preserve"> </w:t>
        </w:r>
      </w:ins>
      <w:hyperlink r:id="rId16">
        <w:ins w:id="104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does not allow.</w:t>
        </w:r>
      </w:ins>
    </w:p>
    <w:bookmarkEnd w:id="17"/>
    <w:bookmarkStart w:id="18" w:name="def-symmetric-matrix"/>
    <w:p>
      <w:pPr>
        <w:pStyle w:val="BodyText"/>
      </w:pPr>
      <w:ins w:id="107" w:author="PR Preview" w:date="2026-01-01T00:00:00Z">
        <w:r>
          <w:rPr>
            <w:b/>
            <w:bCs/>
          </w:rPr>
          <w:t xml:space="preserve">Definition 3 (Symmetric matrix)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 square matrix</w:t>
        </w:r>
      </w:ins>
      <w:ins w:id="1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symmetric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</w:t>
        </w:r>
      </w:ins>
      <w:ins w:id="11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i.e.,</w:t>
        </w:r>
      </w:ins>
      <w:ins w:id="12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for all</w:t>
        </w:r>
      </w:ins>
      <w:ins w:id="124" w:author="PR Preview" w:date="2026-01-01T00:00:00Z">
        <w:r>
          <w:t xml:space="preserve"> </w:t>
        </w:r>
      </w:ins>
      <m:oMath>
        <m:r>
          <m:t>i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</w:t>
        </w:r>
      </w:ins>
      <w:ins w:id="127" w:author="PR Preview" w:date="2026-01-01T00:00:00Z">
        <w:r>
          <w:t xml:space="preserve"> </w:t>
        </w:r>
      </w:ins>
      <m:oMath>
        <m:r>
          <m:t>j</m:t>
        </m:r>
      </m:oMath>
      <w:ins w:id="128" w:author="PR Preview" w:date="2026-01-01T00:00:00Z">
        <w:r>
          <w:t xml:space="preserve">.</w:t>
        </w:r>
      </w:ins>
    </w:p>
    <w:bookmarkEnd w:id="18"/>
    <w:bookmarkStart w:id="19" w:name="rem-symmetric-in-statistics"/>
    <w:p>
      <w:pPr>
        <w:pStyle w:val="BodyText"/>
      </w:pPr>
      <w:ins w:id="129" w:author="PR Preview" w:date="2026-01-01T00:00:00Z">
        <w:r>
          <w:rPr>
            <w:i/>
            <w:iCs/>
          </w:rPr>
          <w:t xml:space="preserve">Remark 1</w:t>
        </w:r>
      </w:ins>
      <w:ins w:id="130" w:author="PR Preview" w:date="2026-01-01T00:00:00Z">
        <w:r>
          <w:t xml:space="preserve"> (Symmetric matrices in statistics). </w:t>
        </w:r>
      </w:ins>
      <w:ins w:id="131" w:author="PR Preview" w:date="2026-01-01T00:00:00Z">
        <w:r>
          <w:t xml:space="preserve">Covariance matrices are symmetric: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entry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of the covariance matrix of a random vector</w:t>
        </w:r>
      </w:ins>
      <w:ins w:id="1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</w:t>
        </w:r>
      </w:ins>
      <w:ins w:id="140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</w:t>
        </w:r>
      </w:ins>
      <w:ins w:id="144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45" w:author="PR Preview" w:date="2026-01-01T00:00:00Z">
        <w:r>
          <w:t xml:space="preserve">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example, if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ins w:id="151" w:author="PR Preview" w:date="2026-01-01T00:00:00Z">
        <w:r>
          <w:t xml:space="preserve">, and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the covariance matrix of</w:t>
        </w:r>
      </w:ins>
      <w:ins w:id="1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Example 3 (A matrix that is not symmetric)</w:t>
        </w:r>
      </w:ins>
      <w:ins w:id="1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not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ins w:id="163" w:author="PR Preview" w:date="2026-01-01T00:00:00Z">
        <w:r>
          <w:rPr>
            <w:b/>
            <w:bCs/>
          </w:rPr>
          <w:t xml:space="preserve">Definition 4 (Diagonal matrix)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 square matrix</w:t>
        </w:r>
      </w:ins>
      <w:ins w:id="166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a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diagonal matrix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if all off-diagonal entries are zero:</w:t>
        </w:r>
      </w:ins>
      <w:ins w:id="173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whenever</w:t>
        </w:r>
      </w:ins>
      <w:ins w:id="17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ins w:id="178" w:author="PR Preview" w:date="2026-01-01T00:00:00Z">
        <w:r>
          <w:rPr>
            <w:i/>
            <w:iCs/>
          </w:rPr>
          <w:t xml:space="preserve">Remark 2</w:t>
        </w:r>
      </w:ins>
      <w:ins w:id="179" w:author="PR Preview" w:date="2026-01-01T00:00:00Z">
        <w:r>
          <w:t xml:space="preserve"> (</w:t>
        </w:r>
      </w:ins>
      <m:oMath>
        <m:r>
          <m:rPr>
            <m:sty m:val="p"/>
          </m:rPr>
          <m:t>diag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notation). </w:t>
        </w:r>
      </w:ins>
      <w:ins w:id="182" w:author="PR Preview" w:date="2026-01-01T00:00:00Z">
        <w:r>
          <w:t xml:space="preserve">For numbers</w:t>
        </w:r>
      </w:ins>
      <w:ins w:id="183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the</w:t>
        </w:r>
      </w:ins>
      <w:ins w:id="1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diagonal matrix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with diagonal entries</w:t>
        </w:r>
      </w:ins>
      <w:ins w:id="193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ins w:id="194" w:author="PR Preview" w:date="2026-01-01T00:00:00Z">
        <w:r>
          <w:t xml:space="preserve">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97" w:author="PR Preview" w:date="2026-01-01T00:00:00Z">
        <w:r>
          <w:t xml:space="preserve">and the</w:t>
        </w:r>
      </w:ins>
      <w:ins w:id="1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identity matrix is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02" w:author="PR Preview" w:date="2026-01-01T00:00:00Z">
        <w:r>
          <w:t xml:space="preserve">.</w:t>
        </w:r>
      </w:ins>
    </w:p>
    <w:bookmarkEnd w:id="22"/>
    <w:bookmarkStart w:id="23" w:name="exm-not-diagonal"/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Example 4 (A matrix that is not diagonal)</w:t>
        </w:r>
      </w:ins>
      <w:ins w:id="204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is not diagonal: its off-diagonal entry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208" w:author="PR Preview" w:date="2026-01-01T00:00:00Z">
        <w:r>
          <w:t xml:space="preserve">.</w:t>
        </w:r>
      </w:ins>
    </w:p>
    <w:bookmarkEnd w:id="23"/>
    <w:bookmarkStart w:id="24" w:name="def-matrix-inverse"/>
    <w:p>
      <w:pPr>
        <w:pStyle w:val="BodyText"/>
      </w:pPr>
      <w:ins w:id="209" w:author="PR Preview" w:date="2026-01-01T00:00:00Z">
        <w:r>
          <w:rPr>
            <w:b/>
            <w:bCs/>
          </w:rPr>
          <w:t xml:space="preserve">Definition 5 (Matrix inverse)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a square</w:t>
        </w:r>
      </w:ins>
      <w:ins w:id="2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matrix</w:t>
        </w:r>
      </w:ins>
      <w:ins w:id="2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inverse</w:t>
        </w:r>
      </w:ins>
      <w:ins w:id="22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(if it exists) is the unique matrix satisfying: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ins w:id="224" w:author="PR Preview" w:date="2026-01-01T00:00:00Z">
        <w:r>
          <w:rPr>
            <w:b/>
            <w:bCs/>
          </w:rPr>
          <w:t xml:space="preserve">Definition 6 (Invertible matrix (non-singular matrix))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</w:t>
        </w:r>
      </w:ins>
      <w:ins w:id="2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matrix</w:t>
        </w:r>
      </w:ins>
      <w:ins w:id="2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rPr>
            <w:b/>
            <w:bCs/>
          </w:rPr>
          <w:t xml:space="preserve">invertible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(or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rPr>
            <w:b/>
            <w:bCs/>
          </w:rPr>
          <w:t xml:space="preserve">non-singular</w:t>
        </w:r>
      </w:ins>
      <w:ins w:id="239" w:author="PR Preview" w:date="2026-01-01T00:00:00Z">
        <w:r>
          <w:t xml:space="preserve">)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if some</w:t>
        </w:r>
      </w:ins>
      <w:ins w:id="2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matrix</w:t>
        </w:r>
      </w:ins>
      <w:ins w:id="24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48" w:author="PR Preview" w:date="2026-01-01T00:00:00Z">
        <w:r>
          <w:t xml:space="preserve">where</w:t>
        </w:r>
      </w:ins>
      <w:ins w:id="24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is the identity matrix (</w:t>
        </w:r>
      </w:ins>
      <w:hyperlink r:id="rId11">
        <w:ins w:id="252" w:author="PR Preview" w:date="2026-01-01T00:00:00Z">
          <w:r>
            <w:rPr>
              <w:rStyle w:val="Hyperlink"/>
            </w:rPr>
            <w:t xml:space="preserve">Definition 10 in Matrices</w:t>
          </w:r>
        </w:ins>
      </w:hyperlink>
      <w:ins w:id="253" w:author="PR Preview" w:date="2026-01-01T00:00:00Z">
        <w:r>
          <w:t xml:space="preserve">).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 square matrix that is not invertible is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singular</w:t>
        </w:r>
      </w:ins>
      <w:ins w:id="258" w:author="PR Preview" w:date="2026-01-01T00:00:00Z">
        <w:r>
          <w:t xml:space="preserve">.</w:t>
        </w:r>
      </w:ins>
    </w:p>
    <w:bookmarkEnd w:id="25"/>
    <w:bookmarkStart w:id="26" w:name="exm-invertible-matrix"/>
    <w:p>
      <w:pPr>
        <w:pStyle w:val="BodyText"/>
      </w:pPr>
      <w:ins w:id="259" w:author="PR Preview" w:date="2026-01-01T00:00:00Z">
        <w:r>
          <w:rPr>
            <w:b/>
            <w:bCs/>
          </w:rPr>
          <w:t xml:space="preserve">Example 5 (An invertible matrix and a singular one)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The matrix</w:t>
        </w:r>
      </w:ins>
      <w:ins w:id="2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invertible, with</w:t>
        </w:r>
      </w:ins>
      <w:ins w:id="2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6" w:author="PR Preview" w:date="2026-01-01T00:00:00Z">
        <w:r>
          <w:t xml:space="preserve">: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multiplying out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69" w:author="PR Preview" w:date="2026-01-01T00:00:00Z">
        <w:r>
          <w:t xml:space="preserve">The matrix</w:t>
        </w:r>
      </w:ins>
      <w:ins w:id="27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is singular: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for any</w:t>
        </w:r>
      </w:ins>
      <w:ins w:id="27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matrix</w:t>
        </w:r>
      </w:ins>
      <w:ins w:id="27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 two rows of</w:t>
        </w:r>
      </w:ins>
      <w:ins w:id="282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are equal,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so</w:t>
        </w:r>
      </w:ins>
      <w:ins w:id="287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can never be</w:t>
        </w:r>
      </w:ins>
      <w:ins w:id="29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whose two rows differ.</w:t>
        </w:r>
      </w:ins>
    </w:p>
    <w:bookmarkEnd w:id="26"/>
    <w:bookmarkStart w:id="29" w:name="rem-invertible-inverse"/>
    <w:p>
      <w:pPr>
        <w:pStyle w:val="BodyText"/>
      </w:pPr>
      <w:ins w:id="294" w:author="PR Preview" w:date="2026-01-01T00:00:00Z">
        <w:r>
          <w:rPr>
            <w:i/>
            <w:iCs/>
          </w:rPr>
          <w:t xml:space="preserve">Remark 3</w:t>
        </w:r>
      </w:ins>
      <w:ins w:id="295" w:author="PR Preview" w:date="2026-01-01T00:00:00Z">
        <w:r>
          <w:t xml:space="preserve"> (Invertible matrices and inverses). </w:t>
        </w:r>
      </w:ins>
      <w:ins w:id="296" w:author="PR Preview" w:date="2026-01-01T00:00:00Z">
        <w:r>
          <w:t xml:space="preserve">Let</w:t>
        </w:r>
      </w:ins>
      <w:ins w:id="2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be a</w:t>
        </w:r>
      </w:ins>
      <w:ins w:id="3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matrix,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and suppose that two</w:t>
        </w:r>
      </w:ins>
      <w:ins w:id="3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matrices</w:t>
        </w:r>
      </w:ins>
      <w:ins w:id="30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</w:t>
        </w:r>
      </w:ins>
      <w:ins w:id="31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satisfy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ins w:id="31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1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ins w:id="316" w:author="PR Preview" w:date="2026-01-01T00:00:00Z">
        <w:r>
          <w:t xml:space="preserve">The steps use</w:t>
        </w:r>
      </w:ins>
      <w:ins w:id="317" w:author="PR Preview" w:date="2026-01-01T00:00:00Z">
        <w:r>
          <w:t xml:space="preserve"> </w:t>
        </w:r>
      </w:ins>
      <w:hyperlink r:id="rId27">
        <w:ins w:id="31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w:hyperlink r:id="rId28">
        <w:ins w:id="322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323" w:author="PR Preview" w:date="2026-01-01T00:00:00Z">
        <w:r>
          <w:t xml:space="preserve">.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Since</w:t>
        </w:r>
      </w:ins>
      <w:ins w:id="32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at most one matrix satisfies these equations,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which is the uniqueness that</w:t>
        </w:r>
      </w:ins>
      <w:ins w:id="332" w:author="PR Preview" w:date="2026-01-01T00:00:00Z">
        <w:r>
          <w:t xml:space="preserve"> </w:t>
        </w:r>
      </w:ins>
      <w:hyperlink w:anchor="def-matrix-inverse">
        <w:ins w:id="33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asserts.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When</w:t>
        </w:r>
      </w:ins>
      <w:ins w:id="3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is invertible,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 matrix</w:t>
        </w:r>
      </w:ins>
      <w:ins w:id="34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in</w:t>
        </w:r>
      </w:ins>
      <w:ins w:id="346" w:author="PR Preview" w:date="2026-01-01T00:00:00Z">
        <w:r>
          <w:t xml:space="preserve"> </w:t>
        </w:r>
      </w:ins>
      <w:hyperlink w:anchor="def-invertible-matrix">
        <w:ins w:id="34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is therefore the inverse</w:t>
        </w:r>
      </w:ins>
      <w:ins w:id="35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</w:t>
        </w:r>
      </w:ins>
      <w:ins w:id="3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and</w:t>
        </w:r>
      </w:ins>
      <w:ins w:id="3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invertible exactly when it has an inverse.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For example,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for</w:t>
        </w:r>
      </w:ins>
      <w:ins w:id="3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in</w:t>
        </w:r>
      </w:ins>
      <w:ins w:id="367" w:author="PR Preview" w:date="2026-01-01T00:00:00Z">
        <w:r>
          <w:t xml:space="preserve"> </w:t>
        </w:r>
      </w:ins>
      <w:hyperlink w:anchor="exm-invertible-matrix">
        <w:ins w:id="36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69" w:author="PR Preview" w:date="2026-01-01T00:00:00Z">
        <w:r>
          <w:t xml:space="preserve">,</w:t>
        </w:r>
      </w:ins>
      <w:ins w:id="370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is the only</w:t>
        </w:r>
      </w:ins>
      <w:ins w:id="37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matrix</w:t>
        </w:r>
      </w:ins>
      <w:ins w:id="37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79" w:author="PR Preview" w:date="2026-01-01T00:00:00Z">
        <w:r>
          <w:t xml:space="preserve">so it is</w:t>
        </w:r>
      </w:ins>
      <w:ins w:id="3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81" w:author="PR Preview" w:date="2026-01-01T00:00:00Z">
        <w:r>
          <w:t xml:space="preserve">.</w:t>
        </w:r>
      </w:ins>
    </w:p>
    <w:bookmarkEnd w:id="29"/>
    <w:bookmarkStart w:id="30" w:name="thm-inverse-product"/>
    <w:p>
      <w:pPr>
        <w:pStyle w:val="BodyText"/>
      </w:pPr>
      <w:ins w:id="382" w:author="PR Preview" w:date="2026-01-01T00:00:00Z">
        <w:r>
          <w:rPr>
            <w:b/>
            <w:bCs/>
          </w:rPr>
          <w:t xml:space="preserve">Theorem 1 (Inverse of a product)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If</w:t>
        </w:r>
      </w:ins>
      <w:ins w:id="3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and</w:t>
        </w:r>
      </w:ins>
      <w:ins w:id="38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are invertible</w:t>
        </w:r>
      </w:ins>
      <w:ins w:id="3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matrices,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then</w:t>
        </w:r>
      </w:ins>
      <w:ins w:id="3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is invertible, and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ins w:id="399" w:author="PR Preview" w:date="2026-01-01T00:00:00Z">
        <w:r>
          <w:rPr>
            <w:i/>
            <w:iCs/>
          </w:rPr>
          <w:t xml:space="preserve">Proof</w:t>
        </w:r>
      </w:ins>
      <w:ins w:id="400" w:author="PR Preview" w:date="2026-01-01T00:00:00Z">
        <w:r>
          <w:t xml:space="preserve">. </w:t>
        </w:r>
      </w:ins>
      <w:ins w:id="401" w:author="PR Preview" w:date="2026-01-01T00:00:00Z">
        <w:r>
          <w:t xml:space="preserve">Multiply</w:t>
        </w:r>
      </w:ins>
      <w:ins w:id="4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by the candidate inverse on the right: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05" w:author="PR Preview" w:date="2026-01-01T00:00:00Z">
        <w:r>
          <w:t xml:space="preserve">and on the left: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06" w:author="PR Preview" w:date="2026-01-01T00:00:00Z">
        <w:r>
          <w:t xml:space="preserve">So</w:t>
        </w:r>
      </w:ins>
      <w:ins w:id="40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satisfies</w:t>
        </w:r>
      </w:ins>
      <w:ins w:id="410" w:author="PR Preview" w:date="2026-01-01T00:00:00Z">
        <w:r>
          <w:t xml:space="preserve"> </w:t>
        </w:r>
      </w:ins>
      <w:hyperlink w:anchor="def-matrix-inverse">
        <w:ins w:id="41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for</w:t>
        </w:r>
      </w:ins>
      <w:ins w:id="4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415" w:author="PR Preview" w:date="2026-01-01T00:00:00Z">
        <w:r>
          <w:t xml:space="preserve">.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The steps use</w:t>
        </w:r>
      </w:ins>
      <w:ins w:id="418" w:author="PR Preview" w:date="2026-01-01T00:00:00Z">
        <w:r>
          <w:t xml:space="preserve"> </w:t>
        </w:r>
      </w:ins>
      <w:hyperlink r:id="rId27">
        <w:ins w:id="419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and</w:t>
        </w:r>
      </w:ins>
      <w:ins w:id="422" w:author="PR Preview" w:date="2026-01-01T00:00:00Z">
        <w:r>
          <w:t xml:space="preserve"> </w:t>
        </w:r>
      </w:ins>
      <w:hyperlink r:id="rId28">
        <w:ins w:id="423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424" w:author="PR Preview" w:date="2026-01-01T00:00:00Z">
        <w:r>
          <w:t xml:space="preserve">.</w:t>
        </w:r>
      </w:ins>
    </w:p>
    <w:bookmarkStart w:id="31" w:name="thm-inverse-transpose"/>
    <w:p>
      <w:pPr>
        <w:pStyle w:val="BodyText"/>
      </w:pPr>
      <w:ins w:id="425" w:author="PR Preview" w:date="2026-01-01T00:00:00Z">
        <w:r>
          <w:rPr>
            <w:b/>
            <w:bCs/>
          </w:rPr>
          <w:t xml:space="preserve">Theorem 2 (Inverse of a transpose)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If</w:t>
        </w:r>
      </w:ins>
      <w:ins w:id="4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is an invertible</w:t>
        </w:r>
      </w:ins>
      <w:ins w:id="4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matrix,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then</w:t>
        </w:r>
      </w:ins>
      <w:ins w:id="43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is invertible, 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ins w:id="439" w:author="PR Preview" w:date="2026-01-01T00:00:00Z">
        <w:r>
          <w:rPr>
            <w:i/>
            <w:iCs/>
          </w:rPr>
          <w:t xml:space="preserve">Proof</w:t>
        </w:r>
      </w:ins>
      <w:ins w:id="440" w:author="PR Preview" w:date="2026-01-01T00:00:00Z">
        <w:r>
          <w:t xml:space="preserve">. </w:t>
        </w:r>
      </w:ins>
      <w:ins w:id="441" w:author="PR Preview" w:date="2026-01-01T00:00:00Z">
        <w:r>
          <w:t xml:space="preserve">Multiply</w:t>
        </w:r>
      </w:ins>
      <w:ins w:id="44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by the candidate inverse on each side: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ins w:id="445" w:author="PR Preview" w:date="2026-01-01T00:00:00Z">
        <w:r>
          <w:t xml:space="preserve">So</w:t>
        </w:r>
      </w:ins>
      <w:ins w:id="44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satisfies</w:t>
        </w:r>
      </w:ins>
      <w:ins w:id="449" w:author="PR Preview" w:date="2026-01-01T00:00:00Z">
        <w:r>
          <w:t xml:space="preserve"> </w:t>
        </w:r>
      </w:ins>
      <w:hyperlink w:anchor="def-matrix-inverse">
        <w:ins w:id="45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for</w:t>
        </w:r>
      </w:ins>
      <w:ins w:id="45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4" w:author="PR Preview" w:date="2026-01-01T00:00:00Z">
        <w:r>
          <w:t xml:space="preserve">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The first step of each display is</w:t>
        </w:r>
      </w:ins>
      <w:ins w:id="457" w:author="PR Preview" w:date="2026-01-01T00:00:00Z">
        <w:r>
          <w:t xml:space="preserve"> </w:t>
        </w:r>
      </w:ins>
      <w:hyperlink r:id="rId32">
        <w:ins w:id="458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459" w:author="PR Preview" w:date="2026-01-01T00:00:00Z">
        <w:r>
          <w:t xml:space="preserve">.</w:t>
        </w:r>
      </w:ins>
    </w:p>
    <w:bookmarkStart w:id="33" w:name="exm-inverse-transpose"/>
    <w:p>
      <w:pPr>
        <w:pStyle w:val="BodyText"/>
      </w:pPr>
      <w:ins w:id="460" w:author="PR Preview" w:date="2026-01-01T00:00:00Z">
        <w:r>
          <w:rPr>
            <w:b/>
            <w:bCs/>
          </w:rPr>
          <w:t xml:space="preserve">Example 6 (Inverting a transpose)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For</w:t>
        </w:r>
      </w:ins>
      <w:ins w:id="4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hyperlink w:anchor="exm-invertible-matrix">
        <w:ins w:id="46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gives</w:t>
        </w:r>
      </w:ins>
      <w:ins w:id="4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so</w:t>
        </w:r>
      </w:ins>
      <w:ins w:id="473" w:author="PR Preview" w:date="2026-01-01T00:00:00Z">
        <w:r>
          <w:t xml:space="preserve"> </w:t>
        </w:r>
      </w:ins>
      <w:hyperlink w:anchor="thm-inverse-transpose">
        <w:ins w:id="47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says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77" w:author="PR Preview" w:date="2026-01-01T00:00:00Z">
        <w:r>
          <w:t xml:space="preserve">and multiplying</w:t>
        </w:r>
      </w:ins>
      <w:ins w:id="478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out does give</w:t>
        </w:r>
      </w:ins>
      <w:ins w:id="48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82" w:author="PR Preview" w:date="2026-01-01T00:00:00Z">
        <w:r>
          <w:t xml:space="preserve">.</w:t>
        </w:r>
      </w:ins>
    </w:p>
    <w:bookmarkEnd w:id="33"/>
    <w:bookmarkStart w:id="34" w:name="cor-inverse-symmetric"/>
    <w:p>
      <w:pPr>
        <w:pStyle w:val="BodyText"/>
      </w:pPr>
      <w:ins w:id="483" w:author="PR Preview" w:date="2026-01-01T00:00:00Z">
        <w:r>
          <w:rPr>
            <w:b/>
            <w:bCs/>
          </w:rPr>
          <w:t xml:space="preserve">Corollary 1 (The inverse of a symmetric matrix is symmetric)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If</w:t>
        </w:r>
      </w:ins>
      <w:ins w:id="4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 symmetric and invertible, then</w:t>
        </w:r>
      </w:ins>
      <w:ins w:id="48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is symmetric.</w:t>
        </w:r>
      </w:ins>
    </w:p>
    <w:bookmarkEnd w:id="34"/>
    <w:p>
      <w:pPr>
        <w:pStyle w:val="BodyText"/>
      </w:pPr>
      <w:ins w:id="492" w:author="PR Preview" w:date="2026-01-01T00:00:00Z">
        <w:r>
          <w:rPr>
            <w:i/>
            <w:iCs/>
          </w:rPr>
          <w:t xml:space="preserve">Proof</w:t>
        </w:r>
      </w:ins>
      <w:ins w:id="49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ins w:id="494" w:author="PR Preview" w:date="2026-01-01T00:00:00Z">
        <w:r>
          <w:t xml:space="preserve">The first step is</w:t>
        </w:r>
      </w:ins>
      <w:ins w:id="495" w:author="PR Preview" w:date="2026-01-01T00:00:00Z">
        <w:r>
          <w:t xml:space="preserve"> </w:t>
        </w:r>
      </w:ins>
      <w:hyperlink w:anchor="thm-inverse-transpose">
        <w:ins w:id="49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97" w:author="PR Preview" w:date="2026-01-01T00:00:00Z">
        <w:r>
          <w:t xml:space="preserve">.</w:t>
        </w:r>
      </w:ins>
    </w:p>
    <w:bookmarkStart w:id="35" w:name="exm-inverse-symmetric"/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Example 7 (Inverting a symmetric matrix)</w:t>
        </w:r>
      </w:ins>
      <w:ins w:id="49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is symmetric,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</w:t>
        </w:r>
      </w:ins>
      <w:ins w:id="50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is symmetric too, as</w:t>
        </w:r>
      </w:ins>
      <w:ins w:id="507" w:author="PR Preview" w:date="2026-01-01T00:00:00Z">
        <w:r>
          <w:t xml:space="preserve"> </w:t>
        </w:r>
      </w:ins>
      <w:hyperlink w:anchor="cor-inverse-symmetric">
        <w:ins w:id="508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says.</w:t>
        </w:r>
      </w:ins>
    </w:p>
    <w:bookmarkEnd w:id="35"/>
    <w:bookmarkStart w:id="36" w:name="def-idempotent-matrix"/>
    <w:p>
      <w:pPr>
        <w:pStyle w:val="BodyText"/>
      </w:pPr>
      <w:ins w:id="511" w:author="PR Preview" w:date="2026-01-01T00:00:00Z">
        <w:r>
          <w:rPr>
            <w:b/>
            <w:bCs/>
          </w:rPr>
          <w:t xml:space="preserve">Definition 7 (Idempotent matrix)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A square matrix</w:t>
        </w:r>
      </w:ins>
      <w:ins w:id="5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is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rPr>
            <w:b/>
            <w:bCs/>
          </w:rPr>
          <w:t xml:space="preserve">idempotent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ins w:id="521" w:author="PR Preview" w:date="2026-01-01T00:00:00Z">
        <w:r>
          <w:rPr>
            <w:b/>
            <w:bCs/>
          </w:rPr>
          <w:t xml:space="preserve">Example 8 (An idempotent matrix)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For</w:t>
        </w:r>
      </w:ins>
      <w:ins w:id="524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2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526" w:author="PR Preview" w:date="2026-01-01T00:00:00Z">
        <w:r>
          <w:t xml:space="preserve">so</w:t>
        </w:r>
      </w:ins>
      <w:ins w:id="52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is idempotent.</w:t>
        </w:r>
      </w:ins>
    </w:p>
    <w:bookmarkEnd w:id="37"/>
    <w:bookmarkStart w:id="38" w:name="exm-not-idempotent"/>
    <w:p>
      <w:pPr>
        <w:pStyle w:val="BodyText"/>
      </w:pPr>
      <w:ins w:id="530" w:author="PR Preview" w:date="2026-01-01T00:00:00Z">
        <w:r>
          <w:rPr>
            <w:b/>
            <w:bCs/>
          </w:rPr>
          <w:t xml:space="preserve">Example 9 (A matrix that is not idempotent)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For</w:t>
        </w:r>
      </w:ins>
      <w:ins w:id="5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35" w:author="PR Preview" w:date="2026-01-01T00:00:00Z">
        <w:r>
          <w:t xml:space="preserve">so</w:t>
        </w:r>
      </w:ins>
      <w:ins w:id="5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is not idempotent.</w:t>
        </w:r>
      </w:ins>
    </w:p>
    <w:bookmarkEnd w:id="38"/>
    <w:bookmarkStart w:id="39" w:name="def-projection-matrix"/>
    <w:p>
      <w:pPr>
        <w:pStyle w:val="BodyText"/>
      </w:pPr>
      <w:ins w:id="539" w:author="PR Preview" w:date="2026-01-01T00:00:00Z">
        <w:r>
          <w:rPr>
            <w:b/>
            <w:bCs/>
          </w:rPr>
          <w:t xml:space="preserve">Definition 8 (Orthogonal projection matrix)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 square matrix</w:t>
        </w:r>
      </w:ins>
      <w:ins w:id="542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is an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b/>
            <w:bCs/>
          </w:rPr>
          <w:t xml:space="preserve">orthogonal projection matrix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if it is both symmetric (</w:t>
        </w:r>
      </w:ins>
      <w:hyperlink w:anchor="def-symmetric-matrix">
        <w:ins w:id="54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50" w:author="PR Preview" w:date="2026-01-01T00:00:00Z">
        <w:r>
          <w:t xml:space="preserve">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 idempotent (</w:t>
        </w:r>
      </w:ins>
      <w:hyperlink w:anchor="def-idempotent-matrix">
        <w:ins w:id="55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5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ins w:id="555" w:author="PR Preview" w:date="2026-01-01T00:00:00Z">
        <w:r>
          <w:rPr>
            <w:b/>
            <w:bCs/>
          </w:rPr>
          <w:t xml:space="preserve">Definition 9 (Oblique projection)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A square matrix is an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rPr>
            <w:b/>
            <w:bCs/>
          </w:rPr>
          <w:t xml:space="preserve">oblique projection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if it is idempotent (</w:t>
        </w:r>
      </w:ins>
      <w:hyperlink w:anchor="def-idempotent-matrix">
        <w:ins w:id="56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63" w:author="PR Preview" w:date="2026-01-01T00:00:00Z">
        <w:r>
          <w:t xml:space="preserve">)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but not symmetric (</w:t>
        </w:r>
      </w:ins>
      <w:hyperlink w:anchor="def-symmetric-matrix">
        <w:ins w:id="56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67" w:author="PR Preview" w:date="2026-01-01T00:00:00Z">
        <w:r>
          <w:t xml:space="preserve">).</w:t>
        </w:r>
      </w:ins>
    </w:p>
    <w:bookmarkEnd w:id="40"/>
    <w:bookmarkStart w:id="41" w:name="exm-projection-matrix"/>
    <w:p>
      <w:pPr>
        <w:pStyle w:val="BodyText"/>
      </w:pPr>
      <w:ins w:id="568" w:author="PR Preview" w:date="2026-01-01T00:00:00Z">
        <w:r>
          <w:rPr>
            <w:b/>
            <w:bCs/>
          </w:rPr>
          <w:t xml:space="preserve">Example 10 (An orthogonal projection and an oblique one)</w:t>
        </w:r>
      </w:ins>
      <w:ins w:id="569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is symmetric, and</w:t>
        </w:r>
      </w:ins>
      <w:ins w:id="5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ins w:id="573" w:author="PR Preview" w:date="2026-01-01T00:00:00Z">
        <w:r>
          <w:t xml:space="preserve">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so</w:t>
        </w:r>
      </w:ins>
      <w:ins w:id="57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is an orthogonal projection matrix;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it maps</w:t>
        </w:r>
      </w:ins>
      <w:ins w:id="5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to</w:t>
        </w:r>
      </w:ins>
      <w:ins w:id="5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85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is idempotent: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88" w:author="PR Preview" w:date="2026-01-01T00:00:00Z">
        <w:r>
          <w:t xml:space="preserve">but</w:t>
        </w:r>
      </w:ins>
      <w:ins w:id="58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so</w:t>
        </w:r>
      </w:ins>
      <w:ins w:id="59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is an oblique projection,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not an orthogonal projection matrix.</w:t>
        </w:r>
      </w:ins>
    </w:p>
    <w:bookmarkEnd w:id="41"/>
    <w:bookmarkStart w:id="42" w:name="rem-projection-matrix-terminology"/>
    <w:p>
      <w:pPr>
        <w:pStyle w:val="BodyText"/>
      </w:pPr>
      <w:ins w:id="598" w:author="PR Preview" w:date="2026-01-01T00:00:00Z">
        <w:r>
          <w:rPr>
            <w:i/>
            <w:iCs/>
          </w:rPr>
          <w:t xml:space="preserve">Remark 4</w:t>
        </w:r>
      </w:ins>
      <w:ins w:id="599" w:author="PR Preview" w:date="2026-01-01T00:00:00Z">
        <w:r>
          <w:t xml:space="preserve"> (What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“projection matrix”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means in these notes). </w:t>
        </w:r>
      </w:ins>
      <w:ins w:id="604" w:author="PR Preview" w:date="2026-01-01T00:00:00Z">
        <w:r>
          <w:t xml:space="preserve">Some texts call any idempotent matrix a projection matrix,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so that both</w:t>
        </w:r>
      </w:ins>
      <w:ins w:id="60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</w:t>
        </w:r>
      </w:ins>
      <w:ins w:id="61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in</w:t>
        </w:r>
      </w:ins>
      <w:ins w:id="613" w:author="PR Preview" w:date="2026-01-01T00:00:00Z">
        <w:r>
          <w:t xml:space="preserve"> </w:t>
        </w:r>
      </w:ins>
      <w:hyperlink w:anchor="exm-projection-matrix">
        <w:ins w:id="614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would count as one.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Regression texts often say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“projection matrix”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when they mean an orthogonal one.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In these notes,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“projection matrix”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always means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an orthogonal projection matrix in the sense of</w:t>
        </w:r>
      </w:ins>
      <w:ins w:id="631" w:author="PR Preview" w:date="2026-01-01T00:00:00Z">
        <w:r>
          <w:t xml:space="preserve"> </w:t>
        </w:r>
      </w:ins>
      <w:hyperlink w:anchor="def-projection-matrix">
        <w:ins w:id="63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33" w:author="PR Preview" w:date="2026-01-01T00:00:00Z">
        <w:r>
          <w:t xml:space="preserve">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such as</w:t>
        </w:r>
      </w:ins>
      <w:ins w:id="63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in</w:t>
        </w:r>
      </w:ins>
      <w:ins w:id="639" w:author="PR Preview" w:date="2026-01-01T00:00:00Z">
        <w:r>
          <w:t xml:space="preserve"> </w:t>
        </w:r>
      </w:ins>
      <w:hyperlink w:anchor="exm-projection-matrix">
        <w:ins w:id="640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and never an oblique projection (</w:t>
        </w:r>
      </w:ins>
      <w:hyperlink w:anchor="def-oblique-projection">
        <w:ins w:id="64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45" w:author="PR Preview" w:date="2026-01-01T00:00:00Z">
        <w:r>
          <w:t xml:space="preserve">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such as</w:t>
        </w:r>
      </w:ins>
      <w:ins w:id="64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49" w:author="PR Preview" w:date="2026-01-01T00:00:00Z">
        <w:r>
          <w:t xml:space="preserve">.</w:t>
        </w:r>
      </w:ins>
    </w:p>
    <w:bookmarkEnd w:id="42"/>
    <w:bookmarkStart w:id="43" w:name="thm-projection-complement"/>
    <w:p>
      <w:pPr>
        <w:pStyle w:val="BodyText"/>
      </w:pPr>
      <w:ins w:id="650" w:author="PR Preview" w:date="2026-01-01T00:00:00Z">
        <w:r>
          <w:rPr>
            <w:b/>
            <w:bCs/>
          </w:rPr>
          <w:t xml:space="preserve">Theorem 3 (Complement of a projection matrix)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If</w:t>
        </w:r>
      </w:ins>
      <w:ins w:id="65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is a</w:t>
        </w:r>
      </w:ins>
      <w:ins w:id="6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orthogonal projection matrix (</w:t>
        </w:r>
      </w:ins>
      <w:hyperlink w:anchor="def-projection-matrix">
        <w:ins w:id="65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60" w:author="PR Preview" w:date="2026-01-01T00:00:00Z">
        <w:r>
          <w:t xml:space="preserve">),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then</w:t>
        </w:r>
      </w:ins>
      <w:ins w:id="66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is also an orthogonal projection matrix.</w:t>
        </w:r>
      </w:ins>
    </w:p>
    <w:bookmarkEnd w:id="43"/>
    <w:p>
      <w:pPr>
        <w:pStyle w:val="BodyText"/>
      </w:pPr>
      <w:ins w:id="666" w:author="PR Preview" w:date="2026-01-01T00:00:00Z">
        <w:r>
          <w:rPr>
            <w:i/>
            <w:iCs/>
          </w:rPr>
          <w:t xml:space="preserve">Proof</w:t>
        </w:r>
      </w:ins>
      <w:ins w:id="667" w:author="PR Preview" w:date="2026-01-01T00:00:00Z">
        <w:r>
          <w:t xml:space="preserve">. </w:t>
        </w:r>
      </w:ins>
      <w:ins w:id="668" w:author="PR Preview" w:date="2026-01-01T00:00:00Z">
        <w:r>
          <w:t xml:space="preserve">We verify symmetry and idempotency.</w:t>
        </w:r>
      </w:ins>
    </w:p>
    <w:p>
      <w:pPr>
        <w:pStyle w:val="BodyText"/>
      </w:pPr>
      <w:ins w:id="669" w:author="PR Preview" w:date="2026-01-01T00:00:00Z">
        <w:r>
          <w:rPr>
            <w:b/>
            <w:bCs/>
          </w:rPr>
          <w:t xml:space="preserve">Symmetry: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ins w:id="670" w:author="PR Preview" w:date="2026-01-01T00:00:00Z">
        <w:r>
          <w:rPr>
            <w:b/>
            <w:bCs/>
          </w:rPr>
          <w:t xml:space="preserve">Idempotency: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ins w:id="671" w:author="PR Preview" w:date="2026-01-01T00:00:00Z">
        <w:r>
          <w:rPr>
            <w:b/>
            <w:bCs/>
          </w:rPr>
          <w:t xml:space="preserve">Theorem 4 (Projection matrices produce orthogonal decompositions)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If</w:t>
        </w:r>
      </w:ins>
      <w:ins w:id="674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is a</w:t>
        </w:r>
      </w:ins>
      <w:ins w:id="6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orthogonal projection matrix (</w:t>
        </w:r>
      </w:ins>
      <w:hyperlink w:anchor="def-projection-matrix">
        <w:ins w:id="68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81" w:author="PR Preview" w:date="2026-01-01T00:00:00Z">
        <w:r>
          <w:t xml:space="preserve">)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and</w:t>
        </w:r>
      </w:ins>
      <w:ins w:id="6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any vector of length</w:t>
        </w:r>
      </w:ins>
      <w:ins w:id="687" w:author="PR Preview" w:date="2026-01-01T00:00:00Z">
        <w:r>
          <w:t xml:space="preserve"> </w:t>
        </w:r>
      </w:ins>
      <m:oMath>
        <m:r>
          <m:t>p</m:t>
        </m:r>
      </m:oMath>
      <w:ins w:id="688" w:author="PR Preview" w:date="2026-01-01T00:00:00Z">
        <w:r>
          <w:t xml:space="preserve">, then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the two components of the decomposition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ins w:id="691" w:author="PR Preview" w:date="2026-01-01T00:00:00Z">
        <w:r>
          <w:t xml:space="preserve">are orthogonal: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ins w:id="692" w:author="PR Preview" w:date="2026-01-01T00:00:00Z">
        <w:r>
          <w:rPr>
            <w:i/>
            <w:iCs/>
          </w:rPr>
          <w:t xml:space="preserve">Proof</w:t>
        </w:r>
      </w:ins>
      <w:ins w:id="69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694" w:author="PR Preview" w:date="2026-01-01T00:00:00Z">
        <w:r>
          <w:t xml:space="preserve">where the second line uses symmetry (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ins w:id="695" w:author="PR Preview" w:date="2026-01-01T00:00:00Z">
        <w:r>
          <w:t xml:space="preserve">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and the fourth line uses idempotency (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ins w:id="698" w:author="PR Preview" w:date="2026-01-01T00:00:00Z">
        <w:r>
          <w:t xml:space="preserve">).</w:t>
        </w:r>
      </w:ins>
    </w:p>
    <w:bookmarkStart w:id="45" w:name="def-orthogonal-matrix"/>
    <w:p>
      <w:pPr>
        <w:pStyle w:val="BodyText"/>
      </w:pPr>
      <w:ins w:id="699" w:author="PR Preview" w:date="2026-01-01T00:00:00Z">
        <w:r>
          <w:rPr>
            <w:b/>
            <w:bCs/>
          </w:rPr>
          <w:t xml:space="preserve">Definition 10 (Orthogonal matrix)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</w:t>
        </w:r>
      </w:ins>
      <w:ins w:id="7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matrix</w:t>
        </w:r>
      </w:ins>
      <w:ins w:id="70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is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rPr>
            <w:b/>
            <w:bCs/>
          </w:rPr>
          <w:t xml:space="preserve">orthogonal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ins w:id="712" w:author="PR Preview" w:date="2026-01-01T00:00:00Z">
        <w:r>
          <w:rPr>
            <w:b/>
            <w:bCs/>
          </w:rPr>
          <w:t xml:space="preserve">Example 11 (A rotation matrix)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The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715" w:author="PR Preview" w:date="2026-01-01T00:00:00Z">
        <w:r>
          <w:t xml:space="preserve">rotates each vector in the plane counterclockwise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by the angle</w:t>
        </w:r>
      </w:ins>
      <w:ins w:id="718" w:author="PR Preview" w:date="2026-01-01T00:00:00Z">
        <w:r>
          <w:t xml:space="preserve"> </w:t>
        </w:r>
      </w:ins>
      <m:oMath>
        <m:r>
          <m:t>θ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with</w:t>
        </w:r>
      </w:ins>
      <w:ins w:id="721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and</w:t>
        </w:r>
      </w:ins>
      <w:ins w:id="724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(about</w:t>
        </w:r>
      </w:ins>
      <w:ins w:id="727" w:author="PR Preview" w:date="2026-01-01T00:00:00Z">
        <w:r>
          <w:t xml:space="preserve"> </w:t>
        </w:r>
      </w:ins>
      <m:oMath>
        <m:r>
          <m:t>53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degrees)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(Banerjee and Roy 2014, chap. 8, Example 8.1, p. 207)</w:t>
        </w:r>
      </w:ins>
      <w:ins w:id="732" w:author="PR Preview" w:date="2026-01-01T00:00:00Z">
        <w:r>
          <w:t xml:space="preserve">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It is orthogonal: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ins w:id="735" w:author="PR Preview" w:date="2026-01-01T00:00:00Z">
        <w:r>
          <w:rPr>
            <w:b/>
            <w:bCs/>
          </w:rPr>
          <w:t xml:space="preserve">Example 12 (Orthogonal columns are not enough)</w:t>
        </w:r>
      </w:ins>
      <w:ins w:id="73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has orthogonal columns</w:t>
        </w:r>
      </w:ins>
      <w:ins w:id="7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and</w:t>
        </w:r>
      </w:ins>
      <w:ins w:id="7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43" w:author="PR Preview" w:date="2026-01-01T00:00:00Z">
        <w:r>
          <w:t xml:space="preserve">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44" w:author="PR Preview" w:date="2026-01-01T00:00:00Z">
        <w:r>
          <w:t xml:space="preserve">so</w:t>
        </w:r>
      </w:ins>
      <w:ins w:id="74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is not an orthogonal matrix: its columns have norm</w:t>
        </w:r>
      </w:ins>
      <w:ins w:id="748" w:author="PR Preview" w:date="2026-01-01T00:00:00Z">
        <w:r>
          <w:t xml:space="preserve"> </w:t>
        </w:r>
      </w:ins>
      <m:oMath>
        <m:r>
          <m:t>2</m:t>
        </m:r>
      </m:oMath>
      <w:ins w:id="749" w:author="PR Preview" w:date="2026-01-01T00:00:00Z">
        <w:r>
          <w:t xml:space="preserve">, not</w:t>
        </w:r>
      </w:ins>
      <w:ins w:id="750" w:author="PR Preview" w:date="2026-01-01T00:00:00Z">
        <w:r>
          <w:t xml:space="preserve"> </w:t>
        </w:r>
      </w:ins>
      <m:oMath>
        <m:r>
          <m:t>1</m:t>
        </m:r>
      </m:oMath>
      <w:ins w:id="751" w:author="PR Preview" w:date="2026-01-01T00:00:00Z">
        <w:r>
          <w:t xml:space="preserve">.</w:t>
        </w:r>
      </w:ins>
    </w:p>
    <w:bookmarkEnd w:id="47"/>
    <w:bookmarkStart w:id="49" w:name="rem-orthogonal-matrix-columns"/>
    <w:p>
      <w:pPr>
        <w:pStyle w:val="BodyText"/>
      </w:pPr>
      <w:ins w:id="752" w:author="PR Preview" w:date="2026-01-01T00:00:00Z">
        <w:r>
          <w:rPr>
            <w:i/>
            <w:iCs/>
          </w:rPr>
          <w:t xml:space="preserve">Remark 5</w:t>
        </w:r>
      </w:ins>
      <w:ins w:id="753" w:author="PR Preview" w:date="2026-01-01T00:00:00Z">
        <w:r>
          <w:t xml:space="preserve"> (The columns of an orthogonal matrix are orthonormal). </w:t>
        </w:r>
      </w:ins>
      <w:ins w:id="754" w:author="PR Preview" w:date="2026-01-01T00:00:00Z">
        <w:r>
          <w:t xml:space="preserve">Entry</w:t>
        </w:r>
      </w:ins>
      <w:ins w:id="7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of</w:t>
        </w:r>
      </w:ins>
      <w:ins w:id="75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the dot product of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column</w:t>
        </w:r>
      </w:ins>
      <w:ins w:id="763" w:author="PR Preview" w:date="2026-01-01T00:00:00Z">
        <w:r>
          <w:t xml:space="preserve"> </w:t>
        </w:r>
      </w:ins>
      <m:oMath>
        <m:r>
          <m:t>i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 column</w:t>
        </w:r>
      </w:ins>
      <w:ins w:id="766" w:author="PR Preview" w:date="2026-01-01T00:00:00Z">
        <w:r>
          <w:t xml:space="preserve"> </w:t>
        </w:r>
      </w:ins>
      <m:oMath>
        <m:r>
          <m:t>j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of</w:t>
        </w:r>
      </w:ins>
      <w:ins w:id="76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so</w:t>
        </w:r>
      </w:ins>
      <w:ins w:id="77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says that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the columns of</w:t>
        </w:r>
      </w:ins>
      <w:ins w:id="77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are orthonormal (</w:t>
        </w:r>
      </w:ins>
      <w:hyperlink r:id="rId48">
        <w:ins w:id="781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782" w:author="PR Preview" w:date="2026-01-01T00:00:00Z">
        <w:r>
          <w:t xml:space="preserve">).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For a square matrix,</w:t>
        </w:r>
      </w:ins>
      <w:ins w:id="78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also implies</w:t>
        </w:r>
      </w:ins>
      <w:ins w:id="78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so</w:t>
        </w:r>
      </w:ins>
      <w:ins w:id="79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(</w:t>
        </w:r>
      </w:ins>
      <w:hyperlink w:anchor="def-matrix-inverse">
        <w:ins w:id="79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796" w:author="PR Preview" w:date="2026-01-01T00:00:00Z">
        <w:r>
          <w:t xml:space="preserve">)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(Banerjee and Roy 2014, chap. 8, Theorem 8.1 and Definition 8.1, p. 209)</w:t>
        </w:r>
      </w:ins>
      <w:ins w:id="799" w:author="PR Preview" w:date="2026-01-01T00:00:00Z">
        <w:r>
          <w:t xml:space="preserve">.</w:t>
        </w:r>
      </w:ins>
    </w:p>
    <w:p>
      <w:pPr>
        <w:pStyle w:val="BodyText"/>
      </w:pPr>
      <w:ins w:id="800" w:author="PR Preview" w:date="2026-01-01T00:00:00Z">
        <w:r>
          <w:t xml:space="preserve">For example, the columns of</w:t>
        </w:r>
      </w:ins>
      <w:ins w:id="80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in</w:t>
        </w:r>
      </w:ins>
      <w:ins w:id="804" w:author="PR Preview" w:date="2026-01-01T00:00:00Z">
        <w:r>
          <w:t xml:space="preserve"> </w:t>
        </w:r>
      </w:ins>
      <w:hyperlink w:anchor="exm-orthogonal-matrix">
        <w:ins w:id="80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are</w:t>
        </w:r>
      </w:ins>
      <w:ins w:id="8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and</w:t>
        </w:r>
      </w:ins>
      <w:ins w:id="8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ins w:id="812" w:author="PR Preview" w:date="2026-01-01T00:00:00Z">
        <w:r>
          <w:t xml:space="preserve">.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The diagonal entries</w:t>
        </w:r>
      </w:ins>
      <w:ins w:id="815" w:author="PR Preview" w:date="2026-01-01T00:00:00Z">
        <w:r>
          <w:t xml:space="preserve"> </w:t>
        </w:r>
      </w:ins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of</w:t>
        </w:r>
      </w:ins>
      <w:ins w:id="81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are their squared norms,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and the off-diagonal entries</w:t>
        </w:r>
      </w:ins>
      <w:ins w:id="82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are their dot product.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Multiplying in the other order also gives</w:t>
        </w:r>
      </w:ins>
      <w:ins w:id="82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8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830" w:author="PR Preview" w:date="2026-01-01T00:00:00Z">
        <w:r>
          <w:t xml:space="preserve">So</w:t>
        </w:r>
      </w:ins>
      <w:ins w:id="83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32" w:author="PR Preview" w:date="2026-01-01T00:00:00Z">
        <w:r>
          <w:t xml:space="preserve">.</w:t>
        </w:r>
      </w:ins>
    </w:p>
    <w:bookmarkEnd w:id="49"/>
    <w:bookmarkStart w:id="50" w:name="thm-orthogonal-norm"/>
    <w:p>
      <w:pPr>
        <w:pStyle w:val="BodyText"/>
      </w:pPr>
      <w:ins w:id="833" w:author="PR Preview" w:date="2026-01-01T00:00:00Z">
        <w:r>
          <w:rPr>
            <w:b/>
            <w:bCs/>
          </w:rPr>
          <w:t xml:space="preserve">Theorem 5 (Orthogonal matrices preserve length)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If</w:t>
        </w:r>
      </w:ins>
      <w:ins w:id="83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is a</w:t>
        </w:r>
      </w:ins>
      <w:ins w:id="8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orthogonal matrix (</w:t>
        </w:r>
      </w:ins>
      <w:hyperlink w:anchor="def-orthogonal-matrix">
        <w:ins w:id="84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43" w:author="PR Preview" w:date="2026-01-01T00:00:00Z">
        <w:r>
          <w:t xml:space="preserve">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and</w:t>
        </w:r>
      </w:ins>
      <w:ins w:id="8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is a vector of length</w:t>
        </w:r>
      </w:ins>
      <w:ins w:id="849" w:author="PR Preview" w:date="2026-01-01T00:00:00Z">
        <w:r>
          <w:t xml:space="preserve"> </w:t>
        </w:r>
      </w:ins>
      <m:oMath>
        <m:r>
          <m:t>p</m:t>
        </m:r>
      </m:oMath>
      <w:ins w:id="85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ins w:id="851" w:author="PR Preview" w:date="2026-01-01T00:00:00Z">
        <w:r>
          <w:rPr>
            <w:i/>
            <w:iCs/>
          </w:rPr>
          <w:t xml:space="preserve">Proof</w:t>
        </w:r>
      </w:ins>
      <w:ins w:id="85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ins w:id="853" w:author="PR Preview" w:date="2026-01-01T00:00:00Z">
        <w:r>
          <w:t xml:space="preserve">Both norms are nonnegative square roots,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so equal squares give</w:t>
        </w:r>
      </w:ins>
      <w:ins w:id="85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857" w:author="PR Preview" w:date="2026-01-01T00:00:00Z">
        <w:r>
          <w:t xml:space="preserve">.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The second step is</w:t>
        </w:r>
      </w:ins>
      <w:ins w:id="860" w:author="PR Preview" w:date="2026-01-01T00:00:00Z">
        <w:r>
          <w:t xml:space="preserve"> </w:t>
        </w:r>
      </w:ins>
      <w:hyperlink r:id="rId51">
        <w:ins w:id="861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862" w:author="PR Preview" w:date="2026-01-01T00:00:00Z">
        <w:r>
          <w:t xml:space="preserve">,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the third is</w:t>
        </w:r>
      </w:ins>
      <w:ins w:id="865" w:author="PR Preview" w:date="2026-01-01T00:00:00Z">
        <w:r>
          <w:t xml:space="preserve"> </w:t>
        </w:r>
      </w:ins>
      <w:hyperlink r:id="rId32">
        <w:ins w:id="866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867" w:author="PR Preview" w:date="2026-01-01T00:00:00Z">
        <w:r>
          <w:t xml:space="preserve">,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and the fourth is</w:t>
        </w:r>
      </w:ins>
      <w:ins w:id="870" w:author="PR Preview" w:date="2026-01-01T00:00:00Z">
        <w:r>
          <w:t xml:space="preserve"> </w:t>
        </w:r>
      </w:ins>
      <w:hyperlink r:id="rId27">
        <w:ins w:id="87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872" w:author="PR Preview" w:date="2026-01-01T00:00:00Z">
        <w:r>
          <w:t xml:space="preserve">.</w:t>
        </w:r>
      </w:ins>
    </w:p>
    <w:bookmarkStart w:id="53" w:name="exm-orthogonal-norm"/>
    <w:p>
      <w:pPr>
        <w:pStyle w:val="BodyText"/>
      </w:pPr>
      <w:ins w:id="873" w:author="PR Preview" w:date="2026-01-01T00:00:00Z">
        <w:r>
          <w:rPr>
            <w:b/>
            <w:bCs/>
          </w:rPr>
          <w:t xml:space="preserve">Example 13 (Rotating a vector keeps its length)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With</w:t>
        </w:r>
      </w:ins>
      <w:ins w:id="87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from</w:t>
        </w:r>
      </w:ins>
      <w:ins w:id="879" w:author="PR Preview" w:date="2026-01-01T00:00:00Z">
        <w:r>
          <w:t xml:space="preserve"> </w:t>
        </w:r>
      </w:ins>
      <w:hyperlink w:anchor="exm-orthogonal-matrix">
        <w:ins w:id="880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and</w:t>
        </w:r>
      </w:ins>
      <w:ins w:id="8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from</w:t>
        </w:r>
      </w:ins>
      <w:ins w:id="886" w:author="PR Preview" w:date="2026-01-01T00:00:00Z">
        <w:r>
          <w:t xml:space="preserve"> </w:t>
        </w:r>
      </w:ins>
      <w:hyperlink r:id="rId52">
        <w:ins w:id="887" w:author="PR Preview" w:date="2026-01-01T00:00:00Z">
          <w:r>
            <w:rPr>
              <w:rStyle w:val="Hyperlink"/>
            </w:rPr>
            <w:t xml:space="preserve">Example 9 in Vectors</w:t>
          </w:r>
        </w:ins>
      </w:hyperlink>
      <w:ins w:id="8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ins w:id="889" w:author="PR Preview" w:date="2026-01-01T00:00:00Z">
        <w:r>
          <w:t xml:space="preserve">which is</w:t>
        </w:r>
      </w:ins>
      <w:ins w:id="89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891" w:author="PR Preview" w:date="2026-01-01T00:00:00Z">
        <w:r>
          <w:t xml:space="preserve">.</w:t>
        </w:r>
      </w:ins>
    </w:p>
    <w:bookmarkEnd w:id="53"/>
    <w:bookmarkEnd w:id="54"/>
    <w:bookmarkStart w:id="64" w:name="quadratic-forms"/>
    <w:p>
      <w:pPr>
        <w:pStyle w:val="Heading2"/>
      </w:pPr>
      <w:ins w:id="892" w:author="PR Preview" w:date="2026-01-01T00:00:00Z">
        <w:r>
          <w:t xml:space="preserve">2 Quadratic Forms</w:t>
        </w:r>
      </w:ins>
    </w:p>
    <w:bookmarkStart w:id="55" w:name="def-quadratic-form"/>
    <w:p>
      <w:pPr>
        <w:pStyle w:val="FirstParagraph"/>
      </w:pPr>
      <w:ins w:id="893" w:author="PR Preview" w:date="2026-01-01T00:00:00Z">
        <w:r>
          <w:rPr>
            <w:b/>
            <w:bCs/>
          </w:rPr>
          <w:t xml:space="preserve">Definition 11 (Quadratic form)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A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rPr>
            <w:b/>
            <w:bCs/>
          </w:rPr>
          <w:t xml:space="preserve">quadratic form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is a mathematical expression of the structure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ins w:id="900" w:author="PR Preview" w:date="2026-01-01T00:00:00Z">
        <w:r>
          <w:t xml:space="preserve">where</w:t>
        </w:r>
      </w:ins>
      <w:ins w:id="9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is a</w:t>
        </w:r>
      </w:ins>
      <w:ins w:id="9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vector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and</w:t>
        </w:r>
      </w:ins>
      <w:ins w:id="90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is a</w:t>
        </w:r>
      </w:ins>
      <w:ins w:id="9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matrix.</w:t>
        </w:r>
      </w:ins>
    </w:p>
    <w:bookmarkEnd w:id="55"/>
    <w:bookmarkStart w:id="58" w:name="rem-quadratic-forms-in-statistics"/>
    <w:p>
      <w:pPr>
        <w:pStyle w:val="BodyText"/>
      </w:pPr>
      <w:ins w:id="915" w:author="PR Preview" w:date="2026-01-01T00:00:00Z">
        <w:r>
          <w:rPr>
            <w:i/>
            <w:iCs/>
          </w:rPr>
          <w:t xml:space="preserve">Remark 6</w:t>
        </w:r>
      </w:ins>
      <w:ins w:id="916" w:author="PR Preview" w:date="2026-01-01T00:00:00Z">
        <w:r>
          <w:t xml:space="preserve"> (Quadratic forms in statistics). </w:t>
        </w:r>
      </w:ins>
      <w:ins w:id="917" w:author="PR Preview" w:date="2026-01-01T00:00:00Z">
        <w:r>
          <w:t xml:space="preserve">A quadratic form extends the scalar expression</w:t>
        </w:r>
      </w:ins>
      <w:ins w:id="918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to vectors: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with</w:t>
        </w:r>
      </w:ins>
      <w:ins w:id="9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and</w:t>
        </w:r>
      </w:ins>
      <w:ins w:id="92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ins w:id="927" w:author="PR Preview" w:date="2026-01-01T00:00:00Z">
        <w:r>
          <w:t xml:space="preserve">,</w:t>
        </w:r>
      </w:ins>
      <w:ins w:id="92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29" w:author="PR Preview" w:date="2026-01-01T00:00:00Z">
        <w:r>
          <w:t xml:space="preserve">.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With</w:t>
        </w:r>
      </w:ins>
      <w:ins w:id="93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3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934" w:author="PR Preview" w:date="2026-01-01T00:00:00Z">
        <w:r>
          <w:t xml:space="preserve">which is</w:t>
        </w:r>
      </w:ins>
      <w:ins w:id="93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at</w:t>
        </w:r>
      </w:ins>
      <w:ins w:id="9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39" w:author="PR Preview" w:date="2026-01-01T00:00:00Z">
        <w:r>
          <w:t xml:space="preserve">.</w:t>
        </w:r>
      </w:ins>
    </w:p>
    <w:p>
      <w:pPr>
        <w:pStyle w:val="BodyText"/>
      </w:pPr>
      <w:ins w:id="940" w:author="PR Preview" w:date="2026-01-01T00:00:00Z">
        <w:r>
          <w:t xml:space="preserve">Quadratic forms occur often in statistics:</w:t>
        </w:r>
      </w:ins>
    </w:p>
    <w:p>
      <w:pPr>
        <w:pStyle w:val="Compact"/>
        <w:numPr>
          <w:ilvl w:val="0"/>
          <w:numId w:val="1002"/>
        </w:numPr>
      </w:pPr>
      <w:ins w:id="941" w:author="PR Preview" w:date="2026-01-01T00:00:00Z">
        <w:r>
          <w:t xml:space="preserve">The residual sum of squares in linear regression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(see</w:t>
        </w:r>
      </w:ins>
      <w:ins w:id="944" w:author="PR Preview" w:date="2026-01-01T00:00:00Z">
        <w:r>
          <w:t xml:space="preserve"> </w:t>
        </w:r>
      </w:ins>
      <w:hyperlink r:id="rId56">
        <w:ins w:id="945" w:author="PR Preview" w:date="2026-01-01T00:00:00Z">
          <w:r>
            <w:rPr>
              <w:rStyle w:val="Hyperlink"/>
            </w:rPr>
            <w:t xml:space="preserve">Vector Calculus</w:t>
          </w:r>
        </w:ins>
      </w:hyperlink>
      <w:ins w:id="946" w:author="PR Preview" w:date="2026-01-01T00:00:00Z">
        <w:r>
          <w:t xml:space="preserve">)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is a quadratic form.</w:t>
        </w:r>
      </w:ins>
    </w:p>
    <w:p>
      <w:pPr>
        <w:pStyle w:val="Compact"/>
        <w:numPr>
          <w:ilvl w:val="0"/>
          <w:numId w:val="1002"/>
        </w:numPr>
      </w:pPr>
      <w:ins w:id="949" w:author="PR Preview" w:date="2026-01-01T00:00:00Z">
        <w:r>
          <w:t xml:space="preserve">The variance of a linear combination of estimates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(see</w:t>
        </w:r>
      </w:ins>
      <w:ins w:id="952" w:author="PR Preview" w:date="2026-01-01T00:00:00Z">
        <w:r>
          <w:t xml:space="preserve"> </w:t>
        </w:r>
      </w:ins>
      <w:hyperlink r:id="rId57">
        <w:ins w:id="953" w:author="PR Preview" w:date="2026-01-01T00:00:00Z">
          <w:r>
            <w:rPr>
              <w:rStyle w:val="Hyperlink"/>
            </w:rPr>
            <w:t xml:space="preserve">Inference about Gaussian Linear Regression Models</w:t>
          </w:r>
        </w:ins>
      </w:hyperlink>
      <w:ins w:id="954" w:author="PR Preview" w:date="2026-01-01T00:00:00Z">
        <w:r>
          <w:t xml:space="preserve">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is a quadratic form:</w:t>
        </w:r>
      </w:ins>
      <w:ins w:id="95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ins w:id="958" w:author="PR Preview" w:date="2026-01-01T00:00:00Z">
        <w:r>
          <w:t xml:space="preserve">.</w:t>
        </w:r>
      </w:ins>
    </w:p>
    <w:bookmarkEnd w:id="58"/>
    <w:bookmarkStart w:id="59" w:name="def-symmetric-part"/>
    <w:p>
      <w:pPr>
        <w:pStyle w:val="FirstParagraph"/>
      </w:pPr>
      <w:ins w:id="959" w:author="PR Preview" w:date="2026-01-01T00:00:00Z">
        <w:r>
          <w:rPr>
            <w:b/>
            <w:bCs/>
          </w:rPr>
          <w:t xml:space="preserve">Definition 12 (Symmetric part of a square matrix)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The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rPr>
            <w:b/>
            <w:bCs/>
          </w:rPr>
          <w:t xml:space="preserve">symmetric part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of a</w:t>
        </w:r>
      </w:ins>
      <w:ins w:id="9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matrix</w:t>
        </w:r>
      </w:ins>
      <w:ins w:id="96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ins w:id="972" w:author="PR Preview" w:date="2026-01-01T00:00:00Z">
        <w:r>
          <w:rPr>
            <w:b/>
            <w:bCs/>
          </w:rPr>
          <w:t xml:space="preserve">Example 14 (The symmetric part of a</w:t>
        </w:r>
      </w:ins>
      <w:ins w:id="973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974" w:author="PR Preview" w:date="2026-01-01T00:00:00Z">
        <w:r>
          <w:rPr>
            <w:b/>
            <w:bCs/>
          </w:rPr>
          <w:t xml:space="preserve"> </w:t>
        </w:r>
      </w:ins>
      <w:ins w:id="975" w:author="PR Preview" w:date="2026-01-01T00:00:00Z">
        <w:r>
          <w:rPr>
            <w:b/>
            <w:bCs/>
          </w:rPr>
          <w:t xml:space="preserve">matrix)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For</w:t>
        </w:r>
      </w:ins>
      <w:ins w:id="97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979" w:author="PR Preview" w:date="2026-01-01T00:00:00Z">
        <w:r>
          <w:t xml:space="preserve">,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the symmetric part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82" w:author="PR Preview" w:date="2026-01-01T00:00:00Z">
        <w:r>
          <w:t xml:space="preserve">which is symmetric.</w:t>
        </w:r>
      </w:ins>
    </w:p>
    <w:bookmarkEnd w:id="60"/>
    <w:bookmarkStart w:id="61" w:name="thm-quadratic-form-symmetric"/>
    <w:p>
      <w:pPr>
        <w:pStyle w:val="BodyText"/>
      </w:pPr>
      <w:ins w:id="983" w:author="PR Preview" w:date="2026-01-01T00:00:00Z">
        <w:r>
          <w:rPr>
            <w:b/>
            <w:bCs/>
          </w:rPr>
          <w:t xml:space="preserve">Theorem 6 (A quadratic form depends only on the symmetric part)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If</w:t>
        </w:r>
      </w:ins>
      <w:ins w:id="98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is a</w:t>
        </w:r>
      </w:ins>
      <w:ins w:id="9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matrix and</w:t>
        </w:r>
      </w:ins>
      <w:ins w:id="9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is a vector of length</w:t>
        </w:r>
      </w:ins>
      <w:ins w:id="995" w:author="PR Preview" w:date="2026-01-01T00:00:00Z">
        <w:r>
          <w:t xml:space="preserve"> </w:t>
        </w:r>
      </w:ins>
      <m:oMath>
        <m:r>
          <m:t>p</m:t>
        </m:r>
      </m:oMath>
      <w:ins w:id="996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97" w:author="PR Preview" w:date="2026-01-01T00:00:00Z">
        <w:r>
          <w:t xml:space="preserve">So the value of a quadratic form depends only on the symmetric part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(</w:t>
        </w:r>
      </w:ins>
      <w:hyperlink w:anchor="def-symmetric-part">
        <w:ins w:id="100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001" w:author="PR Preview" w:date="2026-01-01T00:00:00Z">
        <w:r>
          <w:t xml:space="preserve">) of</w:t>
        </w:r>
      </w:ins>
      <w:ins w:id="100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003" w:author="PR Preview" w:date="2026-01-01T00:00:00Z">
        <w:r>
          <w:t xml:space="preserve">.</w:t>
        </w:r>
      </w:ins>
    </w:p>
    <w:bookmarkEnd w:id="61"/>
    <w:p>
      <w:pPr>
        <w:pStyle w:val="BodyText"/>
      </w:pPr>
      <w:ins w:id="1004" w:author="PR Preview" w:date="2026-01-01T00:00:00Z">
        <w:r>
          <w:rPr>
            <w:i/>
            <w:iCs/>
          </w:rPr>
          <w:t xml:space="preserve">Proof</w:t>
        </w:r>
      </w:ins>
      <w:ins w:id="1005" w:author="PR Preview" w:date="2026-01-01T00:00:00Z">
        <w:r>
          <w:t xml:space="preserve">. </w:t>
        </w:r>
      </w:ins>
      <w:ins w:id="1006" w:author="PR Preview" w:date="2026-01-01T00:00:00Z">
        <w:r>
          <w:t xml:space="preserve">The quadratic form</w:t>
        </w:r>
      </w:ins>
      <w:ins w:id="100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is a</w:t>
        </w:r>
      </w:ins>
      <w:ins w:id="101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matrix,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so it equals its own transpose: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ins w:id="1015" w:author="PR Preview" w:date="2026-01-01T00:00:00Z">
        <w:r>
          <w:t xml:space="preserve">Averaging the two expressions for</w:t>
        </w:r>
      </w:ins>
      <w:ins w:id="101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01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ins w:id="1018" w:author="PR Preview" w:date="2026-01-01T00:00:00Z">
        <w:r>
          <w:t xml:space="preserve">The distributive step is</w:t>
        </w:r>
      </w:ins>
      <w:ins w:id="1019" w:author="PR Preview" w:date="2026-01-01T00:00:00Z">
        <w:r>
          <w:t xml:space="preserve"> </w:t>
        </w:r>
      </w:ins>
      <w:hyperlink r:id="rId62">
        <w:ins w:id="1020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1021" w:author="PR Preview" w:date="2026-01-01T00:00:00Z">
        <w:r>
          <w:t xml:space="preserve">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and the transpose step is</w:t>
        </w:r>
      </w:ins>
      <w:ins w:id="1024" w:author="PR Preview" w:date="2026-01-01T00:00:00Z">
        <w:r>
          <w:t xml:space="preserve"> </w:t>
        </w:r>
      </w:ins>
      <w:hyperlink r:id="rId32">
        <w:ins w:id="1025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026" w:author="PR Preview" w:date="2026-01-01T00:00:00Z">
        <w:r>
          <w:t xml:space="preserve">.</w:t>
        </w:r>
      </w:ins>
    </w:p>
    <w:bookmarkStart w:id="63" w:name="exm-quadratic-form-symmetric"/>
    <w:p>
      <w:pPr>
        <w:pStyle w:val="BodyText"/>
      </w:pPr>
      <w:ins w:id="1027" w:author="PR Preview" w:date="2026-01-01T00:00:00Z">
        <w:r>
          <w:rPr>
            <w:b/>
            <w:bCs/>
          </w:rPr>
          <w:t xml:space="preserve">Example 15 (Replacing a matrix by its symmetric part)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With</w:t>
        </w:r>
      </w:ins>
      <w:ins w:id="103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from</w:t>
        </w:r>
      </w:ins>
      <w:ins w:id="1033" w:author="PR Preview" w:date="2026-01-01T00:00:00Z">
        <w:r>
          <w:t xml:space="preserve"> </w:t>
        </w:r>
      </w:ins>
      <w:hyperlink w:anchor="exm-symmetric-part">
        <w:ins w:id="1034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and</w:t>
        </w:r>
      </w:ins>
      <w:ins w:id="10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ins w:id="1039" w:author="PR Preview" w:date="2026-01-01T00:00:00Z">
        <w:r>
          <w:t xml:space="preserve">Both quadratic forms equal the sum of their matrix’s entries,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because every entry of</w:t>
        </w:r>
      </w:ins>
      <w:ins w:id="10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is</w:t>
        </w:r>
      </w:ins>
      <w:ins w:id="1045" w:author="PR Preview" w:date="2026-01-01T00:00:00Z">
        <w:r>
          <w:t xml:space="preserve"> </w:t>
        </w:r>
      </w:ins>
      <m:oMath>
        <m:r>
          <m:t>1</m:t>
        </m:r>
      </m:oMath>
      <w:ins w:id="1046" w:author="PR Preview" w:date="2026-01-01T00:00:00Z">
        <w:r>
          <w:t xml:space="preserve">.</w:t>
        </w:r>
      </w:ins>
    </w:p>
    <w:bookmarkEnd w:id="63"/>
    <w:bookmarkEnd w:id="64"/>
    <w:bookmarkStart w:id="81" w:name="trace-and-matrix-inner-product"/>
    <w:p>
      <w:pPr>
        <w:pStyle w:val="Heading2"/>
      </w:pPr>
      <w:ins w:id="1047" w:author="PR Preview" w:date="2026-01-01T00:00:00Z">
        <w:r>
          <w:t xml:space="preserve">3 Trace and Matrix Inner Product</w:t>
        </w:r>
      </w:ins>
    </w:p>
    <w:bookmarkStart w:id="65" w:name="def-trace"/>
    <w:p>
      <w:pPr>
        <w:pStyle w:val="FirstParagraph"/>
      </w:pPr>
      <w:ins w:id="1048" w:author="PR Preview" w:date="2026-01-01T00:00:00Z">
        <w:r>
          <w:rPr>
            <w:b/>
            <w:bCs/>
          </w:rPr>
          <w:t xml:space="preserve">Definition 13 (Trace)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The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b/>
            <w:bCs/>
          </w:rPr>
          <w:t xml:space="preserve">trace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of a</w:t>
        </w:r>
      </w:ins>
      <w:ins w:id="10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matrix</w:t>
        </w:r>
      </w:ins>
      <w:ins w:id="1058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is the sum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ins w:id="1061" w:author="PR Preview" w:date="2026-01-01T00:00:00Z">
        <w:r>
          <w:rPr>
            <w:b/>
            <w:bCs/>
          </w:rPr>
          <w:t xml:space="preserve">Example 16 (The trace of a</w:t>
        </w:r>
      </w:ins>
      <w:ins w:id="106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63" w:author="PR Preview" w:date="2026-01-01T00:00:00Z">
        <w:r>
          <w:rPr>
            <w:b/>
            <w:bCs/>
          </w:rPr>
          <w:t xml:space="preserve"> </w:t>
        </w:r>
      </w:ins>
      <w:ins w:id="1064" w:author="PR Preview" w:date="2026-01-01T00:00:00Z">
        <w:r>
          <w:rPr>
            <w:b/>
            <w:bCs/>
          </w:rPr>
          <w:t xml:space="preserve">matrix)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ins w:id="1065" w:author="PR Preview" w:date="2026-01-01T00:00:00Z">
        <w:r>
          <w:rPr>
            <w:b/>
            <w:bCs/>
          </w:rPr>
          <w:t xml:space="preserve">Theorem 7 (The trace of a product does not depend on the order)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For an</w:t>
        </w:r>
      </w:ins>
      <w:ins w:id="106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matrix</w:t>
        </w:r>
      </w:ins>
      <w:ins w:id="10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and an</w:t>
        </w:r>
      </w:ins>
      <w:ins w:id="10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matrix</w:t>
        </w:r>
      </w:ins>
      <w:ins w:id="107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ins w:id="1079" w:author="PR Preview" w:date="2026-01-01T00:00:00Z">
        <w:r>
          <w:rPr>
            <w:i/>
            <w:iCs/>
          </w:rPr>
          <w:t xml:space="preserve">Proof</w:t>
        </w:r>
      </w:ins>
      <w:ins w:id="108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ins w:id="1081" w:author="PR Preview" w:date="2026-01-01T00:00:00Z">
        <w:r>
          <w:rPr>
            <w:b/>
            <w:bCs/>
          </w:rPr>
          <w:t xml:space="preserve">Example 17 (Traces of the two products of a</w:t>
        </w:r>
      </w:ins>
      <w:ins w:id="108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083" w:author="PR Preview" w:date="2026-01-01T00:00:00Z">
        <w:r>
          <w:rPr>
            <w:b/>
            <w:bCs/>
          </w:rPr>
          <w:t xml:space="preserve"> </w:t>
        </w:r>
      </w:ins>
      <w:ins w:id="1084" w:author="PR Preview" w:date="2026-01-01T00:00:00Z">
        <w:r>
          <w:rPr>
            <w:b/>
            <w:bCs/>
          </w:rPr>
          <w:t xml:space="preserve">and a</w:t>
        </w:r>
      </w:ins>
      <w:ins w:id="108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086" w:author="PR Preview" w:date="2026-01-01T00:00:00Z">
        <w:r>
          <w:rPr>
            <w:b/>
            <w:bCs/>
          </w:rPr>
          <w:t xml:space="preserve"> </w:t>
        </w:r>
      </w:ins>
      <w:ins w:id="1087" w:author="PR Preview" w:date="2026-01-01T00:00:00Z">
        <w:r>
          <w:rPr>
            <w:b/>
            <w:bCs/>
          </w:rPr>
          <w:t xml:space="preserve">matrix)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090" w:author="PR Preview" w:date="2026-01-01T00:00:00Z">
        <w:r>
          <w:t xml:space="preserve">The products are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091" w:author="PR Preview" w:date="2026-01-01T00:00:00Z">
        <w:r>
          <w:t xml:space="preserve">The trace needs only the diagonal entries.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For</w:t>
        </w:r>
      </w:ins>
      <w:ins w:id="10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095" w:author="PR Preview" w:date="2026-01-01T00:00:00Z">
        <w:r>
          <w:t xml:space="preserve">, which is</w:t>
        </w:r>
      </w:ins>
      <w:ins w:id="109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9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098" w:author="PR Preview" w:date="2026-01-01T00:00:00Z">
        <w:r>
          <w:t xml:space="preserve">For</w:t>
        </w:r>
      </w:ins>
      <w:ins w:id="109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1100" w:author="PR Preview" w:date="2026-01-01T00:00:00Z">
        <w:r>
          <w:t xml:space="preserve">, which is</w:t>
        </w:r>
      </w:ins>
      <w:ins w:id="110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11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103" w:author="PR Preview" w:date="2026-01-01T00:00:00Z">
        <w:r>
          <w:t xml:space="preserve">The products have different sizes, but their traces agree.</w:t>
        </w:r>
      </w:ins>
    </w:p>
    <w:bookmarkEnd w:id="68"/>
    <w:bookmarkStart w:id="69" w:name="rem-trace-cyclic-triple"/>
    <w:p>
      <w:pPr>
        <w:pStyle w:val="BodyText"/>
      </w:pPr>
      <w:ins w:id="1104" w:author="PR Preview" w:date="2026-01-01T00:00:00Z">
        <w:r>
          <w:rPr>
            <w:i/>
            <w:iCs/>
          </w:rPr>
          <w:t xml:space="preserve">Remark 7</w:t>
        </w:r>
      </w:ins>
      <w:ins w:id="1105" w:author="PR Preview" w:date="2026-01-01T00:00:00Z">
        <w:r>
          <w:t xml:space="preserve"> (Moving a factor of a triple product). </w:t>
        </w:r>
      </w:ins>
      <w:ins w:id="1106" w:author="PR Preview" w:date="2026-01-01T00:00:00Z">
        <w:r>
          <w:t xml:space="preserve">Let</w:t>
        </w:r>
      </w:ins>
      <w:ins w:id="11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be</w:t>
        </w:r>
      </w:ins>
      <w:ins w:id="111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11" w:author="PR Preview" w:date="2026-01-01T00:00:00Z">
        <w:r>
          <w:t xml:space="preserve">,</w:t>
        </w:r>
      </w:ins>
      <w:ins w:id="111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be</w:t>
        </w:r>
      </w:ins>
      <w:ins w:id="11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1116" w:author="PR Preview" w:date="2026-01-01T00:00:00Z">
        <w:r>
          <w:t xml:space="preserve">,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and</w:t>
        </w:r>
      </w:ins>
      <w:ins w:id="111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be</w:t>
        </w:r>
      </w:ins>
      <w:ins w:id="112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123" w:author="PR Preview" w:date="2026-01-01T00:00:00Z">
        <w:r>
          <w:t xml:space="preserve">,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so that</w:t>
        </w:r>
      </w:ins>
      <w:ins w:id="11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is</w:t>
        </w:r>
      </w:ins>
      <w:ins w:id="112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and</w:t>
        </w:r>
      </w:ins>
      <w:ins w:id="11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is square.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Applying</w:t>
        </w:r>
      </w:ins>
      <w:ins w:id="1137" w:author="PR Preview" w:date="2026-01-01T00:00:00Z">
        <w:r>
          <w:t xml:space="preserve"> </w:t>
        </w:r>
      </w:ins>
      <w:hyperlink w:anchor="thm-trace-cyclic">
        <w:ins w:id="113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to the</w:t>
        </w:r>
      </w:ins>
      <w:ins w:id="114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matrix</w:t>
        </w:r>
      </w:ins>
      <w:ins w:id="11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and the</w:t>
        </w:r>
      </w:ins>
      <w:ins w:id="114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matrix</w:t>
        </w:r>
      </w:ins>
      <w:ins w:id="115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moves the last factor of the triple product to the front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(Banerjee and Roy 2014, chap. 1, Theorem 1.5 and eq. 1.17, p. 19)</w:t>
        </w:r>
      </w:ins>
      <w:ins w:id="11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ins w:id="1156" w:author="PR Preview" w:date="2026-01-01T00:00:00Z">
        <w:r>
          <w:t xml:space="preserve">For example, 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15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15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159" w:author="PR Preview" w:date="2026-01-01T00:00:00Z">
        <w:r>
          <w:t xml:space="preserve">and both traces are the same: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ins w:id="116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ins w:id="1161" w:author="PR Preview" w:date="2026-01-01T00:00:00Z">
        <w:r>
          <w:rPr>
            <w:b/>
            <w:bCs/>
          </w:rPr>
          <w:t xml:space="preserve">Definition 14 (Matrix inner product)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The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rPr>
            <w:b/>
            <w:bCs/>
          </w:rPr>
          <w:t xml:space="preserve">inner product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of two</w:t>
        </w:r>
      </w:ins>
      <w:ins w:id="11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matrices</w:t>
        </w:r>
      </w:ins>
      <w:ins w:id="11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and</w:t>
        </w:r>
      </w:ins>
      <w:ins w:id="117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ins w:id="1177" w:author="PR Preview" w:date="2026-01-01T00:00:00Z">
        <w:r>
          <w:t xml:space="preserve">Banerjee and Roy (2014, chap. 15, eq. 15.7, p. 491)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defines the same inner product on</w:t>
        </w:r>
      </w:ins>
      <w:ins w:id="11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matrices with the trace.</w:t>
        </w:r>
      </w:ins>
    </w:p>
    <w:bookmarkStart w:id="71" w:name="thm-matrix-inner-product-entries"/>
    <w:p>
      <w:pPr>
        <w:pStyle w:val="BodyText"/>
      </w:pPr>
      <w:ins w:id="1183" w:author="PR Preview" w:date="2026-01-01T00:00:00Z">
        <w:r>
          <w:rPr>
            <w:b/>
            <w:bCs/>
          </w:rPr>
          <w:t xml:space="preserve">Theorem 8 (The matrix inner product multiplies matching entries)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For two</w:t>
        </w:r>
      </w:ins>
      <w:ins w:id="11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matrices</w:t>
        </w:r>
      </w:ins>
      <w:ins w:id="11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and</w:t>
        </w:r>
      </w:ins>
      <w:ins w:id="11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ins w:id="1194" w:author="PR Preview" w:date="2026-01-01T00:00:00Z">
        <w:r>
          <w:rPr>
            <w:i/>
            <w:iCs/>
          </w:rPr>
          <w:t xml:space="preserve">Proof</w:t>
        </w:r>
      </w:ins>
      <w:ins w:id="119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ins w:id="1196" w:author="PR Preview" w:date="2026-01-01T00:00:00Z">
        <w:r>
          <w:rPr>
            <w:b/>
            <w:bCs/>
          </w:rPr>
          <w:t xml:space="preserve">Example 18 (The inner product of two</w:t>
        </w:r>
      </w:ins>
      <w:ins w:id="119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198" w:author="PR Preview" w:date="2026-01-01T00:00:00Z">
        <w:r>
          <w:rPr>
            <w:b/>
            <w:bCs/>
          </w:rPr>
          <w:t xml:space="preserve"> </w:t>
        </w:r>
      </w:ins>
      <w:ins w:id="1199" w:author="PR Preview" w:date="2026-01-01T00:00:00Z">
        <w:r>
          <w:rPr>
            <w:b/>
            <w:bCs/>
          </w:rPr>
          <w:t xml:space="preserve">matrices)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202" w:author="PR Preview" w:date="2026-01-01T00:00:00Z">
        <w:r>
          <w:t xml:space="preserve">From</w:t>
        </w:r>
      </w:ins>
      <w:ins w:id="1203" w:author="PR Preview" w:date="2026-01-01T00:00:00Z">
        <w:r>
          <w:t xml:space="preserve"> </w:t>
        </w:r>
      </w:ins>
      <w:hyperlink w:anchor="def-matrix-inner-product">
        <w:ins w:id="120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206" w:author="PR Preview" w:date="2026-01-01T00:00:00Z">
        <w:r>
          <w:t xml:space="preserve">From</w:t>
        </w:r>
      </w:ins>
      <w:ins w:id="1207" w:author="PR Preview" w:date="2026-01-01T00:00:00Z">
        <w:r>
          <w:t xml:space="preserve"> </w:t>
        </w:r>
      </w:ins>
      <w:hyperlink w:anchor="thm-matrix-inner-product-entries">
        <w:ins w:id="120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0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ins w:id="1210" w:author="PR Preview" w:date="2026-01-01T00:00:00Z">
        <w:r>
          <w:rPr>
            <w:i/>
            <w:iCs/>
          </w:rPr>
          <w:t xml:space="preserve">Remark 8</w:t>
        </w:r>
      </w:ins>
      <w:ins w:id="1211" w:author="PR Preview" w:date="2026-01-01T00:00:00Z">
        <w:r>
          <w:t xml:space="preserve"> (The matrix inner product as a dot product). </w:t>
        </w:r>
      </w:ins>
      <w:hyperlink w:anchor="thm-matrix-inner-product-entries">
        <w:ins w:id="121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says that the matrix inner product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is the dot product (</w:t>
        </w:r>
      </w:ins>
      <w:hyperlink r:id="rId73">
        <w:ins w:id="1217" w:author="PR Preview" w:date="2026-01-01T00:00:00Z">
          <w:r>
            <w:rPr>
              <w:rStyle w:val="Hyperlink"/>
            </w:rPr>
            <w:t xml:space="preserve">Definition 7 in Vectors</w:t>
          </w:r>
        </w:ins>
      </w:hyperlink>
      <w:ins w:id="1218" w:author="PR Preview" w:date="2026-01-01T00:00:00Z">
        <w:r>
          <w:t xml:space="preserve">) of the two matrices’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entries, each listed as one vector of length</w:t>
        </w:r>
      </w:ins>
      <w:ins w:id="1221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222" w:author="PR Preview" w:date="2026-01-01T00:00:00Z">
        <w:r>
          <w:t xml:space="preserve">,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with both matrices’ entries listed in the same order.</w:t>
        </w:r>
      </w:ins>
    </w:p>
    <w:p>
      <w:pPr>
        <w:pStyle w:val="BodyText"/>
      </w:pPr>
      <w:ins w:id="1225" w:author="PR Preview" w:date="2026-01-01T00:00:00Z">
        <w:r>
          <w:t xml:space="preserve">For example, listing the entries of</w:t>
        </w:r>
      </w:ins>
      <w:ins w:id="12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and</w:t>
        </w:r>
      </w:ins>
      <w:ins w:id="122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in</w:t>
        </w:r>
      </w:ins>
      <w:ins w:id="1232" w:author="PR Preview" w:date="2026-01-01T00:00:00Z">
        <w:r>
          <w:t xml:space="preserve"> </w:t>
        </w:r>
      </w:ins>
      <w:hyperlink w:anchor="exm-matrix-inner-product">
        <w:ins w:id="123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row by row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gives</w:t>
        </w:r>
      </w:ins>
      <w:ins w:id="12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and</w:t>
        </w:r>
      </w:ins>
      <w:ins w:id="12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42" w:author="PR Preview" w:date="2026-01-01T00:00:00Z">
        <w:r>
          <w:t xml:space="preserve">,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ins w:id="1245" w:author="PR Preview" w:date="2026-01-01T00:00:00Z">
        <w:r>
          <w:rPr>
            <w:b/>
            <w:bCs/>
          </w:rPr>
          <w:t xml:space="preserve">Definition 15 (Frobenius norm)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The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rPr>
            <w:b/>
            <w:bCs/>
          </w:rPr>
          <w:t xml:space="preserve">Frobenius norm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of an</w:t>
        </w:r>
      </w:ins>
      <w:ins w:id="12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matrix</w:t>
        </w:r>
      </w:ins>
      <w:ins w:id="12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ins w:id="1258" w:author="PR Preview" w:date="2026-01-01T00:00:00Z">
        <w:r>
          <w:t xml:space="preserve">where</w:t>
        </w:r>
      </w:ins>
      <w:ins w:id="1259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is the matrix inner product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(</w:t>
        </w:r>
      </w:ins>
      <w:hyperlink w:anchor="def-matrix-inner-product">
        <w:ins w:id="126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65" w:author="PR Preview" w:date="2026-01-01T00:00:00Z">
        <w:r>
          <w:t xml:space="preserve">).</w:t>
        </w:r>
      </w:ins>
    </w:p>
    <w:bookmarkEnd w:id="75"/>
    <w:bookmarkStart w:id="76" w:name="exm-frobenius-norm"/>
    <w:p>
      <w:pPr>
        <w:pStyle w:val="BodyText"/>
      </w:pPr>
      <w:ins w:id="1266" w:author="PR Preview" w:date="2026-01-01T00:00:00Z">
        <w:r>
          <w:rPr>
            <w:b/>
            <w:bCs/>
          </w:rPr>
          <w:t xml:space="preserve">Example 19 (The Frobenius norm of a</w:t>
        </w:r>
      </w:ins>
      <w:ins w:id="126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268" w:author="PR Preview" w:date="2026-01-01T00:00:00Z">
        <w:r>
          <w:rPr>
            <w:b/>
            <w:bCs/>
          </w:rPr>
          <w:t xml:space="preserve"> </w:t>
        </w:r>
      </w:ins>
      <w:ins w:id="1269" w:author="PR Preview" w:date="2026-01-01T00:00:00Z">
        <w:r>
          <w:rPr>
            <w:b/>
            <w:bCs/>
          </w:rPr>
          <w:t xml:space="preserve">matrix)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For</w:t>
        </w:r>
      </w:ins>
      <w:ins w:id="12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2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274" w:author="PR Preview" w:date="2026-01-01T00:00:00Z">
        <w:r>
          <w:t xml:space="preserve">The second step is</w:t>
        </w:r>
      </w:ins>
      <w:ins w:id="1275" w:author="PR Preview" w:date="2026-01-01T00:00:00Z">
        <w:r>
          <w:t xml:space="preserve"> </w:t>
        </w:r>
      </w:ins>
      <w:hyperlink w:anchor="thm-matrix-inner-product-entries">
        <w:ins w:id="1276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77" w:author="PR Preview" w:date="2026-01-01T00:00:00Z">
        <w:r>
          <w:t xml:space="preserve">.</w:t>
        </w:r>
      </w:ins>
    </w:p>
    <w:bookmarkEnd w:id="76"/>
    <w:bookmarkStart w:id="78" w:name="rem-frobenius-norm-entries"/>
    <w:p>
      <w:pPr>
        <w:pStyle w:val="BodyText"/>
      </w:pPr>
      <w:ins w:id="1278" w:author="PR Preview" w:date="2026-01-01T00:00:00Z">
        <w:r>
          <w:rPr>
            <w:i/>
            <w:iCs/>
          </w:rPr>
          <w:t xml:space="preserve">Remark 9</w:t>
        </w:r>
      </w:ins>
      <w:ins w:id="1279" w:author="PR Preview" w:date="2026-01-01T00:00:00Z">
        <w:r>
          <w:t xml:space="preserve"> (The Frobenius norm is the Euclidean norm of the entries). </w:t>
        </w:r>
      </w:ins>
      <w:ins w:id="1280" w:author="PR Preview" w:date="2026-01-01T00:00:00Z">
        <w:r>
          <w:t xml:space="preserve">By</w:t>
        </w:r>
      </w:ins>
      <w:ins w:id="1281" w:author="PR Preview" w:date="2026-01-01T00:00:00Z">
        <w:r>
          <w:t xml:space="preserve"> </w:t>
        </w:r>
      </w:ins>
      <w:hyperlink w:anchor="thm-matrix-inner-product-entries">
        <w:ins w:id="128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83" w:author="PR Preview" w:date="2026-01-01T00:00:00Z">
        <w:r>
          <w:t xml:space="preserve">,</w:t>
        </w:r>
      </w:ins>
      <w:ins w:id="128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a sum of squares, so the square root is always defined.</w:t>
        </w:r>
      </w:ins>
      <w:ins w:id="128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is the Euclidean norm (</w:t>
        </w:r>
      </w:ins>
      <w:hyperlink r:id="rId77">
        <w:ins w:id="1291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292" w:author="PR Preview" w:date="2026-01-01T00:00:00Z">
        <w:r>
          <w:t xml:space="preserve">)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of the entries of</w:t>
        </w:r>
      </w:ins>
      <w:ins w:id="12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96" w:author="PR Preview" w:date="2026-01-01T00:00:00Z">
        <w:r>
          <w:t xml:space="preserve">, listed as one vector of length</w:t>
        </w:r>
      </w:ins>
      <w:ins w:id="1297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(Banerjee and Roy 2014, chap. 15, Definition 15.4, p. 492)</w:t>
        </w:r>
      </w:ins>
      <w:ins w:id="1300" w:author="PR Preview" w:date="2026-01-01T00:00:00Z">
        <w:r>
          <w:t xml:space="preserve">.</w:t>
        </w:r>
      </w:ins>
    </w:p>
    <w:p>
      <w:pPr>
        <w:pStyle w:val="BodyText"/>
      </w:pPr>
      <w:ins w:id="1301" w:author="PR Preview" w:date="2026-01-01T00:00:00Z">
        <w:r>
          <w:t xml:space="preserve">For example, listing the entries of</w:t>
        </w:r>
      </w:ins>
      <w:ins w:id="13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in</w:t>
        </w:r>
      </w:ins>
      <w:ins w:id="1305" w:author="PR Preview" w:date="2026-01-01T00:00:00Z">
        <w:r>
          <w:t xml:space="preserve"> </w:t>
        </w:r>
      </w:ins>
      <w:hyperlink w:anchor="exm-frobenius-norm">
        <w:ins w:id="1306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row by row gives the vector</w:t>
        </w:r>
      </w:ins>
      <w:ins w:id="1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of length</w:t>
        </w:r>
      </w:ins>
      <w:ins w:id="131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1313" w:author="PR Preview" w:date="2026-01-01T00:00:00Z">
        <w:r>
          <w:t xml:space="preserve">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ins w:id="1316" w:author="PR Preview" w:date="2026-01-01T00:00:00Z">
        <w:r>
          <w:rPr>
            <w:b/>
            <w:bCs/>
          </w:rPr>
          <w:t xml:space="preserve">Theorem 9 (The squared Frobenius norm adds up the squared column norms)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If</w:t>
        </w:r>
      </w:ins>
      <w:ins w:id="13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is an</w:t>
        </w:r>
      </w:ins>
      <w:ins w:id="13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matrix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with columns</w:t>
        </w:r>
      </w:ins>
      <w:ins w:id="132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ins w:id="132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ins w:id="1329" w:author="PR Preview" w:date="2026-01-01T00:00:00Z">
        <w:r>
          <w:rPr>
            <w:i/>
            <w:iCs/>
          </w:rPr>
          <w:t xml:space="preserve">Proof</w:t>
        </w:r>
      </w:ins>
      <w:ins w:id="1330" w:author="PR Preview" w:date="2026-01-01T00:00:00Z">
        <w:r>
          <w:t xml:space="preserve">. </w:t>
        </w:r>
      </w:ins>
      <w:ins w:id="1331" w:author="PR Preview" w:date="2026-01-01T00:00:00Z">
        <w:r>
          <w:t xml:space="preserve">Entry</w:t>
        </w:r>
      </w:ins>
      <w:ins w:id="1332" w:author="PR Preview" w:date="2026-01-01T00:00:00Z">
        <w:r>
          <w:t xml:space="preserve"> </w:t>
        </w:r>
      </w:ins>
      <m:oMath>
        <m:r>
          <m:t>i</m:t>
        </m:r>
      </m:oMath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of</w:t>
        </w:r>
      </w:ins>
      <w:ins w:id="13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is</w:t>
        </w:r>
      </w:ins>
      <w:ins w:id="133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339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ins w:id="1340" w:author="PR Preview" w:date="2026-01-01T00:00:00Z">
        <w:r>
          <w:rPr>
            <w:b/>
            <w:bCs/>
          </w:rPr>
          <w:t xml:space="preserve">Example 20 (The Frobenius norm of a</w:t>
        </w:r>
      </w:ins>
      <w:ins w:id="1341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342" w:author="PR Preview" w:date="2026-01-01T00:00:00Z">
        <w:r>
          <w:rPr>
            <w:b/>
            <w:bCs/>
          </w:rPr>
          <w:t xml:space="preserve"> </w:t>
        </w:r>
      </w:ins>
      <w:ins w:id="1343" w:author="PR Preview" w:date="2026-01-01T00:00:00Z">
        <w:r>
          <w:rPr>
            <w:b/>
            <w:bCs/>
          </w:rPr>
          <w:t xml:space="preserve">matrix, column by column)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The matrix</w:t>
        </w:r>
      </w:ins>
      <w:ins w:id="13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in</w:t>
        </w:r>
      </w:ins>
      <w:ins w:id="1349" w:author="PR Preview" w:date="2026-01-01T00:00:00Z">
        <w:r>
          <w:t xml:space="preserve"> </w:t>
        </w:r>
      </w:ins>
      <w:hyperlink w:anchor="exm-frobenius-norm">
        <w:ins w:id="1350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has columns</w:t>
        </w:r>
      </w:ins>
      <w:ins w:id="135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and</w:t>
        </w:r>
      </w:ins>
      <w:ins w:id="135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57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358" w:author="PR Preview" w:date="2026-01-01T00:00:00Z">
        <w:r>
          <w:t xml:space="preserve">which matches</w:t>
        </w:r>
      </w:ins>
      <w:ins w:id="135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from</w:t>
        </w:r>
      </w:ins>
      <w:ins w:id="1362" w:author="PR Preview" w:date="2026-01-01T00:00:00Z">
        <w:r>
          <w:t xml:space="preserve"> </w:t>
        </w:r>
      </w:ins>
      <w:hyperlink w:anchor="exm-frobenius-norm">
        <w:ins w:id="1363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364" w:author="PR Preview" w:date="2026-01-01T00:00:00Z">
        <w:r>
          <w:t xml:space="preserve">.</w:t>
        </w:r>
      </w:ins>
    </w:p>
    <w:bookmarkEnd w:id="80"/>
    <w:bookmarkEnd w:id="81"/>
    <w:bookmarkStart w:id="112" w:name="matrix-decompositions"/>
    <w:p>
      <w:pPr>
        <w:pStyle w:val="Heading2"/>
      </w:pPr>
      <w:ins w:id="1365" w:author="PR Preview" w:date="2026-01-01T00:00:00Z">
        <w:r>
          <w:t xml:space="preserve">4 Matrix Decompositions</w:t>
        </w:r>
      </w:ins>
    </w:p>
    <w:bookmarkStart w:id="82" w:name="def-eigenvalue"/>
    <w:p>
      <w:pPr>
        <w:pStyle w:val="FirstParagraph"/>
      </w:pPr>
      <w:ins w:id="1366" w:author="PR Preview" w:date="2026-01-01T00:00:00Z">
        <w:r>
          <w:rPr>
            <w:b/>
            <w:bCs/>
          </w:rPr>
          <w:t xml:space="preserve">Definition 16 (Eigenvalue and eigenvector)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Let</w:t>
        </w:r>
      </w:ins>
      <w:ins w:id="13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be a</w:t>
        </w:r>
      </w:ins>
      <w:ins w:id="137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matrix.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A real number</w:t>
        </w:r>
      </w:ins>
      <w:ins w:id="1377" w:author="PR Preview" w:date="2026-01-01T00:00:00Z">
        <w:r>
          <w:t xml:space="preserve"> </w:t>
        </w:r>
      </w:ins>
      <m:oMath>
        <m:r>
          <m:t>λ</m:t>
        </m:r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is an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rPr>
            <w:b/>
            <w:bCs/>
          </w:rPr>
          <w:t xml:space="preserve">eigenvalue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of</w:t>
        </w:r>
      </w:ins>
      <w:ins w:id="13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if some real vector</w:t>
        </w:r>
      </w:ins>
      <w:ins w:id="13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of length</w:t>
        </w:r>
      </w:ins>
      <w:ins w:id="1390" w:author="PR Preview" w:date="2026-01-01T00:00:00Z">
        <w:r>
          <w:t xml:space="preserve"> </w:t>
        </w:r>
      </w:ins>
      <m:oMath>
        <m:r>
          <m:t>p</m:t>
        </m:r>
      </m:oMath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ins w:id="1393" w:author="PR Preview" w:date="2026-01-01T00:00:00Z">
        <w:r>
          <w:t xml:space="preserve">Any such</w:t>
        </w:r>
      </w:ins>
      <w:ins w:id="13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is an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rPr>
            <w:b/>
            <w:bCs/>
          </w:rPr>
          <w:t xml:space="preserve">eigenvector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of</w:t>
        </w:r>
      </w:ins>
      <w:ins w:id="14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for</w:t>
        </w:r>
      </w:ins>
      <w:ins w:id="1404" w:author="PR Preview" w:date="2026-01-01T00:00:00Z">
        <w:r>
          <w:t xml:space="preserve"> </w:t>
        </w:r>
      </w:ins>
      <m:oMath>
        <m:r>
          <m:t>λ</m:t>
        </m:r>
      </m:oMath>
      <w:ins w:id="1405" w:author="PR Preview" w:date="2026-01-01T00:00:00Z">
        <w:r>
          <w:t xml:space="preserve">.</w:t>
        </w:r>
      </w:ins>
    </w:p>
    <w:bookmarkEnd w:id="82"/>
    <w:bookmarkStart w:id="83" w:name="exm-eigenvalue"/>
    <w:p>
      <w:pPr>
        <w:pStyle w:val="BodyText"/>
      </w:pPr>
      <w:ins w:id="1406" w:author="PR Preview" w:date="2026-01-01T00:00:00Z">
        <w:r>
          <w:rPr>
            <w:b/>
            <w:bCs/>
          </w:rPr>
          <w:t xml:space="preserve">Example 21 (Eigenvectors of a</w:t>
        </w:r>
      </w:ins>
      <w:ins w:id="140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408" w:author="PR Preview" w:date="2026-01-01T00:00:00Z">
        <w:r>
          <w:rPr>
            <w:b/>
            <w:bCs/>
          </w:rPr>
          <w:t xml:space="preserve"> </w:t>
        </w:r>
      </w:ins>
      <w:ins w:id="1409" w:author="PR Preview" w:date="2026-01-01T00:00:00Z">
        <w:r>
          <w:rPr>
            <w:b/>
            <w:bCs/>
          </w:rPr>
          <w:t xml:space="preserve">matrix)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Let</w:t>
        </w:r>
      </w:ins>
      <w:ins w:id="14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413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is an eigenvector for the eigenvalue</w:t>
        </w:r>
      </w:ins>
      <w:ins w:id="1416" w:author="PR Preview" w:date="2026-01-01T00:00:00Z">
        <w:r>
          <w:t xml:space="preserve"> </w:t>
        </w:r>
      </w:ins>
      <m:oMath>
        <m:r>
          <m:t>3</m:t>
        </m:r>
      </m:oMath>
      <w:ins w:id="141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is an eigenvector for the eigenvalue</w:t>
        </w:r>
      </w:ins>
      <w:ins w:id="1420" w:author="PR Preview" w:date="2026-01-01T00:00:00Z">
        <w:r>
          <w:t xml:space="preserve"> </w:t>
        </w:r>
      </w:ins>
      <m:oMath>
        <m:r>
          <m:t>1</m:t>
        </m:r>
      </m:oMath>
      <w:ins w:id="14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ins w:id="1422" w:author="PR Preview" w:date="2026-01-01T00:00:00Z">
        <w:r>
          <w:rPr>
            <w:i/>
            <w:iCs/>
          </w:rPr>
          <w:t xml:space="preserve">Remark 10</w:t>
        </w:r>
      </w:ins>
      <w:ins w:id="1423" w:author="PR Preview" w:date="2026-01-01T00:00:00Z">
        <w:r>
          <w:t xml:space="preserve"> (Multiples of an eigenvector). </w:t>
        </w:r>
      </w:ins>
      <w:ins w:id="1424" w:author="PR Preview" w:date="2026-01-01T00:00:00Z">
        <w:r>
          <w:t xml:space="preserve">Multiplying by</w:t>
        </w:r>
      </w:ins>
      <w:ins w:id="14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rescales an eigenvector by</w:t>
        </w:r>
      </w:ins>
      <w:ins w:id="1428" w:author="PR Preview" w:date="2026-01-01T00:00:00Z">
        <w:r>
          <w:t xml:space="preserve"> </w:t>
        </w:r>
      </w:ins>
      <m:oMath>
        <m:r>
          <m:t>λ</m:t>
        </m:r>
      </m:oMath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and does not change the line it lies on.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Any nonzero multiple</w:t>
        </w:r>
      </w:ins>
      <w:ins w:id="1433" w:author="PR Preview" w:date="2026-01-01T00:00:00Z">
        <w:r>
          <w:t xml:space="preserve"> 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of an eigenvector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is also an eigenvector for the same</w:t>
        </w:r>
      </w:ins>
      <w:ins w:id="1438" w:author="PR Preview" w:date="2026-01-01T00:00:00Z">
        <w:r>
          <w:t xml:space="preserve"> </w:t>
        </w:r>
      </w:ins>
      <m:oMath>
        <m:r>
          <m:t>λ</m:t>
        </m:r>
      </m:oMath>
      <w:ins w:id="14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ins w:id="1440" w:author="PR Preview" w:date="2026-01-01T00:00:00Z">
        <w:r>
          <w:t xml:space="preserve">For example, in</w:t>
        </w:r>
      </w:ins>
      <w:ins w:id="1441" w:author="PR Preview" w:date="2026-01-01T00:00:00Z">
        <w:r>
          <w:t xml:space="preserve"> </w:t>
        </w:r>
      </w:ins>
      <w:hyperlink w:anchor="exm-eigenvalue">
        <w:ins w:id="1442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443" w:author="PR Preview" w:date="2026-01-01T00:00:00Z">
        <w:r>
          <w:t xml:space="preserve">,</w:t>
        </w:r>
      </w:ins>
      <w:ins w:id="1444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is also an eigenvector for the eigenvalue</w:t>
        </w:r>
      </w:ins>
      <w:ins w:id="1447" w:author="PR Preview" w:date="2026-01-01T00:00:00Z">
        <w:r>
          <w:t xml:space="preserve"> </w:t>
        </w:r>
      </w:ins>
      <m:oMath>
        <m:r>
          <m:t>3</m:t>
        </m:r>
      </m:oMath>
      <w:ins w:id="14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ins w:id="1449" w:author="PR Preview" w:date="2026-01-01T00:00:00Z">
        <w:r>
          <w:rPr>
            <w:b/>
            <w:bCs/>
          </w:rPr>
          <w:t xml:space="preserve">Example 22 (A vector that is not an eigenvector)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For the same</w:t>
        </w:r>
      </w:ins>
      <w:ins w:id="14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53" w:author="PR Preview" w:date="2026-01-01T00:00:00Z">
        <w:r>
          <w:t xml:space="preserve">,</w:t>
        </w:r>
      </w:ins>
      <w:ins w:id="14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is not an eigenvector: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457" w:author="PR Preview" w:date="2026-01-01T00:00:00Z">
        <w:r>
          <w:t xml:space="preserve">and no number</w:t>
        </w:r>
      </w:ins>
      <w:ins w:id="1458" w:author="PR Preview" w:date="2026-01-01T00:00:00Z">
        <w:r>
          <w:t xml:space="preserve"> </w:t>
        </w:r>
      </w:ins>
      <m:oMath>
        <m:r>
          <m:t>λ</m:t>
        </m:r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gives</w:t>
        </w:r>
      </w:ins>
      <w:ins w:id="14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62" w:author="PR Preview" w:date="2026-01-01T00:00:00Z">
        <w:r>
          <w:t xml:space="preserve">,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because the second entries would need</w:t>
        </w:r>
      </w:ins>
      <w:ins w:id="14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ins w:id="1466" w:author="PR Preview" w:date="2026-01-01T00:00:00Z">
        <w:r>
          <w:t xml:space="preserve">.</w:t>
        </w:r>
      </w:ins>
    </w:p>
    <w:bookmarkEnd w:id="85"/>
    <w:bookmarkStart w:id="87" w:name="rem-real-eigenvalues"/>
    <w:p>
      <w:pPr>
        <w:pStyle w:val="BodyText"/>
      </w:pPr>
      <w:ins w:id="1467" w:author="PR Preview" w:date="2026-01-01T00:00:00Z">
        <w:r>
          <w:rPr>
            <w:i/>
            <w:iCs/>
          </w:rPr>
          <w:t xml:space="preserve">Remark 11</w:t>
        </w:r>
      </w:ins>
      <w:ins w:id="1468" w:author="PR Preview" w:date="2026-01-01T00:00:00Z">
        <w:r>
          <w:t xml:space="preserve"> (Real and complex eigenvalues). </w:t>
        </w:r>
      </w:ins>
      <w:ins w:id="1469" w:author="PR Preview" w:date="2026-01-01T00:00:00Z">
        <w:r>
          <w:t xml:space="preserve">These notes take</w:t>
        </w:r>
      </w:ins>
      <w:ins w:id="1470" w:author="PR Preview" w:date="2026-01-01T00:00:00Z">
        <w:r>
          <w:t xml:space="preserve"> </w:t>
        </w:r>
      </w:ins>
      <m:oMath>
        <m:r>
          <m:t>λ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and</w:t>
        </w:r>
      </w:ins>
      <w:ins w:id="14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to be real.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Banerjee and Roy (2014, chap. 11, Definition 11.1, pp. 312-313)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also allows</w:t>
        </w:r>
      </w:ins>
      <w:ins w:id="1480" w:author="PR Preview" w:date="2026-01-01T00:00:00Z">
        <w:r>
          <w:t xml:space="preserve"> </w:t>
        </w:r>
      </w:ins>
      <w:hyperlink r:id="rId86">
        <w:ins w:id="1481" w:author="PR Preview" w:date="2026-01-01T00:00:00Z">
          <w:r>
            <w:rPr>
              <w:rStyle w:val="Hyperlink"/>
            </w:rPr>
            <w:t xml:space="preserve">complex</w:t>
          </w:r>
        </w:ins>
      </w:hyperlink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eigenvalues and eigenvectors,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because some real matrices, such as a rotation by</w:t>
        </w:r>
      </w:ins>
      <w:ins w:id="1486" w:author="PR Preview" w:date="2026-01-01T00:00:00Z">
        <w:r>
          <w:t xml:space="preserve"> </w:t>
        </w:r>
      </w:ins>
      <m:oMath>
        <m:r>
          <m:t>90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degrees,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have no real eigenvalues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(Banerjee and Roy 2014, chap. 11, Example 11.2, p. 312)</w:t>
        </w:r>
      </w:ins>
      <w:ins w:id="1493" w:author="PR Preview" w:date="2026-01-01T00:00:00Z">
        <w:r>
          <w:t xml:space="preserve">.</w:t>
        </w:r>
      </w:ins>
    </w:p>
    <w:p>
      <w:pPr>
        <w:pStyle w:val="BodyText"/>
      </w:pPr>
      <w:ins w:id="1494" w:author="PR Preview" w:date="2026-01-01T00:00:00Z">
        <w:r>
          <w:t xml:space="preserve">For example,</w:t>
        </w:r>
      </w:ins>
      <w:ins w:id="1495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rotates each vector in the plane counterclockwise by</w:t>
        </w:r>
      </w:ins>
      <w:ins w:id="1498" w:author="PR Preview" w:date="2026-01-01T00:00:00Z">
        <w:r>
          <w:t xml:space="preserve"> </w:t>
        </w:r>
      </w:ins>
      <m:oMath>
        <m:r>
          <m:t>90</m:t>
        </m:r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degrees:</w:t>
        </w:r>
      </w:ins>
      <w:ins w:id="1501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502" w:author="PR Preview" w:date="2026-01-01T00:00:00Z">
        <w:r>
          <w:t xml:space="preserve">.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Suppose</w:t>
        </w:r>
      </w:ins>
      <w:ins w:id="1505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for a real number</w:t>
        </w:r>
      </w:ins>
      <w:ins w:id="1508" w:author="PR Preview" w:date="2026-01-01T00:00:00Z">
        <w:r>
          <w:t xml:space="preserve"> </w:t>
        </w:r>
      </w:ins>
      <m:oMath>
        <m:r>
          <m:t>λ</m:t>
        </m:r>
      </m:oMath>
      <w:ins w:id="1509" w:author="PR Preview" w:date="2026-01-01T00:00:00Z">
        <w:r>
          <w:t xml:space="preserve">.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Matching entries gives</w:t>
        </w:r>
      </w:ins>
      <w:ins w:id="151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and</w:t>
        </w:r>
      </w:ins>
      <w:ins w:id="1515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1516" w:author="PR Preview" w:date="2026-01-01T00:00:00Z">
        <w:r>
          <w:t xml:space="preserve">.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Substituting the second equation into the first gives</w:t>
        </w:r>
      </w:ins>
      <w:ins w:id="151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ins w:id="1520" w:author="PR Preview" w:date="2026-01-01T00:00:00Z">
        <w:r>
          <w:t xml:space="preserve">,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so</w:t>
        </w:r>
      </w:ins>
      <w:ins w:id="15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24" w:author="PR Preview" w:date="2026-01-01T00:00:00Z">
        <w:r>
          <w:t xml:space="preserve">.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Since</w:t>
        </w:r>
      </w:ins>
      <w:ins w:id="152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528" w:author="PR Preview" w:date="2026-01-01T00:00:00Z">
        <w:r>
          <w:t xml:space="preserve">,</w:t>
        </w:r>
      </w:ins>
      <w:ins w:id="152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30" w:author="PR Preview" w:date="2026-01-01T00:00:00Z">
        <w:r>
          <w:t xml:space="preserve">,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533" w:author="PR Preview" w:date="2026-01-01T00:00:00Z">
        <w:r>
          <w:t xml:space="preserve">So the only solution is</w:t>
        </w:r>
      </w:ins>
      <w:ins w:id="15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35" w:author="PR Preview" w:date="2026-01-01T00:00:00Z">
        <w:r>
          <w:t xml:space="preserve">,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and</w:t>
        </w:r>
      </w:ins>
      <w:ins w:id="153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has no real eigenvalue.</w:t>
        </w:r>
      </w:ins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ins w:id="1541" w:author="PR Preview" w:date="2026-01-01T00:00:00Z">
        <w:r>
          <w:rPr>
            <w:b/>
            <w:bCs/>
          </w:rPr>
          <w:t xml:space="preserve">Theorem 10 (Spectral theorem for symmetric matrices)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If</w:t>
        </w:r>
      </w:ins>
      <w:ins w:id="15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is a</w:t>
        </w:r>
      </w:ins>
      <w:ins w:id="15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symmetric matrix (</w:t>
        </w:r>
      </w:ins>
      <w:hyperlink w:anchor="def-symmetric-matrix">
        <w:ins w:id="155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551" w:author="PR Preview" w:date="2026-01-01T00:00:00Z">
        <w:r>
          <w:t xml:space="preserve">)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with real entries,</w:t>
        </w:r>
      </w:ins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then there are a</w:t>
        </w:r>
      </w:ins>
      <w:ins w:id="15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orthogonal matrix</w:t>
        </w:r>
      </w:ins>
      <w:ins w:id="155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(</w:t>
        </w:r>
      </w:ins>
      <w:hyperlink w:anchor="def-orthogonal-matrix">
        <w:ins w:id="156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563" w:author="PR Preview" w:date="2026-01-01T00:00:00Z">
        <w:r>
          <w:t xml:space="preserve">)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and a</w:t>
        </w:r>
      </w:ins>
      <w:ins w:id="15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diagonal matrix</w:t>
        </w:r>
      </w:ins>
      <w:ins w:id="156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(</w:t>
        </w:r>
      </w:ins>
      <w:hyperlink w:anchor="def-diagonal-matrix">
        <w:ins w:id="157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73" w:author="PR Preview" w:date="2026-01-01T00:00:00Z">
        <w:r>
          <w:t xml:space="preserve">)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with real diagonal entries</w:t>
        </w:r>
      </w:ins>
      <w:ins w:id="157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ins w:id="1579" w:author="PR Preview" w:date="2026-01-01T00:00:00Z">
        <w:r>
          <w:t xml:space="preserve">Each</w:t>
        </w:r>
      </w:ins>
      <w:ins w:id="158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is an eigenvalue of</w:t>
        </w:r>
      </w:ins>
      <w:ins w:id="15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(</w:t>
        </w:r>
      </w:ins>
      <w:hyperlink w:anchor="def-eigenvalue">
        <w:ins w:id="158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587" w:author="PR Preview" w:date="2026-01-01T00:00:00Z">
        <w:r>
          <w:t xml:space="preserve">),</w:t>
        </w:r>
      </w:ins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and column</w:t>
        </w:r>
      </w:ins>
      <w:ins w:id="1590" w:author="PR Preview" w:date="2026-01-01T00:00:00Z">
        <w:r>
          <w:t xml:space="preserve"> </w:t>
        </w:r>
      </w:ins>
      <m:oMath>
        <m:r>
          <m:t>i</m:t>
        </m:r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of</w:t>
        </w:r>
      </w:ins>
      <w:ins w:id="159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is an eigenvector of</w:t>
        </w:r>
      </w:ins>
      <w:ins w:id="15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for</w:t>
        </w:r>
      </w:ins>
      <w:ins w:id="159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1600" w:author="PR Preview" w:date="2026-01-01T00:00:00Z">
        <w:r>
          <w:t xml:space="preserve">.</w:t>
        </w:r>
      </w:ins>
    </w:p>
    <w:bookmarkEnd w:id="93"/>
    <w:bookmarkStart w:id="95" w:name="rem-spectral-equivalent-form"/>
    <w:p>
      <w:pPr>
        <w:pStyle w:val="BodyText"/>
      </w:pPr>
      <w:ins w:id="1601" w:author="PR Preview" w:date="2026-01-01T00:00:00Z">
        <w:r>
          <w:rPr>
            <w:i/>
            <w:iCs/>
          </w:rPr>
          <w:t xml:space="preserve">Remark 12</w:t>
        </w:r>
      </w:ins>
      <w:ins w:id="1602" w:author="PR Preview" w:date="2026-01-01T00:00:00Z">
        <w:r>
          <w:t xml:space="preserve"> (An equivalent form of the spectral theorem). </w:t>
        </w:r>
      </w:ins>
      <w:ins w:id="1603" w:author="PR Preview" w:date="2026-01-01T00:00:00Z">
        <w:r>
          <w:t xml:space="preserve">The proof, by</w:t>
        </w:r>
      </w:ins>
      <w:ins w:id="1604" w:author="PR Preview" w:date="2026-01-01T00:00:00Z">
        <w:r>
          <w:t xml:space="preserve"> </w:t>
        </w:r>
      </w:ins>
      <w:hyperlink r:id="rId94">
        <w:ins w:id="1605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on</w:t>
        </w:r>
      </w:ins>
      <w:ins w:id="1608" w:author="PR Preview" w:date="2026-01-01T00:00:00Z">
        <w:r>
          <w:t xml:space="preserve"> </w:t>
        </w:r>
      </w:ins>
      <m:oMath>
        <m:r>
          <m:t>p</m:t>
        </m:r>
      </m:oMath>
      <w:ins w:id="1609" w:author="PR Preview" w:date="2026-01-01T00:00:00Z">
        <w:r>
          <w:t xml:space="preserve">, is outside the scope of these notes;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see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Banerjee and Roy (2014, chap. 11, Theorem 11.27, p. 349)</w:t>
        </w:r>
      </w:ins>
      <w:ins w:id="1614" w:author="PR Preview" w:date="2026-01-01T00:00:00Z">
        <w:r>
          <w:t xml:space="preserve">,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which states the result in the equivalent form</w:t>
        </w:r>
      </w:ins>
      <w:ins w:id="161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ins w:id="1618" w:author="PR Preview" w:date="2026-01-01T00:00:00Z">
        <w:r>
          <w:t xml:space="preserve">.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The two forms are equivalent 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ins w:id="1621" w:author="PR Preview" w:date="2026-01-01T00:00:00Z">
        <w:r>
          <w:t xml:space="preserve">(</w:t>
        </w:r>
      </w:ins>
      <w:hyperlink w:anchor="rem-orthogonal-matrix-columns">
        <w:ins w:id="1622" w:author="PR Preview" w:date="2026-01-01T00:00:00Z">
          <w:r>
            <w:rPr>
              <w:rStyle w:val="Hyperlink"/>
            </w:rPr>
            <w:t xml:space="preserve">Remark 5</w:t>
          </w:r>
        </w:ins>
      </w:hyperlink>
      <w:ins w:id="1623" w:author="PR Preview" w:date="2026-01-01T00:00:00Z">
        <w:r>
          <w:t xml:space="preserve">).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Multiplying</w:t>
        </w:r>
      </w:ins>
      <w:ins w:id="16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by</w:t>
        </w:r>
      </w:ins>
      <w:ins w:id="162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on the left and by</w:t>
        </w:r>
      </w:ins>
      <w:ins w:id="163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on the right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ins w:id="1635" w:author="PR Preview" w:date="2026-01-01T00:00:00Z">
        <w:r>
          <w:t xml:space="preserve">Multiplying</w:t>
        </w:r>
      </w:ins>
      <w:ins w:id="163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by</w:t>
        </w:r>
      </w:ins>
      <w:ins w:id="163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on the left and by</w:t>
        </w:r>
      </w:ins>
      <w:ins w:id="164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on the right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gives back the first form: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ins w:id="1647" w:author="PR Preview" w:date="2026-01-01T00:00:00Z">
        <w:r>
          <w:t xml:space="preserve">For example, let</w:t>
        </w:r>
      </w:ins>
      <w:ins w:id="16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and</w:t>
        </w:r>
      </w:ins>
      <w:ins w:id="165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652" w:author="PR Preview" w:date="2026-01-01T00:00:00Z">
        <w:r>
          <w:t xml:space="preserve">,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which is symmetric, so</w:t>
        </w:r>
      </w:ins>
      <w:ins w:id="165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ins w:id="1656" w:author="PR Preview" w:date="2026-01-01T00:00:00Z">
        <w:r>
          <w:t xml:space="preserve">.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659" w:author="PR Preview" w:date="2026-01-01T00:00:00Z">
        <w:r>
          <w:t xml:space="preserve">a diagonal matrix with the eigenvalues</w:t>
        </w:r>
      </w:ins>
      <w:ins w:id="1660" w:author="PR Preview" w:date="2026-01-01T00:00:00Z">
        <w:r>
          <w:t xml:space="preserve"> </w:t>
        </w:r>
      </w:ins>
      <m:oMath>
        <m:r>
          <m:t>3</m:t>
        </m:r>
      </m:oMath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and</w:t>
        </w:r>
      </w:ins>
      <w:ins w:id="1663" w:author="PR Preview" w:date="2026-01-01T00:00:00Z">
        <w:r>
          <w:t xml:space="preserve"> </w:t>
        </w:r>
      </w:ins>
      <m:oMath>
        <m:r>
          <m:t>1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of</w:t>
        </w:r>
      </w:ins>
      <w:ins w:id="16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from</w:t>
        </w:r>
      </w:ins>
      <w:ins w:id="1669" w:author="PR Preview" w:date="2026-01-01T00:00:00Z">
        <w:r>
          <w:t xml:space="preserve"> </w:t>
        </w:r>
      </w:ins>
      <w:hyperlink w:anchor="exm-eigenvalue">
        <w:ins w:id="1670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on its diagonal.</w:t>
        </w:r>
      </w:ins>
    </w:p>
    <w:bookmarkEnd w:id="95"/>
    <w:bookmarkStart w:id="96" w:name="def-eigendecomposition"/>
    <w:p>
      <w:pPr>
        <w:pStyle w:val="BodyText"/>
      </w:pPr>
      <w:ins w:id="1673" w:author="PR Preview" w:date="2026-01-01T00:00:00Z">
        <w:r>
          <w:rPr>
            <w:b/>
            <w:bCs/>
          </w:rPr>
          <w:t xml:space="preserve">Definition 17 (Eigendecomposition (spectral decomposition))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Let</w:t>
        </w:r>
      </w:ins>
      <w:ins w:id="16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be a</w:t>
        </w:r>
      </w:ins>
      <w:ins w:id="16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symmetric matrix with real entries.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rPr>
            <w:b/>
            <w:bCs/>
          </w:rPr>
          <w:t xml:space="preserve">eigendecomposition</w:t>
        </w:r>
      </w:ins>
      <w:ins w:id="1686" w:author="PR Preview" w:date="2026-01-01T00:00:00Z">
        <w:r>
          <w:t xml:space="preserve">, or</w:t>
        </w:r>
      </w:ins>
      <w:ins w:id="1687" w:author="PR Preview" w:date="2026-01-01T00:00:00Z">
        <w:r>
          <w:t xml:space="preserve"> </w:t>
        </w:r>
      </w:ins>
      <w:ins w:id="1688" w:author="PR Preview" w:date="2026-01-01T00:00:00Z">
        <w:r>
          <w:rPr>
            <w:b/>
            <w:bCs/>
          </w:rPr>
          <w:t xml:space="preserve">spectral decomposition</w:t>
        </w:r>
      </w:ins>
      <w:ins w:id="1689" w:author="PR Preview" w:date="2026-01-01T00:00:00Z">
        <w:r>
          <w:t xml:space="preserve">, of</w:t>
        </w:r>
      </w:ins>
      <w:ins w:id="16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is a factorization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ins w:id="1693" w:author="PR Preview" w:date="2026-01-01T00:00:00Z">
        <w:r>
          <w:t xml:space="preserve">with</w:t>
        </w:r>
      </w:ins>
      <w:ins w:id="169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a</w:t>
        </w:r>
      </w:ins>
      <w:ins w:id="16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orthogonal matrix (</w:t>
        </w:r>
      </w:ins>
      <w:hyperlink w:anchor="def-orthogonal-matrix">
        <w:ins w:id="170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701" w:author="PR Preview" w:date="2026-01-01T00:00:00Z">
        <w:r>
          <w:t xml:space="preserve">)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and</w:t>
        </w:r>
      </w:ins>
      <w:ins w:id="1704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a</w:t>
        </w:r>
      </w:ins>
      <w:ins w:id="170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diagonal matrix (</w:t>
        </w:r>
      </w:ins>
      <w:hyperlink w:anchor="def-diagonal-matrix">
        <w:ins w:id="171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711" w:author="PR Preview" w:date="2026-01-01T00:00:00Z">
        <w:r>
          <w:t xml:space="preserve">).</w:t>
        </w:r>
      </w:ins>
    </w:p>
    <w:bookmarkEnd w:id="96"/>
    <w:bookmarkStart w:id="98" w:name="exm-spectral"/>
    <w:p>
      <w:pPr>
        <w:pStyle w:val="BodyText"/>
      </w:pPr>
      <w:ins w:id="1712" w:author="PR Preview" w:date="2026-01-01T00:00:00Z">
        <w:r>
          <w:rPr>
            <w:b/>
            <w:bCs/>
          </w:rPr>
          <w:t xml:space="preserve">Example 23 (An eigendecomposition of a</w:t>
        </w:r>
      </w:ins>
      <w:ins w:id="1713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714" w:author="PR Preview" w:date="2026-01-01T00:00:00Z">
        <w:r>
          <w:rPr>
            <w:b/>
            <w:bCs/>
          </w:rPr>
          <w:t xml:space="preserve"> </w:t>
        </w:r>
      </w:ins>
      <w:ins w:id="1715" w:author="PR Preview" w:date="2026-01-01T00:00:00Z">
        <w:r>
          <w:rPr>
            <w:b/>
            <w:bCs/>
          </w:rPr>
          <w:t xml:space="preserve">symmetric matrix)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For</w:t>
        </w:r>
      </w:ins>
      <w:ins w:id="17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719" w:author="PR Preview" w:date="2026-01-01T00:00:00Z">
        <w:r>
          <w:t xml:space="preserve">,</w:t>
        </w:r>
      </w:ins>
      <w:ins w:id="1720" w:author="PR Preview" w:date="2026-01-01T00:00:00Z">
        <w:r>
          <w:t xml:space="preserve"> </w:t>
        </w:r>
      </w:ins>
      <w:hyperlink w:anchor="exm-eigenvalue">
        <w:ins w:id="1721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found the eigenvectors</w:t>
        </w:r>
      </w:ins>
      <w:ins w:id="17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for</w:t>
        </w:r>
      </w:ins>
      <w:ins w:id="1727" w:author="PR Preview" w:date="2026-01-01T00:00:00Z">
        <w:r>
          <w:t xml:space="preserve"> </w:t>
        </w:r>
      </w:ins>
      <m:oMath>
        <m:r>
          <m:t>3</m:t>
        </m:r>
      </m:oMath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and</w:t>
        </w:r>
      </w:ins>
      <w:ins w:id="17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for</w:t>
        </w:r>
      </w:ins>
      <w:ins w:id="1733" w:author="PR Preview" w:date="2026-01-01T00:00:00Z">
        <w:r>
          <w:t xml:space="preserve"> </w:t>
        </w:r>
      </w:ins>
      <m:oMath>
        <m:r>
          <m:t>1</m:t>
        </m:r>
      </m:oMath>
      <w:ins w:id="1734" w:author="PR Preview" w:date="2026-01-01T00:00:00Z">
        <w:r>
          <w:t xml:space="preserve">.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They are orthogonal (</w:t>
        </w:r>
      </w:ins>
      <w:hyperlink r:id="rId97">
        <w:ins w:id="1737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73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739" w:author="PR Preview" w:date="2026-01-01T00:00:00Z">
        <w:r>
          <w:t xml:space="preserve">Each has norm</w:t>
        </w:r>
      </w:ins>
      <w:ins w:id="174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(</w:t>
        </w:r>
      </w:ins>
      <w:hyperlink r:id="rId77">
        <w:ins w:id="1743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744" w:author="PR Preview" w:date="2026-01-01T00:00:00Z">
        <w:r>
          <w:t xml:space="preserve">),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so dividing each by</w:t>
        </w:r>
      </w:ins>
      <w:ins w:id="174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gives two orthonormal eigenvectors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(</w:t>
        </w:r>
      </w:ins>
      <w:hyperlink r:id="rId48">
        <w:ins w:id="1752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1753" w:author="PR Preview" w:date="2026-01-01T00:00:00Z">
        <w:r>
          <w:t xml:space="preserve">).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Put them in the columns of</w:t>
        </w:r>
      </w:ins>
      <w:ins w:id="175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57" w:author="PR Preview" w:date="2026-01-01T00:00:00Z">
        <w:r>
          <w:t xml:space="preserve">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and the matching eigenvalues on the diagonal of</w:t>
        </w:r>
      </w:ins>
      <w:ins w:id="1760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7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762" w:author="PR Preview" w:date="2026-01-01T00:00:00Z">
        <w:r>
          <w:t xml:space="preserve">This</w:t>
        </w:r>
      </w:ins>
      <w:ins w:id="176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is symmetric, so</w:t>
        </w:r>
      </w:ins>
      <w:ins w:id="176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ins w:id="1767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768" w:author="PR Preview" w:date="2026-01-01T00:00:00Z">
        <w:r>
          <w:t xml:space="preserve">which is</w:t>
        </w:r>
      </w:ins>
      <w:ins w:id="17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70" w:author="PR Preview" w:date="2026-01-01T00:00:00Z">
        <w:r>
          <w:t xml:space="preserve">.</w:t>
        </w:r>
      </w:ins>
    </w:p>
    <w:bookmarkEnd w:id="98"/>
    <w:bookmarkStart w:id="99" w:name="rem-eigendecomposition-not-unique"/>
    <w:p>
      <w:pPr>
        <w:pStyle w:val="BodyText"/>
      </w:pPr>
      <w:ins w:id="1771" w:author="PR Preview" w:date="2026-01-01T00:00:00Z">
        <w:r>
          <w:rPr>
            <w:i/>
            <w:iCs/>
          </w:rPr>
          <w:t xml:space="preserve">Remark 13</w:t>
        </w:r>
      </w:ins>
      <w:ins w:id="1772" w:author="PR Preview" w:date="2026-01-01T00:00:00Z">
        <w:r>
          <w:t xml:space="preserve"> (An eigendecomposition is not unique). </w:t>
        </w:r>
      </w:ins>
      <w:ins w:id="1773" w:author="PR Preview" w:date="2026-01-01T00:00:00Z">
        <w:r>
          <w:t xml:space="preserve">A symmetric matrix can have more than one eigendecomposition.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Reordering the eigenvalues on the diagonal of</w:t>
        </w:r>
      </w:ins>
      <w:ins w:id="1776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777" w:author="PR Preview" w:date="2026-01-01T00:00:00Z">
        <w:r>
          <w:t xml:space="preserve">,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and the columns of</w:t>
        </w:r>
      </w:ins>
      <w:ins w:id="178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with them, gives another one,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and so does multiplying a column of</w:t>
        </w:r>
      </w:ins>
      <w:ins w:id="178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by</w:t>
        </w:r>
      </w:ins>
      <w:ins w:id="178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89" w:author="PR Preview" w:date="2026-01-01T00:00:00Z">
        <w:r>
          <w:t xml:space="preserve">.</w:t>
        </w:r>
      </w:ins>
    </w:p>
    <w:p>
      <w:pPr>
        <w:pStyle w:val="BodyText"/>
      </w:pPr>
      <w:ins w:id="1790" w:author="PR Preview" w:date="2026-01-01T00:00:00Z">
        <w:r>
          <w:t xml:space="preserve">For example, take</w:t>
        </w:r>
      </w:ins>
      <w:ins w:id="17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from</w:t>
        </w:r>
      </w:ins>
      <w:ins w:id="1794" w:author="PR Preview" w:date="2026-01-01T00:00:00Z">
        <w:r>
          <w:t xml:space="preserve"> </w:t>
        </w:r>
      </w:ins>
      <w:hyperlink w:anchor="exm-spectral">
        <w:ins w:id="1795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1796" w:author="PR Preview" w:date="2026-01-01T00:00:00Z">
        <w:r>
          <w:t xml:space="preserve">.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Swapping the two eigenvalues and the two columns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799" w:author="PR Preview" w:date="2026-01-01T00:00:00Z">
        <w:r>
          <w:t xml:space="preserve">and multiplying the second column of</w:t>
        </w:r>
      </w:ins>
      <w:ins w:id="180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by</w:t>
        </w:r>
      </w:ins>
      <w:ins w:id="180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ins w:id="1806" w:author="PR Preview" w:date="2026-01-01T00:00:00Z">
        <w:r>
          <w:t xml:space="preserve">The columns of</w:t>
        </w:r>
      </w:ins>
      <w:ins w:id="180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and</w:t>
        </w:r>
      </w:ins>
      <w:ins w:id="181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are the columns of</w:t>
        </w:r>
      </w:ins>
      <w:ins w:id="181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814" w:author="PR Preview" w:date="2026-01-01T00:00:00Z">
        <w:r>
          <w:t xml:space="preserve">, reordered or multiplied by</w:t>
        </w:r>
      </w:ins>
      <w:ins w:id="181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816" w:author="PR Preview" w:date="2026-01-01T00:00:00Z">
        <w:r>
          <w:t xml:space="preserve">,</w:t>
        </w:r>
      </w:ins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so they are still orthonormal,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and</w:t>
        </w:r>
      </w:ins>
      <w:ins w:id="182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and</w:t>
        </w:r>
      </w:ins>
      <w:ins w:id="182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are orthogonal.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Both products give back</w:t>
        </w:r>
      </w:ins>
      <w:ins w:id="18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ins w:id="1831" w:author="PR Preview" w:date="2026-01-01T00:00:00Z">
        <w:r>
          <w:rPr>
            <w:b/>
            <w:bCs/>
          </w:rPr>
          <w:t xml:space="preserve">Theorem 11 (Singular value decomposition)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Let</w:t>
        </w:r>
      </w:ins>
      <w:ins w:id="18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be an</w:t>
        </w:r>
      </w:ins>
      <w:ins w:id="18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matrix with real entries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and</w:t>
        </w:r>
      </w:ins>
      <w:ins w:id="184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(</w:t>
        </w:r>
      </w:ins>
      <w:hyperlink r:id="rId100">
        <w:ins w:id="1845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846" w:author="PR Preview" w:date="2026-01-01T00:00:00Z">
        <w:r>
          <w:t xml:space="preserve">).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Then there are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an</w:t>
        </w:r>
      </w:ins>
      <w:ins w:id="18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orthogonal matrix</w:t>
        </w:r>
      </w:ins>
      <w:ins w:id="185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855" w:author="PR Preview" w:date="2026-01-01T00:00:00Z">
        <w:r>
          <w:t xml:space="preserve">,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a</w:t>
        </w:r>
      </w:ins>
      <w:ins w:id="18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orthogonal matrix</w:t>
        </w:r>
      </w:ins>
      <w:ins w:id="1861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(</w:t>
        </w:r>
      </w:ins>
      <w:hyperlink w:anchor="def-orthogonal-matrix">
        <w:ins w:id="186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865" w:author="PR Preview" w:date="2026-01-01T00:00:00Z">
        <w:r>
          <w:t xml:space="preserve">),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and numbers</w:t>
        </w:r>
      </w:ins>
      <w:ins w:id="1868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ins w:id="1871" w:author="PR Preview" w:date="2026-01-01T00:00:00Z">
        <w:r>
          <w:t xml:space="preserve">where</w:t>
        </w:r>
      </w:ins>
      <w:ins w:id="187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has entries</w:t>
        </w:r>
      </w:ins>
      <w:ins w:id="1875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for</w:t>
        </w:r>
      </w:ins>
      <w:ins w:id="18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and every other entry</w:t>
        </w:r>
      </w:ins>
      <w:ins w:id="1881" w:author="PR Preview" w:date="2026-01-01T00:00:00Z">
        <w:r>
          <w:t xml:space="preserve"> </w:t>
        </w:r>
      </w:ins>
      <m:oMath>
        <m:r>
          <m:t>0</m:t>
        </m:r>
      </m:oMath>
      <w:ins w:id="1882" w:author="PR Preview" w:date="2026-01-01T00:00:00Z">
        <w:r>
          <w:t xml:space="preserve">.</w:t>
        </w:r>
      </w:ins>
    </w:p>
    <w:bookmarkEnd w:id="101"/>
    <w:bookmarkStart w:id="102" w:name="rem-svd-any-matrix"/>
    <w:p>
      <w:pPr>
        <w:pStyle w:val="BodyText"/>
      </w:pPr>
      <w:ins w:id="1883" w:author="PR Preview" w:date="2026-01-01T00:00:00Z">
        <w:r>
          <w:rPr>
            <w:i/>
            <w:iCs/>
          </w:rPr>
          <w:t xml:space="preserve">Remark 14</w:t>
        </w:r>
      </w:ins>
      <w:ins w:id="1884" w:author="PR Preview" w:date="2026-01-01T00:00:00Z">
        <w:r>
          <w:t xml:space="preserve"> (The SVD applies to every real matrix). </w:t>
        </w:r>
      </w:ins>
      <w:ins w:id="1885" w:author="PR Preview" w:date="2026-01-01T00:00:00Z">
        <w:r>
          <w:t xml:space="preserve">The proof is outside the scope of these notes;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see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Banerjee and Roy (2014, chap. 12, Theorem 12.1, p. 373)</w:t>
        </w:r>
      </w:ins>
      <w:ins w:id="1890" w:author="PR Preview" w:date="2026-01-01T00:00:00Z">
        <w:r>
          <w:t xml:space="preserve">.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Unlike the spectral theorem (</w:t>
        </w:r>
      </w:ins>
      <w:hyperlink w:anchor="thm-spectral">
        <w:ins w:id="189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894" w:author="PR Preview" w:date="2026-01-01T00:00:00Z">
        <w:r>
          <w:t xml:space="preserve">),</w:t>
        </w:r>
      </w:ins>
      <w:ins w:id="1895" w:author="PR Preview" w:date="2026-01-01T00:00:00Z">
        <w:r>
          <w:t xml:space="preserve"> </w:t>
        </w:r>
      </w:ins>
      <w:hyperlink w:anchor="thm-svd">
        <w:ins w:id="189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applies to every real matrix,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including one that is not square or not symmetric.</w:t>
        </w:r>
      </w:ins>
    </w:p>
    <w:p>
      <w:pPr>
        <w:pStyle w:val="BodyText"/>
      </w:pPr>
      <w:ins w:id="1901" w:author="PR Preview" w:date="2026-01-01T00:00:00Z">
        <w:r>
          <w:t xml:space="preserve">For example, the</w:t>
        </w:r>
      </w:ins>
      <w:ins w:id="190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matrix</w:t>
        </w:r>
      </w:ins>
      <w:ins w:id="19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is not square, so</w:t>
        </w:r>
      </w:ins>
      <w:ins w:id="1908" w:author="PR Preview" w:date="2026-01-01T00:00:00Z">
        <w:r>
          <w:t xml:space="preserve"> </w:t>
        </w:r>
      </w:ins>
      <w:hyperlink w:anchor="thm-spectral">
        <w:ins w:id="1909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does not apply to it.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It has rank</w:t>
        </w:r>
      </w:ins>
      <w:ins w:id="1914" w:author="PR Preview" w:date="2026-01-01T00:00:00Z">
        <w:r>
          <w:t xml:space="preserve"> </w:t>
        </w:r>
      </w:ins>
      <m:oMath>
        <m:r>
          <m:t>1</m:t>
        </m:r>
      </m:oMath>
      <w:ins w:id="1915" w:author="PR Preview" w:date="2026-01-01T00:00:00Z">
        <w:r>
          <w:t xml:space="preserve">, and</w:t>
        </w:r>
      </w:ins>
      <w:ins w:id="1916" w:author="PR Preview" w:date="2026-01-01T00:00:00Z">
        <w:r>
          <w:t xml:space="preserve"> </w:t>
        </w:r>
      </w:ins>
      <w:hyperlink w:anchor="thm-svd">
        <w:ins w:id="191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holds with</w:t>
        </w:r>
      </w:ins>
      <w:ins w:id="192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ins w:id="1921" w:author="PR Preview" w:date="2026-01-01T00:00:00Z">
        <w:r>
          <w:t xml:space="preserve">,</w:t>
        </w:r>
      </w:ins>
      <w:ins w:id="192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ins w:id="1923" w:author="PR Preview" w:date="2026-01-01T00:00:00Z">
        <w:r>
          <w:t xml:space="preserve">,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and</w:t>
        </w:r>
      </w:ins>
      <w:ins w:id="192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the orthogonal matrix</w:t>
        </w:r>
      </w:ins>
      <w:ins w:id="192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from</w:t>
        </w:r>
      </w:ins>
      <w:ins w:id="1932" w:author="PR Preview" w:date="2026-01-01T00:00:00Z">
        <w:r>
          <w:t xml:space="preserve"> </w:t>
        </w:r>
      </w:ins>
      <w:hyperlink w:anchor="exm-spectral">
        <w:ins w:id="1933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1934" w:author="PR Preview" w:date="2026-01-01T00:00:00Z">
        <w:r>
          <w:t xml:space="preserve">,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which is symmetric, so</w:t>
        </w:r>
      </w:ins>
      <w:ins w:id="193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ins w:id="19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is orthogonal 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941" w:author="PR Preview" w:date="2026-01-01T00:00:00Z">
        <w:r>
          <w:t xml:space="preserve">and the single singular value is</w:t>
        </w:r>
      </w:ins>
      <w:ins w:id="1942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1943" w:author="PR Preview" w:date="2026-01-01T00:00:00Z">
        <w:r>
          <w:t xml:space="preserve">.</w:t>
        </w:r>
      </w:ins>
    </w:p>
    <w:bookmarkEnd w:id="102"/>
    <w:bookmarkStart w:id="103" w:name="def-svd"/>
    <w:p>
      <w:pPr>
        <w:pStyle w:val="BodyText"/>
      </w:pPr>
      <w:ins w:id="1944" w:author="PR Preview" w:date="2026-01-01T00:00:00Z">
        <w:r>
          <w:rPr>
            <w:b/>
            <w:bCs/>
          </w:rPr>
          <w:t xml:space="preserve">Definition 18 (Singular value decomposition and singular values)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Let</w:t>
        </w:r>
      </w:ins>
      <w:ins w:id="19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be an</w:t>
        </w:r>
      </w:ins>
      <w:ins w:id="19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matrix with real entries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and</w:t>
        </w:r>
      </w:ins>
      <w:ins w:id="195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1956" w:author="PR Preview" w:date="2026-01-01T00:00:00Z">
        <w:r>
          <w:t xml:space="preserve">.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A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rPr>
            <w:b/>
            <w:bCs/>
          </w:rPr>
          <w:t xml:space="preserve">singular value decomposition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(SVD) of</w:t>
        </w:r>
      </w:ins>
      <w:ins w:id="19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is a factorization</w:t>
        </w:r>
      </w:ins>
      <w:ins w:id="19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with</w:t>
        </w:r>
      </w:ins>
      <w:ins w:id="1969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970" w:author="PR Preview" w:date="2026-01-01T00:00:00Z">
        <w:r>
          <w:t xml:space="preserve">,</w:t>
        </w:r>
      </w:ins>
      <w:ins w:id="1971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and</w:t>
        </w:r>
      </w:ins>
      <w:ins w:id="1974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as in</w:t>
        </w:r>
      </w:ins>
      <w:ins w:id="1977" w:author="PR Preview" w:date="2026-01-01T00:00:00Z">
        <w:r>
          <w:t xml:space="preserve"> </w:t>
        </w:r>
      </w:ins>
      <w:hyperlink w:anchor="thm-svd">
        <w:ins w:id="197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979" w:author="PR Preview" w:date="2026-01-01T00:00:00Z">
        <w:r>
          <w:t xml:space="preserve">.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The numbers</w:t>
        </w:r>
      </w:ins>
      <w:ins w:id="1982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on the diagonal of</w:t>
        </w:r>
      </w:ins>
      <w:ins w:id="1985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are the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rPr>
            <w:b/>
            <w:bCs/>
          </w:rPr>
          <w:t xml:space="preserve">singular values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of</w:t>
        </w:r>
      </w:ins>
      <w:ins w:id="19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93" w:author="PR Preview" w:date="2026-01-01T00:00:00Z">
        <w:r>
          <w:t xml:space="preserve">.</w:t>
        </w:r>
      </w:ins>
    </w:p>
    <w:bookmarkEnd w:id="103"/>
    <w:bookmarkStart w:id="104" w:name="exm-svd"/>
    <w:p>
      <w:pPr>
        <w:pStyle w:val="BodyText"/>
      </w:pPr>
      <w:ins w:id="1994" w:author="PR Preview" w:date="2026-01-01T00:00:00Z">
        <w:r>
          <w:rPr>
            <w:b/>
            <w:bCs/>
          </w:rPr>
          <w:t xml:space="preserve">Example 24 (An SVD of a</w:t>
        </w:r>
      </w:ins>
      <w:ins w:id="199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996" w:author="PR Preview" w:date="2026-01-01T00:00:00Z">
        <w:r>
          <w:rPr>
            <w:b/>
            <w:bCs/>
          </w:rPr>
          <w:t xml:space="preserve"> </w:t>
        </w:r>
      </w:ins>
      <w:ins w:id="1997" w:author="PR Preview" w:date="2026-01-01T00:00:00Z">
        <w:r>
          <w:rPr>
            <w:b/>
            <w:bCs/>
          </w:rPr>
          <w:t xml:space="preserve">matrix)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is the orthogonal matrix</w:t>
        </w:r>
      </w:ins>
      <w:ins w:id="200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from</w:t>
        </w:r>
      </w:ins>
      <w:ins w:id="2005" w:author="PR Preview" w:date="2026-01-01T00:00:00Z">
        <w:r>
          <w:t xml:space="preserve"> </w:t>
        </w:r>
      </w:ins>
      <w:hyperlink w:anchor="exm-spectral">
        <w:ins w:id="2006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2007" w:author="PR Preview" w:date="2026-01-01T00:00:00Z">
        <w:r>
          <w:t xml:space="preserve">.</w:t>
        </w:r>
      </w:ins>
      <w:ins w:id="200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is orthogonal too.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Entry</w:t>
        </w:r>
      </w:ins>
      <w:ins w:id="20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of</w:t>
        </w:r>
      </w:ins>
      <w:ins w:id="20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is the dot product of columns</w:t>
        </w:r>
      </w:ins>
      <w:ins w:id="2019" w:author="PR Preview" w:date="2026-01-01T00:00:00Z">
        <w:r>
          <w:t xml:space="preserve"> </w:t>
        </w:r>
      </w:ins>
      <m:oMath>
        <m:r>
          <m:t>i</m:t>
        </m:r>
      </m:oMath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and</w:t>
        </w:r>
      </w:ins>
      <w:ins w:id="2022" w:author="PR Preview" w:date="2026-01-01T00:00:00Z">
        <w:r>
          <w:t xml:space="preserve"> </w:t>
        </w:r>
      </w:ins>
      <m:oMath>
        <m:r>
          <m:t>j</m:t>
        </m:r>
      </m:oMath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of</w:t>
        </w:r>
      </w:ins>
      <w:ins w:id="202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26" w:author="PR Preview" w:date="2026-01-01T00:00:00Z">
        <w:r>
          <w:t xml:space="preserve">,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and those columns are</w:t>
        </w:r>
      </w:ins>
      <w:ins w:id="202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ins w:id="2030" w:author="PR Preview" w:date="2026-01-01T00:00:00Z">
        <w:r>
          <w:t xml:space="preserve">,</w:t>
        </w:r>
      </w:ins>
      <w:ins w:id="203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and</w:t>
        </w:r>
      </w:ins>
      <w:ins w:id="203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ins w:id="20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036" w:author="PR Preview" w:date="2026-01-01T00:00:00Z">
        <w:r>
          <w:t xml:space="preserve">The dot product is symmetric,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so these six values fill in all nine entries,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and</w:t>
        </w:r>
      </w:ins>
      <w:ins w:id="204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ins w:id="2042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V</m:t>
        </m:r>
      </m:oMath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is symmetric, so</w:t>
        </w:r>
      </w:ins>
      <w:ins w:id="204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ins w:id="2046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04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048" w:author="PR Preview" w:date="2026-01-01T00:00:00Z">
        <w:r>
          <w:t xml:space="preserve">which is</w:t>
        </w:r>
      </w:ins>
      <w:ins w:id="20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50" w:author="PR Preview" w:date="2026-01-01T00:00:00Z">
        <w:r>
          <w:t xml:space="preserve">.</w:t>
        </w:r>
      </w:ins>
      <w:ins w:id="20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has rank</w:t>
        </w:r>
      </w:ins>
      <w:ins w:id="2054" w:author="PR Preview" w:date="2026-01-01T00:00:00Z">
        <w:r>
          <w:t xml:space="preserve"> </w:t>
        </w:r>
      </w:ins>
      <m:oMath>
        <m:r>
          <m:t>2</m:t>
        </m:r>
      </m:oMath>
      <w:ins w:id="2055" w:author="PR Preview" w:date="2026-01-01T00:00:00Z">
        <w:r>
          <w:t xml:space="preserve">, because its two columns are linearly independent,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and its singular values are</w:t>
        </w:r>
      </w:ins>
      <w:ins w:id="2058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and</w:t>
        </w:r>
      </w:ins>
      <w:ins w:id="2061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2062" w:author="PR Preview" w:date="2026-01-01T00:00:00Z">
        <w:r>
          <w:t xml:space="preserve">.</w:t>
        </w:r>
      </w:ins>
    </w:p>
    <w:bookmarkEnd w:id="104"/>
    <w:bookmarkStart w:id="105" w:name="rem-svd-not-unique"/>
    <w:p>
      <w:pPr>
        <w:pStyle w:val="BodyText"/>
      </w:pPr>
      <w:ins w:id="2063" w:author="PR Preview" w:date="2026-01-01T00:00:00Z">
        <w:r>
          <w:rPr>
            <w:i/>
            <w:iCs/>
          </w:rPr>
          <w:t xml:space="preserve">Remark 15</w:t>
        </w:r>
      </w:ins>
      <w:ins w:id="2064" w:author="PR Preview" w:date="2026-01-01T00:00:00Z">
        <w:r>
          <w:t xml:space="preserve"> (An SVD is not unique). </w:t>
        </w:r>
      </w:ins>
      <w:ins w:id="2065" w:author="PR Preview" w:date="2026-01-01T00:00:00Z">
        <w:r>
          <w:t xml:space="preserve">An SVD is not unique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(Banerjee and Roy 2014, chap. 12, Examples 12.2 and 12.3, p. 378)</w:t>
        </w:r>
      </w:ins>
      <w:ins w:id="2068" w:author="PR Preview" w:date="2026-01-01T00:00:00Z">
        <w:r>
          <w:t xml:space="preserve">.</w:t>
        </w:r>
      </w:ins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For any</w:t>
        </w:r>
      </w:ins>
      <w:ins w:id="207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2072" w:author="PR Preview" w:date="2026-01-01T00:00:00Z">
        <w:r>
          <w:t xml:space="preserve">,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multiplying column</w:t>
        </w:r>
      </w:ins>
      <w:ins w:id="2075" w:author="PR Preview" w:date="2026-01-01T00:00:00Z">
        <w:r>
          <w:t xml:space="preserve"> </w:t>
        </w:r>
      </w:ins>
      <m:oMath>
        <m:r>
          <m:t>i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of both</w:t>
        </w:r>
      </w:ins>
      <w:ins w:id="207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and</w:t>
        </w:r>
      </w:ins>
      <w:ins w:id="2081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by</w:t>
        </w:r>
      </w:ins>
      <w:ins w:id="208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gives another one.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The singular values do not depend on which SVD is chosen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(Banerjee and Roy 2014, chap. 12, pp. 371 and 378)</w:t>
        </w:r>
      </w:ins>
      <w:ins w:id="2091" w:author="PR Preview" w:date="2026-01-01T00:00:00Z">
        <w:r>
          <w:t xml:space="preserve">.</w:t>
        </w:r>
      </w:ins>
    </w:p>
    <w:p>
      <w:pPr>
        <w:pStyle w:val="BodyText"/>
      </w:pPr>
      <w:ins w:id="2092" w:author="PR Preview" w:date="2026-01-01T00:00:00Z">
        <w:r>
          <w:t xml:space="preserve">For example, in</w:t>
        </w:r>
      </w:ins>
      <w:ins w:id="2093" w:author="PR Preview" w:date="2026-01-01T00:00:00Z">
        <w:r>
          <w:t xml:space="preserve"> </w:t>
        </w:r>
      </w:ins>
      <w:hyperlink w:anchor="exm-svd">
        <w:ins w:id="209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095" w:author="PR Preview" w:date="2026-01-01T00:00:00Z">
        <w:r>
          <w:t xml:space="preserve">,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multiplying the first columns of</w:t>
        </w:r>
      </w:ins>
      <w:ins w:id="209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and</w:t>
        </w:r>
      </w:ins>
      <w:ins w:id="2101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by</w:t>
        </w:r>
      </w:ins>
      <w:ins w:id="210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2107" w:author="PR Preview" w:date="2026-01-01T00:00:00Z">
        <w:r>
          <w:t xml:space="preserve">Their columns are the columns of</w:t>
        </w:r>
      </w:ins>
      <w:ins w:id="210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and</w:t>
        </w:r>
      </w:ins>
      <w:ins w:id="2111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112" w:author="PR Preview" w:date="2026-01-01T00:00:00Z">
        <w:r>
          <w:t xml:space="preserve">,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some multiplied by</w:t>
        </w:r>
      </w:ins>
      <w:ins w:id="211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116" w:author="PR Preview" w:date="2026-01-01T00:00:00Z">
        <w:r>
          <w:t xml:space="preserve">,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so they are still orthonormal.</w:t>
        </w:r>
      </w:ins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With the same</w:t>
        </w:r>
      </w:ins>
      <w:ins w:id="2121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1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12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124" w:author="PR Preview" w:date="2026-01-01T00:00:00Z">
        <w:r>
          <w:t xml:space="preserve">which is</w:t>
        </w:r>
      </w:ins>
      <w:ins w:id="21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again.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Both SVDs have the singular values</w:t>
        </w:r>
      </w:ins>
      <w:ins w:id="213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and</w:t>
        </w:r>
      </w:ins>
      <w:ins w:id="2133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2134" w:author="PR Preview" w:date="2026-01-01T00:00:00Z">
        <w:r>
          <w:t xml:space="preserve">.</w:t>
        </w:r>
      </w:ins>
    </w:p>
    <w:bookmarkEnd w:id="105"/>
    <w:bookmarkStart w:id="106" w:name="rem-svd-zero-singular-values"/>
    <w:p>
      <w:pPr>
        <w:pStyle w:val="BodyText"/>
      </w:pPr>
      <w:ins w:id="2135" w:author="PR Preview" w:date="2026-01-01T00:00:00Z">
        <w:r>
          <w:rPr>
            <w:i/>
            <w:iCs/>
          </w:rPr>
          <w:t xml:space="preserve">Remark 16</w:t>
        </w:r>
      </w:ins>
      <w:ins w:id="2136" w:author="PR Preview" w:date="2026-01-01T00:00:00Z">
        <w:r>
          <w:t xml:space="preserve"> (Counting zero singular values). </w:t>
        </w:r>
      </w:ins>
      <w:ins w:id="2137" w:author="PR Preview" w:date="2026-01-01T00:00:00Z">
        <w:r>
          <w:t xml:space="preserve">Some texts, and R’s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rPr>
            <w:rStyle w:val="VerbatimChar"/>
          </w:rPr>
          <w:t xml:space="preserve">svd()</w:t>
        </w:r>
      </w:ins>
      <w:ins w:id="2140" w:author="PR Preview" w:date="2026-01-01T00:00:00Z">
        <w:r>
          <w:t xml:space="preserve">,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also count</w:t>
        </w:r>
      </w:ins>
      <w:ins w:id="214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singular values equal to</w:t>
        </w:r>
      </w:ins>
      <w:ins w:id="2146" w:author="PR Preview" w:date="2026-01-01T00:00:00Z">
        <w:r>
          <w:t xml:space="preserve"> </w:t>
        </w:r>
      </w:ins>
      <m:oMath>
        <m:r>
          <m:t>0</m:t>
        </m:r>
      </m:oMath>
      <w:ins w:id="2147" w:author="PR Preview" w:date="2026-01-01T00:00:00Z">
        <w:r>
          <w:t xml:space="preserve">,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so that every</w:t>
        </w:r>
      </w:ins>
      <w:ins w:id="21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matrix has</w:t>
        </w:r>
      </w:ins>
      <w:ins w:id="215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singular values.</w:t>
        </w:r>
      </w:ins>
    </w:p>
    <w:p>
      <w:pPr>
        <w:pStyle w:val="BodyText"/>
      </w:pPr>
      <w:ins w:id="2156" w:author="PR Preview" w:date="2026-01-01T00:00:00Z">
        <w:r>
          <w:t xml:space="preserve">For example,</w:t>
        </w:r>
      </w:ins>
      <w:ins w:id="215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has rank</w:t>
        </w:r>
      </w:ins>
      <w:ins w:id="216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</m:oMath>
      <w:ins w:id="2161" w:author="PR Preview" w:date="2026-01-01T00:00:00Z">
        <w:r>
          <w:t xml:space="preserve">.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ins w:id="2164" w:author="PR Preview" w:date="2026-01-01T00:00:00Z">
        <w:r>
          <w:t xml:space="preserve">and</w:t>
        </w:r>
      </w:ins>
      <w:ins w:id="2165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gives an SVD</w:t>
        </w:r>
      </w:ins>
      <w:ins w:id="216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2169" w:author="PR Preview" w:date="2026-01-01T00:00:00Z">
        <w:r>
          <w:t xml:space="preserve">,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so by</w:t>
        </w:r>
      </w:ins>
      <w:ins w:id="2172" w:author="PR Preview" w:date="2026-01-01T00:00:00Z">
        <w:r>
          <w:t xml:space="preserve"> </w:t>
        </w:r>
      </w:ins>
      <w:hyperlink w:anchor="def-svd">
        <w:ins w:id="217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174" w:author="PR Preview" w:date="2026-01-01T00:00:00Z">
        <w:r>
          <w:t xml:space="preserve">,</w:t>
        </w:r>
      </w:ins>
      <w:ins w:id="217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has one singular value,</w:t>
        </w:r>
      </w:ins>
      <w:ins w:id="2178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ins w:id="2179" w:author="PR Preview" w:date="2026-01-01T00:00:00Z">
        <w:r>
          <w:t xml:space="preserve">.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R’s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rPr>
            <w:rStyle w:val="VerbatimChar"/>
          </w:rPr>
          <w:t xml:space="preserve">svd()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reports</w:t>
        </w:r>
      </w:ins>
      <w:ins w:id="2186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singular values for</w:t>
        </w:r>
      </w:ins>
      <w:ins w:id="218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190" w:author="PR Preview" w:date="2026-01-01T00:00:00Z">
        <w:r>
          <w:t xml:space="preserve">:</w:t>
        </w:r>
      </w:ins>
      <w:ins w:id="2191" w:author="PR Preview" w:date="2026-01-01T00:00:00Z">
        <w:r>
          <w:t xml:space="preserve"> </w:t>
        </w:r>
      </w:ins>
      <m:oMath>
        <m:r>
          <m:t>3</m:t>
        </m:r>
      </m:oMath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and</w:t>
        </w:r>
      </w:ins>
      <w:ins w:id="2194" w:author="PR Preview" w:date="2026-01-01T00:00:00Z">
        <w:r>
          <w:t xml:space="preserve"> </w:t>
        </w:r>
      </w:ins>
      <m:oMath>
        <m:r>
          <m:t>0</m:t>
        </m:r>
      </m:oMath>
      <w:ins w:id="2195" w:author="PR Preview" w:date="2026-01-01T00:00:00Z">
        <w:r>
          <w:t xml:space="preserve">.</w:t>
        </w:r>
      </w:ins>
    </w:p>
    <w:bookmarkEnd w:id="106"/>
    <w:bookmarkStart w:id="107" w:name="thm-svd-evd"/>
    <w:p>
      <w:pPr>
        <w:pStyle w:val="BodyText"/>
      </w:pPr>
      <w:ins w:id="2196" w:author="PR Preview" w:date="2026-01-01T00:00:00Z">
        <w:r>
          <w:rPr>
            <w:b/>
            <w:bCs/>
          </w:rPr>
          <w:t xml:space="preserve">Theorem 12 (An SVD gives an eigendecomposition of</w:t>
        </w:r>
      </w:ins>
      <w:ins w:id="219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198" w:author="PR Preview" w:date="2026-01-01T00:00:00Z">
        <w:r>
          <w:rPr>
            <w:b/>
            <w:bCs/>
          </w:rPr>
          <w:t xml:space="preserve">)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Let</w:t>
        </w:r>
      </w:ins>
      <w:ins w:id="22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be a singular value decomposition (</w:t>
        </w:r>
      </w:ins>
      <w:hyperlink w:anchor="def-svd">
        <w:ins w:id="220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205" w:author="PR Preview" w:date="2026-01-01T00:00:00Z">
        <w:r>
          <w:t xml:space="preserve">) of an</w:t>
        </w:r>
      </w:ins>
      <w:ins w:id="22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matrix</w:t>
        </w:r>
      </w:ins>
      <w:ins w:id="22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with singular values</w:t>
        </w:r>
      </w:ins>
      <w:ins w:id="2212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2213" w:author="PR Preview" w:date="2026-01-01T00:00:00Z">
        <w:r>
          <w:t xml:space="preserve">.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Then</w:t>
        </w:r>
      </w:ins>
      <w:ins w:id="22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is symmetric (</w:t>
        </w:r>
      </w:ins>
      <w:hyperlink w:anchor="def-symmetric-matrix">
        <w:ins w:id="221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220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ins w:id="2221" w:author="PR Preview" w:date="2026-01-01T00:00:00Z">
        <w:r>
          <w:t xml:space="preserve">where</w:t>
        </w:r>
      </w:ins>
      <w:ins w:id="222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is the</w:t>
        </w:r>
      </w:ins>
      <w:ins w:id="22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diagonal matrix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whose</w:t>
        </w:r>
      </w:ins>
      <w:ins w:id="2230" w:author="PR Preview" w:date="2026-01-01T00:00:00Z">
        <w:r>
          <w:t xml:space="preserve"> </w:t>
        </w:r>
      </w:ins>
      <m:oMath>
        <m:r>
          <m:t>i</m:t>
        </m:r>
      </m:oMath>
      <w:ins w:id="2231" w:author="PR Preview" w:date="2026-01-01T00:00:00Z">
        <w:r>
          <w:t xml:space="preserve">-th diagonal entry</w:t>
        </w:r>
      </w:ins>
      <w:ins w:id="223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is</w:t>
        </w:r>
      </w:ins>
      <w:ins w:id="2235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for</w:t>
        </w:r>
      </w:ins>
      <w:ins w:id="223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and</w:t>
        </w:r>
      </w:ins>
      <w:ins w:id="2241" w:author="PR Preview" w:date="2026-01-01T00:00:00Z">
        <w:r>
          <w:t xml:space="preserve"> </w:t>
        </w:r>
      </w:ins>
      <m:oMath>
        <m:r>
          <m:t>0</m:t>
        </m:r>
      </m:oMath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for</w:t>
        </w:r>
      </w:ins>
      <w:ins w:id="224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r</m:t>
        </m:r>
      </m:oMath>
      <w:ins w:id="2245" w:author="PR Preview" w:date="2026-01-01T00:00:00Z">
        <w:r>
          <w:t xml:space="preserve">.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So</w:t>
        </w:r>
      </w:ins>
      <w:ins w:id="224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is an eigendecomposition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(</w:t>
        </w:r>
      </w:ins>
      <w:hyperlink w:anchor="def-eigendecomposition">
        <w:ins w:id="225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254" w:author="PR Preview" w:date="2026-01-01T00:00:00Z">
        <w:r>
          <w:t xml:space="preserve">) of</w:t>
        </w:r>
      </w:ins>
      <w:ins w:id="225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256" w:author="PR Preview" w:date="2026-01-01T00:00:00Z">
        <w:r>
          <w:t xml:space="preserve">:</w:t>
        </w:r>
      </w:ins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column</w:t>
        </w:r>
      </w:ins>
      <w:ins w:id="2259" w:author="PR Preview" w:date="2026-01-01T00:00:00Z">
        <w:r>
          <w:t xml:space="preserve"> </w:t>
        </w:r>
      </w:ins>
      <m:oMath>
        <m:r>
          <m:t>i</m:t>
        </m:r>
      </m:oMath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of</w:t>
        </w:r>
      </w:ins>
      <w:ins w:id="2262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is an eigenvector of</w:t>
        </w:r>
      </w:ins>
      <w:ins w:id="22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for the eigenvalue</w:t>
        </w:r>
      </w:ins>
      <w:ins w:id="226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2269" w:author="PR Preview" w:date="2026-01-01T00:00:00Z">
        <w:r>
          <w:t xml:space="preserve">.</w:t>
        </w:r>
      </w:ins>
    </w:p>
    <w:bookmarkEnd w:id="107"/>
    <w:p>
      <w:pPr>
        <w:pStyle w:val="BodyText"/>
      </w:pPr>
      <w:ins w:id="2270" w:author="PR Preview" w:date="2026-01-01T00:00:00Z">
        <w:r>
          <w:rPr>
            <w:i/>
            <w:iCs/>
          </w:rPr>
          <w:t xml:space="preserve">Proof</w:t>
        </w:r>
      </w:ins>
      <w:ins w:id="2271" w:author="PR Preview" w:date="2026-01-01T00:00:00Z">
        <w:r>
          <w:t xml:space="preserve">. </w:t>
        </w:r>
      </w:ins>
      <w:ins w:id="2272" w:author="PR Preview" w:date="2026-01-01T00:00:00Z">
        <w:r>
          <w:rPr>
            <w:b/>
            <w:bCs/>
          </w:rPr>
          <w:t xml:space="preserve">Symmetry.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ins w:id="2273" w:author="PR Preview" w:date="2026-01-01T00:00:00Z">
        <w:r>
          <w:t xml:space="preserve">The first step is</w:t>
        </w:r>
      </w:ins>
      <w:ins w:id="2274" w:author="PR Preview" w:date="2026-01-01T00:00:00Z">
        <w:r>
          <w:t xml:space="preserve"> </w:t>
        </w:r>
      </w:ins>
      <w:hyperlink r:id="rId32">
        <w:ins w:id="2275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276" w:author="PR Preview" w:date="2026-01-01T00:00:00Z">
        <w:r>
          <w:t xml:space="preserve">,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and the second follows from</w:t>
        </w:r>
      </w:ins>
      <w:ins w:id="2279" w:author="PR Preview" w:date="2026-01-01T00:00:00Z">
        <w:r>
          <w:t xml:space="preserve"> </w:t>
        </w:r>
      </w:ins>
      <w:hyperlink r:id="rId108">
        <w:ins w:id="2280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281" w:author="PR Preview" w:date="2026-01-01T00:00:00Z">
        <w:r>
          <w:t xml:space="preserve">,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which swaps rows and columns, so swapping them again restores</w:t>
        </w:r>
      </w:ins>
      <w:ins w:id="22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85" w:author="PR Preview" w:date="2026-01-01T00:00:00Z">
        <w:r>
          <w:t xml:space="preserve">.</w:t>
        </w:r>
      </w:ins>
    </w:p>
    <w:p>
      <w:pPr>
        <w:pStyle w:val="BodyText"/>
      </w:pPr>
      <w:ins w:id="2286" w:author="PR Preview" w:date="2026-01-01T00:00:00Z">
        <w:r>
          <w:rPr>
            <w:b/>
            <w:bCs/>
          </w:rPr>
          <w:t xml:space="preserve">The factorization.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287" w:author="PR Preview" w:date="2026-01-01T00:00:00Z">
        <w:r>
          <w:rPr>
            <w:b/>
            <w:bCs/>
          </w:rPr>
          <w:t xml:space="preserve">The entries of</w:t>
        </w:r>
      </w:ins>
      <w:ins w:id="228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"/>
          </m:rPr>
          <m:t>Λ</m:t>
        </m:r>
      </m:oMath>
      <w:ins w:id="2289" w:author="PR Preview" w:date="2026-01-01T00:00:00Z">
        <w:r>
          <w:rPr>
            <w:b/>
            <w:bCs/>
          </w:rPr>
          <w:t xml:space="preserve">.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Write</w:t>
        </w:r>
      </w:ins>
      <w:ins w:id="229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for entry</w:t>
        </w:r>
      </w:ins>
      <w:ins w:id="22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of</w:t>
        </w:r>
      </w:ins>
      <w:ins w:id="2298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299" w:author="PR Preview" w:date="2026-01-01T00:00:00Z">
        <w:r>
          <w:t xml:space="preserve">,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so</w:t>
        </w:r>
      </w:ins>
      <w:ins w:id="230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ins w:id="2303" w:author="PR Preview" w:date="2026-01-01T00:00:00Z">
        <w:r>
          <w:t xml:space="preserve">.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Only the entries</w:t>
        </w:r>
      </w:ins>
      <w:ins w:id="230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with</w:t>
        </w:r>
      </w:ins>
      <w:ins w:id="230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r</m:t>
        </m:r>
      </m:oMath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of</w:t>
        </w:r>
      </w:ins>
      <w:ins w:id="231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can be nonzero.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ins w:id="2315" w:author="PR Preview" w:date="2026-01-01T00:00:00Z">
        <w:r>
          <w:t xml:space="preserve">The term for</w:t>
        </w:r>
      </w:ins>
      <w:ins w:id="2316" w:author="PR Preview" w:date="2026-01-01T00:00:00Z">
        <w:r>
          <w:t xml:space="preserve"> </w:t>
        </w:r>
      </w:ins>
      <m:oMath>
        <m:r>
          <m:t>k</m:t>
        </m:r>
      </m:oMath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is nonzero only if</w:t>
        </w:r>
      </w:ins>
      <w:ins w:id="231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and</w:t>
        </w:r>
      </w:ins>
      <w:ins w:id="232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j</m:t>
        </m:r>
      </m:oMath>
      <w:ins w:id="2323" w:author="PR Preview" w:date="2026-01-01T00:00:00Z">
        <w:r>
          <w:t xml:space="preserve">.</w:t>
        </w:r>
      </w:ins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So</w:t>
        </w:r>
      </w:ins>
      <w:ins w:id="232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when</w:t>
        </w:r>
      </w:ins>
      <w:ins w:id="232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2330" w:author="PR Preview" w:date="2026-01-01T00:00:00Z">
        <w:r>
          <w:t xml:space="preserve">.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On the diagonal, only the term</w:t>
        </w:r>
      </w:ins>
      <w:ins w:id="23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i</m:t>
        </m:r>
      </m:oMath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can be nonzero, and for</w:t>
        </w:r>
      </w:ins>
      <w:ins w:id="233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ins w:id="2337" w:author="PR Preview" w:date="2026-01-01T00:00:00Z">
        <w:r>
          <w:t xml:space="preserve">For</w:t>
        </w:r>
      </w:ins>
      <w:ins w:id="233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r</m:t>
        </m:r>
      </m:oMath>
      <w:ins w:id="2339" w:author="PR Preview" w:date="2026-01-01T00:00:00Z">
        <w:r>
          <w:t xml:space="preserve">, every term is</w:t>
        </w:r>
      </w:ins>
      <w:ins w:id="2340" w:author="PR Preview" w:date="2026-01-01T00:00:00Z">
        <w:r>
          <w:t xml:space="preserve"> </w:t>
        </w:r>
      </w:ins>
      <m:oMath>
        <m:r>
          <m:t>0</m:t>
        </m:r>
      </m:oMath>
      <w:ins w:id="2341" w:author="PR Preview" w:date="2026-01-01T00:00:00Z">
        <w:r>
          <w:t xml:space="preserve">, so</w:t>
        </w:r>
      </w:ins>
      <w:ins w:id="234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343" w:author="PR Preview" w:date="2026-01-01T00:00:00Z">
        <w:r>
          <w:t xml:space="preserve">.</w:t>
        </w:r>
      </w:ins>
    </w:p>
    <w:p>
      <w:pPr>
        <w:pStyle w:val="BodyText"/>
      </w:pPr>
      <w:ins w:id="2344" w:author="PR Preview" w:date="2026-01-01T00:00:00Z">
        <w:r>
          <w:rPr>
            <w:b/>
            <w:bCs/>
          </w:rPr>
          <w:t xml:space="preserve">The eigenvectors.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Write</w:t>
        </w:r>
      </w:ins>
      <w:ins w:id="23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for column</w:t>
        </w:r>
      </w:ins>
      <w:ins w:id="2350" w:author="PR Preview" w:date="2026-01-01T00:00:00Z">
        <w:r>
          <w:t xml:space="preserve"> </w:t>
        </w:r>
      </w:ins>
      <m:oMath>
        <m:r>
          <m:t>i</m:t>
        </m:r>
      </m:oMath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of</w:t>
        </w:r>
      </w:ins>
      <w:ins w:id="2353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354" w:author="PR Preview" w:date="2026-01-01T00:00:00Z">
        <w:r>
          <w:t xml:space="preserve">,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and</w:t>
        </w:r>
      </w:ins>
      <w:ins w:id="235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for the indicator vector (</w:t>
        </w:r>
      </w:ins>
      <w:hyperlink r:id="rId109">
        <w:ins w:id="2360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2361" w:author="PR Preview" w:date="2026-01-01T00:00:00Z">
        <w:r>
          <w:t xml:space="preserve">) of length</w:t>
        </w:r>
      </w:ins>
      <w:ins w:id="2362" w:author="PR Preview" w:date="2026-01-01T00:00:00Z">
        <w:r>
          <w:t xml:space="preserve"> </w:t>
        </w:r>
      </w:ins>
      <m:oMath>
        <m:r>
          <m:t>p</m:t>
        </m:r>
      </m:oMath>
      <w:ins w:id="2363" w:author="PR Preview" w:date="2026-01-01T00:00:00Z">
        <w:r>
          <w:t xml:space="preserve">.</w:t>
        </w:r>
      </w:ins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Column</w:t>
        </w:r>
      </w:ins>
      <w:ins w:id="2366" w:author="PR Preview" w:date="2026-01-01T00:00:00Z">
        <w:r>
          <w:t xml:space="preserve"> </w:t>
        </w:r>
      </w:ins>
      <m:oMath>
        <m:r>
          <m:t>i</m:t>
        </m:r>
      </m:oMath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of</w:t>
        </w:r>
      </w:ins>
      <w:ins w:id="23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370" w:author="PR Preview" w:date="2026-01-01T00:00:00Z">
        <w:r>
          <w:t xml:space="preserve"> </w:t>
        </w:r>
      </w:ins>
      <w:ins w:id="2371" w:author="PR Preview" w:date="2026-01-01T00:00:00Z">
        <w:r>
          <w:t xml:space="preserve">says</w:t>
        </w:r>
      </w:ins>
      <w:ins w:id="23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2373" w:author="PR Preview" w:date="2026-01-01T00:00:00Z">
        <w:r>
          <w:t xml:space="preserve">.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376" w:author="PR Preview" w:date="2026-01-01T00:00:00Z">
        <w:r>
          <w:t xml:space="preserve">and</w:t>
        </w:r>
      </w:ins>
      <w:ins w:id="23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because it has norm</w:t>
        </w:r>
      </w:ins>
      <w:ins w:id="2380" w:author="PR Preview" w:date="2026-01-01T00:00:00Z">
        <w:r>
          <w:t xml:space="preserve"> </w:t>
        </w:r>
      </w:ins>
      <m:oMath>
        <m:r>
          <m:t>1</m:t>
        </m:r>
      </m:oMath>
      <w:ins w:id="2381" w:author="PR Preview" w:date="2026-01-01T00:00:00Z">
        <w:r>
          <w:t xml:space="preserve">.</w:t>
        </w:r>
      </w:ins>
    </w:p>
    <w:bookmarkStart w:id="110" w:name="exm-svd-evd"/>
    <w:p>
      <w:pPr>
        <w:pStyle w:val="BodyText"/>
      </w:pPr>
      <w:ins w:id="2382" w:author="PR Preview" w:date="2026-01-01T00:00:00Z">
        <w:r>
          <w:rPr>
            <w:b/>
            <w:bCs/>
          </w:rPr>
          <w:t xml:space="preserve">Example 25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383" w:author="PR Preview" w:date="2026-01-01T00:00:00Z">
        <w:r>
          <w:rPr>
            <w:b/>
            <w:bCs/>
          </w:rPr>
          <w:t xml:space="preserve"> </w:t>
        </w:r>
      </w:ins>
      <w:ins w:id="2384" w:author="PR Preview" w:date="2026-01-01T00:00:00Z">
        <w:r>
          <w:rPr>
            <w:b/>
            <w:bCs/>
          </w:rPr>
          <w:t xml:space="preserve">for the matrix of the SVD example)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For</w:t>
        </w:r>
      </w:ins>
      <w:ins w:id="23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in</w:t>
        </w:r>
      </w:ins>
      <w:ins w:id="2390" w:author="PR Preview" w:date="2026-01-01T00:00:00Z">
        <w:r>
          <w:t xml:space="preserve"> </w:t>
        </w:r>
      </w:ins>
      <w:hyperlink w:anchor="exm-svd">
        <w:ins w:id="2391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3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ins w:id="239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says its eigenvalues are</w:t>
        </w:r>
      </w:ins>
      <w:ins w:id="2396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and</w:t>
        </w:r>
      </w:ins>
      <w:ins w:id="2399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ins w:id="2400" w:author="PR Preview" w:date="2026-01-01T00:00:00Z">
        <w:r>
          <w:t xml:space="preserve">,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with the columns of</w:t>
        </w:r>
      </w:ins>
      <w:ins w:id="2403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as eigenvectors.</w:t>
        </w:r>
      </w:ins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Checking the first column, up to its factor</w:t>
        </w:r>
      </w:ins>
      <w:ins w:id="240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0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410" w:author="PR Preview" w:date="2026-01-01T00:00:00Z">
        <w:r>
          <w:t xml:space="preserve">and the second: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ins w:id="2411" w:author="PR Preview" w:date="2026-01-01T00:00:00Z">
        <w:r>
          <w:rPr>
            <w:i/>
            <w:iCs/>
          </w:rPr>
          <w:t xml:space="preserve">Remark 17</w:t>
        </w:r>
      </w:ins>
      <w:ins w:id="2412" w:author="PR Preview" w:date="2026-01-01T00:00:00Z">
        <w:r>
          <w:t xml:space="preserve"> (Building an SVD from an eigendecomposition). </w:t>
        </w:r>
      </w:ins>
      <w:hyperlink w:anchor="thm-svd-evd">
        <w:ins w:id="241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matches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Banerjee and Roy (2014, chap. 12, pp. 372-373)</w:t>
        </w:r>
      </w:ins>
      <w:ins w:id="2418" w:author="PR Preview" w:date="2026-01-01T00:00:00Z">
        <w:r>
          <w:t xml:space="preserve">,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which works in the other direction:</w:t>
        </w:r>
      </w:ins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it constructs an SVD from a spectral decomposition of</w:t>
        </w:r>
      </w:ins>
      <w:ins w:id="242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and sets</w:t>
        </w:r>
      </w:ins>
      <w:ins w:id="2426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2427" w:author="PR Preview" w:date="2026-01-01T00:00:00Z">
        <w:r>
          <w:t xml:space="preserve">.</w:t>
        </w:r>
      </w:ins>
    </w:p>
    <w:p>
      <w:pPr>
        <w:pStyle w:val="BodyText"/>
      </w:pPr>
      <w:ins w:id="2428" w:author="PR Preview" w:date="2026-01-01T00:00:00Z">
        <w:r>
          <w:t xml:space="preserve">For example, in</w:t>
        </w:r>
      </w:ins>
      <w:ins w:id="2429" w:author="PR Preview" w:date="2026-01-01T00:00:00Z">
        <w:r>
          <w:t xml:space="preserve"> </w:t>
        </w:r>
      </w:ins>
      <w:hyperlink w:anchor="exm-svd-evd">
        <w:ins w:id="2430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the eigenvalues of</w:t>
        </w:r>
      </w:ins>
      <w:ins w:id="24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are</w:t>
        </w:r>
      </w:ins>
      <w:ins w:id="2436" w:author="PR Preview" w:date="2026-01-01T00:00:00Z">
        <w:r>
          <w:t xml:space="preserve"> </w:t>
        </w:r>
      </w:ins>
      <m:oMath>
        <m:r>
          <m:t>4</m:t>
        </m:r>
      </m:oMath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and</w:t>
        </w:r>
      </w:ins>
      <w:ins w:id="2439" w:author="PR Preview" w:date="2026-01-01T00:00:00Z">
        <w:r>
          <w:t xml:space="preserve"> </w:t>
        </w:r>
      </w:ins>
      <m:oMath>
        <m:r>
          <m:t>2</m:t>
        </m:r>
      </m:oMath>
      <w:ins w:id="2440" w:author="PR Preview" w:date="2026-01-01T00:00:00Z">
        <w:r>
          <w:t xml:space="preserve">,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and</w:t>
        </w:r>
      </w:ins>
      <w:ins w:id="244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and</w:t>
        </w:r>
      </w:ins>
      <w:ins w:id="244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are the singular values</w:t>
        </w:r>
      </w:ins>
      <w:ins w:id="2449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</m:oMath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and</w:t>
        </w:r>
      </w:ins>
      <w:ins w:id="2452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</m:oMath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of</w:t>
        </w:r>
      </w:ins>
      <w:ins w:id="24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from</w:t>
        </w:r>
      </w:ins>
      <w:ins w:id="2458" w:author="PR Preview" w:date="2026-01-01T00:00:00Z">
        <w:r>
          <w:t xml:space="preserve"> </w:t>
        </w:r>
      </w:ins>
      <w:hyperlink w:anchor="exm-svd">
        <w:ins w:id="2459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460" w:author="PR Preview" w:date="2026-01-01T00:00:00Z">
        <w:r>
          <w:t xml:space="preserve">.</w:t>
        </w:r>
      </w:ins>
    </w:p>
    <w:bookmarkEnd w:id="111"/>
    <w:bookmarkEnd w:id="112"/>
    <w:bookmarkStart w:id="135" w:name="definite-matrices"/>
    <w:p>
      <w:pPr>
        <w:pStyle w:val="Heading2"/>
      </w:pPr>
      <w:ins w:id="2461" w:author="PR Preview" w:date="2026-01-01T00:00:00Z">
        <w:r>
          <w:t xml:space="preserve">5 Definite Matrices</w:t>
        </w:r>
      </w:ins>
    </w:p>
    <w:bookmarkStart w:id="113" w:name="def-positive-semidefinite"/>
    <w:p>
      <w:pPr>
        <w:pStyle w:val="FirstParagraph"/>
      </w:pPr>
      <w:ins w:id="2462" w:author="PR Preview" w:date="2026-01-01T00:00:00Z">
        <w:r>
          <w:rPr>
            <w:b/>
            <w:bCs/>
          </w:rPr>
          <w:t xml:space="preserve">Definition 19 (Positive semidefinite matrix)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A</w:t>
        </w:r>
      </w:ins>
      <w:ins w:id="24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matrix</w:t>
        </w:r>
      </w:ins>
      <w:ins w:id="24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69" w:author="PR Preview" w:date="2026-01-01T00:00:00Z">
        <w:r>
          <w:t xml:space="preserve"> </w:t>
        </w:r>
      </w:ins>
      <w:ins w:id="2470" w:author="PR Preview" w:date="2026-01-01T00:00:00Z">
        <w:r>
          <w:t xml:space="preserve">is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rPr>
            <w:b/>
            <w:bCs/>
          </w:rPr>
          <w:t xml:space="preserve">positive semidefinite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is symmetric (</w:t>
        </w:r>
      </w:ins>
      <w:hyperlink w:anchor="def-symmetric-matrix">
        <w:ins w:id="247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47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w:ins w:id="2479" w:author="PR Preview" w:date="2026-01-01T00:00:00Z">
        <w:r>
          <w:t xml:space="preserve">Every quadratic form (</w:t>
        </w:r>
      </w:ins>
      <w:hyperlink w:anchor="def-quadratic-form">
        <w:ins w:id="248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481" w:author="PR Preview" w:date="2026-01-01T00:00:00Z">
        <w:r>
          <w:t xml:space="preserve">) in</w:t>
        </w:r>
      </w:ins>
      <w:ins w:id="24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is non-negative:</w:t>
        </w:r>
      </w:ins>
      <w:ins w:id="248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for every vector</w:t>
        </w:r>
      </w:ins>
      <w:ins w:id="24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of length</w:t>
        </w:r>
      </w:ins>
      <w:ins w:id="2491" w:author="PR Preview" w:date="2026-01-01T00:00:00Z">
        <w:r>
          <w:t xml:space="preserve"> </w:t>
        </w:r>
      </w:ins>
      <m:oMath>
        <m:r>
          <m:t>p</m:t>
        </m:r>
      </m:oMath>
      <w:ins w:id="2492" w:author="PR Preview" w:date="2026-01-01T00:00:00Z">
        <w:r>
          <w:t xml:space="preserve">.</w:t>
        </w:r>
      </w:ins>
    </w:p>
    <w:bookmarkEnd w:id="113"/>
    <w:bookmarkStart w:id="114" w:name="exm-positive-semidefinite"/>
    <w:p>
      <w:pPr>
        <w:pStyle w:val="FirstParagraph"/>
      </w:pPr>
      <w:ins w:id="2493" w:author="PR Preview" w:date="2026-01-01T00:00:00Z">
        <w:r>
          <w:rPr>
            <w:b/>
            <w:bCs/>
          </w:rPr>
          <w:t xml:space="preserve">Example 26 (A positive semidefinite matrix)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Let</w:t>
        </w:r>
      </w:ins>
      <w:ins w:id="249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497" w:author="PR Preview" w:date="2026-01-01T00:00:00Z">
        <w:r>
          <w:t xml:space="preserve">,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which is symmetric.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For any</w:t>
        </w:r>
      </w:ins>
      <w:ins w:id="25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5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ins w:id="2504" w:author="PR Preview" w:date="2026-01-01T00:00:00Z">
        <w:r>
          <w:t xml:space="preserve">So</w:t>
        </w:r>
      </w:ins>
      <w:ins w:id="250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is positive semidefinite.</w:t>
        </w:r>
      </w:ins>
    </w:p>
    <w:bookmarkEnd w:id="114"/>
    <w:bookmarkStart w:id="115" w:name="def-positive-definite"/>
    <w:p>
      <w:pPr>
        <w:pStyle w:val="BodyText"/>
      </w:pPr>
      <w:ins w:id="2508" w:author="PR Preview" w:date="2026-01-01T00:00:00Z">
        <w:r>
          <w:rPr>
            <w:b/>
            <w:bCs/>
          </w:rPr>
          <w:t xml:space="preserve">Definition 20 (Positive definite matrix)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A</w:t>
        </w:r>
      </w:ins>
      <w:ins w:id="25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matrix</w:t>
        </w:r>
      </w:ins>
      <w:ins w:id="25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is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rPr>
            <w:b/>
            <w:bCs/>
          </w:rPr>
          <w:t xml:space="preserve">positive definite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if it satisfies both conditions: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is symmetric (</w:t>
        </w:r>
      </w:ins>
      <w:hyperlink w:anchor="def-symmetric-matrix">
        <w:ins w:id="25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52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w:ins w:id="2525" w:author="PR Preview" w:date="2026-01-01T00:00:00Z">
        <w:r>
          <w:t xml:space="preserve">Every quadratic form (</w:t>
        </w:r>
      </w:ins>
      <w:hyperlink w:anchor="def-quadratic-form">
        <w:ins w:id="252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527" w:author="PR Preview" w:date="2026-01-01T00:00:00Z">
        <w:r>
          <w:t xml:space="preserve">) in</w:t>
        </w:r>
      </w:ins>
      <w:ins w:id="25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at a nonzero vector is positive:</w:t>
        </w:r>
      </w:ins>
      <w:ins w:id="253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for every vector</w:t>
        </w:r>
      </w:ins>
      <w:ins w:id="25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of length</w:t>
        </w:r>
      </w:ins>
      <w:ins w:id="2537" w:author="PR Preview" w:date="2026-01-01T00:00:00Z">
        <w:r>
          <w:t xml:space="preserve"> </w:t>
        </w:r>
      </w:ins>
      <m:oMath>
        <m:r>
          <m:t>p</m:t>
        </m:r>
      </m:oMath>
      <w:ins w:id="2538" w:author="PR Preview" w:date="2026-01-01T00:00:00Z">
        <w:r>
          <w:t xml:space="preserve">.</w:t>
        </w:r>
      </w:ins>
    </w:p>
    <w:bookmarkEnd w:id="115"/>
    <w:bookmarkStart w:id="116" w:name="exm-positive-definite"/>
    <w:p>
      <w:pPr>
        <w:pStyle w:val="FirstParagraph"/>
      </w:pPr>
      <w:ins w:id="2539" w:author="PR Preview" w:date="2026-01-01T00:00:00Z">
        <w:r>
          <w:rPr>
            <w:b/>
            <w:bCs/>
          </w:rPr>
          <w:t xml:space="preserve">Example 27 (Positive definite, semidefinite, and neither)</w:t>
        </w:r>
      </w:ins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w:ins w:id="2542" w:author="PR Preview" w:date="2026-01-01T00:00:00Z">
        <w:r>
          <w:t xml:space="preserve">The identity matrix</w:t>
        </w:r>
      </w:ins>
      <w:ins w:id="254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(</w:t>
        </w:r>
      </w:ins>
      <w:hyperlink r:id="rId11">
        <w:ins w:id="2546" w:author="PR Preview" w:date="2026-01-01T00:00:00Z">
          <w:r>
            <w:rPr>
              <w:rStyle w:val="Hyperlink"/>
            </w:rPr>
            <w:t xml:space="preserve">Definition 10 in Matrices</w:t>
          </w:r>
        </w:ins>
      </w:hyperlink>
      <w:ins w:id="2547" w:author="PR Preview" w:date="2026-01-01T00:00:00Z">
        <w:r>
          <w:t xml:space="preserve">) is positive definite:</w:t>
        </w:r>
      </w:ins>
      <w:ins w:id="254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2549" w:author="PR Preview" w:date="2026-01-01T00:00:00Z">
        <w:r>
          <w:t xml:space="preserve">,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which is positive unless every</w:t>
        </w:r>
      </w:ins>
      <w:ins w:id="25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is</w:t>
        </w:r>
      </w:ins>
      <w:ins w:id="2555" w:author="PR Preview" w:date="2026-01-01T00:00:00Z">
        <w:r>
          <w:t xml:space="preserve"> </w:t>
        </w:r>
      </w:ins>
      <m:oMath>
        <m:r>
          <m:t>0</m:t>
        </m:r>
      </m:oMath>
      <w:ins w:id="2556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from</w:t>
        </w:r>
      </w:ins>
      <w:ins w:id="2559" w:author="PR Preview" w:date="2026-01-01T00:00:00Z">
        <w:r>
          <w:t xml:space="preserve"> </w:t>
        </w:r>
      </w:ins>
      <w:hyperlink w:anchor="exm-positive-semidefinite">
        <w:ins w:id="2560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is positive semidefinite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but not positive definite:</w:t>
        </w:r>
      </w:ins>
      <w:ins w:id="2565" w:author="PR Preview" w:date="2026-01-01T00:00:00Z">
        <w:r>
          <w:t xml:space="preserve"> </w:t>
        </w:r>
      </w:ins>
      <w:ins w:id="2566" w:author="PR Preview" w:date="2026-01-01T00:00:00Z">
        <w:r>
          <w:t xml:space="preserve">at</w:t>
        </w:r>
      </w:ins>
      <w:ins w:id="25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56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is symmetric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but not positive semidefinite: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at</w:t>
        </w:r>
      </w:ins>
      <w:ins w:id="25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57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ins w:id="2577" w:author="PR Preview" w:date="2026-01-01T00:00:00Z">
        <w:r>
          <w:rPr>
            <w:i/>
            <w:iCs/>
          </w:rPr>
          <w:t xml:space="preserve">Remark 18</w:t>
        </w:r>
      </w:ins>
      <w:ins w:id="2578" w:author="PR Preview" w:date="2026-01-01T00:00:00Z">
        <w:r>
          <w:t xml:space="preserve"> (Why the definition requires symmetry). </w:t>
        </w:r>
      </w:ins>
      <w:ins w:id="2579" w:author="PR Preview" w:date="2026-01-01T00:00:00Z">
        <w:r>
          <w:t xml:space="preserve">A positive definite matrix is positive semidefinite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(</w:t>
        </w:r>
      </w:ins>
      <w:hyperlink w:anchor="def-positive-semidefinite">
        <w:ins w:id="258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583" w:author="PR Preview" w:date="2026-01-01T00:00:00Z">
        <w:r>
          <w:t xml:space="preserve">):</w:t>
        </w:r>
      </w:ins>
      <w:ins w:id="258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for every</w:t>
        </w:r>
      </w:ins>
      <w:ins w:id="25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588" w:author="PR Preview" w:date="2026-01-01T00:00:00Z">
        <w:r>
          <w:t xml:space="preserve">,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and</w:t>
        </w:r>
      </w:ins>
      <w:ins w:id="259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ins w:id="2592" w:author="PR Preview" w:date="2026-01-01T00:00:00Z">
        <w:r>
          <w:t xml:space="preserve">.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For example,</w:t>
        </w:r>
      </w:ins>
      <w:ins w:id="259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in</w:t>
        </w:r>
      </w:ins>
      <w:ins w:id="2598" w:author="PR Preview" w:date="2026-01-01T00:00:00Z">
        <w:r>
          <w:t xml:space="preserve"> </w:t>
        </w:r>
      </w:ins>
      <w:hyperlink w:anchor="exm-positive-definite">
        <w:ins w:id="2599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is both.</w:t>
        </w:r>
      </w:ins>
    </w:p>
    <w:p>
      <w:pPr>
        <w:pStyle w:val="BodyText"/>
      </w:pPr>
      <w:ins w:id="2602" w:author="PR Preview" w:date="2026-01-01T00:00:00Z">
        <w:r>
          <w:t xml:space="preserve">Some sources drop the symmetry condition from both definitions.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These notes keep it,</w:t>
        </w:r>
      </w:ins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because without it a matrix can pass the quadratic-form condition</w:t>
        </w:r>
      </w:ins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and still have no real eigenvalues (</w:t>
        </w:r>
      </w:ins>
      <w:hyperlink w:anchor="def-eigenvalue">
        <w:ins w:id="260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610" w:author="PR Preview" w:date="2026-01-01T00:00:00Z">
        <w:r>
          <w:t xml:space="preserve">).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For example,</w:t>
        </w:r>
      </w:ins>
      <w:ins w:id="261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is not symmetric, and for any</w:t>
        </w:r>
      </w:ins>
      <w:ins w:id="26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61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ins w:id="2618" w:author="PR Preview" w:date="2026-01-01T00:00:00Z">
        <w:r>
          <w:t xml:space="preserve">which is positive for every</w:t>
        </w:r>
      </w:ins>
      <w:ins w:id="26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620" w:author="PR Preview" w:date="2026-01-01T00:00:00Z">
        <w:r>
          <w:t xml:space="preserve">.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But suppose</w:t>
        </w:r>
      </w:ins>
      <w:ins w:id="262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for a real number</w:t>
        </w:r>
      </w:ins>
      <w:ins w:id="2626" w:author="PR Preview" w:date="2026-01-01T00:00:00Z">
        <w:r>
          <w:t xml:space="preserve"> </w:t>
        </w:r>
      </w:ins>
      <m:oMath>
        <m:r>
          <m:t>λ</m:t>
        </m:r>
      </m:oMath>
      <w:ins w:id="2627" w:author="PR Preview" w:date="2026-01-01T00:00:00Z">
        <w:r>
          <w:t xml:space="preserve">.</w:t>
        </w:r>
      </w:ins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Matching entries gives</w:t>
        </w:r>
      </w:ins>
      <w:ins w:id="2630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and</w:t>
        </w:r>
      </w:ins>
      <w:ins w:id="26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2634" w:author="PR Preview" w:date="2026-01-01T00:00:00Z">
        <w:r>
          <w:t xml:space="preserve">,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so</w:t>
        </w:r>
      </w:ins>
      <w:ins w:id="263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and</w:t>
        </w:r>
      </w:ins>
      <w:ins w:id="264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2641" w:author="PR Preview" w:date="2026-01-01T00:00:00Z">
        <w:r>
          <w:t xml:space="preserve">.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Substituting the first into the second gives</w:t>
        </w:r>
      </w:ins>
      <w:ins w:id="264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ins w:id="2645" w:author="PR Preview" w:date="2026-01-01T00:00:00Z">
        <w:r>
          <w:t xml:space="preserve">,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so</w:t>
        </w:r>
      </w:ins>
      <w:ins w:id="264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649" w:author="PR Preview" w:date="2026-01-01T00:00:00Z">
        <w:r>
          <w:t xml:space="preserve">.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Since</w:t>
        </w:r>
      </w:ins>
      <w:ins w:id="265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653" w:author="PR Preview" w:date="2026-01-01T00:00:00Z">
        <w:r>
          <w:t xml:space="preserve">,</w:t>
        </w:r>
      </w:ins>
      <w:ins w:id="2654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655" w:author="PR Preview" w:date="2026-01-01T00:00:00Z">
        <w:r>
          <w:t xml:space="preserve">,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658" w:author="PR Preview" w:date="2026-01-01T00:00:00Z">
        <w:r>
          <w:t xml:space="preserve">So no real</w:t>
        </w:r>
      </w:ins>
      <w:ins w:id="2659" w:author="PR Preview" w:date="2026-01-01T00:00:00Z">
        <w:r>
          <w:t xml:space="preserve"> </w:t>
        </w:r>
      </w:ins>
      <m:oMath>
        <m:r>
          <m:t>λ</m:t>
        </m:r>
      </m:oMath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has an eigenvector</w:t>
        </w:r>
      </w:ins>
      <w:ins w:id="26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663" w:author="PR Preview" w:date="2026-01-01T00:00:00Z">
        <w:r>
          <w:t xml:space="preserve">.</w:t>
        </w:r>
      </w:ins>
    </w:p>
    <w:bookmarkEnd w:id="117"/>
    <w:p>
      <w:pPr>
        <w:pStyle w:val="BodyText"/>
      </w:pPr>
      <w:ins w:id="2664" w:author="PR Preview" w:date="2026-01-01T00:00:00Z">
        <w:r>
          <w:t xml:space="preserve">See also</w:t>
        </w:r>
      </w:ins>
      <w:ins w:id="2665" w:author="PR Preview" w:date="2026-01-01T00:00:00Z">
        <w:r>
          <w:t xml:space="preserve"> </w:t>
        </w:r>
      </w:ins>
      <w:hyperlink r:id="rId118">
        <w:ins w:id="2666" w:author="PR Preview" w:date="2026-01-01T00:00:00Z">
          <w:r>
            <w:rPr>
              <w:rStyle w:val="Hyperlink"/>
            </w:rPr>
            <w:t xml:space="preserve">https://en.wikipedia.org/wiki/Definite_matrix</w:t>
          </w:r>
        </w:ins>
      </w:hyperlink>
      <w:ins w:id="2667" w:author="PR Preview" w:date="2026-01-01T00:00:00Z">
        <w:r>
          <w:t xml:space="preserve">.</w:t>
        </w:r>
      </w:ins>
    </w:p>
    <w:bookmarkStart w:id="119" w:name="thm-definite-eigenvalues"/>
    <w:p>
      <w:pPr>
        <w:pStyle w:val="BodyText"/>
      </w:pPr>
      <w:ins w:id="2668" w:author="PR Preview" w:date="2026-01-01T00:00:00Z">
        <w:r>
          <w:rPr>
            <w:b/>
            <w:bCs/>
          </w:rPr>
          <w:t xml:space="preserve">Theorem 13 (Definiteness and eigenvalues)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Let</w:t>
        </w:r>
      </w:ins>
      <w:ins w:id="26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be a</w:t>
        </w:r>
      </w:ins>
      <w:ins w:id="267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symmetric matrix with real entries,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with eigendecomposition</w:t>
        </w:r>
      </w:ins>
      <w:ins w:id="26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(</w:t>
        </w:r>
      </w:ins>
      <w:hyperlink w:anchor="def-eigendecomposition">
        <w:ins w:id="268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683" w:author="PR Preview" w:date="2026-01-01T00:00:00Z">
        <w:r>
          <w:t xml:space="preserve">)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and eigenvalues</w:t>
        </w:r>
      </w:ins>
      <w:ins w:id="268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on the diagonal of</w:t>
        </w:r>
      </w:ins>
      <w:ins w:id="268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690" w:author="PR Preview" w:date="2026-01-01T00:00:00Z">
        <w:r>
          <w:t xml:space="preserve">.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is positive semidefinite (</w:t>
        </w:r>
      </w:ins>
      <w:hyperlink w:anchor="def-positive-semidefinite">
        <w:ins w:id="269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696" w:author="PR Preview" w:date="2026-01-01T00:00:00Z">
        <w:r>
          <w:t xml:space="preserve">)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if and only if every</w:t>
        </w:r>
      </w:ins>
      <w:ins w:id="269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270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is positive definite (</w:t>
        </w:r>
      </w:ins>
      <w:hyperlink w:anchor="def-positive-definite">
        <w:ins w:id="270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704" w:author="PR Preview" w:date="2026-01-01T00:00:00Z">
        <w:r>
          <w:t xml:space="preserve">)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if and only if every</w:t>
        </w:r>
      </w:ins>
      <w:ins w:id="270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708" w:author="PR Preview" w:date="2026-01-01T00:00:00Z">
        <w:r>
          <w:t xml:space="preserve">.</w:t>
        </w:r>
      </w:ins>
    </w:p>
    <w:bookmarkEnd w:id="119"/>
    <w:p>
      <w:pPr>
        <w:pStyle w:val="FirstParagraph"/>
      </w:pPr>
      <w:ins w:id="2709" w:author="PR Preview" w:date="2026-01-01T00:00:00Z">
        <w:r>
          <w:rPr>
            <w:i/>
            <w:iCs/>
          </w:rPr>
          <w:t xml:space="preserve">Proof</w:t>
        </w:r>
      </w:ins>
      <w:ins w:id="2710" w:author="PR Preview" w:date="2026-01-01T00:00:00Z">
        <w:r>
          <w:t xml:space="preserve">. </w:t>
        </w:r>
      </w:ins>
      <w:ins w:id="2711" w:author="PR Preview" w:date="2026-01-01T00:00:00Z">
        <w:r>
          <w:t xml:space="preserve">For any vector</w:t>
        </w:r>
      </w:ins>
      <w:ins w:id="27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of length</w:t>
        </w:r>
      </w:ins>
      <w:ins w:id="2715" w:author="PR Preview" w:date="2026-01-01T00:00:00Z">
        <w:r>
          <w:t xml:space="preserve"> </w:t>
        </w:r>
      </w:ins>
      <m:oMath>
        <m:r>
          <m:t>p</m:t>
        </m:r>
      </m:oMath>
      <w:ins w:id="2716" w:author="PR Preview" w:date="2026-01-01T00:00:00Z">
        <w:r>
          <w:t xml:space="preserve">, let</w:t>
        </w:r>
      </w:ins>
      <w:ins w:id="27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2718" w:author="PR Preview" w:date="2026-01-01T00:00:00Z">
        <w:r>
          <w:t xml:space="preserve">.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ins w:id="2721" w:author="PR Preview" w:date="2026-01-01T00:00:00Z">
        <w:r>
          <w:t xml:space="preserve">The second step is</w:t>
        </w:r>
      </w:ins>
      <w:ins w:id="2722" w:author="PR Preview" w:date="2026-01-01T00:00:00Z">
        <w:r>
          <w:t xml:space="preserve"> </w:t>
        </w:r>
      </w:ins>
      <w:hyperlink r:id="rId32">
        <w:ins w:id="2723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724" w:author="PR Preview" w:date="2026-01-01T00:00:00Z">
        <w:r>
          <w:t xml:space="preserve">.</w:t>
        </w:r>
      </w:ins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Also,</w:t>
        </w:r>
      </w:ins>
      <w:ins w:id="27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exactly when</w:t>
        </w:r>
      </w:ins>
      <w:ins w:id="27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731" w:author="PR Preview" w:date="2026-01-01T00:00:00Z">
        <w:r>
          <w:t xml:space="preserve">:</w:t>
        </w:r>
      </w:ins>
      <w:ins w:id="273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for an orthogonal matrix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(</w:t>
        </w:r>
      </w:ins>
      <w:hyperlink w:anchor="def-orthogonal-matrix">
        <w:ins w:id="273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738" w:author="PR Preview" w:date="2026-01-01T00:00:00Z">
        <w:r>
          <w:t xml:space="preserve">),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so</w:t>
        </w:r>
      </w:ins>
      <w:ins w:id="27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ins w:id="2742" w:author="PR Preview" w:date="2026-01-01T00:00:00Z">
        <w:r>
          <w:t xml:space="preserve">.</w:t>
        </w:r>
      </w:ins>
    </w:p>
    <w:p>
      <w:pPr>
        <w:pStyle w:val="BodyText"/>
      </w:pPr>
      <w:ins w:id="2743" w:author="PR Preview" w:date="2026-01-01T00:00:00Z">
        <w:r>
          <w:rPr>
            <w:i/>
            <w:iCs/>
          </w:rPr>
          <w:t xml:space="preserve">If every</w:t>
        </w:r>
      </w:ins>
      <w:ins w:id="2744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2745" w:author="PR Preview" w:date="2026-01-01T00:00:00Z">
        <w:r>
          <w:t xml:space="preserve">, then every term</w:t>
        </w:r>
      </w:ins>
      <w:ins w:id="274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ins w:id="2747" w:author="PR Preview" w:date="2026-01-01T00:00:00Z">
        <w:r>
          <w:t xml:space="preserve">,</w:t>
        </w:r>
      </w:ins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so</w:t>
        </w:r>
      </w:ins>
      <w:ins w:id="275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ins w:id="2751" w:author="PR Preview" w:date="2026-01-01T00:00:00Z">
        <w:r>
          <w:t xml:space="preserve">.</w:t>
        </w:r>
      </w:ins>
      <w:ins w:id="2752" w:author="PR Preview" w:date="2026-01-01T00:00:00Z">
        <w:r>
          <w:t xml:space="preserve"> </w:t>
        </w:r>
      </w:ins>
      <w:ins w:id="2753" w:author="PR Preview" w:date="2026-01-01T00:00:00Z">
        <w:r>
          <w:rPr>
            <w:i/>
            <w:iCs/>
          </w:rPr>
          <w:t xml:space="preserve">If every</w:t>
        </w:r>
      </w:ins>
      <w:ins w:id="2754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and</w:t>
        </w:r>
      </w:ins>
      <w:ins w:id="27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758" w:author="PR Preview" w:date="2026-01-01T00:00:00Z">
        <w:r>
          <w:t xml:space="preserve">,</w:t>
        </w:r>
      </w:ins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then some</w:t>
        </w:r>
      </w:ins>
      <w:ins w:id="276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2762" w:author="PR Preview" w:date="2026-01-01T00:00:00Z">
        <w:r>
          <w:t xml:space="preserve">,</w:t>
        </w:r>
      </w:ins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so at least one term is positive and the rest are non-negative,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and</w:t>
        </w:r>
      </w:ins>
      <w:ins w:id="276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2768" w:author="PR Preview" w:date="2026-01-01T00:00:00Z">
        <w:r>
          <w:t xml:space="preserve">.</w:t>
        </w:r>
      </w:ins>
    </w:p>
    <w:p>
      <w:pPr>
        <w:pStyle w:val="BodyText"/>
      </w:pPr>
      <w:ins w:id="2769" w:author="PR Preview" w:date="2026-01-01T00:00:00Z">
        <w:r>
          <w:rPr>
            <w:i/>
            <w:iCs/>
          </w:rPr>
          <w:t xml:space="preserve">Conversely</w:t>
        </w:r>
      </w:ins>
      <w:ins w:id="2770" w:author="PR Preview" w:date="2026-01-01T00:00:00Z">
        <w:r>
          <w:t xml:space="preserve">, take</w:t>
        </w:r>
      </w:ins>
      <w:ins w:id="27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ins w:id="2772" w:author="PR Preview" w:date="2026-01-01T00:00:00Z">
        <w:r>
          <w:t xml:space="preserve">, column</w:t>
        </w:r>
      </w:ins>
      <w:ins w:id="2773" w:author="PR Preview" w:date="2026-01-01T00:00:00Z">
        <w:r>
          <w:t xml:space="preserve"> </w:t>
        </w:r>
      </w:ins>
      <m:oMath>
        <m:r>
          <m:t>i</m:t>
        </m:r>
      </m:oMath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of</w:t>
        </w:r>
      </w:ins>
      <w:ins w:id="277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777" w:author="PR Preview" w:date="2026-01-01T00:00:00Z">
        <w:r>
          <w:t xml:space="preserve">,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which is not</w:t>
        </w:r>
      </w:ins>
      <w:ins w:id="27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because it has norm 1.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Then</w:t>
        </w:r>
      </w:ins>
      <w:ins w:id="27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is column</w:t>
        </w:r>
      </w:ins>
      <w:ins w:id="2788" w:author="PR Preview" w:date="2026-01-01T00:00:00Z">
        <w:r>
          <w:t xml:space="preserve"> </w:t>
        </w:r>
      </w:ins>
      <m:oMath>
        <m:r>
          <m:t>i</m:t>
        </m:r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of</w:t>
        </w:r>
      </w:ins>
      <w:ins w:id="27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792" w:author="PR Preview" w:date="2026-01-01T00:00:00Z">
        <w:r>
          <w:t xml:space="preserve">,</w:t>
        </w:r>
      </w:ins>
      <w:ins w:id="2793" w:author="PR Preview" w:date="2026-01-01T00:00:00Z">
        <w:r>
          <w:t xml:space="preserve"> </w:t>
        </w:r>
      </w:ins>
      <w:ins w:id="2794" w:author="PR Preview" w:date="2026-01-01T00:00:00Z">
        <w:r>
          <w:t xml:space="preserve">so</w:t>
        </w:r>
      </w:ins>
      <w:ins w:id="279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and every other entry of</w:t>
        </w:r>
      </w:ins>
      <w:ins w:id="27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is</w:t>
        </w:r>
      </w:ins>
      <w:ins w:id="2801" w:author="PR Preview" w:date="2026-01-01T00:00:00Z">
        <w:r>
          <w:t xml:space="preserve"> </w:t>
        </w:r>
      </w:ins>
      <m:oMath>
        <m:r>
          <m:t>0</m:t>
        </m:r>
      </m:oMath>
      <w:ins w:id="2802" w:author="PR Preview" w:date="2026-01-01T00:00:00Z">
        <w:r>
          <w:t xml:space="preserve">,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and the display gives</w:t>
        </w:r>
      </w:ins>
      <w:ins w:id="2805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ins w:id="2806" w:author="PR Preview" w:date="2026-01-01T00:00:00Z">
        <w:r>
          <w:t xml:space="preserve">.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So if</w:t>
        </w:r>
      </w:ins>
      <w:ins w:id="28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is positive semidefinite,</w:t>
        </w:r>
      </w:ins>
      <w:ins w:id="281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2813" w:author="PR Preview" w:date="2026-01-01T00:00:00Z">
        <w:r>
          <w:t xml:space="preserve">,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and if</w:t>
        </w:r>
      </w:ins>
      <w:ins w:id="28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is positive definite,</w:t>
        </w:r>
      </w:ins>
      <w:ins w:id="281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820" w:author="PR Preview" w:date="2026-01-01T00:00:00Z">
        <w:r>
          <w:t xml:space="preserve">.</w:t>
        </w:r>
      </w:ins>
    </w:p>
    <w:bookmarkStart w:id="120" w:name="exm-definite-eigenvalues"/>
    <w:p>
      <w:pPr>
        <w:pStyle w:val="BodyText"/>
      </w:pPr>
      <w:ins w:id="2821" w:author="PR Preview" w:date="2026-01-01T00:00:00Z">
        <w:r>
          <w:rPr>
            <w:b/>
            <w:bCs/>
          </w:rPr>
          <w:t xml:space="preserve">Example 28 (Reading definiteness off the eigenvalues)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824" w:author="PR Preview" w:date="2026-01-01T00:00:00Z">
        <w:r>
          <w:t xml:space="preserve"> </w:t>
        </w:r>
      </w:ins>
      <w:ins w:id="2825" w:author="PR Preview" w:date="2026-01-01T00:00:00Z">
        <w:r>
          <w:t xml:space="preserve">has eigenvalues</w:t>
        </w:r>
      </w:ins>
      <w:ins w:id="2826" w:author="PR Preview" w:date="2026-01-01T00:00:00Z">
        <w:r>
          <w:t xml:space="preserve"> </w:t>
        </w:r>
      </w:ins>
      <m:oMath>
        <m:r>
          <m:t>3</m:t>
        </m:r>
      </m:oMath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and</w:t>
        </w:r>
      </w:ins>
      <w:ins w:id="2829" w:author="PR Preview" w:date="2026-01-01T00:00:00Z">
        <w:r>
          <w:t xml:space="preserve"> </w:t>
        </w:r>
      </w:ins>
      <m:oMath>
        <m:r>
          <m:t>1</m:t>
        </m:r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(</w:t>
        </w:r>
      </w:ins>
      <w:hyperlink w:anchor="exm-eigenvalue">
        <w:ins w:id="2832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833" w:author="PR Preview" w:date="2026-01-01T00:00:00Z">
        <w:r>
          <w:t xml:space="preserve">),</w:t>
        </w:r>
      </w:ins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both positive, so it is positive definite.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has eigenvalues</w:t>
        </w:r>
      </w:ins>
      <w:ins w:id="2838" w:author="PR Preview" w:date="2026-01-01T00:00:00Z">
        <w:r>
          <w:t xml:space="preserve"> </w:t>
        </w:r>
      </w:ins>
      <m:oMath>
        <m:r>
          <m:t>2</m:t>
        </m:r>
      </m:oMath>
      <w:ins w:id="2839" w:author="PR Preview" w:date="2026-01-01T00:00:00Z">
        <w:r>
          <w:t xml:space="preserve">, for the eigenvector</w:t>
        </w:r>
      </w:ins>
      <w:ins w:id="28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841" w:author="PR Preview" w:date="2026-01-01T00:00:00Z">
        <w:r>
          <w:t xml:space="preserve">,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and</w:t>
        </w:r>
      </w:ins>
      <w:ins w:id="2844" w:author="PR Preview" w:date="2026-01-01T00:00:00Z">
        <w:r>
          <w:t xml:space="preserve"> </w:t>
        </w:r>
      </w:ins>
      <m:oMath>
        <m:r>
          <m:t>0</m:t>
        </m:r>
      </m:oMath>
      <w:ins w:id="2845" w:author="PR Preview" w:date="2026-01-01T00:00:00Z">
        <w:r>
          <w:t xml:space="preserve">, for the eigenvector</w:t>
        </w:r>
      </w:ins>
      <w:ins w:id="28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847" w:author="PR Preview" w:date="2026-01-01T00:00:00Z">
        <w:r>
          <w:t xml:space="preserve">,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so it is positive semidefinite but not positive definite,</w:t>
        </w:r>
      </w:ins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as</w:t>
        </w:r>
      </w:ins>
      <w:ins w:id="2852" w:author="PR Preview" w:date="2026-01-01T00:00:00Z">
        <w:r>
          <w:t xml:space="preserve"> </w:t>
        </w:r>
      </w:ins>
      <w:hyperlink w:anchor="exm-positive-definite">
        <w:ins w:id="2853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found directly.</w:t>
        </w:r>
      </w:ins>
    </w:p>
    <w:bookmarkEnd w:id="120"/>
    <w:bookmarkStart w:id="121" w:name="thm-pd-inverse"/>
    <w:p>
      <w:pPr>
        <w:pStyle w:val="FirstParagraph"/>
      </w:pPr>
      <w:ins w:id="2856" w:author="PR Preview" w:date="2026-01-01T00:00:00Z">
        <w:r>
          <w:rPr>
            <w:b/>
            <w:bCs/>
          </w:rPr>
          <w:t xml:space="preserve">Theorem 14 (A positive definite matrix has a positive definite inverse)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Let</w:t>
        </w:r>
      </w:ins>
      <w:ins w:id="28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60" w:author="PR Preview" w:date="2026-01-01T00:00:00Z">
        <w:r>
          <w:t xml:space="preserve"> </w:t>
        </w:r>
      </w:ins>
      <w:ins w:id="2861" w:author="PR Preview" w:date="2026-01-01T00:00:00Z">
        <w:r>
          <w:t xml:space="preserve">be a</w:t>
        </w:r>
      </w:ins>
      <w:ins w:id="28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positive definite matrix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(</w:t>
        </w:r>
      </w:ins>
      <w:hyperlink w:anchor="def-positive-definite">
        <w:ins w:id="2867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868" w:author="PR Preview" w:date="2026-01-01T00:00:00Z">
        <w:r>
          <w:t xml:space="preserve">) with real entries,</w:t>
        </w:r>
      </w:ins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with eigendecomposition</w:t>
        </w:r>
      </w:ins>
      <w:ins w:id="28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(</w:t>
        </w:r>
      </w:ins>
      <w:hyperlink w:anchor="def-eigendecomposition">
        <w:ins w:id="287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875" w:author="PR Preview" w:date="2026-01-01T00:00:00Z">
        <w:r>
          <w:t xml:space="preserve">)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and eigenvalues</w:t>
        </w:r>
      </w:ins>
      <w:ins w:id="287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879" w:author="PR Preview" w:date="2026-01-01T00:00:00Z">
        <w:r>
          <w:t xml:space="preserve">.</w:t>
        </w:r>
      </w:ins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Then</w:t>
        </w:r>
      </w:ins>
      <w:ins w:id="28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is invertible (</w:t>
        </w:r>
      </w:ins>
      <w:hyperlink w:anchor="def-invertible-matrix">
        <w:ins w:id="288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886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887" w:author="PR Preview" w:date="2026-01-01T00:00:00Z">
        <w:r>
          <w:t xml:space="preserve">and</w:t>
        </w:r>
      </w:ins>
      <w:ins w:id="288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is positive definite.</w:t>
        </w:r>
      </w:ins>
    </w:p>
    <w:bookmarkEnd w:id="121"/>
    <w:p>
      <w:pPr>
        <w:pStyle w:val="BodyText"/>
      </w:pPr>
      <w:ins w:id="2891" w:author="PR Preview" w:date="2026-01-01T00:00:00Z">
        <w:r>
          <w:rPr>
            <w:i/>
            <w:iCs/>
          </w:rPr>
          <w:t xml:space="preserve">Proof</w:t>
        </w:r>
      </w:ins>
      <w:ins w:id="2892" w:author="PR Preview" w:date="2026-01-01T00:00:00Z">
        <w:r>
          <w:t xml:space="preserve">. </w:t>
        </w:r>
      </w:ins>
      <w:ins w:id="2893" w:author="PR Preview" w:date="2026-01-01T00:00:00Z">
        <w:r>
          <w:t xml:space="preserve">By</w:t>
        </w:r>
      </w:ins>
      <w:ins w:id="2894" w:author="PR Preview" w:date="2026-01-01T00:00:00Z">
        <w:r>
          <w:t xml:space="preserve"> </w:t>
        </w:r>
      </w:ins>
      <w:hyperlink w:anchor="thm-definite-eigenvalues">
        <w:ins w:id="289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896" w:author="PR Preview" w:date="2026-01-01T00:00:00Z">
        <w:r>
          <w:t xml:space="preserve">, every</w:t>
        </w:r>
      </w:ins>
      <w:ins w:id="289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898" w:author="PR Preview" w:date="2026-01-01T00:00:00Z">
        <w:r>
          <w:t xml:space="preserve">,</w:t>
        </w:r>
      </w:ins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so</w:t>
        </w:r>
      </w:ins>
      <w:ins w:id="290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902" w:author="PR Preview" w:date="2026-01-01T00:00:00Z">
        <w:r>
          <w:t xml:space="preserve"> </w:t>
        </w:r>
      </w:ins>
      <w:ins w:id="2903" w:author="PR Preview" w:date="2026-01-01T00:00:00Z">
        <w:r>
          <w:t xml:space="preserve">is well defined,</w:t>
        </w:r>
      </w:ins>
      <w:ins w:id="2904" w:author="PR Preview" w:date="2026-01-01T00:00:00Z">
        <w:r>
          <w:t xml:space="preserve"> </w:t>
        </w:r>
      </w:ins>
      <w:ins w:id="2905" w:author="PR Preview" w:date="2026-01-01T00:00:00Z">
        <w:r>
          <w:t xml:space="preserve">and multiplying the two diagonal matrices entry by entry</w:t>
        </w:r>
      </w:ins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908" w:author="PR Preview" w:date="2026-01-01T00:00:00Z">
        <w:r>
          <w:t xml:space="preserve">Write</w:t>
        </w:r>
      </w:ins>
      <w:ins w:id="290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910" w:author="PR Preview" w:date="2026-01-01T00:00:00Z">
        <w:r>
          <w:t xml:space="preserve">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ins w:id="2911" w:author="PR Preview" w:date="2026-01-01T00:00:00Z">
        <w:r>
          <w:t xml:space="preserve">The same steps, with</w:t>
        </w:r>
      </w:ins>
      <w:ins w:id="291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and</w:t>
        </w:r>
      </w:ins>
      <w:ins w:id="291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swapped,</w:t>
        </w:r>
      </w:ins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give</w:t>
        </w:r>
      </w:ins>
      <w:ins w:id="292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921" w:author="PR Preview" w:date="2026-01-01T00:00:00Z">
        <w:r>
          <w:t xml:space="preserve">,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so</w:t>
        </w:r>
      </w:ins>
      <w:ins w:id="292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(</w:t>
        </w:r>
      </w:ins>
      <w:hyperlink w:anchor="def-matrix-inverse">
        <w:ins w:id="292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928" w:author="PR Preview" w:date="2026-01-01T00:00:00Z">
        <w:r>
          <w:t xml:space="preserve">).</w:t>
        </w:r>
      </w:ins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The steps with</w:t>
        </w:r>
      </w:ins>
      <w:ins w:id="293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932" w:author="PR Preview" w:date="2026-01-01T00:00:00Z">
        <w:r>
          <w:t xml:space="preserve"> </w:t>
        </w:r>
      </w:ins>
      <w:ins w:id="2933" w:author="PR Preview" w:date="2026-01-01T00:00:00Z">
        <w:r>
          <w:t xml:space="preserve">use</w:t>
        </w:r>
      </w:ins>
      <w:ins w:id="2934" w:author="PR Preview" w:date="2026-01-01T00:00:00Z">
        <w:r>
          <w:t xml:space="preserve"> </w:t>
        </w:r>
      </w:ins>
      <w:hyperlink w:anchor="def-orthogonal-matrix">
        <w:ins w:id="293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936" w:author="PR Preview" w:date="2026-01-01T00:00:00Z">
        <w:r>
          <w:t xml:space="preserve">,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whose remark records that</w:t>
        </w:r>
      </w:ins>
      <w:ins w:id="293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too,</w:t>
        </w:r>
      </w:ins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and the identity step uses</w:t>
        </w:r>
      </w:ins>
      <w:ins w:id="2944" w:author="PR Preview" w:date="2026-01-01T00:00:00Z">
        <w:r>
          <w:t xml:space="preserve"> </w:t>
        </w:r>
      </w:ins>
      <w:hyperlink r:id="rId28">
        <w:ins w:id="2945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2946" w:author="PR Preview" w:date="2026-01-01T00:00:00Z">
        <w:r>
          <w:t xml:space="preserve">.</w:t>
        </w:r>
      </w:ins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is symmetric by</w:t>
        </w:r>
      </w:ins>
      <w:ins w:id="2949" w:author="PR Preview" w:date="2026-01-01T00:00:00Z">
        <w:r>
          <w:t xml:space="preserve"> </w:t>
        </w:r>
      </w:ins>
      <w:hyperlink w:anchor="cor-inverse-symmetric">
        <w:ins w:id="2950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951" w:author="PR Preview" w:date="2026-01-01T00:00:00Z">
        <w:r>
          <w:t xml:space="preserve">.</w:t>
        </w:r>
      </w:ins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For</w:t>
        </w:r>
      </w:ins>
      <w:ins w:id="29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955" w:author="PR Preview" w:date="2026-01-01T00:00:00Z">
        <w:r>
          <w:t xml:space="preserve">, let</w:t>
        </w:r>
      </w:ins>
      <w:ins w:id="29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2957" w:author="PR Preview" w:date="2026-01-01T00:00:00Z">
        <w:r>
          <w:t xml:space="preserve">,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which is not</w:t>
        </w:r>
      </w:ins>
      <w:ins w:id="29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because</w:t>
        </w:r>
      </w:ins>
      <w:ins w:id="29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ins w:id="2964" w:author="PR Preview" w:date="2026-01-01T00:00:00Z">
        <w:r>
          <w:t xml:space="preserve">.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As in the proof of</w:t>
        </w:r>
      </w:ins>
      <w:ins w:id="2967" w:author="PR Preview" w:date="2026-01-01T00:00:00Z">
        <w:r>
          <w:t xml:space="preserve"> </w:t>
        </w:r>
      </w:ins>
      <w:hyperlink w:anchor="thm-definite-eigenvalues">
        <w:ins w:id="2968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9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970" w:author="PR Preview" w:date="2026-01-01T00:00:00Z">
        <w:r>
          <w:t xml:space="preserve">So</w:t>
        </w:r>
      </w:ins>
      <w:ins w:id="297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is positive definite.</w:t>
        </w:r>
      </w:ins>
    </w:p>
    <w:bookmarkStart w:id="122" w:name="exm-pd-inverse"/>
    <w:p>
      <w:pPr>
        <w:pStyle w:val="BodyText"/>
      </w:pPr>
      <w:ins w:id="2974" w:author="PR Preview" w:date="2026-01-01T00:00:00Z">
        <w:r>
          <w:rPr>
            <w:b/>
            <w:bCs/>
          </w:rPr>
          <w:t xml:space="preserve">Example 29 (Inverting a positive definite matrix)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For</w:t>
        </w:r>
      </w:ins>
      <w:ins w:id="29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978" w:author="PR Preview" w:date="2026-01-01T00:00:00Z">
        <w:r>
          <w:t xml:space="preserve">,</w:t>
        </w:r>
      </w:ins>
      <w:ins w:id="2979" w:author="PR Preview" w:date="2026-01-01T00:00:00Z">
        <w:r>
          <w:t xml:space="preserve"> </w:t>
        </w:r>
      </w:ins>
      <w:hyperlink w:anchor="exm-spectral">
        <w:ins w:id="2980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gives</w:t>
        </w:r>
      </w:ins>
      <w:ins w:id="298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and eigenvalues</w:t>
        </w:r>
      </w:ins>
      <w:ins w:id="2986" w:author="PR Preview" w:date="2026-01-01T00:00:00Z">
        <w:r>
          <w:t xml:space="preserve"> </w:t>
        </w:r>
      </w:ins>
      <m:oMath>
        <m:r>
          <m:t>3</m:t>
        </m:r>
      </m:oMath>
      <w:ins w:id="2987" w:author="PR Preview" w:date="2026-01-01T00:00:00Z">
        <w:r>
          <w:t xml:space="preserve"> </w:t>
        </w:r>
      </w:ins>
      <w:ins w:id="2988" w:author="PR Preview" w:date="2026-01-01T00:00:00Z">
        <w:r>
          <w:t xml:space="preserve">and</w:t>
        </w:r>
      </w:ins>
      <w:ins w:id="2989" w:author="PR Preview" w:date="2026-01-01T00:00:00Z">
        <w:r>
          <w:t xml:space="preserve"> </w:t>
        </w:r>
      </w:ins>
      <m:oMath>
        <m:r>
          <m:t>1</m:t>
        </m:r>
      </m:oMath>
      <w:ins w:id="2990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ins w:id="2991" w:author="PR Preview" w:date="2026-01-01T00:00:00Z">
        <w:r>
          <w:t xml:space="preserve">Multiplying out,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ins w:id="2992" w:author="PR Preview" w:date="2026-01-01T00:00:00Z">
        <w:r>
          <w:rPr>
            <w:b/>
            <w:bCs/>
          </w:rPr>
          <w:t xml:space="preserve">Definition 21 (Matrix-induced inner product (</w:t>
        </w:r>
      </w:ins>
      <m:oMath>
        <m:r>
          <m:rPr>
            <m:sty m:val="bi"/>
          </m:rPr>
          <m:t>A</m:t>
        </m:r>
      </m:oMath>
      <w:ins w:id="2993" w:author="PR Preview" w:date="2026-01-01T00:00:00Z">
        <w:r>
          <w:rPr>
            <w:b/>
            <w:bCs/>
          </w:rPr>
          <w:t xml:space="preserve">-inner product))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Let</w:t>
        </w:r>
      </w:ins>
      <w:ins w:id="29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be a</w:t>
        </w:r>
      </w:ins>
      <w:ins w:id="29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symmetric positive definite matrix (</w:t>
        </w:r>
      </w:ins>
      <w:hyperlink w:anchor="def-positive-definite">
        <w:ins w:id="3002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003" w:author="PR Preview" w:date="2026-01-01T00:00:00Z">
        <w:r>
          <w:t xml:space="preserve">)</w:t>
        </w:r>
      </w:ins>
      <w:ins w:id="3004" w:author="PR Preview" w:date="2026-01-01T00:00:00Z">
        <w:r>
          <w:t xml:space="preserve"> </w:t>
        </w:r>
      </w:ins>
      <w:ins w:id="3005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and</w:t>
        </w:r>
      </w:ins>
      <w:ins w:id="300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for all nonzero</w:t>
        </w:r>
      </w:ins>
      <w:ins w:id="30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012" w:author="PR Preview" w:date="2026-01-01T00:00:00Z">
        <w:r>
          <w:t xml:space="preserve">).</w:t>
        </w:r>
      </w:ins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The</w:t>
        </w:r>
      </w:ins>
      <w:ins w:id="3015" w:author="PR Preview" w:date="2026-01-01T00:00:00Z">
        <w:r>
          <w:t xml:space="preserve"> </w:t>
        </w:r>
      </w:ins>
      <w:ins w:id="3016" w:author="PR Preview" w:date="2026-01-01T00:00:00Z">
        <w:r>
          <w:rPr>
            <w:b/>
            <w:bCs/>
          </w:rPr>
          <w:t xml:space="preserve">matrix-induced inner product</w:t>
        </w:r>
      </w:ins>
      <w:ins w:id="3017" w:author="PR Preview" w:date="2026-01-01T00:00:00Z">
        <w:r>
          <w:t xml:space="preserve"> </w:t>
        </w:r>
      </w:ins>
      <w:ins w:id="3018" w:author="PR Preview" w:date="2026-01-01T00:00:00Z">
        <w:r>
          <w:t xml:space="preserve">(or</w:t>
        </w:r>
      </w:ins>
      <w:ins w:id="30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20" w:author="PR Preview" w:date="2026-01-01T00:00:00Z">
        <w:r>
          <w:rPr>
            <w:b/>
            <w:bCs/>
          </w:rPr>
          <w:t xml:space="preserve">-inner product</w:t>
        </w:r>
      </w:ins>
      <w:ins w:id="3021" w:author="PR Preview" w:date="2026-01-01T00:00:00Z">
        <w:r>
          <w:t xml:space="preserve">)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on</w:t>
        </w:r>
      </w:ins>
      <w:ins w:id="302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is defined for all</w:t>
        </w:r>
      </w:ins>
      <w:ins w:id="30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ins w:id="3030" w:author="PR Preview" w:date="2026-01-01T00:00:00Z">
        <w:r>
          <w:rPr>
            <w:b/>
            <w:bCs/>
          </w:rPr>
          <w:t xml:space="preserve">Example 30 (A matrix-induced inner product calculation)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Consider the symmetric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033" w:author="PR Preview" w:date="2026-01-01T00:00:00Z">
        <w:r>
          <w:t xml:space="preserve">For any nonzero vector</w:t>
        </w:r>
      </w:ins>
      <w:ins w:id="30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0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ins w:id="3036" w:author="PR Preview" w:date="2026-01-01T00:00:00Z">
        <w:r>
          <w:t xml:space="preserve">which is strictly positive because</w:t>
        </w:r>
      </w:ins>
      <w:ins w:id="303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when</w:t>
        </w:r>
      </w:ins>
      <w:ins w:id="30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3041" w:author="PR Preview" w:date="2026-01-01T00:00:00Z">
        <w:r>
          <w:t xml:space="preserve">.</w:t>
        </w:r>
      </w:ins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Thus</w:t>
        </w:r>
      </w:ins>
      <w:ins w:id="30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45" w:author="PR Preview" w:date="2026-01-01T00:00:00Z">
        <w:r>
          <w:t xml:space="preserve"> </w:t>
        </w:r>
      </w:ins>
      <w:ins w:id="3046" w:author="PR Preview" w:date="2026-01-01T00:00:00Z">
        <w:r>
          <w:t xml:space="preserve">is positive definite (</w:t>
        </w:r>
      </w:ins>
      <w:hyperlink w:anchor="def-positive-definite">
        <w:ins w:id="3047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048" w:author="PR Preview" w:date="2026-01-01T00:00:00Z">
        <w:r>
          <w:t xml:space="preserve">).</w:t>
        </w:r>
      </w:ins>
    </w:p>
    <w:p>
      <w:pPr>
        <w:pStyle w:val="BodyText"/>
      </w:pPr>
      <w:ins w:id="3049" w:author="PR Preview" w:date="2026-01-01T00:00:00Z">
        <w:r>
          <w:t xml:space="preserve">For vectors</w:t>
        </w:r>
      </w:ins>
      <w:ins w:id="30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and</w:t>
        </w:r>
      </w:ins>
      <w:ins w:id="30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054" w:author="PR Preview" w:date="2026-01-01T00:00:00Z">
        <w:r>
          <w:t xml:space="preserve">,</w:t>
        </w:r>
      </w:ins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their inner product induced by</w:t>
        </w:r>
      </w:ins>
      <w:ins w:id="30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3060" w:author="PR Preview" w:date="2026-01-01T00:00:00Z">
        <w:r>
          <w:t xml:space="preserve">In contrast, the standard dot product yields: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061" w:author="PR Preview" w:date="2026-01-01T00:00:00Z">
        <w:r>
          <w:t xml:space="preserve">The off-diagonal entries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3062" w:author="PR Preview" w:date="2026-01-01T00:00:00Z">
        <w:r>
          <w:t xml:space="preserve">couple the coordinate directions,</w:t>
        </w:r>
      </w:ins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altering lengths and angles from their Euclidean values.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When</w:t>
        </w:r>
      </w:ins>
      <w:ins w:id="30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068" w:author="PR Preview" w:date="2026-01-01T00:00:00Z">
        <w:r>
          <w:t xml:space="preserve">, the matrix-induced inner product recovers the standard dot product</w:t>
        </w:r>
      </w:ins>
      <w:ins w:id="3069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ins w:id="3070" w:author="PR Preview" w:date="2026-01-01T00:00:00Z">
        <w:r>
          <w:t xml:space="preserve">.</w:t>
        </w:r>
      </w:ins>
    </w:p>
    <w:bookmarkEnd w:id="124"/>
    <w:bookmarkStart w:id="129" w:name="thm-matrix-induced-inner-product"/>
    <w:p>
      <w:pPr>
        <w:pStyle w:val="BodyText"/>
      </w:pPr>
      <w:ins w:id="3071" w:author="PR Preview" w:date="2026-01-01T00:00:00Z">
        <w:r>
          <w:rPr>
            <w:b/>
            <w:bCs/>
          </w:rPr>
          <w:t xml:space="preserve">Theorem 15 (Properties of the matrix-induced inner product)</w:t>
        </w:r>
      </w:ins>
      <w:ins w:id="3072" w:author="PR Preview" w:date="2026-01-01T00:00:00Z">
        <w:r>
          <w:t xml:space="preserve"> </w:t>
        </w:r>
      </w:ins>
      <w:ins w:id="3073" w:author="PR Preview" w:date="2026-01-01T00:00:00Z">
        <w:r>
          <w:t xml:space="preserve">For every</w:t>
        </w:r>
      </w:ins>
      <w:ins w:id="307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symmetric positive definite matrix</w:t>
        </w:r>
      </w:ins>
      <w:ins w:id="30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78" w:author="PR Preview" w:date="2026-01-01T00:00:00Z">
        <w:r>
          <w:t xml:space="preserve">,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the function</w:t>
        </w:r>
      </w:ins>
      <w:ins w:id="3081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satisfies the four inner product axioms (</w:t>
        </w:r>
      </w:ins>
      <w:hyperlink r:id="rId125">
        <w:ins w:id="3084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3085" w:author="PR Preview" w:date="2026-01-01T00:00:00Z">
        <w:r>
          <w:t xml:space="preserve">):</w:t>
        </w:r>
      </w:ins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positivity, definiteness, linearity in the first slot, and symmetry.</w:t>
        </w:r>
      </w:ins>
      <w:ins w:id="3088" w:author="PR Preview" w:date="2026-01-01T00:00:00Z">
        <w:r>
          <w:t xml:space="preserve"> </w:t>
        </w:r>
      </w:ins>
      <w:ins w:id="3089" w:author="PR Preview" w:date="2026-01-01T00:00:00Z">
        <w:r>
          <w:t xml:space="preserve">Thus</w:t>
        </w:r>
      </w:ins>
      <w:ins w:id="30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is an inner product space (</w:t>
        </w:r>
      </w:ins>
      <w:hyperlink r:id="rId126">
        <w:ins w:id="3093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3094" w:author="PR Preview" w:date="2026-01-01T00:00:00Z">
        <w:r>
          <w:t xml:space="preserve">).</w:t>
        </w:r>
      </w:ins>
    </w:p>
    <w:p>
      <w:pPr>
        <w:pStyle w:val="BodyText"/>
      </w:pPr>
      <w:ins w:id="3095" w:author="PR Preview" w:date="2026-01-01T00:00:00Z">
        <w:r>
          <w:t xml:space="preserve">Taking</w:t>
        </w:r>
      </w:ins>
      <w:ins w:id="30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097" w:author="PR Preview" w:date="2026-01-01T00:00:00Z">
        <w:r>
          <w:t xml:space="preserve"> </w:t>
        </w:r>
      </w:ins>
      <w:ins w:id="3098" w:author="PR Preview" w:date="2026-01-01T00:00:00Z">
        <w:r>
          <w:t xml:space="preserve">recovers the standard dot product (</w:t>
        </w:r>
      </w:ins>
      <w:hyperlink r:id="rId127">
        <w:ins w:id="3099" w:author="PR Preview" w:date="2026-01-01T00:00:00Z">
          <w:r>
            <w:rPr>
              <w:rStyle w:val="Hyperlink"/>
            </w:rPr>
            <w:t xml:space="preserve">Example 1 in Inner Products and Orthogonality</w:t>
          </w:r>
        </w:ins>
      </w:hyperlink>
      <w:ins w:id="3100" w:author="PR Preview" w:date="2026-01-01T00:00:00Z">
        <w:r>
          <w:t xml:space="preserve">),</w:t>
        </w:r>
      </w:ins>
      <w:ins w:id="3101" w:author="PR Preview" w:date="2026-01-01T00:00:00Z">
        <w:r>
          <w:t xml:space="preserve"> </w:t>
        </w:r>
      </w:ins>
      <w:ins w:id="3102" w:author="PR Preview" w:date="2026-01-01T00:00:00Z">
        <w:r>
          <w:t xml:space="preserve">while taking</w:t>
        </w:r>
      </w:ins>
      <w:ins w:id="310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recovers the weighted inner product (</w:t>
        </w:r>
      </w:ins>
      <w:hyperlink r:id="rId128">
        <w:ins w:id="3106" w:author="PR Preview" w:date="2026-01-01T00:00:00Z">
          <w:r>
            <w:rPr>
              <w:rStyle w:val="Hyperlink"/>
            </w:rPr>
            <w:t xml:space="preserve">Example 3 in Inner Products and Orthogonality</w:t>
          </w:r>
        </w:ins>
      </w:hyperlink>
      <w:ins w:id="3107" w:author="PR Preview" w:date="2026-01-01T00:00:00Z">
        <w:r>
          <w:t xml:space="preserve">).</w:t>
        </w:r>
      </w:ins>
    </w:p>
    <w:p>
      <w:pPr>
        <w:pStyle w:val="BodyText"/>
      </w:pPr>
      <w:ins w:id="3108" w:author="PR Preview" w:date="2026-01-01T00:00:00Z">
        <w:r>
          <w:t xml:space="preserve">Conversely, every inner product on</w:t>
        </w:r>
      </w:ins>
      <w:ins w:id="31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has this form for a unique symmetric positive definite matrix</w:t>
        </w:r>
      </w:ins>
      <w:ins w:id="31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13" w:author="PR Preview" w:date="2026-01-01T00:00:00Z">
        <w:r>
          <w:t xml:space="preserve">, whose</w:t>
        </w:r>
      </w:ins>
      <w:ins w:id="31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3115" w:author="PR Preview" w:date="2026-01-01T00:00:00Z">
        <w:r>
          <w:t xml:space="preserve"> </w:t>
        </w:r>
      </w:ins>
      <w:ins w:id="3116" w:author="PR Preview" w:date="2026-01-01T00:00:00Z">
        <w:r>
          <w:t xml:space="preserve">entry is</w:t>
        </w:r>
      </w:ins>
      <w:ins w:id="311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ins w:id="3118" w:author="PR Preview" w:date="2026-01-01T00:00:00Z">
        <w:r>
          <w:t xml:space="preserve">, where</w:t>
        </w:r>
      </w:ins>
      <w:ins w:id="311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3120" w:author="PR Preview" w:date="2026-01-01T00:00:00Z">
        <w:r>
          <w:t xml:space="preserve"> </w:t>
        </w:r>
      </w:ins>
      <w:ins w:id="3121" w:author="PR Preview" w:date="2026-01-01T00:00:00Z">
        <w:r>
          <w:t xml:space="preserve">are the standard basis vectors (</w:t>
        </w:r>
      </w:ins>
      <w:hyperlink r:id="rId109">
        <w:ins w:id="3122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3123" w:author="PR Preview" w:date="2026-01-01T00:00:00Z">
        <w:r>
          <w:t xml:space="preserve">).</w:t>
        </w:r>
      </w:ins>
    </w:p>
    <w:bookmarkEnd w:id="129"/>
    <w:p>
      <w:pPr>
        <w:pStyle w:val="BodyText"/>
      </w:pPr>
      <w:ins w:id="3124" w:author="PR Preview" w:date="2026-01-01T00:00:00Z">
        <w:r>
          <w:rPr>
            <w:i/>
            <w:iCs/>
          </w:rPr>
          <w:t xml:space="preserve">Proof</w:t>
        </w:r>
      </w:ins>
      <w:ins w:id="312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9"/>
        </w:numPr>
      </w:pPr>
      <w:ins w:id="3126" w:author="PR Preview" w:date="2026-01-01T00:00:00Z">
        <w:r>
          <w:rPr>
            <w:b/>
            <w:bCs/>
          </w:rPr>
          <w:t xml:space="preserve">positivity</w:t>
        </w:r>
      </w:ins>
      <w:ins w:id="3127" w:author="PR Preview" w:date="2026-01-01T00:00:00Z">
        <w:r>
          <w:t xml:space="preserve">:</w:t>
        </w:r>
      </w:ins>
      <w:ins w:id="3128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for all</w:t>
        </w:r>
      </w:ins>
      <w:ins w:id="31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32" w:author="PR Preview" w:date="2026-01-01T00:00:00Z">
        <w:r>
          <w:t xml:space="preserve">,</w:t>
        </w:r>
      </w:ins>
      <w:ins w:id="3133" w:author="PR Preview" w:date="2026-01-01T00:00:00Z">
        <w:r>
          <w:t xml:space="preserve"> </w:t>
        </w:r>
      </w:ins>
      <w:ins w:id="3134" w:author="PR Preview" w:date="2026-01-01T00:00:00Z">
        <w:r>
          <w:t xml:space="preserve">because</w:t>
        </w:r>
      </w:ins>
      <w:ins w:id="31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36" w:author="PR Preview" w:date="2026-01-01T00:00:00Z">
        <w:r>
          <w:t xml:space="preserve"> </w:t>
        </w:r>
      </w:ins>
      <w:ins w:id="3137" w:author="PR Preview" w:date="2026-01-01T00:00:00Z">
        <w:r>
          <w:t xml:space="preserve">is positive definite (</w:t>
        </w:r>
      </w:ins>
      <w:hyperlink w:anchor="def-positive-definite">
        <w:ins w:id="313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139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ins w:id="3140" w:author="PR Preview" w:date="2026-01-01T00:00:00Z">
        <w:r>
          <w:rPr>
            <w:b/>
            <w:bCs/>
          </w:rPr>
          <w:t xml:space="preserve">definiteness</w:t>
        </w:r>
      </w:ins>
      <w:ins w:id="3141" w:author="PR Preview" w:date="2026-01-01T00:00:00Z">
        <w:r>
          <w:t xml:space="preserve">:</w:t>
        </w:r>
      </w:ins>
      <w:ins w:id="3142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if and only if</w:t>
        </w:r>
      </w:ins>
      <w:ins w:id="31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3146" w:author="PR Preview" w:date="2026-01-01T00:00:00Z">
        <w:r>
          <w:t xml:space="preserve">,</w:t>
        </w:r>
      </w:ins>
      <w:ins w:id="3147" w:author="PR Preview" w:date="2026-01-01T00:00:00Z">
        <w:r>
          <w:t xml:space="preserve"> </w:t>
        </w:r>
      </w:ins>
      <w:ins w:id="3148" w:author="PR Preview" w:date="2026-01-01T00:00:00Z">
        <w:r>
          <w:t xml:space="preserve">by definition of a positive definite matrix (</w:t>
        </w:r>
      </w:ins>
      <w:hyperlink w:anchor="def-positive-definite">
        <w:ins w:id="3149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150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ins w:id="3151" w:author="PR Preview" w:date="2026-01-01T00:00:00Z">
        <w:r>
          <w:rPr>
            <w:b/>
            <w:bCs/>
          </w:rPr>
          <w:t xml:space="preserve">linearity in the first slot</w:t>
        </w:r>
      </w:ins>
      <w:ins w:id="3152" w:author="PR Preview" w:date="2026-01-01T00:00:00Z">
        <w:r>
          <w:t xml:space="preserve">: for all</w:t>
        </w:r>
      </w:ins>
      <w:ins w:id="31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and real numbers</w:t>
        </w:r>
      </w:ins>
      <w:ins w:id="31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3157" w:author="PR Preview" w:date="2026-01-01T00:00:00Z">
        <w:r>
          <w:t xml:space="preserve">,</w:t>
        </w:r>
      </w:ins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ins w:id="3158" w:author="PR Preview" w:date="2026-01-01T00:00:00Z">
        <w:r>
          <w:rPr>
            <w:b/>
            <w:bCs/>
          </w:rPr>
          <w:t xml:space="preserve">symmetry</w:t>
        </w:r>
      </w:ins>
      <w:ins w:id="3159" w:author="PR Preview" w:date="2026-01-01T00:00:00Z">
        <w:r>
          <w:t xml:space="preserve">: because</w:t>
        </w:r>
      </w:ins>
      <w:ins w:id="316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3161" w:author="PR Preview" w:date="2026-01-01T00:00:00Z">
        <w:r>
          <w:t xml:space="preserve"> </w:t>
        </w:r>
      </w:ins>
      <w:ins w:id="3162" w:author="PR Preview" w:date="2026-01-01T00:00:00Z">
        <w:r>
          <w:t xml:space="preserve">is a</w:t>
        </w:r>
      </w:ins>
      <w:ins w:id="31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scalar and</w:t>
        </w:r>
      </w:ins>
      <w:ins w:id="31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is symmetric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3169" w:author="PR Preview" w:date="2026-01-01T00:00:00Z">
        <w:r>
          <w:t xml:space="preserve">),</w:t>
        </w:r>
      </w:ins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170" w:author="PR Preview" w:date="2026-01-01T00:00:00Z">
        <w:r>
          <w:t xml:space="preserve">For the converse, let</w:t>
        </w:r>
      </w:ins>
      <w:ins w:id="3171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3172" w:author="PR Preview" w:date="2026-01-01T00:00:00Z">
        <w:r>
          <w:t xml:space="preserve"> </w:t>
        </w:r>
      </w:ins>
      <w:ins w:id="3173" w:author="PR Preview" w:date="2026-01-01T00:00:00Z">
        <w:r>
          <w:t xml:space="preserve">be any inner product on</w:t>
        </w:r>
      </w:ins>
      <w:ins w:id="317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75" w:author="PR Preview" w:date="2026-01-01T00:00:00Z">
        <w:r>
          <w:t xml:space="preserve">.</w:t>
        </w:r>
      </w:ins>
      <w:ins w:id="3176" w:author="PR Preview" w:date="2026-01-01T00:00:00Z">
        <w:r>
          <w:t xml:space="preserve"> </w:t>
        </w:r>
      </w:ins>
      <w:ins w:id="3177" w:author="PR Preview" w:date="2026-01-01T00:00:00Z">
        <w:r>
          <w:t xml:space="preserve">Any vectors</w:t>
        </w:r>
      </w:ins>
      <w:ins w:id="31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79" w:author="PR Preview" w:date="2026-01-01T00:00:00Z">
        <w:r>
          <w:t xml:space="preserve"> </w:t>
        </w:r>
      </w:ins>
      <w:ins w:id="3180" w:author="PR Preview" w:date="2026-01-01T00:00:00Z">
        <w:r>
          <w:t xml:space="preserve">can be written in the standard basis as</w:t>
        </w:r>
      </w:ins>
      <w:ins w:id="31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3182" w:author="PR Preview" w:date="2026-01-01T00:00:00Z">
        <w:r>
          <w:t xml:space="preserve"> </w:t>
        </w:r>
      </w:ins>
      <w:ins w:id="3183" w:author="PR Preview" w:date="2026-01-01T00:00:00Z">
        <w:r>
          <w:t xml:space="preserve">and</w:t>
        </w:r>
      </w:ins>
      <w:ins w:id="31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(</w:t>
        </w:r>
      </w:ins>
      <w:hyperlink r:id="rId130">
        <w:ins w:id="3187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3188" w:author="PR Preview" w:date="2026-01-01T00:00:00Z">
        <w:r>
          <w:t xml:space="preserve">,</w:t>
        </w:r>
      </w:ins>
      <w:ins w:id="3189" w:author="PR Preview" w:date="2026-01-01T00:00:00Z">
        <w:r>
          <w:t xml:space="preserve"> </w:t>
        </w:r>
      </w:ins>
      <w:hyperlink r:id="rId109">
        <w:ins w:id="3190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3191" w:author="PR Preview" w:date="2026-01-01T00:00:00Z">
        <w:r>
          <w:t xml:space="preserve">).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By linearity in both slots (</w:t>
        </w:r>
      </w:ins>
      <w:hyperlink r:id="rId131">
        <w:ins w:id="3194" w:author="PR Preview" w:date="2026-01-01T00:00:00Z">
          <w:r>
            <w:rPr>
              <w:rStyle w:val="Hyperlink"/>
            </w:rPr>
            <w:t xml:space="preserve">Remark 1 in Inner Products and Orthogonality</w:t>
          </w:r>
        </w:ins>
      </w:hyperlink>
      <w:ins w:id="319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196" w:author="PR Preview" w:date="2026-01-01T00:00:00Z">
        <w:r>
          <w:t xml:space="preserve">Symmetry of</w:t>
        </w:r>
      </w:ins>
      <w:ins w:id="3197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ensures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200" w:author="PR Preview" w:date="2026-01-01T00:00:00Z">
        <w:r>
          <w:t xml:space="preserve">so</w:t>
        </w:r>
      </w:ins>
      <w:ins w:id="32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02" w:author="PR Preview" w:date="2026-01-01T00:00:00Z">
        <w:r>
          <w:t xml:space="preserve"> </w:t>
        </w:r>
      </w:ins>
      <w:ins w:id="3203" w:author="PR Preview" w:date="2026-01-01T00:00:00Z">
        <w:r>
          <w:t xml:space="preserve">is symmetric (</w:t>
        </w:r>
      </w:ins>
      <w:hyperlink w:anchor="def-symmetric-matrix">
        <w:ins w:id="320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05" w:author="PR Preview" w:date="2026-01-01T00:00:00Z">
        <w:r>
          <w:t xml:space="preserve">).</w:t>
        </w:r>
      </w:ins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For any</w:t>
        </w:r>
      </w:ins>
      <w:ins w:id="32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3209" w:author="PR Preview" w:date="2026-01-01T00:00:00Z">
        <w:r>
          <w:t xml:space="preserve">,</w:t>
        </w:r>
      </w:ins>
      <w:ins w:id="321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by positivity and definiteness of the inner product,</w:t>
        </w:r>
      </w:ins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so</w:t>
        </w:r>
      </w:ins>
      <w:ins w:id="32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is positive definite (</w:t>
        </w:r>
      </w:ins>
      <w:hyperlink w:anchor="def-positive-definite">
        <w:ins w:id="321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219" w:author="PR Preview" w:date="2026-01-01T00:00:00Z">
        <w:r>
          <w:t xml:space="preserve">).</w:t>
        </w:r>
      </w:ins>
    </w:p>
    <w:p>
      <w:pPr>
        <w:pStyle w:val="BodyText"/>
      </w:pPr>
      <w:ins w:id="3220" w:author="PR Preview" w:date="2026-01-01T00:00:00Z">
        <w:r>
          <w:t xml:space="preserve">For uniqueness, if another matrix</w:t>
        </w:r>
      </w:ins>
      <w:ins w:id="322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satisfies</w:t>
        </w:r>
      </w:ins>
      <w:ins w:id="3224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for all</w:t>
        </w:r>
      </w:ins>
      <w:ins w:id="32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ins w:id="3228" w:author="PR Preview" w:date="2026-01-01T00:00:00Z">
        <w:r>
          <w:t xml:space="preserve">,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evaluating at</w:t>
        </w:r>
      </w:ins>
      <w:ins w:id="32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and</w:t>
        </w:r>
      </w:ins>
      <w:ins w:id="32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237" w:author="PR Preview" w:date="2026-01-01T00:00:00Z">
        <w:r>
          <w:t xml:space="preserve">so</w:t>
        </w:r>
      </w:ins>
      <w:ins w:id="323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3239" w:author="PR Preview" w:date="2026-01-01T00:00:00Z">
        <w:r>
          <w:t xml:space="preserve">.</w:t>
        </w:r>
      </w:ins>
    </w:p>
    <w:bookmarkStart w:id="132" w:name="exm-matrix-induced-inner-product-axioms"/>
    <w:p>
      <w:pPr>
        <w:pStyle w:val="BodyText"/>
      </w:pPr>
      <w:ins w:id="3240" w:author="PR Preview" w:date="2026-01-01T00:00:00Z">
        <w:r>
          <w:rPr>
            <w:b/>
            <w:bCs/>
          </w:rPr>
          <w:t xml:space="preserve">Example 31 (Checking the inner product axioms, and recovering the matrix from the inner product)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Take</w:t>
        </w:r>
      </w:ins>
      <w:ins w:id="32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from</w:t>
        </w:r>
      </w:ins>
      <w:ins w:id="3246" w:author="PR Preview" w:date="2026-01-01T00:00:00Z">
        <w:r>
          <w:t xml:space="preserve"> </w:t>
        </w:r>
      </w:ins>
      <w:hyperlink w:anchor="exm-matrix-induced-inner-product">
        <w:ins w:id="3247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3248" w:author="PR Preview" w:date="2026-01-01T00:00:00Z">
        <w:r>
          <w:t xml:space="preserve">,</w:t>
        </w:r>
      </w:ins>
      <w:ins w:id="3249" w:author="PR Preview" w:date="2026-01-01T00:00:00Z">
        <w:r>
          <w:t xml:space="preserve"> </w:t>
        </w:r>
      </w:ins>
      <w:ins w:id="3250" w:author="PR Preview" w:date="2026-01-01T00:00:00Z">
        <w:r>
          <w:t xml:space="preserve">the vectors</w:t>
        </w:r>
      </w:ins>
      <w:ins w:id="32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52" w:author="PR Preview" w:date="2026-01-01T00:00:00Z">
        <w:r>
          <w:t xml:space="preserve">,</w:t>
        </w:r>
      </w:ins>
      <w:ins w:id="32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and</w:t>
        </w:r>
      </w:ins>
      <w:ins w:id="32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257" w:author="PR Preview" w:date="2026-01-01T00:00:00Z">
        <w:r>
          <w:t xml:space="preserve">,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and the numbers</w:t>
        </w:r>
      </w:ins>
      <w:ins w:id="32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and</w:t>
        </w:r>
      </w:ins>
      <w:ins w:id="326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3264" w:author="PR Preview" w:date="2026-01-01T00:00:00Z">
        <w:r>
          <w:t xml:space="preserve">.</w:t>
        </w:r>
      </w:ins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The code computes both sides of each axiom in</w:t>
        </w:r>
      </w:ins>
      <w:ins w:id="3267" w:author="PR Preview" w:date="2026-01-01T00:00:00Z">
        <w:r>
          <w:t xml:space="preserve"> </w:t>
        </w:r>
      </w:ins>
      <w:hyperlink w:anchor="thm-matrix-induced-inner-product">
        <w:ins w:id="3268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269" w:author="PR Preview" w:date="2026-01-01T00:00:00Z">
        <w:r>
          <w:t xml:space="preserve">,</w:t>
        </w:r>
      </w:ins>
      <w:ins w:id="3270" w:author="PR Preview" w:date="2026-01-01T00:00:00Z">
        <w:r>
          <w:t xml:space="preserve"> </w:t>
        </w:r>
      </w:ins>
      <w:ins w:id="3271" w:author="PR Preview" w:date="2026-01-01T00:00:00Z">
        <w:r>
          <w:t xml:space="preserve">and then the numbers</w:t>
        </w:r>
      </w:ins>
      <w:ins w:id="3272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ins w:id="3273" w:author="PR Preview" w:date="2026-01-01T00:00:00Z">
        <w:r>
          <w:t xml:space="preserve"> </w:t>
        </w:r>
      </w:ins>
      <w:ins w:id="3274" w:author="PR Preview" w:date="2026-01-01T00:00:00Z">
        <w:r>
          <w:t xml:space="preserve">for the standard basis vectors.</w:t>
        </w:r>
      </w:ins>
    </w:p>
    <w:p>
      <w:pPr>
        <w:pStyle w:val="SourceCode"/>
      </w:pPr>
      <w:ins w:id="3275" w:author="PR Preview" w:date="2026-01-01T00:00:00Z">
        <w:r>
          <w:rPr>
            <w:rStyle w:val="NormalTok"/>
          </w:rPr>
          <w:t xml:space="preserve">A </w:t>
        </w:r>
      </w:ins>
      <w:ins w:id="3276" w:author="PR Preview" w:date="2026-01-01T00:00:00Z">
        <w:r>
          <w:rPr>
            <w:rStyle w:val="OtherTok"/>
          </w:rPr>
          <w:t xml:space="preserve">&lt;-</w:t>
        </w:r>
      </w:ins>
      <w:ins w:id="3277" w:author="PR Preview" w:date="2026-01-01T00:00:00Z">
        <w:r>
          <w:rPr>
            <w:rStyle w:val="NormalTok"/>
          </w:rPr>
          <w:t xml:space="preserve"> </w:t>
        </w:r>
      </w:ins>
      <w:ins w:id="3278" w:author="PR Preview" w:date="2026-01-01T00:00:00Z">
        <w:r>
          <w:rPr>
            <w:rStyle w:val="FunctionTok"/>
          </w:rPr>
          <w:t xml:space="preserve">matrix</w:t>
        </w:r>
      </w:ins>
      <w:ins w:id="3279" w:author="PR Preview" w:date="2026-01-01T00:00:00Z">
        <w:r>
          <w:rPr>
            <w:rStyle w:val="NormalTok"/>
          </w:rPr>
          <w:t xml:space="preserve">(</w:t>
        </w:r>
      </w:ins>
      <w:ins w:id="3280" w:author="PR Preview" w:date="2026-01-01T00:00:00Z">
        <w:r>
          <w:rPr>
            <w:rStyle w:val="FunctionTok"/>
          </w:rPr>
          <w:t xml:space="preserve">c</w:t>
        </w:r>
      </w:ins>
      <w:ins w:id="3281" w:author="PR Preview" w:date="2026-01-01T00:00:00Z">
        <w:r>
          <w:rPr>
            <w:rStyle w:val="NormalTok"/>
          </w:rPr>
          <w:t xml:space="preserve">(</w:t>
        </w:r>
      </w:ins>
      <w:ins w:id="3282" w:author="PR Preview" w:date="2026-01-01T00:00:00Z">
        <w:r>
          <w:rPr>
            <w:rStyle w:val="DecValTok"/>
          </w:rPr>
          <w:t xml:space="preserve">2</w:t>
        </w:r>
      </w:ins>
      <w:ins w:id="3283" w:author="PR Preview" w:date="2026-01-01T00:00:00Z">
        <w:r>
          <w:rPr>
            <w:rStyle w:val="NormalTok"/>
          </w:rPr>
          <w:t xml:space="preserve">, </w:t>
        </w:r>
      </w:ins>
      <w:ins w:id="3284" w:author="PR Preview" w:date="2026-01-01T00:00:00Z">
        <w:r>
          <w:rPr>
            <w:rStyle w:val="DecValTok"/>
          </w:rPr>
          <w:t xml:space="preserve">1</w:t>
        </w:r>
      </w:ins>
      <w:ins w:id="3285" w:author="PR Preview" w:date="2026-01-01T00:00:00Z">
        <w:r>
          <w:rPr>
            <w:rStyle w:val="NormalTok"/>
          </w:rPr>
          <w:t xml:space="preserve">, </w:t>
        </w:r>
      </w:ins>
      <w:ins w:id="3286" w:author="PR Preview" w:date="2026-01-01T00:00:00Z">
        <w:r>
          <w:rPr>
            <w:rStyle w:val="DecValTok"/>
          </w:rPr>
          <w:t xml:space="preserve">1</w:t>
        </w:r>
      </w:ins>
      <w:ins w:id="3287" w:author="PR Preview" w:date="2026-01-01T00:00:00Z">
        <w:r>
          <w:rPr>
            <w:rStyle w:val="NormalTok"/>
          </w:rPr>
          <w:t xml:space="preserve">, </w:t>
        </w:r>
      </w:ins>
      <w:ins w:id="3288" w:author="PR Preview" w:date="2026-01-01T00:00:00Z">
        <w:r>
          <w:rPr>
            <w:rStyle w:val="DecValTok"/>
          </w:rPr>
          <w:t xml:space="preserve">2</w:t>
        </w:r>
      </w:ins>
      <w:ins w:id="3289" w:author="PR Preview" w:date="2026-01-01T00:00:00Z">
        <w:r>
          <w:rPr>
            <w:rStyle w:val="NormalTok"/>
          </w:rPr>
          <w:t xml:space="preserve">), </w:t>
        </w:r>
      </w:ins>
      <w:ins w:id="3290" w:author="PR Preview" w:date="2026-01-01T00:00:00Z">
        <w:r>
          <w:rPr>
            <w:rStyle w:val="AttributeTok"/>
          </w:rPr>
          <w:t xml:space="preserve">nrow =</w:t>
        </w:r>
      </w:ins>
      <w:ins w:id="3291" w:author="PR Preview" w:date="2026-01-01T00:00:00Z">
        <w:r>
          <w:rPr>
            <w:rStyle w:val="NormalTok"/>
          </w:rPr>
          <w:t xml:space="preserve"> </w:t>
        </w:r>
      </w:ins>
      <w:ins w:id="3292" w:author="PR Preview" w:date="2026-01-01T00:00:00Z">
        <w:r>
          <w:rPr>
            <w:rStyle w:val="DecValTok"/>
          </w:rPr>
          <w:t xml:space="preserve">2</w:t>
        </w:r>
      </w:ins>
      <w:ins w:id="3293" w:author="PR Preview" w:date="2026-01-01T00:00:00Z">
        <w:r>
          <w:rPr>
            <w:rStyle w:val="NormalTok"/>
          </w:rPr>
          <w:t xml:space="preserve">)</w:t>
        </w:r>
      </w:ins>
      <w:ins w:id="3294" w:author="PR Preview" w:date="2026-01-01T00:00:00Z">
        <w:r>
          <w:br/>
        </w:r>
      </w:ins>
      <w:ins w:id="3295" w:author="PR Preview" w:date="2026-01-01T00:00:00Z">
        <w:r>
          <w:rPr>
            <w:rStyle w:val="NormalTok"/>
          </w:rPr>
          <w:t xml:space="preserve">ip </w:t>
        </w:r>
      </w:ins>
      <w:ins w:id="3296" w:author="PR Preview" w:date="2026-01-01T00:00:00Z">
        <w:r>
          <w:rPr>
            <w:rStyle w:val="OtherTok"/>
          </w:rPr>
          <w:t xml:space="preserve">&lt;-</w:t>
        </w:r>
      </w:ins>
      <w:ins w:id="3297" w:author="PR Preview" w:date="2026-01-01T00:00:00Z">
        <w:r>
          <w:rPr>
            <w:rStyle w:val="NormalTok"/>
          </w:rPr>
          <w:t xml:space="preserve"> </w:t>
        </w:r>
      </w:ins>
      <w:ins w:id="3298" w:author="PR Preview" w:date="2026-01-01T00:00:00Z">
        <w:r>
          <w:rPr>
            <w:rStyle w:val="ControlFlowTok"/>
          </w:rPr>
          <w:t xml:space="preserve">function</w:t>
        </w:r>
      </w:ins>
      <w:ins w:id="3299" w:author="PR Preview" w:date="2026-01-01T00:00:00Z">
        <w:r>
          <w:rPr>
            <w:rStyle w:val="NormalTok"/>
          </w:rPr>
          <w:t xml:space="preserve">(x, y) </w:t>
        </w:r>
      </w:ins>
      <w:ins w:id="3300" w:author="PR Preview" w:date="2026-01-01T00:00:00Z">
        <w:r>
          <w:rPr>
            <w:rStyle w:val="FunctionTok"/>
          </w:rPr>
          <w:t xml:space="preserve">drop</w:t>
        </w:r>
      </w:ins>
      <w:ins w:id="3301" w:author="PR Preview" w:date="2026-01-01T00:00:00Z">
        <w:r>
          <w:rPr>
            <w:rStyle w:val="NormalTok"/>
          </w:rPr>
          <w:t xml:space="preserve">(</w:t>
        </w:r>
      </w:ins>
      <w:ins w:id="3302" w:author="PR Preview" w:date="2026-01-01T00:00:00Z">
        <w:r>
          <w:rPr>
            <w:rStyle w:val="FunctionTok"/>
          </w:rPr>
          <w:t xml:space="preserve">t</w:t>
        </w:r>
      </w:ins>
      <w:ins w:id="3303" w:author="PR Preview" w:date="2026-01-01T00:00:00Z">
        <w:r>
          <w:rPr>
            <w:rStyle w:val="NormalTok"/>
          </w:rPr>
          <w:t xml:space="preserve">(x) </w:t>
        </w:r>
      </w:ins>
      <w:ins w:id="3304" w:author="PR Preview" w:date="2026-01-01T00:00:00Z">
        <w:r>
          <w:rPr>
            <w:rStyle w:val="SpecialCharTok"/>
          </w:rPr>
          <w:t xml:space="preserve">%*%</w:t>
        </w:r>
      </w:ins>
      <w:ins w:id="3305" w:author="PR Preview" w:date="2026-01-01T00:00:00Z">
        <w:r>
          <w:rPr>
            <w:rStyle w:val="NormalTok"/>
          </w:rPr>
          <w:t xml:space="preserve"> A </w:t>
        </w:r>
      </w:ins>
      <w:ins w:id="3306" w:author="PR Preview" w:date="2026-01-01T00:00:00Z">
        <w:r>
          <w:rPr>
            <w:rStyle w:val="SpecialCharTok"/>
          </w:rPr>
          <w:t xml:space="preserve">%*%</w:t>
        </w:r>
      </w:ins>
      <w:ins w:id="3307" w:author="PR Preview" w:date="2026-01-01T00:00:00Z">
        <w:r>
          <w:rPr>
            <w:rStyle w:val="NormalTok"/>
          </w:rPr>
          <w:t xml:space="preserve"> y)</w:t>
        </w:r>
      </w:ins>
      <w:ins w:id="3308" w:author="PR Preview" w:date="2026-01-01T00:00:00Z">
        <w:r>
          <w:br/>
        </w:r>
      </w:ins>
      <w:ins w:id="3309" w:author="PR Preview" w:date="2026-01-01T00:00:00Z">
        <w:r>
          <w:br/>
        </w:r>
      </w:ins>
      <w:ins w:id="3310" w:author="PR Preview" w:date="2026-01-01T00:00:00Z">
        <w:r>
          <w:rPr>
            <w:rStyle w:val="NormalTok"/>
          </w:rPr>
          <w:t xml:space="preserve">x </w:t>
        </w:r>
      </w:ins>
      <w:ins w:id="3311" w:author="PR Preview" w:date="2026-01-01T00:00:00Z">
        <w:r>
          <w:rPr>
            <w:rStyle w:val="OtherTok"/>
          </w:rPr>
          <w:t xml:space="preserve">&lt;-</w:t>
        </w:r>
      </w:ins>
      <w:ins w:id="3312" w:author="PR Preview" w:date="2026-01-01T00:00:00Z">
        <w:r>
          <w:rPr>
            <w:rStyle w:val="NormalTok"/>
          </w:rPr>
          <w:t xml:space="preserve"> </w:t>
        </w:r>
      </w:ins>
      <w:ins w:id="3313" w:author="PR Preview" w:date="2026-01-01T00:00:00Z">
        <w:r>
          <w:rPr>
            <w:rStyle w:val="FunctionTok"/>
          </w:rPr>
          <w:t xml:space="preserve">c</w:t>
        </w:r>
      </w:ins>
      <w:ins w:id="3314" w:author="PR Preview" w:date="2026-01-01T00:00:00Z">
        <w:r>
          <w:rPr>
            <w:rStyle w:val="NormalTok"/>
          </w:rPr>
          <w:t xml:space="preserve">(</w:t>
        </w:r>
      </w:ins>
      <w:ins w:id="3315" w:author="PR Preview" w:date="2026-01-01T00:00:00Z">
        <w:r>
          <w:rPr>
            <w:rStyle w:val="DecValTok"/>
          </w:rPr>
          <w:t xml:space="preserve">1</w:t>
        </w:r>
      </w:ins>
      <w:ins w:id="3316" w:author="PR Preview" w:date="2026-01-01T00:00:00Z">
        <w:r>
          <w:rPr>
            <w:rStyle w:val="NormalTok"/>
          </w:rPr>
          <w:t xml:space="preserve">, </w:t>
        </w:r>
      </w:ins>
      <w:ins w:id="3317" w:author="PR Preview" w:date="2026-01-01T00:00:00Z">
        <w:r>
          <w:rPr>
            <w:rStyle w:val="DecValTok"/>
          </w:rPr>
          <w:t xml:space="preserve">2</w:t>
        </w:r>
      </w:ins>
      <w:ins w:id="3318" w:author="PR Preview" w:date="2026-01-01T00:00:00Z">
        <w:r>
          <w:rPr>
            <w:rStyle w:val="NormalTok"/>
          </w:rPr>
          <w:t xml:space="preserve">)</w:t>
        </w:r>
      </w:ins>
      <w:ins w:id="3319" w:author="PR Preview" w:date="2026-01-01T00:00:00Z">
        <w:r>
          <w:br/>
        </w:r>
      </w:ins>
      <w:ins w:id="3320" w:author="PR Preview" w:date="2026-01-01T00:00:00Z">
        <w:r>
          <w:rPr>
            <w:rStyle w:val="NormalTok"/>
          </w:rPr>
          <w:t xml:space="preserve">y </w:t>
        </w:r>
      </w:ins>
      <w:ins w:id="3321" w:author="PR Preview" w:date="2026-01-01T00:00:00Z">
        <w:r>
          <w:rPr>
            <w:rStyle w:val="OtherTok"/>
          </w:rPr>
          <w:t xml:space="preserve">&lt;-</w:t>
        </w:r>
      </w:ins>
      <w:ins w:id="3322" w:author="PR Preview" w:date="2026-01-01T00:00:00Z">
        <w:r>
          <w:rPr>
            <w:rStyle w:val="NormalTok"/>
          </w:rPr>
          <w:t xml:space="preserve"> </w:t>
        </w:r>
      </w:ins>
      <w:ins w:id="3323" w:author="PR Preview" w:date="2026-01-01T00:00:00Z">
        <w:r>
          <w:rPr>
            <w:rStyle w:val="FunctionTok"/>
          </w:rPr>
          <w:t xml:space="preserve">c</w:t>
        </w:r>
      </w:ins>
      <w:ins w:id="3324" w:author="PR Preview" w:date="2026-01-01T00:00:00Z">
        <w:r>
          <w:rPr>
            <w:rStyle w:val="NormalTok"/>
          </w:rPr>
          <w:t xml:space="preserve">(</w:t>
        </w:r>
      </w:ins>
      <w:ins w:id="3325" w:author="PR Preview" w:date="2026-01-01T00:00:00Z">
        <w:r>
          <w:rPr>
            <w:rStyle w:val="DecValTok"/>
          </w:rPr>
          <w:t xml:space="preserve">3</w:t>
        </w:r>
      </w:ins>
      <w:ins w:id="3326" w:author="PR Preview" w:date="2026-01-01T00:00:00Z">
        <w:r>
          <w:rPr>
            <w:rStyle w:val="NormalTok"/>
          </w:rPr>
          <w:t xml:space="preserve">, </w:t>
        </w:r>
      </w:ins>
      <w:ins w:id="3327" w:author="PR Preview" w:date="2026-01-01T00:00:00Z">
        <w:r>
          <w:rPr>
            <w:rStyle w:val="SpecialCharTok"/>
          </w:rPr>
          <w:t xml:space="preserve">-</w:t>
        </w:r>
      </w:ins>
      <w:ins w:id="3328" w:author="PR Preview" w:date="2026-01-01T00:00:00Z">
        <w:r>
          <w:rPr>
            <w:rStyle w:val="DecValTok"/>
          </w:rPr>
          <w:t xml:space="preserve">1</w:t>
        </w:r>
      </w:ins>
      <w:ins w:id="3329" w:author="PR Preview" w:date="2026-01-01T00:00:00Z">
        <w:r>
          <w:rPr>
            <w:rStyle w:val="NormalTok"/>
          </w:rPr>
          <w:t xml:space="preserve">)</w:t>
        </w:r>
      </w:ins>
      <w:ins w:id="3330" w:author="PR Preview" w:date="2026-01-01T00:00:00Z">
        <w:r>
          <w:br/>
        </w:r>
      </w:ins>
      <w:ins w:id="3331" w:author="PR Preview" w:date="2026-01-01T00:00:00Z">
        <w:r>
          <w:rPr>
            <w:rStyle w:val="NormalTok"/>
          </w:rPr>
          <w:t xml:space="preserve">z </w:t>
        </w:r>
      </w:ins>
      <w:ins w:id="3332" w:author="PR Preview" w:date="2026-01-01T00:00:00Z">
        <w:r>
          <w:rPr>
            <w:rStyle w:val="OtherTok"/>
          </w:rPr>
          <w:t xml:space="preserve">&lt;-</w:t>
        </w:r>
      </w:ins>
      <w:ins w:id="3333" w:author="PR Preview" w:date="2026-01-01T00:00:00Z">
        <w:r>
          <w:rPr>
            <w:rStyle w:val="NormalTok"/>
          </w:rPr>
          <w:t xml:space="preserve"> </w:t>
        </w:r>
      </w:ins>
      <w:ins w:id="3334" w:author="PR Preview" w:date="2026-01-01T00:00:00Z">
        <w:r>
          <w:rPr>
            <w:rStyle w:val="FunctionTok"/>
          </w:rPr>
          <w:t xml:space="preserve">c</w:t>
        </w:r>
      </w:ins>
      <w:ins w:id="3335" w:author="PR Preview" w:date="2026-01-01T00:00:00Z">
        <w:r>
          <w:rPr>
            <w:rStyle w:val="NormalTok"/>
          </w:rPr>
          <w:t xml:space="preserve">(</w:t>
        </w:r>
      </w:ins>
      <w:ins w:id="3336" w:author="PR Preview" w:date="2026-01-01T00:00:00Z">
        <w:r>
          <w:rPr>
            <w:rStyle w:val="DecValTok"/>
          </w:rPr>
          <w:t xml:space="preserve">0</w:t>
        </w:r>
      </w:ins>
      <w:ins w:id="3337" w:author="PR Preview" w:date="2026-01-01T00:00:00Z">
        <w:r>
          <w:rPr>
            <w:rStyle w:val="NormalTok"/>
          </w:rPr>
          <w:t xml:space="preserve">, </w:t>
        </w:r>
      </w:ins>
      <w:ins w:id="3338" w:author="PR Preview" w:date="2026-01-01T00:00:00Z">
        <w:r>
          <w:rPr>
            <w:rStyle w:val="DecValTok"/>
          </w:rPr>
          <w:t xml:space="preserve">4</w:t>
        </w:r>
      </w:ins>
      <w:ins w:id="3339" w:author="PR Preview" w:date="2026-01-01T00:00:00Z">
        <w:r>
          <w:rPr>
            <w:rStyle w:val="NormalTok"/>
          </w:rPr>
          <w:t xml:space="preserve">)</w:t>
        </w:r>
      </w:ins>
      <w:ins w:id="3340" w:author="PR Preview" w:date="2026-01-01T00:00:00Z">
        <w:r>
          <w:br/>
        </w:r>
      </w:ins>
      <w:ins w:id="3341" w:author="PR Preview" w:date="2026-01-01T00:00:00Z">
        <w:r>
          <w:rPr>
            <w:rStyle w:val="NormalTok"/>
          </w:rPr>
          <w:t xml:space="preserve">a </w:t>
        </w:r>
      </w:ins>
      <w:ins w:id="3342" w:author="PR Preview" w:date="2026-01-01T00:00:00Z">
        <w:r>
          <w:rPr>
            <w:rStyle w:val="OtherTok"/>
          </w:rPr>
          <w:t xml:space="preserve">&lt;-</w:t>
        </w:r>
      </w:ins>
      <w:ins w:id="3343" w:author="PR Preview" w:date="2026-01-01T00:00:00Z">
        <w:r>
          <w:rPr>
            <w:rStyle w:val="NormalTok"/>
          </w:rPr>
          <w:t xml:space="preserve"> </w:t>
        </w:r>
      </w:ins>
      <w:ins w:id="3344" w:author="PR Preview" w:date="2026-01-01T00:00:00Z">
        <w:r>
          <w:rPr>
            <w:rStyle w:val="DecValTok"/>
          </w:rPr>
          <w:t xml:space="preserve">2</w:t>
        </w:r>
      </w:ins>
      <w:ins w:id="3345" w:author="PR Preview" w:date="2026-01-01T00:00:00Z">
        <w:r>
          <w:br/>
        </w:r>
      </w:ins>
      <w:ins w:id="3346" w:author="PR Preview" w:date="2026-01-01T00:00:00Z">
        <w:r>
          <w:rPr>
            <w:rStyle w:val="NormalTok"/>
          </w:rPr>
          <w:t xml:space="preserve">b </w:t>
        </w:r>
      </w:ins>
      <w:ins w:id="3347" w:author="PR Preview" w:date="2026-01-01T00:00:00Z">
        <w:r>
          <w:rPr>
            <w:rStyle w:val="OtherTok"/>
          </w:rPr>
          <w:t xml:space="preserve">&lt;-</w:t>
        </w:r>
      </w:ins>
      <w:ins w:id="3348" w:author="PR Preview" w:date="2026-01-01T00:00:00Z">
        <w:r>
          <w:rPr>
            <w:rStyle w:val="NormalTok"/>
          </w:rPr>
          <w:t xml:space="preserve"> </w:t>
        </w:r>
      </w:ins>
      <w:ins w:id="3349" w:author="PR Preview" w:date="2026-01-01T00:00:00Z">
        <w:r>
          <w:rPr>
            <w:rStyle w:val="SpecialCharTok"/>
          </w:rPr>
          <w:t xml:space="preserve">-</w:t>
        </w:r>
      </w:ins>
      <w:ins w:id="3350" w:author="PR Preview" w:date="2026-01-01T00:00:00Z">
        <w:r>
          <w:rPr>
            <w:rStyle w:val="DecValTok"/>
          </w:rPr>
          <w:t xml:space="preserve">3</w:t>
        </w:r>
      </w:ins>
      <w:ins w:id="3351" w:author="PR Preview" w:date="2026-01-01T00:00:00Z">
        <w:r>
          <w:br/>
        </w:r>
      </w:ins>
      <w:ins w:id="3352" w:author="PR Preview" w:date="2026-01-01T00:00:00Z">
        <w:r>
          <w:br/>
        </w:r>
      </w:ins>
      <w:ins w:id="3353" w:author="PR Preview" w:date="2026-01-01T00:00:00Z">
        <w:r>
          <w:rPr>
            <w:rStyle w:val="FunctionTok"/>
          </w:rPr>
          <w:t xml:space="preserve">c</w:t>
        </w:r>
      </w:ins>
      <w:ins w:id="3354" w:author="PR Preview" w:date="2026-01-01T00:00:00Z">
        <w:r>
          <w:rPr>
            <w:rStyle w:val="NormalTok"/>
          </w:rPr>
          <w:t xml:space="preserve">(</w:t>
        </w:r>
      </w:ins>
      <w:ins w:id="3355" w:author="PR Preview" w:date="2026-01-01T00:00:00Z">
        <w:r>
          <w:br/>
        </w:r>
      </w:ins>
      <w:ins w:id="3356" w:author="PR Preview" w:date="2026-01-01T00:00:00Z">
        <w:r>
          <w:rPr>
            <w:rStyle w:val="NormalTok"/>
          </w:rPr>
          <w:t xml:space="preserve">  </w:t>
        </w:r>
      </w:ins>
      <w:ins w:id="3357" w:author="PR Preview" w:date="2026-01-01T00:00:00Z">
        <w:r>
          <w:rPr>
            <w:rStyle w:val="AttributeTok"/>
          </w:rPr>
          <w:t xml:space="preserve">positivity =</w:t>
        </w:r>
      </w:ins>
      <w:ins w:id="3358" w:author="PR Preview" w:date="2026-01-01T00:00:00Z">
        <w:r>
          <w:rPr>
            <w:rStyle w:val="NormalTok"/>
          </w:rPr>
          <w:t xml:space="preserve"> </w:t>
        </w:r>
      </w:ins>
      <w:ins w:id="3359" w:author="PR Preview" w:date="2026-01-01T00:00:00Z">
        <w:r>
          <w:rPr>
            <w:rStyle w:val="FunctionTok"/>
          </w:rPr>
          <w:t xml:space="preserve">ip</w:t>
        </w:r>
      </w:ins>
      <w:ins w:id="3360" w:author="PR Preview" w:date="2026-01-01T00:00:00Z">
        <w:r>
          <w:rPr>
            <w:rStyle w:val="NormalTok"/>
          </w:rPr>
          <w:t xml:space="preserve">(x, x),</w:t>
        </w:r>
      </w:ins>
      <w:ins w:id="3361" w:author="PR Preview" w:date="2026-01-01T00:00:00Z">
        <w:r>
          <w:br/>
        </w:r>
      </w:ins>
      <w:ins w:id="3362" w:author="PR Preview" w:date="2026-01-01T00:00:00Z">
        <w:r>
          <w:rPr>
            <w:rStyle w:val="NormalTok"/>
          </w:rPr>
          <w:t xml:space="preserve">  </w:t>
        </w:r>
      </w:ins>
      <w:ins w:id="3363" w:author="PR Preview" w:date="2026-01-01T00:00:00Z">
        <w:r>
          <w:rPr>
            <w:rStyle w:val="AttributeTok"/>
          </w:rPr>
          <w:t xml:space="preserve">symmetry_xy =</w:t>
        </w:r>
      </w:ins>
      <w:ins w:id="3364" w:author="PR Preview" w:date="2026-01-01T00:00:00Z">
        <w:r>
          <w:rPr>
            <w:rStyle w:val="NormalTok"/>
          </w:rPr>
          <w:t xml:space="preserve"> </w:t>
        </w:r>
      </w:ins>
      <w:ins w:id="3365" w:author="PR Preview" w:date="2026-01-01T00:00:00Z">
        <w:r>
          <w:rPr>
            <w:rStyle w:val="FunctionTok"/>
          </w:rPr>
          <w:t xml:space="preserve">ip</w:t>
        </w:r>
      </w:ins>
      <w:ins w:id="3366" w:author="PR Preview" w:date="2026-01-01T00:00:00Z">
        <w:r>
          <w:rPr>
            <w:rStyle w:val="NormalTok"/>
          </w:rPr>
          <w:t xml:space="preserve">(x, y),</w:t>
        </w:r>
      </w:ins>
      <w:ins w:id="3367" w:author="PR Preview" w:date="2026-01-01T00:00:00Z">
        <w:r>
          <w:br/>
        </w:r>
      </w:ins>
      <w:ins w:id="3368" w:author="PR Preview" w:date="2026-01-01T00:00:00Z">
        <w:r>
          <w:rPr>
            <w:rStyle w:val="NormalTok"/>
          </w:rPr>
          <w:t xml:space="preserve">  </w:t>
        </w:r>
      </w:ins>
      <w:ins w:id="3369" w:author="PR Preview" w:date="2026-01-01T00:00:00Z">
        <w:r>
          <w:rPr>
            <w:rStyle w:val="AttributeTok"/>
          </w:rPr>
          <w:t xml:space="preserve">symmetry_yx =</w:t>
        </w:r>
      </w:ins>
      <w:ins w:id="3370" w:author="PR Preview" w:date="2026-01-01T00:00:00Z">
        <w:r>
          <w:rPr>
            <w:rStyle w:val="NormalTok"/>
          </w:rPr>
          <w:t xml:space="preserve"> </w:t>
        </w:r>
      </w:ins>
      <w:ins w:id="3371" w:author="PR Preview" w:date="2026-01-01T00:00:00Z">
        <w:r>
          <w:rPr>
            <w:rStyle w:val="FunctionTok"/>
          </w:rPr>
          <w:t xml:space="preserve">ip</w:t>
        </w:r>
      </w:ins>
      <w:ins w:id="3372" w:author="PR Preview" w:date="2026-01-01T00:00:00Z">
        <w:r>
          <w:rPr>
            <w:rStyle w:val="NormalTok"/>
          </w:rPr>
          <w:t xml:space="preserve">(y, x),</w:t>
        </w:r>
      </w:ins>
      <w:ins w:id="3373" w:author="PR Preview" w:date="2026-01-01T00:00:00Z">
        <w:r>
          <w:br/>
        </w:r>
      </w:ins>
      <w:ins w:id="3374" w:author="PR Preview" w:date="2026-01-01T00:00:00Z">
        <w:r>
          <w:rPr>
            <w:rStyle w:val="NormalTok"/>
          </w:rPr>
          <w:t xml:space="preserve">  </w:t>
        </w:r>
      </w:ins>
      <w:ins w:id="3375" w:author="PR Preview" w:date="2026-01-01T00:00:00Z">
        <w:r>
          <w:rPr>
            <w:rStyle w:val="AttributeTok"/>
          </w:rPr>
          <w:t xml:space="preserve">linearity_left =</w:t>
        </w:r>
      </w:ins>
      <w:ins w:id="3376" w:author="PR Preview" w:date="2026-01-01T00:00:00Z">
        <w:r>
          <w:rPr>
            <w:rStyle w:val="NormalTok"/>
          </w:rPr>
          <w:t xml:space="preserve"> </w:t>
        </w:r>
      </w:ins>
      <w:ins w:id="3377" w:author="PR Preview" w:date="2026-01-01T00:00:00Z">
        <w:r>
          <w:rPr>
            <w:rStyle w:val="FunctionTok"/>
          </w:rPr>
          <w:t xml:space="preserve">ip</w:t>
        </w:r>
      </w:ins>
      <w:ins w:id="3378" w:author="PR Preview" w:date="2026-01-01T00:00:00Z">
        <w:r>
          <w:rPr>
            <w:rStyle w:val="NormalTok"/>
          </w:rPr>
          <w:t xml:space="preserve">(a </w:t>
        </w:r>
      </w:ins>
      <w:ins w:id="3379" w:author="PR Preview" w:date="2026-01-01T00:00:00Z">
        <w:r>
          <w:rPr>
            <w:rStyle w:val="SpecialCharTok"/>
          </w:rPr>
          <w:t xml:space="preserve">*</w:t>
        </w:r>
      </w:ins>
      <w:ins w:id="3380" w:author="PR Preview" w:date="2026-01-01T00:00:00Z">
        <w:r>
          <w:rPr>
            <w:rStyle w:val="NormalTok"/>
          </w:rPr>
          <w:t xml:space="preserve"> x </w:t>
        </w:r>
      </w:ins>
      <w:ins w:id="3381" w:author="PR Preview" w:date="2026-01-01T00:00:00Z">
        <w:r>
          <w:rPr>
            <w:rStyle w:val="SpecialCharTok"/>
          </w:rPr>
          <w:t xml:space="preserve">+</w:t>
        </w:r>
      </w:ins>
      <w:ins w:id="3382" w:author="PR Preview" w:date="2026-01-01T00:00:00Z">
        <w:r>
          <w:rPr>
            <w:rStyle w:val="NormalTok"/>
          </w:rPr>
          <w:t xml:space="preserve"> b </w:t>
        </w:r>
      </w:ins>
      <w:ins w:id="3383" w:author="PR Preview" w:date="2026-01-01T00:00:00Z">
        <w:r>
          <w:rPr>
            <w:rStyle w:val="SpecialCharTok"/>
          </w:rPr>
          <w:t xml:space="preserve">*</w:t>
        </w:r>
      </w:ins>
      <w:ins w:id="3384" w:author="PR Preview" w:date="2026-01-01T00:00:00Z">
        <w:r>
          <w:rPr>
            <w:rStyle w:val="NormalTok"/>
          </w:rPr>
          <w:t xml:space="preserve"> y, z),</w:t>
        </w:r>
      </w:ins>
      <w:ins w:id="3385" w:author="PR Preview" w:date="2026-01-01T00:00:00Z">
        <w:r>
          <w:br/>
        </w:r>
      </w:ins>
      <w:ins w:id="3386" w:author="PR Preview" w:date="2026-01-01T00:00:00Z">
        <w:r>
          <w:rPr>
            <w:rStyle w:val="NormalTok"/>
          </w:rPr>
          <w:t xml:space="preserve">  </w:t>
        </w:r>
      </w:ins>
      <w:ins w:id="3387" w:author="PR Preview" w:date="2026-01-01T00:00:00Z">
        <w:r>
          <w:rPr>
            <w:rStyle w:val="AttributeTok"/>
          </w:rPr>
          <w:t xml:space="preserve">linearity_right =</w:t>
        </w:r>
      </w:ins>
      <w:ins w:id="3388" w:author="PR Preview" w:date="2026-01-01T00:00:00Z">
        <w:r>
          <w:rPr>
            <w:rStyle w:val="NormalTok"/>
          </w:rPr>
          <w:t xml:space="preserve"> a </w:t>
        </w:r>
      </w:ins>
      <w:ins w:id="3389" w:author="PR Preview" w:date="2026-01-01T00:00:00Z">
        <w:r>
          <w:rPr>
            <w:rStyle w:val="SpecialCharTok"/>
          </w:rPr>
          <w:t xml:space="preserve">*</w:t>
        </w:r>
      </w:ins>
      <w:ins w:id="3390" w:author="PR Preview" w:date="2026-01-01T00:00:00Z">
        <w:r>
          <w:rPr>
            <w:rStyle w:val="NormalTok"/>
          </w:rPr>
          <w:t xml:space="preserve"> </w:t>
        </w:r>
      </w:ins>
      <w:ins w:id="3391" w:author="PR Preview" w:date="2026-01-01T00:00:00Z">
        <w:r>
          <w:rPr>
            <w:rStyle w:val="FunctionTok"/>
          </w:rPr>
          <w:t xml:space="preserve">ip</w:t>
        </w:r>
      </w:ins>
      <w:ins w:id="3392" w:author="PR Preview" w:date="2026-01-01T00:00:00Z">
        <w:r>
          <w:rPr>
            <w:rStyle w:val="NormalTok"/>
          </w:rPr>
          <w:t xml:space="preserve">(x, z) </w:t>
        </w:r>
      </w:ins>
      <w:ins w:id="3393" w:author="PR Preview" w:date="2026-01-01T00:00:00Z">
        <w:r>
          <w:rPr>
            <w:rStyle w:val="SpecialCharTok"/>
          </w:rPr>
          <w:t xml:space="preserve">+</w:t>
        </w:r>
      </w:ins>
      <w:ins w:id="3394" w:author="PR Preview" w:date="2026-01-01T00:00:00Z">
        <w:r>
          <w:rPr>
            <w:rStyle w:val="NormalTok"/>
          </w:rPr>
          <w:t xml:space="preserve"> b </w:t>
        </w:r>
      </w:ins>
      <w:ins w:id="3395" w:author="PR Preview" w:date="2026-01-01T00:00:00Z">
        <w:r>
          <w:rPr>
            <w:rStyle w:val="SpecialCharTok"/>
          </w:rPr>
          <w:t xml:space="preserve">*</w:t>
        </w:r>
      </w:ins>
      <w:ins w:id="3396" w:author="PR Preview" w:date="2026-01-01T00:00:00Z">
        <w:r>
          <w:rPr>
            <w:rStyle w:val="NormalTok"/>
          </w:rPr>
          <w:t xml:space="preserve"> </w:t>
        </w:r>
      </w:ins>
      <w:ins w:id="3397" w:author="PR Preview" w:date="2026-01-01T00:00:00Z">
        <w:r>
          <w:rPr>
            <w:rStyle w:val="FunctionTok"/>
          </w:rPr>
          <w:t xml:space="preserve">ip</w:t>
        </w:r>
      </w:ins>
      <w:ins w:id="3398" w:author="PR Preview" w:date="2026-01-01T00:00:00Z">
        <w:r>
          <w:rPr>
            <w:rStyle w:val="NormalTok"/>
          </w:rPr>
          <w:t xml:space="preserve">(y, z)</w:t>
        </w:r>
      </w:ins>
      <w:ins w:id="3399" w:author="PR Preview" w:date="2026-01-01T00:00:00Z">
        <w:r>
          <w:br/>
        </w:r>
      </w:ins>
      <w:ins w:id="3400" w:author="PR Preview" w:date="2026-01-01T00:00:00Z">
        <w:r>
          <w:rPr>
            <w:rStyle w:val="NormalTok"/>
          </w:rPr>
          <w:t xml:space="preserve">)</w:t>
        </w:r>
      </w:ins>
      <w:ins w:id="3401" w:author="PR Preview" w:date="2026-01-01T00:00:00Z">
        <w:r>
          <w:br/>
        </w:r>
      </w:ins>
      <w:ins w:id="3402" w:author="PR Preview" w:date="2026-01-01T00:00:00Z">
        <w:r>
          <w:rPr>
            <w:rStyle w:val="CommentTok"/>
          </w:rPr>
          <w:t xml:space="preserve">#&gt;      positivity     symmetry_xy     symmetry_yx  linearity_left linearity_right </w:t>
        </w:r>
      </w:ins>
      <w:ins w:id="3403" w:author="PR Preview" w:date="2026-01-01T00:00:00Z">
        <w:r>
          <w:br/>
        </w:r>
      </w:ins>
      <w:ins w:id="3404" w:author="PR Preview" w:date="2026-01-01T00:00:00Z">
        <w:r>
          <w:rPr>
            <w:rStyle w:val="CommentTok"/>
          </w:rPr>
          <w:t xml:space="preserve">#&gt;              14               7               7              28              28</w:t>
        </w:r>
      </w:ins>
      <w:ins w:id="3405" w:author="PR Preview" w:date="2026-01-01T00:00:00Z">
        <w:r>
          <w:br/>
        </w:r>
      </w:ins>
      <w:ins w:id="3406" w:author="PR Preview" w:date="2026-01-01T00:00:00Z">
        <w:r>
          <w:br/>
        </w:r>
      </w:ins>
      <w:ins w:id="3407" w:author="PR Preview" w:date="2026-01-01T00:00:00Z">
        <w:r>
          <w:rPr>
            <w:rStyle w:val="NormalTok"/>
          </w:rPr>
          <w:t xml:space="preserve">e </w:t>
        </w:r>
      </w:ins>
      <w:ins w:id="3408" w:author="PR Preview" w:date="2026-01-01T00:00:00Z">
        <w:r>
          <w:rPr>
            <w:rStyle w:val="OtherTok"/>
          </w:rPr>
          <w:t xml:space="preserve">&lt;-</w:t>
        </w:r>
      </w:ins>
      <w:ins w:id="3409" w:author="PR Preview" w:date="2026-01-01T00:00:00Z">
        <w:r>
          <w:rPr>
            <w:rStyle w:val="NormalTok"/>
          </w:rPr>
          <w:t xml:space="preserve"> </w:t>
        </w:r>
      </w:ins>
      <w:ins w:id="3410" w:author="PR Preview" w:date="2026-01-01T00:00:00Z">
        <w:r>
          <w:rPr>
            <w:rStyle w:val="FunctionTok"/>
          </w:rPr>
          <w:t xml:space="preserve">diag</w:t>
        </w:r>
      </w:ins>
      <w:ins w:id="3411" w:author="PR Preview" w:date="2026-01-01T00:00:00Z">
        <w:r>
          <w:rPr>
            <w:rStyle w:val="NormalTok"/>
          </w:rPr>
          <w:t xml:space="preserve">(</w:t>
        </w:r>
      </w:ins>
      <w:ins w:id="3412" w:author="PR Preview" w:date="2026-01-01T00:00:00Z">
        <w:r>
          <w:rPr>
            <w:rStyle w:val="DecValTok"/>
          </w:rPr>
          <w:t xml:space="preserve">2</w:t>
        </w:r>
      </w:ins>
      <w:ins w:id="3413" w:author="PR Preview" w:date="2026-01-01T00:00:00Z">
        <w:r>
          <w:rPr>
            <w:rStyle w:val="NormalTok"/>
          </w:rPr>
          <w:t xml:space="preserve">)</w:t>
        </w:r>
      </w:ins>
      <w:ins w:id="3414" w:author="PR Preview" w:date="2026-01-01T00:00:00Z">
        <w:r>
          <w:br/>
        </w:r>
      </w:ins>
      <w:ins w:id="3415" w:author="PR Preview" w:date="2026-01-01T00:00:00Z">
        <w:r>
          <w:rPr>
            <w:rStyle w:val="NormalTok"/>
          </w:rPr>
          <w:t xml:space="preserve">recovered </w:t>
        </w:r>
      </w:ins>
      <w:ins w:id="3416" w:author="PR Preview" w:date="2026-01-01T00:00:00Z">
        <w:r>
          <w:rPr>
            <w:rStyle w:val="OtherTok"/>
          </w:rPr>
          <w:t xml:space="preserve">&lt;-</w:t>
        </w:r>
      </w:ins>
      <w:ins w:id="3417" w:author="PR Preview" w:date="2026-01-01T00:00:00Z">
        <w:r>
          <w:rPr>
            <w:rStyle w:val="NormalTok"/>
          </w:rPr>
          <w:t xml:space="preserve"> </w:t>
        </w:r>
      </w:ins>
      <w:ins w:id="3418" w:author="PR Preview" w:date="2026-01-01T00:00:00Z">
        <w:r>
          <w:rPr>
            <w:rStyle w:val="FunctionTok"/>
          </w:rPr>
          <w:t xml:space="preserve">outer</w:t>
        </w:r>
      </w:ins>
      <w:ins w:id="3419" w:author="PR Preview" w:date="2026-01-01T00:00:00Z">
        <w:r>
          <w:rPr>
            <w:rStyle w:val="NormalTok"/>
          </w:rPr>
          <w:t xml:space="preserve">(</w:t>
        </w:r>
      </w:ins>
      <w:ins w:id="3420" w:author="PR Preview" w:date="2026-01-01T00:00:00Z">
        <w:r>
          <w:rPr>
            <w:rStyle w:val="DecValTok"/>
          </w:rPr>
          <w:t xml:space="preserve">1</w:t>
        </w:r>
      </w:ins>
      <w:ins w:id="3421" w:author="PR Preview" w:date="2026-01-01T00:00:00Z">
        <w:r>
          <w:rPr>
            <w:rStyle w:val="SpecialCharTok"/>
          </w:rPr>
          <w:t xml:space="preserve">:</w:t>
        </w:r>
      </w:ins>
      <w:ins w:id="3422" w:author="PR Preview" w:date="2026-01-01T00:00:00Z">
        <w:r>
          <w:rPr>
            <w:rStyle w:val="DecValTok"/>
          </w:rPr>
          <w:t xml:space="preserve">2</w:t>
        </w:r>
      </w:ins>
      <w:ins w:id="3423" w:author="PR Preview" w:date="2026-01-01T00:00:00Z">
        <w:r>
          <w:rPr>
            <w:rStyle w:val="NormalTok"/>
          </w:rPr>
          <w:t xml:space="preserve">, </w:t>
        </w:r>
      </w:ins>
      <w:ins w:id="3424" w:author="PR Preview" w:date="2026-01-01T00:00:00Z">
        <w:r>
          <w:rPr>
            <w:rStyle w:val="DecValTok"/>
          </w:rPr>
          <w:t xml:space="preserve">1</w:t>
        </w:r>
      </w:ins>
      <w:ins w:id="3425" w:author="PR Preview" w:date="2026-01-01T00:00:00Z">
        <w:r>
          <w:rPr>
            <w:rStyle w:val="SpecialCharTok"/>
          </w:rPr>
          <w:t xml:space="preserve">:</w:t>
        </w:r>
      </w:ins>
      <w:ins w:id="3426" w:author="PR Preview" w:date="2026-01-01T00:00:00Z">
        <w:r>
          <w:rPr>
            <w:rStyle w:val="DecValTok"/>
          </w:rPr>
          <w:t xml:space="preserve">2</w:t>
        </w:r>
      </w:ins>
      <w:ins w:id="3427" w:author="PR Preview" w:date="2026-01-01T00:00:00Z">
        <w:r>
          <w:rPr>
            <w:rStyle w:val="NormalTok"/>
          </w:rPr>
          <w:t xml:space="preserve">, </w:t>
        </w:r>
      </w:ins>
      <w:ins w:id="3428" w:author="PR Preview" w:date="2026-01-01T00:00:00Z">
        <w:r>
          <w:rPr>
            <w:rStyle w:val="FunctionTok"/>
          </w:rPr>
          <w:t xml:space="preserve">Vectorize</w:t>
        </w:r>
      </w:ins>
      <w:ins w:id="3429" w:author="PR Preview" w:date="2026-01-01T00:00:00Z">
        <w:r>
          <w:rPr>
            <w:rStyle w:val="NormalTok"/>
          </w:rPr>
          <w:t xml:space="preserve">(</w:t>
        </w:r>
      </w:ins>
      <w:ins w:id="3430" w:author="PR Preview" w:date="2026-01-01T00:00:00Z">
        <w:r>
          <w:rPr>
            <w:rStyle w:val="ControlFlowTok"/>
          </w:rPr>
          <w:t xml:space="preserve">function</w:t>
        </w:r>
      </w:ins>
      <w:ins w:id="3431" w:author="PR Preview" w:date="2026-01-01T00:00:00Z">
        <w:r>
          <w:rPr>
            <w:rStyle w:val="NormalTok"/>
          </w:rPr>
          <w:t xml:space="preserve">(i, j) </w:t>
        </w:r>
      </w:ins>
      <w:ins w:id="3432" w:author="PR Preview" w:date="2026-01-01T00:00:00Z">
        <w:r>
          <w:rPr>
            <w:rStyle w:val="FunctionTok"/>
          </w:rPr>
          <w:t xml:space="preserve">ip</w:t>
        </w:r>
      </w:ins>
      <w:ins w:id="3433" w:author="PR Preview" w:date="2026-01-01T00:00:00Z">
        <w:r>
          <w:rPr>
            <w:rStyle w:val="NormalTok"/>
          </w:rPr>
          <w:t xml:space="preserve">(e[, i], e[, j])))</w:t>
        </w:r>
      </w:ins>
      <w:ins w:id="3434" w:author="PR Preview" w:date="2026-01-01T00:00:00Z">
        <w:r>
          <w:br/>
        </w:r>
      </w:ins>
      <w:ins w:id="3435" w:author="PR Preview" w:date="2026-01-01T00:00:00Z">
        <w:r>
          <w:rPr>
            <w:rStyle w:val="NormalTok"/>
          </w:rPr>
          <w:t xml:space="preserve">recovered</w:t>
        </w:r>
      </w:ins>
      <w:ins w:id="3436" w:author="PR Preview" w:date="2026-01-01T00:00:00Z">
        <w:r>
          <w:br/>
        </w:r>
      </w:ins>
      <w:ins w:id="3437" w:author="PR Preview" w:date="2026-01-01T00:00:00Z">
        <w:r>
          <w:rPr>
            <w:rStyle w:val="CommentTok"/>
          </w:rPr>
          <w:t xml:space="preserve">#&gt;      [,1] [,2]</w:t>
        </w:r>
      </w:ins>
      <w:ins w:id="3438" w:author="PR Preview" w:date="2026-01-01T00:00:00Z">
        <w:r>
          <w:br/>
        </w:r>
      </w:ins>
      <w:ins w:id="3439" w:author="PR Preview" w:date="2026-01-01T00:00:00Z">
        <w:r>
          <w:rPr>
            <w:rStyle w:val="CommentTok"/>
          </w:rPr>
          <w:t xml:space="preserve">#&gt; [1,]    2    1</w:t>
        </w:r>
      </w:ins>
      <w:ins w:id="3440" w:author="PR Preview" w:date="2026-01-01T00:00:00Z">
        <w:r>
          <w:br/>
        </w:r>
      </w:ins>
      <w:ins w:id="3441" w:author="PR Preview" w:date="2026-01-01T00:00:00Z">
        <w:r>
          <w:rPr>
            <w:rStyle w:val="CommentTok"/>
          </w:rPr>
          <w:t xml:space="preserve">#&gt; [2,]    1    2</w:t>
        </w:r>
      </w:ins>
    </w:p>
    <w:p>
      <w:pPr>
        <w:pStyle w:val="FirstParagraph"/>
      </w:pPr>
      <w:ins w:id="3442" w:author="PR Preview" w:date="2026-01-01T00:00:00Z">
        <w:r>
          <w:t xml:space="preserve">The inner product of</w:t>
        </w:r>
      </w:ins>
      <w:ins w:id="34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444" w:author="PR Preview" w:date="2026-01-01T00:00:00Z">
        <w:r>
          <w:t xml:space="preserve"> </w:t>
        </w:r>
      </w:ins>
      <w:ins w:id="3445" w:author="PR Preview" w:date="2026-01-01T00:00:00Z">
        <w:r>
          <w:t xml:space="preserve">with itself is 14, which is positive.</w:t>
        </w:r>
      </w:ins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The two orders give the same number, 7 and 7.</w:t>
        </w:r>
      </w:ins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Both sides of the linearity axiom equal 28.</w:t>
        </w:r>
      </w:ins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The matrix of numbers</w:t>
        </w:r>
      </w:ins>
      <w:ins w:id="3452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is</w:t>
        </w:r>
      </w:ins>
      <w:ins w:id="3455" w:author="PR Preview" w:date="2026-01-01T00:00:00Z">
        <w:r>
          <w:t xml:space="preserve"> </w:t>
        </w:r>
      </w:ins>
      <w:ins w:id="3456" w:author="PR Preview" w:date="2026-01-01T00:00:00Z">
        <w:r>
          <w:t xml:space="preserve">equal to</w:t>
        </w:r>
      </w:ins>
      <w:ins w:id="34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458" w:author="PR Preview" w:date="2026-01-01T00:00:00Z">
        <w:r>
          <w:t xml:space="preserve">,</w:t>
        </w:r>
      </w:ins>
      <w:ins w:id="3459" w:author="PR Preview" w:date="2026-01-01T00:00:00Z">
        <w:r>
          <w:t xml:space="preserve"> </w:t>
        </w:r>
      </w:ins>
      <w:ins w:id="3460" w:author="PR Preview" w:date="2026-01-01T00:00:00Z">
        <w:r>
          <w:t xml:space="preserve">as the converse in</w:t>
        </w:r>
      </w:ins>
      <w:ins w:id="3461" w:author="PR Preview" w:date="2026-01-01T00:00:00Z">
        <w:r>
          <w:t xml:space="preserve"> </w:t>
        </w:r>
      </w:ins>
      <w:hyperlink w:anchor="thm-matrix-induced-inner-product">
        <w:ins w:id="3462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says.</w:t>
        </w:r>
      </w:ins>
    </w:p>
    <w:bookmarkEnd w:id="132"/>
    <w:bookmarkStart w:id="134" w:name="rem-inner-products-machine-learning"/>
    <w:p>
      <w:pPr>
        <w:pStyle w:val="BodyText"/>
      </w:pPr>
      <w:ins w:id="3465" w:author="PR Preview" w:date="2026-01-01T00:00:00Z">
        <w:r>
          <w:rPr>
            <w:i/>
            <w:iCs/>
          </w:rPr>
          <w:t xml:space="preserve">Remark 19</w:t>
        </w:r>
      </w:ins>
      <w:ins w:id="3466" w:author="PR Preview" w:date="2026-01-01T00:00:00Z">
        <w:r>
          <w:t xml:space="preserve"> (Inner product spaces in machine learning). </w:t>
        </w:r>
      </w:ins>
      <w:ins w:id="3467" w:author="PR Preview" w:date="2026-01-01T00:00:00Z">
        <w:r>
          <w:t xml:space="preserve">In machine learning and statistics, choosing or learning an inner product space</w:t>
        </w:r>
      </w:ins>
      <w:ins w:id="3468" w:author="PR Preview" w:date="2026-01-01T00:00:00Z">
        <w:r>
          <w:t xml:space="preserve"> </w:t>
        </w:r>
      </w:ins>
      <w:ins w:id="3469" w:author="PR Preview" w:date="2026-01-01T00:00:00Z">
        <w:r>
          <w:t xml:space="preserve">tailors geometric notions of distance, angle, and projection to the structure of the data:</w:t>
        </w:r>
      </w:ins>
    </w:p>
    <w:p>
      <w:pPr>
        <w:numPr>
          <w:ilvl w:val="0"/>
          <w:numId w:val="1010"/>
        </w:numPr>
      </w:pPr>
      <w:ins w:id="3470" w:author="PR Preview" w:date="2026-01-01T00:00:00Z">
        <w:r>
          <w:rPr>
            <w:b/>
            <w:bCs/>
          </w:rPr>
          <w:t xml:space="preserve">Mahalanobis metric and whitening</w:t>
        </w:r>
      </w:ins>
      <w:ins w:id="3471" w:author="PR Preview" w:date="2026-01-01T00:00:00Z">
        <w:r>
          <w:t xml:space="preserve">:</w:t>
        </w:r>
      </w:ins>
      <w:ins w:id="3472" w:author="PR Preview" w:date="2026-01-01T00:00:00Z">
        <w:r>
          <w:t xml:space="preserve"> </w:t>
        </w:r>
      </w:ins>
      <w:ins w:id="3473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If data features have a symmetric positive definite covariance matrix</w:t>
        </w:r>
      </w:ins>
      <w:ins w:id="347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3477" w:author="PR Preview" w:date="2026-01-01T00:00:00Z">
        <w:r>
          <w:t xml:space="preserve"> </w:t>
        </w:r>
      </w:ins>
      <w:ins w:id="3478" w:author="PR Preview" w:date="2026-01-01T00:00:00Z">
        <w:r>
          <w:t xml:space="preserve">(</w:t>
        </w:r>
      </w:ins>
      <w:hyperlink w:anchor="def-positive-definite">
        <w:ins w:id="3479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480" w:author="PR Preview" w:date="2026-01-01T00:00:00Z">
        <w:r>
          <w:t xml:space="preserve">),</w:t>
        </w:r>
      </w:ins>
      <w:ins w:id="3481" w:author="PR Preview" w:date="2026-01-01T00:00:00Z">
        <w:r>
          <w:t xml:space="preserve"> </w:t>
        </w:r>
      </w:ins>
      <w:ins w:id="3482" w:author="PR Preview" w:date="2026-01-01T00:00:00Z">
        <w:r>
          <w:t xml:space="preserve">the precision matrix</w:t>
        </w:r>
      </w:ins>
      <w:ins w:id="34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(</w:t>
        </w:r>
      </w:ins>
      <w:hyperlink w:anchor="thm-pd-inverse">
        <w:ins w:id="348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487" w:author="PR Preview" w:date="2026-01-01T00:00:00Z">
        <w:r>
          <w:t xml:space="preserve">) defines the Mahalanobis inner product</w:t>
        </w:r>
      </w:ins>
      <w:ins w:id="3488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3489" w:author="PR Preview" w:date="2026-01-01T00:00:00Z">
        <w:r>
          <w:t xml:space="preserve">.</w:t>
        </w:r>
      </w:ins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The induced distance</w:t>
        </w:r>
      </w:ins>
      <w:ins w:id="3492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measures statistical distance normalized by variance along each principal direction.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Factoring</w:t>
        </w:r>
      </w:ins>
      <w:ins w:id="3497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(via Cholesky or spectral decomposition),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this inner product corresponds to the Euclidean dot product of whitened coordinates</w:t>
        </w:r>
      </w:ins>
      <w:ins w:id="35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3503" w:author="PR Preview" w:date="2026-01-01T00:00:00Z">
        <w:r>
          <w:t xml:space="preserve">:</w:t>
        </w:r>
      </w:ins>
      <w:ins w:id="3504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3505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ins w:id="3506" w:author="PR Preview" w:date="2026-01-01T00:00:00Z">
        <w:r>
          <w:rPr>
            <w:b/>
            <w:bCs/>
          </w:rPr>
          <w:t xml:space="preserve">The kernel trick and reproducing kernel Hilbert spaces (RKHS)</w:t>
        </w:r>
      </w:ins>
      <w:ins w:id="3507" w:author="PR Preview" w:date="2026-01-01T00:00:00Z">
        <w:r>
          <w:t xml:space="preserve">:</w:t>
        </w:r>
      </w:ins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Algorithms such as support vector machines (SVMs), kernel ridge regression, and Gaussian processes depend on training vectors solely through pairwise inner products</w:t>
        </w:r>
      </w:ins>
      <w:ins w:id="3510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ins w:id="3511" w:author="PR Preview" w:date="2026-01-01T00:00:00Z">
        <w:r>
          <w:t xml:space="preserve">.</w:t>
        </w:r>
      </w:ins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By mapping data into a higher- or infinite-dimensional inner product space via a feature map</w:t>
        </w:r>
      </w:ins>
      <w:ins w:id="3514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ins w:id="3515" w:author="PR Preview" w:date="2026-01-01T00:00:00Z">
        <w:r>
          <w:t xml:space="preserve">,</w:t>
        </w:r>
      </w:ins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the kernel trick replaces the computation of</w:t>
        </w:r>
      </w:ins>
      <w:ins w:id="3518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with an evaluation of a positive definite kernel function:</w:t>
        </w:r>
      </w:ins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3521" w:author="PR Preview" w:date="2026-01-01T00:00:00Z">
        <w:r>
          <w:t xml:space="preserve">Mercer’s theorem guarantees that every symmetric positive definite kernel function implicitly defines a valid inner product space</w:t>
        </w:r>
      </w:ins>
      <w:ins w:id="35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523" w:author="PR Preview" w:date="2026-01-01T00:00:00Z">
        <w:r>
          <w:t xml:space="preserve"> </w:t>
        </w:r>
      </w:ins>
      <w:ins w:id="3524" w:author="PR Preview" w:date="2026-01-01T00:00:00Z">
        <w:r>
          <w:t xml:space="preserve">(a reproducing kernel Hilbert space) without requiring explicit coordinate representations.</w:t>
        </w:r>
      </w:ins>
    </w:p>
    <w:p>
      <w:pPr>
        <w:numPr>
          <w:ilvl w:val="0"/>
          <w:numId w:val="1010"/>
        </w:numPr>
      </w:pPr>
      <w:ins w:id="3525" w:author="PR Preview" w:date="2026-01-01T00:00:00Z">
        <w:r>
          <w:rPr>
            <w:b/>
            <w:bCs/>
          </w:rPr>
          <w:t xml:space="preserve">Embeddings and cosine similarity</w:t>
        </w:r>
      </w:ins>
      <w:ins w:id="3526" w:author="PR Preview" w:date="2026-01-01T00:00:00Z">
        <w:r>
          <w:t xml:space="preserve">:</w:t>
        </w:r>
      </w:ins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In natural language processing and recommendation systems, data items are embedded as vectors in high-dimensional representations.</w:t>
        </w:r>
      </w:ins>
      <w:ins w:id="3529" w:author="PR Preview" w:date="2026-01-01T00:00:00Z">
        <w:r>
          <w:t xml:space="preserve"> </w:t>
        </w:r>
      </w:ins>
      <w:ins w:id="3530" w:author="PR Preview" w:date="2026-01-01T00:00:00Z">
        <w:r>
          <w:t xml:space="preserve">The angle between embeddings captures semantic similarity through cosine similarity (</w:t>
        </w:r>
      </w:ins>
      <w:hyperlink r:id="rId133">
        <w:ins w:id="3531" w:author="PR Preview" w:date="2026-01-01T00:00:00Z">
          <w:r>
            <w:rPr>
              <w:rStyle w:val="Hyperlink"/>
            </w:rPr>
            <w:t xml:space="preserve">Definition 8 in Inner Products and Orthogonality</w:t>
          </w:r>
        </w:ins>
      </w:hyperlink>
      <w:ins w:id="353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3533" w:author="PR Preview" w:date="2026-01-01T00:00:00Z">
        <w:r>
          <w:t xml:space="preserve">When embedding vectors are normalized to unit Euclidean norm 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and</w:t>
        </w:r>
      </w:ins>
      <w:ins w:id="353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3537" w:author="PR Preview" w:date="2026-01-01T00:00:00Z">
        <w:r>
          <w:t xml:space="preserve">),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cosine similarity equals the inner product</w:t>
        </w:r>
      </w:ins>
      <w:ins w:id="3540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ins w:id="3541" w:author="PR Preview" w:date="2026-01-01T00:00:00Z">
        <w:r>
          <w:t xml:space="preserve">.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35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ins w:id="3545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ins w:id="3546" w:author="PR Preview" w:date="2026-01-01T00:00:00Z">
        <w:r>
          <w:rPr>
            <w:b/>
            <w:bCs/>
          </w:rPr>
          <w:t xml:space="preserve">Weighted and generalized least squares</w:t>
        </w:r>
      </w:ins>
      <w:ins w:id="3547" w:author="PR Preview" w:date="2026-01-01T00:00:00Z">
        <w:r>
          <w:t xml:space="preserve">: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In linear regression</w:t>
        </w:r>
      </w:ins>
      <w:ins w:id="35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3551" w:author="PR Preview" w:date="2026-01-01T00:00:00Z">
        <w:r>
          <w:t xml:space="preserve">, when observation errors have unequal variances or known correlations with positive definite covariance matrix</w:t>
        </w:r>
      </w:ins>
      <w:ins w:id="3552" w:author="PR Preview" w:date="2026-01-01T00:00:00Z">
        <w:r>
          <w:t xml:space="preserve"> </w:t>
        </w:r>
      </w:ins>
      <m:oMath>
        <m:r>
          <m:rPr>
            <m:sty m:val="b"/>
          </m:rPr>
          <m:t>Ω</m:t>
        </m:r>
      </m:oMath>
      <w:ins w:id="3553" w:author="PR Preview" w:date="2026-01-01T00:00:00Z">
        <w:r>
          <w:t xml:space="preserve">,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ordinary least squares is inefficient.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Generalized least squares minimizes the residual norm in the inner product space induced by</w:t>
        </w:r>
      </w:ins>
      <w:ins w:id="3558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5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ins w:id="3560" w:author="PR Preview" w:date="2026-01-01T00:00:00Z">
        <w:r>
          <w:t xml:space="preserve">6 Determinants</w:t>
        </w:r>
      </w:ins>
    </w:p>
    <w:bookmarkStart w:id="136" w:name="def-determinant"/>
    <w:p>
      <w:pPr>
        <w:pStyle w:val="FirstParagraph"/>
      </w:pPr>
      <w:ins w:id="3561" w:author="PR Preview" w:date="2026-01-01T00:00:00Z">
        <w:r>
          <w:rPr>
            <w:b/>
            <w:bCs/>
          </w:rPr>
          <w:t xml:space="preserve">Definition 22 (Determinant)</w:t>
        </w:r>
      </w:ins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The</w:t>
        </w:r>
      </w:ins>
      <w:ins w:id="3564" w:author="PR Preview" w:date="2026-01-01T00:00:00Z">
        <w:r>
          <w:t xml:space="preserve"> </w:t>
        </w:r>
      </w:ins>
      <w:ins w:id="3565" w:author="PR Preview" w:date="2026-01-01T00:00:00Z">
        <w:r>
          <w:rPr>
            <w:b/>
            <w:bCs/>
          </w:rPr>
          <w:t xml:space="preserve">determinant</w:t>
        </w:r>
      </w:ins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of a</w:t>
        </w:r>
      </w:ins>
      <w:ins w:id="35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matrix</w:t>
        </w:r>
      </w:ins>
      <w:ins w:id="35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72" w:author="PR Preview" w:date="2026-01-01T00:00:00Z">
        <w:r>
          <w:t xml:space="preserve"> </w:t>
        </w:r>
      </w:ins>
      <w:ins w:id="3573" w:author="PR Preview" w:date="2026-01-01T00:00:00Z">
        <w:r>
          <w:t xml:space="preserve">with entries</w:t>
        </w:r>
      </w:ins>
      <w:ins w:id="357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3575" w:author="PR Preview" w:date="2026-01-01T00:00:00Z">
        <w:r>
          <w:t xml:space="preserve">,</w:t>
        </w:r>
      </w:ins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written</w:t>
        </w:r>
      </w:ins>
      <w:ins w:id="3578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579" w:author="PR Preview" w:date="2026-01-01T00:00:00Z">
        <w:r>
          <w:t xml:space="preserve"> </w:t>
        </w:r>
      </w:ins>
      <w:ins w:id="3580" w:author="PR Preview" w:date="2026-01-01T00:00:00Z">
        <w:r>
          <w:t xml:space="preserve">or</w:t>
        </w:r>
      </w:ins>
      <w:ins w:id="358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ins w:id="3582" w:author="PR Preview" w:date="2026-01-01T00:00:00Z">
        <w:r>
          <w:t xml:space="preserve">,</w:t>
        </w:r>
      </w:ins>
      <w:ins w:id="3583" w:author="PR Preview" w:date="2026-01-01T00:00:00Z">
        <w:r>
          <w:t xml:space="preserve"> </w:t>
        </w:r>
      </w:ins>
      <w:ins w:id="3584" w:author="PR Preview" w:date="2026-01-01T00:00:00Z">
        <w:r>
          <w:t xml:space="preserve">is the number defined recursively in</w:t>
        </w:r>
      </w:ins>
      <w:ins w:id="3585" w:author="PR Preview" w:date="2026-01-01T00:00:00Z">
        <w:r>
          <w:t xml:space="preserve"> </w:t>
        </w:r>
      </w:ins>
      <m:oMath>
        <m:r>
          <m:t>p</m:t>
        </m:r>
      </m:oMath>
      <w:ins w:id="358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ins w:id="3587" w:author="PR Preview" w:date="2026-01-01T00:00:00Z">
        <w:r>
          <w:t xml:space="preserve">For</w:t>
        </w:r>
      </w:ins>
      <w:ins w:id="35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589" w:author="PR Preview" w:date="2026-01-01T00:00:00Z">
        <w:r>
          <w:t xml:space="preserve">,</w:t>
        </w:r>
      </w:ins>
      <w:ins w:id="3590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ins w:id="359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3592" w:author="PR Preview" w:date="2026-01-01T00:00:00Z">
        <w:r>
          <w:t xml:space="preserve">For</w:t>
        </w:r>
      </w:ins>
      <w:ins w:id="35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2</m:t>
        </m:r>
      </m:oMath>
      <w:ins w:id="3594" w:author="PR Preview" w:date="2026-01-01T00:00:00Z">
        <w:r>
          <w:t xml:space="preserve">,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ins w:id="3595" w:author="PR Preview" w:date="2026-01-01T00:00:00Z">
        <w:r>
          <w:t xml:space="preserve">where</w:t>
        </w:r>
      </w:ins>
      <w:ins w:id="359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is the</w:t>
        </w:r>
      </w:ins>
      <w:ins w:id="35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600" w:author="PR Preview" w:date="2026-01-01T00:00:00Z">
        <w:r>
          <w:t xml:space="preserve"> </w:t>
        </w:r>
      </w:ins>
      <w:ins w:id="3601" w:author="PR Preview" w:date="2026-01-01T00:00:00Z">
        <w:r>
          <w:t xml:space="preserve">matrix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left after deleting row</w:t>
        </w:r>
      </w:ins>
      <w:ins w:id="3604" w:author="PR Preview" w:date="2026-01-01T00:00:00Z">
        <w:r>
          <w:t xml:space="preserve"> </w:t>
        </w:r>
      </w:ins>
      <m:oMath>
        <m:r>
          <m:t>1</m:t>
        </m:r>
      </m:oMath>
      <w:ins w:id="3605" w:author="PR Preview" w:date="2026-01-01T00:00:00Z">
        <w:r>
          <w:t xml:space="preserve"> </w:t>
        </w:r>
      </w:ins>
      <w:ins w:id="3606" w:author="PR Preview" w:date="2026-01-01T00:00:00Z">
        <w:r>
          <w:t xml:space="preserve">and column</w:t>
        </w:r>
      </w:ins>
      <w:ins w:id="3607" w:author="PR Preview" w:date="2026-01-01T00:00:00Z">
        <w:r>
          <w:t xml:space="preserve"> </w:t>
        </w:r>
      </w:ins>
      <m:oMath>
        <m:r>
          <m:t>j</m:t>
        </m:r>
      </m:oMath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of</w:t>
        </w:r>
      </w:ins>
      <w:ins w:id="36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11" w:author="PR Preview" w:date="2026-01-01T00:00:00Z">
        <w:r>
          <w:t xml:space="preserve">.</w:t>
        </w:r>
      </w:ins>
    </w:p>
    <w:bookmarkEnd w:id="136"/>
    <w:bookmarkStart w:id="137" w:name="exm-determinant"/>
    <w:p>
      <w:pPr>
        <w:pStyle w:val="FirstParagraph"/>
      </w:pPr>
      <w:ins w:id="3612" w:author="PR Preview" w:date="2026-01-01T00:00:00Z">
        <w:r>
          <w:rPr>
            <w:b/>
            <w:bCs/>
          </w:rPr>
          <w:t xml:space="preserve">Example 32 (Determinant of a</w:t>
        </w:r>
      </w:ins>
      <w:ins w:id="3613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614" w:author="PR Preview" w:date="2026-01-01T00:00:00Z">
        <w:r>
          <w:rPr>
            <w:b/>
            <w:bCs/>
          </w:rPr>
          <w:t xml:space="preserve"> </w:t>
        </w:r>
      </w:ins>
      <w:ins w:id="3615" w:author="PR Preview" w:date="2026-01-01T00:00:00Z">
        <w:r>
          <w:rPr>
            <w:b/>
            <w:bCs/>
          </w:rPr>
          <w:t xml:space="preserve">matrix)</w:t>
        </w:r>
      </w:ins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For</w:t>
        </w:r>
      </w:ins>
      <w:ins w:id="36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ins w:id="3619" w:author="PR Preview" w:date="2026-01-01T00:00:00Z">
        <w:r>
          <w:t xml:space="preserve">,</w:t>
        </w:r>
      </w:ins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deleting row 1 and column 1 leaves</w:t>
        </w:r>
      </w:ins>
      <w:ins w:id="362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ins w:id="3623" w:author="PR Preview" w:date="2026-01-01T00:00:00Z">
        <w:r>
          <w:t xml:space="preserve">,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and deleting row 1 and column 2 leaves</w:t>
        </w:r>
      </w:ins>
      <w:ins w:id="3626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ins w:id="3627" w:author="PR Preview" w:date="2026-01-01T00:00:00Z">
        <w:r>
          <w:t xml:space="preserve">.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630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ins w:id="3631" w:author="PR Preview" w:date="2026-01-01T00:00:00Z">
        <w:r>
          <w:rPr>
            <w:i/>
            <w:iCs/>
          </w:rPr>
          <w:t xml:space="preserve">Remark 20</w:t>
        </w:r>
      </w:ins>
      <w:ins w:id="3632" w:author="PR Preview" w:date="2026-01-01T00:00:00Z">
        <w:r>
          <w:t xml:space="preserve"> (Cofactor expansion). </w:t>
        </w:r>
      </w:ins>
      <w:ins w:id="3633" w:author="PR Preview" w:date="2026-01-01T00:00:00Z">
        <w:r>
          <w:t xml:space="preserve">The recursive formula in</w:t>
        </w:r>
      </w:ins>
      <w:ins w:id="3634" w:author="PR Preview" w:date="2026-01-01T00:00:00Z">
        <w:r>
          <w:t xml:space="preserve"> </w:t>
        </w:r>
      </w:ins>
      <w:hyperlink w:anchor="def-determinant">
        <w:ins w:id="363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636" w:author="PR Preview" w:date="2026-01-01T00:00:00Z">
        <w:r>
          <w:t xml:space="preserve"> </w:t>
        </w:r>
      </w:ins>
      <w:ins w:id="3637" w:author="PR Preview" w:date="2026-01-01T00:00:00Z">
        <w:r>
          <w:t xml:space="preserve">is the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rPr>
            <w:i/>
            <w:iCs/>
          </w:rPr>
          <w:t xml:space="preserve">cofactor expansion</w:t>
        </w:r>
      </w:ins>
      <w:ins w:id="3640" w:author="PR Preview" w:date="2026-01-01T00:00:00Z">
        <w:r>
          <w:t xml:space="preserve"> </w:t>
        </w:r>
      </w:ins>
      <w:ins w:id="3641" w:author="PR Preview" w:date="2026-01-01T00:00:00Z">
        <w:r>
          <w:t xml:space="preserve">along the first row.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Other sources define the determinant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as a sum over all orderings of the columns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and derive this expansion from it;</w:t>
        </w:r>
      </w:ins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the two definitions agree</w:t>
        </w:r>
      </w:ins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(Banerjee and Roy 2014)</w:t>
        </w:r>
      </w:ins>
      <w:ins w:id="3652" w:author="PR Preview" w:date="2026-01-01T00:00:00Z">
        <w:r>
          <w:t xml:space="preserve">.</w:t>
        </w:r>
      </w:ins>
    </w:p>
    <w:p>
      <w:pPr>
        <w:pStyle w:val="BodyText"/>
      </w:pPr>
      <w:ins w:id="3653" w:author="PR Preview" w:date="2026-01-01T00:00:00Z">
        <w:r>
          <w:t xml:space="preserve">Each ordering picks one entry from each row,</w:t>
        </w:r>
      </w:ins>
      <w:ins w:id="3654" w:author="PR Preview" w:date="2026-01-01T00:00:00Z">
        <w:r>
          <w:t xml:space="preserve"> </w:t>
        </w:r>
      </w:ins>
      <w:ins w:id="3655" w:author="PR Preview" w:date="2026-01-01T00:00:00Z">
        <w:r>
          <w:t xml:space="preserve">from the column that the ordering assigns to that row,</w:t>
        </w:r>
      </w:ins>
      <w:ins w:id="3656" w:author="PR Preview" w:date="2026-01-01T00:00:00Z">
        <w:r>
          <w:t xml:space="preserve"> </w:t>
        </w:r>
      </w:ins>
      <w:ins w:id="3657" w:author="PR Preview" w:date="2026-01-01T00:00:00Z">
        <w:r>
          <w:t xml:space="preserve">and multiplies them.</w:t>
        </w:r>
      </w:ins>
      <w:ins w:id="3658" w:author="PR Preview" w:date="2026-01-01T00:00:00Z">
        <w:r>
          <w:t xml:space="preserve"> </w:t>
        </w:r>
      </w:ins>
      <w:ins w:id="3659" w:author="PR Preview" w:date="2026-01-01T00:00:00Z">
        <w:r>
          <w:t xml:space="preserve">Its sign is</w:t>
        </w:r>
      </w:ins>
      <w:ins w:id="3660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if the ordering takes an even number of swaps of two columns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to reach from</w:t>
        </w:r>
      </w:ins>
      <w:ins w:id="36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ins w:id="3666" w:author="PR Preview" w:date="2026-01-01T00:00:00Z">
        <w:r>
          <w:t xml:space="preserve">,</w:t>
        </w:r>
      </w:ins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and</w:t>
        </w:r>
      </w:ins>
      <w:ins w:id="36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if it takes an odd number.</w:t>
        </w:r>
      </w:ins>
    </w:p>
    <w:p>
      <w:pPr>
        <w:pStyle w:val="BodyText"/>
      </w:pPr>
      <w:ins w:id="3672" w:author="PR Preview" w:date="2026-01-01T00:00:00Z">
        <w:r>
          <w:t xml:space="preserve">For</w:t>
        </w:r>
      </w:ins>
      <w:ins w:id="36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674" w:author="PR Preview" w:date="2026-01-01T00:00:00Z">
        <w:r>
          <w:t xml:space="preserve">, the columns have two orderings.</w:t>
        </w:r>
      </w:ins>
      <w:ins w:id="3675" w:author="PR Preview" w:date="2026-01-01T00:00:00Z">
        <w:r>
          <w:t xml:space="preserve"> </w:t>
        </w:r>
      </w:ins>
      <w:ins w:id="3676" w:author="PR Preview" w:date="2026-01-01T00:00:00Z">
        <w:r>
          <w:t xml:space="preserve">The ordering</w:t>
        </w:r>
      </w:ins>
      <w:ins w:id="36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keeps each column in place,</w:t>
        </w:r>
      </w:ins>
      <w:ins w:id="3680" w:author="PR Preview" w:date="2026-01-01T00:00:00Z">
        <w:r>
          <w:t xml:space="preserve"> </w:t>
        </w:r>
      </w:ins>
      <w:ins w:id="3681" w:author="PR Preview" w:date="2026-01-01T00:00:00Z">
        <w:r>
          <w:t xml:space="preserve">picks the entries</w:t>
        </w:r>
      </w:ins>
      <w:ins w:id="368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</m:oMath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and</w:t>
        </w:r>
      </w:ins>
      <w:ins w:id="368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</m:oMath>
      <w:ins w:id="3686" w:author="PR Preview" w:date="2026-01-01T00:00:00Z">
        <w:r>
          <w:t xml:space="preserve">,</w:t>
        </w:r>
      </w:ins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and has sign</w:t>
        </w:r>
      </w:ins>
      <w:ins w:id="3689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3690" w:author="PR Preview" w:date="2026-01-01T00:00:00Z">
        <w:r>
          <w:t xml:space="preserve">.</w:t>
        </w:r>
      </w:ins>
      <w:ins w:id="3691" w:author="PR Preview" w:date="2026-01-01T00:00:00Z">
        <w:r>
          <w:t xml:space="preserve"> </w:t>
        </w:r>
      </w:ins>
      <w:ins w:id="3692" w:author="PR Preview" w:date="2026-01-01T00:00:00Z">
        <w:r>
          <w:t xml:space="preserve">The ordering</w:t>
        </w:r>
      </w:ins>
      <w:ins w:id="36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94" w:author="PR Preview" w:date="2026-01-01T00:00:00Z">
        <w:r>
          <w:t xml:space="preserve"> </w:t>
        </w:r>
      </w:ins>
      <w:ins w:id="3695" w:author="PR Preview" w:date="2026-01-01T00:00:00Z">
        <w:r>
          <w:t xml:space="preserve">swaps the two columns,</w:t>
        </w:r>
      </w:ins>
      <w:ins w:id="3696" w:author="PR Preview" w:date="2026-01-01T00:00:00Z">
        <w:r>
          <w:t xml:space="preserve"> </w:t>
        </w:r>
      </w:ins>
      <w:ins w:id="3697" w:author="PR Preview" w:date="2026-01-01T00:00:00Z">
        <w:r>
          <w:t xml:space="preserve">picks the entries</w:t>
        </w:r>
      </w:ins>
      <w:ins w:id="369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</m:oMath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and</w:t>
        </w:r>
      </w:ins>
      <w:ins w:id="370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</m:oMath>
      <w:ins w:id="3702" w:author="PR Preview" w:date="2026-01-01T00:00:00Z">
        <w:r>
          <w:t xml:space="preserve">,</w:t>
        </w:r>
      </w:ins>
      <w:ins w:id="3703" w:author="PR Preview" w:date="2026-01-01T00:00:00Z">
        <w:r>
          <w:t xml:space="preserve"> </w:t>
        </w:r>
      </w:ins>
      <w:ins w:id="3704" w:author="PR Preview" w:date="2026-01-01T00:00:00Z">
        <w:r>
          <w:t xml:space="preserve">and has sign</w:t>
        </w:r>
      </w:ins>
      <w:ins w:id="370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706" w:author="PR Preview" w:date="2026-01-01T00:00:00Z">
        <w:r>
          <w:t xml:space="preserve">.</w:t>
        </w:r>
      </w:ins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The sum</w:t>
        </w:r>
      </w:ins>
      <w:ins w:id="37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is the value</w:t>
        </w:r>
      </w:ins>
      <w:ins w:id="3712" w:author="PR Preview" w:date="2026-01-01T00:00:00Z">
        <w:r>
          <w:t xml:space="preserve"> </w:t>
        </w:r>
      </w:ins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ins w:id="3713" w:author="PR Preview" w:date="2026-01-01T00:00:00Z">
        <w:r>
          <w:t xml:space="preserve"> </w:t>
        </w:r>
      </w:ins>
      <w:ins w:id="3714" w:author="PR Preview" w:date="2026-01-01T00:00:00Z">
        <w:r>
          <w:t xml:space="preserve">from</w:t>
        </w:r>
      </w:ins>
      <w:ins w:id="3715" w:author="PR Preview" w:date="2026-01-01T00:00:00Z">
        <w:r>
          <w:t xml:space="preserve"> </w:t>
        </w:r>
      </w:ins>
      <w:hyperlink w:anchor="exm-determinant">
        <w:ins w:id="3716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3717" w:author="PR Preview" w:date="2026-01-01T00:00:00Z">
        <w:r>
          <w:t xml:space="preserve">.</w:t>
        </w:r>
      </w:ins>
    </w:p>
    <w:bookmarkEnd w:id="138"/>
    <w:p>
      <w:pPr>
        <w:pStyle w:val="BodyText"/>
      </w:pPr>
      <w:ins w:id="3718" w:author="PR Preview" w:date="2026-01-01T00:00:00Z">
        <w:r>
          <w:t xml:space="preserve">See also</w:t>
        </w:r>
      </w:ins>
      <w:ins w:id="3719" w:author="PR Preview" w:date="2026-01-01T00:00:00Z">
        <w:r>
          <w:t xml:space="preserve"> </w:t>
        </w:r>
      </w:ins>
      <w:hyperlink r:id="rId139">
        <w:ins w:id="3720" w:author="PR Preview" w:date="2026-01-01T00:00:00Z">
          <w:r>
            <w:rPr>
              <w:rStyle w:val="Hyperlink"/>
            </w:rPr>
            <w:t xml:space="preserve">https://en.wikipedia.org/wiki/Determinant</w:t>
          </w:r>
        </w:ins>
      </w:hyperlink>
      <w:ins w:id="3721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ins w:id="3722" w:author="PR Preview" w:date="2026-01-01T00:00:00Z">
        <w:r>
          <w:rPr>
            <w:b/>
            <w:bCs/>
          </w:rPr>
          <w:t xml:space="preserve">Theorem 16 (Determinant of a diagonal matrix)</w:t>
        </w:r>
      </w:ins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The determinant (</w:t>
        </w:r>
      </w:ins>
      <w:hyperlink w:anchor="def-determinant">
        <w:ins w:id="372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726" w:author="PR Preview" w:date="2026-01-01T00:00:00Z">
        <w:r>
          <w:t xml:space="preserve">) of a</w:t>
        </w:r>
      </w:ins>
      <w:ins w:id="37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728" w:author="PR Preview" w:date="2026-01-01T00:00:00Z">
        <w:r>
          <w:t xml:space="preserve"> </w:t>
        </w:r>
      </w:ins>
      <w:ins w:id="3729" w:author="PR Preview" w:date="2026-01-01T00:00:00Z">
        <w:r>
          <w:t xml:space="preserve">diagonal matrix</w:t>
        </w:r>
      </w:ins>
      <w:ins w:id="3730" w:author="PR Preview" w:date="2026-01-01T00:00:00Z">
        <w:r>
          <w:t xml:space="preserve"> </w:t>
        </w:r>
      </w:ins>
      <w:ins w:id="3731" w:author="PR Preview" w:date="2026-01-01T00:00:00Z">
        <w:r>
          <w:t xml:space="preserve">(</w:t>
        </w:r>
      </w:ins>
      <w:hyperlink w:anchor="def-diagonal-matrix">
        <w:ins w:id="373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733" w:author="PR Preview" w:date="2026-01-01T00:00:00Z">
        <w:r>
          <w:t xml:space="preserve">)</w:t>
        </w:r>
      </w:ins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ins w:id="3736" w:author="PR Preview" w:date="2026-01-01T00:00:00Z">
        <w:r>
          <w:rPr>
            <w:i/>
            <w:iCs/>
          </w:rPr>
          <w:t xml:space="preserve">Proof</w:t>
        </w:r>
      </w:ins>
      <w:ins w:id="3737" w:author="PR Preview" w:date="2026-01-01T00:00:00Z">
        <w:r>
          <w:t xml:space="preserve">. </w:t>
        </w:r>
      </w:ins>
      <w:ins w:id="3738" w:author="PR Preview" w:date="2026-01-01T00:00:00Z">
        <w:r>
          <w:t xml:space="preserve">By</w:t>
        </w:r>
      </w:ins>
      <w:ins w:id="3739" w:author="PR Preview" w:date="2026-01-01T00:00:00Z">
        <w:r>
          <w:t xml:space="preserve"> </w:t>
        </w:r>
      </w:ins>
      <w:hyperlink r:id="rId94">
        <w:ins w:id="3740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on</w:t>
        </w:r>
      </w:ins>
      <w:ins w:id="3743" w:author="PR Preview" w:date="2026-01-01T00:00:00Z">
        <w:r>
          <w:t xml:space="preserve"> </w:t>
        </w:r>
      </w:ins>
      <m:oMath>
        <m:r>
          <m:t>p</m:t>
        </m:r>
      </m:oMath>
      <w:ins w:id="3744" w:author="PR Preview" w:date="2026-01-01T00:00:00Z">
        <w:r>
          <w:t xml:space="preserve">.</w:t>
        </w:r>
      </w:ins>
      <w:ins w:id="3745" w:author="PR Preview" w:date="2026-01-01T00:00:00Z">
        <w:r>
          <w:t xml:space="preserve"> </w:t>
        </w:r>
      </w:ins>
      <w:ins w:id="3746" w:author="PR Preview" w:date="2026-01-01T00:00:00Z">
        <w:r>
          <w:t xml:space="preserve">For</w:t>
        </w:r>
      </w:ins>
      <w:ins w:id="37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748" w:author="PR Preview" w:date="2026-01-01T00:00:00Z">
        <w:r>
          <w:t xml:space="preserve">, the matrix is</w:t>
        </w:r>
      </w:ins>
      <w:ins w:id="3749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ins w:id="3750" w:author="PR Preview" w:date="2026-01-01T00:00:00Z">
        <w:r>
          <w:t xml:space="preserve">,</w:t>
        </w:r>
      </w:ins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and its determinant is</w:t>
        </w:r>
      </w:ins>
      <w:ins w:id="3753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</m:oMath>
      <w:ins w:id="3754" w:author="PR Preview" w:date="2026-01-01T00:00:00Z">
        <w:r>
          <w:t xml:space="preserve"> </w:t>
        </w:r>
      </w:ins>
      <w:ins w:id="3755" w:author="PR Preview" w:date="2026-01-01T00:00:00Z">
        <w:r>
          <w:t xml:space="preserve">by definition.</w:t>
        </w:r>
      </w:ins>
    </w:p>
    <w:p>
      <w:pPr>
        <w:pStyle w:val="BodyText"/>
      </w:pPr>
      <w:ins w:id="3756" w:author="PR Preview" w:date="2026-01-01T00:00:00Z">
        <w:r>
          <w:t xml:space="preserve">For</w:t>
        </w:r>
      </w:ins>
      <w:ins w:id="375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2</m:t>
        </m:r>
      </m:oMath>
      <w:ins w:id="3758" w:author="PR Preview" w:date="2026-01-01T00:00:00Z">
        <w:r>
          <w:t xml:space="preserve">, suppose the result holds for</w:t>
        </w:r>
      </w:ins>
      <w:ins w:id="37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diagonal matrices,</w:t>
        </w:r>
      </w:ins>
      <w:ins w:id="3762" w:author="PR Preview" w:date="2026-01-01T00:00:00Z">
        <w:r>
          <w:t xml:space="preserve"> </w:t>
        </w:r>
      </w:ins>
      <w:ins w:id="3763" w:author="PR Preview" w:date="2026-01-01T00:00:00Z">
        <w:r>
          <w:t xml:space="preserve">and let</w:t>
        </w:r>
      </w:ins>
      <w:ins w:id="3764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3765" w:author="PR Preview" w:date="2026-01-01T00:00:00Z">
        <w:r>
          <w:t xml:space="preserve"> </w:t>
        </w:r>
      </w:ins>
      <w:ins w:id="3766" w:author="PR Preview" w:date="2026-01-01T00:00:00Z">
        <w:r>
          <w:t xml:space="preserve">be</w:t>
        </w:r>
      </w:ins>
      <w:ins w:id="37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and diagonal.</w:t>
        </w:r>
      </w:ins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Row 1 of</w:t>
        </w:r>
      </w:ins>
      <w:ins w:id="377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is</w:t>
        </w:r>
      </w:ins>
      <w:ins w:id="37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776" w:author="PR Preview" w:date="2026-01-01T00:00:00Z">
        <w:r>
          <w:t xml:space="preserve">,</w:t>
        </w:r>
      </w:ins>
      <w:ins w:id="3777" w:author="PR Preview" w:date="2026-01-01T00:00:00Z">
        <w:r>
          <w:t xml:space="preserve"> </w:t>
        </w:r>
      </w:ins>
      <w:ins w:id="3778" w:author="PR Preview" w:date="2026-01-01T00:00:00Z">
        <w:r>
          <w:t xml:space="preserve">so only the</w:t>
        </w:r>
      </w:ins>
      <w:ins w:id="377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</m:oMath>
      <w:ins w:id="3780" w:author="PR Preview" w:date="2026-01-01T00:00:00Z">
        <w:r>
          <w:t xml:space="preserve"> </w:t>
        </w:r>
      </w:ins>
      <w:ins w:id="3781" w:author="PR Preview" w:date="2026-01-01T00:00:00Z">
        <w:r>
          <w:t xml:space="preserve">term of the definition can be nonzero,</w:t>
        </w:r>
      </w:ins>
      <w:ins w:id="3782" w:author="PR Preview" w:date="2026-01-01T00:00:00Z">
        <w:r>
          <w:t xml:space="preserve"> </w:t>
        </w:r>
      </w:ins>
      <w:ins w:id="3783" w:author="PR Preview" w:date="2026-01-01T00:00:00Z">
        <w:r>
          <w:t xml:space="preserve">and deleting row 1 and column 1 of</w:t>
        </w:r>
      </w:ins>
      <w:ins w:id="3784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leaves the diagonal matrix with diagonal entries</w:t>
        </w:r>
      </w:ins>
      <w:ins w:id="378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ins w:id="37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ins w:id="3789" w:author="PR Preview" w:date="2026-01-01T00:00:00Z">
        <w:r>
          <w:rPr>
            <w:b/>
            <w:bCs/>
          </w:rPr>
          <w:t xml:space="preserve">Example 33 (Determinant of a scaled identity matrix)</w:t>
        </w:r>
      </w:ins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For a number</w:t>
        </w:r>
      </w:ins>
      <w:ins w:id="3792" w:author="PR Preview" w:date="2026-01-01T00:00:00Z">
        <w:r>
          <w:t xml:space="preserve"> </w:t>
        </w:r>
      </w:ins>
      <m:oMath>
        <m:r>
          <m:t>c</m:t>
        </m:r>
      </m:oMath>
      <w:ins w:id="3793" w:author="PR Preview" w:date="2026-01-01T00:00:00Z">
        <w:r>
          <w:t xml:space="preserve">,</w:t>
        </w:r>
      </w:ins>
      <w:ins w:id="3794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is diagonal with every diagonal entry equal to</w:t>
        </w:r>
      </w:ins>
      <w:ins w:id="3797" w:author="PR Preview" w:date="2026-01-01T00:00:00Z">
        <w:r>
          <w:t xml:space="preserve"> </w:t>
        </w:r>
      </w:ins>
      <m:oMath>
        <m:r>
          <m:t>c</m:t>
        </m:r>
      </m:oMath>
      <w:ins w:id="3798" w:author="PR Preview" w:date="2026-01-01T00:00:00Z">
        <w:r>
          <w:t xml:space="preserve">,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so</w:t>
        </w:r>
      </w:ins>
      <w:ins w:id="3801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ins w:id="3802" w:author="PR Preview" w:date="2026-01-01T00:00:00Z">
        <w:r>
          <w:t xml:space="preserve">.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In particular,</w:t>
        </w:r>
      </w:ins>
      <w:ins w:id="3805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806" w:author="PR Preview" w:date="2026-01-01T00:00:00Z">
        <w:r>
          <w:t xml:space="preserve">.</w:t>
        </w:r>
      </w:ins>
    </w:p>
    <w:bookmarkEnd w:id="144"/>
    <w:bookmarkStart w:id="145" w:name="thm-det-product"/>
    <w:p>
      <w:pPr>
        <w:pStyle w:val="BodyText"/>
      </w:pPr>
      <w:ins w:id="3807" w:author="PR Preview" w:date="2026-01-01T00:00:00Z">
        <w:r>
          <w:rPr>
            <w:b/>
            <w:bCs/>
          </w:rPr>
          <w:t xml:space="preserve">Theorem 17 (Determinant of a product)</w:t>
        </w:r>
      </w:ins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For</w:t>
        </w:r>
      </w:ins>
      <w:ins w:id="38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matrices</w:t>
        </w:r>
      </w:ins>
      <w:ins w:id="38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and</w:t>
        </w:r>
      </w:ins>
      <w:ins w:id="381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81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ins w:id="3818" w:author="PR Preview" w:date="2026-01-01T00:00:00Z">
        <w:r>
          <w:rPr>
            <w:b/>
            <w:bCs/>
          </w:rPr>
          <w:t xml:space="preserve">Example 34 (Checking the product rule)</w:t>
        </w:r>
      </w:ins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For</w:t>
        </w:r>
      </w:ins>
      <w:ins w:id="38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and</w:t>
        </w:r>
      </w:ins>
      <w:ins w:id="382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825" w:author="PR Preview" w:date="2026-01-01T00:00:00Z">
        <w:r>
          <w:t xml:space="preserve">,</w:t>
        </w:r>
      </w:ins>
      <w:ins w:id="3826" w:author="PR Preview" w:date="2026-01-01T00:00:00Z">
        <w:r>
          <w:t xml:space="preserve"> </w:t>
        </w:r>
      </w:ins>
      <w:hyperlink w:anchor="exm-determinant">
        <w:ins w:id="3827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3828" w:author="PR Preview" w:date="2026-01-01T00:00:00Z">
        <w:r>
          <w:t xml:space="preserve"> </w:t>
        </w:r>
      </w:ins>
      <w:ins w:id="3829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383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831" w:author="PR Preview" w:date="2026-01-01T00:00:00Z">
        <w:r>
          <w:t xml:space="preserve">The product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832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ins w:id="3833" w:author="PR Preview" w:date="2026-01-01T00:00:00Z">
        <w:r>
          <w:rPr>
            <w:i/>
            <w:iCs/>
          </w:rPr>
          <w:t xml:space="preserve">Remark 21</w:t>
        </w:r>
      </w:ins>
      <w:ins w:id="3834" w:author="PR Preview" w:date="2026-01-01T00:00:00Z">
        <w:r>
          <w:t xml:space="preserve"> (An example is not a proof). </w:t>
        </w:r>
      </w:ins>
      <w:hyperlink w:anchor="exm-det-product">
        <w:ins w:id="3835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checks</w:t>
        </w:r>
      </w:ins>
      <w:ins w:id="3838" w:author="PR Preview" w:date="2026-01-01T00:00:00Z">
        <w:r>
          <w:t xml:space="preserve"> </w:t>
        </w:r>
      </w:ins>
      <w:hyperlink w:anchor="thm-det-product">
        <w:ins w:id="383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for one pair of</w:t>
        </w:r>
      </w:ins>
      <w:ins w:id="384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matrices,</w:t>
        </w:r>
      </w:ins>
      <w:ins w:id="3845" w:author="PR Preview" w:date="2026-01-01T00:00:00Z">
        <w:r>
          <w:t xml:space="preserve"> </w:t>
        </w:r>
      </w:ins>
      <w:ins w:id="3846" w:author="PR Preview" w:date="2026-01-01T00:00:00Z">
        <w:r>
          <w:t xml:space="preserve">which shows the theorem holds there</w:t>
        </w:r>
      </w:ins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but does not prove it for every pair.</w:t>
        </w:r>
      </w:ins>
      <w:ins w:id="3849" w:author="PR Preview" w:date="2026-01-01T00:00:00Z">
        <w:r>
          <w:t xml:space="preserve"> </w:t>
        </w:r>
      </w:ins>
      <w:ins w:id="3850" w:author="PR Preview" w:date="2026-01-01T00:00:00Z">
        <w:r>
          <w:t xml:space="preserve">The proof needs properties of the determinant</w:t>
        </w:r>
      </w:ins>
      <w:ins w:id="3851" w:author="PR Preview" w:date="2026-01-01T00:00:00Z">
        <w:r>
          <w:t xml:space="preserve"> </w:t>
        </w:r>
      </w:ins>
      <w:ins w:id="3852" w:author="PR Preview" w:date="2026-01-01T00:00:00Z">
        <w:r>
          <w:t xml:space="preserve">that these notes don’t develop;</w:t>
        </w:r>
      </w:ins>
      <w:ins w:id="3853" w:author="PR Preview" w:date="2026-01-01T00:00:00Z">
        <w:r>
          <w:t xml:space="preserve"> </w:t>
        </w:r>
      </w:ins>
      <w:ins w:id="3854" w:author="PR Preview" w:date="2026-01-01T00:00:00Z">
        <w:r>
          <w:t xml:space="preserve">see</w:t>
        </w:r>
      </w:ins>
      <w:ins w:id="3855" w:author="PR Preview" w:date="2026-01-01T00:00:00Z">
        <w:r>
          <w:t xml:space="preserve"> </w:t>
        </w:r>
      </w:ins>
      <w:ins w:id="3856" w:author="PR Preview" w:date="2026-01-01T00:00:00Z">
        <w:r>
          <w:t xml:space="preserve">Banerjee and Roy (2014)</w:t>
        </w:r>
      </w:ins>
      <w:ins w:id="3857" w:author="PR Preview" w:date="2026-01-01T00:00:00Z">
        <w:r>
          <w:t xml:space="preserve">.</w:t>
        </w:r>
      </w:ins>
    </w:p>
    <w:bookmarkEnd w:id="147"/>
    <w:p>
      <w:pPr>
        <w:pStyle w:val="BodyText"/>
      </w:pPr>
      <w:ins w:id="3858" w:author="PR Preview" w:date="2026-01-01T00:00:00Z">
        <w:r>
          <w:t xml:space="preserve">See also</w:t>
        </w:r>
      </w:ins>
      <w:ins w:id="3859" w:author="PR Preview" w:date="2026-01-01T00:00:00Z">
        <w:r>
          <w:t xml:space="preserve"> </w:t>
        </w:r>
      </w:ins>
      <w:hyperlink r:id="rId139">
        <w:ins w:id="3860" w:author="PR Preview" w:date="2026-01-01T00:00:00Z">
          <w:r>
            <w:rPr>
              <w:rStyle w:val="Hyperlink"/>
            </w:rPr>
            <w:t xml:space="preserve">https://en.wikipedia.org/wiki/Determinant</w:t>
          </w:r>
        </w:ins>
      </w:hyperlink>
      <w:ins w:id="3861" w:author="PR Preview" w:date="2026-01-01T00:00:00Z">
        <w:r>
          <w:t xml:space="preserve">.</w:t>
        </w:r>
      </w:ins>
    </w:p>
    <w:bookmarkStart w:id="148" w:name="thm-det-eigenvalues"/>
    <w:p>
      <w:pPr>
        <w:pStyle w:val="BodyText"/>
      </w:pPr>
      <w:ins w:id="3862" w:author="PR Preview" w:date="2026-01-01T00:00:00Z">
        <w:r>
          <w:rPr>
            <w:b/>
            <w:bCs/>
          </w:rPr>
          <w:t xml:space="preserve">Theorem 18 (The determinant of a symmetric matrix is the product of its eigenvalues)</w:t>
        </w:r>
      </w:ins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Let</w:t>
        </w:r>
      </w:ins>
      <w:ins w:id="38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be a</w:t>
        </w:r>
      </w:ins>
      <w:ins w:id="38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symmetric matrix with real entries,</w:t>
        </w:r>
      </w:ins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with eigendecomposition</w:t>
        </w:r>
      </w:ins>
      <w:ins w:id="38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74" w:author="PR Preview" w:date="2026-01-01T00:00:00Z">
        <w:r>
          <w:t xml:space="preserve"> </w:t>
        </w:r>
      </w:ins>
      <w:ins w:id="3875" w:author="PR Preview" w:date="2026-01-01T00:00:00Z">
        <w:r>
          <w:t xml:space="preserve">(</w:t>
        </w:r>
      </w:ins>
      <w:hyperlink w:anchor="def-eigendecomposition">
        <w:ins w:id="3876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877" w:author="PR Preview" w:date="2026-01-01T00:00:00Z">
        <w:r>
          <w:t xml:space="preserve">)</w:t>
        </w:r>
      </w:ins>
      <w:ins w:id="3878" w:author="PR Preview" w:date="2026-01-01T00:00:00Z">
        <w:r>
          <w:t xml:space="preserve"> </w:t>
        </w:r>
      </w:ins>
      <w:ins w:id="3879" w:author="PR Preview" w:date="2026-01-01T00:00:00Z">
        <w:r>
          <w:t xml:space="preserve">and eigenvalues</w:t>
        </w:r>
      </w:ins>
      <w:ins w:id="388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3881" w:author="PR Preview" w:date="2026-01-01T00:00:00Z">
        <w:r>
          <w:t xml:space="preserve"> </w:t>
        </w:r>
      </w:ins>
      <w:ins w:id="3882" w:author="PR Preview" w:date="2026-01-01T00:00:00Z">
        <w:r>
          <w:t xml:space="preserve">on the diagonal of</w:t>
        </w:r>
      </w:ins>
      <w:ins w:id="388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884" w:author="PR Preview" w:date="2026-01-01T00:00:00Z">
        <w:r>
          <w:t xml:space="preserve">.</w:t>
        </w:r>
      </w:ins>
      <w:ins w:id="3885" w:author="PR Preview" w:date="2026-01-01T00:00:00Z">
        <w:r>
          <w:t xml:space="preserve"> </w:t>
        </w:r>
      </w:ins>
      <w:ins w:id="388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ins w:id="3887" w:author="PR Preview" w:date="2026-01-01T00:00:00Z">
        <w:r>
          <w:rPr>
            <w:i/>
            <w:iCs/>
          </w:rPr>
          <w:t xml:space="preserve">Proof</w:t>
        </w:r>
      </w:ins>
      <w:ins w:id="3888" w:author="PR Preview" w:date="2026-01-01T00:00:00Z">
        <w:r>
          <w:t xml:space="preserve">. </w:t>
        </w:r>
      </w:ins>
      <w:ins w:id="3889" w:author="PR Preview" w:date="2026-01-01T00:00:00Z">
        <w:r>
          <w:t xml:space="preserve">First,</w:t>
        </w:r>
      </w:ins>
      <w:ins w:id="3890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8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ins w:id="3892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ins w:id="3893" w:author="PR Preview" w:date="2026-01-01T00:00:00Z">
        <w:r>
          <w:t xml:space="preserve">The product steps are</w:t>
        </w:r>
      </w:ins>
      <w:ins w:id="3894" w:author="PR Preview" w:date="2026-01-01T00:00:00Z">
        <w:r>
          <w:t xml:space="preserve"> </w:t>
        </w:r>
      </w:ins>
      <w:hyperlink w:anchor="thm-det-product">
        <w:ins w:id="389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896" w:author="PR Preview" w:date="2026-01-01T00:00:00Z">
        <w:r>
          <w:t xml:space="preserve">,</w:t>
        </w:r>
      </w:ins>
      <w:ins w:id="3897" w:author="PR Preview" w:date="2026-01-01T00:00:00Z">
        <w:r>
          <w:t xml:space="preserve"> </w:t>
        </w:r>
      </w:ins>
      <w:ins w:id="3898" w:author="PR Preview" w:date="2026-01-01T00:00:00Z">
        <w:r>
          <w:t xml:space="preserve">the orthogonality step is</w:t>
        </w:r>
      </w:ins>
      <w:ins w:id="3899" w:author="PR Preview" w:date="2026-01-01T00:00:00Z">
        <w:r>
          <w:t xml:space="preserve"> </w:t>
        </w:r>
      </w:ins>
      <w:hyperlink w:anchor="def-orthogonal-matrix">
        <w:ins w:id="390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901" w:author="PR Preview" w:date="2026-01-01T00:00:00Z">
        <w:r>
          <w:t xml:space="preserve">,</w:t>
        </w:r>
      </w:ins>
      <w:ins w:id="3902" w:author="PR Preview" w:date="2026-01-01T00:00:00Z">
        <w:r>
          <w:t xml:space="preserve"> </w:t>
        </w:r>
      </w:ins>
      <w:ins w:id="3903" w:author="PR Preview" w:date="2026-01-01T00:00:00Z">
        <w:r>
          <w:t xml:space="preserve">and the identity and diagonal steps are</w:t>
        </w:r>
      </w:ins>
      <w:ins w:id="3904" w:author="PR Preview" w:date="2026-01-01T00:00:00Z">
        <w:r>
          <w:t xml:space="preserve"> </w:t>
        </w:r>
      </w:ins>
      <w:hyperlink w:anchor="thm-det-diagonal">
        <w:ins w:id="390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906" w:author="PR Preview" w:date="2026-01-01T00:00:00Z">
        <w:r>
          <w:t xml:space="preserve"> </w:t>
        </w:r>
      </w:ins>
      <w:ins w:id="3907" w:author="PR Preview" w:date="2026-01-01T00:00:00Z">
        <w:r>
          <w:t xml:space="preserve">and</w:t>
        </w:r>
      </w:ins>
      <w:ins w:id="3908" w:author="PR Preview" w:date="2026-01-01T00:00:00Z">
        <w:r>
          <w:t xml:space="preserve"> </w:t>
        </w:r>
      </w:ins>
      <w:hyperlink w:anchor="exm-det-diagonal">
        <w:ins w:id="3909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3910" w:author="PR Preview" w:date="2026-01-01T00:00:00Z">
        <w:r>
          <w:t xml:space="preserve">.</w:t>
        </w:r>
      </w:ins>
    </w:p>
    <w:bookmarkStart w:id="149" w:name="cor-det-pd"/>
    <w:p>
      <w:pPr>
        <w:pStyle w:val="BodyText"/>
      </w:pPr>
      <w:ins w:id="3911" w:author="PR Preview" w:date="2026-01-01T00:00:00Z">
        <w:r>
          <w:rPr>
            <w:b/>
            <w:bCs/>
          </w:rPr>
          <w:t xml:space="preserve">Corollary 2 (A positive definite matrix has a positive determinant)</w:t>
        </w:r>
      </w:ins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If</w:t>
        </w:r>
      </w:ins>
      <w:ins w:id="39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15" w:author="PR Preview" w:date="2026-01-01T00:00:00Z">
        <w:r>
          <w:t xml:space="preserve"> </w:t>
        </w:r>
      </w:ins>
      <w:ins w:id="3916" w:author="PR Preview" w:date="2026-01-01T00:00:00Z">
        <w:r>
          <w:t xml:space="preserve">is positive definite (</w:t>
        </w:r>
      </w:ins>
      <w:hyperlink w:anchor="def-positive-definite">
        <w:ins w:id="3917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918" w:author="PR Preview" w:date="2026-01-01T00:00:00Z">
        <w:r>
          <w:t xml:space="preserve">),</w:t>
        </w:r>
      </w:ins>
      <w:ins w:id="3919" w:author="PR Preview" w:date="2026-01-01T00:00:00Z">
        <w:r>
          <w:t xml:space="preserve"> </w:t>
        </w:r>
      </w:ins>
      <w:ins w:id="3920" w:author="PR Preview" w:date="2026-01-01T00:00:00Z">
        <w:r>
          <w:t xml:space="preserve">then</w:t>
        </w:r>
      </w:ins>
      <w:ins w:id="3921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922" w:author="PR Preview" w:date="2026-01-01T00:00:00Z">
        <w:r>
          <w:t xml:space="preserve">.</w:t>
        </w:r>
      </w:ins>
    </w:p>
    <w:bookmarkEnd w:id="149"/>
    <w:p>
      <w:pPr>
        <w:pStyle w:val="BodyText"/>
      </w:pPr>
      <w:ins w:id="3923" w:author="PR Preview" w:date="2026-01-01T00:00:00Z">
        <w:r>
          <w:rPr>
            <w:i/>
            <w:iCs/>
          </w:rPr>
          <w:t xml:space="preserve">Proof</w:t>
        </w:r>
      </w:ins>
      <w:ins w:id="3924" w:author="PR Preview" w:date="2026-01-01T00:00:00Z">
        <w:r>
          <w:t xml:space="preserve">. </w:t>
        </w:r>
      </w:ins>
      <w:ins w:id="3925" w:author="PR Preview" w:date="2026-01-01T00:00:00Z">
        <w:r>
          <w:t xml:space="preserve">By</w:t>
        </w:r>
      </w:ins>
      <w:ins w:id="3926" w:author="PR Preview" w:date="2026-01-01T00:00:00Z">
        <w:r>
          <w:t xml:space="preserve"> </w:t>
        </w:r>
      </w:ins>
      <w:hyperlink w:anchor="thm-definite-eigenvalues">
        <w:ins w:id="392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928" w:author="PR Preview" w:date="2026-01-01T00:00:00Z">
        <w:r>
          <w:t xml:space="preserve">, every eigenvalue of</w:t>
        </w:r>
      </w:ins>
      <w:ins w:id="39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30" w:author="PR Preview" w:date="2026-01-01T00:00:00Z">
        <w:r>
          <w:t xml:space="preserve"> </w:t>
        </w:r>
      </w:ins>
      <w:ins w:id="3931" w:author="PR Preview" w:date="2026-01-01T00:00:00Z">
        <w:r>
          <w:t xml:space="preserve">is positive,</w:t>
        </w:r>
      </w:ins>
      <w:ins w:id="3932" w:author="PR Preview" w:date="2026-01-01T00:00:00Z">
        <w:r>
          <w:t xml:space="preserve"> </w:t>
        </w:r>
      </w:ins>
      <w:ins w:id="3933" w:author="PR Preview" w:date="2026-01-01T00:00:00Z">
        <w:r>
          <w:t xml:space="preserve">so their product, which is</w:t>
        </w:r>
      </w:ins>
      <w:ins w:id="393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935" w:author="PR Preview" w:date="2026-01-01T00:00:00Z">
        <w:r>
          <w:t xml:space="preserve"> </w:t>
        </w:r>
      </w:ins>
      <w:ins w:id="3936" w:author="PR Preview" w:date="2026-01-01T00:00:00Z">
        <w:r>
          <w:t xml:space="preserve">by</w:t>
        </w:r>
      </w:ins>
      <w:ins w:id="3937" w:author="PR Preview" w:date="2026-01-01T00:00:00Z">
        <w:r>
          <w:t xml:space="preserve"> </w:t>
        </w:r>
      </w:ins>
      <w:hyperlink w:anchor="thm-det-eigenvalues">
        <w:ins w:id="393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939" w:author="PR Preview" w:date="2026-01-01T00:00:00Z">
        <w:r>
          <w:t xml:space="preserve">,</w:t>
        </w:r>
      </w:ins>
      <w:ins w:id="3940" w:author="PR Preview" w:date="2026-01-01T00:00:00Z">
        <w:r>
          <w:t xml:space="preserve"> </w:t>
        </w:r>
      </w:ins>
      <w:ins w:id="3941" w:author="PR Preview" w:date="2026-01-01T00:00:00Z">
        <w:r>
          <w:t xml:space="preserve">is positive.</w:t>
        </w:r>
      </w:ins>
    </w:p>
    <w:bookmarkStart w:id="150" w:name="exm-det-eigenvalues"/>
    <w:p>
      <w:pPr>
        <w:pStyle w:val="BodyText"/>
      </w:pPr>
      <w:ins w:id="3942" w:author="PR Preview" w:date="2026-01-01T00:00:00Z">
        <w:r>
          <w:rPr>
            <w:b/>
            <w:bCs/>
          </w:rPr>
          <w:t xml:space="preserve">Example 35 (Two ways to the same determinant)</w:t>
        </w:r>
      </w:ins>
      <w:ins w:id="39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has eigenvalues</w:t>
        </w:r>
      </w:ins>
      <w:ins w:id="3946" w:author="PR Preview" w:date="2026-01-01T00:00:00Z">
        <w:r>
          <w:t xml:space="preserve"> </w:t>
        </w:r>
      </w:ins>
      <m:oMath>
        <m:r>
          <m:t>3</m:t>
        </m:r>
      </m:oMath>
      <w:ins w:id="3947" w:author="PR Preview" w:date="2026-01-01T00:00:00Z">
        <w:r>
          <w:t xml:space="preserve"> </w:t>
        </w:r>
      </w:ins>
      <w:ins w:id="3948" w:author="PR Preview" w:date="2026-01-01T00:00:00Z">
        <w:r>
          <w:t xml:space="preserve">and</w:t>
        </w:r>
      </w:ins>
      <w:ins w:id="3949" w:author="PR Preview" w:date="2026-01-01T00:00:00Z">
        <w:r>
          <w:t xml:space="preserve"> </w:t>
        </w:r>
      </w:ins>
      <m:oMath>
        <m:r>
          <m:t>1</m:t>
        </m:r>
      </m:oMath>
      <w:ins w:id="3950" w:author="PR Preview" w:date="2026-01-01T00:00:00Z">
        <w:r>
          <w:t xml:space="preserve"> </w:t>
        </w:r>
      </w:ins>
      <w:ins w:id="3951" w:author="PR Preview" w:date="2026-01-01T00:00:00Z">
        <w:r>
          <w:t xml:space="preserve">(</w:t>
        </w:r>
      </w:ins>
      <w:hyperlink w:anchor="exm-eigenvalue">
        <w:ins w:id="3952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3953" w:author="PR Preview" w:date="2026-01-01T00:00:00Z">
        <w:r>
          <w:t xml:space="preserve">),</w:t>
        </w:r>
      </w:ins>
      <w:ins w:id="3954" w:author="PR Preview" w:date="2026-01-01T00:00:00Z">
        <w:r>
          <w:t xml:space="preserve"> </w:t>
        </w:r>
      </w:ins>
      <w:ins w:id="3955" w:author="PR Preview" w:date="2026-01-01T00:00:00Z">
        <w:r>
          <w:t xml:space="preserve">so</w:t>
        </w:r>
      </w:ins>
      <w:ins w:id="3956" w:author="PR Preview" w:date="2026-01-01T00:00:00Z">
        <w:r>
          <w:t xml:space="preserve"> </w:t>
        </w:r>
      </w:ins>
      <w:hyperlink w:anchor="thm-det-eigenvalues">
        <w:ins w:id="395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958" w:author="PR Preview" w:date="2026-01-01T00:00:00Z">
        <w:r>
          <w:t xml:space="preserve"> </w:t>
        </w:r>
      </w:ins>
      <w:ins w:id="3959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960" w:author="PR Preview" w:date="2026-01-01T00:00:00Z">
        <w:r>
          <w:t xml:space="preserve">matching</w:t>
        </w:r>
      </w:ins>
      <w:ins w:id="396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3962" w:author="PR Preview" w:date="2026-01-01T00:00:00Z">
        <w:r>
          <w:t xml:space="preserve"> </w:t>
        </w:r>
      </w:ins>
      <w:ins w:id="3963" w:author="PR Preview" w:date="2026-01-01T00:00:00Z">
        <w:r>
          <w:t xml:space="preserve">from</w:t>
        </w:r>
      </w:ins>
      <w:ins w:id="3964" w:author="PR Preview" w:date="2026-01-01T00:00:00Z">
        <w:r>
          <w:t xml:space="preserve"> </w:t>
        </w:r>
      </w:ins>
      <w:hyperlink w:anchor="exm-determinant">
        <w:ins w:id="3965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3966" w:author="PR Preview" w:date="2026-01-01T00:00:00Z">
        <w:r>
          <w:t xml:space="preserve">.</w:t>
        </w:r>
      </w:ins>
    </w:p>
    <w:bookmarkEnd w:id="150"/>
    <w:bookmarkStart w:id="153" w:name="refs"/>
    <w:bookmarkStart w:id="152" w:name="ref-banerjee2014linear"/>
    <w:p>
      <w:pPr>
        <w:pStyle w:val="Bibliography"/>
      </w:pPr>
      <w:ins w:id="3967" w:author="PR Preview" w:date="2026-01-01T00:00:00Z">
        <w:r>
          <w:t xml:space="preserve">Banerjee, Sudipto, and Anindya Roy. 2014.</w:t>
        </w:r>
      </w:ins>
      <w:ins w:id="3968" w:author="PR Preview" w:date="2026-01-01T00:00:00Z">
        <w:r>
          <w:t xml:space="preserve"> </w:t>
        </w:r>
      </w:ins>
      <w:ins w:id="3969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3970" w:author="PR Preview" w:date="2026-01-01T00:00:00Z">
        <w:r>
          <w:t xml:space="preserve">. Vol. 181. Crc Press Boca Raton.</w:t>
        </w:r>
      </w:ins>
      <w:ins w:id="3971" w:author="PR Preview" w:date="2026-01-01T00:00:00Z">
        <w:r>
          <w:t xml:space="preserve"> </w:t>
        </w:r>
      </w:ins>
      <w:hyperlink r:id="rId151">
        <w:ins w:id="3972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  <w:ins w:id="3973" w:author="PR Preview" w:date="2026-01-01T00:00:00Z">
        <w:r>
          <w:t xml:space="preserve">.</w:t>
        </w:r>
      </w:ins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2026-10-10T00:33:09Z</dcterms:created>
  <dcterms:modified xsi:type="dcterms:W3CDTF">2026-10-10T00:33:09Z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