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Diagonalization and Cholesky</w:t>
        </w:r>
      </w:ins>
    </w:p>
    <w:p>
      <w:pPr>
        <w:pStyle w:val="Date"/>
      </w:pPr>
      <w:ins w:id="2" w:author="PR Preview" w:date="2026-01-01T00:00:00Z">
        <w:r>
          <w:t xml:space="preserve">Last modified: 2026-10-09 17:08:02 (PDT)</w:t>
        </w:r>
      </w:ins>
    </w:p>
    <w:bookmarkStart w:id="78" w:name="sec-diagonalization"/>
    <w:p>
      <w:pPr>
        <w:pStyle w:val="Heading2"/>
      </w:pPr>
      <w:ins w:id="3" w:author="PR Preview" w:date="2026-01-01T00:00:00Z">
        <w:r>
          <w:t xml:space="preserve">1 Similarity and diagonalization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ins w:id="4" w:author="PR Preview" w:date="2026-01-01T00:00:00Z">
        <w:r>
          <w:rPr>
            <w:b/>
            <w:bCs/>
          </w:rPr>
          <w:t xml:space="preserve">Theorem 1 (A square matrix is invertible exactly when it has full column rank)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An</w:t>
        </w:r>
      </w:ins>
      <w:ins w:id="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matrix</w:t>
        </w:r>
      </w:ins>
      <w:ins w:id="1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is invertible (</w:t>
        </w:r>
      </w:ins>
      <w:hyperlink r:id="rId15">
        <w:ins w:id="13" w:author="PR Preview" w:date="2026-01-01T00:00:00Z">
          <w:r>
            <w:rPr>
              <w:rStyle w:val="Hyperlink"/>
            </w:rPr>
            <w:t xml:space="preserve">Definition 6 in Special Matrices and Decompositions</w:t>
          </w:r>
        </w:ins>
      </w:hyperlink>
      <w:ins w:id="14" w:author="PR Preview" w:date="2026-01-01T00:00:00Z">
        <w:r>
          <w:t xml:space="preserve">)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exactly when</w:t>
        </w:r>
      </w:ins>
      <w:ins w:id="17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(full column rank,</w:t>
        </w:r>
      </w:ins>
      <w:ins w:id="20" w:author="PR Preview" w:date="2026-01-01T00:00:00Z">
        <w:r>
          <w:t xml:space="preserve"> </w:t>
        </w:r>
      </w:ins>
      <w:hyperlink r:id="rId16">
        <w:ins w:id="21" w:author="PR Preview" w:date="2026-01-01T00:00:00Z">
          <w:r>
            <w:rPr>
              <w:rStyle w:val="Hyperlink"/>
            </w:rPr>
            <w:t xml:space="preserve">Definition 3 in Subspaces and Rank</w:t>
          </w:r>
        </w:ins>
      </w:hyperlink>
      <w:ins w:id="22" w:author="PR Preview" w:date="2026-01-01T00:00:00Z">
        <w:r>
          <w:t xml:space="preserve">),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that is, exactly when</w:t>
        </w:r>
      </w:ins>
      <w:ins w:id="2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ins w:id="26" w:author="PR Preview" w:date="2026-01-01T00:00:00Z">
        <w:r>
          <w:t xml:space="preserve">.</w:t>
        </w:r>
      </w:ins>
    </w:p>
    <w:bookmarkEnd w:id="17"/>
    <w:p>
      <w:pPr>
        <w:pStyle w:val="BodyText"/>
      </w:pPr>
      <w:ins w:id="27" w:author="PR Preview" w:date="2026-01-01T00:00:00Z">
        <w:r>
          <w:rPr>
            <w:i/>
            <w:iCs/>
          </w:rPr>
          <w:t xml:space="preserve">Proof</w:t>
        </w:r>
      </w:ins>
      <w:ins w:id="28" w:author="PR Preview" w:date="2026-01-01T00:00:00Z">
        <w:r>
          <w:t xml:space="preserve">. </w:t>
        </w:r>
      </w:ins>
      <w:ins w:id="29" w:author="PR Preview" w:date="2026-01-01T00:00:00Z">
        <w:r>
          <w:rPr>
            <w:b/>
            <w:bCs/>
          </w:rPr>
          <w:t xml:space="preserve">Invertible implies rank</w:t>
        </w:r>
      </w:ins>
      <w:ins w:id="30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31" w:author="PR Preview" w:date="2026-01-01T00:00:00Z">
        <w:r>
          <w:rPr>
            <w:b/>
            <w:bCs/>
          </w:rPr>
          <w:t xml:space="preserve">.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If</w:t>
        </w:r>
      </w:ins>
      <w:ins w:id="3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ins w:id="35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6" w:author="PR Preview" w:date="2026-01-01T00:00:00Z">
        <w:r>
          <w:t xml:space="preserve">so</w:t>
        </w:r>
      </w:ins>
      <w:ins w:id="3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ins w:id="38" w:author="PR Preview" w:date="2026-01-01T00:00:00Z">
        <w:r>
          <w:t xml:space="preserve">, the nullity is</w:t>
        </w:r>
      </w:ins>
      <w:ins w:id="39" w:author="PR Preview" w:date="2026-01-01T00:00:00Z">
        <w:r>
          <w:t xml:space="preserve"> </w:t>
        </w:r>
      </w:ins>
      <m:oMath>
        <m:r>
          <m:t>0</m:t>
        </m:r>
      </m:oMath>
      <w:ins w:id="40" w:author="PR Preview" w:date="2026-01-01T00:00:00Z">
        <w:r>
          <w:t xml:space="preserve">,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and</w:t>
        </w:r>
      </w:ins>
      <w:ins w:id="43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(</w:t>
        </w:r>
      </w:ins>
      <w:hyperlink r:id="rId18">
        <w:ins w:id="46" w:author="PR Preview" w:date="2026-01-01T00:00:00Z">
          <w:r>
            <w:rPr>
              <w:rStyle w:val="Hyperlink"/>
            </w:rPr>
            <w:t xml:space="preserve">Theorem 17 in Subspaces and Rank</w:t>
          </w:r>
        </w:ins>
      </w:hyperlink>
      <w:ins w:id="47" w:author="PR Preview" w:date="2026-01-01T00:00:00Z">
        <w:r>
          <w:t xml:space="preserve">).</w:t>
        </w:r>
      </w:ins>
    </w:p>
    <w:p>
      <w:pPr>
        <w:pStyle w:val="BodyText"/>
      </w:pPr>
      <w:ins w:id="48" w:author="PR Preview" w:date="2026-01-01T00:00:00Z">
        <w:r>
          <w:rPr>
            <w:b/>
            <w:bCs/>
          </w:rPr>
          <w:t xml:space="preserve">Rank</w:t>
        </w:r>
      </w:ins>
      <w:ins w:id="49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50" w:author="PR Preview" w:date="2026-01-01T00:00:00Z">
        <w:r>
          <w:rPr>
            <w:b/>
            <w:bCs/>
          </w:rPr>
          <w:t xml:space="preserve"> </w:t>
        </w:r>
      </w:ins>
      <w:ins w:id="51" w:author="PR Preview" w:date="2026-01-01T00:00:00Z">
        <w:r>
          <w:rPr>
            <w:b/>
            <w:bCs/>
          </w:rPr>
          <w:t xml:space="preserve">implies invertible.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Every system</w:t>
        </w:r>
      </w:ins>
      <w:ins w:id="5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has exactly one solution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(</w:t>
        </w:r>
      </w:ins>
      <w:hyperlink r:id="rId19">
        <w:ins w:id="59" w:author="PR Preview" w:date="2026-01-01T00:00:00Z">
          <w:r>
            <w:rPr>
              <w:rStyle w:val="Hyperlink"/>
            </w:rPr>
            <w:t xml:space="preserve">Corollary 1 in Projections and Linear Systems</w:t>
          </w:r>
        </w:ins>
      </w:hyperlink>
      <w:ins w:id="60" w:author="PR Preview" w:date="2026-01-01T00:00:00Z">
        <w:r>
          <w:t xml:space="preserve">, both parts, with</w:t>
        </w:r>
      </w:ins>
      <w:ins w:id="6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n</m:t>
        </m:r>
      </m:oMath>
      <w:ins w:id="62" w:author="PR Preview" w:date="2026-01-01T00:00:00Z">
        <w:r>
          <w:t xml:space="preserve">).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Let</w:t>
        </w:r>
      </w:ins>
      <w:ins w:id="6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solve</w:t>
        </w:r>
      </w:ins>
      <w:ins w:id="6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(</w:t>
        </w:r>
      </w:ins>
      <w:hyperlink r:id="rId20">
        <w:ins w:id="71" w:author="PR Preview" w:date="2026-01-01T00:00:00Z">
          <w:r>
            <w:rPr>
              <w:rStyle w:val="Hyperlink"/>
            </w:rPr>
            <w:t xml:space="preserve">Definition 12 in Vectors</w:t>
          </w:r>
        </w:ins>
      </w:hyperlink>
      <w:ins w:id="72" w:author="PR Preview" w:date="2026-01-01T00:00:00Z">
        <w:r>
          <w:t xml:space="preserve">),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and let</w:t>
        </w:r>
      </w:ins>
      <w:ins w:id="7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have columns</w:t>
        </w:r>
      </w:ins>
      <w:ins w:id="7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79" w:author="PR Preview" w:date="2026-01-01T00:00:00Z">
        <w:r>
          <w:t xml:space="preserve">.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Column</w:t>
        </w:r>
      </w:ins>
      <w:ins w:id="82" w:author="PR Preview" w:date="2026-01-01T00:00:00Z">
        <w:r>
          <w:t xml:space="preserve"> </w:t>
        </w:r>
      </w:ins>
      <m:oMath>
        <m:r>
          <m:t>j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of</w:t>
        </w:r>
      </w:ins>
      <w:ins w:id="8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is</w:t>
        </w:r>
      </w:ins>
      <w:ins w:id="8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(1),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so</w:t>
        </w:r>
      </w:ins>
      <w:ins w:id="9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ins w:id="94" w:author="PR Preview" w:date="2026-01-01T00:00:00Z">
        <w:r>
          <w:t xml:space="preserve">.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For the other order,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97" w:author="PR Preview" w:date="2026-01-01T00:00:00Z">
        <w:r>
          <w:t xml:space="preserve">so every column of</w:t>
        </w:r>
      </w:ins>
      <w:ins w:id="9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is in</w:t>
        </w:r>
      </w:ins>
      <w:ins w:id="10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(1),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and</w:t>
        </w:r>
      </w:ins>
      <w:ins w:id="10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ins w:id="107" w:author="PR Preview" w:date="2026-01-01T00:00:00Z">
        <w:r>
          <w:t xml:space="preserve">.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So</w:t>
        </w:r>
      </w:ins>
      <w:ins w:id="110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satisfies</w:t>
        </w:r>
      </w:ins>
      <w:ins w:id="113" w:author="PR Preview" w:date="2026-01-01T00:00:00Z">
        <w:r>
          <w:t xml:space="preserve"> </w:t>
        </w:r>
      </w:ins>
      <w:hyperlink r:id="rId15">
        <w:ins w:id="114" w:author="PR Preview" w:date="2026-01-01T00:00:00Z">
          <w:r>
            <w:rPr>
              <w:rStyle w:val="Hyperlink"/>
            </w:rPr>
            <w:t xml:space="preserve">Definition 6 in Special Matrices and Decompositions</w:t>
          </w:r>
        </w:ins>
      </w:hyperlink>
      <w:ins w:id="115" w:author="PR Preview" w:date="2026-01-01T00:00:00Z">
        <w:r>
          <w:t xml:space="preserve">.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The two conditions in the statement are equivalent by</w:t>
        </w:r>
      </w:ins>
      <w:ins w:id="118" w:author="PR Preview" w:date="2026-01-01T00:00:00Z">
        <w:r>
          <w:t xml:space="preserve"> </w:t>
        </w:r>
      </w:ins>
      <w:hyperlink r:id="rId18">
        <w:ins w:id="119" w:author="PR Preview" w:date="2026-01-01T00:00:00Z">
          <w:r>
            <w:rPr>
              <w:rStyle w:val="Hyperlink"/>
            </w:rPr>
            <w:t xml:space="preserve">Theorem 17 in Subspaces and Rank</w:t>
          </w:r>
        </w:ins>
      </w:hyperlink>
      <w:ins w:id="120" w:author="PR Preview" w:date="2026-01-01T00:00:00Z">
        <w:r>
          <w:t xml:space="preserve">: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the nullity is</w:t>
        </w:r>
      </w:ins>
      <w:ins w:id="123" w:author="PR Preview" w:date="2026-01-01T00:00:00Z">
        <w:r>
          <w:t xml:space="preserve"> </w:t>
        </w:r>
      </w:ins>
      <m:oMath>
        <m:r>
          <m:t>0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exactly when</w:t>
        </w:r>
      </w:ins>
      <w:ins w:id="12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ins w:id="127" w:author="PR Preview" w:date="2026-01-01T00:00:00Z">
        <w:r>
          <w:t xml:space="preserve">,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because a subspace of dimension</w:t>
        </w:r>
      </w:ins>
      <w:ins w:id="130" w:author="PR Preview" w:date="2026-01-01T00:00:00Z">
        <w:r>
          <w:t xml:space="preserve"> </w:t>
        </w:r>
      </w:ins>
      <m:oMath>
        <m:r>
          <m:t>0</m:t>
        </m:r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has the empty list as a basis, whose span is</w:t>
        </w:r>
      </w:ins>
      <w:ins w:id="13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(</w:t>
        </w:r>
      </w:ins>
      <w:hyperlink r:id="rId21">
        <w:ins w:id="136" w:author="PR Preview" w:date="2026-01-01T00:00:00Z">
          <w:r>
            <w:rPr>
              <w:rStyle w:val="Hyperlink"/>
            </w:rPr>
            <w:t xml:space="preserve">Definition 8 in Subspaces and Rank</w:t>
          </w:r>
        </w:ins>
      </w:hyperlink>
      <w:ins w:id="137" w:author="PR Preview" w:date="2026-01-01T00:00:00Z">
        <w:r>
          <w:t xml:space="preserve">,</w:t>
        </w:r>
      </w:ins>
      <w:ins w:id="138" w:author="PR Preview" w:date="2026-01-01T00:00:00Z">
        <w:r>
          <w:t xml:space="preserve"> </w:t>
        </w:r>
      </w:ins>
      <w:hyperlink r:id="rId22">
        <w:ins w:id="139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140" w:author="PR Preview" w:date="2026-01-01T00:00:00Z">
        <w:r>
          <w:t xml:space="preserve">), and</w:t>
        </w:r>
      </w:ins>
      <w:ins w:id="14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has dimension</w:t>
        </w:r>
      </w:ins>
      <w:ins w:id="144" w:author="PR Preview" w:date="2026-01-01T00:00:00Z">
        <w:r>
          <w:t xml:space="preserve"> </w:t>
        </w:r>
      </w:ins>
      <m:oMath>
        <m:r>
          <m:t>0</m:t>
        </m:r>
      </m:oMath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(</w:t>
        </w:r>
      </w:ins>
      <w:hyperlink r:id="rId23">
        <w:ins w:id="147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148" w:author="PR Preview" w:date="2026-01-01T00:00:00Z">
        <w:r>
          <w:t xml:space="preserve">).</w:t>
        </w:r>
      </w:ins>
    </w:p>
    <w:bookmarkStart w:id="25" w:name="exm-invertible-rank"/>
    <w:p>
      <w:pPr>
        <w:pStyle w:val="BodyText"/>
      </w:pPr>
      <w:ins w:id="149" w:author="PR Preview" w:date="2026-01-01T00:00:00Z">
        <w:r>
          <w:rPr>
            <w:b/>
            <w:bCs/>
          </w:rPr>
          <w:t xml:space="preserve">Example 1 (Rank decides invertibility)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of</w:t>
        </w:r>
      </w:ins>
      <w:ins w:id="154" w:author="PR Preview" w:date="2026-01-01T00:00:00Z">
        <w:r>
          <w:t xml:space="preserve"> </w:t>
        </w:r>
      </w:ins>
      <w:hyperlink r:id="rId24">
        <w:ins w:id="155" w:author="PR Preview" w:date="2026-01-01T00:00:00Z">
          <w:r>
            <w:rPr>
              <w:rStyle w:val="Hyperlink"/>
            </w:rPr>
            <w:t xml:space="preserve">Example 5 in Special Matrices and Decompositions</w:t>
          </w:r>
        </w:ins>
      </w:hyperlink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has rank</w:t>
        </w:r>
      </w:ins>
      <w:ins w:id="158" w:author="PR Preview" w:date="2026-01-01T00:00:00Z">
        <w:r>
          <w:t xml:space="preserve"> </w:t>
        </w:r>
      </w:ins>
      <m:oMath>
        <m:r>
          <m:t>2</m:t>
        </m:r>
      </m:oMath>
      <w:ins w:id="159" w:author="PR Preview" w:date="2026-01-01T00:00:00Z">
        <w:r>
          <w:t xml:space="preserve">:</w:t>
        </w:r>
      </w:ins>
      <w:ins w:id="16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is</w:t>
        </w:r>
      </w:ins>
      <w:ins w:id="16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only if</w:t>
        </w:r>
      </w:ins>
      <w:ins w:id="16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and then</w:t>
        </w:r>
      </w:ins>
      <w:ins w:id="16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70" w:author="PR Preview" w:date="2026-01-01T00:00:00Z">
        <w:r>
          <w:t xml:space="preserve">.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So it is invertible, as that example found by exhibiting the inverse.</w:t>
        </w:r>
      </w:ins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has rank less than</w:t>
        </w:r>
      </w:ins>
      <w:ins w:id="175" w:author="PR Preview" w:date="2026-01-01T00:00:00Z">
        <w:r>
          <w:t xml:space="preserve"> </w:t>
        </w:r>
      </w:ins>
      <m:oMath>
        <m:r>
          <m:t>2</m:t>
        </m:r>
      </m:oMath>
      <w:ins w:id="176" w:author="PR Preview" w:date="2026-01-01T00:00:00Z">
        <w:r>
          <w:t xml:space="preserve">:</w:t>
        </w:r>
      </w:ins>
      <w:ins w:id="17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is a nonzero vector in its null space.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So it is singular, as</w:t>
        </w:r>
      </w:ins>
      <w:ins w:id="182" w:author="PR Preview" w:date="2026-01-01T00:00:00Z">
        <w:r>
          <w:t xml:space="preserve"> </w:t>
        </w:r>
      </w:ins>
      <w:hyperlink r:id="rId24">
        <w:ins w:id="183" w:author="PR Preview" w:date="2026-01-01T00:00:00Z">
          <w:r>
            <w:rPr>
              <w:rStyle w:val="Hyperlink"/>
            </w:rPr>
            <w:t xml:space="preserve">Example 5 in Special Matrices and Decompositions</w:t>
          </w:r>
        </w:ins>
      </w:hyperlink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found.</w:t>
        </w:r>
      </w:ins>
    </w:p>
    <w:bookmarkEnd w:id="25"/>
    <w:bookmarkStart w:id="27" w:name="def-eigenspace"/>
    <w:p>
      <w:pPr>
        <w:pStyle w:val="FirstParagraph"/>
      </w:pPr>
      <w:ins w:id="186" w:author="PR Preview" w:date="2026-01-01T00:00:00Z">
        <w:r>
          <w:rPr>
            <w:b/>
            <w:bCs/>
          </w:rPr>
          <w:t xml:space="preserve">Definition 1 (Eigenspace and geometric multiplicity)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Let</w:t>
        </w:r>
      </w:ins>
      <w:ins w:id="189" w:author="PR Preview" w:date="2026-01-01T00:00:00Z">
        <w:r>
          <w:t xml:space="preserve"> </w:t>
        </w:r>
      </w:ins>
      <m:oMath>
        <m:r>
          <m:t>λ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be an eigenvalue of a</w:t>
        </w:r>
      </w:ins>
      <w:ins w:id="19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matrix</w:t>
        </w:r>
      </w:ins>
      <w:ins w:id="19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(</w:t>
        </w:r>
      </w:ins>
      <w:hyperlink r:id="rId13">
        <w:ins w:id="198" w:author="PR Preview" w:date="2026-01-01T00:00:00Z">
          <w:r>
            <w:rPr>
              <w:rStyle w:val="Hyperlink"/>
            </w:rPr>
            <w:t xml:space="preserve">Definition 16 in Special Matrices and Decompositions</w:t>
          </w:r>
        </w:ins>
      </w:hyperlink>
      <w:ins w:id="199" w:author="PR Preview" w:date="2026-01-01T00:00:00Z">
        <w:r>
          <w:t xml:space="preserve">).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The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rPr>
            <w:b/>
            <w:bCs/>
          </w:rPr>
          <w:t xml:space="preserve">eigenspace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of</w:t>
        </w:r>
      </w:ins>
      <w:ins w:id="206" w:author="PR Preview" w:date="2026-01-01T00:00:00Z">
        <w:r>
          <w:t xml:space="preserve"> </w:t>
        </w:r>
      </w:ins>
      <m:oMath>
        <m:r>
          <m:t>λ</m:t>
        </m:r>
      </m:oMath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is</w:t>
        </w:r>
      </w:ins>
      <w:ins w:id="20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210" w:author="PR Preview" w:date="2026-01-01T00:00:00Z">
        <w:r>
          <w:t xml:space="preserve">.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It is a subspace of</w:t>
        </w:r>
      </w:ins>
      <w:ins w:id="21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(</w:t>
        </w:r>
      </w:ins>
      <w:hyperlink r:id="rId26">
        <w:ins w:id="216" w:author="PR Preview" w:date="2026-01-01T00:00:00Z">
          <w:r>
            <w:rPr>
              <w:rStyle w:val="Hyperlink"/>
            </w:rPr>
            <w:t xml:space="preserve">Theorem 13 in Subspaces and Rank</w:t>
          </w:r>
        </w:ins>
      </w:hyperlink>
      <w:ins w:id="217" w:author="PR Preview" w:date="2026-01-01T00:00:00Z">
        <w:r>
          <w:t xml:space="preserve">),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and its dimension (</w:t>
        </w:r>
      </w:ins>
      <w:hyperlink r:id="rId21">
        <w:ins w:id="220" w:author="PR Preview" w:date="2026-01-01T00:00:00Z">
          <w:r>
            <w:rPr>
              <w:rStyle w:val="Hyperlink"/>
            </w:rPr>
            <w:t xml:space="preserve">Definition 8 in Subspaces and Rank</w:t>
          </w:r>
        </w:ins>
      </w:hyperlink>
      <w:ins w:id="221" w:author="PR Preview" w:date="2026-01-01T00:00:00Z">
        <w:r>
          <w:t xml:space="preserve">) is the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rPr>
            <w:b/>
            <w:bCs/>
          </w:rPr>
          <w:t xml:space="preserve">geometric multiplicity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of</w:t>
        </w:r>
      </w:ins>
      <w:ins w:id="226" w:author="PR Preview" w:date="2026-01-01T00:00:00Z">
        <w:r>
          <w:t xml:space="preserve"> </w:t>
        </w:r>
      </w:ins>
      <m:oMath>
        <m:r>
          <m:t>λ</m:t>
        </m:r>
      </m:oMath>
      <w:ins w:id="227" w:author="PR Preview" w:date="2026-01-01T00:00:00Z">
        <w:r>
          <w:t xml:space="preserve">.</w:t>
        </w:r>
      </w:ins>
    </w:p>
    <w:bookmarkEnd w:id="27"/>
    <w:bookmarkStart w:id="29" w:name="exm-eigenspace"/>
    <w:p>
      <w:pPr>
        <w:pStyle w:val="BodyText"/>
      </w:pPr>
      <w:ins w:id="228" w:author="PR Preview" w:date="2026-01-01T00:00:00Z">
        <w:r>
          <w:rPr>
            <w:b/>
            <w:bCs/>
          </w:rPr>
          <w:t xml:space="preserve">Example 2 (Eigenspaces of two matrices)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 </w:t>
        </w:r>
      </w:ins>
    </w:p>
    <w:p>
      <w:pPr>
        <w:numPr>
          <w:ilvl w:val="0"/>
          <w:numId w:val="1002"/>
        </w:numPr>
      </w:pPr>
      <w:ins w:id="231" w:author="PR Preview" w:date="2026-01-01T00:00:00Z">
        <w:r>
          <w:t xml:space="preserve">For</w:t>
        </w:r>
      </w:ins>
      <w:ins w:id="23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of</w:t>
        </w:r>
      </w:ins>
      <w:ins w:id="235" w:author="PR Preview" w:date="2026-01-01T00:00:00Z">
        <w:r>
          <w:t xml:space="preserve"> </w:t>
        </w:r>
      </w:ins>
      <w:hyperlink r:id="rId28">
        <w:ins w:id="236" w:author="PR Preview" w:date="2026-01-01T00:00:00Z">
          <w:r>
            <w:rPr>
              <w:rStyle w:val="Hyperlink"/>
            </w:rPr>
            <w:t xml:space="preserve">Example 21 in Special Matrices and Decompositions</w:t>
          </w:r>
        </w:ins>
      </w:hyperlink>
      <w:ins w:id="237" w:author="PR Preview" w:date="2026-01-01T00:00:00Z">
        <w:r>
          <w:t xml:space="preserve">,</w:t>
        </w:r>
      </w:ins>
      <w:ins w:id="23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sends</w:t>
        </w:r>
      </w:ins>
      <w:ins w:id="24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to</w:t>
        </w:r>
      </w:ins>
      <w:ins w:id="24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245" w:author="PR Preview" w:date="2026-01-01T00:00:00Z">
        <w:r>
          <w:t xml:space="preserve">,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so</w:t>
        </w:r>
      </w:ins>
      <w:ins w:id="24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49" w:author="PR Preview" w:date="2026-01-01T00:00:00Z">
        <w:r>
          <w:t xml:space="preserve">, with geometric multiplicity</w:t>
        </w:r>
      </w:ins>
      <w:ins w:id="250" w:author="PR Preview" w:date="2026-01-01T00:00:00Z">
        <w:r>
          <w:t xml:space="preserve"> </w:t>
        </w:r>
      </w:ins>
      <m:oMath>
        <m:r>
          <m:t>1</m:t>
        </m:r>
      </m:oMath>
      <w:ins w:id="251" w:author="PR Preview" w:date="2026-01-01T00:00:00Z">
        <w:r>
          <w:t xml:space="preserve">.</w:t>
        </w:r>
      </w:ins>
    </w:p>
    <w:p>
      <w:pPr>
        <w:numPr>
          <w:ilvl w:val="0"/>
          <w:numId w:val="1002"/>
        </w:numPr>
      </w:pPr>
      <w:ins w:id="252" w:author="PR Preview" w:date="2026-01-01T00:00:00Z">
        <w:r>
          <w:t xml:space="preserve">For</w:t>
        </w:r>
      </w:ins>
      <w:ins w:id="253" w:author="PR Preview" w:date="2026-01-01T00:00:00Z">
        <w:r>
          <w:t xml:space="preserve"> </w:t>
        </w:r>
      </w:ins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54" w:author="PR Preview" w:date="2026-01-01T00:00:00Z">
        <w:r>
          <w:t xml:space="preserve">,</w:t>
        </w:r>
      </w:ins>
      <w:ins w:id="255" w:author="PR Preview" w:date="2026-01-01T00:00:00Z">
        <w:r>
          <w:t xml:space="preserve"> </w:t>
        </w:r>
      </w:ins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56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257" w:author="PR Preview" w:date="2026-01-01T00:00:00Z">
        <w:r>
          <w:t xml:space="preserve">so</w:t>
        </w:r>
      </w:ins>
      <w:ins w:id="258" w:author="PR Preview" w:date="2026-01-01T00:00:00Z">
        <w:r>
          <w:t xml:space="preserve"> </w:t>
        </w:r>
      </w:ins>
      <m:oMath>
        <m:r>
          <m:t>0</m:t>
        </m:r>
      </m:oMath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is an eigenvalue.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If</w:t>
        </w:r>
      </w:ins>
      <w:ins w:id="263" w:author="PR Preview" w:date="2026-01-01T00:00:00Z">
        <w:r>
          <w:t xml:space="preserve"> </w:t>
        </w:r>
      </w:ins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with</w:t>
        </w:r>
      </w:ins>
      <w:ins w:id="266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≠</m:t>
        </m:r>
        <m:r>
          <m:t>0</m:t>
        </m:r>
      </m:oMath>
      <w:ins w:id="267" w:author="PR Preview" w:date="2026-01-01T00:00:00Z">
        <w:r>
          <w:t xml:space="preserve">,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the second entry gives</w:t>
        </w:r>
      </w:ins>
      <w:ins w:id="270" w:author="PR Preview" w:date="2026-01-01T00:00:00Z">
        <w:r>
          <w:t xml:space="preserve"> </w:t>
        </w:r>
      </w:ins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271" w:author="PR Preview" w:date="2026-01-01T00:00:00Z">
        <w:r>
          <w:t xml:space="preserve">, so</w:t>
        </w:r>
      </w:ins>
      <w:ins w:id="272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273" w:author="PR Preview" w:date="2026-01-01T00:00:00Z">
        <w:r>
          <w:t xml:space="preserve">,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and then the first gives</w:t>
        </w:r>
      </w:ins>
      <w:ins w:id="276" w:author="PR Preview" w:date="2026-01-01T00:00:00Z">
        <w:r>
          <w:t xml:space="preserve"> </w:t>
        </w:r>
      </w:ins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277" w:author="PR Preview" w:date="2026-01-01T00:00:00Z">
        <w:r>
          <w:t xml:space="preserve">, so</w:t>
        </w:r>
      </w:ins>
      <w:ins w:id="27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279" w:author="PR Preview" w:date="2026-01-01T00:00:00Z">
        <w:r>
          <w:t xml:space="preserve">.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So</w:t>
        </w:r>
      </w:ins>
      <w:ins w:id="282" w:author="PR Preview" w:date="2026-01-01T00:00:00Z">
        <w:r>
          <w:t xml:space="preserve"> </w:t>
        </w:r>
      </w:ins>
      <m:oMath>
        <m:r>
          <m:t>0</m:t>
        </m:r>
      </m:oMath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is the only eigenvalue,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287" w:author="PR Preview" w:date="2026-01-01T00:00:00Z">
        <w:r>
          <w:t xml:space="preserve">with geometric multiplicity</w:t>
        </w:r>
      </w:ins>
      <w:ins w:id="288" w:author="PR Preview" w:date="2026-01-01T00:00:00Z">
        <w:r>
          <w:t xml:space="preserve"> </w:t>
        </w:r>
      </w:ins>
      <m:oMath>
        <m:r>
          <m:t>1</m:t>
        </m:r>
      </m:oMath>
      <w:ins w:id="289" w:author="PR Preview" w:date="2026-01-01T00:00:00Z">
        <w:r>
          <w:t xml:space="preserve">.</w:t>
        </w:r>
      </w:ins>
    </w:p>
    <w:bookmarkEnd w:id="29"/>
    <w:bookmarkStart w:id="30" w:name="exm-not-eigenspace"/>
    <w:p>
      <w:pPr>
        <w:pStyle w:val="FirstParagraph"/>
      </w:pPr>
      <w:ins w:id="290" w:author="PR Preview" w:date="2026-01-01T00:00:00Z">
        <w:r>
          <w:rPr>
            <w:b/>
            <w:bCs/>
          </w:rPr>
          <w:t xml:space="preserve">Example 3 (A number that is not an eigenvalue has no eigenspace)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For</w:t>
        </w:r>
      </w:ins>
      <w:ins w:id="29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and</w:t>
        </w:r>
      </w:ins>
      <w:ins w:id="296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2</m:t>
        </m:r>
      </m:oMath>
      <w:ins w:id="297" w:author="PR Preview" w:date="2026-01-01T00:00:00Z">
        <w:r>
          <w:t xml:space="preserve">,</w:t>
        </w:r>
      </w:ins>
      <w:ins w:id="29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sends</w:t>
        </w:r>
      </w:ins>
      <w:ins w:id="30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to</w:t>
        </w:r>
      </w:ins>
      <w:ins w:id="30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305" w:author="PR Preview" w:date="2026-01-01T00:00:00Z">
        <w:r>
          <w:t xml:space="preserve">, which is</w:t>
        </w:r>
      </w:ins>
      <w:ins w:id="30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only for</w:t>
        </w:r>
      </w:ins>
      <w:ins w:id="30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310" w:author="PR Preview" w:date="2026-01-01T00:00:00Z">
        <w:r>
          <w:t xml:space="preserve">,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so</w:t>
        </w:r>
      </w:ins>
      <w:ins w:id="31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314" w:author="PR Preview" w:date="2026-01-01T00:00:00Z">
        <w:r>
          <w:t xml:space="preserve">.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And</w:t>
        </w:r>
      </w:ins>
      <w:ins w:id="317" w:author="PR Preview" w:date="2026-01-01T00:00:00Z">
        <w:r>
          <w:t xml:space="preserve"> </w:t>
        </w:r>
      </w:ins>
      <m:oMath>
        <m:r>
          <m:t>2</m:t>
        </m:r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is not an eigenvalue (</w:t>
        </w:r>
      </w:ins>
      <w:hyperlink r:id="rId13">
        <w:ins w:id="320" w:author="PR Preview" w:date="2026-01-01T00:00:00Z">
          <w:r>
            <w:rPr>
              <w:rStyle w:val="Hyperlink"/>
            </w:rPr>
            <w:t xml:space="preserve">Definition 16 in Special Matrices and Decompositions</w:t>
          </w:r>
        </w:ins>
      </w:hyperlink>
      <w:ins w:id="321" w:author="PR Preview" w:date="2026-01-01T00:00:00Z">
        <w:r>
          <w:t xml:space="preserve">):</w:t>
        </w:r>
      </w:ins>
      <w:ins w:id="32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reads</w:t>
        </w:r>
      </w:ins>
      <w:ins w:id="32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326" w:author="PR Preview" w:date="2026-01-01T00:00:00Z">
        <w:r>
          <w:t xml:space="preserve">,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so</w:t>
        </w:r>
      </w:ins>
      <w:ins w:id="329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and</w:t>
        </w:r>
      </w:ins>
      <w:ins w:id="332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333" w:author="PR Preview" w:date="2026-01-01T00:00:00Z">
        <w:r>
          <w:t xml:space="preserve">.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So</w:t>
        </w:r>
      </w:ins>
      <w:ins w:id="336" w:author="PR Preview" w:date="2026-01-01T00:00:00Z">
        <w:r>
          <w:t xml:space="preserve"> </w:t>
        </w:r>
      </w:ins>
      <w:hyperlink w:anchor="def-eigenspace">
        <w:ins w:id="33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does not apply to</w:t>
        </w:r>
      </w:ins>
      <w:ins w:id="340" w:author="PR Preview" w:date="2026-01-01T00:00:00Z">
        <w:r>
          <w:t xml:space="preserve"> </w:t>
        </w:r>
      </w:ins>
      <m:oMath>
        <m:r>
          <m:t>2</m:t>
        </m:r>
      </m:oMath>
      <w:ins w:id="341" w:author="PR Preview" w:date="2026-01-01T00:00:00Z">
        <w:r>
          <w:t xml:space="preserve">.</w:t>
        </w:r>
      </w:ins>
    </w:p>
    <w:bookmarkEnd w:id="30"/>
    <w:bookmarkStart w:id="31" w:name="thm-eigenvalue-singular"/>
    <w:p>
      <w:pPr>
        <w:pStyle w:val="BodyText"/>
      </w:pPr>
      <w:ins w:id="342" w:author="PR Preview" w:date="2026-01-01T00:00:00Z">
        <w:r>
          <w:rPr>
            <w:b/>
            <w:bCs/>
          </w:rPr>
          <w:t xml:space="preserve">Theorem 2 (Eigenvalues are where</w:t>
        </w:r>
      </w:ins>
      <w:ins w:id="343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ins w:id="344" w:author="PR Preview" w:date="2026-01-01T00:00:00Z">
        <w:r>
          <w:rPr>
            <w:b/>
            <w:bCs/>
          </w:rPr>
          <w:t xml:space="preserve"> </w:t>
        </w:r>
      </w:ins>
      <w:ins w:id="345" w:author="PR Preview" w:date="2026-01-01T00:00:00Z">
        <w:r>
          <w:rPr>
            <w:b/>
            <w:bCs/>
          </w:rPr>
          <w:t xml:space="preserve">is singular)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Let</w:t>
        </w:r>
      </w:ins>
      <w:ins w:id="34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be a</w:t>
        </w:r>
      </w:ins>
      <w:ins w:id="35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matrix and</w:t>
        </w:r>
      </w:ins>
      <w:ins w:id="354" w:author="PR Preview" w:date="2026-01-01T00:00:00Z">
        <w:r>
          <w:t xml:space="preserve"> </w:t>
        </w:r>
      </w:ins>
      <m:oMath>
        <m:r>
          <m:t>λ</m:t>
        </m:r>
      </m:oMath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a real number.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Then</w:t>
        </w:r>
      </w:ins>
      <w:ins w:id="359" w:author="PR Preview" w:date="2026-01-01T00:00:00Z">
        <w:r>
          <w:t xml:space="preserve"> </w:t>
        </w:r>
      </w:ins>
      <m:oMath>
        <m:r>
          <m:t>λ</m:t>
        </m:r>
      </m:oMath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is an eigenvalue of</w:t>
        </w:r>
      </w:ins>
      <w:ins w:id="36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(</w:t>
        </w:r>
      </w:ins>
      <w:hyperlink r:id="rId13">
        <w:ins w:id="365" w:author="PR Preview" w:date="2026-01-01T00:00:00Z">
          <w:r>
            <w:rPr>
              <w:rStyle w:val="Hyperlink"/>
            </w:rPr>
            <w:t xml:space="preserve">Definition 16 in Special Matrices and Decompositions</w:t>
          </w:r>
        </w:ins>
      </w:hyperlink>
      <w:ins w:id="366" w:author="PR Preview" w:date="2026-01-01T00:00:00Z">
        <w:r>
          <w:t xml:space="preserve">)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exactly when</w:t>
        </w:r>
      </w:ins>
      <w:ins w:id="36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is singular (</w:t>
        </w:r>
      </w:ins>
      <w:hyperlink r:id="rId15">
        <w:ins w:id="372" w:author="PR Preview" w:date="2026-01-01T00:00:00Z">
          <w:r>
            <w:rPr>
              <w:rStyle w:val="Hyperlink"/>
            </w:rPr>
            <w:t xml:space="preserve">Definition 6 in Special Matrices and Decompositions</w:t>
          </w:r>
        </w:ins>
      </w:hyperlink>
      <w:ins w:id="373" w:author="PR Preview" w:date="2026-01-01T00:00:00Z">
        <w:r>
          <w:t xml:space="preserve">).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In particular,</w:t>
        </w:r>
      </w:ins>
      <w:ins w:id="37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is singular exactly when</w:t>
        </w:r>
      </w:ins>
      <w:ins w:id="379" w:author="PR Preview" w:date="2026-01-01T00:00:00Z">
        <w:r>
          <w:t xml:space="preserve"> </w:t>
        </w:r>
      </w:ins>
      <m:oMath>
        <m:r>
          <m:t>0</m:t>
        </m:r>
      </m:oMath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is one of its eigenvalues;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and each eigenspace</w:t>
        </w:r>
      </w:ins>
      <w:ins w:id="38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(</w:t>
        </w:r>
      </w:ins>
      <w:hyperlink w:anchor="def-eigenspace">
        <w:ins w:id="38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388" w:author="PR Preview" w:date="2026-01-01T00:00:00Z">
        <w:r>
          <w:t xml:space="preserve">) is a subspace of</w:t>
        </w:r>
      </w:ins>
      <w:ins w:id="38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consisting of</w:t>
        </w:r>
      </w:ins>
      <w:ins w:id="39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and the eigenvectors for</w:t>
        </w:r>
      </w:ins>
      <w:ins w:id="395" w:author="PR Preview" w:date="2026-01-01T00:00:00Z">
        <w:r>
          <w:t xml:space="preserve"> </w:t>
        </w:r>
      </w:ins>
      <m:oMath>
        <m:r>
          <m:t>λ</m:t>
        </m:r>
      </m:oMath>
      <w:ins w:id="396" w:author="PR Preview" w:date="2026-01-01T00:00:00Z">
        <w:r>
          <w:t xml:space="preserve">.</w:t>
        </w:r>
      </w:ins>
    </w:p>
    <w:bookmarkEnd w:id="31"/>
    <w:p>
      <w:pPr>
        <w:pStyle w:val="BodyText"/>
      </w:pPr>
      <w:ins w:id="397" w:author="PR Preview" w:date="2026-01-01T00:00:00Z">
        <w:r>
          <w:rPr>
            <w:i/>
            <w:iCs/>
          </w:rPr>
          <w:t xml:space="preserve">Proof</w:t>
        </w:r>
      </w:ins>
      <w:ins w:id="398" w:author="PR Preview" w:date="2026-01-01T00:00:00Z">
        <w:r>
          <w:t xml:space="preserve">. </w:t>
        </w:r>
      </w:ins>
      <w:ins w:id="399" w:author="PR Preview" w:date="2026-01-01T00:00:00Z">
        <w:r>
          <w:t xml:space="preserve">For any</w:t>
        </w:r>
      </w:ins>
      <w:ins w:id="40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0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402" w:author="PR Preview" w:date="2026-01-01T00:00:00Z">
        <w:r>
          <w:t xml:space="preserve">so</w:t>
        </w:r>
      </w:ins>
      <w:ins w:id="40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exactly when</w:t>
        </w:r>
      </w:ins>
      <w:ins w:id="40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407" w:author="PR Preview" w:date="2026-01-01T00:00:00Z">
        <w:r>
          <w:t xml:space="preserve">;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the nonzero such</w:t>
        </w:r>
      </w:ins>
      <w:ins w:id="41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are the eigenvectors for</w:t>
        </w:r>
      </w:ins>
      <w:ins w:id="413" w:author="PR Preview" w:date="2026-01-01T00:00:00Z">
        <w:r>
          <w:t xml:space="preserve"> </w:t>
        </w:r>
      </w:ins>
      <m:oMath>
        <m:r>
          <m:t>λ</m:t>
        </m:r>
      </m:oMath>
      <w:ins w:id="414" w:author="PR Preview" w:date="2026-01-01T00:00:00Z">
        <w:r>
          <w:t xml:space="preserve">.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So</w:t>
        </w:r>
      </w:ins>
      <w:ins w:id="417" w:author="PR Preview" w:date="2026-01-01T00:00:00Z">
        <w:r>
          <w:t xml:space="preserve"> </w:t>
        </w:r>
      </w:ins>
      <m:oMath>
        <m:r>
          <m:t>λ</m:t>
        </m:r>
      </m:oMath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is an eigenvalue exactly when that null space contains a nonzero vector,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which by</w:t>
        </w:r>
      </w:ins>
      <w:ins w:id="422" w:author="PR Preview" w:date="2026-01-01T00:00:00Z">
        <w:r>
          <w:t xml:space="preserve"> </w:t>
        </w:r>
      </w:ins>
      <w:hyperlink w:anchor="thm-invertible-rank">
        <w:ins w:id="423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is exactly when</w:t>
        </w:r>
      </w:ins>
      <w:ins w:id="42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is singular.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With</w:t>
        </w:r>
      </w:ins>
      <w:ins w:id="431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0</m:t>
        </m:r>
      </m:oMath>
      <w:ins w:id="432" w:author="PR Preview" w:date="2026-01-01T00:00:00Z">
        <w:r>
          <w:t xml:space="preserve">,</w:t>
        </w:r>
      </w:ins>
      <w:ins w:id="43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ins w:id="434" w:author="PR Preview" w:date="2026-01-01T00:00:00Z">
        <w:r>
          <w:t xml:space="preserve">.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An eigenspace is a null space, so it is a subspace (</w:t>
        </w:r>
      </w:ins>
      <w:hyperlink r:id="rId26">
        <w:ins w:id="437" w:author="PR Preview" w:date="2026-01-01T00:00:00Z">
          <w:r>
            <w:rPr>
              <w:rStyle w:val="Hyperlink"/>
            </w:rPr>
            <w:t xml:space="preserve">Theorem 13 in Subspaces and Rank</w:t>
          </w:r>
        </w:ins>
      </w:hyperlink>
      <w:ins w:id="438" w:author="PR Preview" w:date="2026-01-01T00:00:00Z">
        <w:r>
          <w:t xml:space="preserve">).</w:t>
        </w:r>
      </w:ins>
    </w:p>
    <w:bookmarkStart w:id="32" w:name="exm-eigenvalue-singular"/>
    <w:p>
      <w:pPr>
        <w:pStyle w:val="BodyText"/>
      </w:pPr>
      <w:ins w:id="439" w:author="PR Preview" w:date="2026-01-01T00:00:00Z">
        <w:r>
          <w:rPr>
            <w:b/>
            <w:bCs/>
          </w:rPr>
          <w:t xml:space="preserve">Example 4 (Eigenvalues and singular matrices)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For</w:t>
        </w:r>
      </w:ins>
      <w:ins w:id="44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443" w:author="PR Preview" w:date="2026-01-01T00:00:00Z">
        <w:r>
          <w:t xml:space="preserve">,</w:t>
        </w:r>
      </w:ins>
      <w:ins w:id="44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is singular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(its columns are negatives of each other, so its rank is</w:t>
        </w:r>
      </w:ins>
      <w:ins w:id="449" w:author="PR Preview" w:date="2026-01-01T00:00:00Z">
        <w:r>
          <w:t xml:space="preserve"> </w:t>
        </w:r>
      </w:ins>
      <m:oMath>
        <m:r>
          <m:t>1</m:t>
        </m:r>
      </m:oMath>
      <w:ins w:id="450" w:author="PR Preview" w:date="2026-01-01T00:00:00Z">
        <w:r>
          <w:t xml:space="preserve">),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matching the eigenvalue</w:t>
        </w:r>
      </w:ins>
      <w:ins w:id="453" w:author="PR Preview" w:date="2026-01-01T00:00:00Z">
        <w:r>
          <w:t xml:space="preserve"> </w:t>
        </w:r>
      </w:ins>
      <m:oMath>
        <m:r>
          <m:t>3</m:t>
        </m:r>
      </m:oMath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of</w:t>
        </w:r>
      </w:ins>
      <w:ins w:id="456" w:author="PR Preview" w:date="2026-01-01T00:00:00Z">
        <w:r>
          <w:t xml:space="preserve"> </w:t>
        </w:r>
      </w:ins>
      <w:hyperlink r:id="rId28">
        <w:ins w:id="457" w:author="PR Preview" w:date="2026-01-01T00:00:00Z">
          <w:r>
            <w:rPr>
              <w:rStyle w:val="Hyperlink"/>
            </w:rPr>
            <w:t xml:space="preserve">Example 21 in Special Matrices and Decompositions</w:t>
          </w:r>
        </w:ins>
      </w:hyperlink>
      <w:ins w:id="458" w:author="PR Preview" w:date="2026-01-01T00:00:00Z">
        <w:r>
          <w:t xml:space="preserve">.</w:t>
        </w:r>
      </w:ins>
      <w:ins w:id="45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itself has rank</w:t>
        </w:r>
      </w:ins>
      <w:ins w:id="462" w:author="PR Preview" w:date="2026-01-01T00:00:00Z">
        <w:r>
          <w:t xml:space="preserve"> </w:t>
        </w:r>
      </w:ins>
      <m:oMath>
        <m:r>
          <m:t>2</m:t>
        </m:r>
      </m:oMath>
      <w:ins w:id="463" w:author="PR Preview" w:date="2026-01-01T00:00:00Z">
        <w:r>
          <w:t xml:space="preserve">, since</w:t>
        </w:r>
      </w:ins>
      <w:ins w:id="464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is</w:t>
        </w:r>
      </w:ins>
      <w:ins w:id="46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ins w:id="470" w:author="PR Preview" w:date="2026-01-01T00:00:00Z">
        <w:r>
          <w:t xml:space="preserve">(subtract twice the second entry from the first:</w:t>
        </w:r>
      </w:ins>
      <w:ins w:id="47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472" w:author="PR Preview" w:date="2026-01-01T00:00:00Z">
        <w:r>
          <w:t xml:space="preserve">, and then the second entry gives</w:t>
        </w:r>
      </w:ins>
      <w:ins w:id="47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474" w:author="PR Preview" w:date="2026-01-01T00:00:00Z">
        <w:r>
          <w:t xml:space="preserve">);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so it is invertible (</w:t>
        </w:r>
      </w:ins>
      <w:hyperlink w:anchor="thm-invertible-rank">
        <w:ins w:id="477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478" w:author="PR Preview" w:date="2026-01-01T00:00:00Z">
        <w:r>
          <w:t xml:space="preserve">),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and</w:t>
        </w:r>
      </w:ins>
      <w:ins w:id="481" w:author="PR Preview" w:date="2026-01-01T00:00:00Z">
        <w:r>
          <w:t xml:space="preserve"> </w:t>
        </w:r>
      </w:ins>
      <m:oMath>
        <m:r>
          <m:t>0</m:t>
        </m:r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is not an eigenvalue.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The singular matrix</w:t>
        </w:r>
      </w:ins>
      <w:ins w:id="486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has eigenvalue</w:t>
        </w:r>
      </w:ins>
      <w:ins w:id="489" w:author="PR Preview" w:date="2026-01-01T00:00:00Z">
        <w:r>
          <w:t xml:space="preserve"> </w:t>
        </w:r>
      </w:ins>
      <m:oMath>
        <m:r>
          <m:t>0</m:t>
        </m:r>
      </m:oMath>
      <w:ins w:id="490" w:author="PR Preview" w:date="2026-01-01T00:00:00Z">
        <w:r>
          <w:t xml:space="preserve">,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with eigenvector</w:t>
        </w:r>
      </w:ins>
      <w:ins w:id="49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494" w:author="PR Preview" w:date="2026-01-01T00:00:00Z">
        <w:r>
          <w:t xml:space="preserve">.</w:t>
        </w:r>
      </w:ins>
    </w:p>
    <w:bookmarkEnd w:id="32"/>
    <w:bookmarkStart w:id="34" w:name="thm-eigen-shift-power"/>
    <w:p>
      <w:pPr>
        <w:pStyle w:val="BodyText"/>
      </w:pPr>
      <w:ins w:id="495" w:author="PR Preview" w:date="2026-01-01T00:00:00Z">
        <w:r>
          <w:rPr>
            <w:b/>
            <w:bCs/>
          </w:rPr>
          <w:t xml:space="preserve">Theorem 3 (Eigenvalues of shifts and powers)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Let</w:t>
        </w:r>
      </w:ins>
      <w:ins w:id="49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be an eigenvector of a</w:t>
        </w:r>
      </w:ins>
      <w:ins w:id="50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matrix</w:t>
        </w:r>
      </w:ins>
      <w:ins w:id="50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for the eigenvalue</w:t>
        </w:r>
      </w:ins>
      <w:ins w:id="507" w:author="PR Preview" w:date="2026-01-01T00:00:00Z">
        <w:r>
          <w:t xml:space="preserve"> </w:t>
        </w:r>
      </w:ins>
      <m:oMath>
        <m:r>
          <m:t>λ</m:t>
        </m:r>
      </m:oMath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(</w:t>
        </w:r>
      </w:ins>
      <w:hyperlink r:id="rId13">
        <w:ins w:id="510" w:author="PR Preview" w:date="2026-01-01T00:00:00Z">
          <w:r>
            <w:rPr>
              <w:rStyle w:val="Hyperlink"/>
            </w:rPr>
            <w:t xml:space="preserve">Definition 16 in Special Matrices and Decompositions</w:t>
          </w:r>
        </w:ins>
      </w:hyperlink>
      <w:ins w:id="511" w:author="PR Preview" w:date="2026-01-01T00:00:00Z">
        <w:r>
          <w:t xml:space="preserve">). Then</w:t>
        </w:r>
      </w:ins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is an eigenvector of</w:t>
        </w:r>
      </w:ins>
      <w:ins w:id="51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for</w:t>
        </w:r>
      </w:ins>
      <w:ins w:id="517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+</m:t>
        </m:r>
        <m:r>
          <m:t>s</m:t>
        </m:r>
      </m:oMath>
      <w:ins w:id="518" w:author="PR Preview" w:date="2026-01-01T00:00:00Z">
        <w:r>
          <w:t xml:space="preserve">, for every number</w:t>
        </w:r>
      </w:ins>
      <w:ins w:id="519" w:author="PR Preview" w:date="2026-01-01T00:00:00Z">
        <w:r>
          <w:t xml:space="preserve"> </w:t>
        </w:r>
      </w:ins>
      <m:oMath>
        <m:r>
          <m:t>s</m:t>
        </m:r>
      </m:oMath>
      <w:ins w:id="520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is an eigenvector of</w:t>
        </w:r>
      </w:ins>
      <w:ins w:id="52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(</w:t>
        </w:r>
      </w:ins>
      <w:hyperlink r:id="rId33">
        <w:ins w:id="526" w:author="PR Preview" w:date="2026-01-01T00:00:00Z">
          <w:r>
            <w:rPr>
              <w:rStyle w:val="Hyperlink"/>
            </w:rPr>
            <w:t xml:space="preserve">Definition 2 in Special Matrices and Decompositions</w:t>
          </w:r>
        </w:ins>
      </w:hyperlink>
      <w:ins w:id="527" w:author="PR Preview" w:date="2026-01-01T00:00:00Z">
        <w:r>
          <w:t xml:space="preserve">) for</w:t>
        </w:r>
      </w:ins>
      <w:ins w:id="528" w:author="PR Preview" w:date="2026-01-01T00:00:00Z">
        <w:r>
          <w:t xml:space="preserve"> </w:t>
        </w:r>
      </w:ins>
      <m:oMath>
        <m:sSup>
          <m:e>
            <m:r>
              <m:t>λ</m:t>
            </m:r>
          </m:e>
          <m:sup>
            <m:r>
              <m:t>k</m:t>
            </m:r>
          </m:sup>
        </m:sSup>
      </m:oMath>
      <w:ins w:id="529" w:author="PR Preview" w:date="2026-01-01T00:00:00Z">
        <w:r>
          <w:t xml:space="preserve">,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for every positive integer</w:t>
        </w:r>
      </w:ins>
      <w:ins w:id="532" w:author="PR Preview" w:date="2026-01-01T00:00:00Z">
        <w:r>
          <w:t xml:space="preserve"> </w:t>
        </w:r>
      </w:ins>
      <m:oMath>
        <m:r>
          <m:t>k</m:t>
        </m:r>
      </m:oMath>
      <w:ins w:id="533" w:author="PR Preview" w:date="2026-01-01T00:00:00Z">
        <w:r>
          <w:t xml:space="preserve">.</w:t>
        </w:r>
      </w:ins>
    </w:p>
    <w:bookmarkEnd w:id="34"/>
    <w:p>
      <w:pPr>
        <w:pStyle w:val="FirstParagraph"/>
      </w:pPr>
      <w:ins w:id="534" w:author="PR Preview" w:date="2026-01-01T00:00:00Z">
        <w:r>
          <w:rPr>
            <w:i/>
            <w:iCs/>
          </w:rPr>
          <w:t xml:space="preserve">Proof</w:t>
        </w:r>
      </w:ins>
      <w:ins w:id="535" w:author="PR Preview" w:date="2026-01-01T00:00:00Z">
        <w:r>
          <w:t xml:space="preserve">. </w:t>
        </w:r>
      </w:ins>
      <w:ins w:id="536" w:author="PR Preview" w:date="2026-01-01T00:00:00Z">
        <w:r>
          <w:rPr>
            <w:b/>
            <w:bCs/>
          </w:rPr>
          <w:t xml:space="preserve">Part 1.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ins w:id="537" w:author="PR Preview" w:date="2026-01-01T00:00:00Z">
        <w:r>
          <w:rPr>
            <w:b/>
            <w:bCs/>
          </w:rPr>
          <w:t xml:space="preserve">Part 2, by</w:t>
        </w:r>
      </w:ins>
      <w:ins w:id="538" w:author="PR Preview" w:date="2026-01-01T00:00:00Z">
        <w:r>
          <w:rPr>
            <w:b/>
            <w:bCs/>
          </w:rPr>
          <w:t xml:space="preserve"> </w:t>
        </w:r>
      </w:ins>
      <w:hyperlink r:id="rId35">
        <w:ins w:id="539" w:author="PR Preview" w:date="2026-01-01T00:00:00Z">
          <w:r>
            <w:rPr>
              <w:rStyle w:val="Hyperlink"/>
              <w:b/>
              <w:bCs/>
            </w:rPr>
            <w:t xml:space="preserve">induction</w:t>
          </w:r>
        </w:ins>
      </w:hyperlink>
      <w:ins w:id="540" w:author="PR Preview" w:date="2026-01-01T00:00:00Z">
        <w:r>
          <w:rPr>
            <w:b/>
            <w:bCs/>
          </w:rPr>
          <w:t xml:space="preserve"> </w:t>
        </w:r>
      </w:ins>
      <w:ins w:id="541" w:author="PR Preview" w:date="2026-01-01T00:00:00Z">
        <w:r>
          <w:rPr>
            <w:b/>
            <w:bCs/>
          </w:rPr>
          <w:t xml:space="preserve">on</w:t>
        </w:r>
      </w:ins>
      <w:ins w:id="542" w:author="PR Preview" w:date="2026-01-01T00:00:00Z">
        <w:r>
          <w:rPr>
            <w:b/>
            <w:bCs/>
          </w:rPr>
          <w:t xml:space="preserve"> </w:t>
        </w:r>
      </w:ins>
      <m:oMath>
        <m:r>
          <m:t>k</m:t>
        </m:r>
      </m:oMath>
      <w:ins w:id="543" w:author="PR Preview" w:date="2026-01-01T00:00:00Z">
        <w:r>
          <w:rPr>
            <w:b/>
            <w:bCs/>
          </w:rPr>
          <w:t xml:space="preserve">.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For</w:t>
        </w:r>
      </w:ins>
      <w:ins w:id="54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</m:oMath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it is the assumption.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If</w:t>
        </w:r>
      </w:ins>
      <w:ins w:id="55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ins w:id="552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ins w:id="553" w:author="PR Preview" w:date="2026-01-01T00:00:00Z">
        <w:r>
          <w:t xml:space="preserve">In both parts</w:t>
        </w:r>
      </w:ins>
      <w:ins w:id="55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555" w:author="PR Preview" w:date="2026-01-01T00:00:00Z">
        <w:r>
          <w:t xml:space="preserve">, so</w:t>
        </w:r>
      </w:ins>
      <w:ins w:id="55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is an eigenvector.</w:t>
        </w:r>
      </w:ins>
    </w:p>
    <w:bookmarkStart w:id="36" w:name="exm-eigen-shift-power"/>
    <w:p>
      <w:pPr>
        <w:pStyle w:val="BodyText"/>
      </w:pPr>
      <w:ins w:id="559" w:author="PR Preview" w:date="2026-01-01T00:00:00Z">
        <w:r>
          <w:rPr>
            <w:b/>
            <w:bCs/>
          </w:rPr>
          <w:t xml:space="preserve">Example 5 (Shifting and squaring)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For</w:t>
        </w:r>
      </w:ins>
      <w:ins w:id="56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with eigenvector</w:t>
        </w:r>
      </w:ins>
      <w:ins w:id="5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for</w:t>
        </w:r>
      </w:ins>
      <w:ins w:id="568" w:author="PR Preview" w:date="2026-01-01T00:00:00Z">
        <w:r>
          <w:t xml:space="preserve"> </w:t>
        </w:r>
      </w:ins>
      <m:oMath>
        <m:r>
          <m:t>3</m:t>
        </m:r>
      </m:oMath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(</w:t>
        </w:r>
      </w:ins>
      <w:hyperlink r:id="rId28">
        <w:ins w:id="571" w:author="PR Preview" w:date="2026-01-01T00:00:00Z">
          <w:r>
            <w:rPr>
              <w:rStyle w:val="Hyperlink"/>
            </w:rPr>
            <w:t xml:space="preserve">Example 21 in Special Matrices and Decompositions</w:t>
          </w:r>
        </w:ins>
      </w:hyperlink>
      <w:ins w:id="572" w:author="PR Preview" w:date="2026-01-01T00:00:00Z">
        <w:r>
          <w:t xml:space="preserve">):</w:t>
        </w:r>
      </w:ins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sends</w:t>
        </w:r>
      </w:ins>
      <w:ins w:id="57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to</w:t>
        </w:r>
      </w:ins>
      <w:ins w:id="57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79" w:author="PR Preview" w:date="2026-01-01T00:00:00Z">
        <w:r>
          <w:t xml:space="preserve">;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ins w:id="580" w:author="PR Preview" w:date="2026-01-01T00:00:00Z">
        <w:r>
          <w:t xml:space="preserve">sends</w:t>
        </w:r>
      </w:ins>
      <w:ins w:id="5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to</w:t>
        </w:r>
      </w:ins>
      <w:ins w:id="5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85" w:author="PR Preview" w:date="2026-01-01T00:00:00Z">
        <w:r>
          <w:t xml:space="preserve">.</w:t>
        </w:r>
      </w:ins>
    </w:p>
    <w:bookmarkEnd w:id="36"/>
    <w:bookmarkStart w:id="38" w:name="thm-eigen-triangular"/>
    <w:p>
      <w:pPr>
        <w:pStyle w:val="FirstParagraph"/>
      </w:pPr>
      <w:ins w:id="586" w:author="PR Preview" w:date="2026-01-01T00:00:00Z">
        <w:r>
          <w:rPr>
            <w:b/>
            <w:bCs/>
          </w:rPr>
          <w:t xml:space="preserve">Theorem 4 (The eigenvalues of an upper triangular matrix are its diagonal entries)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The eigenvalues (</w:t>
        </w:r>
      </w:ins>
      <w:hyperlink r:id="rId13">
        <w:ins w:id="589" w:author="PR Preview" w:date="2026-01-01T00:00:00Z">
          <w:r>
            <w:rPr>
              <w:rStyle w:val="Hyperlink"/>
            </w:rPr>
            <w:t xml:space="preserve">Definition 16 in Special Matrices and Decompositions</w:t>
          </w:r>
        </w:ins>
      </w:hyperlink>
      <w:ins w:id="590" w:author="PR Preview" w:date="2026-01-01T00:00:00Z">
        <w:r>
          <w:t xml:space="preserve">) of an upper triangular</w:t>
        </w:r>
      </w:ins>
      <w:ins w:id="59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matrix</w:t>
        </w:r>
      </w:ins>
      <w:ins w:id="594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(</w:t>
        </w:r>
      </w:ins>
      <w:hyperlink r:id="rId37">
        <w:ins w:id="597" w:author="PR Preview" w:date="2026-01-01T00:00:00Z">
          <w:r>
            <w:rPr>
              <w:rStyle w:val="Hyperlink"/>
            </w:rPr>
            <w:t xml:space="preserve">Definition 7 in Projections and Linear Systems</w:t>
          </w:r>
        </w:ins>
      </w:hyperlink>
      <w:ins w:id="598" w:author="PR Preview" w:date="2026-01-01T00:00:00Z">
        <w:r>
          <w:t xml:space="preserve">) are exactly its diagonal entries</w:t>
        </w:r>
      </w:ins>
      <w:ins w:id="599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ins w:id="600" w:author="PR Preview" w:date="2026-01-01T00:00:00Z">
        <w:r>
          <w:t xml:space="preserve">.</w:t>
        </w:r>
      </w:ins>
    </w:p>
    <w:bookmarkEnd w:id="38"/>
    <w:p>
      <w:pPr>
        <w:pStyle w:val="BodyText"/>
      </w:pPr>
      <w:ins w:id="601" w:author="PR Preview" w:date="2026-01-01T00:00:00Z">
        <w:r>
          <w:rPr>
            <w:i/>
            <w:iCs/>
          </w:rPr>
          <w:t xml:space="preserve">Proof</w:t>
        </w:r>
      </w:ins>
      <w:ins w:id="602" w:author="PR Preview" w:date="2026-01-01T00:00:00Z">
        <w:r>
          <w:t xml:space="preserve">. </w:t>
        </w:r>
      </w:ins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is upper triangular,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with diagonal entries</w:t>
        </w:r>
      </w:ins>
      <w:ins w:id="607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(</w:t>
        </w:r>
      </w:ins>
      <w:hyperlink r:id="rId39">
        <w:ins w:id="610" w:author="PR Preview" w:date="2026-01-01T00:00:00Z">
          <w:r>
            <w:rPr>
              <w:rStyle w:val="Hyperlink"/>
            </w:rPr>
            <w:t xml:space="preserve">Definition 10 in Matrices</w:t>
          </w:r>
        </w:ins>
      </w:hyperlink>
      <w:ins w:id="611" w:author="PR Preview" w:date="2026-01-01T00:00:00Z">
        <w:r>
          <w:t xml:space="preserve">,</w:t>
        </w:r>
      </w:ins>
      <w:ins w:id="612" w:author="PR Preview" w:date="2026-01-01T00:00:00Z">
        <w:r>
          <w:t xml:space="preserve"> </w:t>
        </w:r>
      </w:ins>
      <w:hyperlink r:id="rId40">
        <w:ins w:id="613" w:author="PR Preview" w:date="2026-01-01T00:00:00Z">
          <w:r>
            <w:rPr>
              <w:rStyle w:val="Hyperlink"/>
            </w:rPr>
            <w:t xml:space="preserve">Definition 5 in Matrices</w:t>
          </w:r>
        </w:ins>
      </w:hyperlink>
      <w:ins w:id="614" w:author="PR Preview" w:date="2026-01-01T00:00:00Z">
        <w:r>
          <w:t xml:space="preserve">).</w:t>
        </w:r>
      </w:ins>
    </w:p>
    <w:p>
      <w:pPr>
        <w:pStyle w:val="BodyText"/>
      </w:pPr>
      <w:ins w:id="615" w:author="PR Preview" w:date="2026-01-01T00:00:00Z">
        <w:r>
          <w:rPr>
            <w:b/>
            <w:bCs/>
          </w:rPr>
          <w:t xml:space="preserve">If</w:t>
        </w:r>
      </w:ins>
      <w:ins w:id="616" w:author="PR Preview" w:date="2026-01-01T00:00:00Z">
        <w:r>
          <w:rPr>
            <w:b/>
            <w:bCs/>
          </w:rPr>
          <w:t xml:space="preserve"> </w:t>
        </w:r>
      </w:ins>
      <m:oMath>
        <m:r>
          <m:t>λ</m:t>
        </m:r>
      </m:oMath>
      <w:ins w:id="617" w:author="PR Preview" w:date="2026-01-01T00:00:00Z">
        <w:r>
          <w:rPr>
            <w:b/>
            <w:bCs/>
          </w:rPr>
          <w:t xml:space="preserve"> </w:t>
        </w:r>
      </w:ins>
      <w:ins w:id="618" w:author="PR Preview" w:date="2026-01-01T00:00:00Z">
        <w:r>
          <w:rPr>
            <w:b/>
            <w:bCs/>
          </w:rPr>
          <w:t xml:space="preserve">is not a diagonal entry,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every</w:t>
        </w:r>
      </w:ins>
      <w:ins w:id="621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ins w:id="622" w:author="PR Preview" w:date="2026-01-01T00:00:00Z">
        <w:r>
          <w:t xml:space="preserve">, so</w:t>
        </w:r>
      </w:ins>
      <w:ins w:id="62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has exactly one solution,</w:t>
        </w:r>
      </w:ins>
      <w:ins w:id="62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(</w:t>
        </w:r>
      </w:ins>
      <w:hyperlink r:id="rId41">
        <w:ins w:id="629" w:author="PR Preview" w:date="2026-01-01T00:00:00Z">
          <w:r>
            <w:rPr>
              <w:rStyle w:val="Hyperlink"/>
            </w:rPr>
            <w:t xml:space="preserve">Theorem 16 in Projections and Linear Systems</w:t>
          </w:r>
        </w:ins>
      </w:hyperlink>
      <w:ins w:id="630" w:author="PR Preview" w:date="2026-01-01T00:00:00Z">
        <w:r>
          <w:t xml:space="preserve">),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and</w:t>
        </w:r>
      </w:ins>
      <w:ins w:id="633" w:author="PR Preview" w:date="2026-01-01T00:00:00Z">
        <w:r>
          <w:t xml:space="preserve"> </w:t>
        </w:r>
      </w:ins>
      <m:oMath>
        <m:r>
          <m:t>λ</m:t>
        </m:r>
      </m:oMath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is not an eigenvalue (</w:t>
        </w:r>
      </w:ins>
      <w:hyperlink w:anchor="thm-eigenvalue-singular">
        <w:ins w:id="636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637" w:author="PR Preview" w:date="2026-01-01T00:00:00Z">
        <w:r>
          <w:t xml:space="preserve">).</w:t>
        </w:r>
      </w:ins>
    </w:p>
    <w:p>
      <w:pPr>
        <w:pStyle w:val="BodyText"/>
      </w:pPr>
      <w:ins w:id="638" w:author="PR Preview" w:date="2026-01-01T00:00:00Z">
        <w:r>
          <w:rPr>
            <w:b/>
            <w:bCs/>
          </w:rPr>
          <w:t xml:space="preserve">If</w:t>
        </w:r>
      </w:ins>
      <w:ins w:id="639" w:author="PR Preview" w:date="2026-01-01T00:00:00Z">
        <w:r>
          <w:rPr>
            <w:b/>
            <w:bCs/>
          </w:rPr>
          <w:t xml:space="preserve"> </w:t>
        </w:r>
      </w:ins>
      <m:oMath>
        <m:r>
          <m:t>λ</m:t>
        </m:r>
      </m:oMath>
      <w:ins w:id="640" w:author="PR Preview" w:date="2026-01-01T00:00:00Z">
        <w:r>
          <w:rPr>
            <w:b/>
            <w:bCs/>
          </w:rPr>
          <w:t xml:space="preserve"> </w:t>
        </w:r>
      </w:ins>
      <w:ins w:id="641" w:author="PR Preview" w:date="2026-01-01T00:00:00Z">
        <w:r>
          <w:rPr>
            <w:b/>
            <w:bCs/>
          </w:rPr>
          <w:t xml:space="preserve">is a diagonal entry,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let</w:t>
        </w:r>
      </w:ins>
      <w:ins w:id="644" w:author="PR Preview" w:date="2026-01-01T00:00:00Z">
        <w:r>
          <w:t xml:space="preserve"> </w:t>
        </w:r>
      </w:ins>
      <m:oMath>
        <m:r>
          <m:t>k</m:t>
        </m:r>
      </m:oMath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be the smallest index with</w:t>
        </w:r>
      </w:ins>
      <w:ins w:id="647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ins w:id="648" w:author="PR Preview" w:date="2026-01-01T00:00:00Z">
        <w:r>
          <w:t xml:space="preserve">,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and write</w:t>
        </w:r>
      </w:ins>
      <w:ins w:id="651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652" w:author="PR Preview" w:date="2026-01-01T00:00:00Z">
        <w:r>
          <w:t xml:space="preserve">, so</w:t>
        </w:r>
      </w:ins>
      <w:ins w:id="653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and</w:t>
        </w:r>
      </w:ins>
      <w:ins w:id="656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for</w:t>
        </w:r>
      </w:ins>
      <w:ins w:id="65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&lt;</m:t>
        </m:r>
        <m:r>
          <m:t>k</m:t>
        </m:r>
      </m:oMath>
      <w:ins w:id="660" w:author="PR Preview" w:date="2026-01-01T00:00:00Z">
        <w:r>
          <w:t xml:space="preserve">.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Look for</w:t>
        </w:r>
      </w:ins>
      <w:ins w:id="66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with</w:t>
        </w:r>
      </w:ins>
      <w:ins w:id="666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and</w:t>
        </w:r>
      </w:ins>
      <w:ins w:id="669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for</w:t>
        </w:r>
      </w:ins>
      <w:ins w:id="672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&gt;</m:t>
        </m:r>
        <m:r>
          <m:t>k</m:t>
        </m:r>
      </m:oMath>
      <w:ins w:id="673" w:author="PR Preview" w:date="2026-01-01T00:00:00Z">
        <w:r>
          <w:t xml:space="preserve">.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Entry</w:t>
        </w:r>
      </w:ins>
      <w:ins w:id="676" w:author="PR Preview" w:date="2026-01-01T00:00:00Z">
        <w:r>
          <w:t xml:space="preserve"> </w:t>
        </w:r>
      </w:ins>
      <m:oMath>
        <m:r>
          <m:t>i</m:t>
        </m:r>
      </m:oMath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of</w:t>
        </w:r>
      </w:ins>
      <w:ins w:id="679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682" w:author="PR Preview" w:date="2026-01-01T00:00:00Z">
        <w:r>
          <w:t xml:space="preserve">where the last sum is empty, and so</w:t>
        </w:r>
      </w:ins>
      <w:ins w:id="683" w:author="PR Preview" w:date="2026-01-01T00:00:00Z">
        <w:r>
          <w:t xml:space="preserve"> </w:t>
        </w:r>
      </w:ins>
      <m:oMath>
        <m:r>
          <m:t>0</m:t>
        </m:r>
      </m:oMath>
      <w:ins w:id="684" w:author="PR Preview" w:date="2026-01-01T00:00:00Z">
        <w:r>
          <w:t xml:space="preserve">, when</w:t>
        </w:r>
      </w:ins>
      <w:ins w:id="68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&gt;</m:t>
        </m:r>
        <m:r>
          <m:t>k</m:t>
        </m:r>
      </m:oMath>
      <w:ins w:id="686" w:author="PR Preview" w:date="2026-01-01T00:00:00Z">
        <w:r>
          <w:t xml:space="preserve">. So:</w:t>
        </w:r>
      </w:ins>
    </w:p>
    <w:p>
      <w:pPr>
        <w:pStyle w:val="Compact"/>
        <w:numPr>
          <w:ilvl w:val="0"/>
          <w:numId w:val="1006"/>
        </w:numPr>
      </w:pPr>
      <w:ins w:id="687" w:author="PR Preview" w:date="2026-01-01T00:00:00Z">
        <w:r>
          <w:t xml:space="preserve">for</w:t>
        </w:r>
      </w:ins>
      <w:ins w:id="68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&gt;</m:t>
        </m:r>
        <m:r>
          <m:t>k</m:t>
        </m:r>
      </m:oMath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entry</w:t>
        </w:r>
      </w:ins>
      <w:ins w:id="691" w:author="PR Preview" w:date="2026-01-01T00:00:00Z">
        <w:r>
          <w:t xml:space="preserve"> </w:t>
        </w:r>
      </w:ins>
      <m:oMath>
        <m:r>
          <m:t>i</m:t>
        </m:r>
      </m:oMath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is</w:t>
        </w:r>
      </w:ins>
      <w:ins w:id="694" w:author="PR Preview" w:date="2026-01-01T00:00:00Z">
        <w:r>
          <w:t xml:space="preserve"> </w:t>
        </w:r>
      </w:ins>
      <m:oMath>
        <m:r>
          <m:t>0</m:t>
        </m:r>
      </m:oMath>
      <w:ins w:id="695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6"/>
        </w:numPr>
      </w:pPr>
      <w:ins w:id="696" w:author="PR Preview" w:date="2026-01-01T00:00:00Z">
        <w:r>
          <w:t xml:space="preserve">for</w:t>
        </w:r>
      </w:ins>
      <w:ins w:id="69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k</m:t>
        </m:r>
      </m:oMath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it is</w:t>
        </w:r>
      </w:ins>
      <w:ins w:id="700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701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6"/>
        </w:numPr>
      </w:pPr>
      <w:ins w:id="702" w:author="PR Preview" w:date="2026-01-01T00:00:00Z">
        <w:r>
          <w:t xml:space="preserve">for</w:t>
        </w:r>
      </w:ins>
      <w:ins w:id="70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&lt;</m:t>
        </m:r>
        <m:r>
          <m:t>k</m:t>
        </m:r>
      </m:oMath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it is</w:t>
        </w:r>
      </w:ins>
      <w:ins w:id="706" w:author="PR Preview" w:date="2026-01-01T00:00:00Z">
        <w:r>
          <w:t xml:space="preserve"> </w:t>
        </w:r>
      </w:ins>
      <m:oMath>
        <m:r>
          <m:t>0</m:t>
        </m:r>
      </m:oMath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exactly when</w:t>
        </w:r>
      </w:ins>
      <w:ins w:id="709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ins w:id="710" w:author="PR Preview" w:date="2026-01-01T00:00:00Z">
        <w:r>
          <w:t xml:space="preserve">,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and these equations fix</w:t>
        </w:r>
      </w:ins>
      <w:ins w:id="713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in turn, as in</w:t>
        </w:r>
      </w:ins>
      <w:ins w:id="716" w:author="PR Preview" w:date="2026-01-01T00:00:00Z">
        <w:r>
          <w:t xml:space="preserve"> </w:t>
        </w:r>
      </w:ins>
      <w:hyperlink r:id="rId41">
        <w:ins w:id="717" w:author="PR Preview" w:date="2026-01-01T00:00:00Z">
          <w:r>
            <w:rPr>
              <w:rStyle w:val="Hyperlink"/>
            </w:rPr>
            <w:t xml:space="preserve">Theorem 16 in Projections and Linear Systems</w:t>
          </w:r>
        </w:ins>
      </w:hyperlink>
      <w:ins w:id="718" w:author="PR Preview" w:date="2026-01-01T00:00:00Z">
        <w:r>
          <w:t xml:space="preserve">.</w:t>
        </w:r>
      </w:ins>
    </w:p>
    <w:p>
      <w:pPr>
        <w:pStyle w:val="FirstParagraph"/>
      </w:pPr>
      <w:ins w:id="719" w:author="PR Preview" w:date="2026-01-01T00:00:00Z">
        <w:r>
          <w:t xml:space="preserve">So</w:t>
        </w:r>
      </w:ins>
      <w:ins w:id="720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with</w:t>
        </w:r>
      </w:ins>
      <w:ins w:id="723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ins w:id="724" w:author="PR Preview" w:date="2026-01-01T00:00:00Z">
        <w:r>
          <w:t xml:space="preserve">, hence</w:t>
        </w:r>
      </w:ins>
      <w:ins w:id="72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726" w:author="PR Preview" w:date="2026-01-01T00:00:00Z">
        <w:r>
          <w:t xml:space="preserve">,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and</w:t>
        </w:r>
      </w:ins>
      <w:ins w:id="729" w:author="PR Preview" w:date="2026-01-01T00:00:00Z">
        <w:r>
          <w:t xml:space="preserve"> </w:t>
        </w:r>
      </w:ins>
      <m:oMath>
        <m:r>
          <m:t>λ</m:t>
        </m:r>
      </m:oMath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is an eigenvalue.</w:t>
        </w:r>
      </w:ins>
    </w:p>
    <w:bookmarkStart w:id="43" w:name="exm-eigen-triangular"/>
    <w:p>
      <w:pPr>
        <w:pStyle w:val="BodyText"/>
      </w:pPr>
      <w:ins w:id="732" w:author="PR Preview" w:date="2026-01-01T00:00:00Z">
        <w:r>
          <w:rPr>
            <w:b/>
            <w:bCs/>
          </w:rPr>
          <w:t xml:space="preserve">Example 6 (Eigenvalues read off the diagonal)</w:t>
        </w:r>
      </w:ins>
      <w:ins w:id="733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of</w:t>
        </w:r>
      </w:ins>
      <w:ins w:id="736" w:author="PR Preview" w:date="2026-01-01T00:00:00Z">
        <w:r>
          <w:t xml:space="preserve"> </w:t>
        </w:r>
      </w:ins>
      <w:hyperlink r:id="rId42">
        <w:ins w:id="737" w:author="PR Preview" w:date="2026-01-01T00:00:00Z">
          <w:r>
            <w:rPr>
              <w:rStyle w:val="Hyperlink"/>
            </w:rPr>
            <w:t xml:space="preserve">Example 23 in Projections and Linear Systems</w:t>
          </w:r>
        </w:ins>
      </w:hyperlink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has eigenvalues</w:t>
        </w:r>
      </w:ins>
      <w:ins w:id="740" w:author="PR Preview" w:date="2026-01-01T00:00:00Z">
        <w:r>
          <w:t xml:space="preserve"> </w:t>
        </w:r>
      </w:ins>
      <m:oMath>
        <m:r>
          <m:t>2</m:t>
        </m:r>
      </m:oMath>
      <w:ins w:id="741" w:author="PR Preview" w:date="2026-01-01T00:00:00Z">
        <w:r>
          <w:t xml:space="preserve">,</w:t>
        </w:r>
      </w:ins>
      <w:ins w:id="742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and</w:t>
        </w:r>
      </w:ins>
      <w:ins w:id="74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746" w:author="PR Preview" w:date="2026-01-01T00:00:00Z">
        <w:r>
          <w:t xml:space="preserve">.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For</w:t>
        </w:r>
      </w:ins>
      <w:ins w:id="749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(so</w:t>
        </w:r>
      </w:ins>
      <w:ins w:id="75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  <w:ins w:id="753" w:author="PR Preview" w:date="2026-01-01T00:00:00Z">
        <w:r>
          <w:t xml:space="preserve">), take</w:t>
        </w:r>
      </w:ins>
      <w:ins w:id="754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ins w:id="755" w:author="PR Preview" w:date="2026-01-01T00:00:00Z">
        <w:r>
          <w:t xml:space="preserve">,</w:t>
        </w:r>
      </w:ins>
      <w:ins w:id="756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ins w:id="757" w:author="PR Preview" w:date="2026-01-01T00:00:00Z">
        <w:r>
          <w:t xml:space="preserve">;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row 1 of</w:t>
        </w:r>
      </w:ins>
      <w:ins w:id="76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is</w:t>
        </w:r>
      </w:ins>
      <w:ins w:id="763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764" w:author="PR Preview" w:date="2026-01-01T00:00:00Z">
        <w:r>
          <w:t xml:space="preserve">, so</w:t>
        </w:r>
      </w:ins>
      <w:ins w:id="765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ins w:id="766" w:author="PR Preview" w:date="2026-01-01T00:00:00Z">
        <w:r>
          <w:t xml:space="preserve">.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Check: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769" w:author="PR Preview" w:date="2026-01-01T00:00:00Z">
        <w:r>
          <w:t xml:space="preserve">The matrix</w:t>
        </w:r>
      </w:ins>
      <w:ins w:id="770" w:author="PR Preview" w:date="2026-01-01T00:00:00Z">
        <w:r>
          <w:t xml:space="preserve"> </w:t>
        </w:r>
      </w:ins>
      <m:oMath>
        <m:r>
          <m:rPr>
            <m:sty m:val="bi"/>
          </m:rPr>
          <m:t>J</m:t>
        </m:r>
      </m:oMath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of</w:t>
        </w:r>
      </w:ins>
      <w:ins w:id="773" w:author="PR Preview" w:date="2026-01-01T00:00:00Z">
        <w:r>
          <w:t xml:space="preserve"> </w:t>
        </w:r>
      </w:ins>
      <w:hyperlink w:anchor="exm-eigenspace">
        <w:ins w:id="774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is upper triangular with both diagonal entries</w:t>
        </w:r>
      </w:ins>
      <w:ins w:id="777" w:author="PR Preview" w:date="2026-01-01T00:00:00Z">
        <w:r>
          <w:t xml:space="preserve"> </w:t>
        </w:r>
      </w:ins>
      <m:oMath>
        <m:r>
          <m:t>0</m:t>
        </m:r>
      </m:oMath>
      <w:ins w:id="778" w:author="PR Preview" w:date="2026-01-01T00:00:00Z">
        <w:r>
          <w:t xml:space="preserve">,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and</w:t>
        </w:r>
      </w:ins>
      <w:ins w:id="781" w:author="PR Preview" w:date="2026-01-01T00:00:00Z">
        <w:r>
          <w:t xml:space="preserve"> </w:t>
        </w:r>
      </w:ins>
      <m:oMath>
        <m:r>
          <m:t>0</m:t>
        </m:r>
      </m:oMath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is its only eigenvalue.</w:t>
        </w:r>
      </w:ins>
    </w:p>
    <w:bookmarkEnd w:id="43"/>
    <w:bookmarkStart w:id="46" w:name="thm-eigen-idempotent-orthogonal"/>
    <w:p>
      <w:pPr>
        <w:pStyle w:val="BodyText"/>
      </w:pPr>
      <w:ins w:id="784" w:author="PR Preview" w:date="2026-01-01T00:00:00Z">
        <w:r>
          <w:rPr>
            <w:b/>
            <w:bCs/>
          </w:rPr>
          <w:t xml:space="preserve">Theorem 5 (Eigenvalues of idempotent and orthogonal matrices)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7"/>
        </w:numPr>
      </w:pPr>
      <w:ins w:id="787" w:author="PR Preview" w:date="2026-01-01T00:00:00Z">
        <w:r>
          <w:t xml:space="preserve">Every eigenvalue of an idempotent matrix (</w:t>
        </w:r>
      </w:ins>
      <w:hyperlink r:id="rId44">
        <w:ins w:id="788" w:author="PR Preview" w:date="2026-01-01T00:00:00Z">
          <w:r>
            <w:rPr>
              <w:rStyle w:val="Hyperlink"/>
            </w:rPr>
            <w:t xml:space="preserve">Definition 7 in Special Matrices and Decompositions</w:t>
          </w:r>
        </w:ins>
      </w:hyperlink>
      <w:ins w:id="789" w:author="PR Preview" w:date="2026-01-01T00:00:00Z">
        <w:r>
          <w:t xml:space="preserve">) is</w:t>
        </w:r>
      </w:ins>
      <w:ins w:id="790" w:author="PR Preview" w:date="2026-01-01T00:00:00Z">
        <w:r>
          <w:t xml:space="preserve"> </w:t>
        </w:r>
      </w:ins>
      <m:oMath>
        <m:r>
          <m:t>0</m:t>
        </m:r>
      </m:oMath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or</w:t>
        </w:r>
      </w:ins>
      <w:ins w:id="793" w:author="PR Preview" w:date="2026-01-01T00:00:00Z">
        <w:r>
          <w:t xml:space="preserve"> </w:t>
        </w:r>
      </w:ins>
      <m:oMath>
        <m:r>
          <m:t>1</m:t>
        </m:r>
      </m:oMath>
      <w:ins w:id="79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795" w:author="PR Preview" w:date="2026-01-01T00:00:00Z">
        <w:r>
          <w:t xml:space="preserve">Every eigenvalue of an orthogonal matrix (</w:t>
        </w:r>
      </w:ins>
      <w:hyperlink r:id="rId45">
        <w:ins w:id="796" w:author="PR Preview" w:date="2026-01-01T00:00:00Z">
          <w:r>
            <w:rPr>
              <w:rStyle w:val="Hyperlink"/>
            </w:rPr>
            <w:t xml:space="preserve">Definition 10 in Special Matrices and Decompositions</w:t>
          </w:r>
        </w:ins>
      </w:hyperlink>
      <w:ins w:id="797" w:author="PR Preview" w:date="2026-01-01T00:00:00Z">
        <w:r>
          <w:t xml:space="preserve">) is</w:t>
        </w:r>
      </w:ins>
      <w:ins w:id="798" w:author="PR Preview" w:date="2026-01-01T00:00:00Z">
        <w:r>
          <w:t xml:space="preserve"> </w:t>
        </w:r>
      </w:ins>
      <m:oMath>
        <m:r>
          <m:t>1</m:t>
        </m:r>
      </m:oMath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or</w:t>
        </w:r>
      </w:ins>
      <w:ins w:id="80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802" w:author="PR Preview" w:date="2026-01-01T00:00:00Z">
        <w:r>
          <w:t xml:space="preserve">.</w:t>
        </w:r>
      </w:ins>
    </w:p>
    <w:bookmarkEnd w:id="46"/>
    <w:p>
      <w:pPr>
        <w:pStyle w:val="FirstParagraph"/>
      </w:pPr>
      <w:ins w:id="803" w:author="PR Preview" w:date="2026-01-01T00:00:00Z">
        <w:r>
          <w:rPr>
            <w:i/>
            <w:iCs/>
          </w:rPr>
          <w:t xml:space="preserve">Proof</w:t>
        </w:r>
      </w:ins>
      <w:ins w:id="804" w:author="PR Preview" w:date="2026-01-01T00:00:00Z">
        <w:r>
          <w:t xml:space="preserve">. </w:t>
        </w:r>
      </w:ins>
      <w:ins w:id="805" w:author="PR Preview" w:date="2026-01-01T00:00:00Z">
        <w:r>
          <w:t xml:space="preserve">Let</w:t>
        </w:r>
      </w:ins>
      <w:ins w:id="80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with</w:t>
        </w:r>
      </w:ins>
      <w:ins w:id="80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ins w:id="810" w:author="PR Preview" w:date="2026-01-01T00:00:00Z">
        <w:r>
          <w:t xml:space="preserve">.</w:t>
        </w:r>
      </w:ins>
    </w:p>
    <w:p>
      <w:pPr>
        <w:pStyle w:val="BodyText"/>
      </w:pPr>
      <w:ins w:id="811" w:author="PR Preview" w:date="2026-01-01T00:00:00Z">
        <w:r>
          <w:rPr>
            <w:b/>
            <w:bCs/>
          </w:rPr>
          <w:t xml:space="preserve">Part 1.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If</w:t>
        </w:r>
      </w:ins>
      <w:ins w:id="81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815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ins w:id="816" w:author="PR Preview" w:date="2026-01-01T00:00:00Z">
        <w:r>
          <w:t xml:space="preserve">and subtracting</w:t>
        </w:r>
      </w:ins>
      <w:ins w:id="817" w:author="PR Preview" w:date="2026-01-01T00:00:00Z">
        <w:r>
          <w:t xml:space="preserve"> </w:t>
        </w:r>
      </w:ins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from both sides gives</w:t>
        </w:r>
      </w:ins>
      <w:ins w:id="82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821" w:author="PR Preview" w:date="2026-01-01T00:00:00Z">
        <w:r>
          <w:t xml:space="preserve">.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Some entry of</w:t>
        </w:r>
      </w:ins>
      <w:ins w:id="82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is nonzero,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827" w:author="PR Preview" w:date="2026-01-01T00:00:00Z">
        <w:r>
          <w:t xml:space="preserve">and a product of two numbers is</w:t>
        </w:r>
      </w:ins>
      <w:ins w:id="828" w:author="PR Preview" w:date="2026-01-01T00:00:00Z">
        <w:r>
          <w:t xml:space="preserve"> </w:t>
        </w:r>
      </w:ins>
      <m:oMath>
        <m:r>
          <m:t>0</m:t>
        </m:r>
      </m:oMath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only when one of them is:</w:t>
        </w:r>
      </w:ins>
      <w:ins w:id="831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0</m:t>
        </m:r>
      </m:oMath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or</w:t>
        </w:r>
      </w:ins>
      <w:ins w:id="834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1</m:t>
        </m:r>
      </m:oMath>
      <w:ins w:id="835" w:author="PR Preview" w:date="2026-01-01T00:00:00Z">
        <w:r>
          <w:t xml:space="preserve">.</w:t>
        </w:r>
      </w:ins>
    </w:p>
    <w:p>
      <w:pPr>
        <w:pStyle w:val="BodyText"/>
      </w:pPr>
      <w:ins w:id="836" w:author="PR Preview" w:date="2026-01-01T00:00:00Z">
        <w:r>
          <w:rPr>
            <w:b/>
            <w:bCs/>
          </w:rPr>
          <w:t xml:space="preserve">Part 2.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If</w:t>
        </w:r>
      </w:ins>
      <w:ins w:id="83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is orthogonal,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ins w:id="842" w:author="PR Preview" w:date="2026-01-01T00:00:00Z">
        <w:r>
          <w:t xml:space="preserve">and</w:t>
        </w:r>
      </w:ins>
      <w:ins w:id="843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(</w:t>
        </w:r>
      </w:ins>
      <w:hyperlink r:id="rId47">
        <w:ins w:id="846" w:author="PR Preview" w:date="2026-01-01T00:00:00Z">
          <w:r>
            <w:rPr>
              <w:rStyle w:val="Hyperlink"/>
            </w:rPr>
            <w:t xml:space="preserve">Theorem 1 in Inner Products and Orthogonality</w:t>
          </w:r>
        </w:ins>
      </w:hyperlink>
      <w:ins w:id="847" w:author="PR Preview" w:date="2026-01-01T00:00:00Z">
        <w:r>
          <w:t xml:space="preserve">, part 1),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so dividing by</w:t>
        </w:r>
      </w:ins>
      <w:ins w:id="85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gives</w:t>
        </w:r>
      </w:ins>
      <w:ins w:id="85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854" w:author="PR Preview" w:date="2026-01-01T00:00:00Z">
        <w:r>
          <w:t xml:space="preserve">;</w:t>
        </w:r>
      </w:ins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since</w:t>
        </w:r>
      </w:ins>
      <w:ins w:id="857" w:author="PR Preview" w:date="2026-01-01T00:00:00Z">
        <w:r>
          <w:t xml:space="preserve"> </w:t>
        </w:r>
      </w:ins>
      <m:oMath>
        <m:r>
          <m:t>λ</m:t>
        </m:r>
      </m:oMath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is real (</w:t>
        </w:r>
      </w:ins>
      <w:hyperlink r:id="rId13">
        <w:ins w:id="860" w:author="PR Preview" w:date="2026-01-01T00:00:00Z">
          <w:r>
            <w:rPr>
              <w:rStyle w:val="Hyperlink"/>
            </w:rPr>
            <w:t xml:space="preserve">Definition 16 in Special Matrices and Decompositions</w:t>
          </w:r>
        </w:ins>
      </w:hyperlink>
      <w:ins w:id="861" w:author="PR Preview" w:date="2026-01-01T00:00:00Z">
        <w:r>
          <w:t xml:space="preserve">),</w:t>
        </w:r>
      </w:ins>
      <w:ins w:id="862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1</m:t>
        </m:r>
      </m:oMath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or</w:t>
        </w:r>
      </w:ins>
      <w:ins w:id="865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866" w:author="PR Preview" w:date="2026-01-01T00:00:00Z">
        <w:r>
          <w:t xml:space="preserve">.</w:t>
        </w:r>
      </w:ins>
    </w:p>
    <w:bookmarkStart w:id="51" w:name="exm-eigen-idempotent-orthogonal"/>
    <w:p>
      <w:pPr>
        <w:pStyle w:val="BodyText"/>
      </w:pPr>
      <w:ins w:id="867" w:author="PR Preview" w:date="2026-01-01T00:00:00Z">
        <w:r>
          <w:rPr>
            <w:b/>
            <w:bCs/>
          </w:rPr>
          <w:t xml:space="preserve">Example 7 (Projections and reflections)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 </w:t>
        </w:r>
      </w:ins>
    </w:p>
    <w:p>
      <w:pPr>
        <w:numPr>
          <w:ilvl w:val="0"/>
          <w:numId w:val="1008"/>
        </w:numPr>
      </w:pPr>
      <w:ins w:id="870" w:author="PR Preview" w:date="2026-01-01T00:00:00Z">
        <w:r>
          <w:t xml:space="preserve">The idempotent matrix</w:t>
        </w:r>
      </w:ins>
      <w:ins w:id="871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of</w:t>
        </w:r>
      </w:ins>
      <w:ins w:id="874" w:author="PR Preview" w:date="2026-01-01T00:00:00Z">
        <w:r>
          <w:t xml:space="preserve"> </w:t>
        </w:r>
      </w:ins>
      <w:hyperlink r:id="rId48">
        <w:ins w:id="875" w:author="PR Preview" w:date="2026-01-01T00:00:00Z">
          <w:r>
            <w:rPr>
              <w:rStyle w:val="Hyperlink"/>
            </w:rPr>
            <w:t xml:space="preserve">Example 3 in Projections and Linear Systems</w:t>
          </w:r>
        </w:ins>
      </w:hyperlink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sends</w:t>
        </w:r>
      </w:ins>
      <w:ins w:id="87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to</w:t>
        </w:r>
      </w:ins>
      <w:ins w:id="8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and</w:t>
        </w:r>
      </w:ins>
      <w:ins w:id="8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to</w:t>
        </w:r>
      </w:ins>
      <w:ins w:id="8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88" w:author="PR Preview" w:date="2026-01-01T00:00:00Z">
        <w:r>
          <w:t xml:space="preserve">: eigenvalues</w:t>
        </w:r>
      </w:ins>
      <w:ins w:id="889" w:author="PR Preview" w:date="2026-01-01T00:00:00Z">
        <w:r>
          <w:t xml:space="preserve"> </w:t>
        </w:r>
      </w:ins>
      <m:oMath>
        <m:r>
          <m:t>1</m:t>
        </m:r>
      </m:oMath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and</w:t>
        </w:r>
      </w:ins>
      <w:ins w:id="892" w:author="PR Preview" w:date="2026-01-01T00:00:00Z">
        <w:r>
          <w:t xml:space="preserve"> </w:t>
        </w:r>
      </w:ins>
      <m:oMath>
        <m:r>
          <m:t>0</m:t>
        </m:r>
      </m:oMath>
      <w:ins w:id="893" w:author="PR Preview" w:date="2026-01-01T00:00:00Z">
        <w:r>
          <w:t xml:space="preserve">.</w:t>
        </w:r>
      </w:ins>
    </w:p>
    <w:p>
      <w:pPr>
        <w:numPr>
          <w:ilvl w:val="0"/>
          <w:numId w:val="1008"/>
        </w:numPr>
      </w:pPr>
      <w:ins w:id="894" w:author="PR Preview" w:date="2026-01-01T00:00:00Z">
        <w:r>
          <w:t xml:space="preserve">The matrix</w:t>
        </w:r>
      </w:ins>
      <w:ins w:id="895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896" w:author="PR Preview" w:date="2026-01-01T00:00:00Z">
        <w:r>
          <w:t xml:space="preserve">, which swaps the two entries,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is orthogonal: its columns</w:t>
        </w:r>
      </w:ins>
      <w:ins w:id="8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and</w:t>
        </w:r>
      </w:ins>
      <w:ins w:id="90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are orthonormal (</w:t>
        </w:r>
      </w:ins>
      <w:hyperlink r:id="rId49">
        <w:ins w:id="905" w:author="PR Preview" w:date="2026-01-01T00:00:00Z">
          <w:r>
            <w:rPr>
              <w:rStyle w:val="Hyperlink"/>
            </w:rPr>
            <w:t xml:space="preserve">Remark 5 in Special Matrices and Decompositions</w:t>
          </w:r>
        </w:ins>
      </w:hyperlink>
      <w:ins w:id="906" w:author="PR Preview" w:date="2026-01-01T00:00:00Z">
        <w:r>
          <w:t xml:space="preserve">).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It sends</w:t>
        </w:r>
      </w:ins>
      <w:ins w:id="9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to</w:t>
        </w:r>
      </w:ins>
      <w:ins w:id="91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and</w:t>
        </w:r>
      </w:ins>
      <w:ins w:id="91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to</w:t>
        </w:r>
      </w:ins>
      <w:ins w:id="91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19" w:author="PR Preview" w:date="2026-01-01T00:00:00Z">
        <w:r>
          <w:t xml:space="preserve">: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eigenvalues</w:t>
        </w:r>
      </w:ins>
      <w:ins w:id="922" w:author="PR Preview" w:date="2026-01-01T00:00:00Z">
        <w:r>
          <w:t xml:space="preserve"> </w:t>
        </w:r>
      </w:ins>
      <m:oMath>
        <m:r>
          <m:t>1</m:t>
        </m:r>
      </m:oMath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and</w:t>
        </w:r>
      </w:ins>
      <w:ins w:id="92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926" w:author="PR Preview" w:date="2026-01-01T00:00:00Z">
        <w:r>
          <w:t xml:space="preserve">.</w:t>
        </w:r>
      </w:ins>
    </w:p>
    <w:p>
      <w:pPr>
        <w:numPr>
          <w:ilvl w:val="0"/>
          <w:numId w:val="1008"/>
        </w:numPr>
      </w:pPr>
      <w:ins w:id="927" w:author="PR Preview" w:date="2026-01-01T00:00:00Z">
        <w:r>
          <w:t xml:space="preserve">The rotation</w:t>
        </w:r>
      </w:ins>
      <w:ins w:id="928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of</w:t>
        </w:r>
      </w:ins>
      <w:ins w:id="931" w:author="PR Preview" w:date="2026-01-01T00:00:00Z">
        <w:r>
          <w:t xml:space="preserve"> </w:t>
        </w:r>
      </w:ins>
      <w:hyperlink r:id="rId50">
        <w:ins w:id="932" w:author="PR Preview" w:date="2026-01-01T00:00:00Z">
          <w:r>
            <w:rPr>
              <w:rStyle w:val="Hyperlink"/>
            </w:rPr>
            <w:t xml:space="preserve">Example 11 in Special Matrices and Decompositions</w:t>
          </w:r>
        </w:ins>
      </w:hyperlink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has no real eigenvalue.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By part 2 the only candidates are</w:t>
        </w:r>
      </w:ins>
      <w:ins w:id="937" w:author="PR Preview" w:date="2026-01-01T00:00:00Z">
        <w:r>
          <w:t xml:space="preserve"> </w:t>
        </w:r>
      </w:ins>
      <m:oMath>
        <m:r>
          <m:rPr>
            <m:sty m:val="p"/>
          </m:rPr>
          <m:t>±</m:t>
        </m:r>
        <m:r>
          <m:t>1</m:t>
        </m:r>
      </m:oMath>
      <w:ins w:id="938" w:author="PR Preview" w:date="2026-01-01T00:00:00Z">
        <w:r>
          <w:t xml:space="preserve">.</w:t>
        </w:r>
      </w:ins>
      <w:ins w:id="939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reads</w:t>
        </w:r>
      </w:ins>
      <w:ins w:id="94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and</w:t>
        </w:r>
      </w:ins>
      <w:ins w:id="945" w:author="PR Preview" w:date="2026-01-01T00:00:00Z">
        <w:r>
          <w:t xml:space="preserve"> </w:t>
        </w:r>
      </w:ins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946" w:author="PR Preview" w:date="2026-01-01T00:00:00Z">
        <w:r>
          <w:t xml:space="preserve">,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so</w:t>
        </w:r>
      </w:ins>
      <w:ins w:id="949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952" w:author="PR Preview" w:date="2026-01-01T00:00:00Z">
        <w:r>
          <w:t xml:space="preserve">forcing</w:t>
        </w:r>
      </w:ins>
      <w:ins w:id="95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954" w:author="PR Preview" w:date="2026-01-01T00:00:00Z">
        <w:r>
          <w:t xml:space="preserve">;</w:t>
        </w:r>
      </w:ins>
      <w:ins w:id="95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reads</w:t>
        </w:r>
      </w:ins>
      <w:ins w:id="958" w:author="PR Preview" w:date="2026-01-01T00:00:00Z">
        <w:r>
          <w:t xml:space="preserve"> </w:t>
        </w:r>
      </w:ins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and</w:t>
        </w:r>
      </w:ins>
      <w:ins w:id="961" w:author="PR Preview" w:date="2026-01-01T00:00:00Z">
        <w:r>
          <w:t xml:space="preserve"> </w:t>
        </w:r>
      </w:ins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962" w:author="PR Preview" w:date="2026-01-01T00:00:00Z">
        <w:r>
          <w:t xml:space="preserve">,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so</w:t>
        </w:r>
      </w:ins>
      <w:ins w:id="965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and</w:t>
        </w:r>
      </w:ins>
      <w:ins w:id="968" w:author="PR Preview" w:date="2026-01-01T00:00:00Z">
        <w:r>
          <w:t xml:space="preserve"> </w:t>
        </w:r>
      </w:ins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969" w:author="PR Preview" w:date="2026-01-01T00:00:00Z">
        <w:r>
          <w:t xml:space="preserve">, forcing</w:t>
        </w:r>
      </w:ins>
      <w:ins w:id="97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again.</w:t>
        </w:r>
      </w:ins>
    </w:p>
    <w:bookmarkEnd w:id="51"/>
    <w:bookmarkStart w:id="52" w:name="def-similar"/>
    <w:p>
      <w:pPr>
        <w:pStyle w:val="FirstParagraph"/>
      </w:pPr>
      <w:ins w:id="973" w:author="PR Preview" w:date="2026-01-01T00:00:00Z">
        <w:r>
          <w:rPr>
            <w:b/>
            <w:bCs/>
          </w:rPr>
          <w:t xml:space="preserve">Definition 2 (Similar matrices)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Two</w:t>
        </w:r>
      </w:ins>
      <w:ins w:id="97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matrices</w:t>
        </w:r>
      </w:ins>
      <w:ins w:id="97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and</w:t>
        </w:r>
      </w:ins>
      <w:ins w:id="98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are</w:t>
        </w:r>
      </w:ins>
      <w:ins w:id="985" w:author="PR Preview" w:date="2026-01-01T00:00:00Z">
        <w:r>
          <w:t xml:space="preserve"> </w:t>
        </w:r>
      </w:ins>
      <w:ins w:id="986" w:author="PR Preview" w:date="2026-01-01T00:00:00Z">
        <w:r>
          <w:rPr>
            <w:b/>
            <w:bCs/>
          </w:rPr>
          <w:t xml:space="preserve">similar</w:t>
        </w:r>
      </w:ins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if</w:t>
        </w:r>
      </w:ins>
      <w:ins w:id="98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for some invertible</w:t>
        </w:r>
      </w:ins>
      <w:ins w:id="99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matrix</w:t>
        </w:r>
      </w:ins>
      <w:ins w:id="995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(</w:t>
        </w:r>
      </w:ins>
      <w:hyperlink r:id="rId15">
        <w:ins w:id="998" w:author="PR Preview" w:date="2026-01-01T00:00:00Z">
          <w:r>
            <w:rPr>
              <w:rStyle w:val="Hyperlink"/>
            </w:rPr>
            <w:t xml:space="preserve">Definition 6 in Special Matrices and Decompositions</w:t>
          </w:r>
        </w:ins>
      </w:hyperlink>
      <w:ins w:id="999" w:author="PR Preview" w:date="2026-01-01T00:00:00Z">
        <w:r>
          <w:t xml:space="preserve">).</w:t>
        </w:r>
      </w:ins>
    </w:p>
    <w:bookmarkEnd w:id="52"/>
    <w:bookmarkStart w:id="54" w:name="rem-similar-both-ways"/>
    <w:p>
      <w:pPr>
        <w:pStyle w:val="BodyText"/>
      </w:pPr>
      <w:ins w:id="1000" w:author="PR Preview" w:date="2026-01-01T00:00:00Z">
        <w:r>
          <w:rPr>
            <w:i/>
            <w:iCs/>
          </w:rPr>
          <w:t xml:space="preserve">Remark 1</w:t>
        </w:r>
      </w:ins>
      <w:ins w:id="1001" w:author="PR Preview" w:date="2026-01-01T00:00:00Z">
        <w:r>
          <w:t xml:space="preserve"> (Similarity read both ways). </w:t>
        </w:r>
      </w:ins>
      <w:ins w:id="1002" w:author="PR Preview" w:date="2026-01-01T00:00:00Z">
        <w:r>
          <w:t xml:space="preserve">If</w:t>
        </w:r>
      </w:ins>
      <w:ins w:id="1003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is invertible, then</w:t>
        </w:r>
      </w:ins>
      <w:ins w:id="100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is invertible with inverse</w:t>
        </w:r>
      </w:ins>
      <w:ins w:id="1009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101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ins w:id="1011" w:author="PR Preview" w:date="2026-01-01T00:00:00Z">
        <w:r>
          <w:t xml:space="preserve">is the condition of</w:t>
        </w:r>
      </w:ins>
      <w:ins w:id="1012" w:author="PR Preview" w:date="2026-01-01T00:00:00Z">
        <w:r>
          <w:t xml:space="preserve"> </w:t>
        </w:r>
      </w:ins>
      <w:hyperlink r:id="rId15">
        <w:ins w:id="1013" w:author="PR Preview" w:date="2026-01-01T00:00:00Z">
          <w:r>
            <w:rPr>
              <w:rStyle w:val="Hyperlink"/>
            </w:rPr>
            <w:t xml:space="preserve">Definition 6 in Special Matrices and Decompositions</w:t>
          </w:r>
        </w:ins>
      </w:hyperlink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for</w:t>
        </w:r>
      </w:ins>
      <w:ins w:id="101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with</w:t>
        </w:r>
      </w:ins>
      <w:ins w:id="1019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as the other factor,</w:t>
        </w:r>
      </w:ins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and that factor is unique (</w:t>
        </w:r>
      </w:ins>
      <w:hyperlink r:id="rId53">
        <w:ins w:id="1024" w:author="PR Preview" w:date="2026-01-01T00:00:00Z">
          <w:r>
            <w:rPr>
              <w:rStyle w:val="Hyperlink"/>
            </w:rPr>
            <w:t xml:space="preserve">Remark 3 in Special Matrices and Decompositions</w:t>
          </w:r>
        </w:ins>
      </w:hyperlink>
      <w:ins w:id="1025" w:author="PR Preview" w:date="2026-01-01T00:00:00Z">
        <w:r>
          <w:t xml:space="preserve">).</w:t>
        </w:r>
      </w:ins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If</w:t>
        </w:r>
      </w:ins>
      <w:ins w:id="102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ins w:id="1029" w:author="PR Preview" w:date="2026-01-01T00:00:00Z">
        <w:r>
          <w:t xml:space="preserve">, then</w:t>
        </w:r>
      </w:ins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030" w:author="PR Preview" w:date="2026-01-01T00:00:00Z">
        <w:r>
          <w:t xml:space="preserve">and the same steps with</w:t>
        </w:r>
      </w:ins>
      <w:ins w:id="1031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and</w:t>
        </w:r>
      </w:ins>
      <w:ins w:id="103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exchanged turn</w:t>
        </w:r>
      </w:ins>
      <w:ins w:id="103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back into</w:t>
        </w:r>
      </w:ins>
      <w:ins w:id="1040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ins w:id="1041" w:author="PR Preview" w:date="2026-01-01T00:00:00Z">
        <w:r>
          <w:t xml:space="preserve">.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So</w:t>
        </w:r>
      </w:ins>
      <w:ins w:id="104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exactly when</w:t>
        </w:r>
      </w:ins>
      <w:ins w:id="104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048" w:author="PR Preview" w:date="2026-01-01T00:00:00Z">
        <w:r>
          <w:t xml:space="preserve">,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and similarity goes both ways:</w:t>
        </w:r>
      </w:ins>
      <w:ins w:id="105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is similar to</w:t>
        </w:r>
      </w:ins>
      <w:ins w:id="105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through</w:t>
        </w:r>
      </w:ins>
      <w:ins w:id="105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058" w:author="PR Preview" w:date="2026-01-01T00:00:00Z">
        <w:r>
          <w:t xml:space="preserve">, whose inverse is</w:t>
        </w:r>
      </w:ins>
      <w:ins w:id="1059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1060" w:author="PR Preview" w:date="2026-01-01T00:00:00Z">
        <w:r>
          <w:t xml:space="preserve">.</w:t>
        </w:r>
      </w:ins>
    </w:p>
    <w:bookmarkEnd w:id="54"/>
    <w:bookmarkStart w:id="57" w:name="exm-similar"/>
    <w:p>
      <w:pPr>
        <w:pStyle w:val="BodyText"/>
      </w:pPr>
      <w:ins w:id="1061" w:author="PR Preview" w:date="2026-01-01T00:00:00Z">
        <w:r>
          <w:rPr>
            <w:b/>
            <w:bCs/>
          </w:rPr>
          <w:t xml:space="preserve">Example 8 (A matrix similar to a diagonal one)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Let</w:t>
        </w:r>
      </w:ins>
      <w:ins w:id="106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and</w:t>
        </w:r>
      </w:ins>
      <w:ins w:id="1067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1068" w:author="PR Preview" w:date="2026-01-01T00:00:00Z">
        <w:r>
          <w:t xml:space="preserve">.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071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ins w:id="1072" w:author="PR Preview" w:date="2026-01-01T00:00:00Z">
        <w:r>
          <w:t xml:space="preserve">and likewise</w:t>
        </w:r>
      </w:ins>
      <w:ins w:id="107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(</w:t>
        </w:r>
      </w:ins>
      <w:hyperlink r:id="rId55">
        <w:ins w:id="1076" w:author="PR Preview" w:date="2026-01-01T00:00:00Z">
          <w:r>
            <w:rPr>
              <w:rStyle w:val="Hyperlink"/>
            </w:rPr>
            <w:t xml:space="preserve">Theorem 7 in Projections and Linear Systems</w:t>
          </w:r>
        </w:ins>
      </w:hyperlink>
      <w:ins w:id="1077" w:author="PR Preview" w:date="2026-01-01T00:00:00Z">
        <w:r>
          <w:t xml:space="preserve">):</w:t>
        </w:r>
      </w:ins>
      <w:ins w:id="107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(2).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081" w:author="PR Preview" w:date="2026-01-01T00:00:00Z">
        <w:r>
          <w:t xml:space="preserve">so</w:t>
        </w:r>
      </w:ins>
      <w:ins w:id="108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is similar to</w:t>
        </w:r>
      </w:ins>
      <w:ins w:id="1085" w:author="PR Preview" w:date="2026-01-01T00:00:00Z">
        <w:r>
          <w:t xml:space="preserve"> </w:t>
        </w:r>
      </w:ins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086" w:author="PR Preview" w:date="2026-01-01T00:00:00Z">
        <w:r>
          <w:t xml:space="preserve">.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At the other extreme, the identity matrix is similar only to itself: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ins w:id="1089" w:author="PR Preview" w:date="2026-01-01T00:00:00Z">
        <w:r>
          <w:t xml:space="preserve">for every invertible</w:t>
        </w:r>
      </w:ins>
      <w:ins w:id="1090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(</w:t>
        </w:r>
      </w:ins>
      <w:hyperlink r:id="rId56">
        <w:ins w:id="1093" w:author="PR Preview" w:date="2026-01-01T00:00:00Z">
          <w:r>
            <w:rPr>
              <w:rStyle w:val="Hyperlink"/>
            </w:rPr>
            <w:t xml:space="preserve">Theorem 7 in Matrices</w:t>
          </w:r>
        </w:ins>
      </w:hyperlink>
      <w:ins w:id="1094" w:author="PR Preview" w:date="2026-01-01T00:00:00Z">
        <w:r>
          <w:t xml:space="preserve">, 2).</w:t>
        </w:r>
      </w:ins>
    </w:p>
    <w:bookmarkEnd w:id="57"/>
    <w:bookmarkStart w:id="58" w:name="thm-similar-eigenvalues"/>
    <w:p>
      <w:pPr>
        <w:pStyle w:val="BodyText"/>
      </w:pPr>
      <w:ins w:id="1095" w:author="PR Preview" w:date="2026-01-01T00:00:00Z">
        <w:r>
          <w:rPr>
            <w:b/>
            <w:bCs/>
          </w:rPr>
          <w:t xml:space="preserve">Theorem 6 (Similar matrices have the same eigenvalues)</w:t>
        </w:r>
      </w:ins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If</w:t>
        </w:r>
      </w:ins>
      <w:ins w:id="109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(</w:t>
        </w:r>
      </w:ins>
      <w:hyperlink w:anchor="def-similar">
        <w:ins w:id="110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102" w:author="PR Preview" w:date="2026-01-01T00:00:00Z">
        <w:r>
          <w:t xml:space="preserve">),</w:t>
        </w:r>
      </w:ins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then</w:t>
        </w:r>
      </w:ins>
      <w:ins w:id="110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is an eigenvector of</w:t>
        </w:r>
      </w:ins>
      <w:ins w:id="110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for</w:t>
        </w:r>
      </w:ins>
      <w:ins w:id="1111" w:author="PR Preview" w:date="2026-01-01T00:00:00Z">
        <w:r>
          <w:t xml:space="preserve"> </w:t>
        </w:r>
      </w:ins>
      <m:oMath>
        <m:r>
          <m:t>λ</m:t>
        </m:r>
      </m:oMath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exactly when</w:t>
        </w:r>
      </w:ins>
      <w:ins w:id="111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is an eigenvector of</w:t>
        </w:r>
      </w:ins>
      <w:ins w:id="111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for</w:t>
        </w:r>
      </w:ins>
      <w:ins w:id="1120" w:author="PR Preview" w:date="2026-01-01T00:00:00Z">
        <w:r>
          <w:t xml:space="preserve"> </w:t>
        </w:r>
      </w:ins>
      <m:oMath>
        <m:r>
          <m:t>λ</m:t>
        </m:r>
      </m:oMath>
      <w:ins w:id="1121" w:author="PR Preview" w:date="2026-01-01T00:00:00Z">
        <w:r>
          <w:t xml:space="preserve">.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So</w:t>
        </w:r>
      </w:ins>
      <w:ins w:id="112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and</w:t>
        </w:r>
      </w:ins>
      <w:ins w:id="112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have the same eigenvalues.</w:t>
        </w:r>
      </w:ins>
    </w:p>
    <w:bookmarkEnd w:id="58"/>
    <w:p>
      <w:pPr>
        <w:pStyle w:val="BodyText"/>
      </w:pPr>
      <w:ins w:id="1130" w:author="PR Preview" w:date="2026-01-01T00:00:00Z">
        <w:r>
          <w:rPr>
            <w:i/>
            <w:iCs/>
          </w:rPr>
          <w:t xml:space="preserve">Proof</w:t>
        </w:r>
      </w:ins>
      <w:ins w:id="1131" w:author="PR Preview" w:date="2026-01-01T00:00:00Z">
        <w:r>
          <w:t xml:space="preserve">. </w:t>
        </w:r>
      </w:ins>
      <w:ins w:id="1132" w:author="PR Preview" w:date="2026-01-01T00:00:00Z">
        <w:r>
          <w:rPr>
            <w:b/>
            <w:bCs/>
          </w:rPr>
          <w:t xml:space="preserve">From</w:t>
        </w:r>
      </w:ins>
      <w:ins w:id="1133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A</m:t>
        </m:r>
      </m:oMath>
      <w:ins w:id="1134" w:author="PR Preview" w:date="2026-01-01T00:00:00Z">
        <w:r>
          <w:rPr>
            <w:b/>
            <w:bCs/>
          </w:rPr>
          <w:t xml:space="preserve"> </w:t>
        </w:r>
      </w:ins>
      <w:ins w:id="1135" w:author="PR Preview" w:date="2026-01-01T00:00:00Z">
        <w:r>
          <w:rPr>
            <w:b/>
            <w:bCs/>
          </w:rPr>
          <w:t xml:space="preserve">to</w:t>
        </w:r>
      </w:ins>
      <w:ins w:id="1136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B</m:t>
        </m:r>
      </m:oMath>
      <w:ins w:id="1137" w:author="PR Preview" w:date="2026-01-01T00:00:00Z">
        <w:r>
          <w:rPr>
            <w:b/>
            <w:bCs/>
          </w:rPr>
          <w:t xml:space="preserve">.</w:t>
        </w:r>
      </w:ins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Let</w:t>
        </w:r>
      </w:ins>
      <w:ins w:id="114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ins w:id="1141" w:author="PR Preview" w:date="2026-01-01T00:00:00Z">
        <w:r>
          <w:t xml:space="preserve"> </w:t>
        </w:r>
      </w:ins>
      <w:ins w:id="1142" w:author="PR Preview" w:date="2026-01-01T00:00:00Z">
        <w:r>
          <w:t xml:space="preserve">with</w:t>
        </w:r>
      </w:ins>
      <w:ins w:id="114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1144" w:author="PR Preview" w:date="2026-01-01T00:00:00Z">
        <w:r>
          <w:t xml:space="preserve">, and</w:t>
        </w:r>
      </w:ins>
      <w:ins w:id="114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ins w:id="1146" w:author="PR Preview" w:date="2026-01-01T00:00:00Z">
        <w:r>
          <w:t xml:space="preserve">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147" w:author="PR Preview" w:date="2026-01-01T00:00:00Z">
        <w:r>
          <w:t xml:space="preserve">And</w:t>
        </w:r>
      </w:ins>
      <w:ins w:id="114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1149" w:author="PR Preview" w:date="2026-01-01T00:00:00Z">
        <w:r>
          <w:t xml:space="preserve">: if</w:t>
        </w:r>
      </w:ins>
      <w:ins w:id="115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151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ins w:id="1152" w:author="PR Preview" w:date="2026-01-01T00:00:00Z">
        <w:r>
          <w:t xml:space="preserve">(</w:t>
        </w:r>
      </w:ins>
      <w:hyperlink r:id="rId56">
        <w:ins w:id="1153" w:author="PR Preview" w:date="2026-01-01T00:00:00Z">
          <w:r>
            <w:rPr>
              <w:rStyle w:val="Hyperlink"/>
            </w:rPr>
            <w:t xml:space="preserve">Theorem 7 in Matrices</w:t>
          </w:r>
        </w:ins>
      </w:hyperlink>
      <w:ins w:id="1154" w:author="PR Preview" w:date="2026-01-01T00:00:00Z">
        <w:r>
          <w:t xml:space="preserve">, 2,</w:t>
        </w:r>
      </w:ins>
      <w:ins w:id="1155" w:author="PR Preview" w:date="2026-01-01T00:00:00Z">
        <w:r>
          <w:t xml:space="preserve"> </w:t>
        </w:r>
      </w:ins>
      <w:hyperlink r:id="rId59">
        <w:ins w:id="1156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1157" w:author="PR Preview" w:date="2026-01-01T00:00:00Z">
        <w:r>
          <w:t xml:space="preserve">,</w:t>
        </w:r>
      </w:ins>
      <w:ins w:id="1158" w:author="PR Preview" w:date="2026-01-01T00:00:00Z">
        <w:r>
          <w:t xml:space="preserve"> </w:t>
        </w:r>
      </w:ins>
      <w:hyperlink r:id="rId60">
        <w:ins w:id="1159" w:author="PR Preview" w:date="2026-01-01T00:00:00Z">
          <w:r>
            <w:rPr>
              <w:rStyle w:val="Hyperlink"/>
            </w:rPr>
            <w:t xml:space="preserve">Definition 11 in Matrices</w:t>
          </w:r>
        </w:ins>
      </w:hyperlink>
      <w:ins w:id="1160" w:author="PR Preview" w:date="2026-01-01T00:00:00Z">
        <w:r>
          <w:t xml:space="preserve">),</w:t>
        </w:r>
      </w:ins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which is false.</w:t>
        </w:r>
      </w:ins>
    </w:p>
    <w:p>
      <w:pPr>
        <w:pStyle w:val="BodyText"/>
      </w:pPr>
      <w:ins w:id="1163" w:author="PR Preview" w:date="2026-01-01T00:00:00Z">
        <w:r>
          <w:rPr>
            <w:b/>
            <w:bCs/>
          </w:rPr>
          <w:t xml:space="preserve">From</w:t>
        </w:r>
      </w:ins>
      <w:ins w:id="1164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B</m:t>
        </m:r>
      </m:oMath>
      <w:ins w:id="1165" w:author="PR Preview" w:date="2026-01-01T00:00:00Z">
        <w:r>
          <w:rPr>
            <w:b/>
            <w:bCs/>
          </w:rPr>
          <w:t xml:space="preserve"> </w:t>
        </w:r>
      </w:ins>
      <w:ins w:id="1166" w:author="PR Preview" w:date="2026-01-01T00:00:00Z">
        <w:r>
          <w:rPr>
            <w:b/>
            <w:bCs/>
          </w:rPr>
          <w:t xml:space="preserve">to</w:t>
        </w:r>
      </w:ins>
      <w:ins w:id="1167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A</m:t>
        </m:r>
      </m:oMath>
      <w:ins w:id="1168" w:author="PR Preview" w:date="2026-01-01T00:00:00Z">
        <w:r>
          <w:rPr>
            <w:b/>
            <w:bCs/>
          </w:rPr>
          <w:t xml:space="preserve">.</w:t>
        </w:r>
      </w:ins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By</w:t>
        </w:r>
      </w:ins>
      <w:ins w:id="1171" w:author="PR Preview" w:date="2026-01-01T00:00:00Z">
        <w:r>
          <w:t xml:space="preserve"> </w:t>
        </w:r>
      </w:ins>
      <w:hyperlink w:anchor="rem-similar-both-ways">
        <w:ins w:id="1172" w:author="PR Preview" w:date="2026-01-01T00:00:00Z">
          <w:r>
            <w:rPr>
              <w:rStyle w:val="Hyperlink"/>
            </w:rPr>
            <w:t xml:space="preserve">Remark 1</w:t>
          </w:r>
        </w:ins>
      </w:hyperlink>
      <w:ins w:id="117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174" w:author="PR Preview" w:date="2026-01-01T00:00:00Z">
        <w:r>
          <w:t xml:space="preserve">so the first part, with</w:t>
        </w:r>
      </w:ins>
      <w:ins w:id="117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in place of</w:t>
        </w:r>
      </w:ins>
      <w:ins w:id="1178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and the roles of</w:t>
        </w:r>
      </w:ins>
      <w:ins w:id="118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and</w:t>
        </w:r>
      </w:ins>
      <w:ins w:id="118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exchanged,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shows that if</w:t>
        </w:r>
      </w:ins>
      <w:ins w:id="118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is an eigenvector of</w:t>
        </w:r>
      </w:ins>
      <w:ins w:id="119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for</w:t>
        </w:r>
      </w:ins>
      <w:ins w:id="1195" w:author="PR Preview" w:date="2026-01-01T00:00:00Z">
        <w:r>
          <w:t xml:space="preserve"> </w:t>
        </w:r>
      </w:ins>
      <m:oMath>
        <m:r>
          <m:t>λ</m:t>
        </m:r>
      </m:oMath>
      <w:ins w:id="1196" w:author="PR Preview" w:date="2026-01-01T00:00:00Z">
        <w:r>
          <w:t xml:space="preserve">,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then</w:t>
        </w:r>
      </w:ins>
      <w:ins w:id="1199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is an eigenvector of</w:t>
        </w:r>
      </w:ins>
      <w:ins w:id="120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for</w:t>
        </w:r>
      </w:ins>
      <w:ins w:id="1205" w:author="PR Preview" w:date="2026-01-01T00:00:00Z">
        <w:r>
          <w:t xml:space="preserve"> </w:t>
        </w:r>
      </w:ins>
      <m:oMath>
        <m:r>
          <m:t>λ</m:t>
        </m:r>
      </m:oMath>
      <w:ins w:id="1206" w:author="PR Preview" w:date="2026-01-01T00:00:00Z">
        <w:r>
          <w:t xml:space="preserve">;</w:t>
        </w:r>
      </w:ins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ins w:id="1209" w:author="PR Preview" w:date="2026-01-01T00:00:00Z">
        <w:r>
          <w:t xml:space="preserve">(</w:t>
        </w:r>
      </w:ins>
      <w:hyperlink r:id="rId59">
        <w:ins w:id="1210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1211" w:author="PR Preview" w:date="2026-01-01T00:00:00Z">
        <w:r>
          <w:t xml:space="preserve">, 2,</w:t>
        </w:r>
      </w:ins>
      <w:ins w:id="1212" w:author="PR Preview" w:date="2026-01-01T00:00:00Z">
        <w:r>
          <w:t xml:space="preserve"> </w:t>
        </w:r>
      </w:ins>
      <w:hyperlink r:id="rId56">
        <w:ins w:id="1213" w:author="PR Preview" w:date="2026-01-01T00:00:00Z">
          <w:r>
            <w:rPr>
              <w:rStyle w:val="Hyperlink"/>
            </w:rPr>
            <w:t xml:space="preserve">Theorem 7 in Matrices</w:t>
          </w:r>
        </w:ins>
      </w:hyperlink>
      <w:ins w:id="1214" w:author="PR Preview" w:date="2026-01-01T00:00:00Z">
        <w:r>
          <w:t xml:space="preserve">).</w:t>
        </w:r>
      </w:ins>
    </w:p>
    <w:bookmarkStart w:id="61" w:name="exm-similar-eigenvalues"/>
    <w:p>
      <w:pPr>
        <w:pStyle w:val="BodyText"/>
      </w:pPr>
      <w:ins w:id="1215" w:author="PR Preview" w:date="2026-01-01T00:00:00Z">
        <w:r>
          <w:rPr>
            <w:b/>
            <w:bCs/>
          </w:rPr>
          <w:t xml:space="preserve">Example 9 (Eigenvectors carried across a similarity)</w:t>
        </w:r>
      </w:ins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In</w:t>
        </w:r>
      </w:ins>
      <w:ins w:id="1218" w:author="PR Preview" w:date="2026-01-01T00:00:00Z">
        <w:r>
          <w:t xml:space="preserve"> </w:t>
        </w:r>
      </w:ins>
      <w:hyperlink w:anchor="exm-similar">
        <w:ins w:id="1219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220" w:author="PR Preview" w:date="2026-01-01T00:00:00Z">
        <w:r>
          <w:t xml:space="preserve">,</w:t>
        </w:r>
      </w:ins>
      <w:ins w:id="1221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22" w:author="PR Preview" w:date="2026-01-01T00:00:00Z">
        <w:r>
          <w:t xml:space="preserve"> </w:t>
        </w:r>
      </w:ins>
      <w:ins w:id="1223" w:author="PR Preview" w:date="2026-01-01T00:00:00Z">
        <w:r>
          <w:t xml:space="preserve">has eigenvectors</w:t>
        </w:r>
      </w:ins>
      <w:ins w:id="122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for</w:t>
        </w:r>
      </w:ins>
      <w:ins w:id="1227" w:author="PR Preview" w:date="2026-01-01T00:00:00Z">
        <w:r>
          <w:t xml:space="preserve"> </w:t>
        </w:r>
      </w:ins>
      <m:oMath>
        <m:r>
          <m:t>3</m:t>
        </m:r>
      </m:oMath>
      <w:ins w:id="1228" w:author="PR Preview" w:date="2026-01-01T00:00:00Z">
        <w:r>
          <w:t xml:space="preserve"> </w:t>
        </w:r>
      </w:ins>
      <w:ins w:id="1229" w:author="PR Preview" w:date="2026-01-01T00:00:00Z">
        <w:r>
          <w:t xml:space="preserve">and</w:t>
        </w:r>
      </w:ins>
      <w:ins w:id="12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for</w:t>
        </w:r>
      </w:ins>
      <w:ins w:id="1233" w:author="PR Preview" w:date="2026-01-01T00:00:00Z">
        <w:r>
          <w:t xml:space="preserve"> </w:t>
        </w:r>
      </w:ins>
      <m:oMath>
        <m:r>
          <m:t>1</m:t>
        </m:r>
      </m:oMath>
      <w:ins w:id="1234" w:author="PR Preview" w:date="2026-01-01T00:00:00Z">
        <w:r>
          <w:t xml:space="preserve">:</w:t>
        </w:r>
      </w:ins>
      <w:ins w:id="1235" w:author="PR Preview" w:date="2026-01-01T00:00:00Z">
        <w:r>
          <w:t xml:space="preserve"> </w:t>
        </w:r>
      </w:ins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and</w:t>
        </w:r>
      </w:ins>
      <w:ins w:id="1238" w:author="PR Preview" w:date="2026-01-01T00:00:00Z">
        <w:r>
          <w:t xml:space="preserve"> </w:t>
        </w:r>
      </w:ins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39" w:author="PR Preview" w:date="2026-01-01T00:00:00Z">
        <w:r>
          <w:t xml:space="preserve">.</w:t>
        </w:r>
      </w:ins>
      <w:ins w:id="1240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and</w:t>
        </w:r>
      </w:ins>
      <w:ins w:id="1243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are the eigenvectors of</w:t>
        </w:r>
      </w:ins>
      <w:ins w:id="124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for</w:t>
        </w:r>
      </w:ins>
      <w:ins w:id="1249" w:author="PR Preview" w:date="2026-01-01T00:00:00Z">
        <w:r>
          <w:t xml:space="preserve"> </w:t>
        </w:r>
      </w:ins>
      <m:oMath>
        <m:r>
          <m:t>3</m:t>
        </m:r>
      </m:oMath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and</w:t>
        </w:r>
      </w:ins>
      <w:ins w:id="1252" w:author="PR Preview" w:date="2026-01-01T00:00:00Z">
        <w:r>
          <w:t xml:space="preserve"> </w:t>
        </w:r>
      </w:ins>
      <m:oMath>
        <m:r>
          <m:t>1</m:t>
        </m:r>
      </m:oMath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found in</w:t>
        </w:r>
      </w:ins>
      <w:ins w:id="1255" w:author="PR Preview" w:date="2026-01-01T00:00:00Z">
        <w:r>
          <w:t xml:space="preserve"> </w:t>
        </w:r>
      </w:ins>
      <w:hyperlink r:id="rId28">
        <w:ins w:id="1256" w:author="PR Preview" w:date="2026-01-01T00:00:00Z">
          <w:r>
            <w:rPr>
              <w:rStyle w:val="Hyperlink"/>
            </w:rPr>
            <w:t xml:space="preserve">Example 21 in Special Matrices and Decompositions</w:t>
          </w:r>
        </w:ins>
      </w:hyperlink>
      <w:ins w:id="1257" w:author="PR Preview" w:date="2026-01-01T00:00:00Z">
        <w:r>
          <w:t xml:space="preserve">.</w:t>
        </w:r>
      </w:ins>
    </w:p>
    <w:bookmarkEnd w:id="61"/>
    <w:bookmarkStart w:id="63" w:name="thm-eigenvectors-independent"/>
    <w:p>
      <w:pPr>
        <w:pStyle w:val="BodyText"/>
      </w:pPr>
      <w:ins w:id="1258" w:author="PR Preview" w:date="2026-01-01T00:00:00Z">
        <w:r>
          <w:rPr>
            <w:b/>
            <w:bCs/>
          </w:rPr>
          <w:t xml:space="preserve">Theorem 7 (Eigenvectors for distinct eigenvalues are linearly independent)</w:t>
        </w:r>
      </w:ins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If</w:t>
        </w:r>
      </w:ins>
      <w:ins w:id="126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are eigenvectors of a</w:t>
        </w:r>
      </w:ins>
      <w:ins w:id="126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matrix</w:t>
        </w:r>
      </w:ins>
      <w:ins w:id="126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for eigenvalues</w:t>
        </w:r>
      </w:ins>
      <w:ins w:id="1270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that are all different,</w:t>
        </w:r>
      </w:ins>
      <w:ins w:id="1273" w:author="PR Preview" w:date="2026-01-01T00:00:00Z">
        <w:r>
          <w:t xml:space="preserve"> </w:t>
        </w:r>
      </w:ins>
      <w:ins w:id="1274" w:author="PR Preview" w:date="2026-01-01T00:00:00Z">
        <w:r>
          <w:t xml:space="preserve">then</w:t>
        </w:r>
      </w:ins>
      <w:ins w:id="127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ins w:id="1276" w:author="PR Preview" w:date="2026-01-01T00:00:00Z">
        <w:r>
          <w:t xml:space="preserve"> </w:t>
        </w:r>
      </w:ins>
      <w:ins w:id="1277" w:author="PR Preview" w:date="2026-01-01T00:00:00Z">
        <w:r>
          <w:t xml:space="preserve">are linearly independent (</w:t>
        </w:r>
      </w:ins>
      <w:hyperlink r:id="rId62">
        <w:ins w:id="1278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1279" w:author="PR Preview" w:date="2026-01-01T00:00:00Z">
        <w:r>
          <w:t xml:space="preserve">).</w:t>
        </w:r>
      </w:ins>
    </w:p>
    <w:bookmarkEnd w:id="63"/>
    <w:p>
      <w:pPr>
        <w:pStyle w:val="BodyText"/>
      </w:pPr>
      <w:ins w:id="1280" w:author="PR Preview" w:date="2026-01-01T00:00:00Z">
        <w:r>
          <w:rPr>
            <w:i/>
            <w:iCs/>
          </w:rPr>
          <w:t xml:space="preserve">Proof</w:t>
        </w:r>
      </w:ins>
      <w:ins w:id="1281" w:author="PR Preview" w:date="2026-01-01T00:00:00Z">
        <w:r>
          <w:t xml:space="preserve">. </w:t>
        </w:r>
      </w:ins>
      <w:ins w:id="1282" w:author="PR Preview" w:date="2026-01-01T00:00:00Z">
        <w:r>
          <w:t xml:space="preserve">By</w:t>
        </w:r>
      </w:ins>
      <w:ins w:id="1283" w:author="PR Preview" w:date="2026-01-01T00:00:00Z">
        <w:r>
          <w:t xml:space="preserve"> </w:t>
        </w:r>
      </w:ins>
      <w:hyperlink r:id="rId35">
        <w:ins w:id="1284" w:author="PR Preview" w:date="2026-01-01T00:00:00Z">
          <w:r>
            <w:rPr>
              <w:rStyle w:val="Hyperlink"/>
            </w:rPr>
            <w:t xml:space="preserve">induction</w:t>
          </w:r>
        </w:ins>
      </w:hyperlink>
      <w:ins w:id="1285" w:author="PR Preview" w:date="2026-01-01T00:00:00Z">
        <w:r>
          <w:t xml:space="preserve"> </w:t>
        </w:r>
      </w:ins>
      <w:ins w:id="1286" w:author="PR Preview" w:date="2026-01-01T00:00:00Z">
        <w:r>
          <w:t xml:space="preserve">on</w:t>
        </w:r>
      </w:ins>
      <w:ins w:id="1287" w:author="PR Preview" w:date="2026-01-01T00:00:00Z">
        <w:r>
          <w:t xml:space="preserve"> </w:t>
        </w:r>
      </w:ins>
      <m:oMath>
        <m:r>
          <m:t>k</m:t>
        </m:r>
      </m:oMath>
      <w:ins w:id="1288" w:author="PR Preview" w:date="2026-01-01T00:00:00Z">
        <w:r>
          <w:t xml:space="preserve">.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For</w:t>
        </w:r>
      </w:ins>
      <w:ins w:id="129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</m:oMath>
      <w:ins w:id="1292" w:author="PR Preview" w:date="2026-01-01T00:00:00Z">
        <w:r>
          <w:t xml:space="preserve">,</w:t>
        </w:r>
      </w:ins>
      <w:ins w:id="129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is linearly independent on its own.</w:t>
        </w:r>
      </w:ins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Suppose the result holds for</w:t>
        </w:r>
      </w:ins>
      <w:ins w:id="129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1</m:t>
        </m:r>
      </m:oMath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eigenvectors, and</w:t>
        </w:r>
      </w:ins>
      <w:ins w:id="130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302" w:author="PR Preview" w:date="2026-01-01T00:00:00Z">
        <w:r>
          <w:t xml:space="preserve">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303" w:author="PR Preview" w:date="2026-01-01T00:00:00Z">
        <w:r>
          <w:t xml:space="preserve">By the induction hypothesis</w:t>
        </w:r>
      </w:ins>
      <w:ins w:id="130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are linearly independent,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so every</w:t>
        </w:r>
      </w:ins>
      <w:ins w:id="130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for</w:t>
        </w:r>
      </w:ins>
      <w:ins w:id="131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&lt;</m:t>
        </m:r>
        <m:r>
          <m:t>k</m:t>
        </m:r>
      </m:oMath>
      <w:ins w:id="1313" w:author="PR Preview" w:date="2026-01-01T00:00:00Z">
        <w:r>
          <w:t xml:space="preserve">,</w:t>
        </w:r>
      </w:ins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and since</w:t>
        </w:r>
      </w:ins>
      <w:ins w:id="1316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ins w:id="1317" w:author="PR Preview" w:date="2026-01-01T00:00:00Z">
        <w:r>
          <w:t xml:space="preserve">, every</w:t>
        </w:r>
      </w:ins>
      <w:ins w:id="131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for</w:t>
        </w:r>
      </w:ins>
      <w:ins w:id="132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&lt;</m:t>
        </m:r>
        <m:r>
          <m:t>k</m:t>
        </m:r>
      </m:oMath>
      <w:ins w:id="1322" w:author="PR Preview" w:date="2026-01-01T00:00:00Z">
        <w:r>
          <w:t xml:space="preserve">.</w:t>
        </w:r>
      </w:ins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The supposed equation then reads</w:t>
        </w:r>
      </w:ins>
      <w:ins w:id="132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326" w:author="PR Preview" w:date="2026-01-01T00:00:00Z">
        <w:r>
          <w:t xml:space="preserve"> </w:t>
        </w:r>
      </w:ins>
      <w:ins w:id="1327" w:author="PR Preview" w:date="2026-01-01T00:00:00Z">
        <w:r>
          <w:t xml:space="preserve">with</w:t>
        </w:r>
      </w:ins>
      <w:ins w:id="132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1329" w:author="PR Preview" w:date="2026-01-01T00:00:00Z">
        <w:r>
          <w:t xml:space="preserve">,</w:t>
        </w:r>
      </w:ins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so</w:t>
        </w:r>
      </w:ins>
      <w:ins w:id="1332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1333" w:author="PR Preview" w:date="2026-01-01T00:00:00Z">
        <w:r>
          <w:t xml:space="preserve"> </w:t>
        </w:r>
      </w:ins>
      <w:ins w:id="1334" w:author="PR Preview" w:date="2026-01-01T00:00:00Z">
        <w:r>
          <w:t xml:space="preserve">too.</w:t>
        </w:r>
      </w:ins>
    </w:p>
    <w:bookmarkStart w:id="64" w:name="exm-eigenvectors-independent"/>
    <w:p>
      <w:pPr>
        <w:pStyle w:val="BodyText"/>
      </w:pPr>
      <w:ins w:id="1335" w:author="PR Preview" w:date="2026-01-01T00:00:00Z">
        <w:r>
          <w:rPr>
            <w:b/>
            <w:bCs/>
          </w:rPr>
          <w:t xml:space="preserve">Example 10 (Independent eigenvectors)</w:t>
        </w:r>
      </w:ins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The eigenvectors</w:t>
        </w:r>
      </w:ins>
      <w:ins w:id="133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for</w:t>
        </w:r>
      </w:ins>
      <w:ins w:id="1341" w:author="PR Preview" w:date="2026-01-01T00:00:00Z">
        <w:r>
          <w:t xml:space="preserve"> </w:t>
        </w:r>
      </w:ins>
      <m:oMath>
        <m:r>
          <m:t>3</m:t>
        </m:r>
      </m:oMath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and</w:t>
        </w:r>
      </w:ins>
      <w:ins w:id="134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for</w:t>
        </w:r>
      </w:ins>
      <w:ins w:id="1347" w:author="PR Preview" w:date="2026-01-01T00:00:00Z">
        <w:r>
          <w:t xml:space="preserve"> </w:t>
        </w:r>
      </w:ins>
      <m:oMath>
        <m:r>
          <m:t>1</m:t>
        </m:r>
      </m:oMath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of</w:t>
        </w:r>
      </w:ins>
      <w:ins w:id="1350" w:author="PR Preview" w:date="2026-01-01T00:00:00Z">
        <w:r>
          <w:t xml:space="preserve"> </w:t>
        </w:r>
      </w:ins>
      <w:hyperlink r:id="rId28">
        <w:ins w:id="1351" w:author="PR Preview" w:date="2026-01-01T00:00:00Z">
          <w:r>
            <w:rPr>
              <w:rStyle w:val="Hyperlink"/>
            </w:rPr>
            <w:t xml:space="preserve">Example 21 in Special Matrices and Decompositions</w:t>
          </w:r>
        </w:ins>
      </w:hyperlink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are linearly independent, as</w:t>
        </w:r>
      </w:ins>
      <w:ins w:id="1354" w:author="PR Preview" w:date="2026-01-01T00:00:00Z">
        <w:r>
          <w:t xml:space="preserve"> </w:t>
        </w:r>
      </w:ins>
      <w:hyperlink w:anchor="thm-eigenvectors-independent">
        <w:ins w:id="1355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356" w:author="PR Preview" w:date="2026-01-01T00:00:00Z">
        <w:r>
          <w:t xml:space="preserve"> </w:t>
        </w:r>
      </w:ins>
      <w:ins w:id="1357" w:author="PR Preview" w:date="2026-01-01T00:00:00Z">
        <w:r>
          <w:t xml:space="preserve">says they must be:</w:t>
        </w:r>
      </w:ins>
      <w:ins w:id="135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is</w:t>
        </w:r>
      </w:ins>
      <w:ins w:id="136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364" w:author="PR Preview" w:date="2026-01-01T00:00:00Z">
        <w:r>
          <w:t xml:space="preserve">Two eigenvectors for the same eigenvalue need not be independent:</w:t>
        </w:r>
      </w:ins>
      <w:ins w:id="13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366" w:author="PR Preview" w:date="2026-01-01T00:00:00Z">
        <w:r>
          <w:t xml:space="preserve"> </w:t>
        </w:r>
      </w:ins>
      <w:ins w:id="1367" w:author="PR Preview" w:date="2026-01-01T00:00:00Z">
        <w:r>
          <w:t xml:space="preserve">and</w:t>
        </w:r>
      </w:ins>
      <w:ins w:id="13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are both eigenvectors for</w:t>
        </w:r>
      </w:ins>
      <w:ins w:id="1371" w:author="PR Preview" w:date="2026-01-01T00:00:00Z">
        <w:r>
          <w:t xml:space="preserve"> </w:t>
        </w:r>
      </w:ins>
      <m:oMath>
        <m:r>
          <m:t>3</m:t>
        </m:r>
      </m:oMath>
      <w:ins w:id="1372" w:author="PR Preview" w:date="2026-01-01T00:00:00Z">
        <w:r>
          <w:t xml:space="preserve">.</w:t>
        </w:r>
      </w:ins>
    </w:p>
    <w:bookmarkEnd w:id="64"/>
    <w:bookmarkStart w:id="66" w:name="def-diagonalizable"/>
    <w:p>
      <w:pPr>
        <w:pStyle w:val="BodyText"/>
      </w:pPr>
      <w:ins w:id="1373" w:author="PR Preview" w:date="2026-01-01T00:00:00Z">
        <w:r>
          <w:rPr>
            <w:b/>
            <w:bCs/>
          </w:rPr>
          <w:t xml:space="preserve">Definition 3 (Diagonalizable matrix)</w:t>
        </w:r>
      </w:ins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A</w:t>
        </w:r>
      </w:ins>
      <w:ins w:id="137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377" w:author="PR Preview" w:date="2026-01-01T00:00:00Z">
        <w:r>
          <w:t xml:space="preserve"> </w:t>
        </w:r>
      </w:ins>
      <w:ins w:id="1378" w:author="PR Preview" w:date="2026-01-01T00:00:00Z">
        <w:r>
          <w:t xml:space="preserve">matrix</w:t>
        </w:r>
      </w:ins>
      <w:ins w:id="137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is</w:t>
        </w:r>
      </w:ins>
      <w:ins w:id="1382" w:author="PR Preview" w:date="2026-01-01T00:00:00Z">
        <w:r>
          <w:t xml:space="preserve"> </w:t>
        </w:r>
      </w:ins>
      <w:ins w:id="1383" w:author="PR Preview" w:date="2026-01-01T00:00:00Z">
        <w:r>
          <w:rPr>
            <w:b/>
            <w:bCs/>
          </w:rPr>
          <w:t xml:space="preserve">diagonalizable</w:t>
        </w:r>
      </w:ins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if</w:t>
        </w:r>
      </w:ins>
      <w:ins w:id="138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for some invertible</w:t>
        </w:r>
      </w:ins>
      <w:ins w:id="138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matrix</w:t>
        </w:r>
      </w:ins>
      <w:ins w:id="1392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and diagonal</w:t>
        </w:r>
      </w:ins>
      <w:ins w:id="139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matrix</w:t>
        </w:r>
      </w:ins>
      <w:ins w:id="1398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(</w:t>
        </w:r>
      </w:ins>
      <w:hyperlink r:id="rId65">
        <w:ins w:id="1401" w:author="PR Preview" w:date="2026-01-01T00:00:00Z">
          <w:r>
            <w:rPr>
              <w:rStyle w:val="Hyperlink"/>
            </w:rPr>
            <w:t xml:space="preserve">Definition 4 in Special Matrices and Decompositions</w:t>
          </w:r>
        </w:ins>
      </w:hyperlink>
      <w:ins w:id="1402" w:author="PR Preview" w:date="2026-01-01T00:00:00Z">
        <w:r>
          <w:t xml:space="preserve">);</w:t>
        </w:r>
      </w:ins>
      <w:ins w:id="1403" w:author="PR Preview" w:date="2026-01-01T00:00:00Z">
        <w:r>
          <w:t xml:space="preserve"> </w:t>
        </w:r>
      </w:ins>
      <w:ins w:id="1404" w:author="PR Preview" w:date="2026-01-01T00:00:00Z">
        <w:r>
          <w:t xml:space="preserve">by</w:t>
        </w:r>
      </w:ins>
      <w:ins w:id="1405" w:author="PR Preview" w:date="2026-01-01T00:00:00Z">
        <w:r>
          <w:t xml:space="preserve"> </w:t>
        </w:r>
      </w:ins>
      <w:hyperlink w:anchor="rem-similar-both-ways">
        <w:ins w:id="1406" w:author="PR Preview" w:date="2026-01-01T00:00:00Z">
          <w:r>
            <w:rPr>
              <w:rStyle w:val="Hyperlink"/>
            </w:rPr>
            <w:t xml:space="preserve">Remark 1</w:t>
          </w:r>
        </w:ins>
      </w:hyperlink>
      <w:ins w:id="1407" w:author="PR Preview" w:date="2026-01-01T00:00:00Z">
        <w:r>
          <w:t xml:space="preserve">, that is the same as</w:t>
        </w:r>
      </w:ins>
      <w:ins w:id="1408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ins w:id="1409" w:author="PR Preview" w:date="2026-01-01T00:00:00Z">
        <w:r>
          <w:t xml:space="preserve">,</w:t>
        </w:r>
      </w:ins>
      <w:ins w:id="1410" w:author="PR Preview" w:date="2026-01-01T00:00:00Z">
        <w:r>
          <w:t xml:space="preserve"> </w:t>
        </w:r>
      </w:ins>
      <w:ins w:id="1411" w:author="PR Preview" w:date="2026-01-01T00:00:00Z">
        <w:r>
          <w:t xml:space="preserve">so a diagonalizable matrix is one similar to a diagonal matrix (</w:t>
        </w:r>
      </w:ins>
      <w:hyperlink w:anchor="def-similar">
        <w:ins w:id="1412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413" w:author="PR Preview" w:date="2026-01-01T00:00:00Z">
        <w:r>
          <w:t xml:space="preserve">).</w:t>
        </w:r>
      </w:ins>
    </w:p>
    <w:bookmarkEnd w:id="66"/>
    <w:bookmarkStart w:id="67" w:name="exm-diagonalizable"/>
    <w:p>
      <w:pPr>
        <w:pStyle w:val="BodyText"/>
      </w:pPr>
      <w:ins w:id="1414" w:author="PR Preview" w:date="2026-01-01T00:00:00Z">
        <w:r>
          <w:rPr>
            <w:b/>
            <w:bCs/>
          </w:rPr>
          <w:t xml:space="preserve">Example 11 (Diagonalizable and not)</w:t>
        </w:r>
      </w:ins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 </w:t>
        </w:r>
      </w:ins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is diagonalizable:</w:t>
        </w:r>
      </w:ins>
      <w:ins w:id="1419" w:author="PR Preview" w:date="2026-01-01T00:00:00Z">
        <w:r>
          <w:t xml:space="preserve"> </w:t>
        </w:r>
      </w:ins>
      <w:ins w:id="1420" w:author="PR Preview" w:date="2026-01-01T00:00:00Z">
        <w:r>
          <w:t xml:space="preserve">with</w:t>
        </w:r>
      </w:ins>
      <w:ins w:id="1421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as in</w:t>
        </w:r>
      </w:ins>
      <w:ins w:id="1424" w:author="PR Preview" w:date="2026-01-01T00:00:00Z">
        <w:r>
          <w:t xml:space="preserve"> </w:t>
        </w:r>
      </w:ins>
      <w:hyperlink w:anchor="exm-similar">
        <w:ins w:id="1425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426" w:author="PR Preview" w:date="2026-01-01T00:00:00Z">
        <w:r>
          <w:t xml:space="preserve">,</w:t>
        </w:r>
      </w:ins>
      <w:ins w:id="1427" w:author="PR Preview" w:date="2026-01-01T00:00:00Z">
        <w:r>
          <w:t xml:space="preserve"> </w:t>
        </w:r>
      </w:ins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ins w:id="1428" w:author="PR Preview" w:date="2026-01-01T00:00:00Z">
        <w:r>
          <w:t xml:space="preserve">.</w:t>
        </w:r>
      </w:ins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429" w:author="PR Preview" w:date="2026-01-01T00:00:00Z">
        <w:r>
          <w:t xml:space="preserve"> </w:t>
        </w:r>
      </w:ins>
      <w:ins w:id="1430" w:author="PR Preview" w:date="2026-01-01T00:00:00Z">
        <w:r>
          <w:t xml:space="preserve">is not.</w:t>
        </w:r>
      </w:ins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Suppose</w:t>
        </w:r>
      </w:ins>
      <w:ins w:id="1433" w:author="PR Preview" w:date="2026-01-01T00:00:00Z">
        <w:r>
          <w:t xml:space="preserve"> </w:t>
        </w:r>
      </w:ins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434" w:author="PR Preview" w:date="2026-01-01T00:00:00Z">
        <w:r>
          <w:t xml:space="preserve">,</w:t>
        </w:r>
      </w:ins>
      <w:ins w:id="1435" w:author="PR Preview" w:date="2026-01-01T00:00:00Z">
        <w:r>
          <w:t xml:space="preserve"> </w:t>
        </w:r>
      </w:ins>
      <w:ins w:id="1436" w:author="PR Preview" w:date="2026-01-01T00:00:00Z">
        <w:r>
          <w:t xml:space="preserve">so</w:t>
        </w:r>
      </w:ins>
      <w:ins w:id="1437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ins w:id="1438" w:author="PR Preview" w:date="2026-01-01T00:00:00Z">
        <w:r>
          <w:t xml:space="preserve"> </w:t>
        </w:r>
      </w:ins>
      <w:ins w:id="1439" w:author="PR Preview" w:date="2026-01-01T00:00:00Z">
        <w:r>
          <w:t xml:space="preserve">(</w:t>
        </w:r>
      </w:ins>
      <w:hyperlink w:anchor="rem-similar-both-ways">
        <w:ins w:id="1440" w:author="PR Preview" w:date="2026-01-01T00:00:00Z">
          <w:r>
            <w:rPr>
              <w:rStyle w:val="Hyperlink"/>
            </w:rPr>
            <w:t xml:space="preserve">Remark 1</w:t>
          </w:r>
        </w:ins>
      </w:hyperlink>
      <w:ins w:id="1441" w:author="PR Preview" w:date="2026-01-01T00:00:00Z">
        <w:r>
          <w:t xml:space="preserve">).</w:t>
        </w:r>
      </w:ins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The eigenvalues of</w:t>
        </w:r>
      </w:ins>
      <w:ins w:id="1444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1445" w:author="PR Preview" w:date="2026-01-01T00:00:00Z">
        <w:r>
          <w:t xml:space="preserve"> </w:t>
        </w:r>
      </w:ins>
      <w:ins w:id="1446" w:author="PR Preview" w:date="2026-01-01T00:00:00Z">
        <w:r>
          <w:t xml:space="preserve">are its diagonal entries (</w:t>
        </w:r>
      </w:ins>
      <w:hyperlink w:anchor="thm-eigen-triangular">
        <w:ins w:id="1447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448" w:author="PR Preview" w:date="2026-01-01T00:00:00Z">
        <w:r>
          <w:t xml:space="preserve">,</w:t>
        </w:r>
      </w:ins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since a diagonal matrix is upper triangular)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and are the eigenvalues of</w:t>
        </w:r>
      </w:ins>
      <w:ins w:id="1453" w:author="PR Preview" w:date="2026-01-01T00:00:00Z">
        <w:r>
          <w:t xml:space="preserve"> </w:t>
        </w:r>
      </w:ins>
      <m:oMath>
        <m:r>
          <m:rPr>
            <m:sty m:val="bi"/>
          </m:rPr>
          <m:t>J</m:t>
        </m:r>
      </m:oMath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(</w:t>
        </w:r>
      </w:ins>
      <w:hyperlink w:anchor="thm-similar-eigenvalues">
        <w:ins w:id="1456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1457" w:author="PR Preview" w:date="2026-01-01T00:00:00Z">
        <w:r>
          <w:t xml:space="preserve">),</w:t>
        </w:r>
      </w:ins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of which</w:t>
        </w:r>
      </w:ins>
      <w:ins w:id="1460" w:author="PR Preview" w:date="2026-01-01T00:00:00Z">
        <w:r>
          <w:t xml:space="preserve"> </w:t>
        </w:r>
      </w:ins>
      <m:oMath>
        <m:r>
          <m:t>0</m:t>
        </m:r>
      </m:oMath>
      <w:ins w:id="1461" w:author="PR Preview" w:date="2026-01-01T00:00:00Z">
        <w:r>
          <w:t xml:space="preserve"> </w:t>
        </w:r>
      </w:ins>
      <w:ins w:id="1462" w:author="PR Preview" w:date="2026-01-01T00:00:00Z">
        <w:r>
          <w:t xml:space="preserve">is the only one (</w:t>
        </w:r>
      </w:ins>
      <w:hyperlink w:anchor="exm-eigenspace">
        <w:ins w:id="1463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1464" w:author="PR Preview" w:date="2026-01-01T00:00:00Z">
        <w:r>
          <w:t xml:space="preserve">).</w:t>
        </w:r>
      </w:ins>
      <w:ins w:id="1465" w:author="PR Preview" w:date="2026-01-01T00:00:00Z">
        <w:r>
          <w:t xml:space="preserve"> </w:t>
        </w:r>
      </w:ins>
      <w:ins w:id="1466" w:author="PR Preview" w:date="2026-01-01T00:00:00Z">
        <w:r>
          <w:t xml:space="preserve">So</w:t>
        </w:r>
      </w:ins>
      <w:ins w:id="1467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ins w:id="1468" w:author="PR Preview" w:date="2026-01-01T00:00:00Z">
        <w:r>
          <w:t xml:space="preserve">,</w:t>
        </w:r>
      </w:ins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and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ins w:id="1471" w:author="PR Preview" w:date="2026-01-01T00:00:00Z">
        <w:r>
          <w:t xml:space="preserve">(1),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which it is not.</w:t>
        </w:r>
      </w:ins>
    </w:p>
    <w:bookmarkEnd w:id="67"/>
    <w:bookmarkStart w:id="68" w:name="thm-diagonalizable"/>
    <w:p>
      <w:pPr>
        <w:pStyle w:val="FirstParagraph"/>
      </w:pPr>
      <w:ins w:id="1474" w:author="PR Preview" w:date="2026-01-01T00:00:00Z">
        <w:r>
          <w:rPr>
            <w:b/>
            <w:bCs/>
          </w:rPr>
          <w:t xml:space="preserve">Theorem 8 (Diagonalizable means a basis of eigenvectors)</w:t>
        </w:r>
      </w:ins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A</w:t>
        </w:r>
      </w:ins>
      <w:ins w:id="147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matrix</w:t>
        </w:r>
      </w:ins>
      <w:ins w:id="148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is diagonalizable (</w:t>
        </w:r>
      </w:ins>
      <w:hyperlink w:anchor="def-diagonalizable">
        <w:ins w:id="1483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484" w:author="PR Preview" w:date="2026-01-01T00:00:00Z">
        <w:r>
          <w:t xml:space="preserve">)</w:t>
        </w:r>
      </w:ins>
      <w:ins w:id="1485" w:author="PR Preview" w:date="2026-01-01T00:00:00Z">
        <w:r>
          <w:t xml:space="preserve"> </w:t>
        </w:r>
      </w:ins>
      <w:ins w:id="1486" w:author="PR Preview" w:date="2026-01-01T00:00:00Z">
        <w:r>
          <w:t xml:space="preserve">exactly when it has</w:t>
        </w:r>
      </w:ins>
      <w:ins w:id="1487" w:author="PR Preview" w:date="2026-01-01T00:00:00Z">
        <w:r>
          <w:t xml:space="preserve"> </w:t>
        </w:r>
      </w:ins>
      <m:oMath>
        <m:r>
          <m:t>p</m:t>
        </m:r>
      </m:oMath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linearly independent eigenvectors.</w:t>
        </w:r>
      </w:ins>
      <w:ins w:id="1490" w:author="PR Preview" w:date="2026-01-01T00:00:00Z">
        <w:r>
          <w:t xml:space="preserve"> </w:t>
        </w:r>
      </w:ins>
      <w:ins w:id="1491" w:author="PR Preview" w:date="2026-01-01T00:00:00Z">
        <w:r>
          <w:t xml:space="preserve">Then</w:t>
        </w:r>
      </w:ins>
      <w:ins w:id="149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with the eigenvectors as the columns of</w:t>
        </w:r>
      </w:ins>
      <w:ins w:id="1495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496" w:author="PR Preview" w:date="2026-01-01T00:00:00Z">
        <w:r>
          <w:t xml:space="preserve"> </w:t>
        </w:r>
      </w:ins>
      <w:ins w:id="1497" w:author="PR Preview" w:date="2026-01-01T00:00:00Z">
        <w:r>
          <w:t xml:space="preserve">and their eigenvalues, in the same order, on the diagonal of</w:t>
        </w:r>
      </w:ins>
      <w:ins w:id="1498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1499" w:author="PR Preview" w:date="2026-01-01T00:00:00Z">
        <w:r>
          <w:t xml:space="preserve">.</w:t>
        </w:r>
      </w:ins>
    </w:p>
    <w:bookmarkEnd w:id="68"/>
    <w:p>
      <w:pPr>
        <w:pStyle w:val="BodyText"/>
      </w:pPr>
      <w:ins w:id="1500" w:author="PR Preview" w:date="2026-01-01T00:00:00Z">
        <w:r>
          <w:rPr>
            <w:i/>
            <w:iCs/>
          </w:rPr>
          <w:t xml:space="preserve">Proof</w:t>
        </w:r>
      </w:ins>
      <w:ins w:id="1501" w:author="PR Preview" w:date="2026-01-01T00:00:00Z">
        <w:r>
          <w:t xml:space="preserve">. </w:t>
        </w:r>
      </w:ins>
      <w:ins w:id="1502" w:author="PR Preview" w:date="2026-01-01T00:00:00Z">
        <w:r>
          <w:t xml:space="preserve">Let</w:t>
        </w:r>
      </w:ins>
      <w:ins w:id="1503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have columns</w:t>
        </w:r>
      </w:ins>
      <w:ins w:id="150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ins w:id="1507" w:author="PR Preview" w:date="2026-01-01T00:00:00Z">
        <w:r>
          <w:t xml:space="preserve"> </w:t>
        </w:r>
      </w:ins>
      <w:ins w:id="1508" w:author="PR Preview" w:date="2026-01-01T00:00:00Z">
        <w:r>
          <w:t xml:space="preserve">and</w:t>
        </w:r>
      </w:ins>
      <w:ins w:id="1509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1510" w:author="PR Preview" w:date="2026-01-01T00:00:00Z">
        <w:r>
          <w:t xml:space="preserve">.</w:t>
        </w:r>
      </w:ins>
      <w:ins w:id="1511" w:author="PR Preview" w:date="2026-01-01T00:00:00Z">
        <w:r>
          <w:t xml:space="preserve"> </w:t>
        </w:r>
      </w:ins>
      <w:ins w:id="1512" w:author="PR Preview" w:date="2026-01-01T00:00:00Z">
        <w:r>
          <w:t xml:space="preserve">Column</w:t>
        </w:r>
      </w:ins>
      <w:ins w:id="1513" w:author="PR Preview" w:date="2026-01-01T00:00:00Z">
        <w:r>
          <w:t xml:space="preserve"> </w:t>
        </w:r>
      </w:ins>
      <m:oMath>
        <m:r>
          <m:t>j</m:t>
        </m:r>
      </m:oMath>
      <w:ins w:id="1514" w:author="PR Preview" w:date="2026-01-01T00:00:00Z">
        <w:r>
          <w:t xml:space="preserve"> </w:t>
        </w:r>
      </w:ins>
      <w:ins w:id="1515" w:author="PR Preview" w:date="2026-01-01T00:00:00Z">
        <w:r>
          <w:t xml:space="preserve">of</w:t>
        </w:r>
      </w:ins>
      <w:ins w:id="151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ins w:id="1517" w:author="PR Preview" w:date="2026-01-01T00:00:00Z">
        <w:r>
          <w:t xml:space="preserve"> </w:t>
        </w:r>
      </w:ins>
      <w:ins w:id="1518" w:author="PR Preview" w:date="2026-01-01T00:00:00Z">
        <w:r>
          <w:t xml:space="preserve">is</w:t>
        </w:r>
      </w:ins>
      <w:ins w:id="151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ins w:id="1520" w:author="PR Preview" w:date="2026-01-01T00:00:00Z">
        <w:r>
          <w:t xml:space="preserve">,</w:t>
        </w:r>
      </w:ins>
      <w:ins w:id="1521" w:author="PR Preview" w:date="2026-01-01T00:00:00Z">
        <w:r>
          <w:t xml:space="preserve"> </w:t>
        </w:r>
      </w:ins>
      <w:ins w:id="1522" w:author="PR Preview" w:date="2026-01-01T00:00:00Z">
        <w:r>
          <w:t xml:space="preserve">and column</w:t>
        </w:r>
      </w:ins>
      <w:ins w:id="1523" w:author="PR Preview" w:date="2026-01-01T00:00:00Z">
        <w:r>
          <w:t xml:space="preserve"> </w:t>
        </w:r>
      </w:ins>
      <m:oMath>
        <m:r>
          <m:t>j</m:t>
        </m:r>
      </m:oMath>
      <w:ins w:id="1524" w:author="PR Preview" w:date="2026-01-01T00:00:00Z">
        <w:r>
          <w:t xml:space="preserve"> </w:t>
        </w:r>
      </w:ins>
      <w:ins w:id="1525" w:author="PR Preview" w:date="2026-01-01T00:00:00Z">
        <w:r>
          <w:t xml:space="preserve">of</w:t>
        </w:r>
      </w:ins>
      <w:ins w:id="1526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ins w:id="1527" w:author="PR Preview" w:date="2026-01-01T00:00:00Z">
        <w:r>
          <w:t xml:space="preserve"> </w:t>
        </w:r>
      </w:ins>
      <w:ins w:id="1528" w:author="PR Preview" w:date="2026-01-01T00:00:00Z">
        <w:r>
          <w:t xml:space="preserve">is</w:t>
        </w:r>
      </w:ins>
      <w:ins w:id="1529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530" w:author="PR Preview" w:date="2026-01-01T00:00:00Z">
        <w:r>
          <w:t xml:space="preserve"> </w:t>
        </w:r>
      </w:ins>
      <w:ins w:id="1531" w:author="PR Preview" w:date="2026-01-01T00:00:00Z">
        <w:r>
          <w:t xml:space="preserve">times column</w:t>
        </w:r>
      </w:ins>
      <w:ins w:id="1532" w:author="PR Preview" w:date="2026-01-01T00:00:00Z">
        <w:r>
          <w:t xml:space="preserve"> </w:t>
        </w:r>
      </w:ins>
      <m:oMath>
        <m:r>
          <m:t>j</m:t>
        </m:r>
      </m:oMath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of</w:t>
        </w:r>
      </w:ins>
      <w:ins w:id="1535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1536" w:author="PR Preview" w:date="2026-01-01T00:00:00Z">
        <w:r>
          <w:t xml:space="preserve"> </w:t>
        </w:r>
      </w:ins>
      <w:ins w:id="1537" w:author="PR Preview" w:date="2026-01-01T00:00:00Z">
        <w:r>
          <w:t xml:space="preserve">(1),</w:t>
        </w:r>
      </w:ins>
      <w:ins w:id="1538" w:author="PR Preview" w:date="2026-01-01T00:00:00Z">
        <w:r>
          <w:t xml:space="preserve"> </w:t>
        </w:r>
      </w:ins>
      <w:ins w:id="1539" w:author="PR Preview" w:date="2026-01-01T00:00:00Z">
        <w:r>
          <w:t xml:space="preserve">which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ins w:id="1540" w:author="PR Preview" w:date="2026-01-01T00:00:00Z">
        <w:r>
          <w:t xml:space="preserve">(</w:t>
        </w:r>
      </w:ins>
      <w:hyperlink r:id="rId55">
        <w:ins w:id="1541" w:author="PR Preview" w:date="2026-01-01T00:00:00Z">
          <w:r>
            <w:rPr>
              <w:rStyle w:val="Hyperlink"/>
            </w:rPr>
            <w:t xml:space="preserve">Theorem 7 in Projections and Linear Systems</w:t>
          </w:r>
        </w:ins>
      </w:hyperlink>
      <w:ins w:id="1542" w:author="PR Preview" w:date="2026-01-01T00:00:00Z">
        <w:r>
          <w:t xml:space="preserve">,</w:t>
        </w:r>
      </w:ins>
      <w:ins w:id="1543" w:author="PR Preview" w:date="2026-01-01T00:00:00Z">
        <w:r>
          <w:t xml:space="preserve"> </w:t>
        </w:r>
      </w:ins>
      <w:hyperlink r:id="rId69">
        <w:ins w:id="1544" w:author="PR Preview" w:date="2026-01-01T00:00:00Z">
          <w:r>
            <w:rPr>
              <w:rStyle w:val="Hyperlink"/>
            </w:rPr>
            <w:t xml:space="preserve">Theorem 3 in Subspaces and Rank</w:t>
          </w:r>
        </w:ins>
      </w:hyperlink>
      <w:ins w:id="1545" w:author="PR Preview" w:date="2026-01-01T00:00:00Z">
        <w:r>
          <w:t xml:space="preserve">),</w:t>
        </w:r>
      </w:ins>
      <w:ins w:id="1546" w:author="PR Preview" w:date="2026-01-01T00:00:00Z">
        <w:r>
          <w:t xml:space="preserve"> </w:t>
        </w:r>
      </w:ins>
      <w:ins w:id="1547" w:author="PR Preview" w:date="2026-01-01T00:00:00Z">
        <w:r>
          <w:t xml:space="preserve">so</w:t>
        </w:r>
      </w:ins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ins w:id="1548" w:author="PR Preview" w:date="2026-01-01T00:00:00Z">
        <w:r>
          <w:t xml:space="preserve">Also,</w:t>
        </w:r>
      </w:ins>
      <w:ins w:id="1549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550" w:author="PR Preview" w:date="2026-01-01T00:00:00Z">
        <w:r>
          <w:t xml:space="preserve"> </w:t>
        </w:r>
      </w:ins>
      <w:ins w:id="1551" w:author="PR Preview" w:date="2026-01-01T00:00:00Z">
        <w:r>
          <w:t xml:space="preserve">has rank</w:t>
        </w:r>
      </w:ins>
      <w:ins w:id="1552" w:author="PR Preview" w:date="2026-01-01T00:00:00Z">
        <w:r>
          <w:t xml:space="preserve"> </w:t>
        </w:r>
      </w:ins>
      <m:oMath>
        <m:r>
          <m:t>p</m:t>
        </m:r>
      </m:oMath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exactly when its</w:t>
        </w:r>
      </w:ins>
      <w:ins w:id="1555" w:author="PR Preview" w:date="2026-01-01T00:00:00Z">
        <w:r>
          <w:t xml:space="preserve"> </w:t>
        </w:r>
      </w:ins>
      <m:oMath>
        <m:r>
          <m:t>p</m:t>
        </m:r>
      </m:oMath>
      <w:ins w:id="1556" w:author="PR Preview" w:date="2026-01-01T00:00:00Z">
        <w:r>
          <w:t xml:space="preserve"> </w:t>
        </w:r>
      </w:ins>
      <w:ins w:id="1557" w:author="PR Preview" w:date="2026-01-01T00:00:00Z">
        <w:r>
          <w:t xml:space="preserve">columns are linearly independent (</w:t>
        </w:r>
      </w:ins>
      <w:hyperlink r:id="rId71">
        <w:ins w:id="1558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1559" w:author="PR Preview" w:date="2026-01-01T00:00:00Z">
        <w:r>
          <w:t xml:space="preserve">),</w:t>
        </w:r>
      </w:ins>
      <w:ins w:id="1560" w:author="PR Preview" w:date="2026-01-01T00:00:00Z">
        <w:r>
          <w:t xml:space="preserve"> </w:t>
        </w:r>
      </w:ins>
      <w:ins w:id="1561" w:author="PR Preview" w:date="2026-01-01T00:00:00Z">
        <w:r>
          <w:t xml:space="preserve">which by</w:t>
        </w:r>
      </w:ins>
      <w:ins w:id="1562" w:author="PR Preview" w:date="2026-01-01T00:00:00Z">
        <w:r>
          <w:t xml:space="preserve"> </w:t>
        </w:r>
      </w:ins>
      <w:hyperlink w:anchor="thm-invertible-rank">
        <w:ins w:id="1563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is exactly when</w:t>
        </w:r>
      </w:ins>
      <w:ins w:id="1566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is invertible.</w:t>
        </w:r>
      </w:ins>
    </w:p>
    <w:p>
      <w:pPr>
        <w:pStyle w:val="BodyText"/>
      </w:pPr>
      <w:ins w:id="1569" w:author="PR Preview" w:date="2026-01-01T00:00:00Z">
        <w:r>
          <w:rPr>
            <w:b/>
            <w:bCs/>
          </w:rPr>
          <w:t xml:space="preserve">Eigenvectors give a diagonalization.</w:t>
        </w:r>
      </w:ins>
      <w:ins w:id="1570" w:author="PR Preview" w:date="2026-01-01T00:00:00Z">
        <w:r>
          <w:t xml:space="preserve"> </w:t>
        </w:r>
      </w:ins>
      <w:ins w:id="1571" w:author="PR Preview" w:date="2026-01-01T00:00:00Z">
        <w:r>
          <w:t xml:space="preserve">If</w:t>
        </w:r>
      </w:ins>
      <w:ins w:id="157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ins w:id="1573" w:author="PR Preview" w:date="2026-01-01T00:00:00Z">
        <w:r>
          <w:t xml:space="preserve"> </w:t>
        </w:r>
      </w:ins>
      <w:ins w:id="1574" w:author="PR Preview" w:date="2026-01-01T00:00:00Z">
        <w:r>
          <w:t xml:space="preserve">are linearly independent eigenvectors,</w:t>
        </w:r>
      </w:ins>
      <w:ins w:id="1575" w:author="PR Preview" w:date="2026-01-01T00:00:00Z">
        <w:r>
          <w:t xml:space="preserve"> </w:t>
        </w:r>
      </w:ins>
      <w:ins w:id="1576" w:author="PR Preview" w:date="2026-01-01T00:00:00Z">
        <w:r>
          <w:t xml:space="preserve">then</w:t>
        </w:r>
      </w:ins>
      <w:ins w:id="1577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578" w:author="PR Preview" w:date="2026-01-01T00:00:00Z">
        <w:r>
          <w:t xml:space="preserve"> </w:t>
        </w:r>
      </w:ins>
      <w:ins w:id="1579" w:author="PR Preview" w:date="2026-01-01T00:00:00Z">
        <w:r>
          <w:t xml:space="preserve">is invertible and</w:t>
        </w:r>
      </w:ins>
      <w:ins w:id="1580" w:author="PR Preview" w:date="2026-01-01T00:00:00Z">
        <w:r>
          <w:t xml:space="preserve"> </w:t>
        </w:r>
      </w:ins>
      <w:hyperlink w:anchor="eq-ax-xlambda">
        <w:ins w:id="1581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1582" w:author="PR Preview" w:date="2026-01-01T00:00:00Z">
        <w:r>
          <w:t xml:space="preserve"> </w:t>
        </w:r>
      </w:ins>
      <w:ins w:id="1583" w:author="PR Preview" w:date="2026-01-01T00:00:00Z">
        <w:r>
          <w:t xml:space="preserve">gives</w:t>
        </w:r>
      </w:ins>
      <w:ins w:id="158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ins w:id="1585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586" w:author="PR Preview" w:date="2026-01-01T00:00:00Z">
        <w:r>
          <w:rPr>
            <w:b/>
            <w:bCs/>
          </w:rPr>
          <w:t xml:space="preserve">A diagonalization gives eigenvectors.</w:t>
        </w:r>
      </w:ins>
      <w:ins w:id="1587" w:author="PR Preview" w:date="2026-01-01T00:00:00Z">
        <w:r>
          <w:t xml:space="preserve"> </w:t>
        </w:r>
      </w:ins>
      <w:ins w:id="1588" w:author="PR Preview" w:date="2026-01-01T00:00:00Z">
        <w:r>
          <w:t xml:space="preserve">If</w:t>
        </w:r>
      </w:ins>
      <w:ins w:id="158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590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591" w:author="PR Preview" w:date="2026-01-01T00:00:00Z">
        <w:r>
          <w:t xml:space="preserve">so each column satisfies</w:t>
        </w:r>
      </w:ins>
      <w:ins w:id="159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ins w:id="1593" w:author="PR Preview" w:date="2026-01-01T00:00:00Z">
        <w:r>
          <w:t xml:space="preserve"> </w:t>
        </w:r>
      </w:ins>
      <w:ins w:id="1594" w:author="PR Preview" w:date="2026-01-01T00:00:00Z">
        <w:r>
          <w:t xml:space="preserve">(</w:t>
        </w:r>
      </w:ins>
      <w:hyperlink w:anchor="eq-ax-xlambda">
        <w:ins w:id="1595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1596" w:author="PR Preview" w:date="2026-01-01T00:00:00Z">
        <w:r>
          <w:t xml:space="preserve">).</w:t>
        </w:r>
      </w:ins>
      <w:ins w:id="1597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598" w:author="PR Preview" w:date="2026-01-01T00:00:00Z">
        <w:r>
          <w:t xml:space="preserve"> </w:t>
        </w:r>
      </w:ins>
      <w:ins w:id="1599" w:author="PR Preview" w:date="2026-01-01T00:00:00Z">
        <w:r>
          <w:t xml:space="preserve">is invertible, so its columns are linearly independent,</w:t>
        </w:r>
      </w:ins>
      <w:ins w:id="1600" w:author="PR Preview" w:date="2026-01-01T00:00:00Z">
        <w:r>
          <w:t xml:space="preserve"> </w:t>
        </w:r>
      </w:ins>
      <w:ins w:id="1601" w:author="PR Preview" w:date="2026-01-01T00:00:00Z">
        <w:r>
          <w:t xml:space="preserve">and in particular nonzero;</w:t>
        </w:r>
      </w:ins>
      <w:ins w:id="1602" w:author="PR Preview" w:date="2026-01-01T00:00:00Z">
        <w:r>
          <w:t xml:space="preserve"> </w:t>
        </w:r>
      </w:ins>
      <w:ins w:id="1603" w:author="PR Preview" w:date="2026-01-01T00:00:00Z">
        <w:r>
          <w:t xml:space="preserve">they are</w:t>
        </w:r>
      </w:ins>
      <w:ins w:id="1604" w:author="PR Preview" w:date="2026-01-01T00:00:00Z">
        <w:r>
          <w:t xml:space="preserve"> </w:t>
        </w:r>
      </w:ins>
      <m:oMath>
        <m:r>
          <m:t>p</m:t>
        </m:r>
      </m:oMath>
      <w:ins w:id="1605" w:author="PR Preview" w:date="2026-01-01T00:00:00Z">
        <w:r>
          <w:t xml:space="preserve"> </w:t>
        </w:r>
      </w:ins>
      <w:ins w:id="1606" w:author="PR Preview" w:date="2026-01-01T00:00:00Z">
        <w:r>
          <w:t xml:space="preserve">linearly independent eigenvectors.</w:t>
        </w:r>
      </w:ins>
    </w:p>
    <w:bookmarkStart w:id="73" w:name="exm-thm-diagonalizable"/>
    <w:p>
      <w:pPr>
        <w:pStyle w:val="BodyText"/>
      </w:pPr>
      <w:ins w:id="1607" w:author="PR Preview" w:date="2026-01-01T00:00:00Z">
        <w:r>
          <w:rPr>
            <w:b/>
            <w:bCs/>
          </w:rPr>
          <w:t xml:space="preserve">Example 12 (Building the diagonalization from eigenvectors)</w:t>
        </w:r>
      </w:ins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The eigenvectors</w:t>
        </w:r>
      </w:ins>
      <w:ins w:id="161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611" w:author="PR Preview" w:date="2026-01-01T00:00:00Z">
        <w:r>
          <w:t xml:space="preserve"> </w:t>
        </w:r>
      </w:ins>
      <w:ins w:id="1612" w:author="PR Preview" w:date="2026-01-01T00:00:00Z">
        <w:r>
          <w:t xml:space="preserve">and</w:t>
        </w:r>
      </w:ins>
      <w:ins w:id="16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614" w:author="PR Preview" w:date="2026-01-01T00:00:00Z">
        <w:r>
          <w:t xml:space="preserve"> </w:t>
        </w:r>
      </w:ins>
      <w:ins w:id="1615" w:author="PR Preview" w:date="2026-01-01T00:00:00Z">
        <w:r>
          <w:t xml:space="preserve">of</w:t>
        </w:r>
      </w:ins>
      <w:ins w:id="161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617" w:author="PR Preview" w:date="2026-01-01T00:00:00Z">
        <w:r>
          <w:t xml:space="preserve"> </w:t>
        </w:r>
      </w:ins>
      <w:ins w:id="1618" w:author="PR Preview" w:date="2026-01-01T00:00:00Z">
        <w:r>
          <w:t xml:space="preserve">are linearly independent (</w:t>
        </w:r>
      </w:ins>
      <w:hyperlink w:anchor="exm-eigenvectors-independent">
        <w:ins w:id="1619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1620" w:author="PR Preview" w:date="2026-01-01T00:00:00Z">
        <w:r>
          <w:t xml:space="preserve">),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so with</w:t>
        </w:r>
      </w:ins>
      <w:ins w:id="1623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and</w:t>
        </w:r>
      </w:ins>
      <w:ins w:id="1626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627" w:author="PR Preview" w:date="2026-01-01T00:00:00Z">
        <w:r>
          <w:t xml:space="preserve">,</w:t>
        </w:r>
      </w:ins>
      <w:ins w:id="162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629" w:author="PR Preview" w:date="2026-01-01T00:00:00Z">
        <w:r>
          <w:t xml:space="preserve">;</w:t>
        </w:r>
      </w:ins>
      <w:ins w:id="1630" w:author="PR Preview" w:date="2026-01-01T00:00:00Z">
        <w:r>
          <w:t xml:space="preserve"> </w:t>
        </w:r>
      </w:ins>
      <w:ins w:id="1631" w:author="PR Preview" w:date="2026-01-01T00:00:00Z">
        <w:r>
          <w:t xml:space="preserve">by</w:t>
        </w:r>
      </w:ins>
      <w:ins w:id="1632" w:author="PR Preview" w:date="2026-01-01T00:00:00Z">
        <w:r>
          <w:t xml:space="preserve"> </w:t>
        </w:r>
      </w:ins>
      <w:hyperlink w:anchor="rem-similar-both-ways">
        <w:ins w:id="1633" w:author="PR Preview" w:date="2026-01-01T00:00:00Z">
          <w:r>
            <w:rPr>
              <w:rStyle w:val="Hyperlink"/>
            </w:rPr>
            <w:t xml:space="preserve">Remark 1</w:t>
          </w:r>
        </w:ins>
      </w:hyperlink>
      <w:ins w:id="1634" w:author="PR Preview" w:date="2026-01-01T00:00:00Z">
        <w:r>
          <w:t xml:space="preserve"> </w:t>
        </w:r>
      </w:ins>
      <w:ins w:id="1635" w:author="PR Preview" w:date="2026-01-01T00:00:00Z">
        <w:r>
          <w:t xml:space="preserve">this is the similarity of</w:t>
        </w:r>
      </w:ins>
      <w:ins w:id="1636" w:author="PR Preview" w:date="2026-01-01T00:00:00Z">
        <w:r>
          <w:t xml:space="preserve"> </w:t>
        </w:r>
      </w:ins>
      <w:hyperlink w:anchor="exm-similar">
        <w:ins w:id="1637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638" w:author="PR Preview" w:date="2026-01-01T00:00:00Z">
        <w:r>
          <w:t xml:space="preserve">, with</w:t>
        </w:r>
      </w:ins>
      <w:ins w:id="1639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ins w:id="1640" w:author="PR Preview" w:date="2026-01-01T00:00:00Z">
        <w:r>
          <w:t xml:space="preserve">.</w:t>
        </w:r>
      </w:ins>
      <w:ins w:id="1641" w:author="PR Preview" w:date="2026-01-01T00:00:00Z">
        <w:r>
          <w:t xml:space="preserve"> </w:t>
        </w:r>
      </w:ins>
      <w:ins w:id="1642" w:author="PR Preview" w:date="2026-01-01T00:00:00Z">
        <w:r>
          <w:t xml:space="preserve">Because</w:t>
        </w:r>
      </w:ins>
      <w:ins w:id="164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44" w:author="PR Preview" w:date="2026-01-01T00:00:00Z">
        <w:r>
          <w:t xml:space="preserve"> </w:t>
        </w:r>
      </w:ins>
      <w:ins w:id="1645" w:author="PR Preview" w:date="2026-01-01T00:00:00Z">
        <w:r>
          <w:t xml:space="preserve">is symmetric,</w:t>
        </w:r>
      </w:ins>
      <w:ins w:id="1646" w:author="PR Preview" w:date="2026-01-01T00:00:00Z">
        <w:r>
          <w:t xml:space="preserve"> </w:t>
        </w:r>
      </w:ins>
      <w:hyperlink r:id="rId14">
        <w:ins w:id="1647" w:author="PR Preview" w:date="2026-01-01T00:00:00Z">
          <w:r>
            <w:rPr>
              <w:rStyle w:val="Hyperlink"/>
            </w:rPr>
            <w:t xml:space="preserve">Theorem 10 in Special Matrices and Decompositions</w:t>
          </w:r>
        </w:ins>
      </w:hyperlink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even gives such a factorization with orthonormal eigenvectors</w:t>
        </w:r>
      </w:ins>
      <w:ins w:id="1650" w:author="PR Preview" w:date="2026-01-01T00:00:00Z">
        <w:r>
          <w:t xml:space="preserve"> </w:t>
        </w:r>
      </w:ins>
      <w:ins w:id="1651" w:author="PR Preview" w:date="2026-01-01T00:00:00Z">
        <w:r>
          <w:t xml:space="preserve">(</w:t>
        </w:r>
      </w:ins>
      <w:hyperlink r:id="rId72">
        <w:ins w:id="1652" w:author="PR Preview" w:date="2026-01-01T00:00:00Z">
          <w:r>
            <w:rPr>
              <w:rStyle w:val="Hyperlink"/>
            </w:rPr>
            <w:t xml:space="preserve">Definition 17 in Special Matrices and Decompositions</w:t>
          </w:r>
        </w:ins>
      </w:hyperlink>
      <w:ins w:id="1653" w:author="PR Preview" w:date="2026-01-01T00:00:00Z">
        <w:r>
          <w:t xml:space="preserve">):</w:t>
        </w:r>
      </w:ins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dividing each column of</w:t>
        </w:r>
      </w:ins>
      <w:ins w:id="1656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657" w:author="PR Preview" w:date="2026-01-01T00:00:00Z">
        <w:r>
          <w:t xml:space="preserve"> </w:t>
        </w:r>
      </w:ins>
      <w:ins w:id="1658" w:author="PR Preview" w:date="2026-01-01T00:00:00Z">
        <w:r>
          <w:t xml:space="preserve">by its length</w:t>
        </w:r>
      </w:ins>
      <w:ins w:id="1659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gives one.</w:t>
        </w:r>
      </w:ins>
      <w:ins w:id="1662" w:author="PR Preview" w:date="2026-01-01T00:00:00Z">
        <w:r>
          <w:t xml:space="preserve"> </w:t>
        </w:r>
      </w:ins>
      <w:ins w:id="1663" w:author="PR Preview" w:date="2026-01-01T00:00:00Z">
        <w:r>
          <w:t xml:space="preserve">By contrast, every eigenvector of</w:t>
        </w:r>
      </w:ins>
      <w:ins w:id="1664" w:author="PR Preview" w:date="2026-01-01T00:00:00Z">
        <w:r>
          <w:t xml:space="preserve"> </w:t>
        </w:r>
      </w:ins>
      <m:oMath>
        <m:r>
          <m:rPr>
            <m:sty m:val="bi"/>
          </m:rPr>
          <m:t>J</m:t>
        </m:r>
      </m:oMath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in</w:t>
        </w:r>
      </w:ins>
      <w:ins w:id="1667" w:author="PR Preview" w:date="2026-01-01T00:00:00Z">
        <w:r>
          <w:t xml:space="preserve"> </w:t>
        </w:r>
      </w:ins>
      <w:hyperlink w:anchor="exm-eigenspace">
        <w:ins w:id="1668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has the form</w:t>
        </w:r>
      </w:ins>
      <w:ins w:id="16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672" w:author="PR Preview" w:date="2026-01-01T00:00:00Z">
        <w:r>
          <w:t xml:space="preserve">,</w:t>
        </w:r>
      </w:ins>
      <w:ins w:id="1673" w:author="PR Preview" w:date="2026-01-01T00:00:00Z">
        <w:r>
          <w:t xml:space="preserve"> </w:t>
        </w:r>
      </w:ins>
      <w:ins w:id="1674" w:author="PR Preview" w:date="2026-01-01T00:00:00Z">
        <w:r>
          <w:t xml:space="preserve">so any two of them are multiples of each other,</w:t>
        </w:r>
      </w:ins>
      <w:ins w:id="1675" w:author="PR Preview" w:date="2026-01-01T00:00:00Z">
        <w:r>
          <w:t xml:space="preserve"> </w:t>
        </w:r>
      </w:ins>
      <w:ins w:id="1676" w:author="PR Preview" w:date="2026-01-01T00:00:00Z">
        <w:r>
          <w:t xml:space="preserve">and</w:t>
        </w:r>
      </w:ins>
      <w:ins w:id="1677" w:author="PR Preview" w:date="2026-01-01T00:00:00Z">
        <w:r>
          <w:t xml:space="preserve"> </w:t>
        </w:r>
      </w:ins>
      <m:oMath>
        <m:r>
          <m:rPr>
            <m:sty m:val="bi"/>
          </m:rPr>
          <m:t>J</m:t>
        </m:r>
      </m:oMath>
      <w:ins w:id="1678" w:author="PR Preview" w:date="2026-01-01T00:00:00Z">
        <w:r>
          <w:t xml:space="preserve"> </w:t>
        </w:r>
      </w:ins>
      <w:ins w:id="1679" w:author="PR Preview" w:date="2026-01-01T00:00:00Z">
        <w:r>
          <w:t xml:space="preserve">has no two linearly independent eigenvectors:</w:t>
        </w:r>
      </w:ins>
      <w:ins w:id="1680" w:author="PR Preview" w:date="2026-01-01T00:00:00Z">
        <w:r>
          <w:t xml:space="preserve"> </w:t>
        </w:r>
      </w:ins>
      <w:ins w:id="1681" w:author="PR Preview" w:date="2026-01-01T00:00:00Z">
        <w:r>
          <w:t xml:space="preserve">another way to see that it is not diagonalizable.</w:t>
        </w:r>
      </w:ins>
    </w:p>
    <w:bookmarkEnd w:id="73"/>
    <w:bookmarkStart w:id="74" w:name="cor-distinct-diagonalizable"/>
    <w:p>
      <w:pPr>
        <w:pStyle w:val="BodyText"/>
      </w:pPr>
      <w:ins w:id="1682" w:author="PR Preview" w:date="2026-01-01T00:00:00Z">
        <w:r>
          <w:rPr>
            <w:b/>
            <w:bCs/>
          </w:rPr>
          <w:t xml:space="preserve">Corollary 1 (Distinct eigenvalues make a matrix diagonalizable)</w:t>
        </w:r>
      </w:ins>
      <w:ins w:id="1683" w:author="PR Preview" w:date="2026-01-01T00:00:00Z">
        <w:r>
          <w:t xml:space="preserve"> </w:t>
        </w:r>
      </w:ins>
      <w:ins w:id="1684" w:author="PR Preview" w:date="2026-01-01T00:00:00Z">
        <w:r>
          <w:t xml:space="preserve">A</w:t>
        </w:r>
      </w:ins>
      <w:ins w:id="168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matrix with</w:t>
        </w:r>
      </w:ins>
      <w:ins w:id="1688" w:author="PR Preview" w:date="2026-01-01T00:00:00Z">
        <w:r>
          <w:t xml:space="preserve"> </w:t>
        </w:r>
      </w:ins>
      <m:oMath>
        <m:r>
          <m:t>p</m:t>
        </m:r>
      </m:oMath>
      <w:ins w:id="1689" w:author="PR Preview" w:date="2026-01-01T00:00:00Z">
        <w:r>
          <w:t xml:space="preserve"> </w:t>
        </w:r>
      </w:ins>
      <w:ins w:id="1690" w:author="PR Preview" w:date="2026-01-01T00:00:00Z">
        <w:r>
          <w:t xml:space="preserve">different eigenvalues is diagonalizable.</w:t>
        </w:r>
      </w:ins>
    </w:p>
    <w:bookmarkEnd w:id="74"/>
    <w:p>
      <w:pPr>
        <w:pStyle w:val="BodyText"/>
      </w:pPr>
      <w:ins w:id="1691" w:author="PR Preview" w:date="2026-01-01T00:00:00Z">
        <w:r>
          <w:rPr>
            <w:i/>
            <w:iCs/>
          </w:rPr>
          <w:t xml:space="preserve">Proof</w:t>
        </w:r>
      </w:ins>
      <w:ins w:id="1692" w:author="PR Preview" w:date="2026-01-01T00:00:00Z">
        <w:r>
          <w:t xml:space="preserve">. </w:t>
        </w:r>
      </w:ins>
      <w:ins w:id="1693" w:author="PR Preview" w:date="2026-01-01T00:00:00Z">
        <w:r>
          <w:t xml:space="preserve">Choose one eigenvector for each eigenvalue.</w:t>
        </w:r>
      </w:ins>
      <w:ins w:id="1694" w:author="PR Preview" w:date="2026-01-01T00:00:00Z">
        <w:r>
          <w:t xml:space="preserve"> </w:t>
        </w:r>
      </w:ins>
      <w:ins w:id="1695" w:author="PR Preview" w:date="2026-01-01T00:00:00Z">
        <w:r>
          <w:t xml:space="preserve">These</w:t>
        </w:r>
      </w:ins>
      <w:ins w:id="1696" w:author="PR Preview" w:date="2026-01-01T00:00:00Z">
        <w:r>
          <w:t xml:space="preserve"> </w:t>
        </w:r>
      </w:ins>
      <m:oMath>
        <m:r>
          <m:t>p</m:t>
        </m:r>
      </m:oMath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eigenvectors are linearly independent (</w:t>
        </w:r>
      </w:ins>
      <w:hyperlink w:anchor="thm-eigenvectors-independent">
        <w:ins w:id="1699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700" w:author="PR Preview" w:date="2026-01-01T00:00:00Z">
        <w:r>
          <w:t xml:space="preserve">),</w:t>
        </w:r>
      </w:ins>
      <w:ins w:id="1701" w:author="PR Preview" w:date="2026-01-01T00:00:00Z">
        <w:r>
          <w:t xml:space="preserve"> </w:t>
        </w:r>
      </w:ins>
      <w:ins w:id="1702" w:author="PR Preview" w:date="2026-01-01T00:00:00Z">
        <w:r>
          <w:t xml:space="preserve">so the matrix is diagonalizable (</w:t>
        </w:r>
      </w:ins>
      <w:hyperlink w:anchor="thm-diagonalizable">
        <w:ins w:id="1703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704" w:author="PR Preview" w:date="2026-01-01T00:00:00Z">
        <w:r>
          <w:t xml:space="preserve">).</w:t>
        </w:r>
      </w:ins>
    </w:p>
    <w:bookmarkStart w:id="75" w:name="exm-distinct-diagonalizable"/>
    <w:p>
      <w:pPr>
        <w:pStyle w:val="BodyText"/>
      </w:pPr>
      <w:ins w:id="1705" w:author="PR Preview" w:date="2026-01-01T00:00:00Z">
        <w:r>
          <w:rPr>
            <w:b/>
            <w:bCs/>
          </w:rPr>
          <w:t xml:space="preserve">Example 13 (A triangular matrix with distinct diagonal entries)</w:t>
        </w:r>
      </w:ins>
      <w:ins w:id="1706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1707" w:author="PR Preview" w:date="2026-01-01T00:00:00Z">
        <w:r>
          <w:t xml:space="preserve"> </w:t>
        </w:r>
      </w:ins>
      <w:ins w:id="1708" w:author="PR Preview" w:date="2026-01-01T00:00:00Z">
        <w:r>
          <w:t xml:space="preserve">of</w:t>
        </w:r>
      </w:ins>
      <w:ins w:id="1709" w:author="PR Preview" w:date="2026-01-01T00:00:00Z">
        <w:r>
          <w:t xml:space="preserve"> </w:t>
        </w:r>
      </w:ins>
      <w:hyperlink w:anchor="exm-eigen-triangular">
        <w:ins w:id="1710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has the three different eigenvalues</w:t>
        </w:r>
      </w:ins>
      <w:ins w:id="1713" w:author="PR Preview" w:date="2026-01-01T00:00:00Z">
        <w:r>
          <w:t xml:space="preserve"> </w:t>
        </w:r>
      </w:ins>
      <m:oMath>
        <m:r>
          <m:t>2</m:t>
        </m:r>
      </m:oMath>
      <w:ins w:id="1714" w:author="PR Preview" w:date="2026-01-01T00:00:00Z">
        <w:r>
          <w:t xml:space="preserve">,</w:t>
        </w:r>
      </w:ins>
      <w:ins w:id="1715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716" w:author="PR Preview" w:date="2026-01-01T00:00:00Z">
        <w:r>
          <w:t xml:space="preserve"> </w:t>
        </w:r>
      </w:ins>
      <w:ins w:id="1717" w:author="PR Preview" w:date="2026-01-01T00:00:00Z">
        <w:r>
          <w:t xml:space="preserve">and</w:t>
        </w:r>
      </w:ins>
      <w:ins w:id="171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719" w:author="PR Preview" w:date="2026-01-01T00:00:00Z">
        <w:r>
          <w:t xml:space="preserve"> </w:t>
        </w:r>
      </w:ins>
      <w:ins w:id="1720" w:author="PR Preview" w:date="2026-01-01T00:00:00Z">
        <w:r>
          <w:t xml:space="preserve">(</w:t>
        </w:r>
      </w:ins>
      <w:hyperlink w:anchor="thm-eigen-triangular">
        <w:ins w:id="1721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722" w:author="PR Preview" w:date="2026-01-01T00:00:00Z">
        <w:r>
          <w:t xml:space="preserve">), so it is diagonalizable,</w:t>
        </w:r>
      </w:ins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even though it is not symmetric, so</w:t>
        </w:r>
      </w:ins>
      <w:ins w:id="1725" w:author="PR Preview" w:date="2026-01-01T00:00:00Z">
        <w:r>
          <w:t xml:space="preserve"> </w:t>
        </w:r>
      </w:ins>
      <w:hyperlink r:id="rId14">
        <w:ins w:id="1726" w:author="PR Preview" w:date="2026-01-01T00:00:00Z">
          <w:r>
            <w:rPr>
              <w:rStyle w:val="Hyperlink"/>
            </w:rPr>
            <w:t xml:space="preserve">Theorem 10 in Special Matrices and Decompositions</w:t>
          </w:r>
        </w:ins>
      </w:hyperlink>
      <w:ins w:id="1727" w:author="PR Preview" w:date="2026-01-01T00:00:00Z">
        <w:r>
          <w:t xml:space="preserve"> </w:t>
        </w:r>
      </w:ins>
      <w:ins w:id="1728" w:author="PR Preview" w:date="2026-01-01T00:00:00Z">
        <w:r>
          <w:t xml:space="preserve">does not apply to it.</w:t>
        </w:r>
      </w:ins>
      <w:ins w:id="1729" w:author="PR Preview" w:date="2026-01-01T00:00:00Z">
        <w:r>
          <w:t xml:space="preserve"> </w:t>
        </w:r>
      </w:ins>
      <w:ins w:id="1730" w:author="PR Preview" w:date="2026-01-01T00:00:00Z">
        <w:r>
          <w:t xml:space="preserve">The converse fails:</w:t>
        </w:r>
      </w:ins>
      <w:ins w:id="1731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1732" w:author="PR Preview" w:date="2026-01-01T00:00:00Z">
        <w:r>
          <w:t xml:space="preserve"> </w:t>
        </w:r>
      </w:ins>
      <w:ins w:id="1733" w:author="PR Preview" w:date="2026-01-01T00:00:00Z">
        <w:r>
          <w:t xml:space="preserve">is diagonal, hence diagonalizable</w:t>
        </w:r>
      </w:ins>
      <w:ins w:id="1734" w:author="PR Preview" w:date="2026-01-01T00:00:00Z">
        <w:r>
          <w:t xml:space="preserve"> </w:t>
        </w:r>
      </w:ins>
      <w:ins w:id="1735" w:author="PR Preview" w:date="2026-01-01T00:00:00Z">
        <w:r>
          <w:t xml:space="preserve">(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ins w:id="1736" w:author="PR Preview" w:date="2026-01-01T00:00:00Z">
        <w:r>
          <w:t xml:space="preserve">),</w:t>
        </w:r>
      </w:ins>
      <w:ins w:id="1737" w:author="PR Preview" w:date="2026-01-01T00:00:00Z">
        <w:r>
          <w:t xml:space="preserve"> </w:t>
        </w:r>
      </w:ins>
      <w:ins w:id="1738" w:author="PR Preview" w:date="2026-01-01T00:00:00Z">
        <w:r>
          <w:t xml:space="preserve">but has only the eigenvalue</w:t>
        </w:r>
      </w:ins>
      <w:ins w:id="1739" w:author="PR Preview" w:date="2026-01-01T00:00:00Z">
        <w:r>
          <w:t xml:space="preserve"> </w:t>
        </w:r>
      </w:ins>
      <m:oMath>
        <m:r>
          <m:t>1</m:t>
        </m:r>
      </m:oMath>
      <w:ins w:id="1740" w:author="PR Preview" w:date="2026-01-01T00:00:00Z">
        <w:r>
          <w:t xml:space="preserve">.</w:t>
        </w:r>
      </w:ins>
    </w:p>
    <w:bookmarkEnd w:id="75"/>
    <w:bookmarkStart w:id="76" w:name="thm-diagonalizable-powers"/>
    <w:p>
      <w:pPr>
        <w:pStyle w:val="BodyText"/>
      </w:pPr>
      <w:ins w:id="1741" w:author="PR Preview" w:date="2026-01-01T00:00:00Z">
        <w:r>
          <w:rPr>
            <w:b/>
            <w:bCs/>
          </w:rPr>
          <w:t xml:space="preserve">Theorem 9 (Powers of a diagonalizable matrix)</w:t>
        </w:r>
      </w:ins>
      <w:ins w:id="1742" w:author="PR Preview" w:date="2026-01-01T00:00:00Z">
        <w:r>
          <w:t xml:space="preserve"> </w:t>
        </w:r>
      </w:ins>
      <w:ins w:id="1743" w:author="PR Preview" w:date="2026-01-01T00:00:00Z">
        <w:r>
          <w:t xml:space="preserve">If</w:t>
        </w:r>
      </w:ins>
      <w:ins w:id="174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745" w:author="PR Preview" w:date="2026-01-01T00:00:00Z">
        <w:r>
          <w:t xml:space="preserve"> </w:t>
        </w:r>
      </w:ins>
      <w:ins w:id="1746" w:author="PR Preview" w:date="2026-01-01T00:00:00Z">
        <w:r>
          <w:t xml:space="preserve">(</w:t>
        </w:r>
      </w:ins>
      <w:hyperlink w:anchor="def-diagonalizable">
        <w:ins w:id="174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748" w:author="PR Preview" w:date="2026-01-01T00:00:00Z">
        <w:r>
          <w:t xml:space="preserve">)</w:t>
        </w:r>
      </w:ins>
      <w:ins w:id="1749" w:author="PR Preview" w:date="2026-01-01T00:00:00Z">
        <w:r>
          <w:t xml:space="preserve"> </w:t>
        </w:r>
      </w:ins>
      <w:ins w:id="1750" w:author="PR Preview" w:date="2026-01-01T00:00:00Z">
        <w:r>
          <w:t xml:space="preserve">with</w:t>
        </w:r>
      </w:ins>
      <w:ins w:id="1751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1752" w:author="PR Preview" w:date="2026-01-01T00:00:00Z">
        <w:r>
          <w:t xml:space="preserve">,</w:t>
        </w:r>
      </w:ins>
      <w:ins w:id="1753" w:author="PR Preview" w:date="2026-01-01T00:00:00Z">
        <w:r>
          <w:t xml:space="preserve"> </w:t>
        </w:r>
      </w:ins>
      <w:ins w:id="1754" w:author="PR Preview" w:date="2026-01-01T00:00:00Z">
        <w:r>
          <w:t xml:space="preserve">then for every positive integer</w:t>
        </w:r>
      </w:ins>
      <w:ins w:id="1755" w:author="PR Preview" w:date="2026-01-01T00:00:00Z">
        <w:r>
          <w:t xml:space="preserve"> </w:t>
        </w:r>
      </w:ins>
      <m:oMath>
        <m:r>
          <m:t>k</m:t>
        </m:r>
      </m:oMath>
      <w:ins w:id="1756" w:author="PR Preview" w:date="2026-01-01T00:00:00Z">
        <w:r>
          <w:t xml:space="preserve">,</w:t>
        </w:r>
      </w:ins>
      <w:ins w:id="175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758" w:author="PR Preview" w:date="2026-01-01T00:00:00Z">
        <w:r>
          <w:t xml:space="preserve"> </w:t>
        </w:r>
      </w:ins>
      <w:ins w:id="1759" w:author="PR Preview" w:date="2026-01-01T00:00:00Z">
        <w:r>
          <w:t xml:space="preserve">and</w:t>
        </w:r>
      </w:ins>
      <w:ins w:id="1760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ins w:id="1761" w:author="PR Preview" w:date="2026-01-01T00:00:00Z">
        <w:r>
          <w:t xml:space="preserve">.</w:t>
        </w:r>
      </w:ins>
    </w:p>
    <w:bookmarkEnd w:id="76"/>
    <w:p>
      <w:pPr>
        <w:pStyle w:val="BodyText"/>
      </w:pPr>
      <w:ins w:id="1762" w:author="PR Preview" w:date="2026-01-01T00:00:00Z">
        <w:r>
          <w:rPr>
            <w:i/>
            <w:iCs/>
          </w:rPr>
          <w:t xml:space="preserve">Proof</w:t>
        </w:r>
      </w:ins>
      <w:ins w:id="1763" w:author="PR Preview" w:date="2026-01-01T00:00:00Z">
        <w:r>
          <w:t xml:space="preserve">. </w:t>
        </w:r>
      </w:ins>
      <w:ins w:id="1764" w:author="PR Preview" w:date="2026-01-01T00:00:00Z">
        <w:r>
          <w:rPr>
            <w:b/>
            <w:bCs/>
          </w:rPr>
          <w:t xml:space="preserve">Powers of</w:t>
        </w:r>
      </w:ins>
      <w:ins w:id="1765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"/>
          </m:rPr>
          <m:t>Λ</m:t>
        </m:r>
      </m:oMath>
      <w:ins w:id="1766" w:author="PR Preview" w:date="2026-01-01T00:00:00Z">
        <w:r>
          <w:rPr>
            <w:b/>
            <w:bCs/>
          </w:rPr>
          <w:t xml:space="preserve">.</w:t>
        </w:r>
      </w:ins>
      <w:ins w:id="1767" w:author="PR Preview" w:date="2026-01-01T00:00:00Z">
        <w:r>
          <w:t xml:space="preserve"> </w:t>
        </w:r>
      </w:ins>
      <w:ins w:id="1768" w:author="PR Preview" w:date="2026-01-01T00:00:00Z">
        <w:r>
          <w:t xml:space="preserve">If</w:t>
        </w:r>
      </w:ins>
      <w:ins w:id="1769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1770" w:author="PR Preview" w:date="2026-01-01T00:00:00Z">
        <w:r>
          <w:t xml:space="preserve"> </w:t>
        </w:r>
      </w:ins>
      <w:ins w:id="1771" w:author="PR Preview" w:date="2026-01-01T00:00:00Z">
        <w:r>
          <w:t xml:space="preserve">and</w:t>
        </w:r>
      </w:ins>
      <w:ins w:id="1772" w:author="PR Preview" w:date="2026-01-01T00:00:00Z">
        <w:r>
          <w:t xml:space="preserve"> </w:t>
        </w:r>
      </w:ins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1773" w:author="PR Preview" w:date="2026-01-01T00:00:00Z">
        <w:r>
          <w:t xml:space="preserve">,</w:t>
        </w:r>
      </w:ins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with entries</w:t>
        </w:r>
      </w:ins>
      <w:ins w:id="1776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ins w:id="1777" w:author="PR Preview" w:date="2026-01-01T00:00:00Z">
        <w:r>
          <w:t xml:space="preserve"> </w:t>
        </w:r>
      </w:ins>
      <w:ins w:id="1778" w:author="PR Preview" w:date="2026-01-01T00:00:00Z">
        <w:r>
          <w:t xml:space="preserve">and</w:t>
        </w:r>
      </w:ins>
      <w:ins w:id="1779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ins w:id="1780" w:author="PR Preview" w:date="2026-01-01T00:00:00Z">
        <w:r>
          <w:t xml:space="preserve"> </w:t>
        </w:r>
      </w:ins>
      <w:ins w:id="1781" w:author="PR Preview" w:date="2026-01-01T00:00:00Z">
        <w:r>
          <w:t xml:space="preserve">(so</w:t>
        </w:r>
      </w:ins>
      <w:ins w:id="1782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and</w:t>
        </w:r>
      </w:ins>
      <w:ins w:id="1785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ins w:id="1786" w:author="PR Preview" w:date="2026-01-01T00:00:00Z">
        <w:r>
          <w:t xml:space="preserve">),</w:t>
        </w:r>
      </w:ins>
      <w:ins w:id="1787" w:author="PR Preview" w:date="2026-01-01T00:00:00Z">
        <w:r>
          <w:t xml:space="preserve"> </w:t>
        </w:r>
      </w:ins>
      <w:ins w:id="1788" w:author="PR Preview" w:date="2026-01-01T00:00:00Z">
        <w:r>
          <w:t xml:space="preserve">entry</w:t>
        </w:r>
      </w:ins>
      <w:ins w:id="178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1790" w:author="PR Preview" w:date="2026-01-01T00:00:00Z">
        <w:r>
          <w:t xml:space="preserve"> </w:t>
        </w:r>
      </w:ins>
      <w:ins w:id="1791" w:author="PR Preview" w:date="2026-01-01T00:00:00Z">
        <w:r>
          <w:t xml:space="preserve">of</w:t>
        </w:r>
      </w:ins>
      <w:ins w:id="1792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ins w:id="1793" w:author="PR Preview" w:date="2026-01-01T00:00:00Z">
        <w:r>
          <w:t xml:space="preserve"> </w:t>
        </w:r>
      </w:ins>
      <w:ins w:id="1794" w:author="PR Preview" w:date="2026-01-01T00:00:00Z">
        <w:r>
          <w:t xml:space="preserve">is</w:t>
        </w:r>
      </w:ins>
      <w:ins w:id="179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ins w:id="1796" w:author="PR Preview" w:date="2026-01-01T00:00:00Z">
        <w:r>
          <w:t xml:space="preserve"> </w:t>
        </w:r>
      </w:ins>
      <w:ins w:id="1797" w:author="PR Preview" w:date="2026-01-01T00:00:00Z">
        <w:r>
          <w:t xml:space="preserve">(1),</w:t>
        </w:r>
      </w:ins>
      <w:ins w:id="1798" w:author="PR Preview" w:date="2026-01-01T00:00:00Z">
        <w:r>
          <w:t xml:space="preserve"> </w:t>
        </w:r>
      </w:ins>
      <w:ins w:id="1799" w:author="PR Preview" w:date="2026-01-01T00:00:00Z">
        <w:r>
          <w:t xml:space="preserve">where</w:t>
        </w:r>
      </w:ins>
      <w:ins w:id="1800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ins w:id="1801" w:author="PR Preview" w:date="2026-01-01T00:00:00Z">
        <w:r>
          <w:t xml:space="preserve"> </w:t>
        </w:r>
      </w:ins>
      <w:ins w:id="1802" w:author="PR Preview" w:date="2026-01-01T00:00:00Z">
        <w:r>
          <w:t xml:space="preserve">unless</w:t>
        </w:r>
      </w:ins>
      <w:ins w:id="1803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i</m:t>
        </m:r>
      </m:oMath>
      <w:ins w:id="1804" w:author="PR Preview" w:date="2026-01-01T00:00:00Z">
        <w:r>
          <w:t xml:space="preserve"> </w:t>
        </w:r>
      </w:ins>
      <w:ins w:id="1805" w:author="PR Preview" w:date="2026-01-01T00:00:00Z">
        <w:r>
          <w:t xml:space="preserve">and</w:t>
        </w:r>
      </w:ins>
      <w:ins w:id="1806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1807" w:author="PR Preview" w:date="2026-01-01T00:00:00Z">
        <w:r>
          <w:t xml:space="preserve"> </w:t>
        </w:r>
      </w:ins>
      <w:ins w:id="1808" w:author="PR Preview" w:date="2026-01-01T00:00:00Z">
        <w:r>
          <w:t xml:space="preserve">unless</w:t>
        </w:r>
      </w:ins>
      <w:ins w:id="1809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j</m:t>
        </m:r>
      </m:oMath>
      <w:ins w:id="1810" w:author="PR Preview" w:date="2026-01-01T00:00:00Z">
        <w:r>
          <w:t xml:space="preserve">.</w:t>
        </w:r>
      </w:ins>
      <w:ins w:id="1811" w:author="PR Preview" w:date="2026-01-01T00:00:00Z">
        <w:r>
          <w:t xml:space="preserve"> </w:t>
        </w:r>
      </w:ins>
      <w:ins w:id="1812" w:author="PR Preview" w:date="2026-01-01T00:00:00Z">
        <w:r>
          <w:t xml:space="preserve">For</w:t>
        </w:r>
      </w:ins>
      <w:ins w:id="181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no term survives, so the entry is</w:t>
        </w:r>
      </w:ins>
      <w:ins w:id="1816" w:author="PR Preview" w:date="2026-01-01T00:00:00Z">
        <w:r>
          <w:t xml:space="preserve"> </w:t>
        </w:r>
      </w:ins>
      <m:oMath>
        <m:r>
          <m:t>0</m:t>
        </m:r>
      </m:oMath>
      <w:ins w:id="1817" w:author="PR Preview" w:date="2026-01-01T00:00:00Z">
        <w:r>
          <w:t xml:space="preserve">;</w:t>
        </w:r>
      </w:ins>
      <w:ins w:id="1818" w:author="PR Preview" w:date="2026-01-01T00:00:00Z">
        <w:r>
          <w:t xml:space="preserve"> </w:t>
        </w:r>
      </w:ins>
      <w:ins w:id="1819" w:author="PR Preview" w:date="2026-01-01T00:00:00Z">
        <w:r>
          <w:t xml:space="preserve">for</w:t>
        </w:r>
      </w:ins>
      <w:ins w:id="182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</m:oMath>
      <w:ins w:id="1821" w:author="PR Preview" w:date="2026-01-01T00:00:00Z">
        <w:r>
          <w:t xml:space="preserve"> </w:t>
        </w:r>
      </w:ins>
      <w:ins w:id="1822" w:author="PR Preview" w:date="2026-01-01T00:00:00Z">
        <w:r>
          <w:t xml:space="preserve">only</w:t>
        </w:r>
      </w:ins>
      <w:ins w:id="1823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i</m:t>
        </m:r>
      </m:oMath>
      <w:ins w:id="1824" w:author="PR Preview" w:date="2026-01-01T00:00:00Z">
        <w:r>
          <w:t xml:space="preserve"> </w:t>
        </w:r>
      </w:ins>
      <w:ins w:id="1825" w:author="PR Preview" w:date="2026-01-01T00:00:00Z">
        <w:r>
          <w:t xml:space="preserve">survives, giving</w:t>
        </w:r>
      </w:ins>
      <w:ins w:id="1826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ins w:id="1827" w:author="PR Preview" w:date="2026-01-01T00:00:00Z">
        <w:r>
          <w:t xml:space="preserve">.</w:t>
        </w:r>
      </w:ins>
      <w:ins w:id="1828" w:author="PR Preview" w:date="2026-01-01T00:00:00Z">
        <w:r>
          <w:t xml:space="preserve"> </w:t>
        </w:r>
      </w:ins>
      <w:ins w:id="1829" w:author="PR Preview" w:date="2026-01-01T00:00:00Z">
        <w:r>
          <w:t xml:space="preserve">So</w:t>
        </w:r>
      </w:ins>
      <w:ins w:id="1830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1831" w:author="PR Preview" w:date="2026-01-01T00:00:00Z">
        <w:r>
          <w:t xml:space="preserve">,</w:t>
        </w:r>
      </w:ins>
      <w:ins w:id="1832" w:author="PR Preview" w:date="2026-01-01T00:00:00Z">
        <w:r>
          <w:t xml:space="preserve"> </w:t>
        </w:r>
      </w:ins>
      <w:ins w:id="1833" w:author="PR Preview" w:date="2026-01-01T00:00:00Z">
        <w:r>
          <w:t xml:space="preserve">and</w:t>
        </w:r>
      </w:ins>
      <w:ins w:id="1834" w:author="PR Preview" w:date="2026-01-01T00:00:00Z">
        <w:r>
          <w:t xml:space="preserve"> </w:t>
        </w:r>
      </w:ins>
      <w:hyperlink r:id="rId35">
        <w:ins w:id="1835" w:author="PR Preview" w:date="2026-01-01T00:00:00Z">
          <w:r>
            <w:rPr>
              <w:rStyle w:val="Hyperlink"/>
            </w:rPr>
            <w:t xml:space="preserve">induction</w:t>
          </w:r>
        </w:ins>
      </w:hyperlink>
      <w:ins w:id="1836" w:author="PR Preview" w:date="2026-01-01T00:00:00Z">
        <w:r>
          <w:t xml:space="preserve"> </w:t>
        </w:r>
      </w:ins>
      <w:ins w:id="1837" w:author="PR Preview" w:date="2026-01-01T00:00:00Z">
        <w:r>
          <w:t xml:space="preserve">on</w:t>
        </w:r>
      </w:ins>
      <w:ins w:id="1838" w:author="PR Preview" w:date="2026-01-01T00:00:00Z">
        <w:r>
          <w:t xml:space="preserve"> </w:t>
        </w:r>
      </w:ins>
      <m:oMath>
        <m:r>
          <m:t>k</m:t>
        </m:r>
      </m:oMath>
      <w:ins w:id="1839" w:author="PR Preview" w:date="2026-01-01T00:00:00Z">
        <w:r>
          <w:t xml:space="preserve"> </w:t>
        </w:r>
      </w:ins>
      <w:ins w:id="1840" w:author="PR Preview" w:date="2026-01-01T00:00:00Z">
        <w:r>
          <w:t xml:space="preserve">gives</w:t>
        </w:r>
      </w:ins>
      <w:ins w:id="1841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ins w:id="1842" w:author="PR Preview" w:date="2026-01-01T00:00:00Z">
        <w:r>
          <w:t xml:space="preserve">.</w:t>
        </w:r>
      </w:ins>
    </w:p>
    <w:p>
      <w:pPr>
        <w:pStyle w:val="BodyText"/>
      </w:pPr>
      <w:ins w:id="1843" w:author="PR Preview" w:date="2026-01-01T00:00:00Z">
        <w:r>
          <w:rPr>
            <w:b/>
            <w:bCs/>
          </w:rPr>
          <w:t xml:space="preserve">Powers of</w:t>
        </w:r>
      </w:ins>
      <w:ins w:id="1844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A</m:t>
        </m:r>
      </m:oMath>
      <w:ins w:id="1845" w:author="PR Preview" w:date="2026-01-01T00:00:00Z">
        <w:r>
          <w:rPr>
            <w:b/>
            <w:bCs/>
          </w:rPr>
          <w:t xml:space="preserve">, by induction on</w:t>
        </w:r>
      </w:ins>
      <w:ins w:id="1846" w:author="PR Preview" w:date="2026-01-01T00:00:00Z">
        <w:r>
          <w:rPr>
            <w:b/>
            <w:bCs/>
          </w:rPr>
          <w:t xml:space="preserve"> </w:t>
        </w:r>
      </w:ins>
      <m:oMath>
        <m:r>
          <m:t>k</m:t>
        </m:r>
      </m:oMath>
      <w:ins w:id="1847" w:author="PR Preview" w:date="2026-01-01T00:00:00Z">
        <w:r>
          <w:rPr>
            <w:b/>
            <w:bCs/>
          </w:rPr>
          <w:t xml:space="preserve">.</w:t>
        </w:r>
      </w:ins>
      <w:ins w:id="184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</m:oMath>
      <w:ins w:id="1849" w:author="PR Preview" w:date="2026-01-01T00:00:00Z">
        <w:r>
          <w:t xml:space="preserve"> </w:t>
        </w:r>
      </w:ins>
      <w:ins w:id="1850" w:author="PR Preview" w:date="2026-01-01T00:00:00Z">
        <w:r>
          <w:t xml:space="preserve">is the assumption. If it holds for</w:t>
        </w:r>
      </w:ins>
      <w:ins w:id="185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1</m:t>
        </m:r>
      </m:oMath>
      <w:ins w:id="185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ins w:id="1853" w:author="PR Preview" w:date="2026-01-01T00:00:00Z">
        <w:r>
          <w:rPr>
            <w:b/>
            <w:bCs/>
          </w:rPr>
          <w:t xml:space="preserve">Example 14 (A closed form for the powers)</w:t>
        </w:r>
      </w:ins>
      <w:ins w:id="1854" w:author="PR Preview" w:date="2026-01-01T00:00:00Z">
        <w:r>
          <w:t xml:space="preserve"> </w:t>
        </w:r>
      </w:ins>
      <w:ins w:id="1855" w:author="PR Preview" w:date="2026-01-01T00:00:00Z">
        <w:r>
          <w:t xml:space="preserve">For</w:t>
        </w:r>
      </w:ins>
      <w:ins w:id="185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857" w:author="PR Preview" w:date="2026-01-01T00:00:00Z">
        <w:r>
          <w:t xml:space="preserve">,</w:t>
        </w:r>
      </w:ins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with</w:t>
        </w:r>
      </w:ins>
      <w:ins w:id="1860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861" w:author="PR Preview" w:date="2026-01-01T00:00:00Z">
        <w:r>
          <w:t xml:space="preserve"> </w:t>
        </w:r>
      </w:ins>
      <w:ins w:id="1862" w:author="PR Preview" w:date="2026-01-01T00:00:00Z">
        <w:r>
          <w:t xml:space="preserve">as in</w:t>
        </w:r>
      </w:ins>
      <w:ins w:id="1863" w:author="PR Preview" w:date="2026-01-01T00:00:00Z">
        <w:r>
          <w:t xml:space="preserve"> </w:t>
        </w:r>
      </w:ins>
      <w:hyperlink w:anchor="exm-thm-diagonalizable">
        <w:ins w:id="1864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1865" w:author="PR Preview" w:date="2026-01-01T00:00:00Z">
        <w:r>
          <w:t xml:space="preserve"> </w:t>
        </w:r>
      </w:ins>
      <w:ins w:id="1866" w:author="PR Preview" w:date="2026-01-01T00:00:00Z">
        <w:r>
          <w:t xml:space="preserve">and</w:t>
        </w:r>
      </w:ins>
      <w:ins w:id="186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ins w:id="1868" w:author="PR Preview" w:date="2026-01-01T00:00:00Z">
        <w:r>
          <w:t xml:space="preserve"> </w:t>
        </w:r>
      </w:ins>
      <w:ins w:id="1869" w:author="PR Preview" w:date="2026-01-01T00:00:00Z">
        <w:r>
          <w:t xml:space="preserve">(</w:t>
        </w:r>
      </w:ins>
      <w:hyperlink w:anchor="exm-similar">
        <w:ins w:id="1870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871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872" w:author="PR Preview" w:date="2026-01-01T00:00:00Z">
        <w:r>
          <w:t xml:space="preserve">For</w:t>
        </w:r>
      </w:ins>
      <w:ins w:id="187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  <w:ins w:id="1874" w:author="PR Preview" w:date="2026-01-01T00:00:00Z">
        <w:r>
          <w:t xml:space="preserve"> </w:t>
        </w:r>
      </w:ins>
      <w:ins w:id="1875" w:author="PR Preview" w:date="2026-01-01T00:00:00Z">
        <w:r>
          <w:t xml:space="preserve">this gives</w:t>
        </w:r>
      </w:ins>
      <w:ins w:id="1876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ins w:id="1877" w:author="PR Preview" w:date="2026-01-01T00:00:00Z">
        <w:r>
          <w:t xml:space="preserve">,</w:t>
        </w:r>
      </w:ins>
      <w:ins w:id="1878" w:author="PR Preview" w:date="2026-01-01T00:00:00Z">
        <w:r>
          <w:t xml:space="preserve"> </w:t>
        </w:r>
      </w:ins>
      <w:ins w:id="1879" w:author="PR Preview" w:date="2026-01-01T00:00:00Z">
        <w:r>
          <w:t xml:space="preserve">which matches</w:t>
        </w:r>
      </w:ins>
      <w:ins w:id="188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ins w:id="1881" w:author="PR Preview" w:date="2026-01-01T00:00:00Z">
        <w:r>
          <w:t xml:space="preserve"> </w:t>
        </w:r>
      </w:ins>
      <w:ins w:id="1882" w:author="PR Preview" w:date="2026-01-01T00:00:00Z">
        <w:r>
          <w:t xml:space="preserve">in</w:t>
        </w:r>
      </w:ins>
      <w:ins w:id="1883" w:author="PR Preview" w:date="2026-01-01T00:00:00Z">
        <w:r>
          <w:t xml:space="preserve"> </w:t>
        </w:r>
      </w:ins>
      <w:hyperlink w:anchor="exm-eigen-shift-power">
        <w:ins w:id="1884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1885" w:author="PR Preview" w:date="2026-01-01T00:00:00Z">
        <w:r>
          <w:t xml:space="preserve">.</w:t>
        </w:r>
      </w:ins>
    </w:p>
    <w:bookmarkEnd w:id="77"/>
    <w:bookmarkEnd w:id="78"/>
    <w:bookmarkStart w:id="120" w:name="sec-cholesky"/>
    <w:p>
      <w:pPr>
        <w:pStyle w:val="Heading2"/>
      </w:pPr>
      <w:ins w:id="1886" w:author="PR Preview" w:date="2026-01-01T00:00:00Z">
        <w:r>
          <w:t xml:space="preserve">2 Gram matrices, Schur complements and Cholesky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ins w:id="1887" w:author="PR Preview" w:date="2026-01-01T00:00:00Z">
        <w:r>
          <w:rPr>
            <w:b/>
            <w:bCs/>
          </w:rPr>
          <w:t xml:space="preserve">Theorem 10 (Definite matrices are Gram matrices)</w:t>
        </w:r>
      </w:ins>
      <w:ins w:id="1888" w:author="PR Preview" w:date="2026-01-01T00:00:00Z">
        <w:r>
          <w:t xml:space="preserve"> </w:t>
        </w:r>
      </w:ins>
      <w:ins w:id="1889" w:author="PR Preview" w:date="2026-01-01T00:00:00Z">
        <w:r>
          <w:t xml:space="preserve">Let</w:t>
        </w:r>
      </w:ins>
      <w:ins w:id="189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91" w:author="PR Preview" w:date="2026-01-01T00:00:00Z">
        <w:r>
          <w:t xml:space="preserve"> </w:t>
        </w:r>
      </w:ins>
      <w:ins w:id="1892" w:author="PR Preview" w:date="2026-01-01T00:00:00Z">
        <w:r>
          <w:t xml:space="preserve">be a</w:t>
        </w:r>
      </w:ins>
      <w:ins w:id="189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894" w:author="PR Preview" w:date="2026-01-01T00:00:00Z">
        <w:r>
          <w:t xml:space="preserve"> </w:t>
        </w:r>
      </w:ins>
      <w:ins w:id="1895" w:author="PR Preview" w:date="2026-01-01T00:00:00Z">
        <w:r>
          <w:t xml:space="preserve">matrix.</w:t>
        </w:r>
      </w:ins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ins w:id="1896" w:author="PR Preview" w:date="2026-01-01T00:00:00Z">
        <w:r>
          <w:t xml:space="preserve"> </w:t>
        </w:r>
      </w:ins>
      <w:ins w:id="1897" w:author="PR Preview" w:date="2026-01-01T00:00:00Z">
        <w:r>
          <w:t xml:space="preserve">is positive semidefinite (</w:t>
        </w:r>
      </w:ins>
      <w:hyperlink r:id="rId82">
        <w:ins w:id="1898" w:author="PR Preview" w:date="2026-01-01T00:00:00Z">
          <w:r>
            <w:rPr>
              <w:rStyle w:val="Hyperlink"/>
            </w:rPr>
            <w:t xml:space="preserve">Definition 19 in Special Matrices and Decompositions</w:t>
          </w:r>
        </w:ins>
      </w:hyperlink>
      <w:ins w:id="1899" w:author="PR Preview" w:date="2026-01-01T00:00:00Z">
        <w:r>
          <w:t xml:space="preserve">)</w:t>
        </w:r>
      </w:ins>
      <w:ins w:id="1900" w:author="PR Preview" w:date="2026-01-01T00:00:00Z">
        <w:r>
          <w:t xml:space="preserve"> </w:t>
        </w:r>
      </w:ins>
      <w:ins w:id="1901" w:author="PR Preview" w:date="2026-01-01T00:00:00Z">
        <w:r>
          <w:t xml:space="preserve">exactly when</w:t>
        </w:r>
      </w:ins>
      <w:ins w:id="190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ins w:id="1903" w:author="PR Preview" w:date="2026-01-01T00:00:00Z">
        <w:r>
          <w:t xml:space="preserve"> </w:t>
        </w:r>
      </w:ins>
      <w:ins w:id="1904" w:author="PR Preview" w:date="2026-01-01T00:00:00Z">
        <w:r>
          <w:t xml:space="preserve">for some matrix</w:t>
        </w:r>
      </w:ins>
      <w:ins w:id="190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906" w:author="PR Preview" w:date="2026-01-01T00:00:00Z">
        <w:r>
          <w:t xml:space="preserve"> </w:t>
        </w:r>
      </w:ins>
      <w:ins w:id="1907" w:author="PR Preview" w:date="2026-01-01T00:00:00Z">
        <w:r>
          <w:t xml:space="preserve">with</w:t>
        </w:r>
      </w:ins>
      <w:ins w:id="1908" w:author="PR Preview" w:date="2026-01-01T00:00:00Z">
        <w:r>
          <w:t xml:space="preserve"> </w:t>
        </w:r>
      </w:ins>
      <m:oMath>
        <m:r>
          <m:t>p</m:t>
        </m:r>
      </m:oMath>
      <w:ins w:id="1909" w:author="PR Preview" w:date="2026-01-01T00:00:00Z">
        <w:r>
          <w:t xml:space="preserve"> </w:t>
        </w:r>
      </w:ins>
      <w:ins w:id="1910" w:author="PR Preview" w:date="2026-01-01T00:00:00Z">
        <w:r>
          <w:t xml:space="preserve">columns.</w:t>
        </w:r>
      </w:ins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ins w:id="1911" w:author="PR Preview" w:date="2026-01-01T00:00:00Z">
        <w:r>
          <w:t xml:space="preserve"> </w:t>
        </w:r>
      </w:ins>
      <w:ins w:id="1912" w:author="PR Preview" w:date="2026-01-01T00:00:00Z">
        <w:r>
          <w:t xml:space="preserve">is positive definite (</w:t>
        </w:r>
      </w:ins>
      <w:hyperlink r:id="rId83">
        <w:ins w:id="1913" w:author="PR Preview" w:date="2026-01-01T00:00:00Z">
          <w:r>
            <w:rPr>
              <w:rStyle w:val="Hyperlink"/>
            </w:rPr>
            <w:t xml:space="preserve">Definition 20 in Special Matrices and Decompositions</w:t>
          </w:r>
        </w:ins>
      </w:hyperlink>
      <w:ins w:id="1914" w:author="PR Preview" w:date="2026-01-01T00:00:00Z">
        <w:r>
          <w:t xml:space="preserve">)</w:t>
        </w:r>
      </w:ins>
      <w:ins w:id="1915" w:author="PR Preview" w:date="2026-01-01T00:00:00Z">
        <w:r>
          <w:t xml:space="preserve"> </w:t>
        </w:r>
      </w:ins>
      <w:ins w:id="1916" w:author="PR Preview" w:date="2026-01-01T00:00:00Z">
        <w:r>
          <w:t xml:space="preserve">exactly when</w:t>
        </w:r>
      </w:ins>
      <w:ins w:id="191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ins w:id="1918" w:author="PR Preview" w:date="2026-01-01T00:00:00Z">
        <w:r>
          <w:t xml:space="preserve"> </w:t>
        </w:r>
      </w:ins>
      <w:ins w:id="1919" w:author="PR Preview" w:date="2026-01-01T00:00:00Z">
        <w:r>
          <w:t xml:space="preserve">for some matrix</w:t>
        </w:r>
      </w:ins>
      <w:ins w:id="1920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921" w:author="PR Preview" w:date="2026-01-01T00:00:00Z">
        <w:r>
          <w:t xml:space="preserve"> </w:t>
        </w:r>
      </w:ins>
      <w:ins w:id="1922" w:author="PR Preview" w:date="2026-01-01T00:00:00Z">
        <w:r>
          <w:t xml:space="preserve">with</w:t>
        </w:r>
      </w:ins>
      <w:ins w:id="1923" w:author="PR Preview" w:date="2026-01-01T00:00:00Z">
        <w:r>
          <w:t xml:space="preserve"> </w:t>
        </w:r>
      </w:ins>
      <m:oMath>
        <m:r>
          <m:t>p</m:t>
        </m:r>
      </m:oMath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linearly independent columns.</w:t>
        </w:r>
      </w:ins>
    </w:p>
    <w:bookmarkEnd w:id="84"/>
    <w:p>
      <w:pPr>
        <w:pStyle w:val="FirstParagraph"/>
      </w:pPr>
      <w:ins w:id="1926" w:author="PR Preview" w:date="2026-01-01T00:00:00Z">
        <w:r>
          <w:rPr>
            <w:i/>
            <w:iCs/>
          </w:rPr>
          <w:t xml:space="preserve">Proof</w:t>
        </w:r>
      </w:ins>
      <w:ins w:id="1927" w:author="PR Preview" w:date="2026-01-01T00:00:00Z">
        <w:r>
          <w:t xml:space="preserve">. </w:t>
        </w:r>
      </w:ins>
      <w:ins w:id="1928" w:author="PR Preview" w:date="2026-01-01T00:00:00Z">
        <w:r>
          <w:rPr>
            <w:b/>
            <w:bCs/>
          </w:rPr>
          <w:t xml:space="preserve">If</w:t>
        </w:r>
      </w:ins>
      <w:ins w:id="1929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ins w:id="1930" w:author="PR Preview" w:date="2026-01-01T00:00:00Z">
        <w:r>
          <w:rPr>
            <w:b/>
            <w:bCs/>
          </w:rPr>
          <w:t xml:space="preserve">.</w:t>
        </w:r>
      </w:ins>
      <w:ins w:id="19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32" w:author="PR Preview" w:date="2026-01-01T00:00:00Z">
        <w:r>
          <w:t xml:space="preserve"> </w:t>
        </w:r>
      </w:ins>
      <w:ins w:id="1933" w:author="PR Preview" w:date="2026-01-01T00:00:00Z">
        <w:r>
          <w:t xml:space="preserve">is symmetric, 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ins w:id="1934" w:author="PR Preview" w:date="2026-01-01T00:00:00Z">
        <w:r>
          <w:t xml:space="preserve">(</w:t>
        </w:r>
      </w:ins>
      <w:hyperlink r:id="rId85">
        <w:ins w:id="1935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1936" w:author="PR Preview" w:date="2026-01-01T00:00:00Z">
        <w:r>
          <w:t xml:space="preserve">,</w:t>
        </w:r>
      </w:ins>
      <w:ins w:id="1937" w:author="PR Preview" w:date="2026-01-01T00:00:00Z">
        <w:r>
          <w:t xml:space="preserve"> </w:t>
        </w:r>
      </w:ins>
      <w:hyperlink r:id="rId86">
        <w:ins w:id="1938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1939" w:author="PR Preview" w:date="2026-01-01T00:00:00Z">
        <w:r>
          <w:t xml:space="preserve">). For any</w:t>
        </w:r>
      </w:ins>
      <w:ins w:id="194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94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942" w:author="PR Preview" w:date="2026-01-01T00:00:00Z">
        <w:r>
          <w:t xml:space="preserve">If the columns of</w:t>
        </w:r>
      </w:ins>
      <w:ins w:id="1943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944" w:author="PR Preview" w:date="2026-01-01T00:00:00Z">
        <w:r>
          <w:t xml:space="preserve"> </w:t>
        </w:r>
      </w:ins>
      <w:ins w:id="1945" w:author="PR Preview" w:date="2026-01-01T00:00:00Z">
        <w:r>
          <w:t xml:space="preserve">are linearly independent,</w:t>
        </w:r>
      </w:ins>
      <w:ins w:id="1946" w:author="PR Preview" w:date="2026-01-01T00:00:00Z">
        <w:r>
          <w:t xml:space="preserve"> </w:t>
        </w:r>
      </w:ins>
      <w:ins w:id="1947" w:author="PR Preview" w:date="2026-01-01T00:00:00Z">
        <w:r>
          <w:t xml:space="preserve">then</w:t>
        </w:r>
      </w:ins>
      <w:ins w:id="194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1949" w:author="PR Preview" w:date="2026-01-01T00:00:00Z">
        <w:r>
          <w:t xml:space="preserve"> </w:t>
        </w:r>
      </w:ins>
      <w:ins w:id="1950" w:author="PR Preview" w:date="2026-01-01T00:00:00Z">
        <w:r>
          <w:t xml:space="preserve">(</w:t>
        </w:r>
      </w:ins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ins w:id="1951" w:author="PR Preview" w:date="2026-01-01T00:00:00Z">
        <w:r>
          <w:t xml:space="preserve"> </w:t>
        </w:r>
      </w:ins>
      <w:ins w:id="1952" w:author="PR Preview" w:date="2026-01-01T00:00:00Z">
        <w:r>
          <w:t xml:space="preserve">is the combination of the columns with coefficients</w:t>
        </w:r>
      </w:ins>
      <w:ins w:id="195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j</m:t>
            </m:r>
          </m:sub>
        </m:sSub>
      </m:oMath>
      <w:ins w:id="1954" w:author="PR Preview" w:date="2026-01-01T00:00:00Z">
        <w:r>
          <w:t xml:space="preserve">,</w:t>
        </w:r>
      </w:ins>
      <w:ins w:id="1955" w:author="PR Preview" w:date="2026-01-01T00:00:00Z">
        <w:r>
          <w:t xml:space="preserve"> </w:t>
        </w:r>
      </w:ins>
      <w:hyperlink r:id="rId69">
        <w:ins w:id="1956" w:author="PR Preview" w:date="2026-01-01T00:00:00Z">
          <w:r>
            <w:rPr>
              <w:rStyle w:val="Hyperlink"/>
            </w:rPr>
            <w:t xml:space="preserve">Theorem 3 in Subspaces and Rank</w:t>
          </w:r>
        </w:ins>
      </w:hyperlink>
      <w:ins w:id="1957" w:author="PR Preview" w:date="2026-01-01T00:00:00Z">
        <w:r>
          <w:t xml:space="preserve">,</w:t>
        </w:r>
      </w:ins>
      <w:ins w:id="1958" w:author="PR Preview" w:date="2026-01-01T00:00:00Z">
        <w:r>
          <w:t xml:space="preserve"> </w:t>
        </w:r>
      </w:ins>
      <w:ins w:id="1959" w:author="PR Preview" w:date="2026-01-01T00:00:00Z">
        <w:r>
          <w:t xml:space="preserve">and only the zero combination is</w:t>
        </w:r>
      </w:ins>
      <w:ins w:id="196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961" w:author="PR Preview" w:date="2026-01-01T00:00:00Z">
        <w:r>
          <w:t xml:space="preserve">,</w:t>
        </w:r>
      </w:ins>
      <w:ins w:id="1962" w:author="PR Preview" w:date="2026-01-01T00:00:00Z">
        <w:r>
          <w:t xml:space="preserve"> </w:t>
        </w:r>
      </w:ins>
      <w:hyperlink r:id="rId62">
        <w:ins w:id="1963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1964" w:author="PR Preview" w:date="2026-01-01T00:00:00Z">
        <w:r>
          <w:t xml:space="preserve">),</w:t>
        </w:r>
      </w:ins>
      <w:ins w:id="1965" w:author="PR Preview" w:date="2026-01-01T00:00:00Z">
        <w:r>
          <w:t xml:space="preserve"> </w:t>
        </w:r>
      </w:ins>
      <w:ins w:id="1966" w:author="PR Preview" w:date="2026-01-01T00:00:00Z">
        <w:r>
          <w:t xml:space="preserve">so for</w:t>
        </w:r>
      </w:ins>
      <w:ins w:id="196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1968" w:author="PR Preview" w:date="2026-01-01T00:00:00Z">
        <w:r>
          <w:t xml:space="preserve">,</w:t>
        </w:r>
      </w:ins>
      <w:ins w:id="196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1970" w:author="PR Preview" w:date="2026-01-01T00:00:00Z">
        <w:r>
          <w:t xml:space="preserve"> </w:t>
        </w:r>
      </w:ins>
      <w:ins w:id="1971" w:author="PR Preview" w:date="2026-01-01T00:00:00Z">
        <w:r>
          <w:t xml:space="preserve">and</w:t>
        </w:r>
      </w:ins>
      <w:ins w:id="1972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973" w:author="PR Preview" w:date="2026-01-01T00:00:00Z">
        <w:r>
          <w:t xml:space="preserve"> </w:t>
        </w:r>
      </w:ins>
      <w:ins w:id="1974" w:author="PR Preview" w:date="2026-01-01T00:00:00Z">
        <w:r>
          <w:t xml:space="preserve">(</w:t>
        </w:r>
      </w:ins>
      <w:hyperlink r:id="rId47">
        <w:ins w:id="1975" w:author="PR Preview" w:date="2026-01-01T00:00:00Z">
          <w:r>
            <w:rPr>
              <w:rStyle w:val="Hyperlink"/>
            </w:rPr>
            <w:t xml:space="preserve">Theorem 1 in Inner Products and Orthogonality</w:t>
          </w:r>
        </w:ins>
      </w:hyperlink>
      <w:ins w:id="1976" w:author="PR Preview" w:date="2026-01-01T00:00:00Z">
        <w:r>
          <w:t xml:space="preserve">, part 1).</w:t>
        </w:r>
      </w:ins>
    </w:p>
    <w:p>
      <w:pPr>
        <w:pStyle w:val="BodyText"/>
      </w:pPr>
      <w:ins w:id="1977" w:author="PR Preview" w:date="2026-01-01T00:00:00Z">
        <w:r>
          <w:rPr>
            <w:b/>
            <w:bCs/>
          </w:rPr>
          <w:t xml:space="preserve">Only if.</w:t>
        </w:r>
      </w:ins>
      <w:ins w:id="1978" w:author="PR Preview" w:date="2026-01-01T00:00:00Z">
        <w:r>
          <w:t xml:space="preserve"> </w:t>
        </w:r>
      </w:ins>
      <w:ins w:id="1979" w:author="PR Preview" w:date="2026-01-01T00:00:00Z">
        <w:r>
          <w:t xml:space="preserve">Let</w:t>
        </w:r>
      </w:ins>
      <w:ins w:id="198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81" w:author="PR Preview" w:date="2026-01-01T00:00:00Z">
        <w:r>
          <w:t xml:space="preserve"> </w:t>
        </w:r>
      </w:ins>
      <w:ins w:id="1982" w:author="PR Preview" w:date="2026-01-01T00:00:00Z">
        <w:r>
          <w:t xml:space="preserve">be positive semidefinite.</w:t>
        </w:r>
      </w:ins>
      <w:ins w:id="1983" w:author="PR Preview" w:date="2026-01-01T00:00:00Z">
        <w:r>
          <w:t xml:space="preserve"> </w:t>
        </w:r>
      </w:ins>
      <w:ins w:id="1984" w:author="PR Preview" w:date="2026-01-01T00:00:00Z">
        <w:r>
          <w:t xml:space="preserve">It is symmetric, so</w:t>
        </w:r>
      </w:ins>
      <w:ins w:id="198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986" w:author="PR Preview" w:date="2026-01-01T00:00:00Z">
        <w:r>
          <w:t xml:space="preserve"> </w:t>
        </w:r>
      </w:ins>
      <w:ins w:id="1987" w:author="PR Preview" w:date="2026-01-01T00:00:00Z">
        <w:r>
          <w:t xml:space="preserve">(</w:t>
        </w:r>
      </w:ins>
      <w:hyperlink r:id="rId14">
        <w:ins w:id="1988" w:author="PR Preview" w:date="2026-01-01T00:00:00Z">
          <w:r>
            <w:rPr>
              <w:rStyle w:val="Hyperlink"/>
            </w:rPr>
            <w:t xml:space="preserve">Theorem 10 in Special Matrices and Decompositions</w:t>
          </w:r>
        </w:ins>
      </w:hyperlink>
      <w:ins w:id="1989" w:author="PR Preview" w:date="2026-01-01T00:00:00Z">
        <w:r>
          <w:t xml:space="preserve">),</w:t>
        </w:r>
      </w:ins>
      <w:ins w:id="1990" w:author="PR Preview" w:date="2026-01-01T00:00:00Z">
        <w:r>
          <w:t xml:space="preserve"> </w:t>
        </w:r>
      </w:ins>
      <w:ins w:id="1991" w:author="PR Preview" w:date="2026-01-01T00:00:00Z">
        <w:r>
          <w:t xml:space="preserve">and every</w:t>
        </w:r>
      </w:ins>
      <w:ins w:id="1992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ins w:id="1993" w:author="PR Preview" w:date="2026-01-01T00:00:00Z">
        <w:r>
          <w:t xml:space="preserve"> </w:t>
        </w:r>
      </w:ins>
      <w:ins w:id="1994" w:author="PR Preview" w:date="2026-01-01T00:00:00Z">
        <w:r>
          <w:t xml:space="preserve">(</w:t>
        </w:r>
      </w:ins>
      <w:hyperlink r:id="rId81">
        <w:ins w:id="1995" w:author="PR Preview" w:date="2026-01-01T00:00:00Z">
          <w:r>
            <w:rPr>
              <w:rStyle w:val="Hyperlink"/>
            </w:rPr>
            <w:t xml:space="preserve">Theorem 13 in Special Matrices and Decompositions</w:t>
          </w:r>
        </w:ins>
      </w:hyperlink>
      <w:ins w:id="1996" w:author="PR Preview" w:date="2026-01-01T00:00:00Z">
        <w:r>
          <w:t xml:space="preserve">).</w:t>
        </w:r>
      </w:ins>
      <w:ins w:id="1997" w:author="PR Preview" w:date="2026-01-01T00:00:00Z">
        <w:r>
          <w:t xml:space="preserve"> </w:t>
        </w:r>
      </w:ins>
      <w:ins w:id="1998" w:author="PR Preview" w:date="2026-01-01T00:00:00Z">
        <w:r>
          <w:t xml:space="preserve">Let</w:t>
        </w:r>
      </w:ins>
      <w:ins w:id="1999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ins w:id="2000" w:author="PR Preview" w:date="2026-01-01T00:00:00Z">
        <w:r>
          <w:t xml:space="preserve">,</w:t>
        </w:r>
      </w:ins>
      <w:ins w:id="2001" w:author="PR Preview" w:date="2026-01-01T00:00:00Z">
        <w:r>
          <w:t xml:space="preserve"> </w:t>
        </w:r>
      </w:ins>
      <w:ins w:id="2002" w:author="PR Preview" w:date="2026-01-01T00:00:00Z">
        <w:r>
          <w:t xml:space="preserve">which is symmetric, with</w:t>
        </w:r>
      </w:ins>
      <w:ins w:id="2003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ins w:id="2004" w:author="PR Preview" w:date="2026-01-01T00:00:00Z">
        <w:r>
          <w:t xml:space="preserve"> </w:t>
        </w:r>
      </w:ins>
      <w:ins w:id="2005" w:author="PR Preview" w:date="2026-01-01T00:00:00Z">
        <w:r>
          <w:t xml:space="preserve">(the product of diagonal matrices multiplies their diagonals, as in the proof of</w:t>
        </w:r>
      </w:ins>
      <w:ins w:id="2006" w:author="PR Preview" w:date="2026-01-01T00:00:00Z">
        <w:r>
          <w:t xml:space="preserve"> </w:t>
        </w:r>
      </w:ins>
      <w:hyperlink w:anchor="thm-diagonalizable-powers">
        <w:ins w:id="2007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2008" w:author="PR Preview" w:date="2026-01-01T00:00:00Z">
        <w:r>
          <w:t xml:space="preserve">),</w:t>
        </w:r>
      </w:ins>
      <w:ins w:id="2009" w:author="PR Preview" w:date="2026-01-01T00:00:00Z">
        <w:r>
          <w:t xml:space="preserve"> </w:t>
        </w:r>
      </w:ins>
      <w:ins w:id="2010" w:author="PR Preview" w:date="2026-01-01T00:00:00Z">
        <w:r>
          <w:t xml:space="preserve">and let</w:t>
        </w:r>
      </w:ins>
      <w:ins w:id="2011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012" w:author="PR Preview" w:date="2026-01-01T00:00:00Z">
        <w:r>
          <w:t xml:space="preserve">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013" w:author="PR Preview" w:date="2026-01-01T00:00:00Z">
        <w:r>
          <w:t xml:space="preserve">If</w:t>
        </w:r>
      </w:ins>
      <w:ins w:id="201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15" w:author="PR Preview" w:date="2026-01-01T00:00:00Z">
        <w:r>
          <w:t xml:space="preserve"> </w:t>
        </w:r>
      </w:ins>
      <w:ins w:id="2016" w:author="PR Preview" w:date="2026-01-01T00:00:00Z">
        <w:r>
          <w:t xml:space="preserve">is positive definite, it is positive semidefinite (</w:t>
        </w:r>
      </w:ins>
      <w:hyperlink r:id="rId87">
        <w:ins w:id="2017" w:author="PR Preview" w:date="2026-01-01T00:00:00Z">
          <w:r>
            <w:rPr>
              <w:rStyle w:val="Hyperlink"/>
            </w:rPr>
            <w:t xml:space="preserve">Remark 18 in Special Matrices and Decompositions</w:t>
          </w:r>
        </w:ins>
      </w:hyperlink>
      <w:ins w:id="2018" w:author="PR Preview" w:date="2026-01-01T00:00:00Z">
        <w:r>
          <w:t xml:space="preserve">),</w:t>
        </w:r>
      </w:ins>
      <w:ins w:id="2019" w:author="PR Preview" w:date="2026-01-01T00:00:00Z">
        <w:r>
          <w:t xml:space="preserve"> </w:t>
        </w:r>
      </w:ins>
      <w:ins w:id="2020" w:author="PR Preview" w:date="2026-01-01T00:00:00Z">
        <w:r>
          <w:t xml:space="preserve">so the same</w:t>
        </w:r>
      </w:ins>
      <w:ins w:id="2021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022" w:author="PR Preview" w:date="2026-01-01T00:00:00Z">
        <w:r>
          <w:t xml:space="preserve"> </w:t>
        </w:r>
      </w:ins>
      <w:ins w:id="2023" w:author="PR Preview" w:date="2026-01-01T00:00:00Z">
        <w:r>
          <w:t xml:space="preserve">gives</w:t>
        </w:r>
      </w:ins>
      <w:ins w:id="202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ins w:id="2025" w:author="PR Preview" w:date="2026-01-01T00:00:00Z">
        <w:r>
          <w:t xml:space="preserve">; and every</w:t>
        </w:r>
      </w:ins>
      <w:ins w:id="2026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(</w:t>
        </w:r>
      </w:ins>
      <w:hyperlink r:id="rId81">
        <w:ins w:id="2029" w:author="PR Preview" w:date="2026-01-01T00:00:00Z">
          <w:r>
            <w:rPr>
              <w:rStyle w:val="Hyperlink"/>
            </w:rPr>
            <w:t xml:space="preserve">Theorem 13 in Special Matrices and Decompositions</w:t>
          </w:r>
        </w:ins>
      </w:hyperlink>
      <w:ins w:id="2030" w:author="PR Preview" w:date="2026-01-01T00:00:00Z">
        <w:r>
          <w:t xml:space="preserve">),</w:t>
        </w:r>
      </w:ins>
      <w:ins w:id="2031" w:author="PR Preview" w:date="2026-01-01T00:00:00Z">
        <w:r>
          <w:t xml:space="preserve"> </w:t>
        </w:r>
      </w:ins>
      <w:ins w:id="2032" w:author="PR Preview" w:date="2026-01-01T00:00:00Z">
        <w:r>
          <w:t xml:space="preserve">so</w:t>
        </w:r>
      </w:ins>
      <w:ins w:id="2033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2034" w:author="PR Preview" w:date="2026-01-01T00:00:00Z">
        <w:r>
          <w:t xml:space="preserve"> </w:t>
        </w:r>
      </w:ins>
      <w:ins w:id="2035" w:author="PR Preview" w:date="2026-01-01T00:00:00Z">
        <w:r>
          <w:t xml:space="preserve">is diagonal with nonzero diagonal, and invertible</w:t>
        </w:r>
      </w:ins>
      <w:ins w:id="2036" w:author="PR Preview" w:date="2026-01-01T00:00:00Z">
        <w:r>
          <w:t xml:space="preserve"> </w:t>
        </w:r>
      </w:ins>
      <w:ins w:id="2037" w:author="PR Preview" w:date="2026-01-01T00:00:00Z">
        <w:r>
          <w:t xml:space="preserve">(its inverse is</w:t>
        </w:r>
      </w:ins>
      <w:ins w:id="2038" w:author="PR Preview" w:date="2026-01-01T00:00:00Z">
        <w:r>
          <w:t xml:space="preserve"> </w:t>
        </w:r>
      </w:ins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ins w:id="2039" w:author="PR Preview" w:date="2026-01-01T00:00:00Z">
        <w:r>
          <w:t xml:space="preserve">);</w:t>
        </w:r>
      </w:ins>
      <w:ins w:id="204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041" w:author="PR Preview" w:date="2026-01-01T00:00:00Z">
        <w:r>
          <w:t xml:space="preserve"> </w:t>
        </w:r>
      </w:ins>
      <w:ins w:id="2042" w:author="PR Preview" w:date="2026-01-01T00:00:00Z">
        <w:r>
          <w:t xml:space="preserve">is invertible with inverse</w:t>
        </w:r>
      </w:ins>
      <w:ins w:id="2043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2044" w:author="PR Preview" w:date="2026-01-01T00:00:00Z">
        <w:r>
          <w:t xml:space="preserve"> </w:t>
        </w:r>
      </w:ins>
      <w:ins w:id="2045" w:author="PR Preview" w:date="2026-01-01T00:00:00Z">
        <w:r>
          <w:t xml:space="preserve">(</w:t>
        </w:r>
      </w:ins>
      <w:hyperlink r:id="rId49">
        <w:ins w:id="2046" w:author="PR Preview" w:date="2026-01-01T00:00:00Z">
          <w:r>
            <w:rPr>
              <w:rStyle w:val="Hyperlink"/>
            </w:rPr>
            <w:t xml:space="preserve">Remark 5 in Special Matrices and Decompositions</w:t>
          </w:r>
        </w:ins>
      </w:hyperlink>
      <w:ins w:id="2047" w:author="PR Preview" w:date="2026-01-01T00:00:00Z">
        <w:r>
          <w:t xml:space="preserve">).</w:t>
        </w:r>
      </w:ins>
      <w:ins w:id="2048" w:author="PR Preview" w:date="2026-01-01T00:00:00Z">
        <w:r>
          <w:t xml:space="preserve"> </w:t>
        </w:r>
      </w:ins>
      <w:ins w:id="2049" w:author="PR Preview" w:date="2026-01-01T00:00:00Z">
        <w:r>
          <w:t xml:space="preserve">So</w:t>
        </w:r>
      </w:ins>
      <w:ins w:id="2050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051" w:author="PR Preview" w:date="2026-01-01T00:00:00Z">
        <w:r>
          <w:t xml:space="preserve"> </w:t>
        </w:r>
      </w:ins>
      <w:ins w:id="2052" w:author="PR Preview" w:date="2026-01-01T00:00:00Z">
        <w:r>
          <w:t xml:space="preserve">is invertible (</w:t>
        </w:r>
      </w:ins>
      <w:hyperlink r:id="rId88">
        <w:ins w:id="2053" w:author="PR Preview" w:date="2026-01-01T00:00:00Z">
          <w:r>
            <w:rPr>
              <w:rStyle w:val="Hyperlink"/>
            </w:rPr>
            <w:t xml:space="preserve">Theorem 1 in Special Matrices and Decompositions</w:t>
          </w:r>
        </w:ins>
      </w:hyperlink>
      <w:ins w:id="2054" w:author="PR Preview" w:date="2026-01-01T00:00:00Z">
        <w:r>
          <w:t xml:space="preserve">),</w:t>
        </w:r>
      </w:ins>
      <w:ins w:id="2055" w:author="PR Preview" w:date="2026-01-01T00:00:00Z">
        <w:r>
          <w:t xml:space="preserve"> </w:t>
        </w:r>
      </w:ins>
      <w:ins w:id="2056" w:author="PR Preview" w:date="2026-01-01T00:00:00Z">
        <w:r>
          <w:t xml:space="preserve">and its</w:t>
        </w:r>
      </w:ins>
      <w:ins w:id="2057" w:author="PR Preview" w:date="2026-01-01T00:00:00Z">
        <w:r>
          <w:t xml:space="preserve"> </w:t>
        </w:r>
      </w:ins>
      <m:oMath>
        <m:r>
          <m:t>p</m:t>
        </m:r>
      </m:oMath>
      <w:ins w:id="2058" w:author="PR Preview" w:date="2026-01-01T00:00:00Z">
        <w:r>
          <w:t xml:space="preserve"> </w:t>
        </w:r>
      </w:ins>
      <w:ins w:id="2059" w:author="PR Preview" w:date="2026-01-01T00:00:00Z">
        <w:r>
          <w:t xml:space="preserve">columns are linearly independent (</w:t>
        </w:r>
      </w:ins>
      <w:hyperlink w:anchor="thm-invertible-rank">
        <w:ins w:id="2060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061" w:author="PR Preview" w:date="2026-01-01T00:00:00Z">
        <w:r>
          <w:t xml:space="preserve">,</w:t>
        </w:r>
      </w:ins>
      <w:ins w:id="2062" w:author="PR Preview" w:date="2026-01-01T00:00:00Z">
        <w:r>
          <w:t xml:space="preserve"> </w:t>
        </w:r>
      </w:ins>
      <w:hyperlink r:id="rId71">
        <w:ins w:id="2063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2064" w:author="PR Preview" w:date="2026-01-01T00:00:00Z">
        <w:r>
          <w:t xml:space="preserve">).</w:t>
        </w:r>
      </w:ins>
    </w:p>
    <w:bookmarkStart w:id="93" w:name="exm-pd-gram"/>
    <w:p>
      <w:pPr>
        <w:pStyle w:val="BodyText"/>
      </w:pPr>
      <w:ins w:id="2065" w:author="PR Preview" w:date="2026-01-01T00:00:00Z">
        <w:r>
          <w:rPr>
            <w:b/>
            <w:bCs/>
          </w:rPr>
          <w:t xml:space="preserve">Example 15 (Gram factorizations)</w:t>
        </w:r>
      </w:ins>
      <w:ins w:id="2066" w:author="PR Preview" w:date="2026-01-01T00:00:00Z">
        <w:r>
          <w:t xml:space="preserve"> </w:t>
        </w:r>
      </w:ins>
      <w:ins w:id="2067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2"/>
        </w:numPr>
      </w:pPr>
      <w:ins w:id="2068" w:author="PR Preview" w:date="2026-01-01T00:00:00Z">
        <w:r>
          <w:t xml:space="preserve">With</w:t>
        </w:r>
      </w:ins>
      <w:ins w:id="2069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070" w:author="PR Preview" w:date="2026-01-01T00:00:00Z">
        <w:r>
          <w:t xml:space="preserve"> </w:t>
        </w:r>
      </w:ins>
      <w:ins w:id="2071" w:author="PR Preview" w:date="2026-01-01T00:00:00Z">
        <w:r>
          <w:t xml:space="preserve">(</w:t>
        </w:r>
      </w:ins>
      <m:oMath>
        <m:r>
          <m:t>1</m:t>
        </m:r>
        <m:r>
          <m:rPr>
            <m:sty m:val="p"/>
          </m:rPr>
          <m:t>×</m:t>
        </m:r>
        <m:r>
          <m:t>2</m:t>
        </m:r>
      </m:oMath>
      <w:ins w:id="2072" w:author="PR Preview" w:date="2026-01-01T00:00:00Z">
        <w:r>
          <w:t xml:space="preserve">),</w:t>
        </w:r>
      </w:ins>
      <w:ins w:id="207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074" w:author="PR Preview" w:date="2026-01-01T00:00:00Z">
        <w:r>
          <w:t xml:space="preserve">,</w:t>
        </w:r>
      </w:ins>
      <w:ins w:id="2075" w:author="PR Preview" w:date="2026-01-01T00:00:00Z">
        <w:r>
          <w:t xml:space="preserve"> </w:t>
        </w:r>
      </w:ins>
      <w:ins w:id="2076" w:author="PR Preview" w:date="2026-01-01T00:00:00Z">
        <w:r>
          <w:t xml:space="preserve">the positive semidefinite matrix of</w:t>
        </w:r>
      </w:ins>
      <w:ins w:id="2077" w:author="PR Preview" w:date="2026-01-01T00:00:00Z">
        <w:r>
          <w:t xml:space="preserve"> </w:t>
        </w:r>
      </w:ins>
      <w:hyperlink r:id="rId89">
        <w:ins w:id="2078" w:author="PR Preview" w:date="2026-01-01T00:00:00Z">
          <w:r>
            <w:rPr>
              <w:rStyle w:val="Hyperlink"/>
            </w:rPr>
            <w:t xml:space="preserve">Example 26 in Special Matrices and Decompositions</w:t>
          </w:r>
        </w:ins>
      </w:hyperlink>
      <w:ins w:id="2079" w:author="PR Preview" w:date="2026-01-01T00:00:00Z">
        <w:r>
          <w:t xml:space="preserve">;</w:t>
        </w:r>
      </w:ins>
      <w:ins w:id="2080" w:author="PR Preview" w:date="2026-01-01T00:00:00Z">
        <w:r>
          <w:t xml:space="preserve"> </w:t>
        </w:r>
      </w:ins>
      <w:ins w:id="2081" w:author="PR Preview" w:date="2026-01-01T00:00:00Z">
        <w:r>
          <w:t xml:space="preserve">the two columns of</w:t>
        </w:r>
      </w:ins>
      <w:ins w:id="2082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2083" w:author="PR Preview" w:date="2026-01-01T00:00:00Z">
        <w:r>
          <w:t xml:space="preserve">,</w:t>
        </w:r>
      </w:ins>
      <w:ins w:id="2084" w:author="PR Preview" w:date="2026-01-01T00:00:00Z">
        <w:r>
          <w:t xml:space="preserve"> </w:t>
        </w:r>
      </w:ins>
      <m:oMath>
        <m:r>
          <m:t>1</m:t>
        </m:r>
      </m:oMath>
      <w:ins w:id="2085" w:author="PR Preview" w:date="2026-01-01T00:00:00Z">
        <w:r>
          <w:t xml:space="preserve"> </w:t>
        </w:r>
      </w:ins>
      <w:ins w:id="2086" w:author="PR Preview" w:date="2026-01-01T00:00:00Z">
        <w:r>
          <w:t xml:space="preserve">and</w:t>
        </w:r>
      </w:ins>
      <w:ins w:id="2087" w:author="PR Preview" w:date="2026-01-01T00:00:00Z">
        <w:r>
          <w:t xml:space="preserve"> </w:t>
        </w:r>
      </w:ins>
      <m:oMath>
        <m:r>
          <m:t>1</m:t>
        </m:r>
      </m:oMath>
      <w:ins w:id="2088" w:author="PR Preview" w:date="2026-01-01T00:00:00Z">
        <w:r>
          <w:t xml:space="preserve">, are dependent, so part 2 does not apply to</w:t>
        </w:r>
      </w:ins>
      <w:ins w:id="2089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2090" w:author="PR Preview" w:date="2026-01-01T00:00:00Z">
        <w:r>
          <w:t xml:space="preserve">;</w:t>
        </w:r>
      </w:ins>
      <w:ins w:id="209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ins w:id="2092" w:author="PR Preview" w:date="2026-01-01T00:00:00Z">
        <w:r>
          <w:t xml:space="preserve"> </w:t>
        </w:r>
      </w:ins>
      <w:ins w:id="2093" w:author="PR Preview" w:date="2026-01-01T00:00:00Z">
        <w:r>
          <w:t xml:space="preserve">is in fact not positive definite (</w:t>
        </w:r>
      </w:ins>
      <w:hyperlink r:id="rId90">
        <w:ins w:id="2094" w:author="PR Preview" w:date="2026-01-01T00:00:00Z">
          <w:r>
            <w:rPr>
              <w:rStyle w:val="Hyperlink"/>
            </w:rPr>
            <w:t xml:space="preserve">Example 27 in Special Matrices and Decompositions</w:t>
          </w:r>
        </w:ins>
      </w:hyperlink>
      <w:ins w:id="2095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2"/>
        </w:numPr>
      </w:pPr>
      <w:ins w:id="2096" w:author="PR Preview" w:date="2026-01-01T00:00:00Z">
        <w:r>
          <w:t xml:space="preserve">With</w:t>
        </w:r>
      </w:ins>
      <w:ins w:id="2097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2098" w:author="PR Preview" w:date="2026-01-01T00:00:00Z">
        <w:r>
          <w:t xml:space="preserve">, whose columns are independent (</w:t>
        </w:r>
      </w:ins>
      <w:hyperlink r:id="rId91">
        <w:ins w:id="2099" w:author="PR Preview" w:date="2026-01-01T00:00:00Z">
          <w:r>
            <w:rPr>
              <w:rStyle w:val="Hyperlink"/>
            </w:rPr>
            <w:t xml:space="preserve">Example 2 in Subspaces and Rank</w:t>
          </w:r>
        </w:ins>
      </w:hyperlink>
      <w:ins w:id="2100" w:author="PR Preview" w:date="2026-01-01T00:00:00Z">
        <w:r>
          <w:t xml:space="preserve">),</w:t>
        </w:r>
      </w:ins>
      <w:ins w:id="210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ins w:id="2102" w:author="PR Preview" w:date="2026-01-01T00:00:00Z">
        <w:r>
          <w:t xml:space="preserve"> </w:t>
        </w:r>
      </w:ins>
      <w:ins w:id="2103" w:author="PR Preview" w:date="2026-01-01T00:00:00Z">
        <w:r>
          <w:t xml:space="preserve">(</w:t>
        </w:r>
      </w:ins>
      <w:hyperlink r:id="rId92">
        <w:ins w:id="2104" w:author="PR Preview" w:date="2026-01-01T00:00:00Z">
          <w:r>
            <w:rPr>
              <w:rStyle w:val="Hyperlink"/>
            </w:rPr>
            <w:t xml:space="preserve">Example 1 in Projections and Linear Systems</w:t>
          </w:r>
        </w:ins>
      </w:hyperlink>
      <w:ins w:id="2105" w:author="PR Preview" w:date="2026-01-01T00:00:00Z">
        <w:r>
          <w:t xml:space="preserve">)</w:t>
        </w:r>
      </w:ins>
      <w:ins w:id="2106" w:author="PR Preview" w:date="2026-01-01T00:00:00Z">
        <w:r>
          <w:t xml:space="preserve"> </w:t>
        </w:r>
      </w:ins>
      <w:ins w:id="2107" w:author="PR Preview" w:date="2026-01-01T00:00:00Z">
        <w:r>
          <w:t xml:space="preserve">is positive definite.</w:t>
        </w:r>
      </w:ins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108" w:author="PR Preview" w:date="2026-01-01T00:00:00Z">
        <w:r>
          <w:t xml:space="preserve"> </w:t>
        </w:r>
      </w:ins>
      <w:ins w:id="2109" w:author="PR Preview" w:date="2026-01-01T00:00:00Z">
        <w:r>
          <w:t xml:space="preserve">of</w:t>
        </w:r>
      </w:ins>
      <w:ins w:id="2110" w:author="PR Preview" w:date="2026-01-01T00:00:00Z">
        <w:r>
          <w:t xml:space="preserve"> </w:t>
        </w:r>
      </w:ins>
      <w:hyperlink r:id="rId90">
        <w:ins w:id="2111" w:author="PR Preview" w:date="2026-01-01T00:00:00Z">
          <w:r>
            <w:rPr>
              <w:rStyle w:val="Hyperlink"/>
            </w:rPr>
            <w:t xml:space="preserve">Example 27 in Special Matrices and Decompositions</w:t>
          </w:r>
        </w:ins>
      </w:hyperlink>
      <w:ins w:id="2112" w:author="PR Preview" w:date="2026-01-01T00:00:00Z">
        <w:r>
          <w:t xml:space="preserve"> </w:t>
        </w:r>
      </w:ins>
      <w:ins w:id="2113" w:author="PR Preview" w:date="2026-01-01T00:00:00Z">
        <w:r>
          <w:t xml:space="preserve">is symmetric</w:t>
        </w:r>
      </w:ins>
      <w:ins w:id="2114" w:author="PR Preview" w:date="2026-01-01T00:00:00Z">
        <w:r>
          <w:t xml:space="preserve"> </w:t>
        </w:r>
      </w:ins>
      <w:ins w:id="2115" w:author="PR Preview" w:date="2026-01-01T00:00:00Z">
        <w:r>
          <w:t xml:space="preserve">but not positive semidefinite, so by part 1 it is not</w:t>
        </w:r>
      </w:ins>
      <w:ins w:id="211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ins w:id="2117" w:author="PR Preview" w:date="2026-01-01T00:00:00Z">
        <w:r>
          <w:t xml:space="preserve"> </w:t>
        </w:r>
      </w:ins>
      <w:ins w:id="2118" w:author="PR Preview" w:date="2026-01-01T00:00:00Z">
        <w:r>
          <w:t xml:space="preserve">for any</w:t>
        </w:r>
      </w:ins>
      <w:ins w:id="211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120" w:author="PR Preview" w:date="2026-01-01T00:00:00Z">
        <w:r>
          <w:t xml:space="preserve">.</w:t>
        </w:r>
      </w:ins>
    </w:p>
    <w:bookmarkEnd w:id="93"/>
    <w:bookmarkStart w:id="94" w:name="thm-pd-operations"/>
    <w:p>
      <w:pPr>
        <w:pStyle w:val="FirstParagraph"/>
      </w:pPr>
      <w:ins w:id="2121" w:author="PR Preview" w:date="2026-01-01T00:00:00Z">
        <w:r>
          <w:rPr>
            <w:b/>
            <w:bCs/>
          </w:rPr>
          <w:t xml:space="preserve">Theorem 11 (Operations that preserve definiteness)</w:t>
        </w:r>
      </w:ins>
      <w:ins w:id="2122" w:author="PR Preview" w:date="2026-01-01T00:00:00Z">
        <w:r>
          <w:t xml:space="preserve"> </w:t>
        </w:r>
      </w:ins>
      <w:ins w:id="2123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3"/>
        </w:numPr>
      </w:pPr>
      <w:ins w:id="2124" w:author="PR Preview" w:date="2026-01-01T00:00:00Z">
        <w:r>
          <w:t xml:space="preserve">If</w:t>
        </w:r>
      </w:ins>
      <w:ins w:id="2125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2126" w:author="PR Preview" w:date="2026-01-01T00:00:00Z">
        <w:r>
          <w:t xml:space="preserve"> </w:t>
        </w:r>
      </w:ins>
      <w:ins w:id="2127" w:author="PR Preview" w:date="2026-01-01T00:00:00Z">
        <w:r>
          <w:t xml:space="preserve">is a</w:t>
        </w:r>
      </w:ins>
      <w:ins w:id="212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129" w:author="PR Preview" w:date="2026-01-01T00:00:00Z">
        <w:r>
          <w:t xml:space="preserve"> </w:t>
        </w:r>
      </w:ins>
      <w:ins w:id="2130" w:author="PR Preview" w:date="2026-01-01T00:00:00Z">
        <w:r>
          <w:t xml:space="preserve">positive definite matrix (</w:t>
        </w:r>
      </w:ins>
      <w:hyperlink r:id="rId83">
        <w:ins w:id="2131" w:author="PR Preview" w:date="2026-01-01T00:00:00Z">
          <w:r>
            <w:rPr>
              <w:rStyle w:val="Hyperlink"/>
            </w:rPr>
            <w:t xml:space="preserve">Definition 20 in Special Matrices and Decompositions</w:t>
          </w:r>
        </w:ins>
      </w:hyperlink>
      <w:ins w:id="2132" w:author="PR Preview" w:date="2026-01-01T00:00:00Z">
        <w:r>
          <w:t xml:space="preserve">)</w:t>
        </w:r>
      </w:ins>
      <w:ins w:id="2133" w:author="PR Preview" w:date="2026-01-01T00:00:00Z">
        <w:r>
          <w:t xml:space="preserve"> </w:t>
        </w:r>
      </w:ins>
      <w:ins w:id="2134" w:author="PR Preview" w:date="2026-01-01T00:00:00Z">
        <w:r>
          <w:t xml:space="preserve">and</w:t>
        </w:r>
      </w:ins>
      <w:ins w:id="213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136" w:author="PR Preview" w:date="2026-01-01T00:00:00Z">
        <w:r>
          <w:t xml:space="preserve"> </w:t>
        </w:r>
      </w:ins>
      <w:ins w:id="2137" w:author="PR Preview" w:date="2026-01-01T00:00:00Z">
        <w:r>
          <w:t xml:space="preserve">is a</w:t>
        </w:r>
      </w:ins>
      <w:ins w:id="213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k</m:t>
        </m:r>
      </m:oMath>
      <w:ins w:id="2139" w:author="PR Preview" w:date="2026-01-01T00:00:00Z">
        <w:r>
          <w:t xml:space="preserve"> </w:t>
        </w:r>
      </w:ins>
      <w:ins w:id="2140" w:author="PR Preview" w:date="2026-01-01T00:00:00Z">
        <w:r>
          <w:t xml:space="preserve">matrix with</w:t>
        </w:r>
      </w:ins>
      <w:ins w:id="2141" w:author="PR Preview" w:date="2026-01-01T00:00:00Z">
        <w:r>
          <w:t xml:space="preserve"> </w:t>
        </w:r>
      </w:ins>
      <m:oMath>
        <m:r>
          <m:t>k</m:t>
        </m:r>
      </m:oMath>
      <w:ins w:id="2142" w:author="PR Preview" w:date="2026-01-01T00:00:00Z">
        <w:r>
          <w:t xml:space="preserve"> </w:t>
        </w:r>
      </w:ins>
      <w:ins w:id="2143" w:author="PR Preview" w:date="2026-01-01T00:00:00Z">
        <w:r>
          <w:t xml:space="preserve">linearly independent columns,</w:t>
        </w:r>
      </w:ins>
      <w:ins w:id="2144" w:author="PR Preview" w:date="2026-01-01T00:00:00Z">
        <w:r>
          <w:t xml:space="preserve"> </w:t>
        </w:r>
      </w:ins>
      <w:ins w:id="2145" w:author="PR Preview" w:date="2026-01-01T00:00:00Z">
        <w:r>
          <w:t xml:space="preserve">then the</w:t>
        </w:r>
      </w:ins>
      <w:ins w:id="214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k</m:t>
        </m:r>
      </m:oMath>
      <w:ins w:id="2147" w:author="PR Preview" w:date="2026-01-01T00:00:00Z">
        <w:r>
          <w:t xml:space="preserve"> </w:t>
        </w:r>
      </w:ins>
      <w:ins w:id="2148" w:author="PR Preview" w:date="2026-01-01T00:00:00Z">
        <w:r>
          <w:t xml:space="preserve">matrix</w:t>
        </w:r>
      </w:ins>
      <w:ins w:id="214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ins w:id="2150" w:author="PR Preview" w:date="2026-01-01T00:00:00Z">
        <w:r>
          <w:t xml:space="preserve"> </w:t>
        </w:r>
      </w:ins>
      <w:ins w:id="2151" w:author="PR Preview" w:date="2026-01-01T00:00:00Z">
        <w:r>
          <w:t xml:space="preserve">is positive definite.</w:t>
        </w:r>
      </w:ins>
    </w:p>
    <w:p>
      <w:pPr>
        <w:pStyle w:val="Compact"/>
        <w:numPr>
          <w:ilvl w:val="0"/>
          <w:numId w:val="1013"/>
        </w:numPr>
      </w:pPr>
      <w:ins w:id="2152" w:author="PR Preview" w:date="2026-01-01T00:00:00Z">
        <w:r>
          <w:t xml:space="preserve">If</w:t>
        </w:r>
      </w:ins>
      <w:ins w:id="2153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ins w:id="2154" w:author="PR Preview" w:date="2026-01-01T00:00:00Z">
        <w:r>
          <w:t xml:space="preserve"> </w:t>
        </w:r>
      </w:ins>
      <w:ins w:id="2155" w:author="PR Preview" w:date="2026-01-01T00:00:00Z">
        <w:r>
          <w:t xml:space="preserve">and</w:t>
        </w:r>
      </w:ins>
      <w:ins w:id="2156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ins w:id="2157" w:author="PR Preview" w:date="2026-01-01T00:00:00Z">
        <w:r>
          <w:t xml:space="preserve"> </w:t>
        </w:r>
      </w:ins>
      <w:ins w:id="2158" w:author="PR Preview" w:date="2026-01-01T00:00:00Z">
        <w:r>
          <w:t xml:space="preserve">are positive definite</w:t>
        </w:r>
      </w:ins>
      <w:ins w:id="215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160" w:author="PR Preview" w:date="2026-01-01T00:00:00Z">
        <w:r>
          <w:t xml:space="preserve"> </w:t>
        </w:r>
      </w:ins>
      <w:ins w:id="2161" w:author="PR Preview" w:date="2026-01-01T00:00:00Z">
        <w:r>
          <w:t xml:space="preserve">matrices</w:t>
        </w:r>
      </w:ins>
      <w:ins w:id="2162" w:author="PR Preview" w:date="2026-01-01T00:00:00Z">
        <w:r>
          <w:t xml:space="preserve"> </w:t>
        </w:r>
      </w:ins>
      <w:ins w:id="2163" w:author="PR Preview" w:date="2026-01-01T00:00:00Z">
        <w:r>
          <w:t xml:space="preserve">and</w:t>
        </w:r>
      </w:ins>
      <w:ins w:id="2164" w:author="PR Preview" w:date="2026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ins w:id="2165" w:author="PR Preview" w:date="2026-01-01T00:00:00Z">
        <w:r>
          <w:t xml:space="preserve">,</w:t>
        </w:r>
      </w:ins>
      <w:ins w:id="2166" w:author="PR Preview" w:date="2026-01-01T00:00:00Z">
        <w:r>
          <w:t xml:space="preserve"> </w:t>
        </w:r>
      </w:ins>
      <w:ins w:id="2167" w:author="PR Preview" w:date="2026-01-01T00:00:00Z">
        <w:r>
          <w:t xml:space="preserve">then</w:t>
        </w:r>
      </w:ins>
      <w:ins w:id="2168" w:author="PR Preview" w:date="2026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ins w:id="2169" w:author="PR Preview" w:date="2026-01-01T00:00:00Z">
        <w:r>
          <w:t xml:space="preserve"> </w:t>
        </w:r>
      </w:ins>
      <w:ins w:id="2170" w:author="PR Preview" w:date="2026-01-01T00:00:00Z">
        <w:r>
          <w:t xml:space="preserve">is positive definite.</w:t>
        </w:r>
      </w:ins>
    </w:p>
    <w:bookmarkEnd w:id="94"/>
    <w:p>
      <w:pPr>
        <w:pStyle w:val="FirstParagraph"/>
      </w:pPr>
      <w:ins w:id="2171" w:author="PR Preview" w:date="2026-01-01T00:00:00Z">
        <w:r>
          <w:rPr>
            <w:i/>
            <w:iCs/>
          </w:rPr>
          <w:t xml:space="preserve">Proof</w:t>
        </w:r>
      </w:ins>
      <w:ins w:id="2172" w:author="PR Preview" w:date="2026-01-01T00:00:00Z">
        <w:r>
          <w:t xml:space="preserve">. </w:t>
        </w:r>
      </w:ins>
      <w:ins w:id="2173" w:author="PR Preview" w:date="2026-01-01T00:00:00Z">
        <w:r>
          <w:rPr>
            <w:b/>
            <w:bCs/>
          </w:rPr>
          <w:t xml:space="preserve">Part 1.</w:t>
        </w:r>
      </w:ins>
      <w:ins w:id="217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ins w:id="2175" w:author="PR Preview" w:date="2026-01-01T00:00:00Z">
        <w:r>
          <w:t xml:space="preserve"> </w:t>
        </w:r>
      </w:ins>
      <w:ins w:id="2176" w:author="PR Preview" w:date="2026-01-01T00:00:00Z">
        <w:r>
          <w:t xml:space="preserve">is symmetric: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ins w:id="2177" w:author="PR Preview" w:date="2026-01-01T00:00:00Z">
        <w:r>
          <w:t xml:space="preserve">(</w:t>
        </w:r>
      </w:ins>
      <w:hyperlink r:id="rId85">
        <w:ins w:id="2178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2179" w:author="PR Preview" w:date="2026-01-01T00:00:00Z">
        <w:r>
          <w:t xml:space="preserve">, twice;</w:t>
        </w:r>
      </w:ins>
      <w:ins w:id="2180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2181" w:author="PR Preview" w:date="2026-01-01T00:00:00Z">
        <w:r>
          <w:t xml:space="preserve"> </w:t>
        </w:r>
      </w:ins>
      <w:ins w:id="2182" w:author="PR Preview" w:date="2026-01-01T00:00:00Z">
        <w:r>
          <w:t xml:space="preserve">symmetric;</w:t>
        </w:r>
      </w:ins>
      <w:ins w:id="2183" w:author="PR Preview" w:date="2026-01-01T00:00:00Z">
        <w:r>
          <w:t xml:space="preserve"> </w:t>
        </w:r>
      </w:ins>
      <w:hyperlink r:id="rId86">
        <w:ins w:id="2184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2185" w:author="PR Preview" w:date="2026-01-01T00:00:00Z">
        <w:r>
          <w:t xml:space="preserve">).</w:t>
        </w:r>
      </w:ins>
      <w:ins w:id="2186" w:author="PR Preview" w:date="2026-01-01T00:00:00Z">
        <w:r>
          <w:t xml:space="preserve"> </w:t>
        </w:r>
      </w:ins>
      <w:ins w:id="2187" w:author="PR Preview" w:date="2026-01-01T00:00:00Z">
        <w:r>
          <w:t xml:space="preserve">For</w:t>
        </w:r>
      </w:ins>
      <w:ins w:id="218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ins w:id="2189" w:author="PR Preview" w:date="2026-01-01T00:00:00Z">
        <w:r>
          <w:t xml:space="preserve">,</w:t>
        </w:r>
      </w:ins>
      <w:ins w:id="219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ins w:id="2191" w:author="PR Preview" w:date="2026-01-01T00:00:00Z">
        <w:r>
          <w:t xml:space="preserve">,</w:t>
        </w:r>
      </w:ins>
      <w:ins w:id="2192" w:author="PR Preview" w:date="2026-01-01T00:00:00Z">
        <w:r>
          <w:t xml:space="preserve"> </w:t>
        </w:r>
      </w:ins>
      <w:ins w:id="2193" w:author="PR Preview" w:date="2026-01-01T00:00:00Z">
        <w:r>
          <w:t xml:space="preserve">since the columns of</w:t>
        </w:r>
      </w:ins>
      <w:ins w:id="219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195" w:author="PR Preview" w:date="2026-01-01T00:00:00Z">
        <w:r>
          <w:t xml:space="preserve"> </w:t>
        </w:r>
      </w:ins>
      <w:ins w:id="2196" w:author="PR Preview" w:date="2026-01-01T00:00:00Z">
        <w:r>
          <w:t xml:space="preserve">are independent (</w:t>
        </w:r>
      </w:ins>
      <w:hyperlink r:id="rId69">
        <w:ins w:id="2197" w:author="PR Preview" w:date="2026-01-01T00:00:00Z">
          <w:r>
            <w:rPr>
              <w:rStyle w:val="Hyperlink"/>
            </w:rPr>
            <w:t xml:space="preserve">Theorem 3 in Subspaces and Rank</w:t>
          </w:r>
        </w:ins>
      </w:hyperlink>
      <w:ins w:id="2198" w:author="PR Preview" w:date="2026-01-01T00:00:00Z">
        <w:r>
          <w:t xml:space="preserve">,</w:t>
        </w:r>
      </w:ins>
      <w:ins w:id="2199" w:author="PR Preview" w:date="2026-01-01T00:00:00Z">
        <w:r>
          <w:t xml:space="preserve"> </w:t>
        </w:r>
      </w:ins>
      <w:hyperlink r:id="rId62">
        <w:ins w:id="2200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2201" w:author="PR Preview" w:date="2026-01-01T00:00:00Z">
        <w:r>
          <w:t xml:space="preserve">),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202" w:author="PR Preview" w:date="2026-01-01T00:00:00Z">
        <w:r>
          <w:rPr>
            <w:b/>
            <w:bCs/>
          </w:rPr>
          <w:t xml:space="preserve">Part 2.</w:t>
        </w:r>
      </w:ins>
      <w:ins w:id="2203" w:author="PR Preview" w:date="2026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ins w:id="2204" w:author="PR Preview" w:date="2026-01-01T00:00:00Z">
        <w:r>
          <w:t xml:space="preserve"> </w:t>
        </w:r>
      </w:ins>
      <w:ins w:id="2205" w:author="PR Preview" w:date="2026-01-01T00:00:00Z">
        <w:r>
          <w:t xml:space="preserve">is symmetric:</w:t>
        </w:r>
      </w:ins>
      <w:ins w:id="2206" w:author="PR Preview" w:date="2026-01-01T00:00:00Z">
        <w:r>
          <w:t xml:space="preserve"> </w:t>
        </w:r>
      </w:ins>
      <w:ins w:id="2207" w:author="PR Preview" w:date="2026-01-01T00:00:00Z">
        <w:r>
          <w:t xml:space="preserve">its transpose is</w:t>
        </w:r>
      </w:ins>
      <w:ins w:id="2208" w:author="PR Preview" w:date="2026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ins w:id="2209" w:author="PR Preview" w:date="2026-01-01T00:00:00Z">
        <w:r>
          <w:t xml:space="preserve"> </w:t>
        </w:r>
      </w:ins>
      <w:ins w:id="2210" w:author="PR Preview" w:date="2026-01-01T00:00:00Z">
        <w:r>
          <w:t xml:space="preserve">(</w:t>
        </w:r>
      </w:ins>
      <w:hyperlink r:id="rId95">
        <w:ins w:id="2211" w:author="PR Preview" w:date="2026-01-01T00:00:00Z">
          <w:r>
            <w:rPr>
              <w:rStyle w:val="Hyperlink"/>
            </w:rPr>
            <w:t xml:space="preserve">Theorem 15 in Matrices</w:t>
          </w:r>
        </w:ins>
      </w:hyperlink>
      <w:ins w:id="2212" w:author="PR Preview" w:date="2026-01-01T00:00:00Z">
        <w:r>
          <w:t xml:space="preserve">,</w:t>
        </w:r>
      </w:ins>
      <w:ins w:id="2213" w:author="PR Preview" w:date="2026-01-01T00:00:00Z">
        <w:r>
          <w:t xml:space="preserve"> </w:t>
        </w:r>
      </w:ins>
      <w:hyperlink r:id="rId96">
        <w:ins w:id="2214" w:author="PR Preview" w:date="2026-01-01T00:00:00Z">
          <w:r>
            <w:rPr>
              <w:rStyle w:val="Hyperlink"/>
            </w:rPr>
            <w:t xml:space="preserve">Definition 6 in Matrices</w:t>
          </w:r>
        </w:ins>
      </w:hyperlink>
      <w:ins w:id="2215" w:author="PR Preview" w:date="2026-01-01T00:00:00Z">
        <w:r>
          <w:t xml:space="preserve">,</w:t>
        </w:r>
      </w:ins>
      <w:ins w:id="2216" w:author="PR Preview" w:date="2026-01-01T00:00:00Z">
        <w:r>
          <w:t xml:space="preserve"> </w:t>
        </w:r>
      </w:ins>
      <w:hyperlink r:id="rId86">
        <w:ins w:id="2217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2218" w:author="PR Preview" w:date="2026-01-01T00:00:00Z">
        <w:r>
          <w:t xml:space="preserve">).</w:t>
        </w:r>
      </w:ins>
      <w:ins w:id="2219" w:author="PR Preview" w:date="2026-01-01T00:00:00Z">
        <w:r>
          <w:t xml:space="preserve"> </w:t>
        </w:r>
      </w:ins>
      <w:ins w:id="2220" w:author="PR Preview" w:date="2026-01-01T00:00:00Z">
        <w:r>
          <w:t xml:space="preserve">For</w:t>
        </w:r>
      </w:ins>
      <w:ins w:id="222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222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ins w:id="2223" w:author="PR Preview" w:date="2026-01-01T00:00:00Z">
        <w:r>
          <w:rPr>
            <w:b/>
            <w:bCs/>
          </w:rPr>
          <w:t xml:space="preserve">Example 16 (Building positive definite matrices)</w:t>
        </w:r>
      </w:ins>
      <w:ins w:id="2224" w:author="PR Preview" w:date="2026-01-01T00:00:00Z">
        <w:r>
          <w:t xml:space="preserve"> </w:t>
        </w:r>
      </w:ins>
      <w:ins w:id="2225" w:author="PR Preview" w:date="2026-01-01T00:00:00Z">
        <w:r>
          <w:t xml:space="preserve"> </w:t>
        </w:r>
      </w:ins>
    </w:p>
    <w:p>
      <w:pPr>
        <w:numPr>
          <w:ilvl w:val="0"/>
          <w:numId w:val="1014"/>
        </w:numPr>
      </w:pPr>
      <w:ins w:id="2226" w:author="PR Preview" w:date="2026-01-01T00:00:00Z">
        <w:r>
          <w:t xml:space="preserve">With</w:t>
        </w:r>
      </w:ins>
      <w:ins w:id="2227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ins w:id="2228" w:author="PR Preview" w:date="2026-01-01T00:00:00Z">
        <w:r>
          <w:t xml:space="preserve"> </w:t>
        </w:r>
      </w:ins>
      <w:ins w:id="2229" w:author="PR Preview" w:date="2026-01-01T00:00:00Z">
        <w:r>
          <w:t xml:space="preserve">and</w:t>
        </w:r>
      </w:ins>
      <w:ins w:id="2230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231" w:author="PR Preview" w:date="2026-01-01T00:00:00Z">
        <w:r>
          <w:t xml:space="preserve"> </w:t>
        </w:r>
      </w:ins>
      <w:ins w:id="2232" w:author="PR Preview" w:date="2026-01-01T00:00:00Z">
        <w:r>
          <w:t xml:space="preserve">of</w:t>
        </w:r>
      </w:ins>
      <w:ins w:id="2233" w:author="PR Preview" w:date="2026-01-01T00:00:00Z">
        <w:r>
          <w:t xml:space="preserve"> </w:t>
        </w:r>
      </w:ins>
      <w:hyperlink w:anchor="exm-pd-gram">
        <w:ins w:id="2234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2235" w:author="PR Preview" w:date="2026-01-01T00:00:00Z">
        <w:r>
          <w:t xml:space="preserve">,</w:t>
        </w:r>
      </w:ins>
      <w:ins w:id="2236" w:author="PR Preview" w:date="2026-01-01T00:00:00Z">
        <w:r>
          <w:t xml:space="preserve"> </w:t>
        </w:r>
      </w:ins>
      <w:ins w:id="2237" w:author="PR Preview" w:date="2026-01-01T00:00:00Z">
        <w:r>
          <w:t xml:space="preserve">part 1 gives again that</w:t>
        </w:r>
      </w:ins>
      <w:ins w:id="223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ins w:id="2239" w:author="PR Preview" w:date="2026-01-01T00:00:00Z">
        <w:r>
          <w:t xml:space="preserve"> </w:t>
        </w:r>
      </w:ins>
      <w:ins w:id="2240" w:author="PR Preview" w:date="2026-01-01T00:00:00Z">
        <w:r>
          <w:t xml:space="preserve">is positive definite.</w:t>
        </w:r>
      </w:ins>
    </w:p>
    <w:p>
      <w:pPr>
        <w:numPr>
          <w:ilvl w:val="0"/>
          <w:numId w:val="1014"/>
        </w:numPr>
      </w:pPr>
      <w:ins w:id="2241" w:author="PR Preview" w:date="2026-01-01T00:00:00Z">
        <w:r>
          <w:t xml:space="preserve">With</w:t>
        </w:r>
      </w:ins>
      <w:ins w:id="2242" w:author="PR Preview" w:date="2026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ins w:id="2243" w:author="PR Preview" w:date="2026-01-01T00:00:00Z">
        <w:r>
          <w:t xml:space="preserve">,</w:t>
        </w:r>
      </w:ins>
      <w:ins w:id="2244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2245" w:author="PR Preview" w:date="2026-01-01T00:00:00Z">
        <w:r>
          <w:t xml:space="preserve"> </w:t>
        </w:r>
      </w:ins>
      <w:ins w:id="2246" w:author="PR Preview" w:date="2026-01-01T00:00:00Z">
        <w:r>
          <w:t xml:space="preserve">(</w:t>
        </w:r>
      </w:ins>
      <w:hyperlink r:id="rId90">
        <w:ins w:id="2247" w:author="PR Preview" w:date="2026-01-01T00:00:00Z">
          <w:r>
            <w:rPr>
              <w:rStyle w:val="Hyperlink"/>
            </w:rPr>
            <w:t xml:space="preserve">Example 27 in Special Matrices and Decompositions</w:t>
          </w:r>
        </w:ins>
      </w:hyperlink>
      <w:ins w:id="2248" w:author="PR Preview" w:date="2026-01-01T00:00:00Z">
        <w:r>
          <w:t xml:space="preserve">),</w:t>
        </w:r>
      </w:ins>
      <w:ins w:id="2249" w:author="PR Preview" w:date="2026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ins w:id="2250" w:author="PR Preview" w:date="2026-01-01T00:00:00Z">
        <w:r>
          <w:t xml:space="preserve"> </w:t>
        </w:r>
      </w:ins>
      <w:ins w:id="2251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ins w:id="2252" w:author="PR Preview" w:date="2026-01-01T00:00:00Z">
        <w:r>
          <w:t xml:space="preserve">(</w:t>
        </w:r>
      </w:ins>
      <w:hyperlink w:anchor="exm-pd-gram">
        <w:ins w:id="2253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2254" w:author="PR Preview" w:date="2026-01-01T00:00:00Z">
        <w:r>
          <w:t xml:space="preserve">),</w:t>
        </w:r>
      </w:ins>
      <w:ins w:id="2255" w:author="PR Preview" w:date="2026-01-01T00:00:00Z">
        <w:r>
          <w:t xml:space="preserve"> </w:t>
        </w:r>
      </w:ins>
      <w:ins w:id="2256" w:author="PR Preview" w:date="2026-01-01T00:00:00Z">
        <w:r>
          <w:t xml:space="preserve">part 2 gives that</w:t>
        </w:r>
      </w:ins>
      <w:ins w:id="2257" w:author="PR Preview" w:date="2026-01-01T00:00:00Z">
        <w:r>
          <w:t xml:space="preserve"> </w:t>
        </w:r>
      </w:ins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ins w:id="2258" w:author="PR Preview" w:date="2026-01-01T00:00:00Z">
        <w:r>
          <w:t xml:space="preserve"> </w:t>
        </w:r>
      </w:ins>
      <w:ins w:id="2259" w:author="PR Preview" w:date="2026-01-01T00:00:00Z">
        <w:r>
          <w:t xml:space="preserve">is positive definite.</w:t>
        </w:r>
      </w:ins>
    </w:p>
    <w:p>
      <w:pPr>
        <w:numPr>
          <w:ilvl w:val="0"/>
          <w:numId w:val="1014"/>
        </w:numPr>
      </w:pPr>
      <w:ins w:id="2260" w:author="PR Preview" w:date="2026-01-01T00:00:00Z">
        <w:r>
          <w:t xml:space="preserve">An aside beyond part 2:</w:t>
        </w:r>
      </w:ins>
      <w:ins w:id="2261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262" w:author="PR Preview" w:date="2026-01-01T00:00:00Z">
        <w:r>
          <w:t xml:space="preserve"> </w:t>
        </w:r>
      </w:ins>
      <w:ins w:id="2263" w:author="PR Preview" w:date="2026-01-01T00:00:00Z">
        <w:r>
          <w:t xml:space="preserve">is positive definite plus positive semidefinite;</w:t>
        </w:r>
      </w:ins>
      <w:ins w:id="2264" w:author="PR Preview" w:date="2026-01-01T00:00:00Z">
        <w:r>
          <w:t xml:space="preserve"> </w:t>
        </w:r>
      </w:ins>
      <w:ins w:id="2265" w:author="PR Preview" w:date="2026-01-01T00:00:00Z">
        <w:r>
          <w:t xml:space="preserve">its quadratic form is</w:t>
        </w:r>
      </w:ins>
      <w:ins w:id="2266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2267" w:author="PR Preview" w:date="2026-01-01T00:00:00Z">
        <w:r>
          <w:t xml:space="preserve"> </w:t>
        </w:r>
      </w:ins>
      <w:ins w:id="2268" w:author="PR Preview" w:date="2026-01-01T00:00:00Z">
        <w:r>
          <w:t xml:space="preserve">for</w:t>
        </w:r>
      </w:ins>
      <w:ins w:id="226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2270" w:author="PR Preview" w:date="2026-01-01T00:00:00Z">
        <w:r>
          <w:t xml:space="preserve">,</w:t>
        </w:r>
      </w:ins>
      <w:ins w:id="2271" w:author="PR Preview" w:date="2026-01-01T00:00:00Z">
        <w:r>
          <w:t xml:space="preserve"> </w:t>
        </w:r>
      </w:ins>
      <w:ins w:id="2272" w:author="PR Preview" w:date="2026-01-01T00:00:00Z">
        <w:r>
          <w:t xml:space="preserve">so it is positive definite, in line with its eigenvalues</w:t>
        </w:r>
      </w:ins>
      <w:ins w:id="2273" w:author="PR Preview" w:date="2026-01-01T00:00:00Z">
        <w:r>
          <w:t xml:space="preserve"> </w:t>
        </w:r>
      </w:ins>
      <m:oMath>
        <m:r>
          <m:t>3</m:t>
        </m:r>
      </m:oMath>
      <w:ins w:id="2274" w:author="PR Preview" w:date="2026-01-01T00:00:00Z">
        <w:r>
          <w:t xml:space="preserve"> </w:t>
        </w:r>
      </w:ins>
      <w:ins w:id="2275" w:author="PR Preview" w:date="2026-01-01T00:00:00Z">
        <w:r>
          <w:t xml:space="preserve">and</w:t>
        </w:r>
      </w:ins>
      <w:ins w:id="2276" w:author="PR Preview" w:date="2026-01-01T00:00:00Z">
        <w:r>
          <w:t xml:space="preserve"> </w:t>
        </w:r>
      </w:ins>
      <m:oMath>
        <m:r>
          <m:t>1</m:t>
        </m:r>
      </m:oMath>
      <w:ins w:id="2277" w:author="PR Preview" w:date="2026-01-01T00:00:00Z">
        <w:r>
          <w:t xml:space="preserve"> </w:t>
        </w:r>
      </w:ins>
      <w:ins w:id="2278" w:author="PR Preview" w:date="2026-01-01T00:00:00Z">
        <w:r>
          <w:t xml:space="preserve">(</w:t>
        </w:r>
      </w:ins>
      <w:hyperlink r:id="rId28">
        <w:ins w:id="2279" w:author="PR Preview" w:date="2026-01-01T00:00:00Z">
          <w:r>
            <w:rPr>
              <w:rStyle w:val="Hyperlink"/>
            </w:rPr>
            <w:t xml:space="preserve">Example 21 in Special Matrices and Decompositions</w:t>
          </w:r>
        </w:ins>
      </w:hyperlink>
      <w:ins w:id="2280" w:author="PR Preview" w:date="2026-01-01T00:00:00Z">
        <w:r>
          <w:t xml:space="preserve">).</w:t>
        </w:r>
      </w:ins>
    </w:p>
    <w:p>
      <w:pPr>
        <w:numPr>
          <w:ilvl w:val="0"/>
          <w:numId w:val="1014"/>
        </w:numPr>
      </w:pPr>
      <w:ins w:id="2281" w:author="PR Preview" w:date="2026-01-01T00:00:00Z">
        <w:r>
          <w:t xml:space="preserve">Independence is needed in part 1:</w:t>
        </w:r>
      </w:ins>
      <w:ins w:id="2282" w:author="PR Preview" w:date="2026-01-01T00:00:00Z">
        <w:r>
          <w:t xml:space="preserve"> </w:t>
        </w:r>
      </w:ins>
      <w:ins w:id="2283" w:author="PR Preview" w:date="2026-01-01T00:00:00Z">
        <w:r>
          <w:t xml:space="preserve">with</w:t>
        </w:r>
      </w:ins>
      <w:ins w:id="228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285" w:author="PR Preview" w:date="2026-01-01T00:00:00Z">
        <w:r>
          <w:t xml:space="preserve">, whose columns are equal,</w:t>
        </w:r>
      </w:ins>
      <w:ins w:id="228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287" w:author="PR Preview" w:date="2026-01-01T00:00:00Z">
        <w:r>
          <w:t xml:space="preserve">,</w:t>
        </w:r>
      </w:ins>
      <w:ins w:id="2288" w:author="PR Preview" w:date="2026-01-01T00:00:00Z">
        <w:r>
          <w:t xml:space="preserve"> </w:t>
        </w:r>
      </w:ins>
      <w:ins w:id="2289" w:author="PR Preview" w:date="2026-01-01T00:00:00Z">
        <w:r>
          <w:t xml:space="preserve">and</w:t>
        </w:r>
      </w:ins>
      <w:ins w:id="229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2291" w:author="PR Preview" w:date="2026-01-01T00:00:00Z">
        <w:r>
          <w:t xml:space="preserve"> </w:t>
        </w:r>
      </w:ins>
      <w:ins w:id="2292" w:author="PR Preview" w:date="2026-01-01T00:00:00Z">
        <w:r>
          <w:t xml:space="preserve">gives quadratic form</w:t>
        </w:r>
      </w:ins>
      <w:ins w:id="2293" w:author="PR Preview" w:date="2026-01-01T00:00:00Z">
        <w:r>
          <w:t xml:space="preserve"> </w:t>
        </w:r>
      </w:ins>
      <m:oMath>
        <m:r>
          <m:t>0</m:t>
        </m:r>
      </m:oMath>
      <w:ins w:id="2294" w:author="PR Preview" w:date="2026-01-01T00:00:00Z">
        <w:r>
          <w:t xml:space="preserve">.</w:t>
        </w:r>
      </w:ins>
    </w:p>
    <w:bookmarkEnd w:id="97"/>
    <w:bookmarkStart w:id="98" w:name="def-block-matrix"/>
    <w:p>
      <w:pPr>
        <w:pStyle w:val="FirstParagraph"/>
      </w:pPr>
      <w:ins w:id="2295" w:author="PR Preview" w:date="2026-01-01T00:00:00Z">
        <w:r>
          <w:rPr>
            <w:b/>
            <w:bCs/>
          </w:rPr>
          <w:t xml:space="preserve">Definition 4 (Block matrix)</w:t>
        </w:r>
      </w:ins>
      <w:ins w:id="2296" w:author="PR Preview" w:date="2026-01-01T00:00:00Z">
        <w:r>
          <w:t xml:space="preserve"> </w:t>
        </w:r>
      </w:ins>
      <w:ins w:id="2297" w:author="PR Preview" w:date="2026-01-01T00:00:00Z">
        <w:r>
          <w:t xml:space="preserve">Split the rows of an</w:t>
        </w:r>
      </w:ins>
      <w:ins w:id="229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299" w:author="PR Preview" w:date="2026-01-01T00:00:00Z">
        <w:r>
          <w:t xml:space="preserve"> </w:t>
        </w:r>
      </w:ins>
      <w:ins w:id="2300" w:author="PR Preview" w:date="2026-01-01T00:00:00Z">
        <w:r>
          <w:t xml:space="preserve">matrix</w:t>
        </w:r>
      </w:ins>
      <w:ins w:id="2301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302" w:author="PR Preview" w:date="2026-01-01T00:00:00Z">
        <w:r>
          <w:t xml:space="preserve"> </w:t>
        </w:r>
      </w:ins>
      <w:ins w:id="2303" w:author="PR Preview" w:date="2026-01-01T00:00:00Z">
        <w:r>
          <w:t xml:space="preserve">into the first</w:t>
        </w:r>
      </w:ins>
      <w:ins w:id="2304" w:author="PR Preview" w:date="2026-01-01T00:00:00Z">
        <w:r>
          <w:t xml:space="preserve"> </w:t>
        </w:r>
      </w:ins>
      <m:oMath>
        <m:r>
          <m:t>k</m:t>
        </m:r>
      </m:oMath>
      <w:ins w:id="2305" w:author="PR Preview" w:date="2026-01-01T00:00:00Z">
        <w:r>
          <w:t xml:space="preserve"> </w:t>
        </w:r>
      </w:ins>
      <w:ins w:id="2306" w:author="PR Preview" w:date="2026-01-01T00:00:00Z">
        <w:r>
          <w:t xml:space="preserve">and the last</w:t>
        </w:r>
      </w:ins>
      <w:ins w:id="230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−</m:t>
        </m:r>
        <m:r>
          <m:t>k</m:t>
        </m:r>
      </m:oMath>
      <w:ins w:id="2308" w:author="PR Preview" w:date="2026-01-01T00:00:00Z">
        <w:r>
          <w:t xml:space="preserve">,</w:t>
        </w:r>
      </w:ins>
      <w:ins w:id="2309" w:author="PR Preview" w:date="2026-01-01T00:00:00Z">
        <w:r>
          <w:t xml:space="preserve"> </w:t>
        </w:r>
      </w:ins>
      <w:ins w:id="2310" w:author="PR Preview" w:date="2026-01-01T00:00:00Z">
        <w:r>
          <w:t xml:space="preserve">and its columns into the first</w:t>
        </w:r>
      </w:ins>
      <w:ins w:id="2311" w:author="PR Preview" w:date="2026-01-01T00:00:00Z">
        <w:r>
          <w:t xml:space="preserve"> </w:t>
        </w:r>
      </w:ins>
      <m:oMath>
        <m:r>
          <m:t>l</m:t>
        </m:r>
      </m:oMath>
      <w:ins w:id="2312" w:author="PR Preview" w:date="2026-01-01T00:00:00Z">
        <w:r>
          <w:t xml:space="preserve"> </w:t>
        </w:r>
      </w:ins>
      <w:ins w:id="2313" w:author="PR Preview" w:date="2026-01-01T00:00:00Z">
        <w:r>
          <w:t xml:space="preserve">and the last</w:t>
        </w:r>
      </w:ins>
      <w:ins w:id="231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l</m:t>
        </m:r>
      </m:oMath>
      <w:ins w:id="2315" w:author="PR Preview" w:date="2026-01-01T00:00:00Z">
        <w:r>
          <w:t xml:space="preserve">,</w:t>
        </w:r>
      </w:ins>
      <w:ins w:id="2316" w:author="PR Preview" w:date="2026-01-01T00:00:00Z">
        <w:r>
          <w:t xml:space="preserve"> </w:t>
        </w:r>
      </w:ins>
      <w:ins w:id="2317" w:author="PR Preview" w:date="2026-01-01T00:00:00Z">
        <w:r>
          <w:t xml:space="preserve">with</w:t>
        </w:r>
      </w:ins>
      <w:ins w:id="231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ins w:id="2319" w:author="PR Preview" w:date="2026-01-01T00:00:00Z">
        <w:r>
          <w:t xml:space="preserve"> </w:t>
        </w:r>
      </w:ins>
      <w:ins w:id="2320" w:author="PR Preview" w:date="2026-01-01T00:00:00Z">
        <w:r>
          <w:t xml:space="preserve">and</w:t>
        </w:r>
      </w:ins>
      <w:ins w:id="232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ins w:id="2322" w:author="PR Preview" w:date="2026-01-01T00:00:00Z">
        <w:r>
          <w:t xml:space="preserve">.</w:t>
        </w:r>
      </w:ins>
      <w:ins w:id="2323" w:author="PR Preview" w:date="2026-01-01T00:00:00Z">
        <w:r>
          <w:t xml:space="preserve"> </w:t>
        </w:r>
      </w:ins>
      <w:ins w:id="2324" w:author="PR Preview" w:date="2026-01-01T00:00:00Z">
        <w:r>
          <w:t xml:space="preserve">This cuts</w:t>
        </w:r>
      </w:ins>
      <w:ins w:id="2325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326" w:author="PR Preview" w:date="2026-01-01T00:00:00Z">
        <w:r>
          <w:t xml:space="preserve"> </w:t>
        </w:r>
      </w:ins>
      <w:ins w:id="2327" w:author="PR Preview" w:date="2026-01-01T00:00:00Z">
        <w:r>
          <w:t xml:space="preserve">into four smaller matrices, its</w:t>
        </w:r>
      </w:ins>
      <w:ins w:id="2328" w:author="PR Preview" w:date="2026-01-01T00:00:00Z">
        <w:r>
          <w:t xml:space="preserve"> </w:t>
        </w:r>
      </w:ins>
      <w:ins w:id="2329" w:author="PR Preview" w:date="2026-01-01T00:00:00Z">
        <w:r>
          <w:rPr>
            <w:b/>
            <w:bCs/>
          </w:rPr>
          <w:t xml:space="preserve">blocks</w:t>
        </w:r>
      </w:ins>
      <w:ins w:id="233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331" w:author="PR Preview" w:date="2026-01-01T00:00:00Z">
        <w:r>
          <w:t xml:space="preserve">where</w:t>
        </w:r>
      </w:ins>
      <w:ins w:id="233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333" w:author="PR Preview" w:date="2026-01-01T00:00:00Z">
        <w:r>
          <w:t xml:space="preserve"> </w:t>
        </w:r>
      </w:ins>
      <w:ins w:id="2334" w:author="PR Preview" w:date="2026-01-01T00:00:00Z">
        <w:r>
          <w:t xml:space="preserve">(</w:t>
        </w:r>
      </w:ins>
      <m:oMath>
        <m:r>
          <m:t>k</m:t>
        </m:r>
        <m:r>
          <m:rPr>
            <m:sty m:val="p"/>
          </m:rPr>
          <m:t>×</m:t>
        </m:r>
        <m:r>
          <m:t>l</m:t>
        </m:r>
      </m:oMath>
      <w:ins w:id="2335" w:author="PR Preview" w:date="2026-01-01T00:00:00Z">
        <w:r>
          <w:t xml:space="preserve">) holds the entries</w:t>
        </w:r>
      </w:ins>
      <w:ins w:id="233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ins w:id="2337" w:author="PR Preview" w:date="2026-01-01T00:00:00Z">
        <w:r>
          <w:t xml:space="preserve"> </w:t>
        </w:r>
      </w:ins>
      <w:ins w:id="2338" w:author="PR Preview" w:date="2026-01-01T00:00:00Z">
        <w:r>
          <w:t xml:space="preserve">with</w:t>
        </w:r>
      </w:ins>
      <w:ins w:id="233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k</m:t>
        </m:r>
      </m:oMath>
      <w:ins w:id="2340" w:author="PR Preview" w:date="2026-01-01T00:00:00Z">
        <w:r>
          <w:t xml:space="preserve"> </w:t>
        </w:r>
      </w:ins>
      <w:ins w:id="2341" w:author="PR Preview" w:date="2026-01-01T00:00:00Z">
        <w:r>
          <w:t xml:space="preserve">and</w:t>
        </w:r>
      </w:ins>
      <w:ins w:id="2342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≤</m:t>
        </m:r>
        <m:r>
          <m:t>l</m:t>
        </m:r>
      </m:oMath>
      <w:ins w:id="2343" w:author="PR Preview" w:date="2026-01-01T00:00:00Z">
        <w:r>
          <w:t xml:space="preserve">,</w:t>
        </w:r>
      </w:ins>
      <w:ins w:id="234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345" w:author="PR Preview" w:date="2026-01-01T00:00:00Z">
        <w:r>
          <w:t xml:space="preserve"> </w:t>
        </w:r>
      </w:ins>
      <w:ins w:id="2346" w:author="PR Preview" w:date="2026-01-01T00:00:00Z">
        <w:r>
          <w:t xml:space="preserve">(</w:t>
        </w:r>
      </w:ins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ins w:id="2347" w:author="PR Preview" w:date="2026-01-01T00:00:00Z">
        <w:r>
          <w:t xml:space="preserve">) those with</w:t>
        </w:r>
      </w:ins>
      <w:ins w:id="234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k</m:t>
        </m:r>
      </m:oMath>
      <w:ins w:id="2349" w:author="PR Preview" w:date="2026-01-01T00:00:00Z">
        <w:r>
          <w:t xml:space="preserve"> </w:t>
        </w:r>
      </w:ins>
      <w:ins w:id="2350" w:author="PR Preview" w:date="2026-01-01T00:00:00Z">
        <w:r>
          <w:t xml:space="preserve">and</w:t>
        </w:r>
      </w:ins>
      <w:ins w:id="2351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&gt;</m:t>
        </m:r>
        <m:r>
          <m:t>l</m:t>
        </m:r>
      </m:oMath>
      <w:ins w:id="2352" w:author="PR Preview" w:date="2026-01-01T00:00:00Z">
        <w:r>
          <w:t xml:space="preserve">,</w:t>
        </w:r>
      </w:ins>
      <w:ins w:id="2353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2354" w:author="PR Preview" w:date="2026-01-01T00:00:00Z">
        <w:r>
          <w:t xml:space="preserve"> </w:t>
        </w:r>
      </w:ins>
      <w:ins w:id="2355" w:author="PR Preview" w:date="2026-01-01T00:00:00Z">
        <w:r>
          <w:t xml:space="preserve">(</w:t>
        </w:r>
      </w:ins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ins w:id="2356" w:author="PR Preview" w:date="2026-01-01T00:00:00Z">
        <w:r>
          <w:t xml:space="preserve">) those with</w:t>
        </w:r>
      </w:ins>
      <w:ins w:id="235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&gt;</m:t>
        </m:r>
        <m:r>
          <m:t>k</m:t>
        </m:r>
      </m:oMath>
      <w:ins w:id="2358" w:author="PR Preview" w:date="2026-01-01T00:00:00Z">
        <w:r>
          <w:t xml:space="preserve"> </w:t>
        </w:r>
      </w:ins>
      <w:ins w:id="2359" w:author="PR Preview" w:date="2026-01-01T00:00:00Z">
        <w:r>
          <w:t xml:space="preserve">and</w:t>
        </w:r>
      </w:ins>
      <w:ins w:id="2360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≤</m:t>
        </m:r>
        <m:r>
          <m:t>l</m:t>
        </m:r>
      </m:oMath>
      <w:ins w:id="2361" w:author="PR Preview" w:date="2026-01-01T00:00:00Z">
        <w:r>
          <w:t xml:space="preserve">,</w:t>
        </w:r>
      </w:ins>
      <w:ins w:id="2362" w:author="PR Preview" w:date="2026-01-01T00:00:00Z">
        <w:r>
          <w:t xml:space="preserve"> </w:t>
        </w:r>
      </w:ins>
      <w:ins w:id="2363" w:author="PR Preview" w:date="2026-01-01T00:00:00Z">
        <w:r>
          <w:t xml:space="preserve">and</w:t>
        </w:r>
      </w:ins>
      <w:ins w:id="2364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2365" w:author="PR Preview" w:date="2026-01-01T00:00:00Z">
        <w:r>
          <w:t xml:space="preserve"> </w:t>
        </w:r>
      </w:ins>
      <w:ins w:id="2366" w:author="PR Preview" w:date="2026-01-01T00:00:00Z">
        <w:r>
          <w:t xml:space="preserve">(</w:t>
        </w:r>
      </w:ins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ins w:id="2367" w:author="PR Preview" w:date="2026-01-01T00:00:00Z">
        <w:r>
          <w:t xml:space="preserve">) those with</w:t>
        </w:r>
      </w:ins>
      <w:ins w:id="236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&gt;</m:t>
        </m:r>
        <m:r>
          <m:t>k</m:t>
        </m:r>
      </m:oMath>
      <w:ins w:id="2369" w:author="PR Preview" w:date="2026-01-01T00:00:00Z">
        <w:r>
          <w:t xml:space="preserve"> </w:t>
        </w:r>
      </w:ins>
      <w:ins w:id="2370" w:author="PR Preview" w:date="2026-01-01T00:00:00Z">
        <w:r>
          <w:t xml:space="preserve">and</w:t>
        </w:r>
      </w:ins>
      <w:ins w:id="2371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&gt;</m:t>
        </m:r>
        <m:r>
          <m:t>l</m:t>
        </m:r>
      </m:oMath>
      <w:ins w:id="2372" w:author="PR Preview" w:date="2026-01-01T00:00:00Z">
        <w:r>
          <w:t xml:space="preserve">,</w:t>
        </w:r>
      </w:ins>
      <w:ins w:id="2373" w:author="PR Preview" w:date="2026-01-01T00:00:00Z">
        <w:r>
          <w:t xml:space="preserve"> </w:t>
        </w:r>
      </w:ins>
      <w:ins w:id="2374" w:author="PR Preview" w:date="2026-01-01T00:00:00Z">
        <w:r>
          <w:t xml:space="preserve">each in its original order.</w:t>
        </w:r>
      </w:ins>
      <w:ins w:id="2375" w:author="PR Preview" w:date="2026-01-01T00:00:00Z">
        <w:r>
          <w:t xml:space="preserve"> </w:t>
        </w:r>
      </w:ins>
      <w:ins w:id="2376" w:author="PR Preview" w:date="2026-01-01T00:00:00Z">
        <w:r>
          <w:t xml:space="preserve">A matrix written this way is a</w:t>
        </w:r>
      </w:ins>
      <w:ins w:id="2377" w:author="PR Preview" w:date="2026-01-01T00:00:00Z">
        <w:r>
          <w:t xml:space="preserve"> </w:t>
        </w:r>
      </w:ins>
      <w:ins w:id="2378" w:author="PR Preview" w:date="2026-01-01T00:00:00Z">
        <w:r>
          <w:rPr>
            <w:b/>
            <w:bCs/>
          </w:rPr>
          <w:t xml:space="preserve">block matrix</w:t>
        </w:r>
      </w:ins>
      <w:ins w:id="2379" w:author="PR Preview" w:date="2026-01-01T00:00:00Z">
        <w:r>
          <w:t xml:space="preserve">.</w:t>
        </w:r>
      </w:ins>
      <w:ins w:id="2380" w:author="PR Preview" w:date="2026-01-01T00:00:00Z">
        <w:r>
          <w:t xml:space="preserve"> </w:t>
        </w:r>
      </w:ins>
      <w:ins w:id="2381" w:author="PR Preview" w:date="2026-01-01T00:00:00Z">
        <w:r>
          <w:t xml:space="preserve">When</w:t>
        </w:r>
      </w:ins>
      <w:ins w:id="2382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383" w:author="PR Preview" w:date="2026-01-01T00:00:00Z">
        <w:r>
          <w:t xml:space="preserve"> </w:t>
        </w:r>
      </w:ins>
      <w:ins w:id="2384" w:author="PR Preview" w:date="2026-01-01T00:00:00Z">
        <w:r>
          <w:t xml:space="preserve">is</w:t>
        </w:r>
      </w:ins>
      <w:ins w:id="238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2386" w:author="PR Preview" w:date="2026-01-01T00:00:00Z">
        <w:r>
          <w:t xml:space="preserve"> </w:t>
        </w:r>
      </w:ins>
      <w:ins w:id="2387" w:author="PR Preview" w:date="2026-01-01T00:00:00Z">
        <w:r>
          <w:t xml:space="preserve">and</w:t>
        </w:r>
      </w:ins>
      <w:ins w:id="238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ins w:id="2389" w:author="PR Preview" w:date="2026-01-01T00:00:00Z">
        <w:r>
          <w:t xml:space="preserve">,</w:t>
        </w:r>
      </w:ins>
      <w:ins w:id="2390" w:author="PR Preview" w:date="2026-01-01T00:00:00Z">
        <w:r>
          <w:t xml:space="preserve"> </w:t>
        </w:r>
      </w:ins>
      <w:ins w:id="2391" w:author="PR Preview" w:date="2026-01-01T00:00:00Z">
        <w:r>
          <w:t xml:space="preserve">the</w:t>
        </w:r>
      </w:ins>
      <w:ins w:id="239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k</m:t>
        </m:r>
      </m:oMath>
      <w:ins w:id="2393" w:author="PR Preview" w:date="2026-01-01T00:00:00Z">
        <w:r>
          <w:t xml:space="preserve"> </w:t>
        </w:r>
      </w:ins>
      <w:ins w:id="2394" w:author="PR Preview" w:date="2026-01-01T00:00:00Z">
        <w:r>
          <w:t xml:space="preserve">matrix of the entries</w:t>
        </w:r>
      </w:ins>
      <w:ins w:id="239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ins w:id="2396" w:author="PR Preview" w:date="2026-01-01T00:00:00Z">
        <w:r>
          <w:t xml:space="preserve"> </w:t>
        </w:r>
      </w:ins>
      <w:ins w:id="2397" w:author="PR Preview" w:date="2026-01-01T00:00:00Z">
        <w:r>
          <w:t xml:space="preserve">with</w:t>
        </w:r>
      </w:ins>
      <w:ins w:id="239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ins w:id="2399" w:author="PR Preview" w:date="2026-01-01T00:00:00Z">
        <w:r>
          <w:t xml:space="preserve"> </w:t>
        </w:r>
      </w:ins>
      <w:ins w:id="2400" w:author="PR Preview" w:date="2026-01-01T00:00:00Z">
        <w:r>
          <w:t xml:space="preserve">is the</w:t>
        </w:r>
      </w:ins>
      <w:ins w:id="2401" w:author="PR Preview" w:date="2026-01-01T00:00:00Z">
        <w:r>
          <w:t xml:space="preserve"> </w:t>
        </w:r>
      </w:ins>
      <w:ins w:id="2402" w:author="PR Preview" w:date="2026-01-01T00:00:00Z">
        <w:r>
          <w:rPr>
            <w:b/>
            <w:bCs/>
          </w:rPr>
          <w:t xml:space="preserve">leading</w:t>
        </w:r>
      </w:ins>
      <w:ins w:id="2403" w:author="PR Preview" w:date="2026-01-01T00:00:00Z">
        <w:r>
          <w:t xml:space="preserve"> </w:t>
        </w:r>
      </w:ins>
      <w:ins w:id="2404" w:author="PR Preview" w:date="2026-01-01T00:00:00Z">
        <w:r>
          <w:t xml:space="preserve">(or</w:t>
        </w:r>
      </w:ins>
      <w:ins w:id="2405" w:author="PR Preview" w:date="2026-01-01T00:00:00Z">
        <w:r>
          <w:t xml:space="preserve"> </w:t>
        </w:r>
      </w:ins>
      <w:ins w:id="2406" w:author="PR Preview" w:date="2026-01-01T00:00:00Z">
        <w:r>
          <w:rPr>
            <w:b/>
            <w:bCs/>
          </w:rPr>
          <w:t xml:space="preserve">top-left</w:t>
        </w:r>
      </w:ins>
      <w:ins w:id="2407" w:author="PR Preview" w:date="2026-01-01T00:00:00Z">
        <w:r>
          <w:t xml:space="preserve">)</w:t>
        </w:r>
      </w:ins>
      <w:ins w:id="240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k</m:t>
        </m:r>
      </m:oMath>
      <w:ins w:id="2409" w:author="PR Preview" w:date="2026-01-01T00:00:00Z">
        <w:r>
          <w:t xml:space="preserve"> </w:t>
        </w:r>
      </w:ins>
      <w:ins w:id="2410" w:author="PR Preview" w:date="2026-01-01T00:00:00Z">
        <w:r>
          <w:rPr>
            <w:b/>
            <w:bCs/>
          </w:rPr>
          <w:t xml:space="preserve">block</w:t>
        </w:r>
      </w:ins>
      <w:ins w:id="2411" w:author="PR Preview" w:date="2026-01-01T00:00:00Z">
        <w:r>
          <w:t xml:space="preserve"> </w:t>
        </w:r>
      </w:ins>
      <w:ins w:id="2412" w:author="PR Preview" w:date="2026-01-01T00:00:00Z">
        <w:r>
          <w:t xml:space="preserve">of</w:t>
        </w:r>
      </w:ins>
      <w:ins w:id="2413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414" w:author="PR Preview" w:date="2026-01-01T00:00:00Z">
        <w:r>
          <w:t xml:space="preserve">;</w:t>
        </w:r>
      </w:ins>
      <w:ins w:id="2415" w:author="PR Preview" w:date="2026-01-01T00:00:00Z">
        <w:r>
          <w:t xml:space="preserve"> </w:t>
        </w:r>
      </w:ins>
      <w:ins w:id="2416" w:author="PR Preview" w:date="2026-01-01T00:00:00Z">
        <w:r>
          <w:t xml:space="preserve">for</w:t>
        </w:r>
      </w:ins>
      <w:ins w:id="241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&lt;</m:t>
        </m:r>
        <m:r>
          <m:t>n</m:t>
        </m:r>
      </m:oMath>
      <w:ins w:id="2418" w:author="PR Preview" w:date="2026-01-01T00:00:00Z">
        <w:r>
          <w:t xml:space="preserve"> </w:t>
        </w:r>
      </w:ins>
      <w:ins w:id="2419" w:author="PR Preview" w:date="2026-01-01T00:00:00Z">
        <w:r>
          <w:t xml:space="preserve">it is the block</w:t>
        </w:r>
      </w:ins>
      <w:ins w:id="242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421" w:author="PR Preview" w:date="2026-01-01T00:00:00Z">
        <w:r>
          <w:t xml:space="preserve"> </w:t>
        </w:r>
      </w:ins>
      <w:ins w:id="2422" w:author="PR Preview" w:date="2026-01-01T00:00:00Z">
        <w:r>
          <w:t xml:space="preserve">above with</w:t>
        </w:r>
      </w:ins>
      <w:ins w:id="2423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k</m:t>
        </m:r>
      </m:oMath>
      <w:ins w:id="2424" w:author="PR Preview" w:date="2026-01-01T00:00:00Z">
        <w:r>
          <w:t xml:space="preserve">,</w:t>
        </w:r>
      </w:ins>
      <w:ins w:id="2425" w:author="PR Preview" w:date="2026-01-01T00:00:00Z">
        <w:r>
          <w:t xml:space="preserve"> </w:t>
        </w:r>
      </w:ins>
      <w:ins w:id="2426" w:author="PR Preview" w:date="2026-01-01T00:00:00Z">
        <w:r>
          <w:t xml:space="preserve">and for</w:t>
        </w:r>
      </w:ins>
      <w:ins w:id="242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428" w:author="PR Preview" w:date="2026-01-01T00:00:00Z">
        <w:r>
          <w:t xml:space="preserve"> </w:t>
        </w:r>
      </w:ins>
      <w:ins w:id="2429" w:author="PR Preview" w:date="2026-01-01T00:00:00Z">
        <w:r>
          <w:t xml:space="preserve">it is</w:t>
        </w:r>
      </w:ins>
      <w:ins w:id="2430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431" w:author="PR Preview" w:date="2026-01-01T00:00:00Z">
        <w:r>
          <w:t xml:space="preserve"> </w:t>
        </w:r>
      </w:ins>
      <w:ins w:id="2432" w:author="PR Preview" w:date="2026-01-01T00:00:00Z">
        <w:r>
          <w:t xml:space="preserve">itself.</w:t>
        </w:r>
      </w:ins>
    </w:p>
    <w:bookmarkEnd w:id="98"/>
    <w:bookmarkStart w:id="99" w:name="exm-block-matrix"/>
    <w:p>
      <w:pPr>
        <w:pStyle w:val="BodyText"/>
      </w:pPr>
      <w:ins w:id="2433" w:author="PR Preview" w:date="2026-01-01T00:00:00Z">
        <w:r>
          <w:rPr>
            <w:b/>
            <w:bCs/>
          </w:rPr>
          <w:t xml:space="preserve">Example 17 (Cutting a</w:t>
        </w:r>
      </w:ins>
      <w:ins w:id="2434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3</m:t>
        </m:r>
      </m:oMath>
      <w:ins w:id="2435" w:author="PR Preview" w:date="2026-01-01T00:00:00Z">
        <w:r>
          <w:rPr>
            <w:b/>
            <w:bCs/>
          </w:rPr>
          <w:t xml:space="preserve"> </w:t>
        </w:r>
      </w:ins>
      <w:ins w:id="2436" w:author="PR Preview" w:date="2026-01-01T00:00:00Z">
        <w:r>
          <w:rPr>
            <w:b/>
            <w:bCs/>
          </w:rPr>
          <w:t xml:space="preserve">matrix into blocks)</w:t>
        </w:r>
      </w:ins>
      <w:ins w:id="2437" w:author="PR Preview" w:date="2026-01-01T00:00:00Z">
        <w:r>
          <w:t xml:space="preserve"> </w:t>
        </w:r>
      </w:ins>
      <w:ins w:id="2438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439" w:author="PR Preview" w:date="2026-01-01T00:00:00Z">
        <w:r>
          <w:t xml:space="preserve">For instance, entry</w:t>
        </w:r>
      </w:ins>
      <w:ins w:id="244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2441" w:author="PR Preview" w:date="2026-01-01T00:00:00Z">
        <w:r>
          <w:t xml:space="preserve"> </w:t>
        </w:r>
      </w:ins>
      <w:ins w:id="2442" w:author="PR Preview" w:date="2026-01-01T00:00:00Z">
        <w:r>
          <w:t xml:space="preserve">of</w:t>
        </w:r>
      </w:ins>
      <w:ins w:id="2443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2444" w:author="PR Preview" w:date="2026-01-01T00:00:00Z">
        <w:r>
          <w:t xml:space="preserve"> </w:t>
        </w:r>
      </w:ins>
      <w:ins w:id="2445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446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ins w:id="2447" w:author="PR Preview" w:date="2026-01-01T00:00:00Z">
        <w:r>
          <w:t xml:space="preserve">instead, the leading</w:t>
        </w:r>
      </w:ins>
      <w:ins w:id="2448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2449" w:author="PR Preview" w:date="2026-01-01T00:00:00Z">
        <w:r>
          <w:t xml:space="preserve"> </w:t>
        </w:r>
      </w:ins>
      <w:ins w:id="2450" w:author="PR Preview" w:date="2026-01-01T00:00:00Z">
        <w:r>
          <w:t xml:space="preserve">block is</w:t>
        </w:r>
      </w:ins>
      <w:ins w:id="2451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ins w:id="2452" w:author="PR Preview" w:date="2026-01-01T00:00:00Z">
        <w:r>
          <w:t xml:space="preserve">.</w:t>
        </w:r>
      </w:ins>
    </w:p>
    <w:bookmarkEnd w:id="99"/>
    <w:bookmarkStart w:id="100" w:name="thm-pd-submatrix"/>
    <w:p>
      <w:pPr>
        <w:pStyle w:val="BodyText"/>
      </w:pPr>
      <w:ins w:id="2453" w:author="PR Preview" w:date="2026-01-01T00:00:00Z">
        <w:r>
          <w:rPr>
            <w:b/>
            <w:bCs/>
          </w:rPr>
          <w:t xml:space="preserve">Theorem 12 (Leading blocks of a positive definite matrix are positive definite)</w:t>
        </w:r>
      </w:ins>
      <w:ins w:id="2454" w:author="PR Preview" w:date="2026-01-01T00:00:00Z">
        <w:r>
          <w:t xml:space="preserve"> </w:t>
        </w:r>
      </w:ins>
      <w:ins w:id="2455" w:author="PR Preview" w:date="2026-01-01T00:00:00Z">
        <w:r>
          <w:t xml:space="preserve">Let</w:t>
        </w:r>
      </w:ins>
      <w:ins w:id="2456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457" w:author="PR Preview" w:date="2026-01-01T00:00:00Z">
        <w:r>
          <w:t xml:space="preserve"> </w:t>
        </w:r>
      </w:ins>
      <w:ins w:id="2458" w:author="PR Preview" w:date="2026-01-01T00:00:00Z">
        <w:r>
          <w:t xml:space="preserve">be a</w:t>
        </w:r>
      </w:ins>
      <w:ins w:id="245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460" w:author="PR Preview" w:date="2026-01-01T00:00:00Z">
        <w:r>
          <w:t xml:space="preserve"> </w:t>
        </w:r>
      </w:ins>
      <w:ins w:id="2461" w:author="PR Preview" w:date="2026-01-01T00:00:00Z">
        <w:r>
          <w:t xml:space="preserve">positive definite matrix (</w:t>
        </w:r>
      </w:ins>
      <w:hyperlink r:id="rId83">
        <w:ins w:id="2462" w:author="PR Preview" w:date="2026-01-01T00:00:00Z">
          <w:r>
            <w:rPr>
              <w:rStyle w:val="Hyperlink"/>
            </w:rPr>
            <w:t xml:space="preserve">Definition 20 in Special Matrices and Decompositions</w:t>
          </w:r>
        </w:ins>
      </w:hyperlink>
      <w:ins w:id="2463" w:author="PR Preview" w:date="2026-01-01T00:00:00Z">
        <w:r>
          <w:t xml:space="preserve">),</w:t>
        </w:r>
      </w:ins>
      <w:ins w:id="2464" w:author="PR Preview" w:date="2026-01-01T00:00:00Z">
        <w:r>
          <w:t xml:space="preserve"> </w:t>
        </w:r>
      </w:ins>
      <w:ins w:id="2465" w:author="PR Preview" w:date="2026-01-01T00:00:00Z">
        <w:r>
          <w:t xml:space="preserve">and for</w:t>
        </w:r>
      </w:ins>
      <w:ins w:id="246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ins w:id="2467" w:author="PR Preview" w:date="2026-01-01T00:00:00Z">
        <w:r>
          <w:t xml:space="preserve"> </w:t>
        </w:r>
      </w:ins>
      <w:ins w:id="2468" w:author="PR Preview" w:date="2026-01-01T00:00:00Z">
        <w:r>
          <w:t xml:space="preserve">let</w:t>
        </w:r>
      </w:ins>
      <w:ins w:id="2469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ins w:id="2470" w:author="PR Preview" w:date="2026-01-01T00:00:00Z">
        <w:r>
          <w:t xml:space="preserve"> </w:t>
        </w:r>
      </w:ins>
      <w:ins w:id="2471" w:author="PR Preview" w:date="2026-01-01T00:00:00Z">
        <w:r>
          <w:t xml:space="preserve">be its leading</w:t>
        </w:r>
      </w:ins>
      <w:ins w:id="247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k</m:t>
        </m:r>
      </m:oMath>
      <w:ins w:id="2473" w:author="PR Preview" w:date="2026-01-01T00:00:00Z">
        <w:r>
          <w:t xml:space="preserve"> </w:t>
        </w:r>
      </w:ins>
      <w:ins w:id="2474" w:author="PR Preview" w:date="2026-01-01T00:00:00Z">
        <w:r>
          <w:t xml:space="preserve">block (</w:t>
        </w:r>
      </w:ins>
      <w:hyperlink w:anchor="def-block-matrix">
        <w:ins w:id="2475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476" w:author="PR Preview" w:date="2026-01-01T00:00:00Z">
        <w:r>
          <w:t xml:space="preserve">),</w:t>
        </w:r>
      </w:ins>
      <w:ins w:id="2477" w:author="PR Preview" w:date="2026-01-01T00:00:00Z">
        <w:r>
          <w:t xml:space="preserve"> </w:t>
        </w:r>
      </w:ins>
      <w:ins w:id="2478" w:author="PR Preview" w:date="2026-01-01T00:00:00Z">
        <w:r>
          <w:t xml:space="preserve">with entries</w:t>
        </w:r>
      </w:ins>
      <w:ins w:id="247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ins w:id="2480" w:author="PR Preview" w:date="2026-01-01T00:00:00Z">
        <w:r>
          <w:t xml:space="preserve"> </w:t>
        </w:r>
      </w:ins>
      <w:ins w:id="2481" w:author="PR Preview" w:date="2026-01-01T00:00:00Z">
        <w:r>
          <w:t xml:space="preserve">for</w:t>
        </w:r>
      </w:ins>
      <w:ins w:id="248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ins w:id="2483" w:author="PR Preview" w:date="2026-01-01T00:00:00Z">
        <w:r>
          <w:t xml:space="preserve">.</w:t>
        </w:r>
      </w:ins>
      <w:ins w:id="2484" w:author="PR Preview" w:date="2026-01-01T00:00:00Z">
        <w:r>
          <w:t xml:space="preserve"> </w:t>
        </w:r>
      </w:ins>
      <w:ins w:id="2485" w:author="PR Preview" w:date="2026-01-01T00:00:00Z">
        <w:r>
          <w:t xml:space="preserve">Then</w:t>
        </w:r>
      </w:ins>
      <w:ins w:id="2486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ins w:id="2487" w:author="PR Preview" w:date="2026-01-01T00:00:00Z">
        <w:r>
          <w:t xml:space="preserve"> </w:t>
        </w:r>
      </w:ins>
      <w:ins w:id="2488" w:author="PR Preview" w:date="2026-01-01T00:00:00Z">
        <w:r>
          <w:t xml:space="preserve">is positive definite.</w:t>
        </w:r>
      </w:ins>
      <w:ins w:id="2489" w:author="PR Preview" w:date="2026-01-01T00:00:00Z">
        <w:r>
          <w:t xml:space="preserve"> </w:t>
        </w:r>
      </w:ins>
      <w:ins w:id="2490" w:author="PR Preview" w:date="2026-01-01T00:00:00Z">
        <w:r>
          <w:t xml:space="preserve">Also, every diagonal entry of a positive definite matrix is positive.</w:t>
        </w:r>
      </w:ins>
    </w:p>
    <w:bookmarkEnd w:id="100"/>
    <w:p>
      <w:pPr>
        <w:pStyle w:val="BodyText"/>
      </w:pPr>
      <w:ins w:id="2491" w:author="PR Preview" w:date="2026-01-01T00:00:00Z">
        <w:r>
          <w:rPr>
            <w:i/>
            <w:iCs/>
          </w:rPr>
          <w:t xml:space="preserve">Proof</w:t>
        </w:r>
      </w:ins>
      <w:ins w:id="2492" w:author="PR Preview" w:date="2026-01-01T00:00:00Z">
        <w:r>
          <w:t xml:space="preserve">. </w:t>
        </w:r>
      </w:ins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ins w:id="2493" w:author="PR Preview" w:date="2026-01-01T00:00:00Z">
        <w:r>
          <w:t xml:space="preserve"> </w:t>
        </w:r>
      </w:ins>
      <w:ins w:id="2494" w:author="PR Preview" w:date="2026-01-01T00:00:00Z">
        <w:r>
          <w:t xml:space="preserve">is symmetric, because</w:t>
        </w:r>
      </w:ins>
      <w:ins w:id="2495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496" w:author="PR Preview" w:date="2026-01-01T00:00:00Z">
        <w:r>
          <w:t xml:space="preserve"> </w:t>
        </w:r>
      </w:ins>
      <w:ins w:id="2497" w:author="PR Preview" w:date="2026-01-01T00:00:00Z">
        <w:r>
          <w:t xml:space="preserve">is.</w:t>
        </w:r>
      </w:ins>
      <w:ins w:id="2498" w:author="PR Preview" w:date="2026-01-01T00:00:00Z">
        <w:r>
          <w:t xml:space="preserve"> </w:t>
        </w:r>
      </w:ins>
      <w:ins w:id="2499" w:author="PR Preview" w:date="2026-01-01T00:00:00Z">
        <w:r>
          <w:t xml:space="preserve">For</w:t>
        </w:r>
      </w:ins>
      <w:ins w:id="250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ins w:id="2501" w:author="PR Preview" w:date="2026-01-01T00:00:00Z">
        <w:r>
          <w:t xml:space="preserve"> </w:t>
        </w:r>
      </w:ins>
      <w:ins w:id="2502" w:author="PR Preview" w:date="2026-01-01T00:00:00Z">
        <w:r>
          <w:t xml:space="preserve">with</w:t>
        </w:r>
      </w:ins>
      <w:ins w:id="250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2504" w:author="PR Preview" w:date="2026-01-01T00:00:00Z">
        <w:r>
          <w:t xml:space="preserve">,</w:t>
        </w:r>
      </w:ins>
      <w:ins w:id="2505" w:author="PR Preview" w:date="2026-01-01T00:00:00Z">
        <w:r>
          <w:t xml:space="preserve"> </w:t>
        </w:r>
      </w:ins>
      <w:ins w:id="2506" w:author="PR Preview" w:date="2026-01-01T00:00:00Z">
        <w:r>
          <w:t xml:space="preserve">let</w:t>
        </w:r>
      </w:ins>
      <w:ins w:id="250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508" w:author="PR Preview" w:date="2026-01-01T00:00:00Z">
        <w:r>
          <w:t xml:space="preserve">, which is nonzero,</w:t>
        </w:r>
      </w:ins>
      <w:ins w:id="2509" w:author="PR Preview" w:date="2026-01-01T00:00:00Z">
        <w:r>
          <w:t xml:space="preserve"> </w:t>
        </w:r>
      </w:ins>
      <w:ins w:id="2510" w:author="PR Preview" w:date="2026-01-01T00:00:00Z">
        <w:r>
          <w:t xml:space="preserve">with entries</w:t>
        </w:r>
      </w:ins>
      <w:ins w:id="251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ins w:id="2512" w:author="PR Preview" w:date="2026-01-01T00:00:00Z">
        <w:r>
          <w:t xml:space="preserve"> </w:t>
        </w:r>
      </w:ins>
      <w:ins w:id="2513" w:author="PR Preview" w:date="2026-01-01T00:00:00Z">
        <w:r>
          <w:t xml:space="preserve">for</w:t>
        </w:r>
      </w:ins>
      <w:ins w:id="251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k</m:t>
        </m:r>
      </m:oMath>
      <w:ins w:id="2515" w:author="PR Preview" w:date="2026-01-01T00:00:00Z">
        <w:r>
          <w:t xml:space="preserve"> </w:t>
        </w:r>
      </w:ins>
      <w:ins w:id="2516" w:author="PR Preview" w:date="2026-01-01T00:00:00Z">
        <w:r>
          <w:t xml:space="preserve">and</w:t>
        </w:r>
      </w:ins>
      <w:ins w:id="251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2518" w:author="PR Preview" w:date="2026-01-01T00:00:00Z">
        <w:r>
          <w:t xml:space="preserve"> </w:t>
        </w:r>
      </w:ins>
      <w:ins w:id="2519" w:author="PR Preview" w:date="2026-01-01T00:00:00Z">
        <w:r>
          <w:t xml:space="preserve">for</w:t>
        </w:r>
      </w:ins>
      <w:ins w:id="252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&gt;</m:t>
        </m:r>
        <m:r>
          <m:t>k</m:t>
        </m:r>
      </m:oMath>
      <w:ins w:id="2521" w:author="PR Preview" w:date="2026-01-01T00:00:00Z">
        <w:r>
          <w:t xml:space="preserve">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522" w:author="PR Preview" w:date="2026-01-01T00:00:00Z">
        <w:r>
          <w:t xml:space="preserve">For the diagonal entry</w:t>
        </w:r>
      </w:ins>
      <w:ins w:id="252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ins w:id="2524" w:author="PR Preview" w:date="2026-01-01T00:00:00Z">
        <w:r>
          <w:t xml:space="preserve">, take</w:t>
        </w:r>
      </w:ins>
      <w:ins w:id="252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ins w:id="2526" w:author="PR Preview" w:date="2026-01-01T00:00:00Z">
        <w:r>
          <w:t xml:space="preserve"> </w:t>
        </w:r>
      </w:ins>
      <w:ins w:id="2527" w:author="PR Preview" w:date="2026-01-01T00:00:00Z">
        <w:r>
          <w:t xml:space="preserve">(</w:t>
        </w:r>
      </w:ins>
      <w:hyperlink r:id="rId20">
        <w:ins w:id="2528" w:author="PR Preview" w:date="2026-01-01T00:00:00Z">
          <w:r>
            <w:rPr>
              <w:rStyle w:val="Hyperlink"/>
            </w:rPr>
            <w:t xml:space="preserve">Definition 12 in Vectors</w:t>
          </w:r>
        </w:ins>
      </w:hyperlink>
      <w:ins w:id="2529" w:author="PR Preview" w:date="2026-01-01T00:00:00Z">
        <w:r>
          <w:t xml:space="preserve">), which is nonzero: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ins w:id="2530" w:author="PR Preview" w:date="2026-01-01T00:00:00Z">
        <w:r>
          <w:rPr>
            <w:b/>
            <w:bCs/>
          </w:rPr>
          <w:t xml:space="preserve">Example 18 (A quick necessary test)</w:t>
        </w:r>
      </w:ins>
      <w:ins w:id="2531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532" w:author="PR Preview" w:date="2026-01-01T00:00:00Z">
        <w:r>
          <w:t xml:space="preserve"> </w:t>
        </w:r>
      </w:ins>
      <w:ins w:id="2533" w:author="PR Preview" w:date="2026-01-01T00:00:00Z">
        <w:r>
          <w:t xml:space="preserve">is positive definite (</w:t>
        </w:r>
      </w:ins>
      <w:hyperlink w:anchor="exm-pd-operations">
        <w:ins w:id="2534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2535" w:author="PR Preview" w:date="2026-01-01T00:00:00Z">
        <w:r>
          <w:t xml:space="preserve">),</w:t>
        </w:r>
      </w:ins>
      <w:ins w:id="2536" w:author="PR Preview" w:date="2026-01-01T00:00:00Z">
        <w:r>
          <w:t xml:space="preserve"> </w:t>
        </w:r>
      </w:ins>
      <w:ins w:id="2537" w:author="PR Preview" w:date="2026-01-01T00:00:00Z">
        <w:r>
          <w:t xml:space="preserve">and its diagonal entries</w:t>
        </w:r>
      </w:ins>
      <w:ins w:id="2538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,</m:t>
        </m:r>
        <m:r>
          <m:t>2</m:t>
        </m:r>
      </m:oMath>
      <w:ins w:id="2539" w:author="PR Preview" w:date="2026-01-01T00:00:00Z">
        <w:r>
          <w:t xml:space="preserve"> </w:t>
        </w:r>
      </w:ins>
      <w:ins w:id="2540" w:author="PR Preview" w:date="2026-01-01T00:00:00Z">
        <w:r>
          <w:t xml:space="preserve">and its</w:t>
        </w:r>
      </w:ins>
      <w:ins w:id="254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2542" w:author="PR Preview" w:date="2026-01-01T00:00:00Z">
        <w:r>
          <w:t xml:space="preserve"> </w:t>
        </w:r>
      </w:ins>
      <w:ins w:id="2543" w:author="PR Preview" w:date="2026-01-01T00:00:00Z">
        <w:r>
          <w:t xml:space="preserve">leading block</w:t>
        </w:r>
      </w:ins>
      <w:ins w:id="254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ins w:id="2545" w:author="PR Preview" w:date="2026-01-01T00:00:00Z">
        <w:r>
          <w:t xml:space="preserve"> </w:t>
        </w:r>
      </w:ins>
      <w:ins w:id="2546" w:author="PR Preview" w:date="2026-01-01T00:00:00Z">
        <w:r>
          <w:t xml:space="preserve">are positive.</w:t>
        </w:r>
      </w:ins>
      <w:ins w:id="2547" w:author="PR Preview" w:date="2026-01-01T00:00:00Z">
        <w:r>
          <w:t xml:space="preserve"> </w:t>
        </w:r>
      </w:ins>
      <w:ins w:id="2548" w:author="PR Preview" w:date="2026-01-01T00:00:00Z">
        <w:r>
          <w:t xml:space="preserve">The test can only rule matrices out:</w:t>
        </w:r>
      </w:ins>
      <w:ins w:id="254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2550" w:author="PR Preview" w:date="2026-01-01T00:00:00Z">
        <w:r>
          <w:t xml:space="preserve"> </w:t>
        </w:r>
      </w:ins>
      <w:ins w:id="2551" w:author="PR Preview" w:date="2026-01-01T00:00:00Z">
        <w:r>
          <w:t xml:space="preserve">has negative diagonal entries, so it is not positive definite,</w:t>
        </w:r>
      </w:ins>
      <w:ins w:id="2552" w:author="PR Preview" w:date="2026-01-01T00:00:00Z">
        <w:r>
          <w:t xml:space="preserve"> </w:t>
        </w:r>
      </w:ins>
      <w:ins w:id="2553" w:author="PR Preview" w:date="2026-01-01T00:00:00Z">
        <w:r>
          <w:t xml:space="preserve">even though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ins w:id="2554" w:author="PR Preview" w:date="2026-01-01T00:00:00Z">
        <w:r>
          <w:t xml:space="preserve">(</w:t>
        </w:r>
      </w:ins>
      <w:hyperlink r:id="rId101">
        <w:ins w:id="2555" w:author="PR Preview" w:date="2026-01-01T00:00:00Z">
          <w:r>
            <w:rPr>
              <w:rStyle w:val="Hyperlink"/>
            </w:rPr>
            <w:t xml:space="preserve">Definition 22 in Special Matrices and Decompositions</w:t>
          </w:r>
        </w:ins>
      </w:hyperlink>
      <w:ins w:id="2556" w:author="PR Preview" w:date="2026-01-01T00:00:00Z">
        <w:r>
          <w:t xml:space="preserve">);</w:t>
        </w:r>
      </w:ins>
      <w:ins w:id="2557" w:author="PR Preview" w:date="2026-01-01T00:00:00Z">
        <w:r>
          <w:t xml:space="preserve"> </w:t>
        </w:r>
      </w:ins>
      <w:ins w:id="2558" w:author="PR Preview" w:date="2026-01-01T00:00:00Z">
        <w:r>
          <w:t xml:space="preserve">a positive determinant alone does not make a matrix positive definite.</w:t>
        </w:r>
      </w:ins>
      <w:ins w:id="2559" w:author="PR Preview" w:date="2026-01-01T00:00:00Z">
        <w:r>
          <w:t xml:space="preserve"> </w:t>
        </w:r>
      </w:ins>
      <w:ins w:id="2560" w:author="PR Preview" w:date="2026-01-01T00:00:00Z">
        <w:r>
          <w:t xml:space="preserve">And positive diagonal entries are not enough:</w:t>
        </w:r>
      </w:ins>
      <w:ins w:id="2561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562" w:author="PR Preview" w:date="2026-01-01T00:00:00Z">
        <w:r>
          <w:t xml:space="preserve"> </w:t>
        </w:r>
      </w:ins>
      <w:ins w:id="2563" w:author="PR Preview" w:date="2026-01-01T00:00:00Z">
        <w:r>
          <w:t xml:space="preserve">of</w:t>
        </w:r>
      </w:ins>
      <w:ins w:id="2564" w:author="PR Preview" w:date="2026-01-01T00:00:00Z">
        <w:r>
          <w:t xml:space="preserve"> </w:t>
        </w:r>
      </w:ins>
      <w:hyperlink r:id="rId90">
        <w:ins w:id="2565" w:author="PR Preview" w:date="2026-01-01T00:00:00Z">
          <w:r>
            <w:rPr>
              <w:rStyle w:val="Hyperlink"/>
            </w:rPr>
            <w:t xml:space="preserve">Example 27 in Special Matrices and Decompositions</w:t>
          </w:r>
        </w:ins>
      </w:hyperlink>
      <w:ins w:id="2566" w:author="PR Preview" w:date="2026-01-01T00:00:00Z">
        <w:r>
          <w:t xml:space="preserve"> </w:t>
        </w:r>
      </w:ins>
      <w:ins w:id="2567" w:author="PR Preview" w:date="2026-01-01T00:00:00Z">
        <w:r>
          <w:t xml:space="preserve">has them</w:t>
        </w:r>
      </w:ins>
      <w:ins w:id="2568" w:author="PR Preview" w:date="2026-01-01T00:00:00Z">
        <w:r>
          <w:t xml:space="preserve"> </w:t>
        </w:r>
      </w:ins>
      <w:ins w:id="2569" w:author="PR Preview" w:date="2026-01-01T00:00:00Z">
        <w:r>
          <w:t xml:space="preserve">but is not positive definite.</w:t>
        </w:r>
      </w:ins>
    </w:p>
    <w:bookmarkEnd w:id="102"/>
    <w:bookmarkStart w:id="105" w:name="thm-block-quadratic"/>
    <w:p>
      <w:pPr>
        <w:pStyle w:val="BodyText"/>
      </w:pPr>
      <w:ins w:id="2570" w:author="PR Preview" w:date="2026-01-01T00:00:00Z">
        <w:r>
          <w:rPr>
            <w:b/>
            <w:bCs/>
          </w:rPr>
          <w:t xml:space="preserve">Theorem 13 (The quadratic form of a block matrix)</w:t>
        </w:r>
      </w:ins>
      <w:ins w:id="2571" w:author="PR Preview" w:date="2026-01-01T00:00:00Z">
        <w:r>
          <w:t xml:space="preserve"> </w:t>
        </w:r>
      </w:ins>
      <w:ins w:id="2572" w:author="PR Preview" w:date="2026-01-01T00:00:00Z">
        <w:r>
          <w:t xml:space="preserve">Let</w:t>
        </w:r>
      </w:ins>
      <w:ins w:id="257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ins w:id="2574" w:author="PR Preview" w:date="2026-01-01T00:00:00Z">
        <w:r>
          <w:t xml:space="preserve">, let</w:t>
        </w:r>
      </w:ins>
      <w:ins w:id="257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576" w:author="PR Preview" w:date="2026-01-01T00:00:00Z">
        <w:r>
          <w:t xml:space="preserve"> </w:t>
        </w:r>
      </w:ins>
      <w:ins w:id="2577" w:author="PR Preview" w:date="2026-01-01T00:00:00Z">
        <w:r>
          <w:t xml:space="preserve">be a symmetric</w:t>
        </w:r>
      </w:ins>
      <w:ins w:id="257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k</m:t>
        </m:r>
      </m:oMath>
      <w:ins w:id="2579" w:author="PR Preview" w:date="2026-01-01T00:00:00Z">
        <w:r>
          <w:t xml:space="preserve"> </w:t>
        </w:r>
      </w:ins>
      <w:ins w:id="2580" w:author="PR Preview" w:date="2026-01-01T00:00:00Z">
        <w:r>
          <w:t xml:space="preserve">matrix,</w:t>
        </w:r>
      </w:ins>
      <w:ins w:id="2581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582" w:author="PR Preview" w:date="2026-01-01T00:00:00Z">
        <w:r>
          <w:t xml:space="preserve"> </w:t>
        </w:r>
      </w:ins>
      <w:ins w:id="2583" w:author="PR Preview" w:date="2026-01-01T00:00:00Z">
        <w:r>
          <w:t xml:space="preserve">a</w:t>
        </w:r>
      </w:ins>
      <w:ins w:id="258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m</m:t>
        </m:r>
      </m:oMath>
      <w:ins w:id="2585" w:author="PR Preview" w:date="2026-01-01T00:00:00Z">
        <w:r>
          <w:t xml:space="preserve"> </w:t>
        </w:r>
      </w:ins>
      <w:ins w:id="2586" w:author="PR Preview" w:date="2026-01-01T00:00:00Z">
        <w:r>
          <w:t xml:space="preserve">matrix and</w:t>
        </w:r>
      </w:ins>
      <w:ins w:id="2587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2588" w:author="PR Preview" w:date="2026-01-01T00:00:00Z">
        <w:r>
          <w:t xml:space="preserve"> </w:t>
        </w:r>
      </w:ins>
      <w:ins w:id="2589" w:author="PR Preview" w:date="2026-01-01T00:00:00Z">
        <w:r>
          <w:t xml:space="preserve">a symmetric</w:t>
        </w:r>
      </w:ins>
      <w:ins w:id="259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m</m:t>
        </m:r>
      </m:oMath>
      <w:ins w:id="2591" w:author="PR Preview" w:date="2026-01-01T00:00:00Z">
        <w:r>
          <w:t xml:space="preserve"> </w:t>
        </w:r>
      </w:ins>
      <w:ins w:id="2592" w:author="PR Preview" w:date="2026-01-01T00:00:00Z">
        <w:r>
          <w:t xml:space="preserve">matrix,</w:t>
        </w:r>
      </w:ins>
      <w:ins w:id="2593" w:author="PR Preview" w:date="2026-01-01T00:00:00Z">
        <w:r>
          <w:t xml:space="preserve"> </w:t>
        </w:r>
      </w:ins>
      <w:ins w:id="2594" w:author="PR Preview" w:date="2026-01-01T00:00:00Z">
        <w:r>
          <w:t xml:space="preserve">and let</w:t>
        </w:r>
      </w:ins>
      <w:ins w:id="2595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be the</w:t>
        </w:r>
      </w:ins>
      <w:ins w:id="259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ins w:id="2599" w:author="PR Preview" w:date="2026-01-01T00:00:00Z">
        <w:r>
          <w:t xml:space="preserve"> </w:t>
        </w:r>
      </w:ins>
      <w:ins w:id="2600" w:author="PR Preview" w:date="2026-01-01T00:00:00Z">
        <w:r>
          <w:t xml:space="preserve">block matrix (</w:t>
        </w:r>
      </w:ins>
      <w:hyperlink w:anchor="def-block-matrix">
        <w:ins w:id="260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602" w:author="PR Preview" w:date="2026-01-01T00:00:00Z">
        <w:r>
          <w:t xml:space="preserve">)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603" w:author="PR Preview" w:date="2026-01-01T00:00:00Z">
        <w:r>
          <w:t xml:space="preserve">that is,</w:t>
        </w:r>
      </w:ins>
      <w:ins w:id="260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ins w:id="2605" w:author="PR Preview" w:date="2026-01-01T00:00:00Z">
        <w:r>
          <w:t xml:space="preserve">,</w:t>
        </w:r>
      </w:ins>
      <w:ins w:id="260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ins w:id="2607" w:author="PR Preview" w:date="2026-01-01T00:00:00Z">
        <w:r>
          <w:t xml:space="preserve">,</w:t>
        </w:r>
      </w:ins>
      <w:ins w:id="260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ins w:id="2609" w:author="PR Preview" w:date="2026-01-01T00:00:00Z">
        <w:r>
          <w:t xml:space="preserve"> </w:t>
        </w:r>
      </w:ins>
      <w:ins w:id="2610" w:author="PR Preview" w:date="2026-01-01T00:00:00Z">
        <w:r>
          <w:t xml:space="preserve">and</w:t>
        </w:r>
      </w:ins>
      <w:ins w:id="261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ins w:id="2612" w:author="PR Preview" w:date="2026-01-01T00:00:00Z">
        <w:r>
          <w:t xml:space="preserve"> </w:t>
        </w:r>
      </w:ins>
      <w:ins w:id="2613" w:author="PR Preview" w:date="2026-01-01T00:00:00Z">
        <w:r>
          <w:t xml:space="preserve">for indices in range.</w:t>
        </w:r>
      </w:ins>
      <w:ins w:id="2614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615" w:author="PR Preview" w:date="2026-01-01T00:00:00Z">
        <w:r>
          <w:t xml:space="preserve"> </w:t>
        </w:r>
      </w:ins>
      <w:ins w:id="2616" w:author="PR Preview" w:date="2026-01-01T00:00:00Z">
        <w:r>
          <w:t xml:space="preserve">is symmetric (</w:t>
        </w:r>
      </w:ins>
      <w:hyperlink r:id="rId103">
        <w:ins w:id="2617" w:author="PR Preview" w:date="2026-01-01T00:00:00Z">
          <w:r>
            <w:rPr>
              <w:rStyle w:val="Hyperlink"/>
            </w:rPr>
            <w:t xml:space="preserve">Definition 3 in Special Matrices and Decompositions</w:t>
          </w:r>
        </w:ins>
      </w:hyperlink>
      <w:ins w:id="2618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619" w:author="PR Preview" w:date="2026-01-01T00:00:00Z">
        <w:r>
          <w:t xml:space="preserve">and</w:t>
        </w:r>
      </w:ins>
      <w:ins w:id="262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621" w:author="PR Preview" w:date="2026-01-01T00:00:00Z">
        <w:r>
          <w:t xml:space="preserve"> </w:t>
        </w:r>
      </w:ins>
      <w:ins w:id="2622" w:author="PR Preview" w:date="2026-01-01T00:00:00Z">
        <w:r>
          <w:t xml:space="preserve">and</w:t>
        </w:r>
      </w:ins>
      <w:ins w:id="2623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2624" w:author="PR Preview" w:date="2026-01-01T00:00:00Z">
        <w:r>
          <w:t xml:space="preserve"> </w:t>
        </w:r>
      </w:ins>
      <w:ins w:id="2625" w:author="PR Preview" w:date="2026-01-01T00:00:00Z">
        <w:r>
          <w:t xml:space="preserve">are symmetric.</w:t>
        </w:r>
      </w:ins>
      <w:ins w:id="2626" w:author="PR Preview" w:date="2026-01-01T00:00:00Z">
        <w:r>
          <w:t xml:space="preserve"> </w:t>
        </w:r>
      </w:ins>
      <w:ins w:id="2627" w:author="PR Preview" w:date="2026-01-01T00:00:00Z">
        <w:r>
          <w:t xml:space="preserve">Split</w:t>
        </w:r>
      </w:ins>
      <w:ins w:id="262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ins w:id="2629" w:author="PR Preview" w:date="2026-01-01T00:00:00Z">
        <w:r>
          <w:t xml:space="preserve"> </w:t>
        </w:r>
      </w:ins>
      <w:ins w:id="2630" w:author="PR Preview" w:date="2026-01-01T00:00:00Z">
        <w:r>
          <w:t xml:space="preserve">as</w:t>
        </w:r>
      </w:ins>
      <w:ins w:id="263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ins w:id="2632" w:author="PR Preview" w:date="2026-01-01T00:00:00Z">
        <w:r>
          <w:t xml:space="preserve">,</w:t>
        </w:r>
      </w:ins>
      <w:ins w:id="2633" w:author="PR Preview" w:date="2026-01-01T00:00:00Z">
        <w:r>
          <w:t xml:space="preserve"> </w:t>
        </w:r>
      </w:ins>
      <w:ins w:id="2634" w:author="PR Preview" w:date="2026-01-01T00:00:00Z">
        <w:r>
          <w:t xml:space="preserve">with</w:t>
        </w:r>
      </w:ins>
      <w:ins w:id="26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ins w:id="2636" w:author="PR Preview" w:date="2026-01-01T00:00:00Z">
        <w:r>
          <w:t xml:space="preserve"> </w:t>
        </w:r>
      </w:ins>
      <w:ins w:id="2637" w:author="PR Preview" w:date="2026-01-01T00:00:00Z">
        <w:r>
          <w:t xml:space="preserve">its first</w:t>
        </w:r>
      </w:ins>
      <w:ins w:id="2638" w:author="PR Preview" w:date="2026-01-01T00:00:00Z">
        <w:r>
          <w:t xml:space="preserve"> </w:t>
        </w:r>
      </w:ins>
      <m:oMath>
        <m:r>
          <m:t>k</m:t>
        </m:r>
      </m:oMath>
      <w:ins w:id="2639" w:author="PR Preview" w:date="2026-01-01T00:00:00Z">
        <w:r>
          <w:t xml:space="preserve"> </w:t>
        </w:r>
      </w:ins>
      <w:ins w:id="2640" w:author="PR Preview" w:date="2026-01-01T00:00:00Z">
        <w:r>
          <w:t xml:space="preserve">entries and</w:t>
        </w:r>
      </w:ins>
      <w:ins w:id="264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642" w:author="PR Preview" w:date="2026-01-01T00:00:00Z">
        <w:r>
          <w:t xml:space="preserve"> </w:t>
        </w:r>
      </w:ins>
      <w:ins w:id="2643" w:author="PR Preview" w:date="2026-01-01T00:00:00Z">
        <w:r>
          <w:t xml:space="preserve">the rest. Then</w:t>
        </w:r>
      </w:ins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ins w:id="2644" w:author="PR Preview" w:date="2026-01-01T00:00:00Z">
        <w:r>
          <w:t xml:space="preserve">and if</w:t>
        </w:r>
      </w:ins>
      <w:ins w:id="264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646" w:author="PR Preview" w:date="2026-01-01T00:00:00Z">
        <w:r>
          <w:t xml:space="preserve"> </w:t>
        </w:r>
      </w:ins>
      <w:ins w:id="2647" w:author="PR Preview" w:date="2026-01-01T00:00:00Z">
        <w:r>
          <w:t xml:space="preserve">is invertible, with</w:t>
        </w:r>
      </w:ins>
      <w:ins w:id="264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ins w:id="2649" w:author="PR Preview" w:date="2026-01-01T00:00:00Z">
        <w:r>
          <w:t xml:space="preserve"> </w:t>
        </w:r>
      </w:ins>
      <w:ins w:id="2650" w:author="PR Preview" w:date="2026-01-01T00:00:00Z">
        <w:r>
          <w:t xml:space="preserve">and</w:t>
        </w:r>
      </w:ins>
      <w:ins w:id="265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ins w:id="265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ins w:id="2653" w:author="PR Preview" w:date="2026-01-01T00:00:00Z">
        <w:r>
          <w:rPr>
            <w:i/>
            <w:iCs/>
          </w:rPr>
          <w:t xml:space="preserve">Proof</w:t>
        </w:r>
      </w:ins>
      <w:ins w:id="2654" w:author="PR Preview" w:date="2026-01-01T00:00:00Z">
        <w:r>
          <w:t xml:space="preserve">. </w:t>
        </w:r>
      </w:ins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ins w:id="2655" w:author="PR Preview" w:date="2026-01-01T00:00:00Z">
        <w:r>
          <w:rPr>
            <w:b/>
            <w:bCs/>
          </w:rPr>
          <w:t xml:space="preserve"> </w:t>
        </w:r>
      </w:ins>
      <w:ins w:id="2656" w:author="PR Preview" w:date="2026-01-01T00:00:00Z">
        <w:r>
          <w:rPr>
            <w:b/>
            <w:bCs/>
          </w:rPr>
          <w:t xml:space="preserve">in blocks.</w:t>
        </w:r>
      </w:ins>
      <w:ins w:id="2657" w:author="PR Preview" w:date="2026-01-01T00:00:00Z">
        <w:r>
          <w:t xml:space="preserve"> </w:t>
        </w:r>
      </w:ins>
      <w:ins w:id="2658" w:author="PR Preview" w:date="2026-01-01T00:00:00Z">
        <w:r>
          <w:t xml:space="preserve">For</w:t>
        </w:r>
      </w:ins>
      <w:ins w:id="265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k</m:t>
        </m:r>
      </m:oMath>
      <w:ins w:id="266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661" w:author="PR Preview" w:date="2026-01-01T00:00:00Z">
        <w:r>
          <w:t xml:space="preserve">and in the same way</w:t>
        </w:r>
      </w:ins>
      <w:ins w:id="266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ins w:id="2663" w:author="PR Preview" w:date="2026-01-01T00:00:00Z">
        <w:r>
          <w:t xml:space="preserve"> </w:t>
        </w:r>
      </w:ins>
      <w:ins w:id="2664" w:author="PR Preview" w:date="2026-01-01T00:00:00Z">
        <w:r>
          <w:t xml:space="preserve">for</w:t>
        </w:r>
      </w:ins>
      <w:ins w:id="266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m</m:t>
        </m:r>
      </m:oMath>
      <w:ins w:id="2666" w:author="PR Preview" w:date="2026-01-01T00:00:00Z">
        <w:r>
          <w:t xml:space="preserve">.</w:t>
        </w:r>
      </w:ins>
    </w:p>
    <w:p>
      <w:pPr>
        <w:pStyle w:val="BodyText"/>
      </w:pPr>
      <w:ins w:id="2667" w:author="PR Preview" w:date="2026-01-01T00:00:00Z">
        <w:r>
          <w:rPr>
            <w:b/>
            <w:bCs/>
          </w:rPr>
          <w:t xml:space="preserve">The expansion.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28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ins w:id="2668" w:author="PR Preview" w:date="2026-01-01T00:00:00Z">
        <w:r>
          <w:rPr>
            <w:b/>
            <w:bCs/>
          </w:rPr>
          <w:t xml:space="preserve">Completing the square.</w:t>
        </w:r>
      </w:ins>
      <w:ins w:id="2669" w:author="PR Preview" w:date="2026-01-01T00:00:00Z">
        <w:r>
          <w:t xml:space="preserve"> </w:t>
        </w:r>
      </w:ins>
      <w:ins w:id="2670" w:author="PR Preview" w:date="2026-01-01T00:00:00Z">
        <w:r>
          <w:t xml:space="preserve">Write</w:t>
        </w:r>
      </w:ins>
      <w:ins w:id="267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ins w:id="2672" w:author="PR Preview" w:date="2026-01-01T00:00:00Z">
        <w:r>
          <w:t xml:space="preserve">, so</w:t>
        </w:r>
      </w:ins>
      <w:ins w:id="26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ins w:id="2674" w:author="PR Preview" w:date="2026-01-01T00:00:00Z">
        <w:r>
          <w:t xml:space="preserve"> </w:t>
        </w:r>
      </w:ins>
      <w:ins w:id="2675" w:author="PR Preview" w:date="2026-01-01T00:00:00Z">
        <w:r>
          <w:t xml:space="preserve">and</w:t>
        </w:r>
      </w:ins>
      <w:ins w:id="267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ins w:id="2677" w:author="PR Preview" w:date="2026-01-01T00:00:00Z">
        <w:r>
          <w:t xml:space="preserve"> </w:t>
        </w:r>
      </w:ins>
      <w:ins w:id="2678" w:author="PR Preview" w:date="2026-01-01T00:00:00Z">
        <w:r>
          <w:t xml:space="preserve">(</w:t>
        </w:r>
      </w:ins>
      <w:hyperlink r:id="rId59">
        <w:ins w:id="2679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2680" w:author="PR Preview" w:date="2026-01-01T00:00:00Z">
        <w:r>
          <w:t xml:space="preserve">, 2,</w:t>
        </w:r>
      </w:ins>
      <w:ins w:id="2681" w:author="PR Preview" w:date="2026-01-01T00:00:00Z">
        <w:r>
          <w:t xml:space="preserve"> </w:t>
        </w:r>
      </w:ins>
      <w:hyperlink r:id="rId56">
        <w:ins w:id="2682" w:author="PR Preview" w:date="2026-01-01T00:00:00Z">
          <w:r>
            <w:rPr>
              <w:rStyle w:val="Hyperlink"/>
            </w:rPr>
            <w:t xml:space="preserve">Theorem 7 in Matrices</w:t>
          </w:r>
        </w:ins>
      </w:hyperlink>
      <w:ins w:id="2683" w:author="PR Preview" w:date="2026-01-01T00:00:00Z">
        <w:r>
          <w:t xml:space="preserve">);</w:t>
        </w:r>
      </w:ins>
      <w:ins w:id="268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685" w:author="PR Preview" w:date="2026-01-01T00:00:00Z">
        <w:r>
          <w:t xml:space="preserve"> </w:t>
        </w:r>
      </w:ins>
      <w:ins w:id="2686" w:author="PR Preview" w:date="2026-01-01T00:00:00Z">
        <w:r>
          <w:t xml:space="preserve">is symmetric (</w:t>
        </w:r>
      </w:ins>
      <w:hyperlink r:id="rId106">
        <w:ins w:id="2687" w:author="PR Preview" w:date="2026-01-01T00:00:00Z">
          <w:r>
            <w:rPr>
              <w:rStyle w:val="Hyperlink"/>
            </w:rPr>
            <w:t xml:space="preserve">Corollary 1 in Special Matrices and Decompositions</w:t>
          </w:r>
        </w:ins>
      </w:hyperlink>
      <w:ins w:id="2688" w:author="PR Preview" w:date="2026-01-01T00:00:00Z">
        <w:r>
          <w:t xml:space="preserve">).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28 in Subspaces and Rank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689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ins w:id="2690" w:author="PR Preview" w:date="2026-01-01T00:00:00Z">
        <w:r>
          <w:t xml:space="preserve">Adding the two displays, the</w:t>
        </w:r>
      </w:ins>
      <w:ins w:id="269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ins w:id="2692" w:author="PR Preview" w:date="2026-01-01T00:00:00Z">
        <w:r>
          <w:t xml:space="preserve"> </w:t>
        </w:r>
      </w:ins>
      <w:ins w:id="2693" w:author="PR Preview" w:date="2026-01-01T00:00:00Z">
        <w:r>
          <w:t xml:space="preserve">terms cancel, leaving</w:t>
        </w:r>
      </w:ins>
      <w:ins w:id="2694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ins w:id="2695" w:author="PR Preview" w:date="2026-01-01T00:00:00Z">
        <w:r>
          <w:t xml:space="preserve">,</w:t>
        </w:r>
      </w:ins>
      <w:ins w:id="2696" w:author="PR Preview" w:date="2026-01-01T00:00:00Z">
        <w:r>
          <w:t xml:space="preserve"> </w:t>
        </w:r>
      </w:ins>
      <w:ins w:id="2697" w:author="PR Preview" w:date="2026-01-01T00:00:00Z">
        <w:r>
          <w:t xml:space="preserve">which is</w:t>
        </w:r>
      </w:ins>
      <w:ins w:id="2698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ins w:id="2699" w:author="PR Preview" w:date="2026-01-01T00:00:00Z">
        <w:r>
          <w:t xml:space="preserve"> </w:t>
        </w:r>
      </w:ins>
      <w:ins w:id="2700" w:author="PR Preview" w:date="2026-01-01T00:00:00Z">
        <w:r>
          <w:t xml:space="preserve">by</w:t>
        </w:r>
      </w:ins>
      <w:ins w:id="2701" w:author="PR Preview" w:date="2026-01-01T00:00:00Z">
        <w:r>
          <w:t xml:space="preserve"> </w:t>
        </w:r>
      </w:ins>
      <w:hyperlink w:anchor="eq-block-quadratic">
        <w:ins w:id="2702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2703" w:author="PR Preview" w:date="2026-01-01T00:00:00Z">
        <w:r>
          <w:t xml:space="preserve">.</w:t>
        </w:r>
      </w:ins>
    </w:p>
    <w:bookmarkStart w:id="107" w:name="exm-block-quadratic"/>
    <w:p>
      <w:pPr>
        <w:pStyle w:val="BodyText"/>
      </w:pPr>
      <w:ins w:id="2704" w:author="PR Preview" w:date="2026-01-01T00:00:00Z">
        <w:r>
          <w:rPr>
            <w:b/>
            <w:bCs/>
          </w:rPr>
          <w:t xml:space="preserve">Example 19 (The</w:t>
        </w:r>
      </w:ins>
      <w:ins w:id="2705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2706" w:author="PR Preview" w:date="2026-01-01T00:00:00Z">
        <w:r>
          <w:rPr>
            <w:b/>
            <w:bCs/>
          </w:rPr>
          <w:t xml:space="preserve"> </w:t>
        </w:r>
      </w:ins>
      <w:ins w:id="2707" w:author="PR Preview" w:date="2026-01-01T00:00:00Z">
        <w:r>
          <w:rPr>
            <w:b/>
            <w:bCs/>
          </w:rPr>
          <w:t xml:space="preserve">case)</w:t>
        </w:r>
      </w:ins>
      <w:ins w:id="2708" w:author="PR Preview" w:date="2026-01-01T00:00:00Z">
        <w:r>
          <w:t xml:space="preserve"> </w:t>
        </w:r>
      </w:ins>
      <w:ins w:id="2709" w:author="PR Preview" w:date="2026-01-01T00:00:00Z">
        <w:r>
          <w:t xml:space="preserve">For</w:t>
        </w:r>
      </w:ins>
      <w:ins w:id="2710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ins w:id="2711" w:author="PR Preview" w:date="2026-01-01T00:00:00Z">
        <w:r>
          <w:t xml:space="preserve"> </w:t>
        </w:r>
      </w:ins>
      <w:ins w:id="2712" w:author="PR Preview" w:date="2026-01-01T00:00:00Z">
        <w:r>
          <w:t xml:space="preserve">(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</m:oMath>
      <w:ins w:id="2713" w:author="PR Preview" w:date="2026-01-01T00:00:00Z">
        <w:r>
          <w:t xml:space="preserve"> </w:t>
        </w:r>
      </w:ins>
      <w:ins w:id="2714" w:author="PR Preview" w:date="2026-01-01T00:00:00Z">
        <w:r>
          <w:t xml:space="preserve">and</w:t>
        </w:r>
      </w:ins>
      <w:ins w:id="271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1</m:t>
        </m:r>
      </m:oMath>
      <w:ins w:id="2716" w:author="PR Preview" w:date="2026-01-01T00:00:00Z">
        <w:r>
          <w:t xml:space="preserve">) and</w:t>
        </w:r>
      </w:ins>
      <w:ins w:id="271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≠</m:t>
        </m:r>
        <m:r>
          <m:t>0</m:t>
        </m:r>
      </m:oMath>
      <w:ins w:id="2718" w:author="PR Preview" w:date="2026-01-01T00:00:00Z">
        <w:r>
          <w:t xml:space="preserve">,</w:t>
        </w:r>
      </w:ins>
      <w:ins w:id="2719" w:author="PR Preview" w:date="2026-01-01T00:00:00Z">
        <w:r>
          <w:t xml:space="preserve"> </w:t>
        </w:r>
      </w:ins>
      <w:ins w:id="2720" w:author="PR Preview" w:date="2026-01-01T00:00:00Z">
        <w:r>
          <w:t xml:space="preserve">the theorem reads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721" w:author="PR Preview" w:date="2026-01-01T00:00:00Z">
        <w:r>
          <w:t xml:space="preserve">with</w:t>
        </w:r>
      </w:ins>
      <w:ins w:id="272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ins w:id="2723" w:author="PR Preview" w:date="2026-01-01T00:00:00Z">
        <w:r>
          <w:t xml:space="preserve">: the familiar completing of the square.</w:t>
        </w:r>
      </w:ins>
      <w:ins w:id="2724" w:author="PR Preview" w:date="2026-01-01T00:00:00Z">
        <w:r>
          <w:t xml:space="preserve"> </w:t>
        </w:r>
      </w:ins>
      <w:ins w:id="2725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ins w:id="2726" w:author="PR Preview" w:date="2026-01-01T00:00:00Z">
        <w:r>
          <w:t xml:space="preserve">and</w:t>
        </w:r>
      </w:ins>
      <w:ins w:id="272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4</m:t>
        </m:r>
      </m:oMath>
      <w:ins w:id="272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ins w:id="2729" w:author="PR Preview" w:date="2026-01-01T00:00:00Z">
        <w:r>
          <w:rPr>
            <w:b/>
            <w:bCs/>
          </w:rPr>
          <w:t xml:space="preserve">Definition 5 (Schur complement)</w:t>
        </w:r>
      </w:ins>
      <w:ins w:id="2730" w:author="PR Preview" w:date="2026-01-01T00:00:00Z">
        <w:r>
          <w:t xml:space="preserve"> </w:t>
        </w:r>
      </w:ins>
      <w:ins w:id="2731" w:author="PR Preview" w:date="2026-01-01T00:00:00Z">
        <w:r>
          <w:t xml:space="preserve">For a block matrix</w:t>
        </w:r>
      </w:ins>
      <w:ins w:id="2732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ins w:id="2733" w:author="PR Preview" w:date="2026-01-01T00:00:00Z">
        <w:r>
          <w:t xml:space="preserve"> </w:t>
        </w:r>
      </w:ins>
      <w:ins w:id="2734" w:author="PR Preview" w:date="2026-01-01T00:00:00Z">
        <w:r>
          <w:t xml:space="preserve">as in</w:t>
        </w:r>
      </w:ins>
      <w:ins w:id="2735" w:author="PR Preview" w:date="2026-01-01T00:00:00Z">
        <w:r>
          <w:t xml:space="preserve"> </w:t>
        </w:r>
      </w:ins>
      <w:hyperlink w:anchor="thm-block-quadratic">
        <w:ins w:id="2736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2737" w:author="PR Preview" w:date="2026-01-01T00:00:00Z">
        <w:r>
          <w:t xml:space="preserve"> </w:t>
        </w:r>
      </w:ins>
      <w:ins w:id="2738" w:author="PR Preview" w:date="2026-01-01T00:00:00Z">
        <w:r>
          <w:t xml:space="preserve">with</w:t>
        </w:r>
      </w:ins>
      <w:ins w:id="273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740" w:author="PR Preview" w:date="2026-01-01T00:00:00Z">
        <w:r>
          <w:t xml:space="preserve"> </w:t>
        </w:r>
      </w:ins>
      <w:ins w:id="2741" w:author="PR Preview" w:date="2026-01-01T00:00:00Z">
        <w:r>
          <w:t xml:space="preserve">invertible,</w:t>
        </w:r>
      </w:ins>
      <w:ins w:id="2742" w:author="PR Preview" w:date="2026-01-01T00:00:00Z">
        <w:r>
          <w:t xml:space="preserve"> </w:t>
        </w:r>
      </w:ins>
      <w:ins w:id="2743" w:author="PR Preview" w:date="2026-01-01T00:00:00Z">
        <w:r>
          <w:t xml:space="preserve">the</w:t>
        </w:r>
      </w:ins>
      <w:ins w:id="2744" w:author="PR Preview" w:date="2026-01-01T00:00:00Z">
        <w:r>
          <w:t xml:space="preserve"> </w:t>
        </w:r>
      </w:ins>
      <w:ins w:id="2745" w:author="PR Preview" w:date="2026-01-01T00:00:00Z">
        <w:r>
          <w:rPr>
            <w:b/>
            <w:bCs/>
          </w:rPr>
          <w:t xml:space="preserve">Schur complement</w:t>
        </w:r>
      </w:ins>
      <w:ins w:id="2746" w:author="PR Preview" w:date="2026-01-01T00:00:00Z">
        <w:r>
          <w:t xml:space="preserve"> </w:t>
        </w:r>
      </w:ins>
      <w:ins w:id="2747" w:author="PR Preview" w:date="2026-01-01T00:00:00Z">
        <w:r>
          <w:t xml:space="preserve">of</w:t>
        </w:r>
      </w:ins>
      <w:ins w:id="274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749" w:author="PR Preview" w:date="2026-01-01T00:00:00Z">
        <w:r>
          <w:t xml:space="preserve"> </w:t>
        </w:r>
      </w:ins>
      <w:ins w:id="2750" w:author="PR Preview" w:date="2026-01-01T00:00:00Z">
        <w:r>
          <w:t xml:space="preserve">in</w:t>
        </w:r>
      </w:ins>
      <w:ins w:id="2751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752" w:author="PR Preview" w:date="2026-01-01T00:00:00Z">
        <w:r>
          <w:t xml:space="preserve"> </w:t>
        </w:r>
      </w:ins>
      <w:ins w:id="2753" w:author="PR Preview" w:date="2026-01-01T00:00:00Z">
        <w:r>
          <w:t xml:space="preserve">is the</w:t>
        </w:r>
      </w:ins>
      <w:ins w:id="275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m</m:t>
        </m:r>
      </m:oMath>
      <w:ins w:id="2755" w:author="PR Preview" w:date="2026-01-01T00:00:00Z">
        <w:r>
          <w:t xml:space="preserve"> </w:t>
        </w:r>
      </w:ins>
      <w:ins w:id="2756" w:author="PR Preview" w:date="2026-01-01T00:00:00Z">
        <w:r>
          <w:t xml:space="preserve">matrix</w:t>
        </w:r>
      </w:ins>
      <w:ins w:id="2757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ins w:id="2758" w:author="PR Preview" w:date="2026-01-01T00:00:00Z">
        <w:r>
          <w:t xml:space="preserve"> </w:t>
        </w:r>
      </w:ins>
      <w:ins w:id="2759" w:author="PR Preview" w:date="2026-01-01T00:00:00Z">
        <w:r>
          <w:t xml:space="preserve">defined in</w:t>
        </w:r>
      </w:ins>
      <w:ins w:id="2760" w:author="PR Preview" w:date="2026-01-01T00:00:00Z">
        <w:r>
          <w:t xml:space="preserve"> </w:t>
        </w:r>
      </w:ins>
      <w:hyperlink w:anchor="thm-block-quadratic">
        <w:ins w:id="2761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2762" w:author="PR Preview" w:date="2026-01-01T00:00:00Z">
        <w:r>
          <w:t xml:space="preserve">.</w:t>
        </w:r>
      </w:ins>
    </w:p>
    <w:bookmarkEnd w:id="108"/>
    <w:bookmarkStart w:id="109" w:name="exm-schur-complement"/>
    <w:p>
      <w:pPr>
        <w:pStyle w:val="BodyText"/>
      </w:pPr>
      <w:ins w:id="2763" w:author="PR Preview" w:date="2026-01-01T00:00:00Z">
        <w:r>
          <w:rPr>
            <w:b/>
            <w:bCs/>
          </w:rPr>
          <w:t xml:space="preserve">Example 20 (Schur complements of</w:t>
        </w:r>
      </w:ins>
      <w:ins w:id="2764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2765" w:author="PR Preview" w:date="2026-01-01T00:00:00Z">
        <w:r>
          <w:rPr>
            <w:b/>
            <w:bCs/>
          </w:rPr>
          <w:t xml:space="preserve"> </w:t>
        </w:r>
      </w:ins>
      <w:ins w:id="2766" w:author="PR Preview" w:date="2026-01-01T00:00:00Z">
        <w:r>
          <w:rPr>
            <w:b/>
            <w:bCs/>
          </w:rPr>
          <w:t xml:space="preserve">matrices)</w:t>
        </w:r>
      </w:ins>
      <w:ins w:id="2767" w:author="PR Preview" w:date="2026-01-01T00:00:00Z">
        <w:r>
          <w:t xml:space="preserve"> </w:t>
        </w:r>
      </w:ins>
      <w:ins w:id="2768" w:author="PR Preview" w:date="2026-01-01T00:00:00Z">
        <w:r>
          <w:t xml:space="preserve"> </w:t>
        </w:r>
      </w:ins>
    </w:p>
    <w:p>
      <w:pPr>
        <w:numPr>
          <w:ilvl w:val="0"/>
          <w:numId w:val="1015"/>
        </w:numPr>
      </w:pPr>
      <w:ins w:id="2769" w:author="PR Preview" w:date="2026-01-01T00:00:00Z">
        <w:r>
          <w:t xml:space="preserve">For</w:t>
        </w:r>
      </w:ins>
      <w:ins w:id="2770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ins w:id="2771" w:author="PR Preview" w:date="2026-01-01T00:00:00Z">
        <w:r>
          <w:t xml:space="preserve"> </w:t>
        </w:r>
      </w:ins>
      <w:ins w:id="2772" w:author="PR Preview" w:date="2026-01-01T00:00:00Z">
        <w:r>
          <w:t xml:space="preserve">with</w:t>
        </w:r>
      </w:ins>
      <w:ins w:id="277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ins w:id="277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2775" w:author="PR Preview" w:date="2026-01-01T00:00:00Z">
        <w:r>
          <w:t xml:space="preserve">that is,</w:t>
        </w:r>
      </w:ins>
      <w:ins w:id="277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ins w:id="2777" w:author="PR Preview" w:date="2026-01-01T00:00:00Z">
        <w:r>
          <w:t xml:space="preserve">.</w:t>
        </w:r>
      </w:ins>
    </w:p>
    <w:p>
      <w:pPr>
        <w:numPr>
          <w:ilvl w:val="0"/>
          <w:numId w:val="1015"/>
        </w:numPr>
      </w:pPr>
      <w:ins w:id="2778" w:author="PR Preview" w:date="2026-01-01T00:00:00Z">
        <w:r>
          <w:t xml:space="preserve">For</w:t>
        </w:r>
      </w:ins>
      <w:ins w:id="2779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780" w:author="PR Preview" w:date="2026-01-01T00:00:00Z">
        <w:r>
          <w:t xml:space="preserve"> </w:t>
        </w:r>
      </w:ins>
      <w:ins w:id="2781" w:author="PR Preview" w:date="2026-01-01T00:00:00Z">
        <w:r>
          <w:t xml:space="preserve">with</w:t>
        </w:r>
      </w:ins>
      <w:ins w:id="278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ins w:id="278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ins w:id="2784" w:author="PR Preview" w:date="2026-01-01T00:00:00Z">
        <w:r>
          <w:t xml:space="preserve">For</w:t>
        </w:r>
      </w:ins>
      <w:ins w:id="2785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786" w:author="PR Preview" w:date="2026-01-01T00:00:00Z">
        <w:r>
          <w:t xml:space="preserve"> </w:t>
        </w:r>
      </w:ins>
      <w:ins w:id="2787" w:author="PR Preview" w:date="2026-01-01T00:00:00Z">
        <w:r>
          <w:t xml:space="preserve">the top-left block</w:t>
        </w:r>
      </w:ins>
      <w:ins w:id="278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ins w:id="2789" w:author="PR Preview" w:date="2026-01-01T00:00:00Z">
        <w:r>
          <w:t xml:space="preserve"> </w:t>
        </w:r>
      </w:ins>
      <w:ins w:id="2790" w:author="PR Preview" w:date="2026-01-01T00:00:00Z">
        <w:r>
          <w:t xml:space="preserve">is not invertible,</w:t>
        </w:r>
      </w:ins>
      <w:ins w:id="2791" w:author="PR Preview" w:date="2026-01-01T00:00:00Z">
        <w:r>
          <w:t xml:space="preserve"> </w:t>
        </w:r>
      </w:ins>
      <w:ins w:id="2792" w:author="PR Preview" w:date="2026-01-01T00:00:00Z">
        <w:r>
          <w:t xml:space="preserve">so there is no Schur complement of it.</w:t>
        </w:r>
      </w:ins>
    </w:p>
    <w:bookmarkEnd w:id="109"/>
    <w:bookmarkStart w:id="110" w:name="thm-schur-test"/>
    <w:p>
      <w:pPr>
        <w:pStyle w:val="FirstParagraph"/>
      </w:pPr>
      <w:ins w:id="2793" w:author="PR Preview" w:date="2026-01-01T00:00:00Z">
        <w:r>
          <w:rPr>
            <w:b/>
            <w:bCs/>
          </w:rPr>
          <w:t xml:space="preserve">Theorem 14 (Schur complement test)</w:t>
        </w:r>
      </w:ins>
      <w:ins w:id="2794" w:author="PR Preview" w:date="2026-01-01T00:00:00Z">
        <w:r>
          <w:t xml:space="preserve"> </w:t>
        </w:r>
      </w:ins>
      <w:ins w:id="2795" w:author="PR Preview" w:date="2026-01-01T00:00:00Z">
        <w:r>
          <w:t xml:space="preserve">Let</w:t>
        </w:r>
      </w:ins>
      <w:ins w:id="2796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ins w:id="2797" w:author="PR Preview" w:date="2026-01-01T00:00:00Z">
        <w:r>
          <w:t xml:space="preserve"> </w:t>
        </w:r>
      </w:ins>
      <w:ins w:id="2798" w:author="PR Preview" w:date="2026-01-01T00:00:00Z">
        <w:r>
          <w:t xml:space="preserve">be as in</w:t>
        </w:r>
      </w:ins>
      <w:ins w:id="2799" w:author="PR Preview" w:date="2026-01-01T00:00:00Z">
        <w:r>
          <w:t xml:space="preserve"> </w:t>
        </w:r>
      </w:ins>
      <w:hyperlink w:anchor="thm-block-quadratic">
        <w:ins w:id="2800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2801" w:author="PR Preview" w:date="2026-01-01T00:00:00Z">
        <w:r>
          <w:t xml:space="preserve">.</w:t>
        </w:r>
      </w:ins>
      <w:ins w:id="2802" w:author="PR Preview" w:date="2026-01-01T00:00:00Z">
        <w:r>
          <w:t xml:space="preserve"> </w:t>
        </w:r>
      </w:ins>
      <w:ins w:id="2803" w:author="PR Preview" w:date="2026-01-01T00:00:00Z">
        <w:r>
          <w:t xml:space="preserve">Then</w:t>
        </w:r>
      </w:ins>
      <w:ins w:id="2804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805" w:author="PR Preview" w:date="2026-01-01T00:00:00Z">
        <w:r>
          <w:t xml:space="preserve"> </w:t>
        </w:r>
      </w:ins>
      <w:ins w:id="2806" w:author="PR Preview" w:date="2026-01-01T00:00:00Z">
        <w:r>
          <w:t xml:space="preserve">is positive definite (</w:t>
        </w:r>
      </w:ins>
      <w:hyperlink r:id="rId83">
        <w:ins w:id="2807" w:author="PR Preview" w:date="2026-01-01T00:00:00Z">
          <w:r>
            <w:rPr>
              <w:rStyle w:val="Hyperlink"/>
            </w:rPr>
            <w:t xml:space="preserve">Definition 20 in Special Matrices and Decompositions</w:t>
          </w:r>
        </w:ins>
      </w:hyperlink>
      <w:ins w:id="2808" w:author="PR Preview" w:date="2026-01-01T00:00:00Z">
        <w:r>
          <w:t xml:space="preserve">)</w:t>
        </w:r>
      </w:ins>
      <w:ins w:id="2809" w:author="PR Preview" w:date="2026-01-01T00:00:00Z">
        <w:r>
          <w:t xml:space="preserve"> </w:t>
        </w:r>
      </w:ins>
      <w:ins w:id="2810" w:author="PR Preview" w:date="2026-01-01T00:00:00Z">
        <w:r>
          <w:t xml:space="preserve">exactly when</w:t>
        </w:r>
      </w:ins>
      <w:ins w:id="281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812" w:author="PR Preview" w:date="2026-01-01T00:00:00Z">
        <w:r>
          <w:t xml:space="preserve"> </w:t>
        </w:r>
      </w:ins>
      <w:ins w:id="2813" w:author="PR Preview" w:date="2026-01-01T00:00:00Z">
        <w:r>
          <w:t xml:space="preserve">is positive definite</w:t>
        </w:r>
      </w:ins>
      <w:ins w:id="2814" w:author="PR Preview" w:date="2026-01-01T00:00:00Z">
        <w:r>
          <w:t xml:space="preserve"> </w:t>
        </w:r>
      </w:ins>
      <w:ins w:id="2815" w:author="PR Preview" w:date="2026-01-01T00:00:00Z">
        <w:r>
          <w:t xml:space="preserve">and its Schur complement</w:t>
        </w:r>
      </w:ins>
      <w:ins w:id="281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2817" w:author="PR Preview" w:date="2026-01-01T00:00:00Z">
        <w:r>
          <w:t xml:space="preserve"> </w:t>
        </w:r>
      </w:ins>
      <w:ins w:id="2818" w:author="PR Preview" w:date="2026-01-01T00:00:00Z">
        <w:r>
          <w:t xml:space="preserve">(</w:t>
        </w:r>
      </w:ins>
      <w:hyperlink w:anchor="def-schur-complement">
        <w:ins w:id="2819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820" w:author="PR Preview" w:date="2026-01-01T00:00:00Z">
        <w:r>
          <w:t xml:space="preserve">) is positive definite.</w:t>
        </w:r>
      </w:ins>
    </w:p>
    <w:bookmarkEnd w:id="110"/>
    <w:p>
      <w:pPr>
        <w:pStyle w:val="BodyText"/>
      </w:pPr>
      <w:ins w:id="2821" w:author="PR Preview" w:date="2026-01-01T00:00:00Z">
        <w:r>
          <w:rPr>
            <w:i/>
            <w:iCs/>
          </w:rPr>
          <w:t xml:space="preserve">Proof</w:t>
        </w:r>
      </w:ins>
      <w:ins w:id="2822" w:author="PR Preview" w:date="2026-01-01T00:00:00Z">
        <w:r>
          <w:t xml:space="preserve">. </w:t>
        </w:r>
      </w:ins>
      <w:ins w:id="2823" w:author="PR Preview" w:date="2026-01-01T00:00:00Z">
        <w:r>
          <w:rPr>
            <w:b/>
            <w:bCs/>
          </w:rPr>
          <w:t xml:space="preserve">If.</w:t>
        </w:r>
      </w:ins>
      <w:ins w:id="282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825" w:author="PR Preview" w:date="2026-01-01T00:00:00Z">
        <w:r>
          <w:t xml:space="preserve"> </w:t>
        </w:r>
      </w:ins>
      <w:ins w:id="2826" w:author="PR Preview" w:date="2026-01-01T00:00:00Z">
        <w:r>
          <w:t xml:space="preserve">is positive definite, so invertible (</w:t>
        </w:r>
      </w:ins>
      <w:hyperlink r:id="rId111">
        <w:ins w:id="2827" w:author="PR Preview" w:date="2026-01-01T00:00:00Z">
          <w:r>
            <w:rPr>
              <w:rStyle w:val="Hyperlink"/>
            </w:rPr>
            <w:t xml:space="preserve">Theorem 14 in Special Matrices and Decompositions</w:t>
          </w:r>
        </w:ins>
      </w:hyperlink>
      <w:ins w:id="2828" w:author="PR Preview" w:date="2026-01-01T00:00:00Z">
        <w:r>
          <w:t xml:space="preserve">), and</w:t>
        </w:r>
      </w:ins>
      <w:ins w:id="2829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2830" w:author="PR Preview" w:date="2026-01-01T00:00:00Z">
        <w:r>
          <w:t xml:space="preserve"> </w:t>
        </w:r>
      </w:ins>
      <w:ins w:id="2831" w:author="PR Preview" w:date="2026-01-01T00:00:00Z">
        <w:r>
          <w:t xml:space="preserve">is defined.</w:t>
        </w:r>
      </w:ins>
      <w:ins w:id="2832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833" w:author="PR Preview" w:date="2026-01-01T00:00:00Z">
        <w:r>
          <w:t xml:space="preserve"> </w:t>
        </w:r>
      </w:ins>
      <w:ins w:id="2834" w:author="PR Preview" w:date="2026-01-01T00:00:00Z">
        <w:r>
          <w:t xml:space="preserve">is symmetric.</w:t>
        </w:r>
      </w:ins>
      <w:ins w:id="2835" w:author="PR Preview" w:date="2026-01-01T00:00:00Z">
        <w:r>
          <w:t xml:space="preserve"> </w:t>
        </w:r>
      </w:ins>
      <w:ins w:id="2836" w:author="PR Preview" w:date="2026-01-01T00:00:00Z">
        <w:r>
          <w:t xml:space="preserve">Let</w:t>
        </w:r>
      </w:ins>
      <w:ins w:id="283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2838" w:author="PR Preview" w:date="2026-01-01T00:00:00Z">
        <w:r>
          <w:t xml:space="preserve"> </w:t>
        </w:r>
      </w:ins>
      <w:ins w:id="2839" w:author="PR Preview" w:date="2026-01-01T00:00:00Z">
        <w:r>
          <w:t xml:space="preserve">and</w:t>
        </w:r>
      </w:ins>
      <w:ins w:id="284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ins w:id="2841" w:author="PR Preview" w:date="2026-01-01T00:00:00Z">
        <w:r>
          <w:t xml:space="preserve">.</w:t>
        </w:r>
      </w:ins>
      <w:ins w:id="2842" w:author="PR Preview" w:date="2026-01-01T00:00:00Z">
        <w:r>
          <w:t xml:space="preserve"> </w:t>
        </w:r>
      </w:ins>
      <w:ins w:id="2843" w:author="PR Preview" w:date="2026-01-01T00:00:00Z">
        <w:r>
          <w:t xml:space="preserve">By</w:t>
        </w:r>
      </w:ins>
      <w:ins w:id="2844" w:author="PR Preview" w:date="2026-01-01T00:00:00Z">
        <w:r>
          <w:t xml:space="preserve"> </w:t>
        </w:r>
      </w:ins>
      <w:hyperlink w:anchor="thm-block-quadratic">
        <w:ins w:id="2845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2846" w:author="PR Preview" w:date="2026-01-01T00:00:00Z">
        <w:r>
          <w:t xml:space="preserve">,</w:t>
        </w:r>
      </w:ins>
      <w:ins w:id="2847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ins w:id="2848" w:author="PR Preview" w:date="2026-01-01T00:00:00Z">
        <w:r>
          <w:t xml:space="preserve">,</w:t>
        </w:r>
      </w:ins>
      <w:ins w:id="2849" w:author="PR Preview" w:date="2026-01-01T00:00:00Z">
        <w:r>
          <w:t xml:space="preserve"> </w:t>
        </w:r>
      </w:ins>
      <w:ins w:id="2850" w:author="PR Preview" w:date="2026-01-01T00:00:00Z">
        <w:r>
          <w:t xml:space="preserve">and both terms are at least</w:t>
        </w:r>
      </w:ins>
      <w:ins w:id="2851" w:author="PR Preview" w:date="2026-01-01T00:00:00Z">
        <w:r>
          <w:t xml:space="preserve"> </w:t>
        </w:r>
      </w:ins>
      <m:oMath>
        <m:r>
          <m:t>0</m:t>
        </m:r>
      </m:oMath>
      <w:ins w:id="2852" w:author="PR Preview" w:date="2026-01-01T00:00:00Z">
        <w:r>
          <w:t xml:space="preserve">.</w:t>
        </w:r>
      </w:ins>
      <w:ins w:id="2853" w:author="PR Preview" w:date="2026-01-01T00:00:00Z">
        <w:r>
          <w:t xml:space="preserve"> </w:t>
        </w:r>
      </w:ins>
      <w:ins w:id="2854" w:author="PR Preview" w:date="2026-01-01T00:00:00Z">
        <w:r>
          <w:t xml:space="preserve">If</w:t>
        </w:r>
      </w:ins>
      <w:ins w:id="285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2856" w:author="PR Preview" w:date="2026-01-01T00:00:00Z">
        <w:r>
          <w:t xml:space="preserve">, the second term is positive.</w:t>
        </w:r>
      </w:ins>
      <w:ins w:id="2857" w:author="PR Preview" w:date="2026-01-01T00:00:00Z">
        <w:r>
          <w:t xml:space="preserve"> </w:t>
        </w:r>
      </w:ins>
      <w:ins w:id="2858" w:author="PR Preview" w:date="2026-01-01T00:00:00Z">
        <w:r>
          <w:t xml:space="preserve">If</w:t>
        </w:r>
      </w:ins>
      <w:ins w:id="285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2860" w:author="PR Preview" w:date="2026-01-01T00:00:00Z">
        <w:r>
          <w:t xml:space="preserve">, then</w:t>
        </w:r>
      </w:ins>
      <w:ins w:id="286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2862" w:author="PR Preview" w:date="2026-01-01T00:00:00Z">
        <w:r>
          <w:t xml:space="preserve"> </w:t>
        </w:r>
      </w:ins>
      <w:ins w:id="2863" w:author="PR Preview" w:date="2026-01-01T00:00:00Z">
        <w:r>
          <w:t xml:space="preserve">and</w:t>
        </w:r>
      </w:ins>
      <w:ins w:id="286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ins w:id="2865" w:author="PR Preview" w:date="2026-01-01T00:00:00Z">
        <w:r>
          <w:t xml:space="preserve">, so the first term is positive.</w:t>
        </w:r>
      </w:ins>
      <w:ins w:id="2866" w:author="PR Preview" w:date="2026-01-01T00:00:00Z">
        <w:r>
          <w:t xml:space="preserve"> </w:t>
        </w:r>
      </w:ins>
      <w:ins w:id="2867" w:author="PR Preview" w:date="2026-01-01T00:00:00Z">
        <w:r>
          <w:t xml:space="preserve">Either way</w:t>
        </w:r>
      </w:ins>
      <w:ins w:id="2868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ins w:id="2869" w:author="PR Preview" w:date="2026-01-01T00:00:00Z">
        <w:r>
          <w:t xml:space="preserve">.</w:t>
        </w:r>
      </w:ins>
    </w:p>
    <w:p>
      <w:pPr>
        <w:pStyle w:val="BodyText"/>
      </w:pPr>
      <w:ins w:id="2870" w:author="PR Preview" w:date="2026-01-01T00:00:00Z">
        <w:r>
          <w:rPr>
            <w:b/>
            <w:bCs/>
          </w:rPr>
          <w:t xml:space="preserve">Only if.</w:t>
        </w:r>
      </w:ins>
      <w:ins w:id="287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872" w:author="PR Preview" w:date="2026-01-01T00:00:00Z">
        <w:r>
          <w:t xml:space="preserve"> </w:t>
        </w:r>
      </w:ins>
      <w:ins w:id="2873" w:author="PR Preview" w:date="2026-01-01T00:00:00Z">
        <w:r>
          <w:t xml:space="preserve">is the top-left</w:t>
        </w:r>
      </w:ins>
      <w:ins w:id="287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k</m:t>
        </m:r>
      </m:oMath>
      <w:ins w:id="2875" w:author="PR Preview" w:date="2026-01-01T00:00:00Z">
        <w:r>
          <w:t xml:space="preserve"> </w:t>
        </w:r>
      </w:ins>
      <w:ins w:id="2876" w:author="PR Preview" w:date="2026-01-01T00:00:00Z">
        <w:r>
          <w:t xml:space="preserve">block of</w:t>
        </w:r>
      </w:ins>
      <w:ins w:id="2877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878" w:author="PR Preview" w:date="2026-01-01T00:00:00Z">
        <w:r>
          <w:t xml:space="preserve">, so it is positive definite (</w:t>
        </w:r>
      </w:ins>
      <w:hyperlink w:anchor="thm-pd-submatrix">
        <w:ins w:id="2879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2880" w:author="PR Preview" w:date="2026-01-01T00:00:00Z">
        <w:r>
          <w:t xml:space="preserve">),</w:t>
        </w:r>
      </w:ins>
      <w:ins w:id="2881" w:author="PR Preview" w:date="2026-01-01T00:00:00Z">
        <w:r>
          <w:t xml:space="preserve"> </w:t>
        </w:r>
      </w:ins>
      <w:ins w:id="2882" w:author="PR Preview" w:date="2026-01-01T00:00:00Z">
        <w:r>
          <w:t xml:space="preserve">and invertible (</w:t>
        </w:r>
      </w:ins>
      <w:hyperlink r:id="rId111">
        <w:ins w:id="2883" w:author="PR Preview" w:date="2026-01-01T00:00:00Z">
          <w:r>
            <w:rPr>
              <w:rStyle w:val="Hyperlink"/>
            </w:rPr>
            <w:t xml:space="preserve">Theorem 14 in Special Matrices and Decompositions</w:t>
          </w:r>
        </w:ins>
      </w:hyperlink>
      <w:ins w:id="2884" w:author="PR Preview" w:date="2026-01-01T00:00:00Z">
        <w:r>
          <w:t xml:space="preserve">).</w:t>
        </w:r>
      </w:ins>
      <w:ins w:id="2885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2886" w:author="PR Preview" w:date="2026-01-01T00:00:00Z">
        <w:r>
          <w:t xml:space="preserve"> </w:t>
        </w:r>
      </w:ins>
      <w:ins w:id="2887" w:author="PR Preview" w:date="2026-01-01T00:00:00Z">
        <w:r>
          <w:t xml:space="preserve">is symmetric: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ins w:id="2888" w:author="PR Preview" w:date="2026-01-01T00:00:00Z">
        <w:r>
          <w:t xml:space="preserve">(</w:t>
        </w:r>
      </w:ins>
      <w:hyperlink r:id="rId85">
        <w:ins w:id="2889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2890" w:author="PR Preview" w:date="2026-01-01T00:00:00Z">
        <w:r>
          <w:t xml:space="preserve">,</w:t>
        </w:r>
      </w:ins>
      <w:ins w:id="2891" w:author="PR Preview" w:date="2026-01-01T00:00:00Z">
        <w:r>
          <w:t xml:space="preserve"> </w:t>
        </w:r>
      </w:ins>
      <w:hyperlink r:id="rId86">
        <w:ins w:id="2892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2893" w:author="PR Preview" w:date="2026-01-01T00:00:00Z">
        <w:r>
          <w:t xml:space="preserve"> </w:t>
        </w:r>
      </w:ins>
      <w:ins w:id="2894" w:author="PR Preview" w:date="2026-01-01T00:00:00Z">
        <w:r>
          <w:t xml:space="preserve">for</w:t>
        </w:r>
      </w:ins>
      <w:ins w:id="289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ins w:id="2896" w:author="PR Preview" w:date="2026-01-01T00:00:00Z">
        <w:r>
          <w:t xml:space="preserve">,</w:t>
        </w:r>
      </w:ins>
      <w:ins w:id="2897" w:author="PR Preview" w:date="2026-01-01T00:00:00Z">
        <w:r>
          <w:t xml:space="preserve"> </w:t>
        </w:r>
      </w:ins>
      <w:hyperlink r:id="rId106">
        <w:ins w:id="2898" w:author="PR Preview" w:date="2026-01-01T00:00:00Z">
          <w:r>
            <w:rPr>
              <w:rStyle w:val="Hyperlink"/>
            </w:rPr>
            <w:t xml:space="preserve">Corollary 1 in Special Matrices and Decompositions</w:t>
          </w:r>
        </w:ins>
      </w:hyperlink>
      <w:ins w:id="2899" w:author="PR Preview" w:date="2026-01-01T00:00:00Z">
        <w:r>
          <w:t xml:space="preserve">),</w:t>
        </w:r>
      </w:ins>
      <w:ins w:id="2900" w:author="PR Preview" w:date="2026-01-01T00:00:00Z">
        <w:r>
          <w:t xml:space="preserve"> </w:t>
        </w:r>
      </w:ins>
      <w:ins w:id="2901" w:author="PR Preview" w:date="2026-01-01T00:00:00Z">
        <w:r>
          <w:t xml:space="preserve">and</w:t>
        </w:r>
      </w:ins>
      <w:ins w:id="2902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2903" w:author="PR Preview" w:date="2026-01-01T00:00:00Z">
        <w:r>
          <w:t xml:space="preserve"> </w:t>
        </w:r>
      </w:ins>
      <w:ins w:id="2904" w:author="PR Preview" w:date="2026-01-01T00:00:00Z">
        <w:r>
          <w:t xml:space="preserve">is symmetric,</w:t>
        </w:r>
      </w:ins>
      <w:ins w:id="2905" w:author="PR Preview" w:date="2026-01-01T00:00:00Z">
        <w:r>
          <w:t xml:space="preserve"> </w:t>
        </w:r>
      </w:ins>
      <w:ins w:id="2906" w:author="PR Preview" w:date="2026-01-01T00:00:00Z">
        <w:r>
          <w:t xml:space="preserve">so</w:t>
        </w:r>
      </w:ins>
      <w:ins w:id="2907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ins w:id="2908" w:author="PR Preview" w:date="2026-01-01T00:00:00Z">
        <w:r>
          <w:t xml:space="preserve"> </w:t>
        </w:r>
      </w:ins>
      <w:ins w:id="2909" w:author="PR Preview" w:date="2026-01-01T00:00:00Z">
        <w:r>
          <w:t xml:space="preserve">is symmetric</w:t>
        </w:r>
      </w:ins>
      <w:ins w:id="2910" w:author="PR Preview" w:date="2026-01-01T00:00:00Z">
        <w:r>
          <w:t xml:space="preserve"> </w:t>
        </w:r>
      </w:ins>
      <w:ins w:id="2911" w:author="PR Preview" w:date="2026-01-01T00:00:00Z">
        <w:r>
          <w:t xml:space="preserve">(the transpose of a difference is the difference of the transposes, entry by entry,</w:t>
        </w:r>
      </w:ins>
      <w:ins w:id="2912" w:author="PR Preview" w:date="2026-01-01T00:00:00Z">
        <w:r>
          <w:t xml:space="preserve"> </w:t>
        </w:r>
      </w:ins>
      <w:hyperlink r:id="rId86">
        <w:ins w:id="2913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2914" w:author="PR Preview" w:date="2026-01-01T00:00:00Z">
        <w:r>
          <w:t xml:space="preserve">).</w:t>
        </w:r>
      </w:ins>
      <w:ins w:id="2915" w:author="PR Preview" w:date="2026-01-01T00:00:00Z">
        <w:r>
          <w:t xml:space="preserve"> </w:t>
        </w:r>
      </w:ins>
      <w:ins w:id="2916" w:author="PR Preview" w:date="2026-01-01T00:00:00Z">
        <w:r>
          <w:t xml:space="preserve">For</w:t>
        </w:r>
      </w:ins>
      <w:ins w:id="29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2918" w:author="PR Preview" w:date="2026-01-01T00:00:00Z">
        <w:r>
          <w:t xml:space="preserve">, take</w:t>
        </w:r>
      </w:ins>
      <w:ins w:id="291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ins w:id="2920" w:author="PR Preview" w:date="2026-01-01T00:00:00Z">
        <w:r>
          <w:t xml:space="preserve">, so</w:t>
        </w:r>
      </w:ins>
      <w:ins w:id="292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2922" w:author="PR Preview" w:date="2026-01-01T00:00:00Z">
        <w:r>
          <w:t xml:space="preserve"> </w:t>
        </w:r>
      </w:ins>
      <w:ins w:id="2923" w:author="PR Preview" w:date="2026-01-01T00:00:00Z">
        <w:r>
          <w:t xml:space="preserve">and</w:t>
        </w:r>
      </w:ins>
      <w:ins w:id="292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2925" w:author="PR Preview" w:date="2026-01-01T00:00:00Z">
        <w:r>
          <w:t xml:space="preserve">; then</w:t>
        </w:r>
      </w:ins>
      <w:ins w:id="2926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ins w:id="2927" w:author="PR Preview" w:date="2026-01-01T00:00:00Z">
        <w:r>
          <w:t xml:space="preserve"> </w:t>
        </w:r>
      </w:ins>
      <w:ins w:id="2928" w:author="PR Preview" w:date="2026-01-01T00:00:00Z">
        <w:r>
          <w:t xml:space="preserve">(</w:t>
        </w:r>
      </w:ins>
      <w:hyperlink w:anchor="thm-block-quadratic">
        <w:ins w:id="2929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2930" w:author="PR Preview" w:date="2026-01-01T00:00:00Z">
        <w:r>
          <w:t xml:space="preserve">).</w:t>
        </w:r>
      </w:ins>
    </w:p>
    <w:bookmarkStart w:id="112" w:name="exm-schur-test"/>
    <w:p>
      <w:pPr>
        <w:pStyle w:val="BodyText"/>
      </w:pPr>
      <w:ins w:id="2931" w:author="PR Preview" w:date="2026-01-01T00:00:00Z">
        <w:r>
          <w:rPr>
            <w:b/>
            <w:bCs/>
          </w:rPr>
          <w:t xml:space="preserve">Example 21 (Testing</w:t>
        </w:r>
      </w:ins>
      <w:ins w:id="2932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2933" w:author="PR Preview" w:date="2026-01-01T00:00:00Z">
        <w:r>
          <w:rPr>
            <w:b/>
            <w:bCs/>
          </w:rPr>
          <w:t xml:space="preserve"> </w:t>
        </w:r>
      </w:ins>
      <w:ins w:id="2934" w:author="PR Preview" w:date="2026-01-01T00:00:00Z">
        <w:r>
          <w:rPr>
            <w:b/>
            <w:bCs/>
          </w:rPr>
          <w:t xml:space="preserve">matrices)</w:t>
        </w:r>
      </w:ins>
      <w:ins w:id="2935" w:author="PR Preview" w:date="2026-01-01T00:00:00Z">
        <w:r>
          <w:t xml:space="preserve"> </w:t>
        </w:r>
      </w:ins>
      <w:ins w:id="2936" w:author="PR Preview" w:date="2026-01-01T00:00:00Z">
        <w:r>
          <w:t xml:space="preserve">A symmetric</w:t>
        </w:r>
      </w:ins>
      <w:ins w:id="2937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ins w:id="2938" w:author="PR Preview" w:date="2026-01-01T00:00:00Z">
        <w:r>
          <w:t xml:space="preserve"> </w:t>
        </w:r>
      </w:ins>
      <w:ins w:id="2939" w:author="PR Preview" w:date="2026-01-01T00:00:00Z">
        <w:r>
          <w:t xml:space="preserve">is positive definite</w:t>
        </w:r>
      </w:ins>
      <w:ins w:id="2940" w:author="PR Preview" w:date="2026-01-01T00:00:00Z">
        <w:r>
          <w:t xml:space="preserve"> </w:t>
        </w:r>
      </w:ins>
      <w:ins w:id="2941" w:author="PR Preview" w:date="2026-01-01T00:00:00Z">
        <w:r>
          <w:t xml:space="preserve">exactly when</w:t>
        </w:r>
      </w:ins>
      <w:ins w:id="294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2943" w:author="PR Preview" w:date="2026-01-01T00:00:00Z">
        <w:r>
          <w:t xml:space="preserve"> </w:t>
        </w:r>
      </w:ins>
      <w:ins w:id="2944" w:author="PR Preview" w:date="2026-01-01T00:00:00Z">
        <w:r>
          <w:t xml:space="preserve">and</w:t>
        </w:r>
      </w:ins>
      <w:ins w:id="294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ins w:id="2946" w:author="PR Preview" w:date="2026-01-01T00:00:00Z">
        <w:r>
          <w:t xml:space="preserve">, that is,</w:t>
        </w:r>
      </w:ins>
      <w:ins w:id="294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2948" w:author="PR Preview" w:date="2026-01-01T00:00:00Z">
        <w:r>
          <w:t xml:space="preserve"> </w:t>
        </w:r>
      </w:ins>
      <w:ins w:id="2949" w:author="PR Preview" w:date="2026-01-01T00:00:00Z">
        <w:r>
          <w:t xml:space="preserve">and</w:t>
        </w:r>
      </w:ins>
      <w:ins w:id="2950" w:author="PR Preview" w:date="2026-01-01T00:00:00Z">
        <w:r>
          <w:t xml:space="preserve"> </w:t>
        </w:r>
      </w:ins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ins w:id="2951" w:author="PR Preview" w:date="2026-01-01T00:00:00Z">
        <w:r>
          <w:t xml:space="preserve"> </w:t>
        </w:r>
      </w:ins>
      <w:ins w:id="2952" w:author="PR Preview" w:date="2026-01-01T00:00:00Z">
        <w:r>
          <w:t xml:space="preserve">(a</w:t>
        </w:r>
      </w:ins>
      <w:ins w:id="295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2954" w:author="PR Preview" w:date="2026-01-01T00:00:00Z">
        <w:r>
          <w:t xml:space="preserve"> </w:t>
        </w:r>
      </w:ins>
      <w:ins w:id="2955" w:author="PR Preview" w:date="2026-01-01T00:00:00Z">
        <w:r>
          <w:t xml:space="preserve">matrix</w:t>
        </w:r>
      </w:ins>
      <w:ins w:id="295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ins w:id="2957" w:author="PR Preview" w:date="2026-01-01T00:00:00Z">
        <w:r>
          <w:t xml:space="preserve"> </w:t>
        </w:r>
      </w:ins>
      <w:ins w:id="2958" w:author="PR Preview" w:date="2026-01-01T00:00:00Z">
        <w:r>
          <w:t xml:space="preserve">is positive definite exactly when</w:t>
        </w:r>
      </w:ins>
      <w:ins w:id="2959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2960" w:author="PR Preview" w:date="2026-01-01T00:00:00Z">
        <w:r>
          <w:t xml:space="preserve">, since</w:t>
        </w:r>
      </w:ins>
      <w:ins w:id="296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962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ins w:id="2963" w:author="PR Preview" w:date="2026-01-01T00:00:00Z">
        <w:r>
          <w:t xml:space="preserve">:</w:t>
        </w:r>
      </w:ins>
      <w:ins w:id="2964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&gt;</m:t>
        </m:r>
        <m:r>
          <m:t>0</m:t>
        </m:r>
      </m:oMath>
      <w:ins w:id="2965" w:author="PR Preview" w:date="2026-01-01T00:00:00Z">
        <w:r>
          <w:t xml:space="preserve"> </w:t>
        </w:r>
      </w:ins>
      <w:ins w:id="2966" w:author="PR Preview" w:date="2026-01-01T00:00:00Z">
        <w:r>
          <w:t xml:space="preserve">and</w:t>
        </w:r>
      </w:ins>
      <w:ins w:id="2967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ins w:id="2968" w:author="PR Preview" w:date="2026-01-01T00:00:00Z">
        <w:r>
          <w:t xml:space="preserve"> </w:t>
        </w:r>
      </w:ins>
      <w:ins w:id="2969" w:author="PR Preview" w:date="2026-01-01T00:00:00Z">
        <w:r>
          <w:t xml:space="preserve">(</w:t>
        </w:r>
      </w:ins>
      <w:hyperlink w:anchor="exm-schur-complement">
        <w:ins w:id="2970" w:author="PR Preview" w:date="2026-01-01T00:00:00Z">
          <w:r>
            <w:rPr>
              <w:rStyle w:val="Hyperlink"/>
            </w:rPr>
            <w:t xml:space="preserve">Example 20</w:t>
          </w:r>
        </w:ins>
      </w:hyperlink>
      <w:ins w:id="2971" w:author="PR Preview" w:date="2026-01-01T00:00:00Z">
        <w:r>
          <w:t xml:space="preserve">),</w:t>
        </w:r>
      </w:ins>
      <w:ins w:id="2972" w:author="PR Preview" w:date="2026-01-01T00:00:00Z">
        <w:r>
          <w:t xml:space="preserve"> </w:t>
        </w:r>
      </w:ins>
      <w:ins w:id="2973" w:author="PR Preview" w:date="2026-01-01T00:00:00Z">
        <w:r>
          <w:t xml:space="preserve">so it is positive definite.</w:t>
        </w:r>
      </w:ins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974" w:author="PR Preview" w:date="2026-01-01T00:00:00Z">
        <w:r>
          <w:t xml:space="preserve">:</w:t>
        </w:r>
      </w:ins>
      <w:ins w:id="297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&gt;</m:t>
        </m:r>
        <m:r>
          <m:t>0</m:t>
        </m:r>
      </m:oMath>
      <w:ins w:id="2976" w:author="PR Preview" w:date="2026-01-01T00:00:00Z">
        <w:r>
          <w:t xml:space="preserve"> </w:t>
        </w:r>
      </w:ins>
      <w:ins w:id="2977" w:author="PR Preview" w:date="2026-01-01T00:00:00Z">
        <w:r>
          <w:t xml:space="preserve">but</w:t>
        </w:r>
      </w:ins>
      <w:ins w:id="297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ins w:id="2979" w:author="PR Preview" w:date="2026-01-01T00:00:00Z">
        <w:r>
          <w:t xml:space="preserve">,</w:t>
        </w:r>
      </w:ins>
      <w:ins w:id="2980" w:author="PR Preview" w:date="2026-01-01T00:00:00Z">
        <w:r>
          <w:t xml:space="preserve"> </w:t>
        </w:r>
      </w:ins>
      <w:ins w:id="2981" w:author="PR Preview" w:date="2026-01-01T00:00:00Z">
        <w:r>
          <w:t xml:space="preserve">so it is not, as</w:t>
        </w:r>
      </w:ins>
      <w:ins w:id="2982" w:author="PR Preview" w:date="2026-01-01T00:00:00Z">
        <w:r>
          <w:t xml:space="preserve"> </w:t>
        </w:r>
      </w:ins>
      <w:hyperlink r:id="rId90">
        <w:ins w:id="2983" w:author="PR Preview" w:date="2026-01-01T00:00:00Z">
          <w:r>
            <w:rPr>
              <w:rStyle w:val="Hyperlink"/>
            </w:rPr>
            <w:t xml:space="preserve">Example 27 in Special Matrices and Decompositions</w:t>
          </w:r>
        </w:ins>
      </w:hyperlink>
      <w:ins w:id="2984" w:author="PR Preview" w:date="2026-01-01T00:00:00Z">
        <w:r>
          <w:t xml:space="preserve"> </w:t>
        </w:r>
      </w:ins>
      <w:ins w:id="2985" w:author="PR Preview" w:date="2026-01-01T00:00:00Z">
        <w:r>
          <w:t xml:space="preserve">found directly.</w:t>
        </w:r>
      </w:ins>
    </w:p>
    <w:bookmarkEnd w:id="112"/>
    <w:bookmarkStart w:id="113" w:name="thm-cholesky"/>
    <w:p>
      <w:pPr>
        <w:pStyle w:val="FirstParagraph"/>
      </w:pPr>
      <w:ins w:id="2986" w:author="PR Preview" w:date="2026-01-01T00:00:00Z">
        <w:r>
          <w:rPr>
            <w:b/>
            <w:bCs/>
          </w:rPr>
          <w:t xml:space="preserve">Theorem 15 (Cholesky factorization)</w:t>
        </w:r>
      </w:ins>
      <w:ins w:id="2987" w:author="PR Preview" w:date="2026-01-01T00:00:00Z">
        <w:r>
          <w:t xml:space="preserve"> </w:t>
        </w:r>
      </w:ins>
      <w:ins w:id="2988" w:author="PR Preview" w:date="2026-01-01T00:00:00Z">
        <w:r>
          <w:t xml:space="preserve">A</w:t>
        </w:r>
      </w:ins>
      <w:ins w:id="298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990" w:author="PR Preview" w:date="2026-01-01T00:00:00Z">
        <w:r>
          <w:t xml:space="preserve"> </w:t>
        </w:r>
      </w:ins>
      <w:ins w:id="2991" w:author="PR Preview" w:date="2026-01-01T00:00:00Z">
        <w:r>
          <w:t xml:space="preserve">matrix</w:t>
        </w:r>
      </w:ins>
      <w:ins w:id="299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993" w:author="PR Preview" w:date="2026-01-01T00:00:00Z">
        <w:r>
          <w:t xml:space="preserve"> </w:t>
        </w:r>
      </w:ins>
      <w:ins w:id="2994" w:author="PR Preview" w:date="2026-01-01T00:00:00Z">
        <w:r>
          <w:t xml:space="preserve">is positive definite (</w:t>
        </w:r>
      </w:ins>
      <w:hyperlink r:id="rId83">
        <w:ins w:id="2995" w:author="PR Preview" w:date="2026-01-01T00:00:00Z">
          <w:r>
            <w:rPr>
              <w:rStyle w:val="Hyperlink"/>
            </w:rPr>
            <w:t xml:space="preserve">Definition 20 in Special Matrices and Decompositions</w:t>
          </w:r>
        </w:ins>
      </w:hyperlink>
      <w:ins w:id="2996" w:author="PR Preview" w:date="2026-01-01T00:00:00Z">
        <w:r>
          <w:t xml:space="preserve">)</w:t>
        </w:r>
      </w:ins>
      <w:ins w:id="2997" w:author="PR Preview" w:date="2026-01-01T00:00:00Z">
        <w:r>
          <w:t xml:space="preserve"> </w:t>
        </w:r>
      </w:ins>
      <w:ins w:id="2998" w:author="PR Preview" w:date="2026-01-01T00:00:00Z">
        <w:r>
          <w:t xml:space="preserve">exactly when</w:t>
        </w:r>
      </w:ins>
      <w:ins w:id="299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000" w:author="PR Preview" w:date="2026-01-01T00:00:00Z">
        <w:r>
          <w:t xml:space="preserve"> </w:t>
        </w:r>
      </w:ins>
      <w:ins w:id="3001" w:author="PR Preview" w:date="2026-01-01T00:00:00Z">
        <w:r>
          <w:t xml:space="preserve">for some lower triangular</w:t>
        </w:r>
      </w:ins>
      <w:ins w:id="3002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3003" w:author="PR Preview" w:date="2026-01-01T00:00:00Z">
        <w:r>
          <w:t xml:space="preserve"> </w:t>
        </w:r>
      </w:ins>
      <w:ins w:id="3004" w:author="PR Preview" w:date="2026-01-01T00:00:00Z">
        <w:r>
          <w:t xml:space="preserve">(</w:t>
        </w:r>
      </w:ins>
      <w:hyperlink r:id="rId37">
        <w:ins w:id="3005" w:author="PR Preview" w:date="2026-01-01T00:00:00Z">
          <w:r>
            <w:rPr>
              <w:rStyle w:val="Hyperlink"/>
            </w:rPr>
            <w:t xml:space="preserve">Definition 7 in Projections and Linear Systems</w:t>
          </w:r>
        </w:ins>
      </w:hyperlink>
      <w:ins w:id="3006" w:author="PR Preview" w:date="2026-01-01T00:00:00Z">
        <w:r>
          <w:t xml:space="preserve">) with positive diagonal entries.</w:t>
        </w:r>
      </w:ins>
      <w:ins w:id="3007" w:author="PR Preview" w:date="2026-01-01T00:00:00Z">
        <w:r>
          <w:t xml:space="preserve"> </w:t>
        </w:r>
      </w:ins>
      <w:ins w:id="3008" w:author="PR Preview" w:date="2026-01-01T00:00:00Z">
        <w:r>
          <w:t xml:space="preserve">For a positive definite</w:t>
        </w:r>
      </w:ins>
      <w:ins w:id="300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010" w:author="PR Preview" w:date="2026-01-01T00:00:00Z">
        <w:r>
          <w:t xml:space="preserve"> </w:t>
        </w:r>
      </w:ins>
      <w:ins w:id="3011" w:author="PR Preview" w:date="2026-01-01T00:00:00Z">
        <w:r>
          <w:t xml:space="preserve">that</w:t>
        </w:r>
      </w:ins>
      <w:ins w:id="3012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3013" w:author="PR Preview" w:date="2026-01-01T00:00:00Z">
        <w:r>
          <w:t xml:space="preserve"> </w:t>
        </w:r>
      </w:ins>
      <w:ins w:id="3014" w:author="PR Preview" w:date="2026-01-01T00:00:00Z">
        <w:r>
          <w:t xml:space="preserve">is unique;</w:t>
        </w:r>
      </w:ins>
      <w:ins w:id="3015" w:author="PR Preview" w:date="2026-01-01T00:00:00Z">
        <w:r>
          <w:t xml:space="preserve"> </w:t>
        </w:r>
      </w:ins>
      <w:ins w:id="3016" w:author="PR Preview" w:date="2026-01-01T00:00:00Z">
        <w:r>
          <w:t xml:space="preserve">it is the</w:t>
        </w:r>
      </w:ins>
      <w:ins w:id="3017" w:author="PR Preview" w:date="2026-01-01T00:00:00Z">
        <w:r>
          <w:t xml:space="preserve"> </w:t>
        </w:r>
      </w:ins>
      <w:ins w:id="3018" w:author="PR Preview" w:date="2026-01-01T00:00:00Z">
        <w:r>
          <w:rPr>
            <w:b/>
            <w:bCs/>
          </w:rPr>
          <w:t xml:space="preserve">Cholesky factor</w:t>
        </w:r>
      </w:ins>
      <w:ins w:id="3019" w:author="PR Preview" w:date="2026-01-01T00:00:00Z">
        <w:r>
          <w:t xml:space="preserve"> </w:t>
        </w:r>
      </w:ins>
      <w:ins w:id="3020" w:author="PR Preview" w:date="2026-01-01T00:00:00Z">
        <w:r>
          <w:t xml:space="preserve">of</w:t>
        </w:r>
      </w:ins>
      <w:ins w:id="302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022" w:author="PR Preview" w:date="2026-01-01T00:00:00Z">
        <w:r>
          <w:t xml:space="preserve">.</w:t>
        </w:r>
      </w:ins>
    </w:p>
    <w:bookmarkEnd w:id="113"/>
    <w:p>
      <w:pPr>
        <w:pStyle w:val="BodyText"/>
      </w:pPr>
      <w:ins w:id="3023" w:author="PR Preview" w:date="2026-01-01T00:00:00Z">
        <w:r>
          <w:rPr>
            <w:i/>
            <w:iCs/>
          </w:rPr>
          <w:t xml:space="preserve">Proof</w:t>
        </w:r>
      </w:ins>
      <w:ins w:id="3024" w:author="PR Preview" w:date="2026-01-01T00:00:00Z">
        <w:r>
          <w:t xml:space="preserve">. </w:t>
        </w:r>
      </w:ins>
      <w:ins w:id="3025" w:author="PR Preview" w:date="2026-01-01T00:00:00Z">
        <w:r>
          <w:rPr>
            <w:b/>
            <w:bCs/>
          </w:rPr>
          <w:t xml:space="preserve">If.</w:t>
        </w:r>
      </w:ins>
      <w:ins w:id="302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027" w:author="PR Preview" w:date="2026-01-01T00:00:00Z">
        <w:r>
          <w:t xml:space="preserve"> </w:t>
        </w:r>
      </w:ins>
      <w:ins w:id="3028" w:author="PR Preview" w:date="2026-01-01T00:00:00Z">
        <w:r>
          <w:t xml:space="preserve">is upper triangular with positive diagonal (</w:t>
        </w:r>
      </w:ins>
      <w:hyperlink r:id="rId86">
        <w:ins w:id="3029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3030" w:author="PR Preview" w:date="2026-01-01T00:00:00Z">
        <w:r>
          <w:t xml:space="preserve">),</w:t>
        </w:r>
      </w:ins>
      <w:ins w:id="3031" w:author="PR Preview" w:date="2026-01-01T00:00:00Z">
        <w:r>
          <w:t xml:space="preserve"> </w:t>
        </w:r>
      </w:ins>
      <w:ins w:id="3032" w:author="PR Preview" w:date="2026-01-01T00:00:00Z">
        <w:r>
          <w:t xml:space="preserve">so</w:t>
        </w:r>
      </w:ins>
      <w:ins w:id="303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3034" w:author="PR Preview" w:date="2026-01-01T00:00:00Z">
        <w:r>
          <w:t xml:space="preserve"> </w:t>
        </w:r>
      </w:ins>
      <w:ins w:id="3035" w:author="PR Preview" w:date="2026-01-01T00:00:00Z">
        <w:r>
          <w:t xml:space="preserve">only for</w:t>
        </w:r>
      </w:ins>
      <w:ins w:id="303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3037" w:author="PR Preview" w:date="2026-01-01T00:00:00Z">
        <w:r>
          <w:t xml:space="preserve"> </w:t>
        </w:r>
      </w:ins>
      <w:ins w:id="3038" w:author="PR Preview" w:date="2026-01-01T00:00:00Z">
        <w:r>
          <w:t xml:space="preserve">(</w:t>
        </w:r>
      </w:ins>
      <w:hyperlink r:id="rId41">
        <w:ins w:id="3039" w:author="PR Preview" w:date="2026-01-01T00:00:00Z">
          <w:r>
            <w:rPr>
              <w:rStyle w:val="Hyperlink"/>
            </w:rPr>
            <w:t xml:space="preserve">Theorem 16 in Projections and Linear Systems</w:t>
          </w:r>
        </w:ins>
      </w:hyperlink>
      <w:ins w:id="3040" w:author="PR Preview" w:date="2026-01-01T00:00:00Z">
        <w:r>
          <w:t xml:space="preserve">),</w:t>
        </w:r>
      </w:ins>
      <w:ins w:id="3041" w:author="PR Preview" w:date="2026-01-01T00:00:00Z">
        <w:r>
          <w:t xml:space="preserve"> </w:t>
        </w:r>
      </w:ins>
      <w:ins w:id="3042" w:author="PR Preview" w:date="2026-01-01T00:00:00Z">
        <w:r>
          <w:t xml:space="preserve">and the columns of</w:t>
        </w:r>
      </w:ins>
      <w:ins w:id="304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044" w:author="PR Preview" w:date="2026-01-01T00:00:00Z">
        <w:r>
          <w:t xml:space="preserve"> </w:t>
        </w:r>
      </w:ins>
      <w:ins w:id="3045" w:author="PR Preview" w:date="2026-01-01T00:00:00Z">
        <w:r>
          <w:t xml:space="preserve">are linearly independent</w:t>
        </w:r>
      </w:ins>
      <w:ins w:id="3046" w:author="PR Preview" w:date="2026-01-01T00:00:00Z">
        <w:r>
          <w:t xml:space="preserve"> </w:t>
        </w:r>
      </w:ins>
      <w:ins w:id="3047" w:author="PR Preview" w:date="2026-01-01T00:00:00Z">
        <w:r>
          <w:t xml:space="preserve">(</w:t>
        </w:r>
      </w:ins>
      <w:hyperlink r:id="rId69">
        <w:ins w:id="3048" w:author="PR Preview" w:date="2026-01-01T00:00:00Z">
          <w:r>
            <w:rPr>
              <w:rStyle w:val="Hyperlink"/>
            </w:rPr>
            <w:t xml:space="preserve">Theorem 3 in Subspaces and Rank</w:t>
          </w:r>
        </w:ins>
      </w:hyperlink>
      <w:ins w:id="3049" w:author="PR Preview" w:date="2026-01-01T00:00:00Z">
        <w:r>
          <w:t xml:space="preserve">,</w:t>
        </w:r>
      </w:ins>
      <w:ins w:id="3050" w:author="PR Preview" w:date="2026-01-01T00:00:00Z">
        <w:r>
          <w:t xml:space="preserve"> </w:t>
        </w:r>
      </w:ins>
      <w:hyperlink r:id="rId62">
        <w:ins w:id="3051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3052" w:author="PR Preview" w:date="2026-01-01T00:00:00Z">
        <w:r>
          <w:t xml:space="preserve">).</w:t>
        </w:r>
      </w:ins>
      <w:ins w:id="3053" w:author="PR Preview" w:date="2026-01-01T00:00:00Z">
        <w:r>
          <w:t xml:space="preserve"> </w:t>
        </w:r>
      </w:ins>
      <w:ins w:id="3054" w:author="PR Preview" w:date="2026-01-01T00:00:00Z">
        <w:r>
          <w:t xml:space="preserve">So</w:t>
        </w:r>
      </w:ins>
      <w:ins w:id="305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056" w:author="PR Preview" w:date="2026-01-01T00:00:00Z">
        <w:r>
          <w:t xml:space="preserve"> </w:t>
        </w:r>
      </w:ins>
      <w:ins w:id="3057" w:author="PR Preview" w:date="2026-01-01T00:00:00Z">
        <w:r>
          <w:t xml:space="preserve">(</w:t>
        </w:r>
      </w:ins>
      <w:hyperlink r:id="rId86">
        <w:ins w:id="3058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3059" w:author="PR Preview" w:date="2026-01-01T00:00:00Z">
        <w:r>
          <w:t xml:space="preserve">)</w:t>
        </w:r>
      </w:ins>
      <w:ins w:id="3060" w:author="PR Preview" w:date="2026-01-01T00:00:00Z">
        <w:r>
          <w:t xml:space="preserve"> </w:t>
        </w:r>
      </w:ins>
      <w:ins w:id="3061" w:author="PR Preview" w:date="2026-01-01T00:00:00Z">
        <w:r>
          <w:t xml:space="preserve">is positive definite (</w:t>
        </w:r>
      </w:ins>
      <w:hyperlink w:anchor="thm-pd-gram">
        <w:ins w:id="3062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3063" w:author="PR Preview" w:date="2026-01-01T00:00:00Z">
        <w:r>
          <w:t xml:space="preserve">, part 2).</w:t>
        </w:r>
      </w:ins>
    </w:p>
    <w:p>
      <w:pPr>
        <w:pStyle w:val="BodyText"/>
      </w:pPr>
      <w:ins w:id="3064" w:author="PR Preview" w:date="2026-01-01T00:00:00Z">
        <w:r>
          <w:rPr>
            <w:b/>
            <w:bCs/>
          </w:rPr>
          <w:t xml:space="preserve">Only if, with uniqueness, by</w:t>
        </w:r>
      </w:ins>
      <w:ins w:id="3065" w:author="PR Preview" w:date="2026-01-01T00:00:00Z">
        <w:r>
          <w:rPr>
            <w:b/>
            <w:bCs/>
          </w:rPr>
          <w:t xml:space="preserve"> </w:t>
        </w:r>
      </w:ins>
      <w:hyperlink r:id="rId35">
        <w:ins w:id="3066" w:author="PR Preview" w:date="2026-01-01T00:00:00Z">
          <w:r>
            <w:rPr>
              <w:rStyle w:val="Hyperlink"/>
              <w:b/>
              <w:bCs/>
            </w:rPr>
            <w:t xml:space="preserve">induction</w:t>
          </w:r>
        </w:ins>
      </w:hyperlink>
      <w:ins w:id="3067" w:author="PR Preview" w:date="2026-01-01T00:00:00Z">
        <w:r>
          <w:rPr>
            <w:b/>
            <w:bCs/>
          </w:rPr>
          <w:t xml:space="preserve"> </w:t>
        </w:r>
      </w:ins>
      <w:ins w:id="3068" w:author="PR Preview" w:date="2026-01-01T00:00:00Z">
        <w:r>
          <w:rPr>
            <w:b/>
            <w:bCs/>
          </w:rPr>
          <w:t xml:space="preserve">on</w:t>
        </w:r>
      </w:ins>
      <w:ins w:id="3069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</m:oMath>
      <w:ins w:id="3070" w:author="PR Preview" w:date="2026-01-01T00:00:00Z">
        <w:r>
          <w:rPr>
            <w:b/>
            <w:bCs/>
          </w:rPr>
          <w:t xml:space="preserve">.</w:t>
        </w:r>
      </w:ins>
      <w:ins w:id="3071" w:author="PR Preview" w:date="2026-01-01T00:00:00Z">
        <w:r>
          <w:t xml:space="preserve"> </w:t>
        </w:r>
      </w:ins>
      <w:ins w:id="3072" w:author="PR Preview" w:date="2026-01-01T00:00:00Z">
        <w:r>
          <w:t xml:space="preserve">For</w:t>
        </w:r>
      </w:ins>
      <w:ins w:id="307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3074" w:author="PR Preview" w:date="2026-01-01T00:00:00Z">
        <w:r>
          <w:t xml:space="preserve">,</w:t>
        </w:r>
      </w:ins>
      <w:ins w:id="307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ins w:id="3076" w:author="PR Preview" w:date="2026-01-01T00:00:00Z">
        <w:r>
          <w:t xml:space="preserve"> </w:t>
        </w:r>
      </w:ins>
      <w:ins w:id="3077" w:author="PR Preview" w:date="2026-01-01T00:00:00Z">
        <w:r>
          <w:t xml:space="preserve">with</w:t>
        </w:r>
      </w:ins>
      <w:ins w:id="307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3079" w:author="PR Preview" w:date="2026-01-01T00:00:00Z">
        <w:r>
          <w:t xml:space="preserve"> </w:t>
        </w:r>
      </w:ins>
      <w:ins w:id="3080" w:author="PR Preview" w:date="2026-01-01T00:00:00Z">
        <w:r>
          <w:t xml:space="preserve">(</w:t>
        </w:r>
      </w:ins>
      <w:hyperlink w:anchor="thm-pd-submatrix">
        <w:ins w:id="3081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3082" w:author="PR Preview" w:date="2026-01-01T00:00:00Z">
        <w:r>
          <w:t xml:space="preserve">),</w:t>
        </w:r>
      </w:ins>
      <w:ins w:id="3083" w:author="PR Preview" w:date="2026-01-01T00:00:00Z">
        <w:r>
          <w:t xml:space="preserve"> </w:t>
        </w:r>
      </w:ins>
      <w:ins w:id="3084" w:author="PR Preview" w:date="2026-01-01T00:00:00Z">
        <w:r>
          <w:t xml:space="preserve">and</w:t>
        </w:r>
      </w:ins>
      <w:ins w:id="308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ins w:id="3086" w:author="PR Preview" w:date="2026-01-01T00:00:00Z">
        <w:r>
          <w:t xml:space="preserve"> </w:t>
        </w:r>
      </w:ins>
      <w:ins w:id="3087" w:author="PR Preview" w:date="2026-01-01T00:00:00Z">
        <w:r>
          <w:t xml:space="preserve">with</w:t>
        </w:r>
      </w:ins>
      <w:ins w:id="308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3089" w:author="PR Preview" w:date="2026-01-01T00:00:00Z">
        <w:r>
          <w:t xml:space="preserve"> </w:t>
        </w:r>
      </w:ins>
      <w:ins w:id="3090" w:author="PR Preview" w:date="2026-01-01T00:00:00Z">
        <w:r>
          <w:t xml:space="preserve">holds exactly for</w:t>
        </w:r>
      </w:ins>
      <w:ins w:id="309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ins w:id="3092" w:author="PR Preview" w:date="2026-01-01T00:00:00Z">
        <w:r>
          <w:t xml:space="preserve">.</w:t>
        </w:r>
      </w:ins>
      <w:ins w:id="3093" w:author="PR Preview" w:date="2026-01-01T00:00:00Z">
        <w:r>
          <w:t xml:space="preserve"> </w:t>
        </w:r>
      </w:ins>
      <w:ins w:id="3094" w:author="PR Preview" w:date="2026-01-01T00:00:00Z">
        <w:r>
          <w:t xml:space="preserve">For</w:t>
        </w:r>
      </w:ins>
      <w:ins w:id="309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&gt;</m:t>
        </m:r>
        <m:r>
          <m:t>1</m:t>
        </m:r>
      </m:oMath>
      <w:ins w:id="3096" w:author="PR Preview" w:date="2026-01-01T00:00:00Z">
        <w:r>
          <w:t xml:space="preserve">, assume every</w:t>
        </w:r>
      </w:ins>
      <w:ins w:id="30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3098" w:author="PR Preview" w:date="2026-01-01T00:00:00Z">
        <w:r>
          <w:t xml:space="preserve"> </w:t>
        </w:r>
      </w:ins>
      <w:ins w:id="3099" w:author="PR Preview" w:date="2026-01-01T00:00:00Z">
        <w:r>
          <w:t xml:space="preserve">positive definite matrix</w:t>
        </w:r>
      </w:ins>
      <w:ins w:id="3100" w:author="PR Preview" w:date="2026-01-01T00:00:00Z">
        <w:r>
          <w:t xml:space="preserve"> </w:t>
        </w:r>
      </w:ins>
      <w:ins w:id="3101" w:author="PR Preview" w:date="2026-01-01T00:00:00Z">
        <w:r>
          <w:t xml:space="preserve">has exactly one such factor, and split off the first row and column.</w:t>
        </w:r>
      </w:ins>
      <w:ins w:id="310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103" w:author="PR Preview" w:date="2026-01-01T00:00:00Z">
        <w:r>
          <w:t xml:space="preserve"> </w:t>
        </w:r>
      </w:ins>
      <w:ins w:id="3104" w:author="PR Preview" w:date="2026-01-01T00:00:00Z">
        <w:r>
          <w:t xml:space="preserve">is symmetric, so its first row is the transpose of its first column: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105" w:author="PR Preview" w:date="2026-01-01T00:00:00Z">
        <w:r>
          <w:t xml:space="preserve">with</w:t>
        </w:r>
      </w:ins>
      <w:ins w:id="310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3107" w:author="PR Preview" w:date="2026-01-01T00:00:00Z">
        <w:r>
          <w:t xml:space="preserve">,</w:t>
        </w:r>
      </w:ins>
      <w:ins w:id="3108" w:author="PR Preview" w:date="2026-01-01T00:00:00Z">
        <w:r>
          <w:t xml:space="preserve"> </w:t>
        </w:r>
      </w:ins>
      <w:ins w:id="3109" w:author="PR Preview" w:date="2026-01-01T00:00:00Z">
        <w:r>
          <w:t xml:space="preserve">where</w:t>
        </w:r>
      </w:ins>
      <w:ins w:id="3110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i</m:t>
            </m:r>
          </m:sub>
        </m:sSub>
      </m:oMath>
      <w:ins w:id="3111" w:author="PR Preview" w:date="2026-01-01T00:00:00Z">
        <w:r>
          <w:t xml:space="preserve"> </w:t>
        </w:r>
      </w:ins>
      <w:ins w:id="3112" w:author="PR Preview" w:date="2026-01-01T00:00:00Z">
        <w:r>
          <w:t xml:space="preserve">and</w:t>
        </w:r>
      </w:ins>
      <w:ins w:id="311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i</m:t>
            </m:r>
          </m:sub>
        </m:sSub>
      </m:oMath>
      <w:ins w:id="3114" w:author="PR Preview" w:date="2026-01-01T00:00:00Z">
        <w:r>
          <w:t xml:space="preserve"> </w:t>
        </w:r>
      </w:ins>
      <w:ins w:id="3115" w:author="PR Preview" w:date="2026-01-01T00:00:00Z">
        <w:r>
          <w:t xml:space="preserve">are entries</w:t>
        </w:r>
      </w:ins>
      <w:ins w:id="311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117" w:author="PR Preview" w:date="2026-01-01T00:00:00Z">
        <w:r>
          <w:t xml:space="preserve"> </w:t>
        </w:r>
      </w:ins>
      <w:ins w:id="3118" w:author="PR Preview" w:date="2026-01-01T00:00:00Z">
        <w:r>
          <w:t xml:space="preserve">of</w:t>
        </w:r>
      </w:ins>
      <w:ins w:id="311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120" w:author="PR Preview" w:date="2026-01-01T00:00:00Z">
        <w:r>
          <w:t xml:space="preserve"> </w:t>
        </w:r>
      </w:ins>
      <w:ins w:id="3121" w:author="PR Preview" w:date="2026-01-01T00:00:00Z">
        <w:r>
          <w:t xml:space="preserve">and</w:t>
        </w:r>
      </w:ins>
      <w:ins w:id="3122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3123" w:author="PR Preview" w:date="2026-01-01T00:00:00Z">
        <w:r>
          <w:t xml:space="preserve">,</w:t>
        </w:r>
      </w:ins>
      <w:ins w:id="3124" w:author="PR Preview" w:date="2026-01-01T00:00:00Z">
        <w:r>
          <w:t xml:space="preserve"> </w:t>
        </w:r>
      </w:ins>
      <w:ins w:id="3125" w:author="PR Preview" w:date="2026-01-01T00:00:00Z">
        <w:r>
          <w:t xml:space="preserve">and</w:t>
        </w:r>
      </w:ins>
      <w:ins w:id="31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ins w:id="3127" w:author="PR Preview" w:date="2026-01-01T00:00:00Z">
        <w:r>
          <w:t xml:space="preserve"> </w:t>
        </w:r>
      </w:ins>
      <w:ins w:id="3128" w:author="PR Preview" w:date="2026-01-01T00:00:00Z">
        <w:r>
          <w:t xml:space="preserve">and</w:t>
        </w:r>
      </w:ins>
      <w:ins w:id="312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ins w:id="3130" w:author="PR Preview" w:date="2026-01-01T00:00:00Z">
        <w:r>
          <w:t xml:space="preserve"> </w:t>
        </w:r>
      </w:ins>
      <w:ins w:id="3131" w:author="PR Preview" w:date="2026-01-01T00:00:00Z">
        <w:r>
          <w:t xml:space="preserve">are their entries</w:t>
        </w:r>
      </w:ins>
      <w:ins w:id="313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3133" w:author="PR Preview" w:date="2026-01-01T00:00:00Z">
        <w:r>
          <w:t xml:space="preserve">;</w:t>
        </w:r>
      </w:ins>
      <w:ins w:id="313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135" w:author="PR Preview" w:date="2026-01-01T00:00:00Z">
        <w:r>
          <w:t xml:space="preserve"> </w:t>
        </w:r>
      </w:ins>
      <w:ins w:id="3136" w:author="PR Preview" w:date="2026-01-01T00:00:00Z">
        <w:r>
          <w:t xml:space="preserve">has this form by</w:t>
        </w:r>
      </w:ins>
      <w:ins w:id="3137" w:author="PR Preview" w:date="2026-01-01T00:00:00Z">
        <w:r>
          <w:t xml:space="preserve"> </w:t>
        </w:r>
      </w:ins>
      <w:hyperlink r:id="rId86">
        <w:ins w:id="3138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3139" w:author="PR Preview" w:date="2026-01-01T00:00:00Z">
        <w:r>
          <w:t xml:space="preserve">.</w:t>
        </w:r>
      </w:ins>
      <w:ins w:id="3140" w:author="PR Preview" w:date="2026-01-01T00:00:00Z">
        <w:r>
          <w:t xml:space="preserve"> </w:t>
        </w:r>
      </w:ins>
      <w:ins w:id="3141" w:author="PR Preview" w:date="2026-01-01T00:00:00Z">
        <w:r>
          <w:t xml:space="preserve">A</w:t>
        </w:r>
      </w:ins>
      <w:ins w:id="314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143" w:author="PR Preview" w:date="2026-01-01T00:00:00Z">
        <w:r>
          <w:t xml:space="preserve"> </w:t>
        </w:r>
      </w:ins>
      <w:ins w:id="3144" w:author="PR Preview" w:date="2026-01-01T00:00:00Z">
        <w:r>
          <w:t xml:space="preserve">matrix</w:t>
        </w:r>
      </w:ins>
      <w:ins w:id="3145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3146" w:author="PR Preview" w:date="2026-01-01T00:00:00Z">
        <w:r>
          <w:t xml:space="preserve"> </w:t>
        </w:r>
      </w:ins>
      <w:ins w:id="3147" w:author="PR Preview" w:date="2026-01-01T00:00:00Z">
        <w:r>
          <w:t xml:space="preserve">is lower triangular with positive diagonal</w:t>
        </w:r>
      </w:ins>
      <w:ins w:id="3148" w:author="PR Preview" w:date="2026-01-01T00:00:00Z">
        <w:r>
          <w:t xml:space="preserve"> </w:t>
        </w:r>
      </w:ins>
      <w:ins w:id="3149" w:author="PR Preview" w:date="2026-01-01T00:00:00Z">
        <w:r>
          <w:t xml:space="preserve">exactly when</w:t>
        </w:r>
      </w:ins>
      <w:ins w:id="315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ins w:id="3151" w:author="PR Preview" w:date="2026-01-01T00:00:00Z">
        <w:r>
          <w:t xml:space="preserve">, its first row is otherwise zero,</w:t>
        </w:r>
      </w:ins>
      <w:ins w:id="3152" w:author="PR Preview" w:date="2026-01-01T00:00:00Z">
        <w:r>
          <w:t xml:space="preserve"> </w:t>
        </w:r>
      </w:ins>
      <w:ins w:id="3153" w:author="PR Preview" w:date="2026-01-01T00:00:00Z">
        <w:r>
          <w:t xml:space="preserve">and</w:t>
        </w:r>
      </w:ins>
      <w:ins w:id="3154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ins w:id="3155" w:author="PR Preview" w:date="2026-01-01T00:00:00Z">
        <w:r>
          <w:t xml:space="preserve"> </w:t>
        </w:r>
      </w:ins>
      <w:ins w:id="3156" w:author="PR Preview" w:date="2026-01-01T00:00:00Z">
        <w:r>
          <w:t xml:space="preserve">is lower triangular with positive diagonal;</w:t>
        </w:r>
      </w:ins>
      <w:ins w:id="315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</m:oMath>
      <w:ins w:id="3158" w:author="PR Preview" w:date="2026-01-01T00:00:00Z">
        <w:r>
          <w:t xml:space="preserve"> </w:t>
        </w:r>
      </w:ins>
      <w:ins w:id="3159" w:author="PR Preview" w:date="2026-01-01T00:00:00Z">
        <w:r>
          <w:t xml:space="preserve">can be anything.</w:t>
        </w:r>
      </w:ins>
      <w:ins w:id="3160" w:author="PR Preview" w:date="2026-01-01T00:00:00Z">
        <w:r>
          <w:t xml:space="preserve"> </w:t>
        </w:r>
      </w:ins>
      <w:ins w:id="3161" w:author="PR Preview" w:date="2026-01-01T00:00:00Z">
        <w:r>
          <w:t xml:space="preserve">So choosing</w:t>
        </w:r>
      </w:ins>
      <w:ins w:id="3162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3163" w:author="PR Preview" w:date="2026-01-01T00:00:00Z">
        <w:r>
          <w:t xml:space="preserve"> </w:t>
        </w:r>
      </w:ins>
      <w:ins w:id="3164" w:author="PR Preview" w:date="2026-01-01T00:00:00Z">
        <w:r>
          <w:t xml:space="preserve">means choosing</w:t>
        </w:r>
      </w:ins>
      <w:ins w:id="3165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ins w:id="3166" w:author="PR Preview" w:date="2026-01-01T00:00:00Z">
        <w:r>
          <w:t xml:space="preserve">,</w:t>
        </w:r>
      </w:ins>
      <w:ins w:id="316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</m:oMath>
      <w:ins w:id="3168" w:author="PR Preview" w:date="2026-01-01T00:00:00Z">
        <w:r>
          <w:t xml:space="preserve"> </w:t>
        </w:r>
      </w:ins>
      <w:ins w:id="3169" w:author="PR Preview" w:date="2026-01-01T00:00:00Z">
        <w:r>
          <w:t xml:space="preserve">and such an</w:t>
        </w:r>
      </w:ins>
      <w:ins w:id="3170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ins w:id="3171" w:author="PR Preview" w:date="2026-01-01T00:00:00Z">
        <w:r>
          <w:t xml:space="preserve">.</w:t>
        </w:r>
      </w:ins>
    </w:p>
    <w:p>
      <w:pPr>
        <w:pStyle w:val="BodyText"/>
      </w:pPr>
      <w:ins w:id="3172" w:author="PR Preview" w:date="2026-01-01T00:00:00Z">
        <w:r>
          <w:t xml:space="preserve">Entry</w:t>
        </w:r>
      </w:ins>
      <w:ins w:id="317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3174" w:author="PR Preview" w:date="2026-01-01T00:00:00Z">
        <w:r>
          <w:t xml:space="preserve"> </w:t>
        </w:r>
      </w:ins>
      <w:ins w:id="3175" w:author="PR Preview" w:date="2026-01-01T00:00:00Z">
        <w:r>
          <w:t xml:space="preserve">of</w:t>
        </w:r>
      </w:ins>
      <w:ins w:id="3176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177" w:author="PR Preview" w:date="2026-01-01T00:00:00Z">
        <w:r>
          <w:t xml:space="preserve"> </w:t>
        </w:r>
      </w:ins>
      <w:ins w:id="3178" w:author="PR Preview" w:date="2026-01-01T00:00:00Z">
        <w:r>
          <w:t xml:space="preserve">is</w:t>
        </w:r>
      </w:ins>
      <w:ins w:id="317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ins w:id="3180" w:author="PR Preview" w:date="2026-01-01T00:00:00Z">
        <w:r>
          <w:t xml:space="preserve">,</w:t>
        </w:r>
      </w:ins>
      <w:ins w:id="3181" w:author="PR Preview" w:date="2026-01-01T00:00:00Z">
        <w:r>
          <w:t xml:space="preserve"> </w:t>
        </w:r>
      </w:ins>
      <w:ins w:id="3182" w:author="PR Preview" w:date="2026-01-01T00:00:00Z">
        <w:r>
          <w:t xml:space="preserve">with</w:t>
        </w:r>
      </w:ins>
      <w:ins w:id="3183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ins w:id="3184" w:author="PR Preview" w:date="2026-01-01T00:00:00Z">
        <w:r>
          <w:t xml:space="preserve"> </w:t>
        </w:r>
      </w:ins>
      <w:ins w:id="3185" w:author="PR Preview" w:date="2026-01-01T00:00:00Z">
        <w:r>
          <w:t xml:space="preserve">entry</w:t>
        </w:r>
      </w:ins>
      <w:ins w:id="318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ins w:id="3187" w:author="PR Preview" w:date="2026-01-01T00:00:00Z">
        <w:r>
          <w:t xml:space="preserve"> </w:t>
        </w:r>
      </w:ins>
      <w:ins w:id="3188" w:author="PR Preview" w:date="2026-01-01T00:00:00Z">
        <w:r>
          <w:t xml:space="preserve">of</w:t>
        </w:r>
      </w:ins>
      <w:ins w:id="3189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3190" w:author="PR Preview" w:date="2026-01-01T00:00:00Z">
        <w:r>
          <w:t xml:space="preserve"> </w:t>
        </w:r>
      </w:ins>
      <w:ins w:id="3191" w:author="PR Preview" w:date="2026-01-01T00:00:00Z">
        <w:r>
          <w:t xml:space="preserve">(1,</w:t>
        </w:r>
      </w:ins>
      <w:ins w:id="3192" w:author="PR Preview" w:date="2026-01-01T00:00:00Z">
        <w:r>
          <w:t xml:space="preserve"> </w:t>
        </w:r>
      </w:ins>
      <w:hyperlink r:id="rId86">
        <w:ins w:id="3193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3194" w:author="PR Preview" w:date="2026-01-01T00:00:00Z">
        <w:r>
          <w:t xml:space="preserve">).</w:t>
        </w:r>
      </w:ins>
      <w:ins w:id="3195" w:author="PR Preview" w:date="2026-01-01T00:00:00Z">
        <w:r>
          <w:t xml:space="preserve"> </w:t>
        </w:r>
      </w:ins>
      <w:ins w:id="3196" w:author="PR Preview" w:date="2026-01-01T00:00:00Z">
        <w:r>
          <w:t xml:space="preserve">Row</w:t>
        </w:r>
      </w:ins>
      <w:ins w:id="3197" w:author="PR Preview" w:date="2026-01-01T00:00:00Z">
        <w:r>
          <w:t xml:space="preserve"> </w:t>
        </w:r>
      </w:ins>
      <m:oMath>
        <m:r>
          <m:t>1</m:t>
        </m:r>
      </m:oMath>
      <w:ins w:id="3198" w:author="PR Preview" w:date="2026-01-01T00:00:00Z">
        <w:r>
          <w:t xml:space="preserve"> </w:t>
        </w:r>
      </w:ins>
      <w:ins w:id="3199" w:author="PR Preview" w:date="2026-01-01T00:00:00Z">
        <w:r>
          <w:t xml:space="preserve">of</w:t>
        </w:r>
      </w:ins>
      <w:ins w:id="3200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3201" w:author="PR Preview" w:date="2026-01-01T00:00:00Z">
        <w:r>
          <w:t xml:space="preserve"> </w:t>
        </w:r>
      </w:ins>
      <w:ins w:id="3202" w:author="PR Preview" w:date="2026-01-01T00:00:00Z">
        <w:r>
          <w:t xml:space="preserve">is</w:t>
        </w:r>
      </w:ins>
      <w:ins w:id="32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204" w:author="PR Preview" w:date="2026-01-01T00:00:00Z">
        <w:r>
          <w:t xml:space="preserve">, and row</w:t>
        </w:r>
      </w:ins>
      <w:ins w:id="320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+</m:t>
        </m:r>
        <m:r>
          <m:t>1</m:t>
        </m:r>
      </m:oMath>
      <w:ins w:id="3206" w:author="PR Preview" w:date="2026-01-01T00:00:00Z">
        <w:r>
          <w:t xml:space="preserve"> </w:t>
        </w:r>
      </w:ins>
      <w:ins w:id="3207" w:author="PR Preview" w:date="2026-01-01T00:00:00Z">
        <w:r>
          <w:t xml:space="preserve">is</w:t>
        </w:r>
      </w:ins>
      <w:ins w:id="320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ins w:id="3209" w:author="PR Preview" w:date="2026-01-01T00:00:00Z">
        <w:r>
          <w:t xml:space="preserve">.</w:t>
        </w:r>
      </w:ins>
      <w:ins w:id="3210" w:author="PR Preview" w:date="2026-01-01T00:00:00Z">
        <w:r>
          <w:t xml:space="preserve"> </w:t>
        </w:r>
      </w:ins>
      <w:ins w:id="3211" w:author="PR Preview" w:date="2026-01-01T00:00:00Z">
        <w:r>
          <w:t xml:space="preserve">So, for</w:t>
        </w:r>
      </w:ins>
      <w:ins w:id="321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ins w:id="321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214" w:author="PR Preview" w:date="2026-01-01T00:00:00Z">
        <w:r>
          <w:t xml:space="preserve">Entry</w:t>
        </w:r>
      </w:ins>
      <w:ins w:id="321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3216" w:author="PR Preview" w:date="2026-01-01T00:00:00Z">
        <w:r>
          <w:t xml:space="preserve"> </w:t>
        </w:r>
      </w:ins>
      <w:ins w:id="3217" w:author="PR Preview" w:date="2026-01-01T00:00:00Z">
        <w:r>
          <w:t xml:space="preserve">is</w:t>
        </w:r>
      </w:ins>
      <w:ins w:id="3218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ins w:id="3219" w:author="PR Preview" w:date="2026-01-01T00:00:00Z">
        <w:r>
          <w:t xml:space="preserve"> </w:t>
        </w:r>
      </w:ins>
      <w:ins w:id="3220" w:author="PR Preview" w:date="2026-01-01T00:00:00Z">
        <w:r>
          <w:t xml:space="preserve">by the same computation with the roles swapped,</w:t>
        </w:r>
      </w:ins>
      <w:ins w:id="3221" w:author="PR Preview" w:date="2026-01-01T00:00:00Z">
        <w:r>
          <w:t xml:space="preserve"> </w:t>
        </w:r>
      </w:ins>
      <w:ins w:id="3222" w:author="PR Preview" w:date="2026-01-01T00:00:00Z">
        <w:r>
          <w:t xml:space="preserve">the transpose of the</w:t>
        </w:r>
      </w:ins>
      <w:ins w:id="322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224" w:author="PR Preview" w:date="2026-01-01T00:00:00Z">
        <w:r>
          <w:t xml:space="preserve"> </w:t>
        </w:r>
      </w:ins>
      <w:ins w:id="3225" w:author="PR Preview" w:date="2026-01-01T00:00:00Z">
        <w:r>
          <w:t xml:space="preserve">block;</w:t>
        </w:r>
      </w:ins>
      <w:ins w:id="3226" w:author="PR Preview" w:date="2026-01-01T00:00:00Z">
        <w:r>
          <w:t xml:space="preserve"> </w:t>
        </w:r>
      </w:ins>
      <w:ins w:id="3227" w:author="PR Preview" w:date="2026-01-01T00:00:00Z">
        <w:r>
          <w:t xml:space="preserve">it matches</w:t>
        </w:r>
      </w:ins>
      <w:ins w:id="3228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3229" w:author="PR Preview" w:date="2026-01-01T00:00:00Z">
        <w:r>
          <w:t xml:space="preserve"> </w:t>
        </w:r>
      </w:ins>
      <w:ins w:id="3230" w:author="PR Preview" w:date="2026-01-01T00:00:00Z">
        <w:r>
          <w:t xml:space="preserve">exactly when the</w:t>
        </w:r>
      </w:ins>
      <w:ins w:id="32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232" w:author="PR Preview" w:date="2026-01-01T00:00:00Z">
        <w:r>
          <w:t xml:space="preserve"> </w:t>
        </w:r>
      </w:ins>
      <w:ins w:id="3233" w:author="PR Preview" w:date="2026-01-01T00:00:00Z">
        <w:r>
          <w:t xml:space="preserve">block matches</w:t>
        </w:r>
      </w:ins>
      <w:ins w:id="32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3235" w:author="PR Preview" w:date="2026-01-01T00:00:00Z">
        <w:r>
          <w:t xml:space="preserve">,</w:t>
        </w:r>
      </w:ins>
      <w:ins w:id="3236" w:author="PR Preview" w:date="2026-01-01T00:00:00Z">
        <w:r>
          <w:t xml:space="preserve"> </w:t>
        </w:r>
      </w:ins>
      <w:ins w:id="3237" w:author="PR Preview" w:date="2026-01-01T00:00:00Z">
        <w:r>
          <w:t xml:space="preserve">which is where the symmetry of</w:t>
        </w:r>
      </w:ins>
      <w:ins w:id="323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239" w:author="PR Preview" w:date="2026-01-01T00:00:00Z">
        <w:r>
          <w:t xml:space="preserve"> </w:t>
        </w:r>
      </w:ins>
      <w:ins w:id="3240" w:author="PR Preview" w:date="2026-01-01T00:00:00Z">
        <w:r>
          <w:t xml:space="preserve">is used.</w:t>
        </w:r>
      </w:ins>
      <w:ins w:id="3241" w:author="PR Preview" w:date="2026-01-01T00:00:00Z">
        <w:r>
          <w:t xml:space="preserve"> </w:t>
        </w:r>
      </w:ins>
      <w:ins w:id="3242" w:author="PR Preview" w:date="2026-01-01T00:00:00Z">
        <w:r>
          <w:t xml:space="preserve">So</w:t>
        </w:r>
      </w:ins>
      <w:ins w:id="3243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3244" w:author="PR Preview" w:date="2026-01-01T00:00:00Z">
        <w:r>
          <w:t xml:space="preserve"> </w:t>
        </w:r>
      </w:ins>
      <w:ins w:id="3245" w:author="PR Preview" w:date="2026-01-01T00:00:00Z">
        <w:r>
          <w:t xml:space="preserve">says exactly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ins w:id="3246" w:author="PR Preview" w:date="2026-01-01T00:00:00Z">
        <w:r>
          <w:t xml:space="preserve"> </w:t>
        </w:r>
      </w:ins>
      <w:ins w:id="3247" w:author="PR Preview" w:date="2026-01-01T00:00:00Z">
        <w:r>
          <w:t xml:space="preserve">(</w:t>
        </w:r>
      </w:ins>
      <w:hyperlink w:anchor="thm-pd-submatrix">
        <w:ins w:id="3248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3249" w:author="PR Preview" w:date="2026-01-01T00:00:00Z">
        <w:r>
          <w:t xml:space="preserve">), so the first equation with</w:t>
        </w:r>
      </w:ins>
      <w:ins w:id="325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ins w:id="3251" w:author="PR Preview" w:date="2026-01-01T00:00:00Z">
        <w:r>
          <w:t xml:space="preserve"> </w:t>
        </w:r>
      </w:ins>
      <w:ins w:id="3252" w:author="PR Preview" w:date="2026-01-01T00:00:00Z">
        <w:r>
          <w:t xml:space="preserve">forces</w:t>
        </w:r>
      </w:ins>
      <w:ins w:id="3253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ins w:id="3254" w:author="PR Preview" w:date="2026-01-01T00:00:00Z">
        <w:r>
          <w:t xml:space="preserve">;</w:t>
        </w:r>
      </w:ins>
      <w:ins w:id="3255" w:author="PR Preview" w:date="2026-01-01T00:00:00Z">
        <w:r>
          <w:t xml:space="preserve"> </w:t>
        </w:r>
      </w:ins>
      <w:ins w:id="3256" w:author="PR Preview" w:date="2026-01-01T00:00:00Z">
        <w:r>
          <w:t xml:space="preserve">the second then forces</w:t>
        </w:r>
      </w:ins>
      <w:ins w:id="325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ins w:id="3258" w:author="PR Preview" w:date="2026-01-01T00:00:00Z">
        <w:r>
          <w:t xml:space="preserve">;</w:t>
        </w:r>
      </w:ins>
      <w:ins w:id="3259" w:author="PR Preview" w:date="2026-01-01T00:00:00Z">
        <w:r>
          <w:t xml:space="preserve"> </w:t>
        </w:r>
      </w:ins>
      <w:ins w:id="3260" w:author="PR Preview" w:date="2026-01-01T00:00:00Z">
        <w:r>
          <w:t xml:space="preserve">and the third becomes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261" w:author="PR Preview" w:date="2026-01-01T00:00:00Z">
        <w:r>
          <w:t xml:space="preserve">Here</w:t>
        </w:r>
      </w:ins>
      <w:ins w:id="326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ins w:id="3263" w:author="PR Preview" w:date="2026-01-01T00:00:00Z">
        <w:r>
          <w:t xml:space="preserve"> </w:t>
        </w:r>
      </w:ins>
      <w:ins w:id="3264" w:author="PR Preview" w:date="2026-01-01T00:00:00Z">
        <w:r>
          <w:t xml:space="preserve">is invertible with inverse</w:t>
        </w:r>
      </w:ins>
      <w:ins w:id="326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ins w:id="3266" w:author="PR Preview" w:date="2026-01-01T00:00:00Z">
        <w:r>
          <w:t xml:space="preserve">,</w:t>
        </w:r>
      </w:ins>
      <w:ins w:id="3267" w:author="PR Preview" w:date="2026-01-01T00:00:00Z">
        <w:r>
          <w:t xml:space="preserve"> </w:t>
        </w:r>
      </w:ins>
      <w:ins w:id="3268" w:author="PR Preview" w:date="2026-01-01T00:00:00Z">
        <w:r>
          <w:t xml:space="preserve">so with</w:t>
        </w:r>
      </w:ins>
      <w:ins w:id="326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3270" w:author="PR Preview" w:date="2026-01-01T00:00:00Z">
        <w:r>
          <w:t xml:space="preserve"> </w:t>
        </w:r>
      </w:ins>
      <w:ins w:id="3271" w:author="PR Preview" w:date="2026-01-01T00:00:00Z">
        <w:r>
          <w:t xml:space="preserve">in</w:t>
        </w:r>
      </w:ins>
      <w:ins w:id="3272" w:author="PR Preview" w:date="2026-01-01T00:00:00Z">
        <w:r>
          <w:t xml:space="preserve"> </w:t>
        </w:r>
      </w:ins>
      <w:hyperlink w:anchor="def-schur-complement">
        <w:ins w:id="3273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327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ins w:id="3275" w:author="PR Preview" w:date="2026-01-01T00:00:00Z">
        <w:r>
          <w:t xml:space="preserve">(</w:t>
        </w:r>
      </w:ins>
      <w:hyperlink r:id="rId55">
        <w:ins w:id="3276" w:author="PR Preview" w:date="2026-01-01T00:00:00Z">
          <w:r>
            <w:rPr>
              <w:rStyle w:val="Hyperlink"/>
            </w:rPr>
            <w:t xml:space="preserve">Theorem 7 in Projections and Linear Systems</w:t>
          </w:r>
        </w:ins>
      </w:hyperlink>
      <w:ins w:id="3277" w:author="PR Preview" w:date="2026-01-01T00:00:00Z">
        <w:r>
          <w:t xml:space="preserve">),</w:t>
        </w:r>
      </w:ins>
      <w:ins w:id="3278" w:author="PR Preview" w:date="2026-01-01T00:00:00Z">
        <w:r>
          <w:t xml:space="preserve"> </w:t>
        </w:r>
      </w:ins>
      <w:ins w:id="3279" w:author="PR Preview" w:date="2026-01-01T00:00:00Z">
        <w:r>
          <w:t xml:space="preserve">and the right side is the Schur complement of</w:t>
        </w:r>
      </w:ins>
      <w:ins w:id="328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ins w:id="3281" w:author="PR Preview" w:date="2026-01-01T00:00:00Z">
        <w:r>
          <w:t xml:space="preserve"> </w:t>
        </w:r>
      </w:ins>
      <w:ins w:id="3282" w:author="PR Preview" w:date="2026-01-01T00:00:00Z">
        <w:r>
          <w:t xml:space="preserve">in</w:t>
        </w:r>
      </w:ins>
      <w:ins w:id="328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284" w:author="PR Preview" w:date="2026-01-01T00:00:00Z">
        <w:r>
          <w:t xml:space="preserve">.</w:t>
        </w:r>
      </w:ins>
      <w:ins w:id="3285" w:author="PR Preview" w:date="2026-01-01T00:00:00Z">
        <w:r>
          <w:t xml:space="preserve"> </w:t>
        </w:r>
      </w:ins>
      <w:ins w:id="3286" w:author="PR Preview" w:date="2026-01-01T00:00:00Z">
        <w:r>
          <w:t xml:space="preserve">It is positive definite by</w:t>
        </w:r>
      </w:ins>
      <w:ins w:id="3287" w:author="PR Preview" w:date="2026-01-01T00:00:00Z">
        <w:r>
          <w:t xml:space="preserve"> </w:t>
        </w:r>
      </w:ins>
      <w:hyperlink w:anchor="thm-schur-test">
        <w:ins w:id="3288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3289" w:author="PR Preview" w:date="2026-01-01T00:00:00Z">
        <w:r>
          <w:t xml:space="preserve"> </w:t>
        </w:r>
      </w:ins>
      <w:ins w:id="3290" w:author="PR Preview" w:date="2026-01-01T00:00:00Z">
        <w:r>
          <w:t xml:space="preserve">(with</w:t>
        </w:r>
      </w:ins>
      <w:ins w:id="329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</m:oMath>
      <w:ins w:id="3292" w:author="PR Preview" w:date="2026-01-01T00:00:00Z">
        <w:r>
          <w:t xml:space="preserve">;</w:t>
        </w:r>
      </w:ins>
      <w:ins w:id="3293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ins w:id="3294" w:author="PR Preview" w:date="2026-01-01T00:00:00Z">
        <w:r>
          <w:t xml:space="preserve"> </w:t>
        </w:r>
      </w:ins>
      <w:ins w:id="3295" w:author="PR Preview" w:date="2026-01-01T00:00:00Z">
        <w:r>
          <w:t xml:space="preserve">is symmetric because</w:t>
        </w:r>
      </w:ins>
      <w:ins w:id="329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297" w:author="PR Preview" w:date="2026-01-01T00:00:00Z">
        <w:r>
          <w:t xml:space="preserve"> </w:t>
        </w:r>
      </w:ins>
      <w:ins w:id="3298" w:author="PR Preview" w:date="2026-01-01T00:00:00Z">
        <w:r>
          <w:t xml:space="preserve">is).</w:t>
        </w:r>
      </w:ins>
      <w:ins w:id="3299" w:author="PR Preview" w:date="2026-01-01T00:00:00Z">
        <w:r>
          <w:t xml:space="preserve"> </w:t>
        </w:r>
      </w:ins>
      <w:ins w:id="3300" w:author="PR Preview" w:date="2026-01-01T00:00:00Z">
        <w:r>
          <w:t xml:space="preserve">By the induction hypothesis it has exactly one factor</w:t>
        </w:r>
      </w:ins>
      <w:ins w:id="3301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ins w:id="3302" w:author="PR Preview" w:date="2026-01-01T00:00:00Z">
        <w:r>
          <w:t xml:space="preserve"> </w:t>
        </w:r>
      </w:ins>
      <w:ins w:id="3303" w:author="PR Preview" w:date="2026-01-01T00:00:00Z">
        <w:r>
          <w:t xml:space="preserve">of the required kind.</w:t>
        </w:r>
      </w:ins>
      <w:ins w:id="3304" w:author="PR Preview" w:date="2026-01-01T00:00:00Z">
        <w:r>
          <w:t xml:space="preserve"> </w:t>
        </w:r>
      </w:ins>
      <w:ins w:id="3305" w:author="PR Preview" w:date="2026-01-01T00:00:00Z">
        <w:r>
          <w:t xml:space="preserve">So</w:t>
        </w:r>
      </w:ins>
      <w:ins w:id="3306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3307" w:author="PR Preview" w:date="2026-01-01T00:00:00Z">
        <w:r>
          <w:t xml:space="preserve"> </w:t>
        </w:r>
      </w:ins>
      <w:ins w:id="3308" w:author="PR Preview" w:date="2026-01-01T00:00:00Z">
        <w:r>
          <w:t xml:space="preserve">exists and is unique.</w:t>
        </w:r>
      </w:ins>
    </w:p>
    <w:bookmarkStart w:id="114" w:name="exm-cholesky"/>
    <w:p>
      <w:pPr>
        <w:pStyle w:val="BodyText"/>
      </w:pPr>
      <w:ins w:id="3309" w:author="PR Preview" w:date="2026-01-01T00:00:00Z">
        <w:r>
          <w:rPr>
            <w:b/>
            <w:bCs/>
          </w:rPr>
          <w:t xml:space="preserve">Example 22 (Two Cholesky factors)</w:t>
        </w:r>
      </w:ins>
      <w:ins w:id="3310" w:author="PR Preview" w:date="2026-01-01T00:00:00Z">
        <w:r>
          <w:t xml:space="preserve"> </w:t>
        </w:r>
      </w:ins>
      <w:ins w:id="3311" w:author="PR Preview" w:date="2026-01-01T00:00:00Z">
        <w:r>
          <w:t xml:space="preserve"> </w:t>
        </w:r>
      </w:ins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ins w:id="331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3313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3314" w:author="PR Preview" w:date="2026-01-01T00:00:00Z">
        <w:r>
          <w:t xml:space="preserve">so</w:t>
        </w:r>
      </w:ins>
      <w:ins w:id="3315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ins w:id="3316" w:author="PR Preview" w:date="2026-01-01T00:00:00Z">
        <w:r>
          <w:t xml:space="preserve">:</w:t>
        </w:r>
      </w:ins>
      <w:ins w:id="3317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3318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ins w:id="3319" w:author="PR Preview" w:date="2026-01-01T00:00:00Z">
        <w:r>
          <w:t xml:space="preserve">:</w:t>
        </w:r>
      </w:ins>
      <w:ins w:id="332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ins w:id="3321" w:author="PR Preview" w:date="2026-01-01T00:00:00Z">
        <w:r>
          <w:t xml:space="preserve">,</w:t>
        </w:r>
      </w:ins>
      <w:ins w:id="3322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ins w:id="3323" w:author="PR Preview" w:date="2026-01-01T00:00:00Z">
        <w:r>
          <w:t xml:space="preserve">,</w:t>
        </w:r>
      </w:ins>
      <w:ins w:id="3324" w:author="PR Preview" w:date="2026-01-01T00:00:00Z">
        <w:r>
          <w:t xml:space="preserve"> </w:t>
        </w:r>
      </w:ins>
      <w:ins w:id="3325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3326" w:author="PR Preview" w:date="2026-01-01T00:00:00Z">
        <w:r>
          <w:t xml:space="preserve">the Schur complement of</w:t>
        </w:r>
      </w:ins>
      <w:ins w:id="3327" w:author="PR Preview" w:date="2026-01-01T00:00:00Z">
        <w:r>
          <w:t xml:space="preserve"> </w:t>
        </w:r>
      </w:ins>
      <w:hyperlink w:anchor="exm-schur-complement">
        <w:ins w:id="3328" w:author="PR Preview" w:date="2026-01-01T00:00:00Z">
          <w:r>
            <w:rPr>
              <w:rStyle w:val="Hyperlink"/>
            </w:rPr>
            <w:t xml:space="preserve">Example 20</w:t>
          </w:r>
        </w:ins>
      </w:hyperlink>
      <w:ins w:id="3329" w:author="PR Preview" w:date="2026-01-01T00:00:00Z">
        <w:r>
          <w:t xml:space="preserve">,</w:t>
        </w:r>
      </w:ins>
      <w:ins w:id="3330" w:author="PR Preview" w:date="2026-01-01T00:00:00Z">
        <w:r>
          <w:t xml:space="preserve"> </w:t>
        </w:r>
      </w:ins>
      <w:ins w:id="3331" w:author="PR Preview" w:date="2026-01-01T00:00:00Z">
        <w:r>
          <w:t xml:space="preserve">so</w:t>
        </w:r>
      </w:ins>
      <w:ins w:id="3332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ins w:id="3333" w:author="PR Preview" w:date="2026-01-01T00:00:00Z">
        <w:r>
          <w:t xml:space="preserve">.</w:t>
        </w:r>
      </w:ins>
    </w:p>
    <w:p>
      <w:pPr>
        <w:numPr>
          <w:ilvl w:val="0"/>
          <w:numId w:val="1017"/>
        </w:numPr>
      </w:pPr>
      <w:ins w:id="3334" w:author="PR Preview" w:date="2026-01-01T00:00:00Z">
        <w:r>
          <w:t xml:space="preserve">For</w:t>
        </w:r>
      </w:ins>
      <w:ins w:id="3335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3336" w:author="PR Preview" w:date="2026-01-01T00:00:00Z">
        <w:r>
          <w:t xml:space="preserve"> </w:t>
        </w:r>
      </w:ins>
      <w:ins w:id="3337" w:author="PR Preview" w:date="2026-01-01T00:00:00Z">
        <w:r>
          <w:t xml:space="preserve">the method breaks down: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ins w:id="3338" w:author="PR Preview" w:date="2026-01-01T00:00:00Z">
        <w:r>
          <w:t xml:space="preserve">has no real solution,</w:t>
        </w:r>
      </w:ins>
      <w:ins w:id="3339" w:author="PR Preview" w:date="2026-01-01T00:00:00Z">
        <w:r>
          <w:t xml:space="preserve"> </w:t>
        </w:r>
      </w:ins>
      <w:ins w:id="3340" w:author="PR Preview" w:date="2026-01-01T00:00:00Z">
        <w:r>
          <w:t xml:space="preserve">matching the failure of the Schur complement test (</w:t>
        </w:r>
      </w:ins>
      <w:hyperlink w:anchor="exm-schur-test">
        <w:ins w:id="3341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3342" w:author="PR Preview" w:date="2026-01-01T00:00:00Z">
        <w:r>
          <w:t xml:space="preserve">).</w:t>
        </w:r>
      </w:ins>
    </w:p>
    <w:bookmarkEnd w:id="114"/>
    <w:bookmarkStart w:id="119" w:name="refs"/>
    <w:bookmarkStart w:id="116" w:name="ref-zhou2024eig"/>
    <w:p>
      <w:pPr>
        <w:pStyle w:val="Bibliography"/>
      </w:pPr>
      <w:ins w:id="3343" w:author="PR Preview" w:date="2026-01-01T00:00:00Z">
        <w:r>
          <w:t xml:space="preserve">Zhou, Hua. 2024a.</w:t>
        </w:r>
      </w:ins>
      <w:ins w:id="3344" w:author="PR Preview" w:date="2026-01-01T00:00:00Z">
        <w:r>
          <w:t xml:space="preserve"> </w:t>
        </w:r>
      </w:ins>
      <w:ins w:id="3345" w:author="PR Preview" w:date="2026-01-01T00:00:00Z">
        <w:r>
          <w:rPr>
            <w:i/>
            <w:iCs/>
          </w:rPr>
          <w:t xml:space="preserve">Eigen-Decomposition</w:t>
        </w:r>
      </w:ins>
      <w:ins w:id="3346" w:author="PR Preview" w:date="2026-01-01T00:00:00Z">
        <w:r>
          <w:t xml:space="preserve">. Lecture notes for Biostat 216, Mathematical Methods for Biostatistics, University of California, Los Angeles.</w:t>
        </w:r>
      </w:ins>
      <w:ins w:id="3347" w:author="PR Preview" w:date="2026-01-01T00:00:00Z">
        <w:r>
          <w:t xml:space="preserve"> </w:t>
        </w:r>
      </w:ins>
      <w:hyperlink r:id="rId115">
        <w:ins w:id="3348" w:author="PR Preview" w:date="2026-01-01T00:00:00Z">
          <w:r>
            <w:rPr>
              <w:rStyle w:val="Hyperlink"/>
            </w:rPr>
            <w:t xml:space="preserve">https://ucla-biostat-216.github.io/2024fall/slides/10-eig/10-eig.html</w:t>
          </w:r>
        </w:ins>
      </w:hyperlink>
      <w:ins w:id="3349" w:author="PR Preview" w:date="2026-01-01T00:00:00Z">
        <w:r>
          <w:t xml:space="preserve">.</w:t>
        </w:r>
      </w:ins>
    </w:p>
    <w:bookmarkEnd w:id="116"/>
    <w:bookmarkStart w:id="118" w:name="ref-zhou2024pd"/>
    <w:p>
      <w:pPr>
        <w:pStyle w:val="Bibliography"/>
      </w:pPr>
      <w:ins w:id="3350" w:author="PR Preview" w:date="2026-01-01T00:00:00Z">
        <w:r>
          <w:t xml:space="preserve">Zhou, Hua. 2024b.</w:t>
        </w:r>
      </w:ins>
      <w:ins w:id="3351" w:author="PR Preview" w:date="2026-01-01T00:00:00Z">
        <w:r>
          <w:t xml:space="preserve"> </w:t>
        </w:r>
      </w:ins>
      <w:ins w:id="3352" w:author="PR Preview" w:date="2026-01-01T00:00:00Z">
        <w:r>
          <w:rPr>
            <w:i/>
            <w:iCs/>
          </w:rPr>
          <w:t xml:space="preserve">Symmetric Positive Definite Matrices</w:t>
        </w:r>
      </w:ins>
      <w:ins w:id="3353" w:author="PR Preview" w:date="2026-01-01T00:00:00Z">
        <w:r>
          <w:t xml:space="preserve">. Lecture notes for Biostat 216, Mathematical Methods for Biostatistics, University of California, Los Angeles.</w:t>
        </w:r>
      </w:ins>
      <w:ins w:id="3354" w:author="PR Preview" w:date="2026-01-01T00:00:00Z">
        <w:r>
          <w:t xml:space="preserve"> </w:t>
        </w:r>
      </w:ins>
      <w:hyperlink r:id="rId117">
        <w:ins w:id="3355" w:author="PR Preview" w:date="2026-01-01T00:00:00Z">
          <w:r>
            <w:rPr>
              <w:rStyle w:val="Hyperlink"/>
            </w:rPr>
            <w:t xml:space="preserve">https://ucla-biostat-216.github.io/2024fall/slides/11-pd/11-pd.html</w:t>
          </w:r>
        </w:ins>
      </w:hyperlink>
      <w:ins w:id="3356" w:author="PR Preview" w:date="2026-01-01T00:00:00Z">
        <w:r>
          <w:t xml:space="preserve">.</w:t>
        </w:r>
      </w:ins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6" Type="http://schemas.openxmlformats.org/officeDocument/2006/relationships/hyperlink" Target="linear-algebra-subspaces.html#thm-null-space-subspace" TargetMode="External"/><Relationship Id="rId18" Type="http://schemas.openxmlformats.org/officeDocument/2006/relationships/hyperlink" Target="linear-algebra-subspaces.html#thm-rank-nullity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6" Type="http://schemas.openxmlformats.org/officeDocument/2006/relationships/hyperlink" Target="linear-algebra-subspaces.html#thm-null-space-subspace" TargetMode="External"/><Relationship Id="rId18" Type="http://schemas.openxmlformats.org/officeDocument/2006/relationships/hyperlink" Target="linear-algebra-subspaces.html#thm-rank-nullity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2026-10-10T00:27:14Z</dcterms:created>
  <dcterms:modified xsi:type="dcterms:W3CDTF">2026-10-10T00:27:14Z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