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Matrices</w:t>
        </w:r>
      </w:ins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118" w:name="matrices"/>
    <w:p>
      <w:pPr>
        <w:pStyle w:val="Heading2"/>
      </w:pPr>
      <w:ins w:id="3" w:author="PR Preview" w:date="2026-01-01T00:00:00Z">
        <w:r>
          <w:t xml:space="preserve">1 Matrices</w:t>
        </w:r>
      </w:ins>
    </w:p>
    <w:bookmarkStart w:id="9" w:name="def-matrix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(Matrix)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b/>
            <w:bCs/>
          </w:rPr>
          <w:t xml:space="preserve">matrix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of dimensions</w:t>
        </w:r>
      </w:ins>
      <w:ins w:id="1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is a rectangular array of</w:t>
        </w:r>
      </w:ins>
      <w:ins w:id="1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⋅</m:t>
        </m:r>
        <m:r>
          <m:t>n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numbers,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arranged in</w:t>
        </w:r>
      </w:ins>
      <w:ins w:id="19" w:author="PR Preview" w:date="2026-01-01T00:00:00Z">
        <w:r>
          <w:t xml:space="preserve"> </w:t>
        </w:r>
      </w:ins>
      <m:oMath>
        <m:r>
          <m:t>m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rows and</w:t>
        </w:r>
      </w:ins>
      <w:ins w:id="22" w:author="PR Preview" w:date="2026-01-01T00:00:00Z">
        <w:r>
          <w:t xml:space="preserve"> </w:t>
        </w:r>
      </w:ins>
      <m:oMath>
        <m:r>
          <m:t>n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columns: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ins w:id="25" w:author="PR Preview" w:date="2026-01-01T00:00:00Z">
        <w:r>
          <w:rPr>
            <w:i/>
            <w:iCs/>
          </w:rPr>
          <w:t xml:space="preserve">Remark 1</w:t>
        </w:r>
      </w:ins>
      <w:ins w:id="26" w:author="PR Preview" w:date="2026-01-01T00:00:00Z">
        <w:r>
          <w:t xml:space="preserve"> (Matrix entries, and vectors as matrices). </w:t>
        </w:r>
      </w:ins>
      <w:ins w:id="27" w:author="PR Preview" w:date="2026-01-01T00:00:00Z">
        <w:r>
          <w:t xml:space="preserve">The entry in row</w:t>
        </w:r>
      </w:ins>
      <w:ins w:id="28" w:author="PR Preview" w:date="2026-01-01T00:00:00Z">
        <w:r>
          <w:t xml:space="preserve"> </w:t>
        </w:r>
      </w:ins>
      <m:oMath>
        <m:r>
          <m:t>i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 column</w:t>
        </w:r>
      </w:ins>
      <w:ins w:id="31" w:author="PR Preview" w:date="2026-01-01T00:00:00Z">
        <w:r>
          <w:t xml:space="preserve"> </w:t>
        </w:r>
      </w:ins>
      <m:oMath>
        <m:r>
          <m:t>j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of</w:t>
        </w:r>
      </w:ins>
      <w:ins w:id="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 written</w:t>
        </w:r>
      </w:ins>
      <w:ins w:id="3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or</w:t>
        </w:r>
      </w:ins>
      <w:ins w:id="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ins w:id="41" w:author="PR Preview" w:date="2026-01-01T00:00:00Z">
        <w:r>
          <w:t xml:space="preserve">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For example, for the</w:t>
        </w:r>
      </w:ins>
      <w:ins w:id="4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ins w:id="50" w:author="PR Preview" w:date="2026-01-01T00:00:00Z">
        <w:r>
          <w:t xml:space="preserve">.</w:t>
        </w:r>
      </w:ins>
    </w:p>
    <w:p>
      <w:pPr>
        <w:pStyle w:val="BodyText"/>
      </w:pPr>
      <w:ins w:id="51" w:author="PR Preview" w:date="2026-01-01T00:00:00Z">
        <w:r>
          <w:t xml:space="preserve">A column vector of length</w:t>
        </w:r>
      </w:ins>
      <w:ins w:id="52" w:author="PR Preview" w:date="2026-01-01T00:00:00Z">
        <w:r>
          <w:t xml:space="preserve"> </w:t>
        </w:r>
      </w:ins>
      <m:oMath>
        <m:r>
          <m:t>p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a</w:t>
        </w:r>
      </w:ins>
      <w:ins w:id="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matrix,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 a row vector of length</w:t>
        </w:r>
      </w:ins>
      <w:ins w:id="60" w:author="PR Preview" w:date="2026-01-01T00:00:00Z">
        <w:r>
          <w:t xml:space="preserve"> </w:t>
        </w:r>
      </w:ins>
      <m:oMath>
        <m:r>
          <m:t>p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a</w:t>
        </w:r>
      </w:ins>
      <w:ins w:id="6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matrix.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For example, the column vector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 a</w:t>
        </w:r>
      </w:ins>
      <w:ins w:id="7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matrix,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and the row vector</w:t>
        </w:r>
      </w:ins>
      <w:ins w:id="7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a</w:t>
        </w:r>
      </w:ins>
      <w:ins w:id="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matrix.</w:t>
        </w:r>
      </w:ins>
    </w:p>
    <w:bookmarkEnd w:id="10"/>
    <w:bookmarkStart w:id="11" w:name="def-tensor"/>
    <w:p>
      <w:pPr>
        <w:pStyle w:val="BodyText"/>
      </w:pPr>
      <w:ins w:id="82" w:author="PR Preview" w:date="2026-01-01T00:00:00Z">
        <w:r>
          <w:rPr>
            <w:b/>
            <w:bCs/>
          </w:rPr>
          <w:t xml:space="preserve">Definition 2 (Tensor)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b/>
            <w:bCs/>
          </w:rPr>
          <w:t xml:space="preserve">tensor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of order</w:t>
        </w:r>
      </w:ins>
      <w:ins w:id="8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an array of numbers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with</w:t>
        </w:r>
      </w:ins>
      <w:ins w:id="94" w:author="PR Preview" w:date="2026-01-01T00:00:00Z">
        <w:r>
          <w:t xml:space="preserve"> </w:t>
        </w:r>
      </w:ins>
      <m:oMath>
        <m:r>
          <m:t>k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indices,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97" w:author="PR Preview" w:date="2026-01-01T00:00:00Z">
        <w:r>
          <w:t xml:space="preserve">and its dimensions are</w:t>
        </w:r>
      </w:ins>
      <w:ins w:id="9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ins w:id="99" w:author="PR Preview" w:date="2026-01-01T00:00:00Z">
        <w:r>
          <w:t xml:space="preserve">.</w:t>
        </w:r>
      </w:ins>
    </w:p>
    <w:bookmarkEnd w:id="11"/>
    <w:bookmarkStart w:id="12" w:name="exm-tensor"/>
    <w:p>
      <w:pPr>
        <w:pStyle w:val="BodyText"/>
      </w:pPr>
      <w:ins w:id="100" w:author="PR Preview" w:date="2026-01-01T00:00:00Z">
        <w:r>
          <w:rPr>
            <w:b/>
            <w:bCs/>
          </w:rPr>
          <w:t xml:space="preserve">Example 1 (Vectors, matrices and images as tensors)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 vector of length</w:t>
        </w:r>
      </w:ins>
      <w:ins w:id="103" w:author="PR Preview" w:date="2026-01-01T00:00:00Z">
        <w:r>
          <w:t xml:space="preserve"> </w:t>
        </w:r>
      </w:ins>
      <m:oMath>
        <m:r>
          <m:t>p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is a tensor of order</w:t>
        </w:r>
      </w:ins>
      <w:ins w:id="106" w:author="PR Preview" w:date="2026-01-01T00:00:00Z">
        <w:r>
          <w:t xml:space="preserve"> </w:t>
        </w:r>
      </w:ins>
      <m:oMath>
        <m:r>
          <m:t>1</m:t>
        </m:r>
      </m:oMath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an</w:t>
        </w:r>
      </w:ins>
      <w:ins w:id="11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1" w:author="PR Preview" w:date="2026-01-01T00:00:00Z">
        <w:r>
          <w:t xml:space="preserve"> </w:t>
        </w:r>
      </w:ins>
      <w:hyperlink w:anchor="def-matrix">
        <w:ins w:id="112" w:author="PR Preview" w:date="2026-01-01T00:00:00Z">
          <w:r>
            <w:rPr>
              <w:rStyle w:val="Hyperlink"/>
            </w:rPr>
            <w:t xml:space="preserve">matrix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a tensor of order</w:t>
        </w:r>
      </w:ins>
      <w:ins w:id="115" w:author="PR Preview" w:date="2026-01-01T00:00:00Z">
        <w:r>
          <w:t xml:space="preserve"> </w:t>
        </w:r>
      </w:ins>
      <m:oMath>
        <m:r>
          <m:t>2</m:t>
        </m:r>
      </m:oMath>
      <w:ins w:id="116" w:author="PR Preview" w:date="2026-01-01T00:00:00Z">
        <w:r>
          <w:t xml:space="preserve">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</w:t>
        </w:r>
      </w:ins>
      <w:ins w:id="119" w:author="PR Preview" w:date="2026-01-01T00:00:00Z">
        <w:r>
          <w:t xml:space="preserve"> </w:t>
        </w:r>
      </w:ins>
      <m:oMath>
        <m:r>
          <m:t>28</m:t>
        </m:r>
        <m:r>
          <m:rPr>
            <m:sty m:val="p"/>
          </m:rPr>
          <m:t>×</m:t>
        </m:r>
        <m:r>
          <m:t>28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grayscale image is a matrix: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 entry</w:t>
        </w:r>
      </w:ins>
      <w:ins w:id="12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is the brightness of the pixel in row</w:t>
        </w:r>
      </w:ins>
      <w:ins w:id="127" w:author="PR Preview" w:date="2026-01-01T00:00:00Z">
        <w:r>
          <w:t xml:space="preserve"> </w:t>
        </w:r>
      </w:ins>
      <m:oMath>
        <m:r>
          <m:t>i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 column</w:t>
        </w:r>
      </w:ins>
      <w:ins w:id="130" w:author="PR Preview" w:date="2026-01-01T00:00:00Z">
        <w:r>
          <w:t xml:space="preserve"> </w:t>
        </w:r>
      </w:ins>
      <m:oMath>
        <m:r>
          <m:t>j</m:t>
        </m:r>
      </m:oMath>
      <w:ins w:id="131" w:author="PR Preview" w:date="2026-01-01T00:00:00Z">
        <w:r>
          <w:t xml:space="preserve">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</w:t>
        </w:r>
      </w:ins>
      <w:ins w:id="134" w:author="PR Preview" w:date="2026-01-01T00:00:00Z">
        <w:r>
          <w:t xml:space="preserve"> </w:t>
        </w:r>
      </w:ins>
      <m:oMath>
        <m:r>
          <m:t>28</m:t>
        </m:r>
        <m:r>
          <m:rPr>
            <m:sty m:val="p"/>
          </m:rPr>
          <m:t>×</m:t>
        </m:r>
        <m:r>
          <m:t>28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color image stores three numbers per pixel (red, green, blue),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so it is an order-3 tensor with dimensions</w:t>
        </w:r>
      </w:ins>
      <w:ins w:id="139" w:author="PR Preview" w:date="2026-01-01T00:00:00Z">
        <w:r>
          <w:t xml:space="preserve"> </w:t>
        </w:r>
      </w:ins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</w:t>
        </w:r>
      </w:ins>
      <w:ins w:id="14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is the value of color channel</w:t>
        </w:r>
      </w:ins>
      <w:ins w:id="146" w:author="PR Preview" w:date="2026-01-01T00:00:00Z">
        <w:r>
          <w:t xml:space="preserve"> </w:t>
        </w:r>
      </w:ins>
      <m:oMath>
        <m:r>
          <m:t>c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at the pixel in row</w:t>
        </w:r>
      </w:ins>
      <w:ins w:id="149" w:author="PR Preview" w:date="2026-01-01T00:00:00Z">
        <w:r>
          <w:t xml:space="preserve"> </w:t>
        </w:r>
      </w:ins>
      <m:oMath>
        <m:r>
          <m:t>i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and column</w:t>
        </w:r>
      </w:ins>
      <w:ins w:id="152" w:author="PR Preview" w:date="2026-01-01T00:00:00Z">
        <w:r>
          <w:t xml:space="preserve"> </w:t>
        </w:r>
      </w:ins>
      <m:oMath>
        <m:r>
          <m:t>j</m:t>
        </m:r>
      </m:oMath>
      <w:ins w:id="153" w:author="PR Preview" w:date="2026-01-01T00:00:00Z">
        <w:r>
          <w:t xml:space="preserve">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It has</w:t>
        </w:r>
      </w:ins>
      <w:ins w:id="156" w:author="PR Preview" w:date="2026-01-01T00:00:00Z">
        <w:r>
          <w:t xml:space="preserve"> </w:t>
        </w:r>
      </w:ins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entries.</w:t>
        </w:r>
      </w:ins>
    </w:p>
    <w:bookmarkEnd w:id="12"/>
    <w:bookmarkStart w:id="15" w:name="sec-matrix-transpose"/>
    <w:p>
      <w:pPr>
        <w:pStyle w:val="Heading3"/>
      </w:pPr>
      <w:ins w:id="159" w:author="PR Preview" w:date="2026-01-01T00:00:00Z">
        <w:r>
          <w:t xml:space="preserve">1.1 Matrix transpose</w:t>
        </w:r>
      </w:ins>
    </w:p>
    <w:bookmarkStart w:id="13" w:name="def-matrix-transpose"/>
    <w:p>
      <w:pPr>
        <w:pStyle w:val="FirstParagraph"/>
      </w:pPr>
      <w:ins w:id="160" w:author="PR Preview" w:date="2026-01-01T00:00:00Z">
        <w:r>
          <w:rPr>
            <w:b/>
            <w:bCs/>
          </w:rPr>
          <w:t xml:space="preserve">Definition 3 (Matrix transpose)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transpose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of an</w:t>
        </w:r>
      </w:ins>
      <w:ins w:id="1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matrix</w:t>
        </w:r>
      </w:ins>
      <w:ins w:id="1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the</w:t>
        </w:r>
      </w:ins>
      <w:ins w:id="1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matrix</w:t>
        </w:r>
      </w:ins>
      <w:ins w:id="17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obtained by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swapping the rows and columns of</w:t>
        </w:r>
      </w:ins>
      <w:ins w:id="1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ins w:id="183" w:author="PR Preview" w:date="2026-01-01T00:00:00Z">
        <w:r>
          <w:rPr>
            <w:b/>
            <w:bCs/>
          </w:rPr>
          <w:t xml:space="preserve">Example 2 (Transposing a</w:t>
        </w:r>
      </w:ins>
      <w:ins w:id="18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85" w:author="PR Preview" w:date="2026-01-01T00:00:00Z">
        <w:r>
          <w:rPr>
            <w:b/>
            <w:bCs/>
          </w:rPr>
          <w:t xml:space="preserve"> </w:t>
        </w:r>
      </w:ins>
      <w:ins w:id="186" w:author="PR Preview" w:date="2026-01-01T00:00:00Z">
        <w:r>
          <w:rPr>
            <w:b/>
            <w:bCs/>
          </w:rPr>
          <w:t xml:space="preserve">matrix)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For</w:t>
        </w:r>
      </w:ins>
      <w:ins w:id="1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ins w:id="19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91" w:author="PR Preview" w:date="2026-01-01T00:00:00Z">
        <w:r>
          <w:t xml:space="preserve">a</w:t>
        </w:r>
      </w:ins>
      <w:ins w:id="19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matrix. For instance, entry</w:t>
        </w:r>
      </w:ins>
      <w:ins w:id="1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of the transpose is</w:t>
        </w:r>
      </w:ins>
      <w:ins w:id="19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ins w:id="199" w:author="PR Preview" w:date="2026-01-01T00:00:00Z">
        <w:r>
          <w:t xml:space="preserve">.</w:t>
        </w:r>
      </w:ins>
    </w:p>
    <w:bookmarkEnd w:id="14"/>
    <w:bookmarkEnd w:id="15"/>
    <w:bookmarkStart w:id="26" w:name="matrix-addition"/>
    <w:p>
      <w:pPr>
        <w:pStyle w:val="Heading3"/>
      </w:pPr>
      <w:ins w:id="200" w:author="PR Preview" w:date="2026-01-01T00:00:00Z">
        <w:r>
          <w:t xml:space="preserve">1.2 Matrix addition</w:t>
        </w:r>
      </w:ins>
    </w:p>
    <w:bookmarkStart w:id="16" w:name="def-zero-matrix"/>
    <w:p>
      <w:pPr>
        <w:pStyle w:val="FirstParagraph"/>
      </w:pPr>
      <w:ins w:id="201" w:author="PR Preview" w:date="2026-01-01T00:00:00Z">
        <w:r>
          <w:rPr>
            <w:b/>
            <w:bCs/>
          </w:rPr>
          <w:t xml:space="preserve">Definition 4 (Zero matrix)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The</w:t>
        </w:r>
      </w:ins>
      <w:ins w:id="20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rPr>
            <w:b/>
            <w:bCs/>
          </w:rPr>
          <w:t xml:space="preserve">zero matrix</w:t>
        </w:r>
      </w:ins>
      <w:ins w:id="207" w:author="PR Preview" w:date="2026-01-01T00:00:00Z">
        <w:r>
          <w:t xml:space="preserve"> </w:t>
        </w:r>
      </w:ins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(or</w:t>
        </w:r>
      </w:ins>
      <w:ins w:id="210" w:author="PR Preview" w:date="2026-01-01T00:00:00Z">
        <w:r>
          <w:t xml:space="preserve"> </w:t>
        </w:r>
      </w:ins>
      <m:oMath>
        <m:r>
          <m:rPr>
            <m:sty m:val="b"/>
          </m:rPr>
          <m:t>0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when dimensions are clear from context)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has all entries equal to zero: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ins w:id="215" w:author="PR Preview" w:date="2026-01-01T00:00:00Z">
        <w:r>
          <w:rPr>
            <w:b/>
            <w:bCs/>
          </w:rPr>
          <w:t xml:space="preserve">Example 3 (Zero matrices of two shapes)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16" w:author="PR Preview" w:date="2026-01-01T00:00:00Z">
        <w:r>
          <w:t xml:space="preserve">Both have all entries</w:t>
        </w:r>
      </w:ins>
      <w:ins w:id="217" w:author="PR Preview" w:date="2026-01-01T00:00:00Z">
        <w:r>
          <w:t xml:space="preserve"> </w:t>
        </w:r>
      </w:ins>
      <m:oMath>
        <m:r>
          <m:t>0</m:t>
        </m:r>
      </m:oMath>
      <w:ins w:id="218" w:author="PR Preview" w:date="2026-01-01T00:00:00Z">
        <w:r>
          <w:t xml:space="preserve">, but one is</w:t>
        </w:r>
      </w:ins>
      <w:ins w:id="21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 the other</w:t>
        </w:r>
      </w:ins>
      <w:ins w:id="22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23" w:author="PR Preview" w:date="2026-01-01T00:00:00Z">
        <w:r>
          <w:t xml:space="preserve">, so they are different matrices.</w:t>
        </w:r>
      </w:ins>
    </w:p>
    <w:bookmarkEnd w:id="17"/>
    <w:bookmarkStart w:id="18" w:name="def-matrix-addition"/>
    <w:p>
      <w:pPr>
        <w:pStyle w:val="BodyText"/>
      </w:pPr>
      <w:ins w:id="224" w:author="PR Preview" w:date="2026-01-01T00:00:00Z">
        <w:r>
          <w:rPr>
            <w:b/>
            <w:bCs/>
          </w:rPr>
          <w:t xml:space="preserve">Definition 5 (Matrix addition)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Two matrices</w:t>
        </w:r>
      </w:ins>
      <w:ins w:id="2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</w:t>
        </w:r>
      </w:ins>
      <w:ins w:id="23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of the same dimensions</w:t>
        </w:r>
      </w:ins>
      <w:ins w:id="23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can be added element-wise; their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rPr>
            <w:b/>
            <w:bCs/>
          </w:rPr>
          <w:t xml:space="preserve">matrix sum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ins w:id="240" w:author="PR Preview" w:date="2026-01-01T00:00:00Z">
        <w:r>
          <w:rPr>
            <w:b/>
            <w:bCs/>
          </w:rPr>
          <w:t xml:space="preserve">Example 4 (Adding matrices, and a sum that is not defined)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41" w:author="PR Preview" w:date="2026-01-01T00:00:00Z">
        <w:r>
          <w:t xml:space="preserve">A</w:t>
        </w:r>
      </w:ins>
      <w:ins w:id="24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matrix and a</w:t>
        </w:r>
      </w:ins>
      <w:ins w:id="24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matrix cannot be added: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they do not have the same dimensions, so entry</w:t>
        </w:r>
      </w:ins>
      <w:ins w:id="2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of the sum would have no first term.</w:t>
        </w:r>
      </w:ins>
    </w:p>
    <w:bookmarkEnd w:id="19"/>
    <w:bookmarkStart w:id="21" w:name="thm-matadd-commutative"/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Theorem 1 (Matrix addition is commutative)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For</w:t>
        </w:r>
      </w:ins>
      <w:ins w:id="25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matrices</w:t>
        </w:r>
      </w:ins>
      <w:ins w:id="2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</w:t>
        </w:r>
      </w:ins>
      <w:ins w:id="26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matrix addition is</w:t>
        </w:r>
      </w:ins>
      <w:ins w:id="266" w:author="PR Preview" w:date="2026-01-01T00:00:00Z">
        <w:r>
          <w:t xml:space="preserve"> </w:t>
        </w:r>
      </w:ins>
      <w:hyperlink r:id="rId20">
        <w:ins w:id="267" w:author="PR Preview" w:date="2026-01-01T00:00:00Z">
          <w:r>
            <w:rPr>
              <w:rStyle w:val="Hyperlink"/>
            </w:rPr>
            <w:t xml:space="preserve">commutative</w:t>
          </w:r>
        </w:ins>
      </w:hyperlink>
      <w:ins w:id="26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ins w:id="269" w:author="PR Preview" w:date="2026-01-01T00:00:00Z">
        <w:r>
          <w:rPr>
            <w:b/>
            <w:bCs/>
          </w:rPr>
          <w:t xml:space="preserve">Theorem 2 (Matrix addition is associative)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For</w:t>
        </w:r>
      </w:ins>
      <w:ins w:id="27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matrices</w:t>
        </w:r>
      </w:ins>
      <w:ins w:id="2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78" w:author="PR Preview" w:date="2026-01-01T00:00:00Z">
        <w:r>
          <w:t xml:space="preserve">, and</w:t>
        </w:r>
      </w:ins>
      <w:ins w:id="27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matrix addition is</w:t>
        </w:r>
      </w:ins>
      <w:ins w:id="283" w:author="PR Preview" w:date="2026-01-01T00:00:00Z">
        <w:r>
          <w:t xml:space="preserve"> </w:t>
        </w:r>
      </w:ins>
      <w:hyperlink r:id="rId22">
        <w:ins w:id="284" w:author="PR Preview" w:date="2026-01-01T00:00:00Z">
          <w:r>
            <w:rPr>
              <w:rStyle w:val="Hyperlink"/>
            </w:rPr>
            <w:t xml:space="preserve">associative</w:t>
          </w:r>
        </w:ins>
      </w:hyperlink>
      <w:ins w:id="28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ins w:id="286" w:author="PR Preview" w:date="2026-01-01T00:00:00Z">
        <w:r>
          <w:rPr>
            <w:b/>
            <w:bCs/>
          </w:rPr>
          <w:t xml:space="preserve">Theorem 3 (Zero matrix is the additive identity)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For an</w:t>
        </w:r>
      </w:ins>
      <w:ins w:id="28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matrix</w:t>
        </w:r>
      </w:ins>
      <w:ins w:id="2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ins w:id="294" w:author="PR Preview" w:date="2026-01-01T00:00:00Z">
        <w:r>
          <w:rPr>
            <w:b/>
            <w:bCs/>
          </w:rPr>
          <w:t xml:space="preserve">Theorem 4 (Additive inverse)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For any</w:t>
        </w:r>
      </w:ins>
      <w:ins w:id="29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matrix</w:t>
        </w:r>
      </w:ins>
      <w:ins w:id="3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1" w:author="PR Preview" w:date="2026-01-01T00:00:00Z">
        <w:r>
          <w:t xml:space="preserve">, the</w:t>
        </w:r>
      </w:ins>
      <w:ins w:id="30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matrix</w:t>
        </w:r>
      </w:ins>
      <w:ins w:id="30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(defined by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309" w:author="PR Preview" w:date="2026-01-01T00:00:00Z">
        <w:r>
          <w:t xml:space="preserve">)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ins w:id="310" w:author="PR Preview" w:date="2026-01-01T00:00:00Z">
        <w:r>
          <w:t xml:space="preserve">1.3 Scalar multiplication</w:t>
        </w:r>
      </w:ins>
    </w:p>
    <w:bookmarkStart w:id="27" w:name="def-scalar-mult"/>
    <w:p>
      <w:pPr>
        <w:pStyle w:val="FirstParagraph"/>
      </w:pPr>
      <w:ins w:id="311" w:author="PR Preview" w:date="2026-01-01T00:00:00Z">
        <w:r>
          <w:rPr>
            <w:b/>
            <w:bCs/>
          </w:rPr>
          <w:t xml:space="preserve">Definition 6 (Scalar multiplication)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scalar multiple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of a matrix</w:t>
        </w:r>
      </w:ins>
      <w:ins w:id="3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by a scalar</w:t>
        </w:r>
      </w:ins>
      <w:ins w:id="321" w:author="PR Preview" w:date="2026-01-01T00:00:00Z">
        <w:r>
          <w:t xml:space="preserve"> </w:t>
        </w:r>
      </w:ins>
      <m:oMath>
        <m:r>
          <m:t>c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ins w:id="324" w:author="PR Preview" w:date="2026-01-01T00:00:00Z">
        <w:r>
          <w:rPr>
            <w:b/>
            <w:bCs/>
          </w:rPr>
          <w:t xml:space="preserve">Example 5 (A scalar multiple)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ins w:id="325" w:author="PR Preview" w:date="2026-01-01T00:00:00Z">
        <w:r>
          <w:t xml:space="preserve">1.4 Matrix multiplication</w:t>
        </w:r>
      </w:ins>
    </w:p>
    <w:bookmarkStart w:id="30" w:name="def-matrix-mult"/>
    <w:p>
      <w:pPr>
        <w:pStyle w:val="FirstParagraph"/>
      </w:pPr>
      <w:ins w:id="326" w:author="PR Preview" w:date="2026-01-01T00:00:00Z">
        <w:r>
          <w:rPr>
            <w:b/>
            <w:bCs/>
          </w:rPr>
          <w:t xml:space="preserve">Definition 7 (Matrix multiplication)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The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rPr>
            <w:b/>
            <w:bCs/>
          </w:rPr>
          <w:t xml:space="preserve">product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of an</w:t>
        </w:r>
      </w:ins>
      <w:ins w:id="33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matrix</w:t>
        </w:r>
      </w:ins>
      <w:ins w:id="3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and a</w:t>
        </w:r>
      </w:ins>
      <w:ins w:id="33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n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matrix</w:t>
        </w:r>
      </w:ins>
      <w:ins w:id="34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is the</w:t>
        </w:r>
      </w:ins>
      <w:ins w:id="34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matrix</w:t>
        </w:r>
      </w:ins>
      <w:ins w:id="34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with entries: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ins w:id="351" w:author="PR Preview" w:date="2026-01-01T00:00:00Z">
        <w:r>
          <w:rPr>
            <w:i/>
            <w:iCs/>
          </w:rPr>
          <w:t xml:space="preserve">Remark 2</w:t>
        </w:r>
      </w:ins>
      <w:ins w:id="352" w:author="PR Preview" w:date="2026-01-01T00:00:00Z">
        <w:r>
          <w:t xml:space="preserve"> (Matrix multiplication is not commutative). </w:t>
        </w:r>
      </w:ins>
      <w:ins w:id="353" w:author="PR Preview" w:date="2026-01-01T00:00:00Z">
        <w:r>
          <w:t xml:space="preserve">When</w:t>
        </w:r>
      </w:ins>
      <w:ins w:id="3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and</w:t>
        </w:r>
      </w:ins>
      <w:ins w:id="35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are both defined,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they are usually different.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For example, with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64" w:author="PR Preview" w:date="2026-01-01T00:00:00Z">
        <w:r>
          <w:t xml:space="preserve">so</w:t>
        </w:r>
      </w:ins>
      <w:ins w:id="3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ins w:id="366" w:author="PR Preview" w:date="2026-01-01T00:00:00Z">
        <w:r>
          <w:t xml:space="preserve">.</w:t>
        </w:r>
      </w:ins>
    </w:p>
    <w:bookmarkEnd w:id="31"/>
    <w:bookmarkStart w:id="32" w:name="exm-dot-product-matmul"/>
    <w:p>
      <w:pPr>
        <w:pStyle w:val="BodyText"/>
      </w:pPr>
      <w:ins w:id="367" w:author="PR Preview" w:date="2026-01-01T00:00:00Z">
        <w:r>
          <w:rPr>
            <w:b/>
            <w:bCs/>
          </w:rPr>
          <w:t xml:space="preserve">Example 6 (Dot product as matrix multiplication)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The dot product of two column vectors</w:t>
        </w:r>
      </w:ins>
      <w:ins w:id="3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and</w:t>
        </w:r>
      </w:ins>
      <w:ins w:id="3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can be written as a matrix product of the row vector</w:t>
        </w:r>
      </w:ins>
      <w:ins w:id="37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with the column vector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ins w:id="381" w:author="PR Preview" w:date="2026-01-01T00:00:00Z">
        <w:r>
          <w:rPr>
            <w:b/>
            <w:bCs/>
          </w:rPr>
          <w:t xml:space="preserve">Theorem 5 (Matrix multiplication is associative)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For an</w:t>
        </w:r>
      </w:ins>
      <w:ins w:id="38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matrix</w:t>
        </w:r>
      </w:ins>
      <w:ins w:id="3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8" w:author="PR Preview" w:date="2026-01-01T00:00:00Z">
        <w:r>
          <w:t xml:space="preserve">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</w:t>
        </w:r>
      </w:ins>
      <w:ins w:id="3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l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matrix</w:t>
        </w:r>
      </w:ins>
      <w:ins w:id="39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and an</w:t>
        </w:r>
      </w:ins>
      <w:ins w:id="398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×</m:t>
        </m:r>
        <m:r>
          <m:t>n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matrix</w:t>
        </w:r>
      </w:ins>
      <w:ins w:id="401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4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ins w:id="403" w:author="PR Preview" w:date="2026-01-01T00:00:00Z">
        <w:r>
          <w:rPr>
            <w:i/>
            <w:iCs/>
          </w:rPr>
          <w:t xml:space="preserve">Proof</w:t>
        </w:r>
      </w:ins>
      <w:ins w:id="404" w:author="PR Preview" w:date="2026-01-01T00:00:00Z">
        <w:r>
          <w:t xml:space="preserve">. </w:t>
        </w:r>
      </w:ins>
      <w:ins w:id="405" w:author="PR Preview" w:date="2026-01-01T00:00:00Z">
        <w:r>
          <w:t xml:space="preserve">Entry</w:t>
        </w:r>
      </w:ins>
      <w:ins w:id="4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of each side, from</w:t>
        </w:r>
      </w:ins>
      <w:ins w:id="409" w:author="PR Preview" w:date="2026-01-01T00:00:00Z">
        <w:r>
          <w:t xml:space="preserve"> </w:t>
        </w:r>
      </w:ins>
      <w:hyperlink w:anchor="def-matrix-mult">
        <w:ins w:id="41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ins w:id="412" w:author="PR Preview" w:date="2026-01-01T00:00:00Z">
        <w:r>
          <w:rPr>
            <w:b/>
            <w:bCs/>
          </w:rPr>
          <w:t xml:space="preserve">Theorem 6 (Matrix multiplication is distributive over addition)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Matrix multiplication</w:t>
        </w:r>
      </w:ins>
      <w:ins w:id="415" w:author="PR Preview" w:date="2026-01-01T00:00:00Z">
        <w:r>
          <w:t xml:space="preserve"> </w:t>
        </w:r>
      </w:ins>
      <w:hyperlink r:id="rId34">
        <w:ins w:id="416" w:author="PR Preview" w:date="2026-01-01T00:00:00Z">
          <w:r>
            <w:rPr>
              <w:rStyle w:val="Hyperlink"/>
            </w:rPr>
            <w:t xml:space="preserve">distributes</w:t>
          </w:r>
        </w:ins>
      </w:hyperlink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over addition from the left and from the right.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For an</w:t>
        </w:r>
      </w:ins>
      <w:ins w:id="42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matrix</w:t>
        </w:r>
      </w:ins>
      <w:ins w:id="4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and</w:t>
        </w:r>
      </w:ins>
      <w:ins w:id="42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n</m:t>
        </m:r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matrices</w:t>
        </w:r>
      </w:ins>
      <w:ins w:id="43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and</w:t>
        </w:r>
      </w:ins>
      <w:ins w:id="43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4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ins w:id="435" w:author="PR Preview" w:date="2026-01-01T00:00:00Z">
        <w:r>
          <w:t xml:space="preserve">For</w:t>
        </w:r>
      </w:ins>
      <w:ins w:id="43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matrices</w:t>
        </w:r>
      </w:ins>
      <w:ins w:id="4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and</w:t>
        </w:r>
      </w:ins>
      <w:ins w:id="44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and a</w:t>
        </w:r>
      </w:ins>
      <w:ins w:id="44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n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matrix</w:t>
        </w:r>
      </w:ins>
      <w:ins w:id="44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4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ins w:id="450" w:author="PR Preview" w:date="2026-01-01T00:00:00Z">
        <w:r>
          <w:rPr>
            <w:b/>
            <w:bCs/>
          </w:rPr>
          <w:t xml:space="preserve">Exercise 1 (Which of these products are defined?)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Let</w:t>
        </w:r>
      </w:ins>
      <w:ins w:id="4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be</w:t>
        </w:r>
      </w:ins>
      <w:ins w:id="456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×</m:t>
        </m:r>
        <m:r>
          <m:t>3</m:t>
        </m:r>
      </m:oMath>
      <w:ins w:id="457" w:author="PR Preview" w:date="2026-01-01T00:00:00Z">
        <w:r>
          <w:t xml:space="preserve">, let</w:t>
        </w:r>
      </w:ins>
      <w:ins w:id="45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be</w:t>
        </w:r>
      </w:ins>
      <w:ins w:id="46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462" w:author="PR Preview" w:date="2026-01-01T00:00:00Z">
        <w:r>
          <w:t xml:space="preserve">, and let</w:t>
        </w:r>
      </w:ins>
      <w:ins w:id="4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64" w:author="PR Preview" w:date="2026-01-01T00:00:00Z">
        <w:r>
          <w:t xml:space="preserve">.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For each expression, say whether it is defined,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 if so give the shape of the result: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469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ins w:id="470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471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472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473" w:author="PR Preview" w:date="2026-01-01T00:00:00Z">
        <w:r>
          <w:t xml:space="preserve">​</w:t>
        </w:r>
      </w:ins>
    </w:p>
    <w:bookmarkEnd w:id="36"/>
    <w:bookmarkStart w:id="38" w:name="sol-shape-rule"/>
    <w:p>
      <w:pPr>
        <w:pStyle w:val="FirstParagraph"/>
      </w:pPr>
      <w:ins w:id="474" w:author="PR Preview" w:date="2026-01-01T00:00:00Z">
        <w:r>
          <w:rPr>
            <w:i/>
            <w:iCs/>
          </w:rPr>
          <w:t xml:space="preserve">Solution 1</w:t>
        </w:r>
      </w:ins>
      <w:ins w:id="475" w:author="PR Preview" w:date="2026-01-01T00:00:00Z">
        <w:r>
          <w:t xml:space="preserve">. </w:t>
        </w:r>
      </w:ins>
      <w:ins w:id="476" w:author="PR Preview" w:date="2026-01-01T00:00:00Z">
        <w:r>
          <w:t xml:space="preserve">A vector in</w:t>
        </w:r>
      </w:ins>
      <w:ins w:id="47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is a</w:t>
        </w:r>
      </w:ins>
      <w:ins w:id="48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1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matrix,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so the same rule settles every case.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485" w:author="PR Preview" w:date="2026-01-01T00:00:00Z">
        <w:r>
          <w:t xml:space="preserve">:</w:t>
        </w:r>
      </w:ins>
      <w:ins w:id="4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. The inner pair is</w:t>
        </w:r>
      </w:ins>
      <w:ins w:id="488" w:author="PR Preview" w:date="2026-01-01T00:00:00Z">
        <w:r>
          <w:t xml:space="preserve"> </w:t>
        </w:r>
      </w:ins>
      <m:oMath>
        <m:r>
          <m:t>3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and</w:t>
        </w:r>
      </w:ins>
      <w:ins w:id="491" w:author="PR Preview" w:date="2026-01-01T00:00:00Z">
        <w:r>
          <w:t xml:space="preserve"> </w:t>
        </w:r>
      </w:ins>
      <m:oMath>
        <m:r>
          <m:t>3</m:t>
        </m:r>
      </m:oMath>
      <w:ins w:id="492" w:author="PR Preview" w:date="2026-01-01T00:00:00Z">
        <w:r>
          <w:t xml:space="preserve">, so it is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defined, and the result is</w:t>
        </w:r>
      </w:ins>
      <w:ins w:id="495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×</m:t>
        </m:r>
        <m:r>
          <m:t>2</m:t>
        </m:r>
      </m:oMath>
      <w:ins w:id="49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ins w:id="497" w:author="PR Preview" w:date="2026-01-01T00:00:00Z">
        <w:r>
          <w:t xml:space="preserve">:</w:t>
        </w:r>
      </w:ins>
      <w:ins w:id="4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ins w:id="499" w:author="PR Preview" w:date="2026-01-01T00:00:00Z">
        <w:r>
          <w:t xml:space="preserve">. The inner pair is</w:t>
        </w:r>
      </w:ins>
      <w:ins w:id="500" w:author="PR Preview" w:date="2026-01-01T00:00:00Z">
        <w:r>
          <w:t xml:space="preserve"> </w:t>
        </w:r>
      </w:ins>
      <m:oMath>
        <m:r>
          <m:t>2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</w:t>
        </w:r>
      </w:ins>
      <w:ins w:id="503" w:author="PR Preview" w:date="2026-01-01T00:00:00Z">
        <w:r>
          <w:t xml:space="preserve"> </w:t>
        </w:r>
      </w:ins>
      <m:oMath>
        <m:r>
          <m:t>4</m:t>
        </m:r>
      </m:oMath>
      <w:ins w:id="504" w:author="PR Preview" w:date="2026-01-01T00:00:00Z">
        <w:r>
          <w:t xml:space="preserve">, which do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not match, so it is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rPr>
            <w:b/>
            <w:bCs/>
          </w:rPr>
          <w:t xml:space="preserve">not defined</w:t>
        </w:r>
      </w:ins>
      <w:ins w:id="509" w:author="PR Preview" w:date="2026-01-01T00:00:00Z">
        <w:r>
          <w:t xml:space="preserve">.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Matrix multiplication is not commutative, and this is the blunt form of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that: swapping the order can leave an expression that means nothing.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514" w:author="PR Preview" w:date="2026-01-01T00:00:00Z">
        <w:r>
          <w:t xml:space="preserve">:</w:t>
        </w:r>
      </w:ins>
      <w:ins w:id="5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516" w:author="PR Preview" w:date="2026-01-01T00:00:00Z">
        <w:r>
          <w:t xml:space="preserve">, defined, result</w:t>
        </w:r>
      </w:ins>
      <w:ins w:id="517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×</m:t>
        </m:r>
        <m:r>
          <m:t>1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—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 vector in</w:t>
        </w:r>
      </w:ins>
      <w:ins w:id="52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ins w:id="5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524" w:author="PR Preview" w:date="2026-01-01T00:00:00Z">
        <w:r>
          <w:t xml:space="preserve">:</w:t>
        </w:r>
      </w:ins>
      <w:ins w:id="52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526" w:author="PR Preview" w:date="2026-01-01T00:00:00Z">
        <w:r>
          <w:t xml:space="preserve">, defined, result</w:t>
        </w:r>
      </w:ins>
      <w:ins w:id="52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— a single number.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The product is the inner product of</w:t>
        </w:r>
      </w:ins>
      <w:ins w:id="532" w:author="PR Preview" w:date="2026-01-01T00:00:00Z">
        <w:r>
          <w:t xml:space="preserve"> </w:t>
        </w:r>
      </w:ins>
      <w:hyperlink r:id="rId37">
        <w:ins w:id="533" w:author="PR Preview" w:date="2026-01-01T00:00:00Z">
          <w:r>
            <w:rPr>
              <w:rStyle w:val="Hyperlink"/>
            </w:rPr>
            <w:t xml:space="preserve">Equation 1 in Vectors</w:t>
          </w:r>
        </w:ins>
      </w:hyperlink>
      <w:ins w:id="53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535" w:author="PR Preview" w:date="2026-01-01T00:00:00Z">
        <w:r>
          <w:t xml:space="preserve">:</w:t>
        </w:r>
      </w:ins>
      <w:ins w:id="5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ins w:id="537" w:author="PR Preview" w:date="2026-01-01T00:00:00Z">
        <w:r>
          <w:t xml:space="preserve">, defined, result</w:t>
        </w:r>
      </w:ins>
      <w:ins w:id="53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— a matrix.</w:t>
        </w:r>
      </w:ins>
    </w:p>
    <w:p>
      <w:pPr>
        <w:pStyle w:val="FirstParagraph"/>
      </w:pPr>
      <w:ins w:id="541" w:author="PR Preview" w:date="2026-01-01T00:00:00Z">
        <w:r>
          <w:t xml:space="preserve">The last two use the same two vectors and differ only in order,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and they return objects of different kinds.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Reading a transpose as decoration rather than as a shape change is the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commonest way to lose track of an expression.</w:t>
        </w:r>
      </w:ins>
    </w:p>
    <w:bookmarkEnd w:id="38"/>
    <w:bookmarkEnd w:id="39"/>
    <w:bookmarkStart w:id="48" w:name="square-and-identity-matrices"/>
    <w:p>
      <w:pPr>
        <w:pStyle w:val="Heading3"/>
      </w:pPr>
      <w:ins w:id="548" w:author="PR Preview" w:date="2026-01-01T00:00:00Z">
        <w:r>
          <w:t xml:space="preserve">1.5 Square and identity matrices</w:t>
        </w:r>
      </w:ins>
    </w:p>
    <w:bookmarkStart w:id="40" w:name="def-square-matrix"/>
    <w:p>
      <w:pPr>
        <w:pStyle w:val="FirstParagraph"/>
      </w:pPr>
      <w:ins w:id="549" w:author="PR Preview" w:date="2026-01-01T00:00:00Z">
        <w:r>
          <w:rPr>
            <w:b/>
            <w:bCs/>
          </w:rPr>
          <w:t xml:space="preserve">Definition 8 (Square matrix)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A matrix is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rPr>
            <w:b/>
            <w:bCs/>
          </w:rPr>
          <w:t xml:space="preserve">square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if it has the same number of rows as columns.</w:t>
        </w:r>
      </w:ins>
    </w:p>
    <w:bookmarkEnd w:id="40"/>
    <w:bookmarkStart w:id="41" w:name="exm-square-matrix"/>
    <w:p>
      <w:pPr>
        <w:pStyle w:val="BodyText"/>
      </w:pPr>
      <w:ins w:id="556" w:author="PR Preview" w:date="2026-01-01T00:00:00Z">
        <w:r>
          <w:rPr>
            <w:b/>
            <w:bCs/>
          </w:rPr>
          <w:t xml:space="preserve">Example 7 (Square and not square)</w:t>
        </w:r>
      </w:ins>
      <w:ins w:id="55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is square (</w:t>
        </w:r>
      </w:ins>
      <m:oMath>
        <m:r>
          <m:t>2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rows,</w:t>
        </w:r>
      </w:ins>
      <w:ins w:id="562" w:author="PR Preview" w:date="2026-01-01T00:00:00Z">
        <w:r>
          <w:t xml:space="preserve"> </w:t>
        </w:r>
      </w:ins>
      <m:oMath>
        <m:r>
          <m:t>2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columns);</w:t>
        </w:r>
      </w:ins>
      <w:ins w:id="565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is not (</w:t>
        </w:r>
      </w:ins>
      <m:oMath>
        <m:r>
          <m:t>2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rows,</w:t>
        </w:r>
      </w:ins>
      <w:ins w:id="570" w:author="PR Preview" w:date="2026-01-01T00:00:00Z">
        <w:r>
          <w:t xml:space="preserve"> </w:t>
        </w:r>
      </w:ins>
      <m:oMath>
        <m:r>
          <m:t>3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columns).</w:t>
        </w:r>
      </w:ins>
    </w:p>
    <w:bookmarkEnd w:id="41"/>
    <w:bookmarkStart w:id="42" w:name="def-main-diagonal"/>
    <w:p>
      <w:pPr>
        <w:pStyle w:val="BodyText"/>
      </w:pPr>
      <w:ins w:id="573" w:author="PR Preview" w:date="2026-01-01T00:00:00Z">
        <w:r>
          <w:rPr>
            <w:b/>
            <w:bCs/>
          </w:rPr>
          <w:t xml:space="preserve">Definition 9 (Main diagonal)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The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rPr>
            <w:b/>
            <w:bCs/>
          </w:rPr>
          <w:t xml:space="preserve">main diagonal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of an</w:t>
        </w:r>
      </w:ins>
      <w:ins w:id="58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matrix</w:t>
        </w:r>
      </w:ins>
      <w:ins w:id="5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is the list of its entries</w:t>
        </w:r>
      </w:ins>
      <w:ins w:id="5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ins w:id="587" w:author="PR Preview" w:date="2026-01-01T00:00:00Z">
        <w:r>
          <w:t xml:space="preserve">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where</w:t>
        </w:r>
      </w:ins>
      <w:ins w:id="590" w:author="PR Preview" w:date="2026-01-01T00:00:00Z">
        <w:r>
          <w:t xml:space="preserve"> </w:t>
        </w:r>
      </w:ins>
      <m:oMath>
        <m:r>
          <m:t>k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is the smaller of</w:t>
        </w:r>
      </w:ins>
      <w:ins w:id="593" w:author="PR Preview" w:date="2026-01-01T00:00:00Z">
        <w:r>
          <w:t xml:space="preserve"> </w:t>
        </w:r>
      </w:ins>
      <m:oMath>
        <m:r>
          <m:t>m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and</w:t>
        </w:r>
      </w:ins>
      <w:ins w:id="596" w:author="PR Preview" w:date="2026-01-01T00:00:00Z">
        <w:r>
          <w:t xml:space="preserve"> </w:t>
        </w:r>
      </w:ins>
      <m:oMath>
        <m:r>
          <m:t>n</m:t>
        </m:r>
      </m:oMath>
      <w:ins w:id="597" w:author="PR Preview" w:date="2026-01-01T00:00:00Z">
        <w:r>
          <w:t xml:space="preserve">.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These are the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rPr>
            <w:b/>
            <w:bCs/>
          </w:rPr>
          <w:t xml:space="preserve">diagonal entries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of</w:t>
        </w:r>
      </w:ins>
      <w:ins w:id="6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05" w:author="PR Preview" w:date="2026-01-01T00:00:00Z">
        <w:r>
          <w:t xml:space="preserve">;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every entry</w:t>
        </w:r>
      </w:ins>
      <w:ins w:id="60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with</w:t>
        </w:r>
      </w:ins>
      <w:ins w:id="61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is an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rPr>
            <w:b/>
            <w:bCs/>
          </w:rPr>
          <w:t xml:space="preserve">off-diagonal entry</w:t>
        </w:r>
      </w:ins>
      <w:ins w:id="616" w:author="PR Preview" w:date="2026-01-01T00:00:00Z">
        <w:r>
          <w:t xml:space="preserve">.</w:t>
        </w:r>
      </w:ins>
    </w:p>
    <w:bookmarkEnd w:id="42"/>
    <w:bookmarkStart w:id="43" w:name="exm-main-diagonal"/>
    <w:p>
      <w:pPr>
        <w:pStyle w:val="BodyText"/>
      </w:pPr>
      <w:ins w:id="617" w:author="PR Preview" w:date="2026-01-01T00:00:00Z">
        <w:r>
          <w:rPr>
            <w:b/>
            <w:bCs/>
          </w:rPr>
          <w:t xml:space="preserve">Example 8 (Diagonal entries of a square and a non-square matrix)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w:ins w:id="620" w:author="PR Preview" w:date="2026-01-01T00:00:00Z">
        <w:r>
          <w:t xml:space="preserve">For</w:t>
        </w:r>
      </w:ins>
      <w:ins w:id="6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622" w:author="PR Preview" w:date="2026-01-01T00:00:00Z">
        <w:r>
          <w:t xml:space="preserve">,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the diagonal entries are</w:t>
        </w:r>
      </w:ins>
      <w:ins w:id="62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and</w:t>
        </w:r>
      </w:ins>
      <w:ins w:id="62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ins w:id="629" w:author="PR Preview" w:date="2026-01-01T00:00:00Z">
        <w:r>
          <w:t xml:space="preserve">,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and the off-diagonal entries are</w:t>
        </w:r>
      </w:ins>
      <w:ins w:id="63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and</w:t>
        </w:r>
      </w:ins>
      <w:ins w:id="63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ins w:id="6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637" w:author="PR Preview" w:date="2026-01-01T00:00:00Z">
        <w:r>
          <w:t xml:space="preserve">For</w:t>
        </w:r>
      </w:ins>
      <w:ins w:id="63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ins w:id="639" w:author="PR Preview" w:date="2026-01-01T00:00:00Z">
        <w:r>
          <w:t xml:space="preserve">,</w:t>
        </w:r>
      </w:ins>
      <w:ins w:id="64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and</w:t>
        </w:r>
      </w:ins>
      <w:ins w:id="64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644" w:author="PR Preview" w:date="2026-01-01T00:00:00Z">
        <w:r>
          <w:t xml:space="preserve">, so</w:t>
        </w:r>
      </w:ins>
      <w:ins w:id="64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646" w:author="PR Preview" w:date="2026-01-01T00:00:00Z">
        <w:r>
          <w:t xml:space="preserve">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and the diagonal entries are</w:t>
        </w:r>
      </w:ins>
      <w:ins w:id="649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and</w:t>
        </w:r>
      </w:ins>
      <w:ins w:id="652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ins w:id="653" w:author="PR Preview" w:date="2026-01-01T00:00:00Z">
        <w:r>
          <w:t xml:space="preserve">;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the other four entries,</w:t>
        </w:r>
      </w:ins>
      <w:ins w:id="656" w:author="PR Preview" w:date="2026-01-01T00:00:00Z">
        <w:r>
          <w:t xml:space="preserve"> </w:t>
        </w:r>
      </w:ins>
      <m:oMath>
        <m:r>
          <m:t>2</m:t>
        </m:r>
      </m:oMath>
      <w:ins w:id="657" w:author="PR Preview" w:date="2026-01-01T00:00:00Z">
        <w:r>
          <w:t xml:space="preserve">,</w:t>
        </w:r>
      </w:ins>
      <w:ins w:id="658" w:author="PR Preview" w:date="2026-01-01T00:00:00Z">
        <w:r>
          <w:t xml:space="preserve"> </w:t>
        </w:r>
      </w:ins>
      <m:oMath>
        <m:r>
          <m:t>3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m:oMath>
        <m:r>
          <m:t>4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and</w:t>
        </w:r>
      </w:ins>
      <w:ins w:id="663" w:author="PR Preview" w:date="2026-01-01T00:00:00Z">
        <w:r>
          <w:t xml:space="preserve"> </w:t>
        </w:r>
      </w:ins>
      <m:oMath>
        <m:r>
          <m:t>6</m:t>
        </m:r>
      </m:oMath>
      <w:ins w:id="664" w:author="PR Preview" w:date="2026-01-01T00:00:00Z">
        <w:r>
          <w:t xml:space="preserve">, are off-diagonal.</w:t>
        </w:r>
      </w:ins>
    </w:p>
    <w:bookmarkEnd w:id="43"/>
    <w:bookmarkStart w:id="45" w:name="def-identity-matrix"/>
    <w:p>
      <w:pPr>
        <w:pStyle w:val="FirstParagraph"/>
      </w:pPr>
      <w:ins w:id="665" w:author="PR Preview" w:date="2026-01-01T00:00:00Z">
        <w:r>
          <w:rPr>
            <w:b/>
            <w:bCs/>
          </w:rPr>
          <w:t xml:space="preserve">Definition 10 (Identity matrix)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The</w:t>
        </w:r>
      </w:ins>
      <w:ins w:id="6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rPr>
            <w:b/>
            <w:bCs/>
          </w:rPr>
          <w:t xml:space="preserve">identity matrix</w:t>
        </w:r>
      </w:ins>
      <w:ins w:id="67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(or</w:t>
        </w:r>
      </w:ins>
      <w:ins w:id="674" w:author="PR Preview" w:date="2026-01-01T00:00:00Z">
        <w:r>
          <w:t xml:space="preserve"> </w:t>
        </w:r>
      </w:ins>
      <m:oMath>
        <m:r>
          <m:rPr>
            <m:sty m:val="bi"/>
          </m:rPr>
          <m:t>I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when the size is clear from context)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has ones on the</w:t>
        </w:r>
      </w:ins>
      <w:ins w:id="679" w:author="PR Preview" w:date="2026-01-01T00:00:00Z">
        <w:r>
          <w:t xml:space="preserve"> </w:t>
        </w:r>
      </w:ins>
      <w:hyperlink w:anchor="def-main-diagonal">
        <w:ins w:id="680" w:author="PR Preview" w:date="2026-01-01T00:00:00Z">
          <w:r>
            <w:rPr>
              <w:rStyle w:val="Hyperlink"/>
            </w:rPr>
            <w:t xml:space="preserve">main diagonal</w:t>
          </w:r>
        </w:ins>
      </w:hyperlink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and zeros elsewhere: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683" w:author="PR Preview" w:date="2026-01-01T00:00:00Z">
        <w:r>
          <w:t xml:space="preserve">Equivalently,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 entries of the identity matrix are given by the</w:t>
        </w:r>
      </w:ins>
      <w:ins w:id="686" w:author="PR Preview" w:date="2026-01-01T00:00:00Z">
        <w:r>
          <w:t xml:space="preserve"> </w:t>
        </w:r>
      </w:ins>
      <w:hyperlink r:id="rId44">
        <w:ins w:id="687" w:author="PR Preview" w:date="2026-01-01T00:00:00Z">
          <w:r>
            <w:rPr>
              <w:rStyle w:val="Hyperlink"/>
            </w:rPr>
            <w:t xml:space="preserve">Kronecker delta</w:t>
          </w:r>
        </w:ins>
      </w:hyperlink>
      <w:ins w:id="688" w:author="PR Preview" w:date="2026-01-01T00:00:00Z">
        <w:r>
          <w:t xml:space="preserve">:</w:t>
        </w:r>
      </w:ins>
      <w:ins w:id="6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ins w:id="690" w:author="PR Preview" w:date="2026-01-01T00:00:00Z">
        <w:r>
          <w:t xml:space="preserve">.</w:t>
        </w:r>
      </w:ins>
    </w:p>
    <w:bookmarkEnd w:id="45"/>
    <w:bookmarkStart w:id="46" w:name="exm-identity-matrix"/>
    <w:p>
      <w:pPr>
        <w:pStyle w:val="BodyText"/>
      </w:pPr>
      <w:ins w:id="691" w:author="PR Preview" w:date="2026-01-01T00:00:00Z">
        <w:r>
          <w:rPr>
            <w:b/>
            <w:bCs/>
          </w:rPr>
          <w:t xml:space="preserve">Example 9 (The</w:t>
        </w:r>
      </w:ins>
      <w:ins w:id="692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693" w:author="PR Preview" w:date="2026-01-01T00:00:00Z">
        <w:r>
          <w:rPr>
            <w:b/>
            <w:bCs/>
          </w:rPr>
          <w:t xml:space="preserve"> </w:t>
        </w:r>
      </w:ins>
      <w:ins w:id="694" w:author="PR Preview" w:date="2026-01-01T00:00:00Z">
        <w:r>
          <w:rPr>
            <w:b/>
            <w:bCs/>
          </w:rPr>
          <w:t xml:space="preserve">identity)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95" w:author="PR Preview" w:date="2026-01-01T00:00:00Z">
        <w:r>
          <w:t xml:space="preserve">so, for instance,</w:t>
        </w:r>
      </w:ins>
      <w:ins w:id="6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and</w:t>
        </w:r>
      </w:ins>
      <w:ins w:id="6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ins w:id="700" w:author="PR Preview" w:date="2026-01-01T00:00:00Z">
        <w:r>
          <w:t xml:space="preserve">.</w:t>
        </w:r>
      </w:ins>
    </w:p>
    <w:bookmarkEnd w:id="46"/>
    <w:bookmarkStart w:id="47" w:name="thm-identity"/>
    <w:p>
      <w:pPr>
        <w:pStyle w:val="BodyText"/>
      </w:pPr>
      <w:ins w:id="701" w:author="PR Preview" w:date="2026-01-01T00:00:00Z">
        <w:r>
          <w:rPr>
            <w:b/>
            <w:bCs/>
          </w:rPr>
          <w:t xml:space="preserve">Theorem 7 (Identity matrix is a multiplicative identity)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For any</w:t>
        </w:r>
      </w:ins>
      <w:ins w:id="70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matrix</w:t>
        </w:r>
      </w:ins>
      <w:ins w:id="7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ins w:id="709" w:author="PR Preview" w:date="2026-01-01T00:00:00Z">
        <w:r>
          <w:t xml:space="preserve">1.6 Matrix-vector multiplication</w:t>
        </w:r>
      </w:ins>
    </w:p>
    <w:bookmarkStart w:id="49" w:name="def-matvec-mult"/>
    <w:p>
      <w:pPr>
        <w:pStyle w:val="FirstParagraph"/>
      </w:pPr>
      <w:ins w:id="710" w:author="PR Preview" w:date="2026-01-01T00:00:00Z">
        <w:r>
          <w:rPr>
            <w:b/>
            <w:bCs/>
          </w:rPr>
          <w:t xml:space="preserve">Definition 11 (Matrix-vector multiplication)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The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rPr>
            <w:b/>
            <w:bCs/>
          </w:rPr>
          <w:t xml:space="preserve">matrix-vector product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of an</w:t>
        </w:r>
      </w:ins>
      <w:ins w:id="71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matrix</w:t>
        </w:r>
      </w:ins>
      <w:ins w:id="7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and a</w:t>
        </w:r>
      </w:ins>
      <w:ins w:id="7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column vector</w:t>
        </w:r>
      </w:ins>
      <w:ins w:id="7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is the</w:t>
        </w:r>
      </w:ins>
      <w:ins w:id="72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1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column vector</w:t>
        </w:r>
      </w:ins>
      <w:ins w:id="7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with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ins w:id="735" w:author="PR Preview" w:date="2026-01-01T00:00:00Z">
        <w:r>
          <w:rPr>
            <w:i/>
            <w:iCs/>
          </w:rPr>
          <w:t xml:space="preserve">Remark 3</w:t>
        </w:r>
      </w:ins>
      <w:ins w:id="736" w:author="PR Preview" w:date="2026-01-01T00:00:00Z">
        <w:r>
          <w:t xml:space="preserve"> (Each entry is a dot product). </w:t>
        </w:r>
      </w:ins>
      <w:ins w:id="737" w:author="PR Preview" w:date="2026-01-01T00:00:00Z">
        <w:r>
          <w:t xml:space="preserve">Matrix-vector multiplication extends the dot product (</w:t>
        </w:r>
      </w:ins>
      <w:hyperlink r:id="rId50">
        <w:ins w:id="738" w:author="PR Preview" w:date="2026-01-01T00:00:00Z">
          <w:r>
            <w:rPr>
              <w:rStyle w:val="Hyperlink"/>
            </w:rPr>
            <w:t xml:space="preserve">Definition 7 in Vectors</w:t>
          </w:r>
        </w:ins>
      </w:hyperlink>
      <w:ins w:id="739" w:author="PR Preview" w:date="2026-01-01T00:00:00Z">
        <w:r>
          <w:t xml:space="preserve">):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entry</w:t>
        </w:r>
      </w:ins>
      <w:ins w:id="742" w:author="PR Preview" w:date="2026-01-01T00:00:00Z">
        <w:r>
          <w:t xml:space="preserve"> </w:t>
        </w:r>
      </w:ins>
      <m:oMath>
        <m:r>
          <m:t>i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of</w:t>
        </w:r>
      </w:ins>
      <w:ins w:id="7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is the dot product of row</w:t>
        </w:r>
      </w:ins>
      <w:ins w:id="748" w:author="PR Preview" w:date="2026-01-01T00:00:00Z">
        <w:r>
          <w:t xml:space="preserve"> </w:t>
        </w:r>
      </w:ins>
      <m:oMath>
        <m:r>
          <m:t>i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of</w:t>
        </w:r>
      </w:ins>
      <w:ins w:id="7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with</w:t>
        </w:r>
      </w:ins>
      <w:ins w:id="7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55" w:author="PR Preview" w:date="2026-01-01T00:00:00Z">
        <w:r>
          <w:t xml:space="preserve">.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ins w:id="758" w:author="PR Preview" w:date="2026-01-01T00:00:00Z">
        <w:r>
          <w:rPr>
            <w:b/>
            <w:bCs/>
          </w:rPr>
          <w:t xml:space="preserve">Definition 12 (Linear system (system of linear equations))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A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rPr>
            <w:b/>
            <w:bCs/>
          </w:rPr>
          <w:t xml:space="preserve">linear system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(or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rPr>
            <w:b/>
            <w:bCs/>
          </w:rPr>
          <w:t xml:space="preserve">system of linear equations</w:t>
        </w:r>
      </w:ins>
      <w:ins w:id="767" w:author="PR Preview" w:date="2026-01-01T00:00:00Z">
        <w:r>
          <w:t xml:space="preserve">)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with</w:t>
        </w:r>
      </w:ins>
      <w:ins w:id="770" w:author="PR Preview" w:date="2026-01-01T00:00:00Z">
        <w:r>
          <w:t xml:space="preserve"> </w:t>
        </w:r>
      </w:ins>
      <m:oMath>
        <m:r>
          <m:t>m</m:t>
        </m:r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equations in</w:t>
        </w:r>
      </w:ins>
      <w:ins w:id="773" w:author="PR Preview" w:date="2026-01-01T00:00:00Z">
        <w:r>
          <w:t xml:space="preserve"> </w:t>
        </w:r>
      </w:ins>
      <m:oMath>
        <m:r>
          <m:t>n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unknowns is an equation</w:t>
        </w:r>
      </w:ins>
      <w:ins w:id="7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in which the</w:t>
        </w:r>
      </w:ins>
      <w:ins w:id="77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matrix</w:t>
        </w:r>
      </w:ins>
      <w:ins w:id="7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and the vector</w:t>
        </w:r>
      </w:ins>
      <w:ins w:id="7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are given.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rPr>
            <w:b/>
            <w:bCs/>
          </w:rPr>
          <w:t xml:space="preserve">solution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of the system is a vector</w:t>
        </w:r>
      </w:ins>
      <w:ins w:id="7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for which</w:t>
        </w:r>
      </w:ins>
      <w:ins w:id="7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holds.</w:t>
        </w:r>
      </w:ins>
    </w:p>
    <w:bookmarkEnd w:id="52"/>
    <w:bookmarkStart w:id="53" w:name="exm-linear-system"/>
    <w:p>
      <w:pPr>
        <w:pStyle w:val="BodyText"/>
      </w:pPr>
      <w:ins w:id="800" w:author="PR Preview" w:date="2026-01-01T00:00:00Z">
        <w:r>
          <w:rPr>
            <w:b/>
            <w:bCs/>
          </w:rPr>
          <w:t xml:space="preserve">Example 10 (Two equations in two unknowns)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By</w:t>
        </w:r>
      </w:ins>
      <w:ins w:id="803" w:author="PR Preview" w:date="2026-01-01T00:00:00Z">
        <w:r>
          <w:t xml:space="preserve"> </w:t>
        </w:r>
      </w:ins>
      <w:hyperlink w:anchor="def-matvec-mult">
        <w:ins w:id="80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805" w:author="PR Preview" w:date="2026-01-01T00:00:00Z">
        <w:r>
          <w:t xml:space="preserve">, row</w:t>
        </w:r>
      </w:ins>
      <w:ins w:id="806" w:author="PR Preview" w:date="2026-01-01T00:00:00Z">
        <w:r>
          <w:t xml:space="preserve"> </w:t>
        </w:r>
      </w:ins>
      <m:oMath>
        <m:r>
          <m:t>i</m:t>
        </m:r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of</w:t>
        </w:r>
      </w:ins>
      <w:ins w:id="8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is the equation</w:t>
        </w:r>
      </w:ins>
      <w:ins w:id="8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813" w:author="PR Preview" w:date="2026-01-01T00:00:00Z">
        <w:r>
          <w:t xml:space="preserve">.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So the two equations</w:t>
        </w:r>
      </w:ins>
      <w:ins w:id="8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and</w:t>
        </w:r>
      </w:ins>
      <w:ins w:id="819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form the linear system</w:t>
        </w:r>
      </w:ins>
      <w:ins w:id="822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ins w:id="823" w:author="PR Preview" w:date="2026-01-01T00:00:00Z">
        <w:r>
          <w:t xml:space="preserve">.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The vector</w:t>
        </w:r>
      </w:ins>
      <w:ins w:id="8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is a solution: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829" w:author="PR Preview" w:date="2026-01-01T00:00:00Z">
        <w:r>
          <w:t xml:space="preserve">The vector</w:t>
        </w:r>
      </w:ins>
      <w:ins w:id="8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is not a solution: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its first equation holds, since</w:t>
        </w:r>
      </w:ins>
      <w:ins w:id="83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ins w:id="836" w:author="PR Preview" w:date="2026-01-01T00:00:00Z">
        <w:r>
          <w:t xml:space="preserve">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but its second gives</w:t>
        </w:r>
      </w:ins>
      <w:ins w:id="83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ins w:id="840" w:author="PR Preview" w:date="2026-01-01T00:00:00Z">
        <w:r>
          <w:t xml:space="preserve">.</w:t>
        </w:r>
      </w:ins>
    </w:p>
    <w:bookmarkEnd w:id="53"/>
    <w:bookmarkEnd w:id="54"/>
    <w:bookmarkStart w:id="108" w:name="linear-and-affine-maps"/>
    <w:p>
      <w:pPr>
        <w:pStyle w:val="Heading3"/>
      </w:pPr>
      <w:ins w:id="841" w:author="PR Preview" w:date="2026-01-01T00:00:00Z">
        <w:r>
          <w:t xml:space="preserve">1.7 Linear and affine maps</w:t>
        </w:r>
      </w:ins>
    </w:p>
    <w:bookmarkStart w:id="56" w:name="def-linear-map"/>
    <w:p>
      <w:pPr>
        <w:pStyle w:val="FirstParagraph"/>
      </w:pPr>
      <w:ins w:id="842" w:author="PR Preview" w:date="2026-01-01T00:00:00Z">
        <w:r>
          <w:rPr>
            <w:b/>
            <w:bCs/>
          </w:rPr>
          <w:t xml:space="preserve">Definition 13 (Linear map (linear transformation, linear function))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A</w:t>
        </w:r>
      </w:ins>
      <w:ins w:id="845" w:author="PR Preview" w:date="2026-01-01T00:00:00Z">
        <w:r>
          <w:t xml:space="preserve"> </w:t>
        </w:r>
      </w:ins>
      <w:hyperlink r:id="rId55">
        <w:ins w:id="84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is a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rPr>
            <w:b/>
            <w:bCs/>
          </w:rPr>
          <w:t xml:space="preserve">linear map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(also called a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rPr>
            <w:b/>
            <w:bCs/>
          </w:rPr>
          <w:t xml:space="preserve">linear transformation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or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rPr>
            <w:b/>
            <w:bCs/>
          </w:rPr>
          <w:t xml:space="preserve">linear function</w:t>
        </w:r>
      </w:ins>
      <w:ins w:id="860" w:author="PR Preview" w:date="2026-01-01T00:00:00Z">
        <w:r>
          <w:t xml:space="preserve">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if it preserves vector addition and scalar multiplication: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for all</w:t>
        </w:r>
      </w:ins>
      <w:ins w:id="8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and</w:t>
        </w:r>
      </w:ins>
      <w:ins w:id="86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869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(</w:t>
        </w:r>
      </w:ins>
      <w:ins w:id="872" w:author="PR Preview" w:date="2026-01-01T00:00:00Z">
        <w:r>
          <w:rPr>
            <w:i/>
            <w:iCs/>
          </w:rPr>
          <w:t xml:space="preserve">additivity</w:t>
        </w:r>
      </w:ins>
      <w:ins w:id="873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(</w:t>
        </w:r>
      </w:ins>
      <w:ins w:id="876" w:author="PR Preview" w:date="2026-01-01T00:00:00Z">
        <w:r>
          <w:rPr>
            <w:i/>
            <w:iCs/>
          </w:rPr>
          <w:t xml:space="preserve">homogeneity</w:t>
        </w:r>
      </w:ins>
      <w:ins w:id="877" w:author="PR Preview" w:date="2026-01-01T00:00:00Z">
        <w:r>
          <w:t xml:space="preserve">)</w:t>
        </w:r>
      </w:ins>
    </w:p>
    <w:bookmarkEnd w:id="56"/>
    <w:bookmarkStart w:id="57" w:name="exm-linear-map"/>
    <w:p>
      <w:pPr>
        <w:pStyle w:val="FirstParagraph"/>
      </w:pPr>
      <w:ins w:id="878" w:author="PR Preview" w:date="2026-01-01T00:00:00Z">
        <w:r>
          <w:rPr>
            <w:b/>
            <w:bCs/>
          </w:rPr>
          <w:t xml:space="preserve">Example 11 (A linear map, and two functions that are not)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 </w:t>
        </w:r>
      </w:ins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on</w:t>
        </w:r>
      </w:ins>
      <w:ins w:id="88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is linear. For</w:t>
        </w:r>
      </w:ins>
      <w:ins w:id="8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and</w:t>
        </w:r>
      </w:ins>
      <w:ins w:id="88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8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ins w:id="89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on</w:t>
        </w:r>
      </w:ins>
      <w:ins w:id="89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is not linear: additivity fails,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since</w:t>
        </w:r>
      </w:ins>
      <w:ins w:id="89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but</w:t>
        </w:r>
      </w:ins>
      <w:ins w:id="90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903" w:author="PR Preview" w:date="2026-01-01T00:00:00Z">
        <w:r>
          <w:t xml:space="preserve">.</w:t>
        </w:r>
      </w:ins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on</w:t>
        </w:r>
      </w:ins>
      <w:ins w:id="90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is not linear:</w:t>
        </w:r>
      </w:ins>
      <w:ins w:id="90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but</w:t>
        </w:r>
      </w:ins>
      <w:ins w:id="912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913" w:author="PR Preview" w:date="2026-01-01T00:00:00Z">
        <w:r>
          <w:t xml:space="preserve">, so</w:t>
        </w:r>
      </w:ins>
      <w:ins w:id="91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for</w:t>
        </w:r>
      </w:ins>
      <w:ins w:id="91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918" w:author="PR Preview" w:date="2026-01-01T00:00:00Z">
        <w:r>
          <w:t xml:space="preserve">,</w:t>
        </w:r>
      </w:ins>
      <w:ins w:id="9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920" w:author="PR Preview" w:date="2026-01-01T00:00:00Z">
        <w:r>
          <w:t xml:space="preserve">.</w:t>
        </w:r>
      </w:ins>
    </w:p>
    <w:bookmarkEnd w:id="57"/>
    <w:bookmarkStart w:id="58" w:name="def-linear-operator"/>
    <w:p>
      <w:pPr>
        <w:pStyle w:val="FirstParagraph"/>
      </w:pPr>
      <w:ins w:id="921" w:author="PR Preview" w:date="2026-01-01T00:00:00Z">
        <w:r>
          <w:rPr>
            <w:b/>
            <w:bCs/>
          </w:rPr>
          <w:t xml:space="preserve">Definition 14 (Linear operator)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A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rPr>
            <w:b/>
            <w:bCs/>
          </w:rPr>
          <w:t xml:space="preserve">linear operator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on</w:t>
        </w:r>
      </w:ins>
      <w:ins w:id="92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is a linear map (</w:t>
        </w:r>
      </w:ins>
      <w:hyperlink w:anchor="def-linear-map">
        <w:ins w:id="931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932" w:author="PR Preview" w:date="2026-01-01T00:00:00Z">
        <w:r>
          <w:t xml:space="preserve">) from</w:t>
        </w:r>
      </w:ins>
      <w:ins w:id="9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to itself,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that is, a linear map</w:t>
        </w:r>
      </w:ins>
      <w:ins w:id="9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whose input and output have the same length.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Some authors use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“operator”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more loosely, for any linear map.</w:t>
        </w:r>
      </w:ins>
    </w:p>
    <w:bookmarkEnd w:id="58"/>
    <w:bookmarkStart w:id="59" w:name="exm-linear-operator"/>
    <w:p>
      <w:pPr>
        <w:pStyle w:val="BodyText"/>
      </w:pPr>
      <w:ins w:id="947" w:author="PR Preview" w:date="2026-01-01T00:00:00Z">
        <w:r>
          <w:rPr>
            <w:b/>
            <w:bCs/>
          </w:rPr>
          <w:t xml:space="preserve">Example 12 (A linear operator, and a linear map that is not one)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The map</w:t>
        </w:r>
      </w:ins>
      <w:ins w:id="9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from</w:t>
        </w:r>
      </w:ins>
      <w:ins w:id="953" w:author="PR Preview" w:date="2026-01-01T00:00:00Z">
        <w:r>
          <w:t xml:space="preserve"> </w:t>
        </w:r>
      </w:ins>
      <w:hyperlink w:anchor="exm-linear-map">
        <w:ins w:id="954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sends</w:t>
        </w:r>
      </w:ins>
      <w:ins w:id="95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to</w:t>
        </w:r>
      </w:ins>
      <w:ins w:id="9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61" w:author="PR Preview" w:date="2026-01-01T00:00:00Z">
        <w:r>
          <w:t xml:space="preserve">, so it is a linear operator on</w:t>
        </w:r>
      </w:ins>
      <w:ins w:id="9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63" w:author="PR Preview" w:date="2026-01-01T00:00:00Z">
        <w:r>
          <w:t xml:space="preserve">.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The linear map</w:t>
        </w:r>
      </w:ins>
      <w:ins w:id="96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sends</w:t>
        </w:r>
      </w:ins>
      <w:ins w:id="96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to</w:t>
        </w:r>
      </w:ins>
      <w:ins w:id="97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973" w:author="PR Preview" w:date="2026-01-01T00:00:00Z">
        <w:r>
          <w:t xml:space="preserve">,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so it is linear but not an operator: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its outputs have length</w:t>
        </w:r>
      </w:ins>
      <w:ins w:id="978" w:author="PR Preview" w:date="2026-01-01T00:00:00Z">
        <w:r>
          <w:t xml:space="preserve"> </w:t>
        </w:r>
      </w:ins>
      <m:oMath>
        <m:r>
          <m:t>1</m:t>
        </m:r>
      </m:oMath>
      <w:ins w:id="979" w:author="PR Preview" w:date="2026-01-01T00:00:00Z">
        <w:r>
          <w:t xml:space="preserve">, not</w:t>
        </w:r>
      </w:ins>
      <w:ins w:id="980" w:author="PR Preview" w:date="2026-01-01T00:00:00Z">
        <w:r>
          <w:t xml:space="preserve"> </w:t>
        </w:r>
      </w:ins>
      <m:oMath>
        <m:r>
          <m:t>2</m:t>
        </m:r>
      </m:oMath>
      <w:ins w:id="981" w:author="PR Preview" w:date="2026-01-01T00:00:00Z">
        <w:r>
          <w:t xml:space="preserve">.</w:t>
        </w:r>
      </w:ins>
    </w:p>
    <w:bookmarkEnd w:id="59"/>
    <w:bookmarkStart w:id="60" w:name="thm-linear-map-zero"/>
    <w:p>
      <w:pPr>
        <w:pStyle w:val="BodyText"/>
      </w:pPr>
      <w:ins w:id="982" w:author="PR Preview" w:date="2026-01-01T00:00:00Z">
        <w:r>
          <w:rPr>
            <w:b/>
            <w:bCs/>
          </w:rPr>
          <w:t xml:space="preserve">Theorem 8 (A linear map sends zero to zero)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If</w:t>
        </w:r>
      </w:ins>
      <w:ins w:id="9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is a linear map (</w:t>
        </w:r>
      </w:ins>
      <w:hyperlink w:anchor="def-linear-map">
        <w:ins w:id="98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989" w:author="PR Preview" w:date="2026-01-01T00:00:00Z">
        <w:r>
          <w:t xml:space="preserve">),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then</w:t>
        </w:r>
      </w:ins>
      <w:ins w:id="9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993" w:author="PR Preview" w:date="2026-01-01T00:00:00Z">
        <w:r>
          <w:t xml:space="preserve">.</w:t>
        </w:r>
      </w:ins>
    </w:p>
    <w:bookmarkEnd w:id="60"/>
    <w:p>
      <w:pPr>
        <w:pStyle w:val="BodyText"/>
      </w:pPr>
      <w:ins w:id="994" w:author="PR Preview" w:date="2026-01-01T00:00:00Z">
        <w:r>
          <w:rPr>
            <w:i/>
            <w:iCs/>
          </w:rPr>
          <w:t xml:space="preserve">Proof</w:t>
        </w:r>
      </w:ins>
      <w:ins w:id="995" w:author="PR Preview" w:date="2026-01-01T00:00:00Z">
        <w:r>
          <w:t xml:space="preserve">. </w:t>
        </w:r>
      </w:ins>
      <w:ins w:id="996" w:author="PR Preview" w:date="2026-01-01T00:00:00Z">
        <w:r>
          <w:t xml:space="preserve">On the left,</w:t>
        </w:r>
      </w:ins>
      <w:ins w:id="9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is the zero vector of length</w:t>
        </w:r>
      </w:ins>
      <w:ins w:id="1000" w:author="PR Preview" w:date="2026-01-01T00:00:00Z">
        <w:r>
          <w:t xml:space="preserve"> </w:t>
        </w:r>
      </w:ins>
      <m:oMath>
        <m:r>
          <m:t>p</m:t>
        </m:r>
      </m:oMath>
      <w:ins w:id="1001" w:author="PR Preview" w:date="2026-01-01T00:00:00Z">
        <w:r>
          <w:t xml:space="preserve">;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on the right, it is the zero vector of length</w:t>
        </w:r>
      </w:ins>
      <w:ins w:id="1004" w:author="PR Preview" w:date="2026-01-01T00:00:00Z">
        <w:r>
          <w:t xml:space="preserve"> </w:t>
        </w:r>
      </w:ins>
      <m:oMath>
        <m:r>
          <m:t>m</m:t>
        </m:r>
      </m:oMath>
      <w:ins w:id="1005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ins w:id="1006" w:author="PR Preview" w:date="2026-01-01T00:00:00Z">
        <w:r>
          <w:rPr>
            <w:b/>
            <w:bCs/>
          </w:rPr>
          <w:t xml:space="preserve">Example 13 (Ruling out linearity at zero)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In</w:t>
        </w:r>
      </w:ins>
      <w:ins w:id="1009" w:author="PR Preview" w:date="2026-01-01T00:00:00Z">
        <w:r>
          <w:t xml:space="preserve"> </w:t>
        </w:r>
      </w:ins>
      <w:hyperlink w:anchor="exm-linear-map">
        <w:ins w:id="1010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011" w:author="PR Preview" w:date="2026-01-01T00:00:00Z">
        <w:r>
          <w:t xml:space="preserve">,</w:t>
        </w:r>
      </w:ins>
      <w:ins w:id="101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has</w:t>
        </w:r>
      </w:ins>
      <w:ins w:id="101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ins w:id="1016" w:author="PR Preview" w:date="2026-01-01T00:00:00Z">
        <w:r>
          <w:t xml:space="preserve">,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so by</w:t>
        </w:r>
      </w:ins>
      <w:ins w:id="1019" w:author="PR Preview" w:date="2026-01-01T00:00:00Z">
        <w:r>
          <w:t xml:space="preserve"> </w:t>
        </w:r>
      </w:ins>
      <w:hyperlink w:anchor="thm-linear-map-zero">
        <w:ins w:id="102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it is not linear,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without checking additivity or homogeneity.</w:t>
        </w:r>
      </w:ins>
    </w:p>
    <w:p>
      <w:pPr>
        <w:pStyle w:val="BodyText"/>
      </w:pPr>
      <w:ins w:id="1025" w:author="PR Preview" w:date="2026-01-01T00:00:00Z">
        <w:r>
          <w:t xml:space="preserve">Sending</w:t>
        </w:r>
      </w:ins>
      <w:ins w:id="10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to</w:t>
        </w:r>
      </w:ins>
      <w:ins w:id="10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is necessary but not sufficient:</w:t>
        </w:r>
      </w:ins>
      <w:ins w:id="103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in the same example has</w:t>
        </w:r>
      </w:ins>
      <w:ins w:id="103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and is still not linear.</w:t>
        </w:r>
      </w:ins>
    </w:p>
    <w:bookmarkEnd w:id="61"/>
    <w:bookmarkStart w:id="62" w:name="thm-matrix-map-linear"/>
    <w:p>
      <w:pPr>
        <w:pStyle w:val="BodyText"/>
      </w:pPr>
      <w:ins w:id="1038" w:author="PR Preview" w:date="2026-01-01T00:00:00Z">
        <w:r>
          <w:rPr>
            <w:b/>
            <w:bCs/>
          </w:rPr>
          <w:t xml:space="preserve">Theorem 9 (Multiplying by a matrix is a linear map)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For any</w:t>
        </w:r>
      </w:ins>
      <w:ins w:id="104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matrix</w:t>
        </w:r>
      </w:ins>
      <w:ins w:id="10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45" w:author="PR Preview" w:date="2026-01-01T00:00:00Z">
        <w:r>
          <w:t xml:space="preserve">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the function</w:t>
        </w:r>
      </w:ins>
      <w:ins w:id="10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defined by</w:t>
        </w:r>
      </w:ins>
      <w:ins w:id="10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is a linear map (</w:t>
        </w:r>
      </w:ins>
      <w:hyperlink w:anchor="def-linear-map">
        <w:ins w:id="1054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55" w:author="PR Preview" w:date="2026-01-01T00:00:00Z">
        <w:r>
          <w:t xml:space="preserve">).</w:t>
        </w:r>
      </w:ins>
    </w:p>
    <w:bookmarkEnd w:id="62"/>
    <w:p>
      <w:pPr>
        <w:pStyle w:val="BodyText"/>
      </w:pPr>
      <w:ins w:id="1056" w:author="PR Preview" w:date="2026-01-01T00:00:00Z">
        <w:r>
          <w:rPr>
            <w:i/>
            <w:iCs/>
          </w:rPr>
          <w:t xml:space="preserve">Proof</w:t>
        </w:r>
      </w:ins>
      <w:ins w:id="1057" w:author="PR Preview" w:date="2026-01-01T00:00:00Z">
        <w:r>
          <w:t xml:space="preserve">. </w:t>
        </w:r>
      </w:ins>
      <w:ins w:id="1058" w:author="PR Preview" w:date="2026-01-01T00:00:00Z">
        <w:r>
          <w:t xml:space="preserve">Both conditions are checked one entry at a time.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For each</w:t>
        </w:r>
      </w:ins>
      <w:ins w:id="106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ins w:id="1062" w:author="PR Preview" w:date="2026-01-01T00:00:00Z">
        <w:r>
          <w:t xml:space="preserve">, additivity: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63" w:author="PR Preview" w:date="2026-01-01T00:00:00Z">
        <w:r>
          <w:t xml:space="preserve">and homogeneity: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64" w:author="PR Preview" w:date="2026-01-01T00:00:00Z">
        <w:r>
          <w:t xml:space="preserve">The four algebra rules cited here are on the</w:t>
        </w:r>
      </w:ins>
      <w:ins w:id="1065" w:author="PR Preview" w:date="2026-01-01T00:00:00Z">
        <w:r>
          <w:t xml:space="preserve"> </w:t>
        </w:r>
      </w:ins>
      <w:hyperlink r:id="rId63">
        <w:ins w:id="1066" w:author="PR Preview" w:date="2026-01-01T00:00:00Z">
          <w:r>
            <w:rPr>
              <w:rStyle w:val="Hyperlink"/>
            </w:rPr>
            <w:t xml:space="preserve">algebra page</w:t>
          </w:r>
        </w:ins>
      </w:hyperlink>
      <w:ins w:id="1067" w:author="PR Preview" w:date="2026-01-01T00:00:00Z">
        <w:r>
          <w:t xml:space="preserve">:</w:t>
        </w:r>
      </w:ins>
      <w:ins w:id="1068" w:author="PR Preview" w:date="2026-01-01T00:00:00Z">
        <w:r>
          <w:t xml:space="preserve"> </w:t>
        </w:r>
      </w:ins>
      <w:hyperlink r:id="rId64">
        <w:ins w:id="1069" w:author="PR Preview" w:date="2026-01-01T00:00:00Z">
          <w:r>
            <w:rPr>
              <w:rStyle w:val="Hyperlink"/>
            </w:rPr>
            <w:t xml:space="preserve">distributivity</w:t>
          </w:r>
        </w:ins>
      </w:hyperlink>
      <w:ins w:id="1070" w:author="PR Preview" w:date="2026-01-01T00:00:00Z">
        <w:r>
          <w:t xml:space="preserve">,</w:t>
        </w:r>
      </w:ins>
      <w:ins w:id="1071" w:author="PR Preview" w:date="2026-01-01T00:00:00Z">
        <w:r>
          <w:t xml:space="preserve"> </w:t>
        </w:r>
      </w:ins>
      <w:hyperlink r:id="rId65">
        <w:ins w:id="1072" w:author="PR Preview" w:date="2026-01-01T00:00:00Z">
          <w:r>
            <w:rPr>
              <w:rStyle w:val="Hyperlink"/>
            </w:rPr>
            <w:t xml:space="preserve">a sum of sums</w:t>
          </w:r>
        </w:ins>
      </w:hyperlink>
      <w:ins w:id="1073" w:author="PR Preview" w:date="2026-01-01T00:00:00Z">
        <w:r>
          <w:t xml:space="preserve">,</w:t>
        </w:r>
      </w:ins>
      <w:ins w:id="1074" w:author="PR Preview" w:date="2026-01-01T00:00:00Z">
        <w:r>
          <w:t xml:space="preserve"> </w:t>
        </w:r>
      </w:ins>
      <w:hyperlink r:id="rId66">
        <w:ins w:id="1075" w:author="PR Preview" w:date="2026-01-01T00:00:00Z">
          <w:r>
            <w:rPr>
              <w:rStyle w:val="Hyperlink"/>
            </w:rPr>
            <w:t xml:space="preserve">symmetry of products</w:t>
          </w:r>
        </w:ins>
      </w:hyperlink>
      <w:ins w:id="1076" w:author="PR Preview" w:date="2026-01-01T00:00:00Z">
        <w:r>
          <w:t xml:space="preserve">,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and</w:t>
        </w:r>
      </w:ins>
      <w:ins w:id="1079" w:author="PR Preview" w:date="2026-01-01T00:00:00Z">
        <w:r>
          <w:t xml:space="preserve"> </w:t>
        </w:r>
      </w:ins>
      <w:hyperlink r:id="rId67">
        <w:ins w:id="1080" w:author="PR Preview" w:date="2026-01-01T00:00:00Z">
          <w:r>
            <w:rPr>
              <w:rStyle w:val="Hyperlink"/>
            </w:rPr>
            <w:t xml:space="preserve">a constant factor</w:t>
          </w:r>
        </w:ins>
      </w:hyperlink>
      <w:ins w:id="1081" w:author="PR Preview" w:date="2026-01-01T00:00:00Z">
        <w:r>
          <w:t xml:space="preserve">.</w:t>
        </w:r>
      </w:ins>
    </w:p>
    <w:bookmarkStart w:id="68" w:name="thm-linear-map-lincom"/>
    <w:p>
      <w:pPr>
        <w:pStyle w:val="BodyText"/>
      </w:pPr>
      <w:ins w:id="1082" w:author="PR Preview" w:date="2026-01-01T00:00:00Z">
        <w:r>
          <w:rPr>
            <w:b/>
            <w:bCs/>
          </w:rPr>
          <w:t xml:space="preserve">Theorem 10 (A linear map preserves linear combinations)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If</w:t>
        </w:r>
      </w:ins>
      <w:ins w:id="10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is a linear map (</w:t>
        </w:r>
      </w:ins>
      <w:hyperlink w:anchor="def-linear-map">
        <w:ins w:id="108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89" w:author="PR Preview" w:date="2026-01-01T00:00:00Z">
        <w:r>
          <w:t xml:space="preserve">),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then for any vectors</w:t>
        </w:r>
      </w:ins>
      <w:ins w:id="109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and any coefficients</w:t>
        </w:r>
      </w:ins>
      <w:ins w:id="109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09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ins w:id="1097" w:author="PR Preview" w:date="2026-01-01T00:00:00Z">
        <w:r>
          <w:rPr>
            <w:i/>
            <w:iCs/>
          </w:rPr>
          <w:t xml:space="preserve">Proof</w:t>
        </w:r>
      </w:ins>
      <w:ins w:id="1098" w:author="PR Preview" w:date="2026-01-01T00:00:00Z">
        <w:r>
          <w:t xml:space="preserve">. </w:t>
        </w:r>
      </w:ins>
      <w:ins w:id="1099" w:author="PR Preview" w:date="2026-01-01T00:00:00Z">
        <w:r>
          <w:t xml:space="preserve">By</w:t>
        </w:r>
      </w:ins>
      <w:ins w:id="1100" w:author="PR Preview" w:date="2026-01-01T00:00:00Z">
        <w:r>
          <w:t xml:space="preserve"> </w:t>
        </w:r>
      </w:ins>
      <w:hyperlink r:id="rId69">
        <w:ins w:id="1101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on</w:t>
        </w:r>
      </w:ins>
      <w:ins w:id="1104" w:author="PR Preview" w:date="2026-01-01T00:00:00Z">
        <w:r>
          <w:t xml:space="preserve"> </w:t>
        </w:r>
      </w:ins>
      <m:oMath>
        <m:r>
          <m:t>k</m:t>
        </m:r>
      </m:oMath>
      <w:ins w:id="1105" w:author="PR Preview" w:date="2026-01-01T00:00:00Z">
        <w:r>
          <w:t xml:space="preserve">.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For</w:t>
        </w:r>
      </w:ins>
      <w:ins w:id="110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1109" w:author="PR Preview" w:date="2026-01-01T00:00:00Z">
        <w:r>
          <w:t xml:space="preserve">, the claim</w:t>
        </w:r>
      </w:ins>
      <w:ins w:id="11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is homogeneity.</w:t>
        </w:r>
      </w:ins>
    </w:p>
    <w:p>
      <w:pPr>
        <w:pStyle w:val="BodyText"/>
      </w:pPr>
      <w:ins w:id="1113" w:author="PR Preview" w:date="2026-01-01T00:00:00Z">
        <w:r>
          <w:t xml:space="preserve">Suppose the claim holds for</w:t>
        </w:r>
      </w:ins>
      <w:ins w:id="1114" w:author="PR Preview" w:date="2026-01-01T00:00:00Z">
        <w:r>
          <w:t xml:space="preserve"> </w:t>
        </w:r>
      </w:ins>
      <m:oMath>
        <m:r>
          <m:t>k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vectors. Then for</w:t>
        </w:r>
      </w:ins>
      <w:ins w:id="111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11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ins w:id="1119" w:author="PR Preview" w:date="2026-01-01T00:00:00Z">
        <w:r>
          <w:rPr>
            <w:b/>
            <w:bCs/>
          </w:rPr>
          <w:t xml:space="preserve">Theorem 11 (Every linear map is multiplication by a matrix)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If</w:t>
        </w:r>
      </w:ins>
      <w:ins w:id="11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is a linear map (</w:t>
        </w:r>
      </w:ins>
      <w:hyperlink w:anchor="def-linear-map">
        <w:ins w:id="112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126" w:author="PR Preview" w:date="2026-01-01T00:00:00Z">
        <w:r>
          <w:t xml:space="preserve">),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then there is exactly one</w:t>
        </w:r>
      </w:ins>
      <w:ins w:id="112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matrix</w:t>
        </w:r>
      </w:ins>
      <w:ins w:id="11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ins w:id="1135" w:author="PR Preview" w:date="2026-01-01T00:00:00Z">
        <w:r>
          <w:t xml:space="preserve">Column</w:t>
        </w:r>
      </w:ins>
      <w:ins w:id="1136" w:author="PR Preview" w:date="2026-01-01T00:00:00Z">
        <w:r>
          <w:t xml:space="preserve"> </w:t>
        </w:r>
      </w:ins>
      <m:oMath>
        <m:r>
          <m:t>j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of</w:t>
        </w:r>
      </w:ins>
      <w:ins w:id="11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is</w:t>
        </w:r>
      </w:ins>
      <w:ins w:id="11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ins w:id="1143" w:author="PR Preview" w:date="2026-01-01T00:00:00Z">
        <w:r>
          <w:t xml:space="preserve">,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the value of</w:t>
        </w:r>
      </w:ins>
      <w:ins w:id="1146" w:author="PR Preview" w:date="2026-01-01T00:00:00Z">
        <w:r>
          <w:t xml:space="preserve"> </w:t>
        </w:r>
      </w:ins>
      <m:oMath>
        <m:r>
          <m:t>f</m:t>
        </m:r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at the</w:t>
        </w:r>
      </w:ins>
      <w:ins w:id="1149" w:author="PR Preview" w:date="2026-01-01T00:00:00Z">
        <w:r>
          <w:t xml:space="preserve"> </w:t>
        </w:r>
      </w:ins>
      <m:oMath>
        <m:r>
          <m:t>j</m:t>
        </m:r>
      </m:oMath>
      <w:ins w:id="1150" w:author="PR Preview" w:date="2026-01-01T00:00:00Z">
        <w:r>
          <w:t xml:space="preserve">th indicator vector (</w:t>
        </w:r>
      </w:ins>
      <w:hyperlink r:id="rId70">
        <w:ins w:id="1151" w:author="PR Preview" w:date="2026-01-01T00:00:00Z">
          <w:r>
            <w:rPr>
              <w:rStyle w:val="Hyperlink"/>
            </w:rPr>
            <w:t xml:space="preserve">Definition 12 in Vectors</w:t>
          </w:r>
        </w:ins>
      </w:hyperlink>
      <w:ins w:id="1152" w:author="PR Preview" w:date="2026-01-01T00:00:00Z">
        <w:r>
          <w:t xml:space="preserve">);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that is,</w:t>
        </w:r>
      </w:ins>
      <w:ins w:id="115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ins w:id="1156" w:author="PR Preview" w:date="2026-01-01T00:00:00Z">
        <w:r>
          <w:t xml:space="preserve">.</w:t>
        </w:r>
      </w:ins>
    </w:p>
    <w:bookmarkEnd w:id="71"/>
    <w:p>
      <w:pPr>
        <w:pStyle w:val="BodyText"/>
      </w:pPr>
      <w:ins w:id="1157" w:author="PR Preview" w:date="2026-01-01T00:00:00Z">
        <w:r>
          <w:rPr>
            <w:i/>
            <w:iCs/>
          </w:rPr>
          <w:t xml:space="preserve">Proof</w:t>
        </w:r>
      </w:ins>
      <w:ins w:id="1158" w:author="PR Preview" w:date="2026-01-01T00:00:00Z">
        <w:r>
          <w:t xml:space="preserve">. </w:t>
        </w:r>
      </w:ins>
      <w:ins w:id="1159" w:author="PR Preview" w:date="2026-01-01T00:00:00Z">
        <w:r>
          <w:rPr>
            <w:b/>
            <w:bCs/>
          </w:rPr>
          <w:t xml:space="preserve">Existence.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Let</w:t>
        </w:r>
      </w:ins>
      <w:ins w:id="11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be the</w:t>
        </w:r>
      </w:ins>
      <w:ins w:id="116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matrix with</w:t>
        </w:r>
      </w:ins>
      <w:ins w:id="116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ins w:id="1169" w:author="PR Preview" w:date="2026-01-01T00:00:00Z">
        <w:r>
          <w:t xml:space="preserve">.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For any</w:t>
        </w:r>
      </w:ins>
      <w:ins w:id="11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7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74" w:author="PR Preview" w:date="2026-01-01T00:00:00Z">
        <w:r>
          <w:t xml:space="preserve">and entry</w:t>
        </w:r>
      </w:ins>
      <w:ins w:id="1175" w:author="PR Preview" w:date="2026-01-01T00:00:00Z">
        <w:r>
          <w:t xml:space="preserve"> </w:t>
        </w:r>
      </w:ins>
      <m:oMath>
        <m:r>
          <m:t>i</m:t>
        </m:r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of that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78" w:author="PR Preview" w:date="2026-01-01T00:00:00Z">
        <w:r>
          <w:rPr>
            <w:b/>
            <w:bCs/>
          </w:rPr>
          <w:t xml:space="preserve">Uniqueness.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Suppose</w:t>
        </w:r>
      </w:ins>
      <w:ins w:id="118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is any</w:t>
        </w:r>
      </w:ins>
      <w:ins w:id="118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matrix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with</w:t>
        </w:r>
      </w:ins>
      <w:ins w:id="11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for all</w:t>
        </w:r>
      </w:ins>
      <w:ins w:id="11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93" w:author="PR Preview" w:date="2026-01-01T00:00:00Z">
        <w:r>
          <w:t xml:space="preserve">.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Taking</w:t>
        </w:r>
      </w:ins>
      <w:ins w:id="11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1197" w:author="PR Preview" w:date="2026-01-01T00:00:00Z">
        <w:r>
          <w:t xml:space="preserve">, for each</w:t>
        </w:r>
      </w:ins>
      <w:ins w:id="1198" w:author="PR Preview" w:date="2026-01-01T00:00:00Z">
        <w:r>
          <w:t xml:space="preserve"> </w:t>
        </w:r>
      </w:ins>
      <m:oMath>
        <m:r>
          <m:t>i</m:t>
        </m:r>
      </m:oMath>
      <w:ins w:id="11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ins w:id="1200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ins w:id="1201" w:author="PR Preview" w:date="2026-01-01T00:00:00Z">
        <w:r>
          <w:t xml:space="preserve">for every</w:t>
        </w:r>
      </w:ins>
      <w:ins w:id="1202" w:author="PR Preview" w:date="2026-01-01T00:00:00Z">
        <w:r>
          <w:t xml:space="preserve"> </w:t>
        </w:r>
      </w:ins>
      <m:oMath>
        <m:r>
          <m:t>i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and</w:t>
        </w:r>
      </w:ins>
      <w:ins w:id="1205" w:author="PR Preview" w:date="2026-01-01T00:00:00Z">
        <w:r>
          <w:t xml:space="preserve"> </w:t>
        </w:r>
      </w:ins>
      <m:oMath>
        <m:r>
          <m:t>j</m:t>
        </m:r>
      </m:oMath>
      <w:ins w:id="1206" w:author="PR Preview" w:date="2026-01-01T00:00:00Z">
        <w:r>
          <w:t xml:space="preserve">,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</w:t>
        </w:r>
      </w:ins>
      <w:ins w:id="120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210" w:author="PR Preview" w:date="2026-01-01T00:00:00Z">
        <w:r>
          <w:t xml:space="preserve">.</w:t>
        </w:r>
      </w:ins>
    </w:p>
    <w:bookmarkStart w:id="72" w:name="def-matrix-of-linear-map"/>
    <w:p>
      <w:pPr>
        <w:pStyle w:val="BodyText"/>
      </w:pPr>
      <w:ins w:id="1211" w:author="PR Preview" w:date="2026-01-01T00:00:00Z">
        <w:r>
          <w:rPr>
            <w:b/>
            <w:bCs/>
          </w:rPr>
          <w:t xml:space="preserve">Definition 15 (Matrix of a linear map)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The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rPr>
            <w:b/>
            <w:bCs/>
          </w:rPr>
          <w:t xml:space="preserve">matrix of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a linear map</w:t>
        </w:r>
      </w:ins>
      <w:ins w:id="12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is the unique</w:t>
        </w:r>
      </w:ins>
      <w:ins w:id="122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matrix</w:t>
        </w:r>
      </w:ins>
      <w:ins w:id="12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with</w:t>
        </w:r>
      </w:ins>
      <w:ins w:id="12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for all</w:t>
        </w:r>
      </w:ins>
      <w:ins w:id="12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(</w:t>
        </w:r>
      </w:ins>
      <w:hyperlink w:anchor="thm-linear-map-matrix">
        <w:ins w:id="123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234" w:author="PR Preview" w:date="2026-01-01T00:00:00Z">
        <w:r>
          <w:t xml:space="preserve">).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Its column</w:t>
        </w:r>
      </w:ins>
      <w:ins w:id="1237" w:author="PR Preview" w:date="2026-01-01T00:00:00Z">
        <w:r>
          <w:t xml:space="preserve"> </w:t>
        </w:r>
      </w:ins>
      <m:oMath>
        <m:r>
          <m:t>j</m:t>
        </m:r>
      </m:oMath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is</w:t>
        </w:r>
      </w:ins>
      <w:ins w:id="12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ins w:id="1241" w:author="PR Preview" w:date="2026-01-01T00:00:00Z">
        <w:r>
          <w:t xml:space="preserve">.</w:t>
        </w:r>
      </w:ins>
    </w:p>
    <w:bookmarkEnd w:id="72"/>
    <w:bookmarkStart w:id="73" w:name="exm-linear-map-matrix"/>
    <w:p>
      <w:pPr>
        <w:pStyle w:val="BodyText"/>
      </w:pPr>
      <w:ins w:id="1242" w:author="PR Preview" w:date="2026-01-01T00:00:00Z">
        <w:r>
          <w:rPr>
            <w:b/>
            <w:bCs/>
          </w:rPr>
          <w:t xml:space="preserve">Example 14 (Finding the matrix of a linear map)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For</w:t>
        </w:r>
      </w:ins>
      <w:ins w:id="12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from</w:t>
        </w:r>
      </w:ins>
      <w:ins w:id="1248" w:author="PR Preview" w:date="2026-01-01T00:00:00Z">
        <w:r>
          <w:t xml:space="preserve"> </w:t>
        </w:r>
      </w:ins>
      <w:hyperlink w:anchor="exm-linear-map">
        <w:ins w:id="124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250" w:author="PR Preview" w:date="2026-01-01T00:00:00Z">
        <w:r>
          <w:t xml:space="preserve">,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the values of</w:t>
        </w:r>
      </w:ins>
      <w:ins w:id="1253" w:author="PR Preview" w:date="2026-01-01T00:00:00Z">
        <w:r>
          <w:t xml:space="preserve"> </w:t>
        </w:r>
      </w:ins>
      <m:oMath>
        <m:r>
          <m:t>f</m:t>
        </m:r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at the indicator vectors are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256" w:author="PR Preview" w:date="2026-01-01T00:00:00Z">
        <w:r>
          <w:t xml:space="preserve">and these are the columns of the matrix of</w:t>
        </w:r>
      </w:ins>
      <w:ins w:id="1257" w:author="PR Preview" w:date="2026-01-01T00:00:00Z">
        <w:r>
          <w:t xml:space="preserve"> </w:t>
        </w:r>
      </w:ins>
      <m:oMath>
        <m:r>
          <m:t>f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(</w:t>
        </w:r>
      </w:ins>
      <w:hyperlink w:anchor="def-matrix-of-linear-map">
        <w:ins w:id="1260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261" w:author="PR Preview" w:date="2026-01-01T00:00:00Z">
        <w:r>
          <w:t xml:space="preserve">):</w:t>
        </w:r>
      </w:ins>
      <w:ins w:id="12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263" w:author="PR Preview" w:date="2026-01-01T00:00:00Z">
        <w:r>
          <w:t xml:space="preserve">.</w:t>
        </w:r>
      </w:ins>
    </w:p>
    <w:bookmarkEnd w:id="73"/>
    <w:bookmarkStart w:id="74" w:name="cor-linear-scalar"/>
    <w:p>
      <w:pPr>
        <w:pStyle w:val="BodyText"/>
      </w:pPr>
      <w:ins w:id="1264" w:author="PR Preview" w:date="2026-01-01T00:00:00Z">
        <w:r>
          <w:rPr>
            <w:b/>
            <w:bCs/>
          </w:rPr>
          <w:t xml:space="preserve">Corollary 1 (Linear functions from vectors to numbers)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A function</w:t>
        </w:r>
      </w:ins>
      <w:ins w:id="12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is linear (</w:t>
        </w:r>
      </w:ins>
      <w:hyperlink w:anchor="def-linear-map">
        <w:ins w:id="127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271" w:author="PR Preview" w:date="2026-01-01T00:00:00Z">
        <w:r>
          <w:t xml:space="preserve">)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if and only if there is a vector</w:t>
        </w:r>
      </w:ins>
      <w:ins w:id="12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ins w:id="1277" w:author="PR Preview" w:date="2026-01-01T00:00:00Z">
        <w:r>
          <w:t xml:space="preserve">and then</w:t>
        </w:r>
      </w:ins>
      <w:ins w:id="1278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for each</w:t>
        </w:r>
      </w:ins>
      <w:ins w:id="1281" w:author="PR Preview" w:date="2026-01-01T00:00:00Z">
        <w:r>
          <w:t xml:space="preserve"> </w:t>
        </w:r>
      </w:ins>
      <m:oMath>
        <m:r>
          <m:t>j</m:t>
        </m:r>
      </m:oMath>
      <w:ins w:id="1282" w:author="PR Preview" w:date="2026-01-01T00:00:00Z">
        <w:r>
          <w:t xml:space="preserve">.</w:t>
        </w:r>
      </w:ins>
    </w:p>
    <w:bookmarkEnd w:id="74"/>
    <w:p>
      <w:pPr>
        <w:pStyle w:val="BodyText"/>
      </w:pPr>
      <w:ins w:id="1283" w:author="PR Preview" w:date="2026-01-01T00:00:00Z">
        <w:r>
          <w:rPr>
            <w:i/>
            <w:iCs/>
          </w:rPr>
          <w:t xml:space="preserve">Proof</w:t>
        </w:r>
      </w:ins>
      <w:ins w:id="1284" w:author="PR Preview" w:date="2026-01-01T00:00:00Z">
        <w:r>
          <w:t xml:space="preserve">. </w:t>
        </w:r>
      </w:ins>
      <w:ins w:id="1285" w:author="PR Preview" w:date="2026-01-01T00:00:00Z">
        <w:r>
          <w:rPr>
            <w:b/>
            <w:bCs/>
          </w:rPr>
          <w:t xml:space="preserve">If</w:t>
        </w:r>
      </w:ins>
      <w:ins w:id="1286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287" w:author="PR Preview" w:date="2026-01-01T00:00:00Z">
        <w:r>
          <w:rPr>
            <w:b/>
            <w:bCs/>
          </w:rPr>
          <w:t xml:space="preserve"> </w:t>
        </w:r>
      </w:ins>
      <w:ins w:id="1288" w:author="PR Preview" w:date="2026-01-01T00:00:00Z">
        <w:r>
          <w:rPr>
            <w:b/>
            <w:bCs/>
          </w:rPr>
          <w:t xml:space="preserve">is linear.</w:t>
        </w:r>
      </w:ins>
      <w:ins w:id="1289" w:author="PR Preview" w:date="2026-01-01T00:00:00Z">
        <w:r>
          <w:t xml:space="preserve"> </w:t>
        </w:r>
      </w:ins>
      <w:hyperlink w:anchor="thm-linear-map-matrix">
        <w:ins w:id="129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with</w:t>
        </w:r>
      </w:ins>
      <w:ins w:id="129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gives a</w:t>
        </w:r>
      </w:ins>
      <w:ins w:id="129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matrix</w:t>
        </w:r>
      </w:ins>
      <w:ins w:id="12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with</w:t>
        </w:r>
      </w:ins>
      <w:ins w:id="13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and</w:t>
        </w:r>
      </w:ins>
      <w:ins w:id="130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ins w:id="1306" w:author="PR Preview" w:date="2026-01-01T00:00:00Z">
        <w:r>
          <w:t xml:space="preserve">.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Let</w:t>
        </w:r>
      </w:ins>
      <w:ins w:id="13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be the vector with</w:t>
        </w:r>
      </w:ins>
      <w:ins w:id="1312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ins w:id="1313" w:author="PR Preview" w:date="2026-01-01T00:00:00Z">
        <w:r>
          <w:t xml:space="preserve">, so that</w:t>
        </w:r>
      </w:ins>
      <w:ins w:id="13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315" w:author="PR Preview" w:date="2026-01-01T00:00:00Z">
        <w:r>
          <w:t xml:space="preserve">.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31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319" w:author="PR Preview" w:date="2026-01-01T00:00:00Z">
        <w:r>
          <w:rPr>
            <w:b/>
            <w:bCs/>
          </w:rPr>
          <w:t xml:space="preserve">If</w:t>
        </w:r>
      </w:ins>
      <w:ins w:id="1320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1321" w:author="PR Preview" w:date="2026-01-01T00:00:00Z">
        <w:r>
          <w:rPr>
            <w:b/>
            <w:bCs/>
          </w:rPr>
          <w:t xml:space="preserve">.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Here</w:t>
        </w:r>
      </w:ins>
      <w:ins w:id="132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is a</w:t>
        </w:r>
      </w:ins>
      <w:ins w:id="132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matrix,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so</w:t>
        </w:r>
      </w:ins>
      <w:ins w:id="1332" w:author="PR Preview" w:date="2026-01-01T00:00:00Z">
        <w:r>
          <w:t xml:space="preserve"> </w:t>
        </w:r>
      </w:ins>
      <m:oMath>
        <m:r>
          <m:t>f</m:t>
        </m:r>
      </m:oMath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is linear by</w:t>
        </w:r>
      </w:ins>
      <w:ins w:id="1335" w:author="PR Preview" w:date="2026-01-01T00:00:00Z">
        <w:r>
          <w:t xml:space="preserve"> </w:t>
        </w:r>
      </w:ins>
      <w:hyperlink w:anchor="thm-matrix-map-linear">
        <w:ins w:id="1336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337" w:author="PR Preview" w:date="2026-01-01T00:00:00Z">
        <w:r>
          <w:t xml:space="preserve">.</w:t>
        </w:r>
      </w:ins>
    </w:p>
    <w:bookmarkStart w:id="75" w:name="exm-linear-scalar"/>
    <w:p>
      <w:pPr>
        <w:pStyle w:val="BodyText"/>
      </w:pPr>
      <w:ins w:id="1338" w:author="PR Preview" w:date="2026-01-01T00:00:00Z">
        <w:r>
          <w:rPr>
            <w:b/>
            <w:bCs/>
          </w:rPr>
          <w:t xml:space="preserve">Example 15 (A linear function from</w:t>
        </w:r>
      </w:ins>
      <w:ins w:id="133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340" w:author="PR Preview" w:date="2026-01-01T00:00:00Z">
        <w:r>
          <w:rPr>
            <w:b/>
            <w:bCs/>
          </w:rPr>
          <w:t xml:space="preserve"> </w:t>
        </w:r>
      </w:ins>
      <w:ins w:id="1341" w:author="PR Preview" w:date="2026-01-01T00:00:00Z">
        <w:r>
          <w:rPr>
            <w:b/>
            <w:bCs/>
          </w:rPr>
          <w:t xml:space="preserve">to</w:t>
        </w:r>
      </w:ins>
      <w:ins w:id="134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343" w:author="PR Preview" w:date="2026-01-01T00:00:00Z">
        <w:r>
          <w:rPr>
            <w:b/>
            <w:bCs/>
          </w:rPr>
          <w:t xml:space="preserve">)</w:t>
        </w:r>
      </w:ins>
      <w:ins w:id="13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is</w:t>
        </w:r>
      </w:ins>
      <w:ins w:id="13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with</w:t>
        </w:r>
      </w:ins>
      <w:ins w:id="13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51" w:author="PR Preview" w:date="2026-01-01T00:00:00Z">
        <w:r>
          <w:t xml:space="preserve">,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so it is linear by</w:t>
        </w:r>
      </w:ins>
      <w:ins w:id="1354" w:author="PR Preview" w:date="2026-01-01T00:00:00Z">
        <w:r>
          <w:t xml:space="preserve"> </w:t>
        </w:r>
      </w:ins>
      <w:hyperlink w:anchor="cor-linear-scalar">
        <w:ins w:id="135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356" w:author="PR Preview" w:date="2026-01-01T00:00:00Z">
        <w:r>
          <w:t xml:space="preserve">.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The entries of</w:t>
        </w:r>
      </w:ins>
      <w:ins w:id="13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are the values at the indicator vectors: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ins w:id="136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is not linear,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because</w:t>
        </w:r>
      </w:ins>
      <w:ins w:id="136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(</w:t>
        </w:r>
      </w:ins>
      <w:hyperlink w:anchor="thm-linear-map-zero">
        <w:ins w:id="137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371" w:author="PR Preview" w:date="2026-01-01T00:00:00Z">
        <w:r>
          <w:t xml:space="preserve">).</w:t>
        </w:r>
      </w:ins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ins w:id="1372" w:author="PR Preview" w:date="2026-01-01T00:00:00Z">
        <w:r>
          <w:rPr>
            <w:b/>
            <w:bCs/>
          </w:rPr>
          <w:t xml:space="preserve">Definition 16 (Translation)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For a fixed vector</w:t>
        </w:r>
      </w:ins>
      <w:ins w:id="13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376" w:author="PR Preview" w:date="2026-01-01T00:00:00Z">
        <w:r>
          <w:t xml:space="preserve">,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the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rPr>
            <w:b/>
            <w:bCs/>
          </w:rPr>
          <w:t xml:space="preserve">translation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by</w:t>
        </w:r>
      </w:ins>
      <w:ins w:id="13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is the function</w:t>
        </w:r>
      </w:ins>
      <w:ins w:id="138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ins w:id="1389" w:author="PR Preview" w:date="2026-01-01T00:00:00Z">
        <w:r>
          <w:t xml:space="preserve">It moves every point by the same vector</w:t>
        </w:r>
      </w:ins>
      <w:ins w:id="13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391" w:author="PR Preview" w:date="2026-01-01T00:00:00Z">
        <w:r>
          <w:t xml:space="preserve">.</w:t>
        </w:r>
      </w:ins>
    </w:p>
    <w:bookmarkEnd w:id="82"/>
    <w:bookmarkStart w:id="83" w:name="exm-translation"/>
    <w:p>
      <w:pPr>
        <w:pStyle w:val="BodyText"/>
      </w:pPr>
      <w:ins w:id="1392" w:author="PR Preview" w:date="2026-01-01T00:00:00Z">
        <w:r>
          <w:rPr>
            <w:b/>
            <w:bCs/>
          </w:rPr>
          <w:t xml:space="preserve">Example 16 (Translating two points)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The translation by</w:t>
        </w:r>
      </w:ins>
      <w:ins w:id="13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sends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398" w:author="PR Preview" w:date="2026-01-01T00:00:00Z">
        <w:r>
          <w:t xml:space="preserve">Both points move one unit right and two units down.</w:t>
        </w:r>
      </w:ins>
    </w:p>
    <w:bookmarkEnd w:id="83"/>
    <w:bookmarkStart w:id="87" w:name="def-affine-map"/>
    <w:p>
      <w:pPr>
        <w:pStyle w:val="BodyText"/>
      </w:pPr>
      <w:ins w:id="1399" w:author="PR Preview" w:date="2026-01-01T00:00:00Z">
        <w:r>
          <w:rPr>
            <w:b/>
            <w:bCs/>
          </w:rPr>
          <w:t xml:space="preserve">Definition 17 (Affine map (affine transformation, affine function))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A</w:t>
        </w:r>
      </w:ins>
      <w:ins w:id="1402" w:author="PR Preview" w:date="2026-01-01T00:00:00Z">
        <w:r>
          <w:t xml:space="preserve"> </w:t>
        </w:r>
      </w:ins>
      <w:hyperlink r:id="rId55">
        <w:ins w:id="140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4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is an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rPr>
            <w:b/>
            <w:bCs/>
          </w:rPr>
          <w:t xml:space="preserve">affine map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(also called an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rPr>
            <w:b/>
            <w:bCs/>
          </w:rPr>
          <w:t xml:space="preserve">affine transformation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or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rPr>
            <w:b/>
            <w:bCs/>
          </w:rPr>
          <w:t xml:space="preserve">affine function</w:t>
        </w:r>
      </w:ins>
      <w:ins w:id="1417" w:author="PR Preview" w:date="2026-01-01T00:00:00Z">
        <w:r>
          <w:t xml:space="preserve">)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if it is a matrix product followed by a translation (</w:t>
        </w:r>
      </w:ins>
      <w:hyperlink w:anchor="def-translation">
        <w:ins w:id="1420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421" w:author="PR Preview" w:date="2026-01-01T00:00:00Z">
        <w:r>
          <w:t xml:space="preserve">)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(a</w:t>
        </w:r>
      </w:ins>
      <w:ins w:id="1424" w:author="PR Preview" w:date="2026-01-01T00:00:00Z">
        <w:r>
          <w:t xml:space="preserve"> </w:t>
        </w:r>
      </w:ins>
      <w:hyperlink r:id="rId84">
        <w:ins w:id="1425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1426" w:author="PR Preview" w:date="2026-01-01T00:00:00Z">
        <w:r>
          <w:t xml:space="preserve">, with the matrix product as the inner function):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there are an</w:t>
        </w:r>
      </w:ins>
      <w:ins w:id="142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matrix</w:t>
        </w:r>
      </w:ins>
      <w:ins w:id="14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and a vector</w:t>
        </w:r>
      </w:ins>
      <w:ins w:id="14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ins w:id="1438" w:author="PR Preview" w:date="2026-01-01T00:00:00Z">
        <w:r>
          <w:t xml:space="preserve">The vector</w:t>
        </w:r>
      </w:ins>
      <w:ins w:id="14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is called the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rPr>
            <w:b/>
            <w:bCs/>
          </w:rPr>
          <w:t xml:space="preserve">offset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of</w:t>
        </w:r>
      </w:ins>
      <w:ins w:id="1446" w:author="PR Preview" w:date="2026-01-01T00:00:00Z">
        <w:r>
          <w:t xml:space="preserve"> </w:t>
        </w:r>
      </w:ins>
      <m:oMath>
        <m:r>
          <m:t>f</m:t>
        </m:r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(statistics also calls it the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rPr>
            <w:b/>
            <w:bCs/>
          </w:rPr>
          <w:t xml:space="preserve">intercept</w:t>
        </w:r>
      </w:ins>
      <w:ins w:id="1451" w:author="PR Preview" w:date="2026-01-01T00:00:00Z">
        <w:r>
          <w:t xml:space="preserve">, and machine learning the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rPr>
            <w:b/>
            <w:bCs/>
          </w:rPr>
          <w:t xml:space="preserve">bias</w:t>
        </w:r>
      </w:ins>
      <w:ins w:id="1454" w:author="PR Preview" w:date="2026-01-01T00:00:00Z">
        <w:r>
          <w:t xml:space="preserve">).</w:t>
        </w:r>
      </w:ins>
    </w:p>
    <w:p>
      <w:pPr>
        <w:pStyle w:val="BodyText"/>
      </w:pPr>
      <w:ins w:id="1455" w:author="PR Preview" w:date="2026-01-01T00:00:00Z">
        <w:r>
          <w:t xml:space="preserve">For a real-valued function (</w:t>
        </w:r>
      </w:ins>
      <w:hyperlink r:id="rId85">
        <w:ins w:id="1456" w:author="PR Preview" w:date="2026-01-01T00:00:00Z">
          <w:r>
            <w:rPr>
              <w:rStyle w:val="Hyperlink"/>
            </w:rPr>
            <w:t xml:space="preserve">Definition 4 in Vectors</w:t>
          </w:r>
        </w:ins>
      </w:hyperlink>
      <w:ins w:id="1457" w:author="PR Preview" w:date="2026-01-01T00:00:00Z">
        <w:r>
          <w:t xml:space="preserve">,</w:t>
        </w:r>
      </w:ins>
      <w:ins w:id="145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1459" w:author="PR Preview" w:date="2026-01-01T00:00:00Z">
        <w:r>
          <w:t xml:space="preserve">),</w:t>
        </w:r>
      </w:ins>
      <w:ins w:id="14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is a single row, written</w:t>
        </w:r>
      </w:ins>
      <w:ins w:id="146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464" w:author="PR Preview" w:date="2026-01-01T00:00:00Z">
        <w:r>
          <w:t xml:space="preserve">, and</w:t>
        </w:r>
      </w:ins>
      <w:ins w:id="14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is a single number</w:t>
        </w:r>
      </w:ins>
      <w:ins w:id="1468" w:author="PR Preview" w:date="2026-01-01T00:00:00Z">
        <w:r>
          <w:t xml:space="preserve"> </w:t>
        </w:r>
      </w:ins>
      <m:oMath>
        <m:r>
          <m:t>b</m:t>
        </m:r>
      </m:oMath>
      <w:ins w:id="1469" w:author="PR Preview" w:date="2026-01-01T00:00:00Z">
        <w:r>
          <w:t xml:space="preserve">,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so an affine function is a linear function</w:t>
        </w:r>
      </w:ins>
      <w:ins w:id="14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(</w:t>
        </w:r>
      </w:ins>
      <w:hyperlink w:anchor="cor-linear-scalar">
        <w:ins w:id="147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476" w:author="PR Preview" w:date="2026-01-01T00:00:00Z">
        <w:r>
          <w:t xml:space="preserve">)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plus an offset:</w:t>
        </w:r>
      </w:ins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ins w:id="1479" w:author="PR Preview" w:date="2026-01-01T00:00:00Z">
        <w:r>
          <w:rPr>
            <w:b/>
            <w:bCs/>
          </w:rPr>
          <w:t xml:space="preserve">Definition 18 (Augmented vector)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The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rPr>
            <w:b/>
            <w:bCs/>
          </w:rPr>
          <w:t xml:space="preserve">augmented vector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of</w:t>
        </w:r>
      </w:ins>
      <w:ins w:id="14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is the vector</w:t>
        </w:r>
      </w:ins>
      <w:ins w:id="14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formed by placing a</w:t>
        </w:r>
      </w:ins>
      <w:ins w:id="1492" w:author="PR Preview" w:date="2026-01-01T00:00:00Z">
        <w:r>
          <w:t xml:space="preserve"> </w:t>
        </w:r>
      </w:ins>
      <m:oMath>
        <m:r>
          <m:t>1</m:t>
        </m:r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above the entries of</w:t>
        </w:r>
      </w:ins>
      <w:ins w:id="14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9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ins w:id="1497" w:author="PR Preview" w:date="2026-01-01T00:00:00Z">
        <w:r>
          <w:rPr>
            <w:b/>
            <w:bCs/>
          </w:rPr>
          <w:t xml:space="preserve">Example 17 (An affine function as a dot product with an augmented vector)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For</w:t>
        </w:r>
      </w:ins>
      <w:ins w:id="15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01" w:author="PR Preview" w:date="2026-01-01T00:00:00Z">
        <w:r>
          <w:t xml:space="preserve">, the augmented vector is</w:t>
        </w:r>
      </w:ins>
      <w:ins w:id="15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03" w:author="PR Preview" w:date="2026-01-01T00:00:00Z">
        <w:r>
          <w:t xml:space="preserve">.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With</w:t>
        </w:r>
      </w:ins>
      <w:ins w:id="15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and</w:t>
        </w:r>
      </w:ins>
      <w:ins w:id="150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4</m:t>
        </m:r>
      </m:oMath>
      <w:ins w:id="1510" w:author="PR Preview" w:date="2026-01-01T00:00:00Z">
        <w:r>
          <w:t xml:space="preserve">,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the affine function</w:t>
        </w:r>
      </w:ins>
      <w:ins w:id="15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(</w:t>
        </w:r>
      </w:ins>
      <w:hyperlink w:anchor="eq-linear-scalar">
        <w:ins w:id="1516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517" w:author="PR Preview" w:date="2026-01-01T00:00:00Z">
        <w:r>
          <w:t xml:space="preserve">) equals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the dot product of</w:t>
        </w:r>
      </w:ins>
      <w:ins w:id="152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with</w:t>
        </w:r>
      </w:ins>
      <w:ins w:id="152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15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ins w:id="1525" w:author="PR Preview" w:date="2026-01-01T00:00:00Z">
        <w:r>
          <w:rPr>
            <w:b/>
            <w:bCs/>
          </w:rPr>
          <w:t xml:space="preserve">Theorem 12 (An affine map sends zero to its offset)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An affine map</w:t>
        </w:r>
      </w:ins>
      <w:ins w:id="15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(</w:t>
        </w:r>
      </w:ins>
      <w:hyperlink w:anchor="def-affine-map">
        <w:ins w:id="153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532" w:author="PR Preview" w:date="2026-01-01T00:00:00Z">
        <w:r>
          <w:t xml:space="preserve">)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satisfies</w:t>
        </w:r>
      </w:ins>
      <w:ins w:id="15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536" w:author="PR Preview" w:date="2026-01-01T00:00:00Z">
        <w:r>
          <w:t xml:space="preserve">.</w:t>
        </w:r>
      </w:ins>
    </w:p>
    <w:bookmarkEnd w:id="90"/>
    <w:p>
      <w:pPr>
        <w:pStyle w:val="BodyText"/>
      </w:pPr>
      <w:ins w:id="1537" w:author="PR Preview" w:date="2026-01-01T00:00:00Z">
        <w:r>
          <w:rPr>
            <w:i/>
            <w:iCs/>
          </w:rPr>
          <w:t xml:space="preserve">Proof</w:t>
        </w:r>
      </w:ins>
      <w:ins w:id="1538" w:author="PR Preview" w:date="2026-01-01T00:00:00Z">
        <w:r>
          <w:t xml:space="preserve">. </w:t>
        </w:r>
      </w:ins>
      <w:ins w:id="1539" w:author="PR Preview" w:date="2026-01-01T00:00:00Z">
        <w:r>
          <w:t xml:space="preserve">First,</w:t>
        </w:r>
      </w:ins>
      <w:ins w:id="15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541" w:author="PR Preview" w:date="2026-01-01T00:00:00Z">
        <w:r>
          <w:t xml:space="preserve">: for each</w:t>
        </w:r>
      </w:ins>
      <w:ins w:id="1542" w:author="PR Preview" w:date="2026-01-01T00:00:00Z">
        <w:r>
          <w:t xml:space="preserve"> </w:t>
        </w:r>
      </w:ins>
      <m:oMath>
        <m:r>
          <m:t>i</m:t>
        </m:r>
      </m:oMath>
      <w:ins w:id="154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54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ins w:id="1545" w:author="PR Preview" w:date="2026-01-01T00:00:00Z">
        <w:r>
          <w:rPr>
            <w:b/>
            <w:bCs/>
          </w:rPr>
          <w:t xml:space="preserve">Theorem 13 (An affine map is linear exactly when its offset is zero)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An affine map</w:t>
        </w:r>
      </w:ins>
      <w:ins w:id="15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(</w:t>
        </w:r>
      </w:ins>
      <w:hyperlink w:anchor="def-affine-map">
        <w:ins w:id="155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552" w:author="PR Preview" w:date="2026-01-01T00:00:00Z">
        <w:r>
          <w:t xml:space="preserve">)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is linear (</w:t>
        </w:r>
      </w:ins>
      <w:hyperlink w:anchor="def-linear-map">
        <w:ins w:id="155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556" w:author="PR Preview" w:date="2026-01-01T00:00:00Z">
        <w:r>
          <w:t xml:space="preserve">) if and only if</w:t>
        </w:r>
      </w:ins>
      <w:ins w:id="15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558" w:author="PR Preview" w:date="2026-01-01T00:00:00Z">
        <w:r>
          <w:t xml:space="preserve">.</w:t>
        </w:r>
      </w:ins>
    </w:p>
    <w:bookmarkEnd w:id="91"/>
    <w:p>
      <w:pPr>
        <w:pStyle w:val="BodyText"/>
      </w:pPr>
      <w:ins w:id="1559" w:author="PR Preview" w:date="2026-01-01T00:00:00Z">
        <w:r>
          <w:rPr>
            <w:i/>
            <w:iCs/>
          </w:rPr>
          <w:t xml:space="preserve">Proof</w:t>
        </w:r>
      </w:ins>
      <w:ins w:id="1560" w:author="PR Preview" w:date="2026-01-01T00:00:00Z">
        <w:r>
          <w:t xml:space="preserve">. </w:t>
        </w:r>
      </w:ins>
      <w:ins w:id="1561" w:author="PR Preview" w:date="2026-01-01T00:00:00Z">
        <w:r>
          <w:t xml:space="preserve">If</w:t>
        </w:r>
      </w:ins>
      <w:ins w:id="15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563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564" w:author="PR Preview" w:date="2026-01-01T00:00:00Z">
        <w:r>
          <w:t xml:space="preserve">which is linear by</w:t>
        </w:r>
      </w:ins>
      <w:ins w:id="1565" w:author="PR Preview" w:date="2026-01-01T00:00:00Z">
        <w:r>
          <w:t xml:space="preserve"> </w:t>
        </w:r>
      </w:ins>
      <w:hyperlink w:anchor="thm-matrix-map-linear">
        <w:ins w:id="1566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567" w:author="PR Preview" w:date="2026-01-01T00:00:00Z">
        <w:r>
          <w:t xml:space="preserve">.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Conversely, if</w:t>
        </w:r>
      </w:ins>
      <w:ins w:id="1570" w:author="PR Preview" w:date="2026-01-01T00:00:00Z">
        <w:r>
          <w:t xml:space="preserve"> </w:t>
        </w:r>
      </w:ins>
      <m:oMath>
        <m:r>
          <m:t>f</m:t>
        </m:r>
      </m:oMath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is linear, then</w:t>
        </w:r>
      </w:ins>
      <w:ins w:id="15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by</w:t>
        </w:r>
      </w:ins>
      <w:ins w:id="1576" w:author="PR Preview" w:date="2026-01-01T00:00:00Z">
        <w:r>
          <w:t xml:space="preserve"> </w:t>
        </w:r>
      </w:ins>
      <w:hyperlink w:anchor="thm-linear-map-zero">
        <w:ins w:id="157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578" w:author="PR Preview" w:date="2026-01-01T00:00:00Z">
        <w:r>
          <w:t xml:space="preserve">,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and</w:t>
        </w:r>
      </w:ins>
      <w:ins w:id="15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by</w:t>
        </w:r>
      </w:ins>
      <w:ins w:id="1584" w:author="PR Preview" w:date="2026-01-01T00:00:00Z">
        <w:r>
          <w:t xml:space="preserve"> </w:t>
        </w:r>
      </w:ins>
      <w:hyperlink w:anchor="thm-affine-map-zero">
        <w:ins w:id="158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586" w:author="PR Preview" w:date="2026-01-01T00:00:00Z">
        <w:r>
          <w:t xml:space="preserve">,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so</w:t>
        </w:r>
      </w:ins>
      <w:ins w:id="15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590" w:author="PR Preview" w:date="2026-01-01T00:00:00Z">
        <w:r>
          <w:t xml:space="preserve">.</w:t>
        </w:r>
      </w:ins>
    </w:p>
    <w:bookmarkStart w:id="92" w:name="exm-affine-linear-iff"/>
    <w:p>
      <w:pPr>
        <w:pStyle w:val="BodyText"/>
      </w:pPr>
      <w:ins w:id="1591" w:author="PR Preview" w:date="2026-01-01T00:00:00Z">
        <w:r>
          <w:rPr>
            <w:b/>
            <w:bCs/>
          </w:rPr>
          <w:t xml:space="preserve">Example 18 (Two affine maps with the same matrix)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Let</w:t>
        </w:r>
      </w:ins>
      <w:ins w:id="15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595" w:author="PR Preview" w:date="2026-01-01T00:00:00Z">
        <w:r>
          <w:t xml:space="preserve">, the matrix of the linear map in</w:t>
        </w:r>
      </w:ins>
      <w:ins w:id="1596" w:author="PR Preview" w:date="2026-01-01T00:00:00Z">
        <w:r>
          <w:t xml:space="preserve"> </w:t>
        </w:r>
      </w:ins>
      <w:hyperlink w:anchor="exm-linear-map">
        <w:ins w:id="159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598" w:author="PR Preview" w:date="2026-01-01T00:00:00Z">
        <w:r>
          <w:t xml:space="preserve">.</w:t>
        </w:r>
      </w:ins>
      <w:ins w:id="15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has offset</w:t>
        </w:r>
      </w:ins>
      <w:ins w:id="16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603" w:author="PR Preview" w:date="2026-01-01T00:00:00Z">
        <w:r>
          <w:t xml:space="preserve">, so it is linear.</w:t>
        </w:r>
      </w:ins>
      <w:ins w:id="160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has offset</w:t>
        </w:r>
      </w:ins>
      <w:ins w:id="160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608" w:author="PR Preview" w:date="2026-01-01T00:00:00Z">
        <w:r>
          <w:t xml:space="preserve">,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so by</w:t>
        </w:r>
      </w:ins>
      <w:ins w:id="1611" w:author="PR Preview" w:date="2026-01-01T00:00:00Z">
        <w:r>
          <w:t xml:space="preserve"> </w:t>
        </w:r>
      </w:ins>
      <w:hyperlink w:anchor="thm-affine-linear-iff">
        <w:ins w:id="1612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it is not linear: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indeed</w:t>
        </w:r>
      </w:ins>
      <w:ins w:id="161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ins w:id="1618" w:author="PR Preview" w:date="2026-01-01T00:00:00Z">
        <w:r>
          <w:t xml:space="preserve">, not</w:t>
        </w:r>
      </w:ins>
      <w:ins w:id="16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620" w:author="PR Preview" w:date="2026-01-01T00:00:00Z">
        <w:r>
          <w:t xml:space="preserve">.</w:t>
        </w:r>
      </w:ins>
    </w:p>
    <w:bookmarkEnd w:id="92"/>
    <w:bookmarkStart w:id="93" w:name="cor-linear-is-affine"/>
    <w:p>
      <w:pPr>
        <w:pStyle w:val="BodyText"/>
      </w:pPr>
      <w:ins w:id="1621" w:author="PR Preview" w:date="2026-01-01T00:00:00Z">
        <w:r>
          <w:rPr>
            <w:b/>
            <w:bCs/>
          </w:rPr>
          <w:t xml:space="preserve">Corollary 2 (Every linear map is affine)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Every linear map</w:t>
        </w:r>
      </w:ins>
      <w:ins w:id="16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(</w:t>
        </w:r>
      </w:ins>
      <w:hyperlink w:anchor="def-linear-map">
        <w:ins w:id="162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628" w:author="PR Preview" w:date="2026-01-01T00:00:00Z">
        <w:r>
          <w:t xml:space="preserve">)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is an affine map (</w:t>
        </w:r>
      </w:ins>
      <w:hyperlink w:anchor="def-affine-map">
        <w:ins w:id="163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632" w:author="PR Preview" w:date="2026-01-01T00:00:00Z">
        <w:r>
          <w:t xml:space="preserve">) with offset</w:t>
        </w:r>
      </w:ins>
      <w:ins w:id="16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634" w:author="PR Preview" w:date="2026-01-01T00:00:00Z">
        <w:r>
          <w:t xml:space="preserve">.</w:t>
        </w:r>
      </w:ins>
    </w:p>
    <w:bookmarkEnd w:id="93"/>
    <w:p>
      <w:pPr>
        <w:pStyle w:val="BodyText"/>
      </w:pPr>
      <w:ins w:id="1635" w:author="PR Preview" w:date="2026-01-01T00:00:00Z">
        <w:r>
          <w:rPr>
            <w:i/>
            <w:iCs/>
          </w:rPr>
          <w:t xml:space="preserve">Proof</w:t>
        </w:r>
      </w:ins>
      <w:ins w:id="1636" w:author="PR Preview" w:date="2026-01-01T00:00:00Z">
        <w:r>
          <w:t xml:space="preserve">. </w:t>
        </w:r>
      </w:ins>
      <w:ins w:id="1637" w:author="PR Preview" w:date="2026-01-01T00:00:00Z">
        <w:r>
          <w:t xml:space="preserve">If</w:t>
        </w:r>
      </w:ins>
      <w:ins w:id="1638" w:author="PR Preview" w:date="2026-01-01T00:00:00Z">
        <w:r>
          <w:t xml:space="preserve"> </w:t>
        </w:r>
      </w:ins>
      <m:oMath>
        <m:r>
          <m:t>f</m:t>
        </m:r>
      </m:oMath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is linear,</w:t>
        </w:r>
      </w:ins>
      <w:ins w:id="1641" w:author="PR Preview" w:date="2026-01-01T00:00:00Z">
        <w:r>
          <w:t xml:space="preserve"> </w:t>
        </w:r>
      </w:ins>
      <w:hyperlink w:anchor="thm-linear-map-matrix">
        <w:ins w:id="164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gives a matrix</w:t>
        </w:r>
      </w:ins>
      <w:ins w:id="16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648" w:author="PR Preview" w:date="2026-01-01T00:00:00Z">
        <w:r>
          <w:t xml:space="preserve">which is</w:t>
        </w:r>
      </w:ins>
      <w:ins w:id="1649" w:author="PR Preview" w:date="2026-01-01T00:00:00Z">
        <w:r>
          <w:t xml:space="preserve"> </w:t>
        </w:r>
      </w:ins>
      <w:hyperlink w:anchor="def-affine-map">
        <w:ins w:id="165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with</w:t>
        </w:r>
      </w:ins>
      <w:ins w:id="16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654" w:author="PR Preview" w:date="2026-01-01T00:00:00Z">
        <w:r>
          <w:t xml:space="preserve">.</w:t>
        </w:r>
      </w:ins>
    </w:p>
    <w:bookmarkStart w:id="94" w:name="thm-affine-map-unique"/>
    <w:p>
      <w:pPr>
        <w:pStyle w:val="BodyText"/>
      </w:pPr>
      <w:ins w:id="1655" w:author="PR Preview" w:date="2026-01-01T00:00:00Z">
        <w:r>
          <w:rPr>
            <w:b/>
            <w:bCs/>
          </w:rPr>
          <w:t xml:space="preserve">Theorem 14 (An affine map determines its matrix and offset)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If</w:t>
        </w:r>
      </w:ins>
      <w:ins w:id="16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and</w:t>
        </w:r>
      </w:ins>
      <w:ins w:id="16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for all</w:t>
        </w:r>
      </w:ins>
      <w:ins w:id="16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(</w:t>
        </w:r>
      </w:ins>
      <w:hyperlink w:anchor="def-affine-map">
        <w:ins w:id="1667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668" w:author="PR Preview" w:date="2026-01-01T00:00:00Z">
        <w:r>
          <w:t xml:space="preserve">),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then</w:t>
        </w:r>
      </w:ins>
      <w:ins w:id="167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and</w:t>
        </w:r>
      </w:ins>
      <w:ins w:id="167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675" w:author="PR Preview" w:date="2026-01-01T00:00:00Z">
        <w:r>
          <w:t xml:space="preserve">.</w:t>
        </w:r>
      </w:ins>
    </w:p>
    <w:bookmarkEnd w:id="94"/>
    <w:p>
      <w:pPr>
        <w:pStyle w:val="BodyText"/>
      </w:pPr>
      <w:ins w:id="1676" w:author="PR Preview" w:date="2026-01-01T00:00:00Z">
        <w:r>
          <w:rPr>
            <w:i/>
            <w:iCs/>
          </w:rPr>
          <w:t xml:space="preserve">Proof</w:t>
        </w:r>
      </w:ins>
      <w:ins w:id="1677" w:author="PR Preview" w:date="2026-01-01T00:00:00Z">
        <w:r>
          <w:t xml:space="preserve">. </w:t>
        </w:r>
      </w:ins>
      <w:ins w:id="1678" w:author="PR Preview" w:date="2026-01-01T00:00:00Z">
        <w:r>
          <w:t xml:space="preserve">By</w:t>
        </w:r>
      </w:ins>
      <w:ins w:id="1679" w:author="PR Preview" w:date="2026-01-01T00:00:00Z">
        <w:r>
          <w:t xml:space="preserve"> </w:t>
        </w:r>
      </w:ins>
      <w:hyperlink w:anchor="thm-affine-map-zero">
        <w:ins w:id="168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681" w:author="PR Preview" w:date="2026-01-01T00:00:00Z">
        <w:r>
          <w:t xml:space="preserve">, applied to each formula,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68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ins w:id="1683" w:author="PR Preview" w:date="2026-01-01T00:00:00Z">
        <w:r>
          <w:t xml:space="preserve">for all</w:t>
        </w:r>
      </w:ins>
      <w:ins w:id="16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685" w:author="PR Preview" w:date="2026-01-01T00:00:00Z">
        <w:r>
          <w:t xml:space="preserve">,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so</w:t>
        </w:r>
      </w:ins>
      <w:ins w:id="16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and</w:t>
        </w:r>
      </w:ins>
      <w:ins w:id="169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are both matrices (</w:t>
        </w:r>
      </w:ins>
      <w:hyperlink w:anchor="def-matrix-of-linear-map">
        <w:ins w:id="169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695" w:author="PR Preview" w:date="2026-01-01T00:00:00Z">
        <w:r>
          <w:t xml:space="preserve">) of the linear map</w:t>
        </w:r>
      </w:ins>
      <w:ins w:id="16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(linear by</w:t>
        </w:r>
      </w:ins>
      <w:ins w:id="1699" w:author="PR Preview" w:date="2026-01-01T00:00:00Z">
        <w:r>
          <w:t xml:space="preserve"> </w:t>
        </w:r>
      </w:ins>
      <w:hyperlink w:anchor="thm-matrix-map-linear">
        <w:ins w:id="170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701" w:author="PR Preview" w:date="2026-01-01T00:00:00Z">
        <w:r>
          <w:t xml:space="preserve">),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and the uniqueness in</w:t>
        </w:r>
      </w:ins>
      <w:ins w:id="1704" w:author="PR Preview" w:date="2026-01-01T00:00:00Z">
        <w:r>
          <w:t xml:space="preserve"> </w:t>
        </w:r>
      </w:ins>
      <w:hyperlink w:anchor="thm-linear-map-matrix">
        <w:ins w:id="170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gives</w:t>
        </w:r>
      </w:ins>
      <w:ins w:id="170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709" w:author="PR Preview" w:date="2026-01-01T00:00:00Z">
        <w:r>
          <w:t xml:space="preserve">.</w:t>
        </w:r>
      </w:ins>
    </w:p>
    <w:bookmarkStart w:id="97" w:name="rem-linear-affine-terminology"/>
    <w:p>
      <w:pPr>
        <w:pStyle w:val="BodyText"/>
      </w:pPr>
      <w:ins w:id="1710" w:author="PR Preview" w:date="2026-01-01T00:00:00Z">
        <w:r>
          <w:rPr>
            <w:i/>
            <w:iCs/>
          </w:rPr>
          <w:t xml:space="preserve">Remark 4</w:t>
        </w:r>
      </w:ins>
      <w:ins w:id="1711" w:author="PR Preview" w:date="2026-01-01T00:00:00Z">
        <w:r>
          <w:t xml:space="preserve"> (</w:t>
        </w:r>
      </w:ins>
      <w:ins w:id="1712" w:author="PR Preview" w:date="2026-01-01T00:00:00Z">
        <w:r>
          <w:t xml:space="preserve">“Linear”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in this site, and in machine learning and statistics). </w:t>
        </w:r>
      </w:ins>
      <w:ins w:id="1715" w:author="PR Preview" w:date="2026-01-01T00:00:00Z">
        <w:r>
          <w:t xml:space="preserve">This site uses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“linear”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only in the sense of</w:t>
        </w:r>
      </w:ins>
      <w:ins w:id="1720" w:author="PR Preview" w:date="2026-01-01T00:00:00Z">
        <w:r>
          <w:t xml:space="preserve"> </w:t>
        </w:r>
      </w:ins>
      <w:hyperlink w:anchor="def-linear-map">
        <w:ins w:id="1721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722" w:author="PR Preview" w:date="2026-01-01T00:00:00Z">
        <w:r>
          <w:t xml:space="preserve">,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so by</w:t>
        </w:r>
      </w:ins>
      <w:ins w:id="1725" w:author="PR Preview" w:date="2026-01-01T00:00:00Z">
        <w:r>
          <w:t xml:space="preserve"> </w:t>
        </w:r>
      </w:ins>
      <w:hyperlink w:anchor="thm-affine-linear-iff">
        <w:ins w:id="1726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a function with a nonzero offset is affine but not linear.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For functions of one variable, this is the same split as</w:t>
        </w:r>
      </w:ins>
      <w:ins w:id="1731" w:author="PR Preview" w:date="2026-01-01T00:00:00Z">
        <w:r>
          <w:t xml:space="preserve"> </w:t>
        </w:r>
      </w:ins>
      <w:hyperlink r:id="rId95">
        <w:ins w:id="1732" w:author="PR Preview" w:date="2026-01-01T00:00:00Z">
          <w:r>
            <w:rPr>
              <w:rStyle w:val="Hyperlink"/>
            </w:rPr>
            <w:t xml:space="preserve">affine</w:t>
          </w:r>
        </w:ins>
      </w:hyperlink>
      <w:ins w:id="1733" w:author="PR Preview" w:date="2026-01-01T00:00:00Z">
        <w:r>
          <w:t xml:space="preserve"> </w:t>
        </w:r>
      </w:ins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versus</w:t>
        </w:r>
      </w:ins>
      <w:ins w:id="1736" w:author="PR Preview" w:date="2026-01-01T00:00:00Z">
        <w:r>
          <w:t xml:space="preserve"> </w:t>
        </w:r>
      </w:ins>
      <w:hyperlink r:id="rId96">
        <w:ins w:id="1737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738" w:author="PR Preview" w:date="2026-01-01T00:00:00Z">
        <w:r>
          <w:t xml:space="preserve"> </w:t>
        </w:r>
      </w:ins>
      <m:oMath>
        <m:r>
          <m:t>a</m:t>
        </m:r>
        <m:r>
          <m:t>x</m:t>
        </m:r>
      </m:oMath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on the algebra page.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(The algebra page writes these as</w:t>
        </w:r>
      </w:ins>
      <w:ins w:id="1743" w:author="PR Preview" w:date="2026-01-01T00:00:00Z">
        <w:r>
          <w:t xml:space="preserve"> </w:t>
        </w:r>
      </w:ins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and</w:t>
        </w:r>
      </w:ins>
      <w:ins w:id="1746" w:author="PR Preview" w:date="2026-01-01T00:00:00Z">
        <w:r>
          <w:t xml:space="preserve"> </w:t>
        </w:r>
      </w:ins>
      <m:oMath>
        <m:r>
          <m:t>m</m:t>
        </m:r>
        <m:r>
          <m:t>x</m:t>
        </m:r>
      </m:oMath>
      <w:ins w:id="1747" w:author="PR Preview" w:date="2026-01-01T00:00:00Z">
        <w:r>
          <w:t xml:space="preserve">;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here</w:t>
        </w:r>
      </w:ins>
      <w:ins w:id="1750" w:author="PR Preview" w:date="2026-01-01T00:00:00Z">
        <w:r>
          <w:t xml:space="preserve"> </w:t>
        </w:r>
      </w:ins>
      <m:oMath>
        <m:r>
          <m:t>m</m:t>
        </m:r>
      </m:oMath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already names the number of outputs.)</w:t>
        </w:r>
      </w:ins>
    </w:p>
    <w:p>
      <w:pPr>
        <w:pStyle w:val="BodyText"/>
      </w:pPr>
      <w:ins w:id="1753" w:author="PR Preview" w:date="2026-01-01T00:00:00Z">
        <w:r>
          <w:t xml:space="preserve">Machine learning and statistics often call any function of the form</w:t>
        </w:r>
      </w:ins>
      <w:ins w:id="1754" w:author="PR Preview" w:date="2026-01-01T00:00:00Z">
        <w:r>
          <w:t xml:space="preserve"> </w:t>
        </w:r>
      </w:ins>
      <w:hyperlink w:anchor="eq-linear-scalar">
        <w:ins w:id="1755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“linear”</w:t>
        </w:r>
      </w:ins>
      <w:ins w:id="1758" w:author="PR Preview" w:date="2026-01-01T00:00:00Z">
        <w:r>
          <w:t xml:space="preserve">,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as in a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rPr>
            <w:i/>
            <w:iCs/>
          </w:rPr>
          <w:t xml:space="preserve">linear model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in statistics or a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rPr>
            <w:i/>
            <w:iCs/>
          </w:rPr>
          <w:t xml:space="preserve">linear layer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in a neural network,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and call the offset</w:t>
        </w:r>
      </w:ins>
      <w:ins w:id="1771" w:author="PR Preview" w:date="2026-01-01T00:00:00Z">
        <w:r>
          <w:t xml:space="preserve"> </w:t>
        </w:r>
      </w:ins>
      <m:oMath>
        <m:r>
          <m:t>b</m:t>
        </m:r>
      </m:oMath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the bias (machine learning)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or the intercept (statistics), as</w:t>
        </w:r>
      </w:ins>
      <w:ins w:id="1776" w:author="PR Preview" w:date="2026-01-01T00:00:00Z">
        <w:r>
          <w:t xml:space="preserve"> </w:t>
        </w:r>
      </w:ins>
      <w:hyperlink w:anchor="def-affine-map">
        <w:ins w:id="1777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notes.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A model with an intercept is affine in</w:t>
        </w:r>
      </w:ins>
      <w:ins w:id="17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but linear in its coefficients</w:t>
        </w:r>
      </w:ins>
      <w:ins w:id="17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ins w:id="1786" w:author="PR Preview" w:date="2026-01-01T00:00:00Z">
        <w:r>
          <w:t xml:space="preserve">,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and that is the sense of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“linear”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in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“linear model”</w:t>
        </w:r>
      </w:ins>
      <w:ins w:id="1795" w:author="PR Preview" w:date="2026-01-01T00:00:00Z">
        <w:r>
          <w:t xml:space="preserve">: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it stays linear in the coefficients even when the inputs are transformed:</w:t>
        </w:r>
      </w:ins>
      <w:ins w:id="1798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is not affine in</w:t>
        </w:r>
      </w:ins>
      <w:ins w:id="1801" w:author="PR Preview" w:date="2026-01-01T00:00:00Z">
        <w:r>
          <w:t xml:space="preserve"> </w:t>
        </w:r>
      </w:ins>
      <m:oMath>
        <m:r>
          <m:t>x</m:t>
        </m:r>
      </m:oMath>
      <w:ins w:id="1802" w:author="PR Preview" w:date="2026-01-01T00:00:00Z">
        <w:r>
          <w:t xml:space="preserve">,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but it is linear in</w:t>
        </w:r>
      </w:ins>
      <w:ins w:id="18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806" w:author="PR Preview" w:date="2026-01-01T00:00:00Z">
        <w:r>
          <w:t xml:space="preserve">.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Separately, the affine function</w:t>
        </w:r>
      </w:ins>
      <w:ins w:id="18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is a linear function of the augmented vector</w:t>
        </w:r>
      </w:ins>
      <w:ins w:id="18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(</w:t>
        </w:r>
      </w:ins>
      <w:hyperlink w:anchor="def-augmented-vector">
        <w:ins w:id="181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816" w:author="PR Preview" w:date="2026-01-01T00:00:00Z">
        <w:r>
          <w:t xml:space="preserve">),</w:t>
        </w:r>
      </w:ins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with</w:t>
        </w:r>
      </w:ins>
      <w:ins w:id="1819" w:author="PR Preview" w:date="2026-01-01T00:00:00Z">
        <w:r>
          <w:t xml:space="preserve"> </w:t>
        </w:r>
      </w:ins>
      <m:oMath>
        <m:r>
          <m:t>b</m:t>
        </m:r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as the coefficient on its first entry.</w:t>
        </w:r>
      </w:ins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ins w:id="1822" w:author="PR Preview" w:date="2026-01-01T00:00:00Z">
        <w:r>
          <w:rPr>
            <w:b/>
            <w:bCs/>
          </w:rPr>
          <w:t xml:space="preserve">Definition 19 (Hyperplane)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A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rPr>
            <w:b/>
            <w:bCs/>
          </w:rPr>
          <w:t xml:space="preserve">hyperplane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in</w:t>
        </w:r>
      </w:ins>
      <w:ins w:id="182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is the set of points</w:t>
        </w:r>
      </w:ins>
      <w:ins w:id="18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satisfying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ins w:id="1835" w:author="PR Preview" w:date="2026-01-01T00:00:00Z">
        <w:r>
          <w:t xml:space="preserve">for some vector</w:t>
        </w:r>
      </w:ins>
      <w:ins w:id="18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and number</w:t>
        </w:r>
      </w:ins>
      <w:ins w:id="183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840" w:author="PR Preview" w:date="2026-01-01T00:00:00Z">
        <w:r>
          <w:t xml:space="preserve">.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The vector</w:t>
        </w:r>
      </w:ins>
      <w:ins w:id="18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is a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rPr>
            <w:b/>
            <w:bCs/>
          </w:rPr>
          <w:t xml:space="preserve">normal vector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of the hyperplane, and</w:t>
        </w:r>
      </w:ins>
      <w:ins w:id="1850" w:author="PR Preview" w:date="2026-01-01T00:00:00Z">
        <w:r>
          <w:t xml:space="preserve"> </w:t>
        </w:r>
      </w:ins>
      <m:oMath>
        <m:r>
          <m:t>b</m:t>
        </m:r>
      </m:oMath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is its offset.</w:t>
        </w:r>
      </w:ins>
    </w:p>
    <w:bookmarkEnd w:id="101"/>
    <w:bookmarkStart w:id="102" w:name="exm-hyperplane"/>
    <w:p>
      <w:pPr>
        <w:pStyle w:val="BodyText"/>
      </w:pPr>
      <w:ins w:id="1853" w:author="PR Preview" w:date="2026-01-01T00:00:00Z">
        <w:r>
          <w:rPr>
            <w:b/>
            <w:bCs/>
          </w:rPr>
          <w:t xml:space="preserve">Example 19 (A line in</w:t>
        </w:r>
      </w:ins>
      <w:ins w:id="185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855" w:author="PR Preview" w:date="2026-01-01T00:00:00Z">
        <w:r>
          <w:rPr>
            <w:b/>
            <w:bCs/>
          </w:rPr>
          <w:t xml:space="preserve">, and why the normal vector must be nonzero)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w:ins w:id="1858" w:author="PR Preview" w:date="2026-01-01T00:00:00Z">
        <w:r>
          <w:t xml:space="preserve">With</w:t>
        </w:r>
      </w:ins>
      <w:ins w:id="18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and</w:t>
        </w:r>
      </w:ins>
      <w:ins w:id="18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863" w:author="PR Preview" w:date="2026-01-01T00:00:00Z">
        <w:r>
          <w:t xml:space="preserve">, the hyperplane in</w:t>
        </w:r>
      </w:ins>
      <w:ins w:id="186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is the line</w:t>
        </w:r>
      </w:ins>
      <w:ins w:id="18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1868" w:author="PR Preview" w:date="2026-01-01T00:00:00Z">
        <w:r>
          <w:t xml:space="preserve">.</w:t>
        </w:r>
      </w:ins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The point</w:t>
        </w:r>
      </w:ins>
      <w:ins w:id="18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is on it, since</w:t>
        </w:r>
      </w:ins>
      <w:ins w:id="187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1875" w:author="PR Preview" w:date="2026-01-01T00:00:00Z">
        <w:r>
          <w:t xml:space="preserve">;</w:t>
        </w:r>
      </w:ins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the point</w:t>
        </w:r>
      </w:ins>
      <w:ins w:id="18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is not, since</w:t>
        </w:r>
      </w:ins>
      <w:ins w:id="188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ins w:id="1882" w:author="PR Preview" w:date="2026-01-01T00:00:00Z">
        <w:r>
          <w:t xml:space="preserve">, so it lies in the half-space where</w:t>
        </w:r>
      </w:ins>
      <w:ins w:id="18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ins w:id="188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1885" w:author="PR Preview" w:date="2026-01-01T00:00:00Z">
        <w:r>
          <w:t xml:space="preserve">With</w:t>
        </w:r>
      </w:ins>
      <w:ins w:id="18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887" w:author="PR Preview" w:date="2026-01-01T00:00:00Z">
        <w:r>
          <w:t xml:space="preserve">, the equation reads</w:t>
        </w:r>
      </w:ins>
      <w:ins w:id="18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889" w:author="PR Preview" w:date="2026-01-01T00:00:00Z">
        <w:r>
          <w:t xml:space="preserve">:</w:t>
        </w:r>
      </w:ins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if</w:t>
        </w:r>
      </w:ins>
      <w:ins w:id="189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no point satisfies it, and if</w:t>
        </w:r>
      </w:ins>
      <w:ins w:id="189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every point does,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so the set is empty or all of</w:t>
        </w:r>
      </w:ins>
      <w:ins w:id="190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901" w:author="PR Preview" w:date="2026-01-01T00:00:00Z">
        <w:r>
          <w:t xml:space="preserve">, not a line.</w:t>
        </w:r>
      </w:ins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That degenerate case is why the definition requires</w:t>
        </w:r>
      </w:ins>
      <w:ins w:id="19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905" w:author="PR Preview" w:date="2026-01-01T00:00:00Z">
        <w:r>
          <w:t xml:space="preserve">.</w:t>
        </w:r>
      </w:ins>
    </w:p>
    <w:bookmarkEnd w:id="102"/>
    <w:bookmarkStart w:id="103" w:name="exr-write-in-matrix-form"/>
    <w:p>
      <w:pPr>
        <w:pStyle w:val="FirstParagraph"/>
      </w:pPr>
      <w:ins w:id="1906" w:author="PR Preview" w:date="2026-01-01T00:00:00Z">
        <w:r>
          <w:rPr>
            <w:b/>
            <w:bCs/>
          </w:rPr>
          <w:t xml:space="preserve">Exercise 2 (Write a rule in matrix form)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A clinic scores a patient’s risk from three measurements.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ins w:id="1909" w:author="PR Preview" w:date="2026-01-01T00:00:00Z">
        <w:r>
          <w:t xml:space="preserve">The rule in use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ins w:id="1910" w:author="PR Preview" w:date="2026-01-01T00:00:00Z">
        <w:r>
          <w:t xml:space="preserve">Write this rule in the form of</w:t>
        </w:r>
      </w:ins>
      <w:ins w:id="1911" w:author="PR Preview" w:date="2026-01-01T00:00:00Z">
        <w:r>
          <w:t xml:space="preserve"> </w:t>
        </w:r>
      </w:ins>
      <w:hyperlink w:anchor="eq-linear-scalar">
        <w:ins w:id="191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913" w:author="PR Preview" w:date="2026-01-01T00:00:00Z">
        <w:r>
          <w:t xml:space="preserve">,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naming</w:t>
        </w:r>
      </w:ins>
      <w:ins w:id="19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917" w:author="PR Preview" w:date="2026-01-01T00:00:00Z">
        <w:r>
          <w:t xml:space="preserve">,</w:t>
        </w:r>
      </w:ins>
      <w:ins w:id="1918" w:author="PR Preview" w:date="2026-01-01T00:00:00Z">
        <w:r>
          <w:t xml:space="preserve"> </w:t>
        </w:r>
      </w:ins>
      <m:oMath>
        <m:r>
          <m:t>b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and</w:t>
        </w:r>
      </w:ins>
      <w:ins w:id="1921" w:author="PR Preview" w:date="2026-01-01T00:00:00Z">
        <w:r>
          <w:t xml:space="preserve"> </w:t>
        </w:r>
      </w:ins>
      <m:oMath>
        <m:r>
          <m:t>p</m:t>
        </m:r>
      </m:oMath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explicitly,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and give the score for a patient aged</w:t>
        </w:r>
      </w:ins>
      <w:ins w:id="1926" w:author="PR Preview" w:date="2026-01-01T00:00:00Z">
        <w:r>
          <w:t xml:space="preserve"> </w:t>
        </w:r>
      </w:ins>
      <m:oMath>
        <m:r>
          <m:t>50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with blood pressure</w:t>
        </w:r>
      </w:ins>
      <w:ins w:id="1929" w:author="PR Preview" w:date="2026-01-01T00:00:00Z">
        <w:r>
          <w:t xml:space="preserve"> </w:t>
        </w:r>
      </w:ins>
      <m:oMath>
        <m:r>
          <m:t>130</m:t>
        </m:r>
      </m:oMath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and BMI</w:t>
        </w:r>
      </w:ins>
      <w:ins w:id="1932" w:author="PR Preview" w:date="2026-01-01T00:00:00Z">
        <w:r>
          <w:t xml:space="preserve"> </w:t>
        </w:r>
      </w:ins>
      <m:oMath>
        <m:r>
          <m:t>28</m:t>
        </m:r>
      </m:oMath>
      <w:ins w:id="1933" w:author="PR Preview" w:date="2026-01-01T00:00:00Z">
        <w:r>
          <w:t xml:space="preserve">.</w:t>
        </w:r>
      </w:ins>
    </w:p>
    <w:bookmarkEnd w:id="103"/>
    <w:bookmarkStart w:id="104" w:name="sol-write-in-matrix-form"/>
    <w:p>
      <w:pPr>
        <w:pStyle w:val="BodyText"/>
      </w:pPr>
      <w:ins w:id="1934" w:author="PR Preview" w:date="2026-01-01T00:00:00Z">
        <w:r>
          <w:rPr>
            <w:i/>
            <w:iCs/>
          </w:rPr>
          <w:t xml:space="preserve">Solution 2</w:t>
        </w:r>
      </w:ins>
      <w:ins w:id="1935" w:author="PR Preview" w:date="2026-01-01T00:00:00Z">
        <w:r>
          <w:t xml:space="preserve">. </w:t>
        </w:r>
      </w:ins>
      <w:ins w:id="1936" w:author="PR Preview" w:date="2026-01-01T00:00:00Z">
        <w:r>
          <w:t xml:space="preserve">Read the coefficients straight off the rule.</w:t>
        </w:r>
      </w:ins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There are three inputs, so</w:t>
        </w:r>
      </w:ins>
      <w:ins w:id="193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19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ins w:id="1941" w:author="PR Preview" w:date="2026-01-01T00:00:00Z">
        <w:r>
          <w:t xml:space="preserve">and the rule is</w:t>
        </w:r>
      </w:ins>
      <w:ins w:id="19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1943" w:author="PR Preview" w:date="2026-01-01T00:00:00Z">
        <w:r>
          <w:t xml:space="preserve">.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For the patient,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ins w:id="1946" w:author="PR Preview" w:date="2026-01-01T00:00:00Z">
        <w:r>
          <w:t xml:space="preserve">Two things are worth noticing.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The coefficients are not comparable as they stand:</w:t>
        </w:r>
      </w:ins>
      <w:ins w:id="1949" w:author="PR Preview" w:date="2026-01-01T00:00:00Z">
        <w:r>
          <w:t xml:space="preserve"> </w:t>
        </w:r>
      </w:ins>
      <m:oMath>
        <m:r>
          <m:t>1.5</m:t>
        </m:r>
      </m:oMath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is the largest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number but BMI is measured on the smallest scale,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so the weight on a feature says nothing on its own about how much that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feature matters.</w:t>
        </w:r>
      </w:ins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And</w:t>
        </w:r>
      </w:ins>
      <w:ins w:id="196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is doing real work — without it the score would be</w:t>
        </w:r>
      </w:ins>
      <w:ins w:id="1963" w:author="PR Preview" w:date="2026-01-01T00:00:00Z">
        <w:r>
          <w:t xml:space="preserve"> </w:t>
        </w:r>
      </w:ins>
      <m:oMath>
        <m:r>
          <m:t>88</m:t>
        </m:r>
      </m:oMath>
      <w:ins w:id="1964" w:author="PR Preview" w:date="2026-01-01T00:00:00Z">
        <w:r>
          <w:t xml:space="preserve">,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which is a different clinical claim entirely.</w:t>
        </w:r>
      </w:ins>
    </w:p>
    <w:bookmarkEnd w:id="104"/>
    <w:bookmarkStart w:id="105" w:name="exr-which-are-linear"/>
    <w:p>
      <w:pPr>
        <w:pStyle w:val="BodyText"/>
      </w:pPr>
      <w:ins w:id="1967" w:author="PR Preview" w:date="2026-01-01T00:00:00Z">
        <w:r>
          <w:rPr>
            <w:b/>
            <w:bCs/>
          </w:rPr>
          <w:t xml:space="preserve">Exercise 3 (Which of these are affine in</w:t>
        </w:r>
      </w:ins>
      <w:ins w:id="1968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969" w:author="PR Preview" w:date="2026-01-01T00:00:00Z">
        <w:r>
          <w:rPr>
            <w:b/>
            <w:bCs/>
          </w:rPr>
          <w:t xml:space="preserve">?)</w:t>
        </w:r>
      </w:ins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Each of the five expressions is a function of the weights</w:t>
        </w:r>
      </w:ins>
      <w:ins w:id="19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73" w:author="PR Preview" w:date="2026-01-01T00:00:00Z">
        <w:r>
          <w:t xml:space="preserve">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with the data</w:t>
        </w:r>
      </w:ins>
      <w:ins w:id="19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and</w:t>
        </w:r>
      </w:ins>
      <w:ins w:id="1979" w:author="PR Preview" w:date="2026-01-01T00:00:00Z">
        <w:r>
          <w:t xml:space="preserve"> </w:t>
        </w:r>
      </w:ins>
      <m:oMath>
        <m:r>
          <m:t>y</m:t>
        </m:r>
      </m:oMath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held fixed.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Say which ones are affine (</w:t>
        </w:r>
      </w:ins>
      <w:hyperlink w:anchor="def-affine-map">
        <w:ins w:id="198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985" w:author="PR Preview" w:date="2026-01-01T00:00:00Z">
        <w:r>
          <w:t xml:space="preserve">), that is, have the form</w:t>
        </w:r>
      </w:ins>
      <w:ins w:id="1986" w:author="PR Preview" w:date="2026-01-01T00:00:00Z">
        <w:r>
          <w:t xml:space="preserve"> </w:t>
        </w:r>
      </w:ins>
      <w:hyperlink w:anchor="eq-linear-scalar">
        <w:ins w:id="1987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— an inner product plus an offset — and which of those are also linear (</w:t>
        </w:r>
      </w:ins>
      <w:hyperlink w:anchor="def-linear-map">
        <w:ins w:id="199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99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1992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ins w:id="1993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994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995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ins w:id="1996" w:author="PR Preview" w:date="2026-01-01T00:00:00Z">
        <w:r>
          <w:t xml:space="preserve">​</w:t>
        </w:r>
      </w:ins>
    </w:p>
    <w:bookmarkEnd w:id="105"/>
    <w:bookmarkStart w:id="107" w:name="sol-which-are-linear"/>
    <w:p>
      <w:pPr>
        <w:pStyle w:val="FirstParagraph"/>
      </w:pPr>
      <w:ins w:id="1997" w:author="PR Preview" w:date="2026-01-01T00:00:00Z">
        <w:r>
          <w:rPr>
            <w:i/>
            <w:iCs/>
          </w:rPr>
          <w:t xml:space="preserve">Solution 3</w:t>
        </w:r>
      </w:ins>
      <w:ins w:id="1998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0"/>
        </w:numPr>
      </w:pPr>
      <w:ins w:id="1999" w:author="PR Preview" w:date="2026-01-01T00:00:00Z">
        <w:r>
          <w:rPr>
            <w:b/>
            <w:bCs/>
          </w:rPr>
          <w:t xml:space="preserve">Affine, and linear.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It is</w:t>
        </w:r>
      </w:ins>
      <w:ins w:id="2002" w:author="PR Preview" w:date="2026-01-01T00:00:00Z">
        <w:r>
          <w:t xml:space="preserve"> </w:t>
        </w:r>
      </w:ins>
      <w:hyperlink w:anchor="eq-linear-scalar">
        <w:ins w:id="2003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with</w:t>
        </w:r>
      </w:ins>
      <w:ins w:id="200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007" w:author="PR Preview" w:date="2026-01-01T00:00:00Z">
        <w:r>
          <w:t xml:space="preserve">,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which is a linear map by</w:t>
        </w:r>
      </w:ins>
      <w:ins w:id="2010" w:author="PR Preview" w:date="2026-01-01T00:00:00Z">
        <w:r>
          <w:t xml:space="preserve"> </w:t>
        </w:r>
      </w:ins>
      <w:hyperlink w:anchor="thm-matrix-map-linear">
        <w:ins w:id="201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012" w:author="PR Preview" w:date="2026-01-01T00:00:00Z">
        <w:r>
          <w:t xml:space="preserve">: the matrix</w:t>
        </w:r>
      </w:ins>
      <w:ins w:id="201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times</w:t>
        </w:r>
      </w:ins>
      <w:ins w:id="20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01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2018" w:author="PR Preview" w:date="2026-01-01T00:00:00Z">
        <w:r>
          <w:rPr>
            <w:b/>
            <w:bCs/>
          </w:rPr>
          <w:t xml:space="preserve">Affine.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Still an inner product plus an offset; here the offset is</w:t>
        </w:r>
      </w:ins>
      <w:ins w:id="20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ins w:id="2022" w:author="PR Preview" w:date="2026-01-01T00:00:00Z">
        <w:r>
          <w:t xml:space="preserve">, which is a constant because</w:t>
        </w:r>
      </w:ins>
      <w:ins w:id="2023" w:author="PR Preview" w:date="2026-01-01T00:00:00Z">
        <w:r>
          <w:t xml:space="preserve"> </w:t>
        </w:r>
      </w:ins>
      <m:oMath>
        <m:r>
          <m:t>y</m:t>
        </m:r>
      </m:oMath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is held fixed.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It is linear only when</w:t>
        </w:r>
      </w:ins>
      <w:ins w:id="202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2029" w:author="PR Preview" w:date="2026-01-01T00:00:00Z">
        <w:r>
          <w:t xml:space="preserve">: otherwise</w:t>
        </w:r>
      </w:ins>
      <w:ins w:id="20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gives</w:t>
        </w:r>
      </w:ins>
      <w:ins w:id="20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ins w:id="2034" w:author="PR Preview" w:date="2026-01-01T00:00:00Z">
        <w:r>
          <w:t xml:space="preserve">,</w:t>
        </w:r>
      </w:ins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and a linear map sends</w:t>
        </w:r>
      </w:ins>
      <w:ins w:id="20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to</w:t>
        </w:r>
      </w:ins>
      <w:ins w:id="2040" w:author="PR Preview" w:date="2026-01-01T00:00:00Z">
        <w:r>
          <w:t xml:space="preserve"> </w:t>
        </w:r>
      </w:ins>
      <m:oMath>
        <m:r>
          <m:t>0</m:t>
        </m:r>
      </m:oMath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(</w:t>
        </w:r>
      </w:ins>
      <w:hyperlink w:anchor="thm-linear-map-zero">
        <w:ins w:id="2043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04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w:ins w:id="2045" w:author="PR Preview" w:date="2026-01-01T00:00:00Z">
        <w:r>
          <w:rPr>
            <w:b/>
            <w:bCs/>
          </w:rPr>
          <w:t xml:space="preserve">Not affine.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Squaring is not an inner product plus an offset.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This expression is the squared error of one observation, and its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curvature in</w:t>
        </w:r>
      </w:ins>
      <w:ins w:id="20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is exactly why fitting a model is an optimization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problem rather than a lookup.</w:t>
        </w:r>
      </w:ins>
    </w:p>
    <w:p>
      <w:pPr>
        <w:pStyle w:val="Compact"/>
        <w:numPr>
          <w:ilvl w:val="0"/>
          <w:numId w:val="1010"/>
        </w:numPr>
      </w:pPr>
      <w:ins w:id="2057" w:author="PR Preview" w:date="2026-01-01T00:00:00Z">
        <w:r>
          <w:rPr>
            <w:b/>
            <w:bCs/>
          </w:rPr>
          <w:t xml:space="preserve">Not affine.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By</w:t>
        </w:r>
      </w:ins>
      <w:ins w:id="2060" w:author="PR Preview" w:date="2026-01-01T00:00:00Z">
        <w:r>
          <w:t xml:space="preserve"> </w:t>
        </w:r>
      </w:ins>
      <w:hyperlink r:id="rId106">
        <w:ins w:id="2061" w:author="PR Preview" w:date="2026-01-01T00:00:00Z">
          <w:r>
            <w:rPr>
              <w:rStyle w:val="Hyperlink"/>
            </w:rPr>
            <w:t xml:space="preserve">Equation 2 in Vectors</w:t>
          </w:r>
        </w:ins>
      </w:hyperlink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this is</w:t>
        </w:r>
      </w:ins>
      <w:ins w:id="206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ins w:id="2065" w:author="PR Preview" w:date="2026-01-01T00:00:00Z">
        <w:r>
          <w:t xml:space="preserve">,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t xml:space="preserve">which has</w:t>
        </w:r>
      </w:ins>
      <w:ins w:id="20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in both slots at once.</w:t>
        </w:r>
      </w:ins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Hold either slot fixed and it is linear in the other;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as a function of the single variable</w:t>
        </w:r>
      </w:ins>
      <w:ins w:id="20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it is quadratic.</w:t>
        </w:r>
      </w:ins>
    </w:p>
    <w:p>
      <w:pPr>
        <w:pStyle w:val="Compact"/>
        <w:numPr>
          <w:ilvl w:val="0"/>
          <w:numId w:val="1010"/>
        </w:numPr>
      </w:pPr>
      <w:ins w:id="2078" w:author="PR Preview" w:date="2026-01-01T00:00:00Z">
        <w:r>
          <w:rPr>
            <w:b/>
            <w:bCs/>
          </w:rPr>
          <w:t xml:space="preserve">Affine, not linear.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It is</w:t>
        </w:r>
      </w:ins>
      <w:ins w:id="2081" w:author="PR Preview" w:date="2026-01-01T00:00:00Z">
        <w:r>
          <w:t xml:space="preserve"> </w:t>
        </w:r>
      </w:ins>
      <w:hyperlink w:anchor="eq-linear-scalar">
        <w:ins w:id="208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with coefficient vector</w:t>
        </w:r>
      </w:ins>
      <w:ins w:id="20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and</w:t>
        </w:r>
      </w:ins>
      <w:ins w:id="20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2089" w:author="PR Preview" w:date="2026-01-01T00:00:00Z">
        <w:r>
          <w:t xml:space="preserve">;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at</w:t>
        </w:r>
      </w:ins>
      <w:ins w:id="20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it equals</w:t>
        </w:r>
      </w:ins>
      <w:ins w:id="209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≠</m:t>
        </m:r>
        <m:r>
          <m:t>0</m:t>
        </m:r>
      </m:oMath>
      <w:ins w:id="2096" w:author="PR Preview" w:date="2026-01-01T00:00:00Z">
        <w:r>
          <w:t xml:space="preserve">, so it is not linear (</w:t>
        </w:r>
      </w:ins>
      <w:hyperlink w:anchor="thm-linear-map-zero">
        <w:ins w:id="209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098" w:author="PR Preview" w:date="2026-01-01T00:00:00Z">
        <w:r>
          <w:t xml:space="preserve">).</w:t>
        </w:r>
      </w:ins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The data</w:t>
        </w:r>
      </w:ins>
      <w:ins w:id="21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is untouched —</w:t>
        </w:r>
      </w:ins>
      <w:ins w:id="21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</m:oMath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is a new vector built from</w:t>
        </w:r>
      </w:ins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its first entry.</w:t>
        </w:r>
      </w:ins>
    </w:p>
    <w:p>
      <w:pPr>
        <w:pStyle w:val="FirstParagraph"/>
      </w:pPr>
      <w:ins w:id="2109" w:author="PR Preview" w:date="2026-01-01T00:00:00Z">
        <w:r>
          <w:t xml:space="preserve">Items 1, 2 and 5 are affine and items 3 and 4 are not,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which is the split that matters: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a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rPr>
            <w:i/>
            <w:iCs/>
          </w:rPr>
          <w:t xml:space="preserve">model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can be affine in its weights while the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rPr>
            <w:i/>
            <w:iCs/>
          </w:rPr>
          <w:t xml:space="preserve">quantity we minimize</w:t>
        </w:r>
      </w:ins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is</w:t>
        </w:r>
      </w:ins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not.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Squared error and the norm penalty are both curved in</w:t>
        </w:r>
      </w:ins>
      <w:ins w:id="21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127" w:author="PR Preview" w:date="2026-01-01T00:00:00Z">
        <w:r>
          <w:t xml:space="preserve">,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and that curvature is what makes fitting an optimization problem at all: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there is always a downhill direction to follow.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Curvature alone does not promise a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rPr>
            <w:i/>
            <w:iCs/>
          </w:rPr>
          <w:t xml:space="preserve">single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answer.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The squared error of one observation is completely flat along a whole line of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weight vectors, every one of which fits that observation exactly,</w:t>
        </w:r>
      </w:ins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and pinning down one of them is part of what the norm penalty is added for in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week 3.</w:t>
        </w:r>
      </w:ins>
    </w:p>
    <w:bookmarkEnd w:id="107"/>
    <w:bookmarkEnd w:id="108"/>
    <w:bookmarkStart w:id="117" w:name="transposes-of-sums-and-products"/>
    <w:p>
      <w:pPr>
        <w:pStyle w:val="Heading3"/>
      </w:pPr>
      <w:ins w:id="2146" w:author="PR Preview" w:date="2026-01-01T00:00:00Z">
        <w:r>
          <w:t xml:space="preserve">1.8 Transposes of sums and products</w:t>
        </w:r>
      </w:ins>
    </w:p>
    <w:bookmarkStart w:id="109" w:name="thm-transpose-sum"/>
    <w:p>
      <w:pPr>
        <w:pStyle w:val="FirstParagraph"/>
      </w:pPr>
      <w:ins w:id="2147" w:author="PR Preview" w:date="2026-01-01T00:00:00Z">
        <w:r>
          <w:rPr>
            <w:b/>
            <w:bCs/>
          </w:rPr>
          <w:t xml:space="preserve">Theorem 15 (Transpose of a sum)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For</w:t>
        </w:r>
      </w:ins>
      <w:ins w:id="215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matrices</w:t>
        </w:r>
      </w:ins>
      <w:ins w:id="21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and</w:t>
        </w:r>
      </w:ins>
      <w:ins w:id="215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1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ins w:id="2158" w:author="PR Preview" w:date="2026-01-01T00:00:00Z">
        <w:r>
          <w:t xml:space="preserve">In particular, for column vectors</w:t>
        </w:r>
      </w:ins>
      <w:ins w:id="21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and</w:t>
        </w:r>
      </w:ins>
      <w:ins w:id="21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of the same length: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ins w:id="2165" w:author="PR Preview" w:date="2026-01-01T00:00:00Z">
        <w:r>
          <w:rPr>
            <w:i/>
            <w:iCs/>
          </w:rPr>
          <w:t xml:space="preserve">Proof</w:t>
        </w:r>
      </w:ins>
      <w:ins w:id="2166" w:author="PR Preview" w:date="2026-01-01T00:00:00Z">
        <w:r>
          <w:t xml:space="preserve">. </w:t>
        </w:r>
      </w:ins>
      <w:ins w:id="2167" w:author="PR Preview" w:date="2026-01-01T00:00:00Z">
        <w:r>
          <w:t xml:space="preserve">Entry</w:t>
        </w:r>
      </w:ins>
      <w:ins w:id="21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of each side: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ins w:id="2171" w:author="PR Preview" w:date="2026-01-01T00:00:00Z">
        <w:r>
          <w:rPr>
            <w:b/>
            <w:bCs/>
          </w:rPr>
          <w:t xml:space="preserve">Theorem 16 (Transpose of a product)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For an</w:t>
        </w:r>
      </w:ins>
      <w:ins w:id="217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matrix</w:t>
        </w:r>
      </w:ins>
      <w:ins w:id="21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and a</w:t>
        </w:r>
      </w:ins>
      <w:ins w:id="218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n</m:t>
        </m:r>
      </m:oMath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matrix</w:t>
        </w:r>
      </w:ins>
      <w:ins w:id="218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1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ins w:id="2185" w:author="PR Preview" w:date="2026-01-01T00:00:00Z">
        <w:r>
          <w:rPr>
            <w:i/>
            <w:iCs/>
          </w:rPr>
          <w:t xml:space="preserve">Proof</w:t>
        </w:r>
      </w:ins>
      <w:ins w:id="2186" w:author="PR Preview" w:date="2026-01-01T00:00:00Z">
        <w:r>
          <w:t xml:space="preserve">. </w:t>
        </w:r>
      </w:ins>
      <w:ins w:id="2187" w:author="PR Preview" w:date="2026-01-01T00:00:00Z">
        <w:r>
          <w:t xml:space="preserve">Entry</w:t>
        </w:r>
      </w:ins>
      <w:ins w:id="21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of each side: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ins w:id="2191" w:author="PR Preview" w:date="2026-01-01T00:00:00Z">
        <w:r>
          <w:rPr>
            <w:i/>
            <w:iCs/>
          </w:rPr>
          <w:t xml:space="preserve">Remark 5</w:t>
        </w:r>
      </w:ins>
      <w:ins w:id="2192" w:author="PR Preview" w:date="2026-01-01T00:00:00Z">
        <w:r>
          <w:t xml:space="preserve"> (The order of the factors reverses). </w:t>
        </w:r>
      </w:ins>
      <w:ins w:id="2193" w:author="PR Preview" w:date="2026-01-01T00:00:00Z">
        <w:r>
          <w:t xml:space="preserve">Transposing a product reverses the order of the factors.</w:t>
        </w:r>
      </w:ins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Keeping the original order usually gives an undefined product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or a different matrix.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For example, with</w:t>
        </w:r>
      </w:ins>
      <w:ins w:id="22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203" w:author="PR Preview" w:date="2026-01-01T00:00:00Z">
        <w:r>
          <w:t xml:space="preserve">)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and</w:t>
        </w:r>
      </w:ins>
      <w:ins w:id="220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(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2209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210" w:author="PR Preview" w:date="2026-01-01T00:00:00Z">
        <w:r>
          <w:t xml:space="preserve">so</w:t>
        </w:r>
      </w:ins>
      <w:ins w:id="221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ins w:id="2212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213" w:author="PR Preview" w:date="2026-01-01T00:00:00Z">
        <w:r>
          <w:t xml:space="preserve">If instead</w:t>
        </w:r>
      </w:ins>
      <w:ins w:id="22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is</w:t>
        </w:r>
      </w:ins>
      <w:ins w:id="221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and</w:t>
        </w:r>
      </w:ins>
      <w:ins w:id="222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is</w:t>
        </w:r>
      </w:ins>
      <w:ins w:id="222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1</m:t>
        </m:r>
      </m:oMath>
      <w:ins w:id="2224" w:author="PR Preview" w:date="2026-01-01T00:00:00Z">
        <w:r>
          <w:t xml:space="preserve">,</w:t>
        </w:r>
      </w:ins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then</w:t>
        </w:r>
      </w:ins>
      <w:ins w:id="222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is a</w:t>
        </w:r>
      </w:ins>
      <w:ins w:id="22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product,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but</w:t>
        </w:r>
      </w:ins>
      <w:ins w:id="223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is a</w:t>
        </w:r>
      </w:ins>
      <w:ins w:id="22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product,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which is undefined.</w:t>
        </w:r>
      </w:ins>
    </w:p>
    <w:bookmarkEnd w:id="111"/>
    <w:bookmarkStart w:id="116" w:name="refs"/>
    <w:bookmarkStart w:id="113" w:name="ref-boyd2018vmls"/>
    <w:p>
      <w:pPr>
        <w:pStyle w:val="Bibliography"/>
      </w:pPr>
      <w:ins w:id="2243" w:author="PR Preview" w:date="2026-01-01T00:00:00Z">
        <w:r>
          <w:t xml:space="preserve">Boyd, Stephen, and Lieven Vandenberghe. 2018.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rPr>
            <w:i/>
            <w:iCs/>
          </w:rPr>
          <w:t xml:space="preserve">Introduction to Applied Linear Algebra: Vectors, Matrices, and Least Squares</w:t>
        </w:r>
      </w:ins>
      <w:ins w:id="2246" w:author="PR Preview" w:date="2026-01-01T00:00:00Z">
        <w:r>
          <w:t xml:space="preserve">. Cambridge University Press.</w:t>
        </w:r>
      </w:ins>
      <w:ins w:id="2247" w:author="PR Preview" w:date="2026-01-01T00:00:00Z">
        <w:r>
          <w:t xml:space="preserve"> </w:t>
        </w:r>
      </w:ins>
      <w:hyperlink r:id="rId112">
        <w:ins w:id="2248" w:author="PR Preview" w:date="2026-01-01T00:00:00Z">
          <w:r>
            <w:rPr>
              <w:rStyle w:val="Hyperlink"/>
            </w:rPr>
            <w:t xml:space="preserve">https://doi.org/10.1017/9781108583664</w:t>
          </w:r>
        </w:ins>
      </w:hyperlink>
      <w:ins w:id="2249" w:author="PR Preview" w:date="2026-01-01T00:00:00Z">
        <w:r>
          <w:t xml:space="preserve">.</w:t>
        </w:r>
      </w:ins>
    </w:p>
    <w:bookmarkEnd w:id="113"/>
    <w:bookmarkStart w:id="115" w:name="ref-zhou2024matrix"/>
    <w:p>
      <w:pPr>
        <w:pStyle w:val="Bibliography"/>
      </w:pPr>
      <w:ins w:id="2250" w:author="PR Preview" w:date="2026-01-01T00:00:00Z">
        <w:r>
          <w:t xml:space="preserve">Zhou, Hua. 2024.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rPr>
            <w:i/>
            <w:iCs/>
          </w:rPr>
          <w:t xml:space="preserve">Matrices</w:t>
        </w:r>
      </w:ins>
      <w:ins w:id="2253" w:author="PR Preview" w:date="2026-01-01T00:00:00Z">
        <w:r>
          <w:t xml:space="preserve">. Lecture notes for Biostat 216, Mathematical Methods for Biostatistics, University of California, Los Angeles.</w:t>
        </w:r>
      </w:ins>
      <w:ins w:id="2254" w:author="PR Preview" w:date="2026-01-01T00:00:00Z">
        <w:r>
          <w:t xml:space="preserve"> </w:t>
        </w:r>
      </w:ins>
      <w:hyperlink r:id="rId114">
        <w:ins w:id="2255" w:author="PR Preview" w:date="2026-01-01T00:00:00Z">
          <w:r>
            <w:rPr>
              <w:rStyle w:val="Hyperlink"/>
            </w:rPr>
            <w:t xml:space="preserve">https://ucla-biostat-216.github.io/2024fall/slides/03-matrix/03-matrix.html</w:t>
          </w:r>
        </w:ins>
      </w:hyperlink>
      <w:ins w:id="2256" w:author="PR Preview" w:date="2026-01-01T00:00:00Z">
        <w:r>
          <w:t xml:space="preserve">.</w:t>
        </w:r>
      </w:ins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63" Type="http://schemas.openxmlformats.org/officeDocument/2006/relationships/hyperlink" Target="algebra.qmd" TargetMode="External"/><Relationship Id="rId95" Type="http://schemas.openxmlformats.org/officeDocument/2006/relationships/hyperlink" Target="algebra.qmd#def-affine-function" TargetMode="External"/><Relationship Id="rId22" Type="http://schemas.openxmlformats.org/officeDocument/2006/relationships/hyperlink" Target="algebra.qmd#def-associative" TargetMode="External"/><Relationship Id="rId20" Type="http://schemas.openxmlformats.org/officeDocument/2006/relationships/hyperlink" Target="algebra.qmd#def-commutative" TargetMode="External"/><Relationship Id="rId34" Type="http://schemas.openxmlformats.org/officeDocument/2006/relationships/hyperlink" Target="algebra.qmd#def-distributive" TargetMode="External"/><Relationship Id="rId96" Type="http://schemas.openxmlformats.org/officeDocument/2006/relationships/hyperlink" Target="algebra.qmd#def-linear-function" TargetMode="External"/><Relationship Id="rId64" Type="http://schemas.openxmlformats.org/officeDocument/2006/relationships/hyperlink" Target="algebra.qmd#thm-mult-distr" TargetMode="External"/><Relationship Id="rId66" Type="http://schemas.openxmlformats.org/officeDocument/2006/relationships/hyperlink" Target="algebra.qmd#thm-prod-symmetric" TargetMode="External"/><Relationship Id="rId67" Type="http://schemas.openxmlformats.org/officeDocument/2006/relationships/hyperlink" Target="algebra.qmd#thm-sum-constant-factor" TargetMode="External"/><Relationship Id="rId65" Type="http://schemas.openxmlformats.org/officeDocument/2006/relationships/hyperlink" Target="algebra.qmd#thm-sum-of-sums" TargetMode="External"/><Relationship Id="rId100" Type="http://schemas.openxmlformats.org/officeDocument/2006/relationships/hyperlink" Target="calculus.qmd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algebra.qmd" TargetMode="External"/><Relationship Id="rId95" Type="http://schemas.openxmlformats.org/officeDocument/2006/relationships/hyperlink" Target="algebra.qmd#def-affine-function" TargetMode="External"/><Relationship Id="rId22" Type="http://schemas.openxmlformats.org/officeDocument/2006/relationships/hyperlink" Target="algebra.qmd#def-associative" TargetMode="External"/><Relationship Id="rId20" Type="http://schemas.openxmlformats.org/officeDocument/2006/relationships/hyperlink" Target="algebra.qmd#def-commutative" TargetMode="External"/><Relationship Id="rId34" Type="http://schemas.openxmlformats.org/officeDocument/2006/relationships/hyperlink" Target="algebra.qmd#def-distributive" TargetMode="External"/><Relationship Id="rId96" Type="http://schemas.openxmlformats.org/officeDocument/2006/relationships/hyperlink" Target="algebra.qmd#def-linear-function" TargetMode="External"/><Relationship Id="rId64" Type="http://schemas.openxmlformats.org/officeDocument/2006/relationships/hyperlink" Target="algebra.qmd#thm-mult-distr" TargetMode="External"/><Relationship Id="rId66" Type="http://schemas.openxmlformats.org/officeDocument/2006/relationships/hyperlink" Target="algebra.qmd#thm-prod-symmetric" TargetMode="External"/><Relationship Id="rId67" Type="http://schemas.openxmlformats.org/officeDocument/2006/relationships/hyperlink" Target="algebra.qmd#thm-sum-constant-factor" TargetMode="External"/><Relationship Id="rId65" Type="http://schemas.openxmlformats.org/officeDocument/2006/relationships/hyperlink" Target="algebra.qmd#thm-sum-of-sums" TargetMode="External"/><Relationship Id="rId100" Type="http://schemas.openxmlformats.org/officeDocument/2006/relationships/hyperlink" Target="calculus.qmd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2026-10-10T00:29:59Z</dcterms:created>
  <dcterms:modified xsi:type="dcterms:W3CDTF">2026-10-10T00:29:59Z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