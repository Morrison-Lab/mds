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Vectors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86" w:name="vectors"/>
    <w:p>
      <w:pPr>
        <w:pStyle w:val="Heading2"/>
      </w:pPr>
      <w:ins w:id="3" w:author="PR Preview" w:date="2026-01-01T00:00:00Z">
        <w:r>
          <w:t xml:space="preserve">1 Vectors</w:t>
        </w:r>
      </w:ins>
    </w:p>
    <w:bookmarkStart w:id="9" w:name="exr-list-as-vector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Exercise 1 (Store a data point as one object)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house has a floor area of</w:t>
        </w:r>
      </w:ins>
      <w:ins w:id="7" w:author="PR Preview" w:date="2026-01-01T00:00:00Z">
        <w:r>
          <w:t xml:space="preserve"> </w:t>
        </w:r>
      </w:ins>
      <m:oMath>
        <m:r>
          <m:t>120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square meters,</w:t>
        </w:r>
      </w:ins>
      <w:ins w:id="10" w:author="PR Preview" w:date="2026-01-01T00:00:00Z">
        <w:r>
          <w:t xml:space="preserve"> </w:t>
        </w:r>
      </w:ins>
      <m:oMath>
        <m:r>
          <m:t>3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bedrooms,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an age of</w:t>
        </w:r>
      </w:ins>
      <w:ins w:id="15" w:author="PR Preview" w:date="2026-01-01T00:00:00Z">
        <w:r>
          <w:t xml:space="preserve"> </w:t>
        </w:r>
      </w:ins>
      <m:oMath>
        <m:r>
          <m:t>15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years.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t xml:space="preserve">Write these three numbers as a single vertical list</w:t>
        </w:r>
      </w:ins>
      <w:ins w:id="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 the order given,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call its entries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</m:oMath>
      <w:ins w:id="31" w:author="PR Preview" w:date="2026-01-01T00:00:00Z">
        <w: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What is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5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ins w:id="36" w:author="PR Preview" w:date="2026-01-01T00:00:00Z">
        <w:r>
          <w:t xml:space="preserve">Does the list</w:t>
        </w:r>
      </w:ins>
      <w:ins w:id="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describe the same house?</w:t>
        </w:r>
      </w:ins>
    </w:p>
    <w:bookmarkEnd w:id="9"/>
    <w:bookmarkStart w:id="10" w:name="sol-list-as-vector"/>
    <w:p>
      <w:pPr>
        <w:pStyle w:val="FirstParagraph"/>
      </w:pPr>
      <w:ins w:id="40" w:author="PR Preview" w:date="2026-01-01T00:00:00Z">
        <w:r>
          <w:rPr>
            <w:i/>
            <w:iCs/>
          </w:rPr>
          <w:t xml:space="preserve">Solution 1</w:t>
        </w:r>
      </w:ins>
      <w:ins w:id="41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42" w:author="PR Preview" w:date="2026-01-01T00:00:00Z">
        <w:r>
          <w:t xml:space="preserve">Stacking the three numbers in order gives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ins w:id="43" w:author="PR Preview" w:date="2026-01-01T00:00:00Z">
        <w:r>
          <w:t xml:space="preserve">so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ins w:id="45" w:author="PR Preview" w:date="2026-01-01T00:00:00Z">
        <w:r>
          <w:t xml:space="preserve">, the number of bedrooms.</w:t>
        </w:r>
      </w:ins>
    </w:p>
    <w:p>
      <w:pPr>
        <w:numPr>
          <w:ilvl w:val="0"/>
          <w:numId w:val="1002"/>
        </w:numPr>
      </w:pPr>
      <w:ins w:id="46" w:author="PR Preview" w:date="2026-01-01T00:00:00Z">
        <w:r>
          <w:t xml:space="preserve">No.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 list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would describe a house with</w:t>
        </w:r>
      </w:ins>
      <w:ins w:id="52" w:author="PR Preview" w:date="2026-01-01T00:00:00Z">
        <w:r>
          <w:t xml:space="preserve"> </w:t>
        </w:r>
      </w:ins>
      <m:oMath>
        <m:r>
          <m:t>3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square meters of floor area and</w:t>
        </w:r>
      </w:ins>
      <w:ins w:id="55" w:author="PR Preview" w:date="2026-01-01T00:00:00Z">
        <w:r>
          <w:t xml:space="preserve"> </w:t>
        </w:r>
      </w:ins>
      <m:oMath>
        <m:r>
          <m:t>120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bedrooms.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 entry’s position says what it measures,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 the order of the entries matters.</w:t>
        </w:r>
      </w:ins>
    </w:p>
    <w:bookmarkEnd w:id="10"/>
    <w:bookmarkStart w:id="11" w:name="def-column-vector"/>
    <w:p>
      <w:pPr>
        <w:pStyle w:val="FirstParagraph"/>
      </w:pPr>
      <w:ins w:id="62" w:author="PR Preview" w:date="2026-01-01T00:00:00Z">
        <w:r>
          <w:rPr>
            <w:b/>
            <w:bCs/>
          </w:rPr>
          <w:t xml:space="preserve">Definition 1 (Column vector)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column vector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length</w:t>
        </w:r>
      </w:ins>
      <w:ins w:id="69" w:author="PR Preview" w:date="2026-01-01T00:00:00Z">
        <w:r>
          <w:t xml:space="preserve"> </w:t>
        </w:r>
      </w:ins>
      <m:oMath>
        <m:r>
          <m:t>p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an ordered list of</w:t>
        </w:r>
      </w:ins>
      <w:ins w:id="72" w:author="PR Preview" w:date="2026-01-01T00:00:00Z">
        <w:r>
          <w:t xml:space="preserve"> </w:t>
        </w:r>
      </w:ins>
      <m:oMath>
        <m:r>
          <m:t>p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numbers,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written vertically: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ins w:id="77" w:author="PR Preview" w:date="2026-01-01T00:00:00Z">
        <w:r>
          <w:rPr>
            <w:i/>
            <w:iCs/>
          </w:rPr>
          <w:t xml:space="preserve">Remark 1</w:t>
        </w:r>
      </w:ins>
      <w:ins w:id="78" w:author="PR Preview" w:date="2026-01-01T00:00:00Z">
        <w:r>
          <w:t xml:space="preserve"> (Vectors are columns by default). </w:t>
        </w:r>
      </w:ins>
      <w:ins w:id="79" w:author="PR Preview" w:date="2026-01-01T00:00:00Z">
        <w:r>
          <w:t xml:space="preserve">In these notes, as in most statistics textbooks,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 vector is a column vector unless stated otherwise.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 vector written inline as a list in parentheses is still a column vector: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 example,</w:t>
        </w:r>
      </w:ins>
      <w:ins w:id="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means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ins w:id="89" w:author="PR Preview" w:date="2026-01-01T00:00:00Z">
        <w:r>
          <w:rPr>
            <w:b/>
            <w:bCs/>
          </w:rPr>
          <w:t xml:space="preserve">Definition 2 (The set</w:t>
        </w:r>
      </w:ins>
      <w:ins w:id="9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" w:author="PR Preview" w:date="2026-01-01T00:00:00Z">
        <w:r>
          <w:rPr>
            <w:b/>
            <w:bCs/>
          </w:rPr>
          <w:t xml:space="preserve">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For a positive</w:t>
        </w:r>
      </w:ins>
      <w:ins w:id="94" w:author="PR Preview" w:date="2026-01-01T00:00:00Z">
        <w:r>
          <w:t xml:space="preserve"> </w:t>
        </w:r>
      </w:ins>
      <w:hyperlink r:id="rId13">
        <w:ins w:id="95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96" w:author="PR Preview" w:date="2026-01-01T00:00:00Z">
        <w:r>
          <w:t xml:space="preserve"> </w:t>
        </w:r>
      </w:ins>
      <m:oMath>
        <m:r>
          <m:t>p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the set of all</w:t>
        </w:r>
      </w:ins>
      <w:ins w:id="101" w:author="PR Preview" w:date="2026-01-01T00:00:00Z">
        <w:r>
          <w:t xml:space="preserve"> </w:t>
        </w:r>
      </w:ins>
      <w:hyperlink w:anchor="def-column-vector">
        <w:ins w:id="102" w:author="PR Preview" w:date="2026-01-01T00:00:00Z">
          <w:r>
            <w:rPr>
              <w:rStyle w:val="Hyperlink"/>
            </w:rPr>
            <w:t xml:space="preserve">column vectors</w:t>
          </w:r>
        </w:ins>
      </w:hyperlink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of length</w:t>
        </w:r>
      </w:ins>
      <w:ins w:id="105" w:author="PR Preview" w:date="2026-01-01T00:00:00Z">
        <w:r>
          <w:t xml:space="preserve"> </w:t>
        </w:r>
      </w:ins>
      <m:oMath>
        <m:r>
          <m:t>p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whose entries are</w:t>
        </w:r>
      </w:ins>
      <w:ins w:id="108" w:author="PR Preview" w:date="2026-01-01T00:00:00Z">
        <w:r>
          <w:t xml:space="preserve"> </w:t>
        </w:r>
      </w:ins>
      <w:hyperlink r:id="rId14">
        <w:ins w:id="109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10" w:author="PR Preview" w:date="2026-01-01T00:00:00Z">
        <w:r>
          <w:t xml:space="preserve">.</w:t>
        </w:r>
      </w:ins>
    </w:p>
    <w:bookmarkEnd w:id="15"/>
    <w:bookmarkStart w:id="16" w:name="rem-real-coordinate-space-notation"/>
    <w:p>
      <w:pPr>
        <w:pStyle w:val="BodyText"/>
      </w:pPr>
      <w:ins w:id="111" w:author="PR Preview" w:date="2026-01-01T00:00:00Z">
        <w:r>
          <w:rPr>
            <w:i/>
            <w:iCs/>
          </w:rPr>
          <w:t xml:space="preserve">Remark 2</w:t>
        </w:r>
      </w:ins>
      <w:ins w:id="112" w:author="PR Preview" w:date="2026-01-01T00:00:00Z">
        <w:r>
          <w:t xml:space="preserve"> (Reading</w:t>
        </w:r>
      </w:ins>
      <w:ins w:id="1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4" w:author="PR Preview" w:date="2026-01-01T00:00:00Z">
        <w:r>
          <w:t xml:space="preserve">). </w:t>
        </w:r>
      </w:ins>
      <w:ins w:id="115" w:author="PR Preview" w:date="2026-01-01T00:00:00Z">
        <w:r>
          <w:t xml:space="preserve">Writing</w:t>
        </w:r>
      </w:ins>
      <w:ins w:id="1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says, in one symbol,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that</w:t>
        </w:r>
      </w:ins>
      <w:ins w:id="1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a column vector with</w:t>
        </w:r>
      </w:ins>
      <w:ins w:id="124" w:author="PR Preview" w:date="2026-01-01T00:00:00Z">
        <w:r>
          <w:t xml:space="preserve"> </w:t>
        </w:r>
      </w:ins>
      <m:oMath>
        <m:r>
          <m:t>p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real entries.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example,</w:t>
        </w:r>
      </w:ins>
      <w:ins w:id="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vector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is not in</w:t>
        </w:r>
      </w:ins>
      <w:ins w:id="1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7" w:author="PR Preview" w:date="2026-01-01T00:00:00Z">
        <w:r>
          <w:t xml:space="preserve">, because it has only</w:t>
        </w:r>
      </w:ins>
      <w:ins w:id="138" w:author="PR Preview" w:date="2026-01-01T00:00:00Z">
        <w:r>
          <w:t xml:space="preserve"> </w:t>
        </w:r>
      </w:ins>
      <m:oMath>
        <m:r>
          <m:t>2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entries;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it is in</w:t>
        </w:r>
      </w:ins>
      <w:ins w:id="1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In</w:t>
        </w:r>
      </w:ins>
      <w:ins w:id="147" w:author="PR Preview" w:date="2026-01-01T00:00:00Z">
        <w:r>
          <w:t xml:space="preserve"> </w:t>
        </w:r>
      </w:ins>
      <w:hyperlink w:anchor="exr-list-as-vector">
        <w:ins w:id="14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51" w:author="PR Preview" w:date="2026-01-01T00:00:00Z">
        <w:r>
          <w:t xml:space="preserve">.</w:t>
        </w:r>
      </w:ins>
    </w:p>
    <w:bookmarkEnd w:id="16"/>
    <w:bookmarkStart w:id="17" w:name="def-scalar"/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Definition 3 (Scalar)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 linear algebra, a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scalar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single</w:t>
        </w:r>
      </w:ins>
      <w:ins w:id="159" w:author="PR Preview" w:date="2026-01-01T00:00:00Z">
        <w:r>
          <w:t xml:space="preserve"> </w:t>
        </w:r>
      </w:ins>
      <w:hyperlink r:id="rId14">
        <w:ins w:id="160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as opposed to a vector or a matrix, which holds several numbers.</w:t>
        </w:r>
      </w:ins>
    </w:p>
    <w:bookmarkEnd w:id="17"/>
    <w:bookmarkStart w:id="18" w:name="exm-scalar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1 (Scalars and a vector)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numbers</w:t>
        </w:r>
      </w:ins>
      <w:ins w:id="167" w:author="PR Preview" w:date="2026-01-01T00:00:00Z">
        <w:r>
          <w:t xml:space="preserve"> </w:t>
        </w:r>
      </w:ins>
      <m:oMath>
        <m:r>
          <m:t>5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0.2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are scalars.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 column vector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 not a scalar: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it has</w:t>
        </w:r>
      </w:ins>
      <w:ins w:id="180" w:author="PR Preview" w:date="2026-01-01T00:00:00Z">
        <w:r>
          <w:t xml:space="preserve"> </w:t>
        </w:r>
      </w:ins>
      <m:oMath>
        <m:r>
          <m:t>2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entries, so it is in</w:t>
        </w:r>
      </w:ins>
      <w:ins w:id="1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(</w:t>
        </w:r>
      </w:ins>
      <w:hyperlink w:anchor="def-real-coordinate-space">
        <w:ins w:id="1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7" w:author="PR Preview" w:date="2026-01-01T00:00:00Z">
        <w:r>
          <w:t xml:space="preserve">),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 each of its</w:t>
        </w:r>
      </w:ins>
      <w:ins w:id="190" w:author="PR Preview" w:date="2026-01-01T00:00:00Z">
        <w:r>
          <w:t xml:space="preserve"> </w:t>
        </w:r>
      </w:ins>
      <m:oMath>
        <m:r>
          <m:t>2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entries is a scalar.</w:t>
        </w:r>
      </w:ins>
    </w:p>
    <w:bookmarkEnd w:id="18"/>
    <w:bookmarkStart w:id="20" w:name="def-real-vector-valued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4 (Real-valued (scalar-valued) and vector-valued functions)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</w:t>
        </w:r>
      </w:ins>
      <w:ins w:id="196" w:author="PR Preview" w:date="2026-01-01T00:00:00Z">
        <w:r>
          <w:t xml:space="preserve"> </w:t>
        </w:r>
      </w:ins>
      <w:hyperlink r:id="rId19">
        <w:ins w:id="19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whose values are numbers,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real-valued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(also called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scalar-valued</w:t>
        </w:r>
      </w:ins>
      <w:ins w:id="210" w:author="PR Preview" w:date="2026-01-01T00:00:00Z">
        <w:r>
          <w:t xml:space="preserve">, since its values are</w:t>
        </w:r>
      </w:ins>
      <w:ins w:id="211" w:author="PR Preview" w:date="2026-01-01T00:00:00Z">
        <w:r>
          <w:t xml:space="preserve"> </w:t>
        </w:r>
      </w:ins>
      <w:hyperlink w:anchor="def-scalar">
        <w:ins w:id="212" w:author="PR Preview" w:date="2026-01-01T00:00:00Z">
          <w:r>
            <w:rPr>
              <w:rStyle w:val="Hyperlink"/>
            </w:rPr>
            <w:t xml:space="preserve">scalars</w:t>
          </w:r>
        </w:ins>
      </w:hyperlink>
      <w:ins w:id="213" w:author="PR Preview" w:date="2026-01-01T00:00:00Z">
        <w:r>
          <w:t xml:space="preserve">).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 function</w:t>
        </w:r>
      </w:ins>
      <w:ins w:id="2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whose values are vectors (</w:t>
        </w:r>
      </w:ins>
      <w:hyperlink w:anchor="def-real-coordinate-space">
        <w:ins w:id="2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21" w:author="PR Preview" w:date="2026-01-01T00:00:00Z">
        <w:r>
          <w:t xml:space="preserve">),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vector-valued</w:t>
        </w:r>
      </w:ins>
      <w:ins w:id="226" w:author="PR Preview" w:date="2026-01-01T00:00:00Z">
        <w:r>
          <w:t xml:space="preserve">.</w:t>
        </w:r>
      </w:ins>
    </w:p>
    <w:bookmarkEnd w:id="20"/>
    <w:bookmarkStart w:id="21" w:name="exm-real-vector-valued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Example 2 (A real-valued and a vector-valued function)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On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real-valued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</w:t>
        </w:r>
      </w:ins>
      <w:ins w:id="23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vector-valued: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Definition 5 (Transpose)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transpose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of a column vector</w:t>
        </w:r>
      </w:ins>
      <w:ins w:id="2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the row vector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with the same</w:t>
        </w:r>
      </w:ins>
      <w:ins w:id="252" w:author="PR Preview" w:date="2026-01-01T00:00:00Z">
        <w:r>
          <w:t xml:space="preserve"> </w:t>
        </w:r>
      </w:ins>
      <w:hyperlink r:id="rId22">
        <w:ins w:id="253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of entries, written horizontally: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ins w:id="256" w:author="PR Preview" w:date="2026-01-01T00:00:00Z">
        <w:r>
          <w:rPr>
            <w:b/>
            <w:bCs/>
          </w:rPr>
          <w:t xml:space="preserve">Example 3 (Transposing a column vector)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 transpose of the column vector with entries</w:t>
        </w:r>
      </w:ins>
      <w:ins w:id="259" w:author="PR Preview" w:date="2026-01-01T00:00:00Z">
        <w:r>
          <w:t xml:space="preserve"> </w:t>
        </w:r>
      </w:ins>
      <m:oMath>
        <m:r>
          <m:t>2</m:t>
        </m:r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m:oMath>
        <m:r>
          <m:t>5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 the row vector with the same entries: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ins w:id="266" w:author="PR Preview" w:date="2026-01-01T00:00:00Z">
        <w:r>
          <w:rPr>
            <w:b/>
            <w:bCs/>
          </w:rPr>
          <w:t xml:space="preserve">Definition 6 (Vector addition)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sum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of two column vectors</w:t>
        </w:r>
      </w:ins>
      <w:ins w:id="2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the same length</w:t>
        </w:r>
      </w:ins>
      <w:ins w:id="279" w:author="PR Preview" w:date="2026-01-01T00:00:00Z">
        <w:r>
          <w:t xml:space="preserve"> </w:t>
        </w:r>
      </w:ins>
      <m:oMath>
        <m:r>
          <m:t>p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the column vector</w:t>
        </w:r>
      </w:ins>
      <w:ins w:id="2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of length</w:t>
        </w:r>
      </w:ins>
      <w:ins w:id="285" w:author="PR Preview" w:date="2026-01-01T00:00:00Z">
        <w:r>
          <w:t xml:space="preserve"> </w:t>
        </w:r>
      </w:ins>
      <m:oMath>
        <m:r>
          <m:t>p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obtained by adding entry by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ins w:id="288" w:author="PR Preview" w:date="2026-01-01T00:00:00Z">
        <w:r>
          <w:rPr>
            <w:b/>
            <w:bCs/>
          </w:rPr>
          <w:t xml:space="preserve">Example 4 (Adding two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ins w:id="289" w:author="PR Preview" w:date="2026-01-01T00:00:00Z">
        <w:r>
          <w:rPr>
            <w:b/>
            <w:bCs/>
          </w:rPr>
          <w:t xml:space="preserve">Definition 7 (Dot product)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For any two real-valued vectors</w:t>
        </w:r>
      </w:ins>
      <w:ins w:id="2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 the same length</w:t>
        </w:r>
      </w:ins>
      <w:ins w:id="298" w:author="PR Preview" w:date="2026-01-01T00:00:00Z">
        <w:r>
          <w:t xml:space="preserve"> </w:t>
        </w:r>
      </w:ins>
      <m:oMath>
        <m:r>
          <m:t>p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dot product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of</w:t>
        </w:r>
      </w:ins>
      <w:ins w:id="3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is:</w:t>
        </w:r>
      </w:ins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ins w:id="312" w:author="PR Preview" w:date="2026-01-01T00:00:00Z">
        <w:r>
          <w:t xml:space="preserve">See also the definitions in:</w:t>
        </w:r>
      </w:ins>
    </w:p>
    <w:p>
      <w:pPr>
        <w:numPr>
          <w:ilvl w:val="0"/>
          <w:numId w:val="1003"/>
        </w:numPr>
      </w:pPr>
      <w:ins w:id="313" w:author="PR Preview" w:date="2026-01-01T00:00:00Z">
        <w:r>
          <w:t xml:space="preserve">Dobson and Barnett (2018)</w:t>
        </w:r>
      </w:ins>
      <w:ins w:id="314" w:author="PR Preview" w:date="2026-01-01T00:00:00Z">
        <w:r>
          <w:t xml:space="preserve">, Section 1.3 (equation 1.1, page 7)</w:t>
        </w:r>
      </w:ins>
    </w:p>
    <w:p>
      <w:pPr>
        <w:numPr>
          <w:ilvl w:val="0"/>
          <w:numId w:val="1003"/>
        </w:numPr>
      </w:pPr>
      <w:ins w:id="315" w:author="PR Preview" w:date="2026-01-01T00:00:00Z">
        <w:r>
          <w:t xml:space="preserve">Kaplan (2022)</w:t>
        </w:r>
      </w:ins>
      <w:ins w:id="316" w:author="PR Preview" w:date="2026-01-01T00:00:00Z">
        <w:r>
          <w:t xml:space="preserve">, chapter on vectors</w:t>
        </w:r>
      </w:ins>
      <w:ins w:id="317" w:author="PR Preview" w:date="2026-01-01T00:00:00Z">
        <w:r>
          <w:t xml:space="preserve"> </w:t>
        </w:r>
      </w:ins>
    </w:p>
    <w:p>
      <w:pPr>
        <w:numPr>
          <w:ilvl w:val="0"/>
          <w:numId w:val="1003"/>
        </w:numPr>
      </w:pPr>
      <w:hyperlink r:id="rId29">
        <w:ins w:id="318" w:author="PR Preview" w:date="2026-01-01T00:00:00Z">
          <w:r>
            <w:rPr>
              <w:rStyle w:val="Hyperlink"/>
            </w:rPr>
            <w:t xml:space="preserve">wikipedia</w:t>
          </w:r>
        </w:ins>
      </w:hyperlink>
    </w:p>
    <w:p>
      <w:pPr>
        <w:pStyle w:val="FirstParagraph"/>
      </w:pPr>
      <w:ins w:id="319" w:author="PR Preview" w:date="2026-01-01T00:00:00Z">
        <w:r>
          <w:t xml:space="preserve">The dot product has a different generalization for two matrices;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see</w:t>
        </w:r>
      </w:ins>
      <w:ins w:id="322" w:author="PR Preview" w:date="2026-01-01T00:00:00Z">
        <w:r>
          <w:t xml:space="preserve"> </w:t>
        </w:r>
      </w:ins>
      <w:hyperlink r:id="rId30">
        <w:ins w:id="323" w:author="PR Preview" w:date="2026-01-01T00:00:00Z">
          <w:r>
            <w:rPr>
              <w:rStyle w:val="Hyperlink"/>
            </w:rPr>
            <w:t xml:space="preserve">wikipedia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for more.</w:t>
        </w:r>
      </w:ins>
    </w:p>
    <w:bookmarkStart w:id="31" w:name="exm-dot-product"/>
    <w:p>
      <w:pPr>
        <w:pStyle w:val="BodyText"/>
      </w:pPr>
      <w:ins w:id="326" w:author="PR Preview" w:date="2026-01-01T00:00:00Z">
        <w:r>
          <w:rPr>
            <w:b/>
            <w:bCs/>
          </w:rPr>
          <w:t xml:space="preserve">Example 5 (A dot product)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For</w:t>
        </w:r>
      </w:ins>
      <w:ins w:id="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ins w:id="334" w:author="PR Preview" w:date="2026-01-01T00:00:00Z">
        <w:r>
          <w:rPr>
            <w:b/>
            <w:bCs/>
          </w:rPr>
          <w:t xml:space="preserve">Definition 8 (Linear combination)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rPr>
            <w:b/>
            <w:bCs/>
          </w:rPr>
          <w:t xml:space="preserve">linear combination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 the numbers</w:t>
        </w:r>
      </w:ins>
      <w:ins w:id="3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with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rPr>
            <w:b/>
            <w:bCs/>
          </w:rPr>
          <w:t xml:space="preserve">coefficients</w:t>
        </w:r>
      </w:ins>
      <w:ins w:id="34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ins w:id="349" w:author="PR Preview" w:date="2026-01-01T00:00:00Z">
        <w:r>
          <w:t xml:space="preserve">A linear combination of vectors</w:t>
        </w:r>
      </w:ins>
      <w:ins w:id="35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 the same length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defined entry by entry: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entry</w:t>
        </w:r>
      </w:ins>
      <w:ins w:id="357" w:author="PR Preview" w:date="2026-01-01T00:00:00Z">
        <w:r>
          <w:t xml:space="preserve"> </w:t>
        </w:r>
      </w:ins>
      <m:oMath>
        <m:r>
          <m:t>j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of</w:t>
        </w:r>
      </w:ins>
      <w:ins w:id="36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the linear combination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of the</w:t>
        </w:r>
      </w:ins>
      <w:ins w:id="365" w:author="PR Preview" w:date="2026-01-01T00:00:00Z">
        <w:r>
          <w:t xml:space="preserve"> </w:t>
        </w:r>
      </w:ins>
      <m:oMath>
        <m:r>
          <m:t>j</m:t>
        </m:r>
      </m:oMath>
      <w:ins w:id="366" w:author="PR Preview" w:date="2026-01-01T00:00:00Z">
        <w:r>
          <w:t xml:space="preserve">th entries of</w:t>
        </w:r>
      </w:ins>
      <w:ins w:id="3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with the same coefficients.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For example, the linear combination of</w:t>
        </w:r>
      </w:ins>
      <w:ins w:id="37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and</w:t>
        </w:r>
      </w:ins>
      <w:ins w:id="37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with coefficients</w:t>
        </w:r>
      </w:ins>
      <w:ins w:id="378" w:author="PR Preview" w:date="2026-01-01T00:00:00Z">
        <w:r>
          <w:t xml:space="preserve"> </w:t>
        </w:r>
      </w:ins>
      <m:oMath>
        <m:r>
          <m:t>2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</w:t>
        </w:r>
      </w:ins>
      <w:ins w:id="381" w:author="PR Preview" w:date="2026-01-01T00:00:00Z">
        <w:r>
          <w:t xml:space="preserve"> </w:t>
        </w:r>
      </w:ins>
      <m:oMath>
        <m:r>
          <m:t>3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</w:t>
        </w:r>
      </w:ins>
      <w:ins w:id="38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5" w:author="PR Preview" w:date="2026-01-01T00:00:00Z">
        <w:r>
          <w:t xml:space="preserve">.</w:t>
        </w:r>
      </w:ins>
    </w:p>
    <w:bookmarkEnd w:id="32"/>
    <w:bookmarkStart w:id="34" w:name="rem-dot-product-lincom"/>
    <w:p>
      <w:pPr>
        <w:pStyle w:val="BodyText"/>
      </w:pPr>
      <w:ins w:id="386" w:author="PR Preview" w:date="2026-01-01T00:00:00Z">
        <w:r>
          <w:rPr>
            <w:i/>
            <w:iCs/>
          </w:rPr>
          <w:t xml:space="preserve">Remark 3</w:t>
        </w:r>
      </w:ins>
      <w:ins w:id="387" w:author="PR Preview" w:date="2026-01-01T00:00:00Z">
        <w:r>
          <w:t xml:space="preserve"> (The dot product is a linear combination). </w:t>
        </w:r>
      </w:ins>
      <w:ins w:id="388" w:author="PR Preview" w:date="2026-01-01T00:00:00Z">
        <w:r>
          <w:t xml:space="preserve">The dot product</w:t>
        </w:r>
      </w:ins>
      <w:ins w:id="3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 a linear combination (</w:t>
        </w:r>
      </w:ins>
      <w:hyperlink w:anchor="def-linear-combination">
        <w:ins w:id="39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93" w:author="PR Preview" w:date="2026-01-01T00:00:00Z">
        <w:r>
          <w:t xml:space="preserve">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of the entries of</w:t>
        </w:r>
      </w:ins>
      <w:ins w:id="3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97" w:author="PR Preview" w:date="2026-01-01T00:00:00Z">
        <w:r>
          <w:t xml:space="preserve">, with coefficients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In</w:t>
        </w:r>
      </w:ins>
      <w:ins w:id="402" w:author="PR Preview" w:date="2026-01-01T00:00:00Z">
        <w:r>
          <w:t xml:space="preserve"> </w:t>
        </w:r>
      </w:ins>
      <w:hyperlink w:anchor="exm-dot-product">
        <w:ins w:id="40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04" w:author="PR Preview" w:date="2026-01-01T00:00:00Z">
        <w:r>
          <w:t xml:space="preserve">,</w:t>
        </w:r>
      </w:ins>
      <w:ins w:id="4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the linear combination of</w:t>
        </w:r>
      </w:ins>
      <w:ins w:id="408" w:author="PR Preview" w:date="2026-01-01T00:00:00Z">
        <w:r>
          <w:t xml:space="preserve"> </w:t>
        </w:r>
      </w:ins>
      <m:oMath>
        <m:r>
          <m:t>4</m:t>
        </m:r>
      </m:oMath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m:oMath>
        <m:r>
          <m:t>5</m:t>
        </m:r>
      </m:oMath>
      <w:ins w:id="411" w:author="PR Preview" w:date="2026-01-01T00:00:00Z">
        <w:r>
          <w:t xml:space="preserve">, and</w:t>
        </w:r>
      </w:ins>
      <w:ins w:id="412" w:author="PR Preview" w:date="2026-01-01T00:00:00Z">
        <w:r>
          <w:t xml:space="preserve"> </w:t>
        </w:r>
      </w:ins>
      <m:oMath>
        <m:r>
          <m:t>6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with coefficients</w:t>
        </w:r>
      </w:ins>
      <w:ins w:id="415" w:author="PR Preview" w:date="2026-01-01T00:00:00Z">
        <w:r>
          <w:t xml:space="preserve"> </w:t>
        </w:r>
      </w:ins>
      <m:oMath>
        <m:r>
          <m:t>1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m:oMath>
        <m:r>
          <m:t>2</m:t>
        </m:r>
      </m:oMath>
      <w:ins w:id="418" w:author="PR Preview" w:date="2026-01-01T00:00:00Z">
        <w:r>
          <w:t xml:space="preserve">, and</w:t>
        </w:r>
      </w:ins>
      <w:ins w:id="419" w:author="PR Preview" w:date="2026-01-01T00:00:00Z">
        <w:r>
          <w:t xml:space="preserve"> </w:t>
        </w:r>
      </w:ins>
      <m:oMath>
        <m:r>
          <m:t>3</m:t>
        </m:r>
      </m:oMath>
      <w:ins w:id="420" w:author="PR Preview" w:date="2026-01-01T00:00:00Z">
        <w:r>
          <w:t xml:space="preserve">.</w:t>
        </w:r>
      </w:ins>
    </w:p>
    <w:p>
      <w:pPr>
        <w:pStyle w:val="BodyText"/>
      </w:pPr>
      <w:ins w:id="421" w:author="PR Preview" w:date="2026-01-01T00:00:00Z">
        <w:r>
          <w:t xml:space="preserve">The dot product is also the standard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rPr>
            <w:i/>
            <w:iCs/>
          </w:rPr>
          <w:t xml:space="preserve">inner product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on</w:t>
        </w:r>
      </w:ins>
      <w:ins w:id="4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27" w:author="PR Preview" w:date="2026-01-01T00:00:00Z">
        <w:r>
          <w:t xml:space="preserve">;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“inner product”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 the general notion (</w:t>
        </w:r>
      </w:ins>
      <w:hyperlink r:id="rId33">
        <w:ins w:id="432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433" w:author="PR Preview" w:date="2026-01-01T00:00:00Z">
        <w:r>
          <w:t xml:space="preserve">, later in these notes),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 which the dot product is one example.</w:t>
        </w:r>
      </w:ins>
    </w:p>
    <w:bookmarkEnd w:id="34"/>
    <w:bookmarkStart w:id="35" w:name="thm-lincom-symmetric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Theorem 1 (Dot product is symmetric)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 dot product is symmetric: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ins w:id="439" w:author="PR Preview" w:date="2026-01-01T00:00:00Z">
        <w:r>
          <w:rPr>
            <w:i/>
            <w:iCs/>
          </w:rPr>
          <w:t xml:space="preserve">Proof</w:t>
        </w:r>
      </w:ins>
      <w:ins w:id="44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ins w:id="441" w:author="PR Preview" w:date="2026-01-01T00:00:00Z">
        <w:r>
          <w:t xml:space="preserve">1.1 Special vectors</w:t>
        </w:r>
      </w:ins>
    </w:p>
    <w:bookmarkStart w:id="36" w:name="def-zero-vector"/>
    <w:p>
      <w:pPr>
        <w:pStyle w:val="FirstParagraph"/>
      </w:pPr>
      <w:ins w:id="442" w:author="PR Preview" w:date="2026-01-01T00:00:00Z">
        <w:r>
          <w:rPr>
            <w:b/>
            <w:bCs/>
          </w:rPr>
          <w:t xml:space="preserve">Definition 9 (Zero vector)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rPr>
            <w:b/>
            <w:bCs/>
          </w:rPr>
          <w:t xml:space="preserve">zero vector</w:t>
        </w:r>
      </w:ins>
      <w:ins w:id="4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 length</w:t>
        </w:r>
      </w:ins>
      <w:ins w:id="450" w:author="PR Preview" w:date="2026-01-01T00:00:00Z">
        <w:r>
          <w:t xml:space="preserve"> </w:t>
        </w:r>
      </w:ins>
      <m:oMath>
        <m:r>
          <m:t>p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ins w:id="453" w:author="PR Preview" w:date="2026-01-01T00:00:00Z">
        <w:r>
          <w:rPr>
            <w:i/>
            <w:iCs/>
          </w:rPr>
          <w:t xml:space="preserve">Remark 4</w:t>
        </w:r>
      </w:ins>
      <w:ins w:id="454" w:author="PR Preview" w:date="2026-01-01T00:00:00Z">
        <w:r>
          <w:t xml:space="preserve"> (The zero vector is the additive identity). </w:t>
        </w:r>
      </w:ins>
      <w:ins w:id="455" w:author="PR Preview" w:date="2026-01-01T00:00:00Z">
        <w:r>
          <w:t xml:space="preserve">Adding the zero vector to a vector leaves it unchanged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(</w:t>
        </w:r>
      </w:ins>
      <w:hyperlink w:anchor="def-vector-addition">
        <w:ins w:id="45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59" w:author="PR Preview" w:date="2026-01-01T00:00:00Z">
        <w:r>
          <w:t xml:space="preserve">):</w:t>
        </w:r>
      </w:ins>
      <w:ins w:id="4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for any vector</w:t>
        </w:r>
      </w:ins>
      <w:ins w:id="4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of the same length,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so</w:t>
        </w:r>
      </w:ins>
      <w:ins w:id="4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is the</w:t>
        </w:r>
      </w:ins>
      <w:ins w:id="471" w:author="PR Preview" w:date="2026-01-01T00:00:00Z">
        <w:r>
          <w:t xml:space="preserve"> </w:t>
        </w:r>
      </w:ins>
      <w:hyperlink r:id="rId37">
        <w:ins w:id="472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for vector addition.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Definition 10 (Mean (average, sample mean))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mean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(or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b/>
            <w:bCs/>
          </w:rPr>
          <w:t xml:space="preserve">average</w:t>
        </w:r>
      </w:ins>
      <w:ins w:id="486" w:author="PR Preview" w:date="2026-01-01T00:00:00Z">
        <w:r>
          <w:t xml:space="preserve">) of</w:t>
        </w:r>
      </w:ins>
      <w:ins w:id="487" w:author="PR Preview" w:date="2026-01-01T00:00:00Z">
        <w:r>
          <w:t xml:space="preserve"> </w:t>
        </w:r>
      </w:ins>
      <m:oMath>
        <m:r>
          <m:t>n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numbers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their</w:t>
        </w:r>
      </w:ins>
      <w:ins w:id="495" w:author="PR Preview" w:date="2026-01-01T00:00:00Z">
        <w:r>
          <w:t xml:space="preserve"> </w:t>
        </w:r>
      </w:ins>
      <w:hyperlink r:id="rId39">
        <w:ins w:id="496" w:author="PR Preview" w:date="2026-01-01T00:00:00Z">
          <w:r>
            <w:rPr>
              <w:rStyle w:val="Hyperlink"/>
            </w:rPr>
            <w:t xml:space="preserve">sum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divided by how many there are: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ins w:id="499" w:author="PR Preview" w:date="2026-01-01T00:00:00Z">
        <w:r>
          <w:t xml:space="preserve">When the numbers are observed data values,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also called the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sample mean</w:t>
        </w:r>
      </w:ins>
      <w:ins w:id="505" w:author="PR Preview" w:date="2026-01-01T00:00:00Z">
        <w:r>
          <w:t xml:space="preserve">.</w:t>
        </w:r>
      </w:ins>
    </w:p>
    <w:bookmarkEnd w:id="40"/>
    <w:bookmarkStart w:id="41" w:name="exm-mean"/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Example 6 (The mean of three numbers)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For</w:t>
        </w:r>
      </w:ins>
      <w:ins w:id="50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510" w:author="PR Preview" w:date="2026-01-01T00:00:00Z">
        <w:r>
          <w:t xml:space="preserve">,</w:t>
        </w:r>
      </w:ins>
      <w:ins w:id="5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and</w:t>
        </w:r>
      </w:ins>
      <w:ins w:id="5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ins w:id="5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ins w:id="516" w:author="PR Preview" w:date="2026-01-01T00:00:00Z">
        <w:r>
          <w:rPr>
            <w:b/>
            <w:bCs/>
          </w:rPr>
          <w:t xml:space="preserve">Definition 11 (Ones vector)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b/>
            <w:bCs/>
          </w:rPr>
          <w:t xml:space="preserve">ones vector</w:t>
        </w:r>
      </w:ins>
      <w:ins w:id="5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of length</w:t>
        </w:r>
      </w:ins>
      <w:ins w:id="524" w:author="PR Preview" w:date="2026-01-01T00:00:00Z">
        <w:r>
          <w:t xml:space="preserve"> </w:t>
        </w:r>
      </w:ins>
      <m:oMath>
        <m:r>
          <m:t>p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has all entries equal to one: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ins w:id="527" w:author="PR Preview" w:date="2026-01-01T00:00:00Z">
        <w:r>
          <w:rPr>
            <w:i/>
            <w:iCs/>
          </w:rPr>
          <w:t xml:space="preserve">Remark 5</w:t>
        </w:r>
      </w:ins>
      <w:ins w:id="528" w:author="PR Preview" w:date="2026-01-01T00:00:00Z">
        <w:r>
          <w:t xml:space="preserve"> (The ones vector sums the entries). </w:t>
        </w:r>
      </w:ins>
      <w:ins w:id="529" w:author="PR Preview" w:date="2026-01-01T00:00:00Z">
        <w:r>
          <w:t xml:space="preserve">The dot product (</w:t>
        </w:r>
      </w:ins>
      <w:hyperlink w:anchor="def-dot-product">
        <w:ins w:id="53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1" w:author="PR Preview" w:date="2026-01-01T00:00:00Z">
        <w:r>
          <w:t xml:space="preserve">) of</w:t>
        </w:r>
      </w:ins>
      <w:ins w:id="5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 the sum of the entries of</w:t>
        </w:r>
      </w:ins>
      <w:ins w:id="5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40" w:author="PR Preview" w:date="2026-01-01T00:00:00Z">
        <w:r>
          <w:t xml:space="preserve">For example, for</w:t>
        </w:r>
      </w:ins>
      <w:ins w:id="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54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43" w:author="PR Preview" w:date="2026-01-01T00:00:00Z">
        <w:r>
          <w:t xml:space="preserve">and dividing by the length</w:t>
        </w:r>
      </w:ins>
      <w:ins w:id="5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gives the</w:t>
        </w:r>
      </w:ins>
      <w:ins w:id="547" w:author="PR Preview" w:date="2026-01-01T00:00:00Z">
        <w:r>
          <w:t xml:space="preserve"> </w:t>
        </w:r>
      </w:ins>
      <w:hyperlink w:anchor="def-mean">
        <w:ins w:id="548" w:author="PR Preview" w:date="2026-01-01T00:00:00Z">
          <w:r>
            <w:rPr>
              <w:rStyle w:val="Hyperlink"/>
            </w:rPr>
            <w:t xml:space="preserve">mean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of the entries,</w:t>
        </w:r>
      </w:ins>
      <w:ins w:id="551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ins w:id="552" w:author="PR Preview" w:date="2026-01-01T00:00:00Z">
        <w:r>
          <w:t xml:space="preserve">.</w:t>
        </w:r>
      </w:ins>
    </w:p>
    <w:bookmarkEnd w:id="43"/>
    <w:bookmarkStart w:id="44" w:name="def-indicator-vector"/>
    <w:p>
      <w:pPr>
        <w:pStyle w:val="BodyText"/>
      </w:pPr>
      <w:ins w:id="553" w:author="PR Preview" w:date="2026-01-01T00:00:00Z">
        <w:r>
          <w:rPr>
            <w:b/>
            <w:bCs/>
          </w:rPr>
          <w:t xml:space="preserve">Definition 12 (Indicator vector (standard basis vector))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m:oMath>
        <m:r>
          <m:t>j</m:t>
        </m:r>
      </m:oMath>
      <w:ins w:id="557" w:author="PR Preview" w:date="2026-01-01T00:00:00Z">
        <w:r>
          <w:t xml:space="preserve">-th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indicator vector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(or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rPr>
            <w:b/>
            <w:bCs/>
          </w:rPr>
          <w:t xml:space="preserve">standard basis vector</w:t>
        </w:r>
      </w:ins>
      <w:ins w:id="564" w:author="PR Preview" w:date="2026-01-01T00:00:00Z">
        <w:r>
          <w:t xml:space="preserve">)</w:t>
        </w:r>
      </w:ins>
      <w:ins w:id="56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length</w:t>
        </w:r>
      </w:ins>
      <w:ins w:id="568" w:author="PR Preview" w:date="2026-01-01T00:00:00Z">
        <w:r>
          <w:t xml:space="preserve"> </w:t>
        </w:r>
      </w:ins>
      <m:oMath>
        <m:r>
          <m:t>p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has a</w:t>
        </w:r>
      </w:ins>
      <w:ins w:id="571" w:author="PR Preview" w:date="2026-01-01T00:00:00Z">
        <w:r>
          <w:t xml:space="preserve"> </w:t>
        </w:r>
      </w:ins>
      <m:oMath>
        <m:r>
          <m:t>1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in position</w:t>
        </w:r>
      </w:ins>
      <w:ins w:id="574" w:author="PR Preview" w:date="2026-01-01T00:00:00Z">
        <w:r>
          <w:t xml:space="preserve"> </w:t>
        </w:r>
      </w:ins>
      <m:oMath>
        <m:r>
          <m:t>j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m:oMath>
        <m:r>
          <m:t>0</m:t>
        </m:r>
      </m:oMath>
      <w:ins w:id="578" w:author="PR Preview" w:date="2026-01-01T00:00:00Z">
        <w:r>
          <w:t xml:space="preserve">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ins w:id="579" w:author="PR Preview" w:date="2026-01-01T00:00:00Z">
        <w:r>
          <w:rPr>
            <w:i/>
            <w:iCs/>
          </w:rPr>
          <w:t xml:space="preserve">Remark 6</w:t>
        </w:r>
      </w:ins>
      <w:ins w:id="580" w:author="PR Preview" w:date="2026-01-01T00:00:00Z">
        <w:r>
          <w:t xml:space="preserve"> (Indicator vectors build every vector). </w:t>
        </w:r>
      </w:ins>
      <w:ins w:id="581" w:author="PR Preview" w:date="2026-01-01T00:00:00Z">
        <w:r>
          <w:t xml:space="preserve">For</w:t>
        </w:r>
      </w:ins>
      <w:ins w:id="5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583" w:author="PR Preview" w:date="2026-01-01T00:00:00Z">
        <w:r>
          <w:t xml:space="preserve">, the indicator vectors are</w:t>
        </w:r>
      </w:ins>
      <w:ins w:id="5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7" w:author="PR Preview" w:date="2026-01-01T00:00:00Z">
        <w:r>
          <w:t xml:space="preserve">, and</w:t>
        </w:r>
      </w:ins>
      <w:ins w:id="5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89" w:author="PR Preview" w:date="2026-01-01T00:00:00Z">
        <w:r>
          <w:t xml:space="preserve">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Every vector of length</w:t>
        </w:r>
      </w:ins>
      <w:ins w:id="592" w:author="PR Preview" w:date="2026-01-01T00:00:00Z">
        <w:r>
          <w:t xml:space="preserve"> </w:t>
        </w:r>
      </w:ins>
      <m:oMath>
        <m:r>
          <m:t>3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a weighted sum</w:t>
        </w:r>
      </w:ins>
      <w:ins w:id="59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of them,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with weights equal to its entries;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for example,</w:t>
        </w:r>
      </w:ins>
      <w:ins w:id="6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603" w:author="PR Preview" w:date="2026-01-01T00:00:00Z">
        <w:r>
          <w:t xml:space="preserve">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No other weights work: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entry</w:t>
        </w:r>
      </w:ins>
      <w:ins w:id="608" w:author="PR Preview" w:date="2026-01-01T00:00:00Z">
        <w:r>
          <w:t xml:space="preserve"> </w:t>
        </w:r>
      </w:ins>
      <m:oMath>
        <m:r>
          <m:t>j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of</w:t>
        </w:r>
      </w:ins>
      <w:ins w:id="6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</w:t>
        </w:r>
      </w:ins>
      <w:ins w:id="61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so each weight</w:t>
        </w:r>
      </w:ins>
      <w:ins w:id="61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must equal entry</w:t>
        </w:r>
      </w:ins>
      <w:ins w:id="621" w:author="PR Preview" w:date="2026-01-01T00:00:00Z">
        <w:r>
          <w:t xml:space="preserve"> </w:t>
        </w:r>
      </w:ins>
      <m:oMath>
        <m:r>
          <m:t>j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 the vector.</w:t>
        </w:r>
      </w:ins>
    </w:p>
    <w:bookmarkEnd w:id="45"/>
    <w:bookmarkStart w:id="46" w:name="thm-indicator-selection"/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Theorem 2 (Indicator vectors select entries)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any vector</w:t>
        </w:r>
      </w:ins>
      <w:ins w:id="6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of length</w:t>
        </w:r>
      </w:ins>
      <w:ins w:id="630" w:author="PR Preview" w:date="2026-01-01T00:00:00Z">
        <w:r>
          <w:t xml:space="preserve"> </w:t>
        </w:r>
      </w:ins>
      <m:oMath>
        <m:r>
          <m:t>p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and any</w:t>
        </w:r>
      </w:ins>
      <w:ins w:id="633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6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ins w:id="635" w:author="PR Preview" w:date="2026-01-01T00:00:00Z">
        <w:r>
          <w:rPr>
            <w:i/>
            <w:iCs/>
          </w:rPr>
          <w:t xml:space="preserve">Proof</w:t>
        </w:r>
      </w:ins>
      <w:ins w:id="636" w:author="PR Preview" w:date="2026-01-01T00:00:00Z">
        <w:r>
          <w:t xml:space="preserve">. </w:t>
        </w:r>
      </w:ins>
      <w:ins w:id="637" w:author="PR Preview" w:date="2026-01-01T00:00:00Z">
        <w:r>
          <w:t xml:space="preserve">Writing the dot product componentwise: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ins w:id="638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Every vector</w:t>
        </w:r>
      </w:ins>
      <w:ins w:id="6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 linear combination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(</w:t>
        </w:r>
      </w:ins>
      <w:hyperlink w:anchor="def-linear-combination">
        <w:ins w:id="64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47" w:author="PR Preview" w:date="2026-01-01T00:00:00Z">
        <w:r>
          <w:t xml:space="preserve">) of the indicator vectors</w:t>
        </w:r>
      </w:ins>
      <w:ins w:id="6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(</w:t>
        </w:r>
      </w:ins>
      <w:hyperlink w:anchor="def-indicator-vector">
        <w:ins w:id="65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52" w:author="PR Preview" w:date="2026-01-01T00:00:00Z">
        <w:r>
          <w:t xml:space="preserve">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with coefficients</w:t>
        </w:r>
      </w:ins>
      <w:ins w:id="6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6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ins w:id="657" w:author="PR Preview" w:date="2026-01-01T00:00:00Z">
        <w:r>
          <w:rPr>
            <w:i/>
            <w:iCs/>
          </w:rPr>
          <w:t xml:space="preserve">Proof</w:t>
        </w:r>
      </w:ins>
      <w:ins w:id="658" w:author="PR Preview" w:date="2026-01-01T00:00:00Z">
        <w:r>
          <w:t xml:space="preserve">. </w:t>
        </w:r>
      </w:ins>
      <w:ins w:id="659" w:author="PR Preview" w:date="2026-01-01T00:00:00Z">
        <w:r>
          <w:t xml:space="preserve">Compare the two sides entry by entry. For each</w:t>
        </w:r>
      </w:ins>
      <w:ins w:id="6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6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Example 7 (Expanding a vector in indicator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ins w:id="663" w:author="PR Preview" w:date="2026-01-01T00:00:00Z">
        <w:r>
          <w:t xml:space="preserve">1.2 Orthogonality</w:t>
        </w:r>
      </w:ins>
    </w:p>
    <w:bookmarkStart w:id="50" w:name="def-orthogonal-vectors"/>
    <w:p>
      <w:pPr>
        <w:pStyle w:val="FirstParagraph"/>
      </w:pPr>
      <w:ins w:id="664" w:author="PR Preview" w:date="2026-01-01T00:00:00Z">
        <w:r>
          <w:rPr>
            <w:b/>
            <w:bCs/>
          </w:rPr>
          <w:t xml:space="preserve">Definition 13 (Orthogonal vectors)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Two vectors</w:t>
        </w:r>
      </w:ins>
      <w:ins w:id="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and</w:t>
        </w:r>
      </w:ins>
      <w:ins w:id="6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of the same length are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rPr>
            <w:b/>
            <w:bCs/>
          </w:rPr>
          <w:t xml:space="preserve">orthogonal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(written</w:t>
        </w:r>
      </w:ins>
      <w:ins w:id="6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678" w:author="PR Preview" w:date="2026-01-01T00:00:00Z">
        <w:r>
          <w:t xml:space="preserve">) if their dot product (</w:t>
        </w:r>
      </w:ins>
      <w:hyperlink w:anchor="def-dot-product">
        <w:ins w:id="6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80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ins w:id="681" w:author="PR Preview" w:date="2026-01-01T00:00:00Z">
        <w:r>
          <w:rPr>
            <w:i/>
            <w:iCs/>
          </w:rPr>
          <w:t xml:space="preserve">Remark 7</w:t>
        </w:r>
      </w:ins>
      <w:ins w:id="682" w:author="PR Preview" w:date="2026-01-01T00:00:00Z">
        <w:r>
          <w:t xml:space="preserve"> (Orthogonal means perpendicular). </w:t>
        </w:r>
      </w:ins>
      <w:ins w:id="683" w:author="PR Preview" w:date="2026-01-01T00:00:00Z">
        <w:r>
          <w:t xml:space="preserve">Orthogonality extends the geometric idea of perpendicular lines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to vectors with any number of entries.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In the plane,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are perpendicular,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and their dot product is</w:t>
        </w:r>
      </w:ins>
      <w:ins w:id="69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697" w:author="PR Preview" w:date="2026-01-01T00:00:00Z">
        <w:r>
          <w:t xml:space="preserve">.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The same test works in</w:t>
        </w:r>
      </w:ins>
      <w:ins w:id="7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01" w:author="PR Preview" w:date="2026-01-01T00:00:00Z">
        <w:r>
          <w:t xml:space="preserve">, where pictures are harder to draw: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02" w:author="PR Preview" w:date="2026-01-01T00:00:00Z">
        <w:r>
          <w:t xml:space="preserve">so</w:t>
        </w:r>
      </w:ins>
      <w:ins w:id="7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704" w:author="PR Preview" w:date="2026-01-01T00:00:00Z">
        <w:r>
          <w:t xml:space="preserve">.</w:t>
        </w:r>
      </w:ins>
    </w:p>
    <w:bookmarkEnd w:id="51"/>
    <w:bookmarkStart w:id="52" w:name="exm-not-orthogonal"/>
    <w:p>
      <w:pPr>
        <w:pStyle w:val="BodyText"/>
      </w:pPr>
      <w:ins w:id="705" w:author="PR Preview" w:date="2026-01-01T00:00:00Z">
        <w:r>
          <w:rPr>
            <w:b/>
            <w:bCs/>
          </w:rPr>
          <w:t xml:space="preserve">Example 8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06" w:author="PR Preview" w:date="2026-01-01T00:00:00Z">
        <w:r>
          <w:t xml:space="preserve">so</w:t>
        </w:r>
      </w:ins>
      <w:ins w:id="7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are not orthogonal.</w:t>
        </w:r>
      </w:ins>
    </w:p>
    <w:bookmarkEnd w:id="52"/>
    <w:bookmarkStart w:id="55" w:name="def-euclidean-norm"/>
    <w:p>
      <w:pPr>
        <w:pStyle w:val="BodyText"/>
      </w:pPr>
      <w:ins w:id="713" w:author="PR Preview" w:date="2026-01-01T00:00:00Z">
        <w:r>
          <w:rPr>
            <w:b/>
            <w:bCs/>
          </w:rPr>
          <w:t xml:space="preserve">Definition 14 (Euclidean norm (length,</w:t>
        </w:r>
      </w:ins>
      <w:ins w:id="71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15" w:author="PR Preview" w:date="2026-01-01T00:00:00Z">
        <w:r>
          <w:rPr>
            <w:b/>
            <w:bCs/>
          </w:rPr>
          <w:t xml:space="preserve"> </w:t>
        </w:r>
      </w:ins>
      <w:ins w:id="716" w:author="PR Preview" w:date="2026-01-01T00:00:00Z">
        <w:r>
          <w:rPr>
            <w:b/>
            <w:bCs/>
          </w:rPr>
          <w:t xml:space="preserve">norm))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rPr>
            <w:b/>
            <w:bCs/>
          </w:rPr>
          <w:t xml:space="preserve">Euclidean norm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(or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rPr>
            <w:b/>
            <w:bCs/>
          </w:rPr>
          <w:t xml:space="preserve">length</w:t>
        </w:r>
      </w:ins>
      <w:ins w:id="725" w:author="PR Preview" w:date="2026-01-01T00:00:00Z">
        <w:r>
          <w:t xml:space="preserve">, also called the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27" w:author="PR Preview" w:date="2026-01-01T00:00:00Z">
        <w:r>
          <w:rPr>
            <w:b/>
            <w:bCs/>
          </w:rP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norm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and written</w:t>
        </w:r>
      </w:ins>
      <w:ins w:id="73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ins w:id="732" w:author="PR Preview" w:date="2026-01-01T00:00:00Z">
        <w:r>
          <w:t xml:space="preserve">) of a vector</w:t>
        </w:r>
      </w:ins>
      <w:ins w:id="7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of length</w:t>
        </w:r>
      </w:ins>
      <w:ins w:id="736" w:author="PR Preview" w:date="2026-01-01T00:00:00Z">
        <w:r>
          <w:t xml:space="preserve"> </w:t>
        </w:r>
      </w:ins>
      <m:oMath>
        <m:r>
          <m:t>p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</w:t>
        </w:r>
      </w:ins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ins w:id="739" w:author="PR Preview" w:date="2026-01-01T00:00:00Z">
        <w:r>
          <w:t xml:space="preserve">where</w:t>
        </w:r>
      </w:ins>
      <w:ins w:id="74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is the</w:t>
        </w:r>
      </w:ins>
      <w:ins w:id="743" w:author="PR Preview" w:date="2026-01-01T00:00:00Z">
        <w:r>
          <w:t xml:space="preserve"> </w:t>
        </w:r>
      </w:ins>
      <w:hyperlink r:id="rId54">
        <w:ins w:id="744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745" w:author="PR Preview" w:date="2026-01-01T00:00:00Z">
        <w:r>
          <w:t xml:space="preserve">.</w:t>
        </w:r>
      </w:ins>
    </w:p>
    <w:bookmarkEnd w:id="55"/>
    <w:bookmarkStart w:id="56" w:name="exm-euclidean-norm"/>
    <w:p>
      <w:pPr>
        <w:pStyle w:val="BodyText"/>
      </w:pPr>
      <w:ins w:id="746" w:author="PR Preview" w:date="2026-01-01T00:00:00Z">
        <w:r>
          <w:rPr>
            <w:b/>
            <w:bCs/>
          </w:rPr>
          <w:t xml:space="preserve">Example 9 (The length of a vector)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For</w:t>
        </w:r>
      </w:ins>
      <w:ins w:id="7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751" w:author="PR Preview" w:date="2026-01-01T00:00:00Z">
        <w:r>
          <w:t xml:space="preserve">The vector</w:t>
        </w:r>
      </w:ins>
      <w:ins w:id="7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norm</w:t>
        </w:r>
      </w:ins>
      <w:ins w:id="75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ins w:id="756" w:author="PR Preview" w:date="2026-01-01T00:00:00Z">
        <w:r>
          <w:t xml:space="preserve">.</w:t>
        </w:r>
      </w:ins>
    </w:p>
    <w:bookmarkEnd w:id="56"/>
    <w:bookmarkStart w:id="57" w:name="def-unit-vector"/>
    <w:p>
      <w:pPr>
        <w:pStyle w:val="BodyText"/>
      </w:pPr>
      <w:ins w:id="757" w:author="PR Preview" w:date="2026-01-01T00:00:00Z">
        <w:r>
          <w:rPr>
            <w:b/>
            <w:bCs/>
          </w:rPr>
          <w:t xml:space="preserve">Definition 15 (Unit vector)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unit vector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a vector whose Euclidean norm (</w:t>
        </w:r>
      </w:ins>
      <w:hyperlink w:anchor="def-euclidean-norm">
        <w:ins w:id="76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65" w:author="PR Preview" w:date="2026-01-01T00:00:00Z">
        <w:r>
          <w:t xml:space="preserve">) is</w:t>
        </w:r>
      </w:ins>
      <w:ins w:id="766" w:author="PR Preview" w:date="2026-01-01T00:00:00Z">
        <w:r>
          <w:t xml:space="preserve"> </w:t>
        </w:r>
      </w:ins>
      <m:oMath>
        <m:r>
          <m:t>1</m:t>
        </m:r>
      </m:oMath>
      <w:ins w:id="767" w:author="PR Preview" w:date="2026-01-01T00:00:00Z">
        <w:r>
          <w:t xml:space="preserve">.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 unit vector is said to have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rPr>
            <w:i/>
            <w:iCs/>
          </w:rPr>
          <w:t xml:space="preserve">unit length</w:t>
        </w:r>
      </w:ins>
      <w:ins w:id="772" w:author="PR Preview" w:date="2026-01-01T00:00:00Z">
        <w:r>
          <w:t xml:space="preserve">.</w:t>
        </w:r>
      </w:ins>
    </w:p>
    <w:bookmarkEnd w:id="57"/>
    <w:bookmarkStart w:id="58" w:name="exm-unit-vector"/>
    <w:p>
      <w:pPr>
        <w:pStyle w:val="BodyText"/>
      </w:pPr>
      <w:ins w:id="773" w:author="PR Preview" w:date="2026-01-01T00:00:00Z">
        <w:r>
          <w:rPr>
            <w:b/>
            <w:bCs/>
          </w:rPr>
          <w:t xml:space="preserve">Example 10 (A unit vector and a vector that is not one)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</w:t>
        </w:r>
      </w:ins>
      <w:ins w:id="7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ins w:id="778" w:author="PR Preview" w:date="2026-01-01T00:00:00Z">
        <w:r>
          <w:t xml:space="preserve">so</w:t>
        </w:r>
      </w:ins>
      <w:ins w:id="7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is a unit vector.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 vector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 not: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ins w:id="787" w:author="PR Preview" w:date="2026-01-01T00:00:00Z">
        <w:r>
          <w:rPr>
            <w:b/>
            <w:bCs/>
          </w:rPr>
          <w:t xml:space="preserve">Exercise 2 (How far apart are two points?)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Let</w:t>
        </w:r>
      </w:ins>
      <w:ins w:id="7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ins w:id="7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795" w:author="PR Preview" w:date="2026-01-01T00:00:00Z">
        <w:r>
          <w:t xml:space="preserve">Compute the vector</w:t>
        </w:r>
      </w:ins>
      <w:ins w:id="7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ins w:id="7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798" w:author="PR Preview" w:date="2026-01-01T00:00:00Z">
        <w:r>
          <w:t xml:space="preserve">Compute the length of</w:t>
        </w:r>
      </w:ins>
      <w:ins w:id="7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ins w:id="800" w:author="PR Preview" w:date="2026-01-01T00:00:00Z">
        <w:r>
          <w:t xml:space="preserve">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using the</w:t>
        </w:r>
      </w:ins>
      <w:ins w:id="803" w:author="PR Preview" w:date="2026-01-01T00:00:00Z">
        <w:r>
          <w:t xml:space="preserve"> </w:t>
        </w:r>
      </w:ins>
      <w:hyperlink w:anchor="def-euclidean-norm">
        <w:ins w:id="804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806" w:author="PR Preview" w:date="2026-01-01T00:00:00Z">
        <w:r>
          <w:t xml:space="preserve">Is the result the same if you compute the length of</w:t>
        </w:r>
      </w:ins>
      <w:ins w:id="8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instead?</w:t>
        </w:r>
      </w:ins>
    </w:p>
    <w:bookmarkEnd w:id="59"/>
    <w:bookmarkStart w:id="60" w:name="sol-euclidean-distance"/>
    <w:p>
      <w:pPr>
        <w:pStyle w:val="FirstParagraph"/>
      </w:pPr>
      <w:ins w:id="810" w:author="PR Preview" w:date="2026-01-01T00:00:00Z">
        <w:r>
          <w:rPr>
            <w:i/>
            <w:iCs/>
          </w:rPr>
          <w:t xml:space="preserve">Solution 2</w:t>
        </w:r>
      </w:ins>
      <w:ins w:id="81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12" w:author="PR Preview" w:date="2026-01-01T00:00:00Z">
        <w:r>
          <w:t xml:space="preserve">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815" w:author="PR Preview" w:date="2026-01-01T00:00:00Z">
        <w:r>
          <w:t xml:space="preserve">Yes, the result is the same.</w:t>
        </w:r>
      </w:ins>
    </w:p>
    <w:bookmarkEnd w:id="60"/>
    <w:bookmarkStart w:id="62" w:name="def-euclidean-distance"/>
    <w:p>
      <w:pPr>
        <w:pStyle w:val="FirstParagraph"/>
      </w:pPr>
      <w:ins w:id="816" w:author="PR Preview" w:date="2026-01-01T00:00:00Z">
        <w:r>
          <w:rPr>
            <w:b/>
            <w:bCs/>
          </w:rPr>
          <w:t xml:space="preserve">Definition 16 (Euclidean distance)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The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rPr>
            <w:b/>
            <w:bCs/>
          </w:rPr>
          <w:t xml:space="preserve">Euclidean distance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between two vectors</w:t>
        </w:r>
      </w:ins>
      <w:ins w:id="8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and</w:t>
        </w:r>
      </w:ins>
      <w:ins w:id="8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of length</w:t>
        </w:r>
      </w:ins>
      <w:ins w:id="829" w:author="PR Preview" w:date="2026-01-01T00:00:00Z">
        <w:r>
          <w:t xml:space="preserve"> </w:t>
        </w:r>
      </w:ins>
      <m:oMath>
        <m:r>
          <m:t>p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the</w:t>
        </w:r>
      </w:ins>
      <w:ins w:id="832" w:author="PR Preview" w:date="2026-01-01T00:00:00Z">
        <w:r>
          <w:t xml:space="preserve"> </w:t>
        </w:r>
      </w:ins>
      <w:hyperlink w:anchor="def-euclidean-norm">
        <w:ins w:id="833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of their difference:</w:t>
        </w:r>
      </w:ins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ins w:id="836" w:author="PR Preview" w:date="2026-01-01T00:00:00Z">
        <w:r>
          <w:rPr>
            <w:i/>
            <w:iCs/>
          </w:rPr>
          <w:t xml:space="preserve">Remark 8</w:t>
        </w:r>
      </w:ins>
      <w:ins w:id="837" w:author="PR Preview" w:date="2026-01-01T00:00:00Z">
        <w:r>
          <w:t xml:space="preserve"> (Distance from the origin). </w:t>
        </w:r>
      </w:ins>
      <w:ins w:id="838" w:author="PR Preview" w:date="2026-01-01T00:00:00Z">
        <w:r>
          <w:t xml:space="preserve">The distance from the origin</w:t>
        </w:r>
      </w:ins>
      <w:ins w:id="8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to a vector</w:t>
        </w:r>
      </w:ins>
      <w:ins w:id="8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 the norm of</w:t>
        </w:r>
      </w:ins>
      <w:ins w:id="8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847" w:author="PR Preview" w:date="2026-01-01T00:00:00Z">
        <w:r>
          <w:t xml:space="preserve">(Goodfellow et al. 2016, 39)</w:t>
        </w:r>
      </w:ins>
      <w:ins w:id="848" w:author="PR Preview" w:date="2026-01-01T00:00:00Z">
        <w:r>
          <w:t xml:space="preserve">.</w:t>
        </w:r>
      </w:ins>
    </w:p>
    <w:p>
      <w:pPr>
        <w:pStyle w:val="BodyText"/>
      </w:pPr>
      <w:ins w:id="849" w:author="PR Preview" w:date="2026-01-01T00:00:00Z">
        <w:r>
          <w:t xml:space="preserve">For example, the distance from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to</w:t>
        </w:r>
      </w:ins>
      <w:ins w:id="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is</w:t>
        </w:r>
      </w:ins>
      <w:ins w:id="85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as in</w:t>
        </w:r>
      </w:ins>
      <w:ins w:id="860" w:author="PR Preview" w:date="2026-01-01T00:00:00Z">
        <w:r>
          <w:t xml:space="preserve"> </w:t>
        </w:r>
      </w:ins>
      <w:hyperlink w:anchor="exm-euclidean-norm">
        <w:ins w:id="86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862" w:author="PR Preview" w:date="2026-01-01T00:00:00Z">
        <w:r>
          <w:t xml:space="preserve">.</w:t>
        </w:r>
      </w:ins>
    </w:p>
    <w:bookmarkEnd w:id="63"/>
    <w:bookmarkStart w:id="64" w:name="def-orthonormal-vectors"/>
    <w:p>
      <w:pPr>
        <w:pStyle w:val="BodyText"/>
      </w:pPr>
      <w:ins w:id="863" w:author="PR Preview" w:date="2026-01-01T00:00:00Z">
        <w:r>
          <w:rPr>
            <w:b/>
            <w:bCs/>
          </w:rPr>
          <w:t xml:space="preserve">Definition 17 (Orthonormal vectors)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 set of vectors</w:t>
        </w:r>
      </w:ins>
      <w:ins w:id="866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is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rPr>
            <w:b/>
            <w:bCs/>
          </w:rPr>
          <w:t xml:space="preserve">orthonormal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if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the vectors are mutually orthogonal (</w:t>
        </w:r>
      </w:ins>
      <w:hyperlink w:anchor="def-orthogonal-vectors">
        <w:ins w:id="87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876" w:author="PR Preview" w:date="2026-01-01T00:00:00Z">
        <w:r>
          <w:t xml:space="preserve">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and each has norm</w:t>
        </w:r>
      </w:ins>
      <w:ins w:id="879" w:author="PR Preview" w:date="2026-01-01T00:00:00Z">
        <w:r>
          <w:t xml:space="preserve"> </w:t>
        </w:r>
      </w:ins>
      <m:oMath>
        <m:r>
          <m:t>1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(</w:t>
        </w:r>
      </w:ins>
      <w:hyperlink w:anchor="def-euclidean-norm">
        <w:ins w:id="88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83" w:author="PR Preview" w:date="2026-01-01T00:00:00Z">
        <w:r>
          <w:t xml:space="preserve">), that is,</w:t>
        </w:r>
      </w:ins>
      <w:ins w:id="884" w:author="PR Preview" w:date="2026-01-01T00:00:00Z">
        <w:r>
          <w:t xml:space="preserve"> </w:t>
        </w:r>
      </w:ins>
      <w:hyperlink w:anchor="def-unit-vector">
        <w:ins w:id="885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8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ins w:id="887" w:author="PR Preview" w:date="2026-01-01T00:00:00Z">
        <w:r>
          <w:rPr>
            <w:b/>
            <w:bCs/>
          </w:rPr>
          <w:t xml:space="preserve">Example 11 (Indicator vectors are orthonormal)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The indicator vectors</w:t>
        </w:r>
      </w:ins>
      <w:ins w:id="89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(</w:t>
        </w:r>
      </w:ins>
      <w:hyperlink w:anchor="def-indicator-vector">
        <w:ins w:id="89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94" w:author="PR Preview" w:date="2026-01-01T00:00:00Z">
        <w:r>
          <w:t xml:space="preserve">) form an orthonormal set.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By</w:t>
        </w:r>
      </w:ins>
      <w:ins w:id="897" w:author="PR Preview" w:date="2026-01-01T00:00:00Z">
        <w:r>
          <w:t xml:space="preserve"> </w:t>
        </w:r>
      </w:ins>
      <w:hyperlink w:anchor="thm-indicator-selection">
        <w:ins w:id="89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is entry</w:t>
        </w:r>
      </w:ins>
      <w:ins w:id="903" w:author="PR Preview" w:date="2026-01-01T00:00:00Z">
        <w:r>
          <w:t xml:space="preserve"> </w:t>
        </w:r>
      </w:ins>
      <m:oMath>
        <m:r>
          <m:t>i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</w:t>
        </w:r>
      </w:ins>
      <w:ins w:id="9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which is</w:t>
        </w:r>
      </w:ins>
      <w:ins w:id="910" w:author="PR Preview" w:date="2026-01-01T00:00:00Z">
        <w:r>
          <w:t xml:space="preserve"> </w:t>
        </w:r>
      </w:ins>
      <m:oMath>
        <m:r>
          <m:t>1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if</w:t>
        </w:r>
      </w:ins>
      <w:ins w:id="9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</w:t>
        </w:r>
      </w:ins>
      <w:ins w:id="916" w:author="PR Preview" w:date="2026-01-01T00:00:00Z">
        <w:r>
          <w:t xml:space="preserve"> </w:t>
        </w:r>
      </w:ins>
      <m:oMath>
        <m:r>
          <m:t>0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if</w:t>
        </w:r>
      </w:ins>
      <w:ins w:id="91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920" w:author="PR Preview" w:date="2026-01-01T00:00:00Z">
        <w:r>
          <w:t xml:space="preserve">.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For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2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ins w:id="926" w:author="PR Preview" w:date="2026-01-01T00:00:00Z">
        <w:r>
          <w:rPr>
            <w:b/>
            <w:bCs/>
          </w:rPr>
          <w:t xml:space="preserve">Example 12 (Two ways to fail to be orthonormal)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and</w:t>
        </w:r>
      </w:ins>
      <w:ins w:id="9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are orthogonal, since</w:t>
        </w:r>
      </w:ins>
      <w:ins w:id="93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35" w:author="PR Preview" w:date="2026-01-01T00:00:00Z">
        <w:r>
          <w:t xml:space="preserve">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but not orthonormal:</w:t>
        </w:r>
      </w:ins>
      <w:ins w:id="9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ins w:id="93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and</w:t>
        </w:r>
      </w:ins>
      <w:ins w:id="9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both have unit length,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since</w:t>
        </w:r>
      </w:ins>
      <w:ins w:id="9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950" w:author="PR Preview" w:date="2026-01-01T00:00:00Z">
        <w:r>
          <w:t xml:space="preserve">but they are not orthonormal:</w:t>
        </w:r>
      </w:ins>
      <w:ins w:id="9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ins w:id="952" w:author="PR Preview" w:date="2026-01-01T00:00:00Z">
        <w:r>
          <w:t xml:space="preserve">.</w:t>
        </w:r>
      </w:ins>
    </w:p>
    <w:bookmarkEnd w:id="66"/>
    <w:bookmarkStart w:id="67" w:name="exr-inner-product"/>
    <w:p>
      <w:pPr>
        <w:pStyle w:val="FirstParagraph"/>
      </w:pPr>
      <w:ins w:id="953" w:author="PR Preview" w:date="2026-01-01T00:00:00Z">
        <w:r>
          <w:rPr>
            <w:b/>
            <w:bCs/>
          </w:rPr>
          <w:t xml:space="preserve">Exercise 3 (Compute an inner product and a norm)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956" w:author="PR Preview" w:date="2026-01-01T00:00:00Z">
        <w:r>
          <w:t xml:space="preserve">Compute</w:t>
        </w:r>
      </w:ins>
      <w:ins w:id="9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</w:t>
        </w:r>
      </w:ins>
      <w:ins w:id="9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ins w:id="961" w:author="PR Preview" w:date="2026-01-01T00:00:00Z">
        <w:r>
          <w:t xml:space="preserve">.</w:t>
        </w:r>
      </w:ins>
    </w:p>
    <w:bookmarkEnd w:id="67"/>
    <w:bookmarkStart w:id="68" w:name="sol-inner-product"/>
    <w:p>
      <w:pPr>
        <w:pStyle w:val="BodyText"/>
      </w:pPr>
      <w:ins w:id="962" w:author="PR Preview" w:date="2026-01-01T00:00:00Z">
        <w:r>
          <w:rPr>
            <w:i/>
            <w:iCs/>
          </w:rPr>
          <w:t xml:space="preserve">Solution 3</w:t>
        </w:r>
      </w:ins>
      <w:ins w:id="963" w:author="PR Preview" w:date="2026-01-01T00:00:00Z">
        <w:r>
          <w:t xml:space="preserve">. </w:t>
        </w:r>
      </w:ins>
      <w:ins w:id="964" w:author="PR Preview" w:date="2026-01-01T00:00:00Z">
        <w:r>
          <w:t xml:space="preserve">Multiply entry by entry and add: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ins w:id="965" w:author="PR Preview" w:date="2026-01-01T00:00:00Z">
        <w:r>
          <w:t xml:space="preserve">For the norm, take the inner product of</w:t>
        </w:r>
      </w:ins>
      <w:ins w:id="9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with itself 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ins w:id="96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ins w:id="970" w:author="PR Preview" w:date="2026-01-01T00:00:00Z">
        <w:r>
          <w:t xml:space="preserve">The inner product came out negative while the norm cannot: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 norm is a square root of a sum of squares, so it is never below zero.</w:t>
        </w:r>
      </w:ins>
    </w:p>
    <w:p>
      <w:pPr>
        <w:pStyle w:val="BodyText"/>
      </w:pPr>
      <w:ins w:id="973" w:author="PR Preview" w:date="2026-01-01T00:00:00Z">
        <w:r>
          <w:t xml:space="preserve">Python has both operations built in, and R builds them from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rPr>
            <w:rStyle w:val="VerbatimChar"/>
          </w:rPr>
          <w:t xml:space="preserve">sum</w:t>
        </w:r>
      </w:ins>
      <w:ins w:id="976" w:author="PR Preview" w:date="2026-01-01T00:00:00Z">
        <w:r>
          <w:t xml:space="preserve">.</w:t>
        </w:r>
      </w:ins>
    </w:p>
    <w:p>
      <w:pPr>
        <w:pStyle w:val="SourceCode"/>
      </w:pPr>
      <w:ins w:id="977" w:author="PR Preview" w:date="2026-01-01T00:00:00Z">
        <w:r>
          <w:rPr>
            <w:rStyle w:val="ImportTok"/>
          </w:rPr>
          <w:t xml:space="preserve">import</w:t>
        </w:r>
      </w:ins>
      <w:ins w:id="978" w:author="PR Preview" w:date="2026-01-01T00:00:00Z">
        <w:r>
          <w:rPr>
            <w:rStyle w:val="NormalTok"/>
          </w:rPr>
          <w:t xml:space="preserve"> numpy </w:t>
        </w:r>
      </w:ins>
      <w:ins w:id="979" w:author="PR Preview" w:date="2026-01-01T00:00:00Z">
        <w:r>
          <w:rPr>
            <w:rStyle w:val="ImportTok"/>
          </w:rPr>
          <w:t xml:space="preserve">as</w:t>
        </w:r>
      </w:ins>
      <w:ins w:id="980" w:author="PR Preview" w:date="2026-01-01T00:00:00Z">
        <w:r>
          <w:rPr>
            <w:rStyle w:val="NormalTok"/>
          </w:rPr>
          <w:t xml:space="preserve"> np</w:t>
        </w:r>
      </w:ins>
      <w:ins w:id="981" w:author="PR Preview" w:date="2026-01-01T00:00:00Z">
        <w:r>
          <w:br/>
        </w:r>
      </w:ins>
      <w:ins w:id="982" w:author="PR Preview" w:date="2026-01-01T00:00:00Z">
        <w:r>
          <w:br/>
        </w:r>
      </w:ins>
      <w:ins w:id="983" w:author="PR Preview" w:date="2026-01-01T00:00:00Z">
        <w:r>
          <w:rPr>
            <w:rStyle w:val="NormalTok"/>
          </w:rPr>
          <w:t xml:space="preserve">a </w:t>
        </w:r>
      </w:ins>
      <w:ins w:id="984" w:author="PR Preview" w:date="2026-01-01T00:00:00Z">
        <w:r>
          <w:rPr>
            <w:rStyle w:val="OperatorTok"/>
          </w:rPr>
          <w:t xml:space="preserve">=</w:t>
        </w:r>
      </w:ins>
      <w:ins w:id="985" w:author="PR Preview" w:date="2026-01-01T00:00:00Z">
        <w:r>
          <w:rPr>
            <w:rStyle w:val="NormalTok"/>
          </w:rPr>
          <w:t xml:space="preserve"> np.array([</w:t>
        </w:r>
      </w:ins>
      <w:ins w:id="986" w:author="PR Preview" w:date="2026-01-01T00:00:00Z">
        <w:r>
          <w:rPr>
            <w:rStyle w:val="FloatTok"/>
          </w:rPr>
          <w:t xml:space="preserve">3.0</w:t>
        </w:r>
      </w:ins>
      <w:ins w:id="987" w:author="PR Preview" w:date="2026-01-01T00:00:00Z">
        <w:r>
          <w:rPr>
            <w:rStyle w:val="NormalTok"/>
          </w:rPr>
          <w:t xml:space="preserve">, </w:t>
        </w:r>
      </w:ins>
      <w:ins w:id="988" w:author="PR Preview" w:date="2026-01-01T00:00:00Z">
        <w:r>
          <w:rPr>
            <w:rStyle w:val="OperatorTok"/>
          </w:rPr>
          <w:t xml:space="preserve">-</w:t>
        </w:r>
      </w:ins>
      <w:ins w:id="989" w:author="PR Preview" w:date="2026-01-01T00:00:00Z">
        <w:r>
          <w:rPr>
            <w:rStyle w:val="FloatTok"/>
          </w:rPr>
          <w:t xml:space="preserve">1.0</w:t>
        </w:r>
      </w:ins>
      <w:ins w:id="990" w:author="PR Preview" w:date="2026-01-01T00:00:00Z">
        <w:r>
          <w:rPr>
            <w:rStyle w:val="NormalTok"/>
          </w:rPr>
          <w:t xml:space="preserve">, </w:t>
        </w:r>
      </w:ins>
      <w:ins w:id="991" w:author="PR Preview" w:date="2026-01-01T00:00:00Z">
        <w:r>
          <w:rPr>
            <w:rStyle w:val="FloatTok"/>
          </w:rPr>
          <w:t xml:space="preserve">2.0</w:t>
        </w:r>
      </w:ins>
      <w:ins w:id="992" w:author="PR Preview" w:date="2026-01-01T00:00:00Z">
        <w:r>
          <w:rPr>
            <w:rStyle w:val="NormalTok"/>
          </w:rPr>
          <w:t xml:space="preserve">])</w:t>
        </w:r>
      </w:ins>
      <w:ins w:id="993" w:author="PR Preview" w:date="2026-01-01T00:00:00Z">
        <w:r>
          <w:br/>
        </w:r>
      </w:ins>
      <w:ins w:id="994" w:author="PR Preview" w:date="2026-01-01T00:00:00Z">
        <w:r>
          <w:rPr>
            <w:rStyle w:val="NormalTok"/>
          </w:rPr>
          <w:t xml:space="preserve">b </w:t>
        </w:r>
      </w:ins>
      <w:ins w:id="995" w:author="PR Preview" w:date="2026-01-01T00:00:00Z">
        <w:r>
          <w:rPr>
            <w:rStyle w:val="OperatorTok"/>
          </w:rPr>
          <w:t xml:space="preserve">=</w:t>
        </w:r>
      </w:ins>
      <w:ins w:id="996" w:author="PR Preview" w:date="2026-01-01T00:00:00Z">
        <w:r>
          <w:rPr>
            <w:rStyle w:val="NormalTok"/>
          </w:rPr>
          <w:t xml:space="preserve"> np.array([</w:t>
        </w:r>
      </w:ins>
      <w:ins w:id="997" w:author="PR Preview" w:date="2026-01-01T00:00:00Z">
        <w:r>
          <w:rPr>
            <w:rStyle w:val="FloatTok"/>
          </w:rPr>
          <w:t xml:space="preserve">0.0</w:t>
        </w:r>
      </w:ins>
      <w:ins w:id="998" w:author="PR Preview" w:date="2026-01-01T00:00:00Z">
        <w:r>
          <w:rPr>
            <w:rStyle w:val="NormalTok"/>
          </w:rPr>
          <w:t xml:space="preserve">, </w:t>
        </w:r>
      </w:ins>
      <w:ins w:id="999" w:author="PR Preview" w:date="2026-01-01T00:00:00Z">
        <w:r>
          <w:rPr>
            <w:rStyle w:val="FloatTok"/>
          </w:rPr>
          <w:t xml:space="preserve">4.0</w:t>
        </w:r>
      </w:ins>
      <w:ins w:id="1000" w:author="PR Preview" w:date="2026-01-01T00:00:00Z">
        <w:r>
          <w:rPr>
            <w:rStyle w:val="NormalTok"/>
          </w:rPr>
          <w:t xml:space="preserve">, </w:t>
        </w:r>
      </w:ins>
      <w:ins w:id="1001" w:author="PR Preview" w:date="2026-01-01T00:00:00Z">
        <w:r>
          <w:rPr>
            <w:rStyle w:val="OperatorTok"/>
          </w:rPr>
          <w:t xml:space="preserve">-</w:t>
        </w:r>
      </w:ins>
      <w:ins w:id="1002" w:author="PR Preview" w:date="2026-01-01T00:00:00Z">
        <w:r>
          <w:rPr>
            <w:rStyle w:val="FloatTok"/>
          </w:rPr>
          <w:t xml:space="preserve">2.0</w:t>
        </w:r>
      </w:ins>
      <w:ins w:id="1003" w:author="PR Preview" w:date="2026-01-01T00:00:00Z">
        <w:r>
          <w:rPr>
            <w:rStyle w:val="NormalTok"/>
          </w:rPr>
          <w:t xml:space="preserve">])</w:t>
        </w:r>
      </w:ins>
      <w:ins w:id="1004" w:author="PR Preview" w:date="2026-01-01T00:00:00Z">
        <w:r>
          <w:br/>
        </w:r>
      </w:ins>
      <w:ins w:id="1005" w:author="PR Preview" w:date="2026-01-01T00:00:00Z">
        <w:r>
          <w:br/>
        </w:r>
      </w:ins>
      <w:ins w:id="1006" w:author="PR Preview" w:date="2026-01-01T00:00:00Z">
        <w:r>
          <w:rPr>
            <w:rStyle w:val="BuiltInTok"/>
          </w:rPr>
          <w:t xml:space="preserve">print</w:t>
        </w:r>
      </w:ins>
      <w:ins w:id="1007" w:author="PR Preview" w:date="2026-01-01T00:00:00Z">
        <w:r>
          <w:rPr>
            <w:rStyle w:val="NormalTok"/>
          </w:rPr>
          <w:t xml:space="preserve">(a </w:t>
        </w:r>
      </w:ins>
      <w:ins w:id="1008" w:author="PR Preview" w:date="2026-01-01T00:00:00Z">
        <w:r>
          <w:rPr>
            <w:rStyle w:val="OperatorTok"/>
          </w:rPr>
          <w:t xml:space="preserve">@</w:t>
        </w:r>
      </w:ins>
      <w:ins w:id="1009" w:author="PR Preview" w:date="2026-01-01T00:00:00Z">
        <w:r>
          <w:rPr>
            <w:rStyle w:val="NormalTok"/>
          </w:rPr>
          <w:t xml:space="preserve"> b, </w:t>
        </w:r>
      </w:ins>
      <w:ins w:id="1010" w:author="PR Preview" w:date="2026-01-01T00:00:00Z">
        <w:r>
          <w:rPr>
            <w:rStyle w:val="BuiltInTok"/>
          </w:rPr>
          <w:t xml:space="preserve">round</w:t>
        </w:r>
      </w:ins>
      <w:ins w:id="1011" w:author="PR Preview" w:date="2026-01-01T00:00:00Z">
        <w:r>
          <w:rPr>
            <w:rStyle w:val="NormalTok"/>
          </w:rPr>
          <w:t xml:space="preserve">(</w:t>
        </w:r>
      </w:ins>
      <w:ins w:id="1012" w:author="PR Preview" w:date="2026-01-01T00:00:00Z">
        <w:r>
          <w:rPr>
            <w:rStyle w:val="BuiltInTok"/>
          </w:rPr>
          <w:t xml:space="preserve">float</w:t>
        </w:r>
      </w:ins>
      <w:ins w:id="1013" w:author="PR Preview" w:date="2026-01-01T00:00:00Z">
        <w:r>
          <w:rPr>
            <w:rStyle w:val="NormalTok"/>
          </w:rPr>
          <w:t xml:space="preserve">(np.linalg.norm(a)), </w:t>
        </w:r>
      </w:ins>
      <w:ins w:id="1014" w:author="PR Preview" w:date="2026-01-01T00:00:00Z">
        <w:r>
          <w:rPr>
            <w:rStyle w:val="DecValTok"/>
          </w:rPr>
          <w:t xml:space="preserve">3</w:t>
        </w:r>
      </w:ins>
      <w:ins w:id="1015" w:author="PR Preview" w:date="2026-01-01T00:00:00Z">
        <w:r>
          <w:rPr>
            <w:rStyle w:val="NormalTok"/>
          </w:rPr>
          <w:t xml:space="preserve">))</w:t>
        </w:r>
      </w:ins>
    </w:p>
    <w:p>
      <w:pPr>
        <w:pStyle w:val="SourceCode"/>
      </w:pPr>
      <w:ins w:id="1016" w:author="PR Preview" w:date="2026-01-01T00:00:00Z">
        <w:r>
          <w:rPr>
            <w:rStyle w:val="NormalTok"/>
          </w:rPr>
          <w:t xml:space="preserve">a </w:t>
        </w:r>
      </w:ins>
      <w:ins w:id="1017" w:author="PR Preview" w:date="2026-01-01T00:00:00Z">
        <w:r>
          <w:rPr>
            <w:rStyle w:val="OtherTok"/>
          </w:rPr>
          <w:t xml:space="preserve">&lt;-</w:t>
        </w:r>
      </w:ins>
      <w:ins w:id="1018" w:author="PR Preview" w:date="2026-01-01T00:00:00Z">
        <w:r>
          <w:rPr>
            <w:rStyle w:val="NormalTok"/>
          </w:rPr>
          <w:t xml:space="preserve"> </w:t>
        </w:r>
      </w:ins>
      <w:ins w:id="1019" w:author="PR Preview" w:date="2026-01-01T00:00:00Z">
        <w:r>
          <w:rPr>
            <w:rStyle w:val="FunctionTok"/>
          </w:rPr>
          <w:t xml:space="preserve">c</w:t>
        </w:r>
      </w:ins>
      <w:ins w:id="1020" w:author="PR Preview" w:date="2026-01-01T00:00:00Z">
        <w:r>
          <w:rPr>
            <w:rStyle w:val="NormalTok"/>
          </w:rPr>
          <w:t xml:space="preserve">(</w:t>
        </w:r>
      </w:ins>
      <w:ins w:id="1021" w:author="PR Preview" w:date="2026-01-01T00:00:00Z">
        <w:r>
          <w:rPr>
            <w:rStyle w:val="DecValTok"/>
          </w:rPr>
          <w:t xml:space="preserve">3</w:t>
        </w:r>
      </w:ins>
      <w:ins w:id="1022" w:author="PR Preview" w:date="2026-01-01T00:00:00Z">
        <w:r>
          <w:rPr>
            <w:rStyle w:val="NormalTok"/>
          </w:rPr>
          <w:t xml:space="preserve">, </w:t>
        </w:r>
      </w:ins>
      <w:ins w:id="1023" w:author="PR Preview" w:date="2026-01-01T00:00:00Z">
        <w:r>
          <w:rPr>
            <w:rStyle w:val="SpecialCharTok"/>
          </w:rPr>
          <w:t xml:space="preserve">-</w:t>
        </w:r>
      </w:ins>
      <w:ins w:id="1024" w:author="PR Preview" w:date="2026-01-01T00:00:00Z">
        <w:r>
          <w:rPr>
            <w:rStyle w:val="DecValTok"/>
          </w:rPr>
          <w:t xml:space="preserve">1</w:t>
        </w:r>
      </w:ins>
      <w:ins w:id="1025" w:author="PR Preview" w:date="2026-01-01T00:00:00Z">
        <w:r>
          <w:rPr>
            <w:rStyle w:val="NormalTok"/>
          </w:rPr>
          <w:t xml:space="preserve">, </w:t>
        </w:r>
      </w:ins>
      <w:ins w:id="1026" w:author="PR Preview" w:date="2026-01-01T00:00:00Z">
        <w:r>
          <w:rPr>
            <w:rStyle w:val="DecValTok"/>
          </w:rPr>
          <w:t xml:space="preserve">2</w:t>
        </w:r>
      </w:ins>
      <w:ins w:id="1027" w:author="PR Preview" w:date="2026-01-01T00:00:00Z">
        <w:r>
          <w:rPr>
            <w:rStyle w:val="NormalTok"/>
          </w:rPr>
          <w:t xml:space="preserve">)</w:t>
        </w:r>
      </w:ins>
      <w:ins w:id="1028" w:author="PR Preview" w:date="2026-01-01T00:00:00Z">
        <w:r>
          <w:br/>
        </w:r>
      </w:ins>
      <w:ins w:id="1029" w:author="PR Preview" w:date="2026-01-01T00:00:00Z">
        <w:r>
          <w:rPr>
            <w:rStyle w:val="NormalTok"/>
          </w:rPr>
          <w:t xml:space="preserve">b </w:t>
        </w:r>
      </w:ins>
      <w:ins w:id="1030" w:author="PR Preview" w:date="2026-01-01T00:00:00Z">
        <w:r>
          <w:rPr>
            <w:rStyle w:val="OtherTok"/>
          </w:rPr>
          <w:t xml:space="preserve">&lt;-</w:t>
        </w:r>
      </w:ins>
      <w:ins w:id="1031" w:author="PR Preview" w:date="2026-01-01T00:00:00Z">
        <w:r>
          <w:rPr>
            <w:rStyle w:val="NormalTok"/>
          </w:rPr>
          <w:t xml:space="preserve"> </w:t>
        </w:r>
      </w:ins>
      <w:ins w:id="1032" w:author="PR Preview" w:date="2026-01-01T00:00:00Z">
        <w:r>
          <w:rPr>
            <w:rStyle w:val="FunctionTok"/>
          </w:rPr>
          <w:t xml:space="preserve">c</w:t>
        </w:r>
      </w:ins>
      <w:ins w:id="1033" w:author="PR Preview" w:date="2026-01-01T00:00:00Z">
        <w:r>
          <w:rPr>
            <w:rStyle w:val="NormalTok"/>
          </w:rPr>
          <w:t xml:space="preserve">(</w:t>
        </w:r>
      </w:ins>
      <w:ins w:id="1034" w:author="PR Preview" w:date="2026-01-01T00:00:00Z">
        <w:r>
          <w:rPr>
            <w:rStyle w:val="DecValTok"/>
          </w:rPr>
          <w:t xml:space="preserve">0</w:t>
        </w:r>
      </w:ins>
      <w:ins w:id="1035" w:author="PR Preview" w:date="2026-01-01T00:00:00Z">
        <w:r>
          <w:rPr>
            <w:rStyle w:val="NormalTok"/>
          </w:rPr>
          <w:t xml:space="preserve">, </w:t>
        </w:r>
      </w:ins>
      <w:ins w:id="1036" w:author="PR Preview" w:date="2026-01-01T00:00:00Z">
        <w:r>
          <w:rPr>
            <w:rStyle w:val="DecValTok"/>
          </w:rPr>
          <w:t xml:space="preserve">4</w:t>
        </w:r>
      </w:ins>
      <w:ins w:id="1037" w:author="PR Preview" w:date="2026-01-01T00:00:00Z">
        <w:r>
          <w:rPr>
            <w:rStyle w:val="NormalTok"/>
          </w:rPr>
          <w:t xml:space="preserve">, </w:t>
        </w:r>
      </w:ins>
      <w:ins w:id="1038" w:author="PR Preview" w:date="2026-01-01T00:00:00Z">
        <w:r>
          <w:rPr>
            <w:rStyle w:val="SpecialCharTok"/>
          </w:rPr>
          <w:t xml:space="preserve">-</w:t>
        </w:r>
      </w:ins>
      <w:ins w:id="1039" w:author="PR Preview" w:date="2026-01-01T00:00:00Z">
        <w:r>
          <w:rPr>
            <w:rStyle w:val="DecValTok"/>
          </w:rPr>
          <w:t xml:space="preserve">2</w:t>
        </w:r>
      </w:ins>
      <w:ins w:id="1040" w:author="PR Preview" w:date="2026-01-01T00:00:00Z">
        <w:r>
          <w:rPr>
            <w:rStyle w:val="NormalTok"/>
          </w:rPr>
          <w:t xml:space="preserve">)</w:t>
        </w:r>
      </w:ins>
      <w:ins w:id="1041" w:author="PR Preview" w:date="2026-01-01T00:00:00Z">
        <w:r>
          <w:br/>
        </w:r>
      </w:ins>
      <w:ins w:id="1042" w:author="PR Preview" w:date="2026-01-01T00:00:00Z">
        <w:r>
          <w:br/>
        </w:r>
      </w:ins>
      <w:ins w:id="1043" w:author="PR Preview" w:date="2026-01-01T00:00:00Z">
        <w:r>
          <w:rPr>
            <w:rStyle w:val="FunctionTok"/>
          </w:rPr>
          <w:t xml:space="preserve">print</w:t>
        </w:r>
      </w:ins>
      <w:ins w:id="1044" w:author="PR Preview" w:date="2026-01-01T00:00:00Z">
        <w:r>
          <w:rPr>
            <w:rStyle w:val="NormalTok"/>
          </w:rPr>
          <w:t xml:space="preserve">(</w:t>
        </w:r>
      </w:ins>
      <w:ins w:id="1045" w:author="PR Preview" w:date="2026-01-01T00:00:00Z">
        <w:r>
          <w:rPr>
            <w:rStyle w:val="FunctionTok"/>
          </w:rPr>
          <w:t xml:space="preserve">c</w:t>
        </w:r>
      </w:ins>
      <w:ins w:id="1046" w:author="PR Preview" w:date="2026-01-01T00:00:00Z">
        <w:r>
          <w:rPr>
            <w:rStyle w:val="NormalTok"/>
          </w:rPr>
          <w:t xml:space="preserve">(</w:t>
        </w:r>
      </w:ins>
      <w:ins w:id="1047" w:author="PR Preview" w:date="2026-01-01T00:00:00Z">
        <w:r>
          <w:rPr>
            <w:rStyle w:val="FunctionTok"/>
          </w:rPr>
          <w:t xml:space="preserve">sum</w:t>
        </w:r>
      </w:ins>
      <w:ins w:id="1048" w:author="PR Preview" w:date="2026-01-01T00:00:00Z">
        <w:r>
          <w:rPr>
            <w:rStyle w:val="NormalTok"/>
          </w:rPr>
          <w:t xml:space="preserve">(a </w:t>
        </w:r>
      </w:ins>
      <w:ins w:id="1049" w:author="PR Preview" w:date="2026-01-01T00:00:00Z">
        <w:r>
          <w:rPr>
            <w:rStyle w:val="SpecialCharTok"/>
          </w:rPr>
          <w:t xml:space="preserve">*</w:t>
        </w:r>
      </w:ins>
      <w:ins w:id="1050" w:author="PR Preview" w:date="2026-01-01T00:00:00Z">
        <w:r>
          <w:rPr>
            <w:rStyle w:val="NormalTok"/>
          </w:rPr>
          <w:t xml:space="preserve"> b), </w:t>
        </w:r>
      </w:ins>
      <w:ins w:id="1051" w:author="PR Preview" w:date="2026-01-01T00:00:00Z">
        <w:r>
          <w:rPr>
            <w:rStyle w:val="FunctionTok"/>
          </w:rPr>
          <w:t xml:space="preserve">round</w:t>
        </w:r>
      </w:ins>
      <w:ins w:id="1052" w:author="PR Preview" w:date="2026-01-01T00:00:00Z">
        <w:r>
          <w:rPr>
            <w:rStyle w:val="NormalTok"/>
          </w:rPr>
          <w:t xml:space="preserve">(</w:t>
        </w:r>
      </w:ins>
      <w:ins w:id="1053" w:author="PR Preview" w:date="2026-01-01T00:00:00Z">
        <w:r>
          <w:rPr>
            <w:rStyle w:val="FunctionTok"/>
          </w:rPr>
          <w:t xml:space="preserve">sqrt</w:t>
        </w:r>
      </w:ins>
      <w:ins w:id="1054" w:author="PR Preview" w:date="2026-01-01T00:00:00Z">
        <w:r>
          <w:rPr>
            <w:rStyle w:val="NormalTok"/>
          </w:rPr>
          <w:t xml:space="preserve">(</w:t>
        </w:r>
      </w:ins>
      <w:ins w:id="1055" w:author="PR Preview" w:date="2026-01-01T00:00:00Z">
        <w:r>
          <w:rPr>
            <w:rStyle w:val="FunctionTok"/>
          </w:rPr>
          <w:t xml:space="preserve">sum</w:t>
        </w:r>
      </w:ins>
      <w:ins w:id="1056" w:author="PR Preview" w:date="2026-01-01T00:00:00Z">
        <w:r>
          <w:rPr>
            <w:rStyle w:val="NormalTok"/>
          </w:rPr>
          <w:t xml:space="preserve">(a</w:t>
        </w:r>
      </w:ins>
      <w:ins w:id="1057" w:author="PR Preview" w:date="2026-01-01T00:00:00Z">
        <w:r>
          <w:rPr>
            <w:rStyle w:val="SpecialCharTok"/>
          </w:rPr>
          <w:t xml:space="preserve">^</w:t>
        </w:r>
      </w:ins>
      <w:ins w:id="1058" w:author="PR Preview" w:date="2026-01-01T00:00:00Z">
        <w:r>
          <w:rPr>
            <w:rStyle w:val="DecValTok"/>
          </w:rPr>
          <w:t xml:space="preserve">2</w:t>
        </w:r>
      </w:ins>
      <w:ins w:id="1059" w:author="PR Preview" w:date="2026-01-01T00:00:00Z">
        <w:r>
          <w:rPr>
            <w:rStyle w:val="NormalTok"/>
          </w:rPr>
          <w:t xml:space="preserve">)), </w:t>
        </w:r>
      </w:ins>
      <w:ins w:id="1060" w:author="PR Preview" w:date="2026-01-01T00:00:00Z">
        <w:r>
          <w:rPr>
            <w:rStyle w:val="DecValTok"/>
          </w:rPr>
          <w:t xml:space="preserve">3</w:t>
        </w:r>
      </w:ins>
      <w:ins w:id="1061" w:author="PR Preview" w:date="2026-01-01T00:00:00Z">
        <w:r>
          <w:rPr>
            <w:rStyle w:val="NormalTok"/>
          </w:rPr>
          <w:t xml:space="preserve">)))</w:t>
        </w:r>
      </w:ins>
      <w:ins w:id="1062" w:author="PR Preview" w:date="2026-01-01T00:00:00Z">
        <w:r>
          <w:br/>
        </w:r>
      </w:ins>
      <w:ins w:id="1063" w:author="PR Preview" w:date="2026-01-01T00:00:00Z">
        <w:r>
          <w:rPr>
            <w:rStyle w:val="CommentTok"/>
          </w:rPr>
          <w:t xml:space="preserve">#&gt; [1] -8.000  3.742</w:t>
        </w:r>
      </w:ins>
    </w:p>
    <w:p>
      <w:pPr>
        <w:pStyle w:val="FirstParagraph"/>
      </w:pPr>
      <w:ins w:id="1064" w:author="PR Preview" w:date="2026-01-01T00:00:00Z">
        <w:r>
          <w:t xml:space="preserve">Both print</w:t>
        </w:r>
      </w:ins>
      <w:ins w:id="106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and</w:t>
        </w:r>
      </w:ins>
      <w:ins w:id="1068" w:author="PR Preview" w:date="2026-01-01T00:00:00Z">
        <w:r>
          <w:t xml:space="preserve"> </w:t>
        </w:r>
      </w:ins>
      <m:oMath>
        <m:r>
          <m:t>3.742</m:t>
        </m:r>
      </m:oMath>
      <w:ins w:id="1069" w:author="PR Preview" w:date="2026-01-01T00:00:00Z">
        <w:r>
          <w:t xml:space="preserve">.</w:t>
        </w:r>
      </w:ins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ins w:id="1070" w:author="PR Preview" w:date="2026-01-01T00:00:00Z">
        <w:r>
          <w:t xml:space="preserve">Dobson, Annette J, and Adrian G Barnett. 2018.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073" w:author="PR Preview" w:date="2026-01-01T00:00:00Z">
        <w:r>
          <w:t xml:space="preserve">. 4th ed. CRC press.</w:t>
        </w:r>
      </w:ins>
      <w:ins w:id="1074" w:author="PR Preview" w:date="2026-01-01T00:00:00Z">
        <w:r>
          <w:t xml:space="preserve"> </w:t>
        </w:r>
      </w:ins>
      <w:hyperlink r:id="rId76">
        <w:ins w:id="1075" w:author="PR Preview" w:date="2026-01-01T00:00:00Z">
          <w:r>
            <w:rPr>
              <w:rStyle w:val="Hyperlink"/>
            </w:rPr>
            <w:t xml:space="preserve">https://doi.org/10.1201/9781315182780</w:t>
          </w:r>
        </w:ins>
      </w:hyperlink>
      <w:ins w:id="1076" w:author="PR Preview" w:date="2026-01-01T00:00:00Z">
        <w:r>
          <w:t xml:space="preserve">.</w:t>
        </w:r>
      </w:ins>
    </w:p>
    <w:bookmarkEnd w:id="77"/>
    <w:bookmarkStart w:id="79" w:name="ref-goodfellow2016deep"/>
    <w:p>
      <w:pPr>
        <w:pStyle w:val="Bibliography"/>
      </w:pPr>
      <w:ins w:id="1077" w:author="PR Preview" w:date="2026-01-01T00:00:00Z">
        <w:r>
          <w:t xml:space="preserve">Goodfellow, Ian, Yoshua Bengio, and Aaron Courville. 2016.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rPr>
            <w:i/>
            <w:iCs/>
          </w:rPr>
          <w:t xml:space="preserve">Deep Learning</w:t>
        </w:r>
      </w:ins>
      <w:ins w:id="1080" w:author="PR Preview" w:date="2026-01-01T00:00:00Z">
        <w:r>
          <w:t xml:space="preserve">. MIT Press.</w:t>
        </w:r>
      </w:ins>
      <w:ins w:id="1081" w:author="PR Preview" w:date="2026-01-01T00:00:00Z">
        <w:r>
          <w:t xml:space="preserve"> </w:t>
        </w:r>
      </w:ins>
      <w:hyperlink r:id="rId78">
        <w:ins w:id="1082" w:author="PR Preview" w:date="2026-01-01T00:00:00Z">
          <w:r>
            <w:rPr>
              <w:rStyle w:val="Hyperlink"/>
            </w:rPr>
            <w:t xml:space="preserve">https://www.deeplearningbook.org/</w:t>
          </w:r>
        </w:ins>
      </w:hyperlink>
      <w:ins w:id="1083" w:author="PR Preview" w:date="2026-01-01T00:00:00Z">
        <w:r>
          <w:t xml:space="preserve">.</w:t>
        </w:r>
      </w:ins>
    </w:p>
    <w:bookmarkEnd w:id="79"/>
    <w:bookmarkStart w:id="81" w:name="ref-hutchinson_wwu_ml_videos"/>
    <w:p>
      <w:pPr>
        <w:pStyle w:val="Bibliography"/>
      </w:pPr>
      <w:ins w:id="1084" w:author="PR Preview" w:date="2026-01-01T00:00:00Z">
        <w:r>
          <w:t xml:space="preserve">Hutchinson, Brian. n.d.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rPr>
            <w:i/>
            <w:iCs/>
          </w:rPr>
          <w:t xml:space="preserve">DATA</w:t>
        </w:r>
      </w:ins>
      <w:ins w:id="1087" w:author="PR Preview" w:date="2026-01-01T00:00:00Z">
        <w:r>
          <w:rPr>
            <w:i/>
            <w:iCs/>
          </w:rPr>
          <w:t xml:space="preserve"> </w:t>
        </w:r>
      </w:ins>
      <w:ins w:id="1088" w:author="PR Preview" w:date="2026-01-01T00:00:00Z">
        <w:r>
          <w:rPr>
            <w:i/>
            <w:iCs/>
          </w:rPr>
          <w:t xml:space="preserve">471/571 (Machine Learning) and</w:t>
        </w:r>
      </w:ins>
      <w:ins w:id="1089" w:author="PR Preview" w:date="2026-01-01T00:00:00Z">
        <w:r>
          <w:rPr>
            <w:i/>
            <w:iCs/>
          </w:rPr>
          <w:t xml:space="preserve"> </w:t>
        </w:r>
      </w:ins>
      <w:ins w:id="1090" w:author="PR Preview" w:date="2026-01-01T00:00:00Z">
        <w:r>
          <w:rPr>
            <w:i/>
            <w:iCs/>
          </w:rPr>
          <w:t xml:space="preserve">CSCI</w:t>
        </w:r>
      </w:ins>
      <w:ins w:id="1091" w:author="PR Preview" w:date="2026-01-01T00:00:00Z">
        <w:r>
          <w:rPr>
            <w:i/>
            <w:iCs/>
          </w:rPr>
          <w:t xml:space="preserve"> </w:t>
        </w:r>
      </w:ins>
      <w:ins w:id="1092" w:author="PR Preview" w:date="2026-01-01T00:00:00Z">
        <w:r>
          <w:rPr>
            <w:i/>
            <w:iCs/>
          </w:rPr>
          <w:t xml:space="preserve">481/581 (Deep Learning) Video Lectures</w:t>
        </w:r>
      </w:ins>
      <w:ins w:id="1093" w:author="PR Preview" w:date="2026-01-01T00:00:00Z">
        <w:r>
          <w:t xml:space="preserve">. Western Washington University. Accessed September 28, 2026.</w:t>
        </w:r>
      </w:ins>
      <w:ins w:id="1094" w:author="PR Preview" w:date="2026-01-01T00:00:00Z">
        <w:r>
          <w:t xml:space="preserve"> </w:t>
        </w:r>
      </w:ins>
      <w:hyperlink r:id="rId80">
        <w:ins w:id="109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  <w:ins w:id="1096" w:author="PR Preview" w:date="2026-01-01T00:00:00Z">
        <w:r>
          <w:t xml:space="preserve">.</w:t>
        </w:r>
      </w:ins>
    </w:p>
    <w:bookmarkEnd w:id="81"/>
    <w:bookmarkStart w:id="83" w:name="ref-mosaiccalc"/>
    <w:p>
      <w:pPr>
        <w:pStyle w:val="Bibliography"/>
      </w:pPr>
      <w:ins w:id="1097" w:author="PR Preview" w:date="2026-01-01T00:00:00Z">
        <w:r>
          <w:t xml:space="preserve">Kaplan, Daniel. 2022.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rPr>
            <w:i/>
            <w:iCs/>
          </w:rPr>
          <w:t xml:space="preserve">MOSAIC Calculus</w:t>
        </w:r>
      </w:ins>
      <w:ins w:id="1100" w:author="PR Preview" w:date="2026-01-01T00:00:00Z">
        <w:r>
          <w:t xml:space="preserve">. Www.mosaic-web.org.</w:t>
        </w:r>
      </w:ins>
      <w:ins w:id="1101" w:author="PR Preview" w:date="2026-01-01T00:00:00Z">
        <w:r>
          <w:t xml:space="preserve"> </w:t>
        </w:r>
      </w:ins>
      <w:hyperlink r:id="rId82">
        <w:ins w:id="1102" w:author="PR Preview" w:date="2026-01-01T00:00:00Z">
          <w:r>
            <w:rPr>
              <w:rStyle w:val="Hyperlink"/>
            </w:rPr>
            <w:t xml:space="preserve">www.mosaic-web.org</w:t>
          </w:r>
        </w:ins>
      </w:hyperlink>
      <w:ins w:id="1103" w:author="PR Preview" w:date="2026-01-01T00:00:00Z">
        <w:r>
          <w:t xml:space="preserve">.</w:t>
        </w:r>
      </w:ins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2026-10-10T00:36:07Z</dcterms:created>
  <dcterms:modified xsi:type="dcterms:W3CDTF">2026-10-10T00:36:07Z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