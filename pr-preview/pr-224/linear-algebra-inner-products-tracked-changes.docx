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Inner Products and Orthogonality</w:t>
        </w:r>
      </w:ins>
    </w:p>
    <w:p>
      <w:pPr>
        <w:pStyle w:val="Date"/>
      </w:pPr>
      <w:ins w:id="2" w:author="PR Preview" w:date="2026-01-01T00:00:00Z">
        <w:r>
          <w:t xml:space="preserve">Last modified: 2026-10-09 17:08:02 (PDT)</w:t>
        </w:r>
      </w:ins>
    </w:p>
    <w:bookmarkStart w:id="23" w:name="sec-inner-products"/>
    <w:p>
      <w:pPr>
        <w:pStyle w:val="Heading2"/>
      </w:pPr>
      <w:ins w:id="3" w:author="PR Preview" w:date="2026-01-01T00:00:00Z">
        <w:r>
          <w:t xml:space="preserve">1 Inner products</w:t>
        </w:r>
      </w:ins>
    </w:p>
    <w:bookmarkStart w:id="9" w:name="def-inner-product"/>
    <w:p>
      <w:pPr>
        <w:pStyle w:val="FirstParagraph"/>
      </w:pPr>
      <w:ins w:id="4" w:author="PR Preview" w:date="2026-01-01T00:00:00Z">
        <w:r>
          <w:rPr>
            <w:b/>
            <w:bCs/>
          </w:rPr>
          <w:t xml:space="preserve">Definition 1 (Inner product)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An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rPr>
            <w:b/>
            <w:bCs/>
          </w:rPr>
          <w:t xml:space="preserve">inner product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on</w:t>
        </w:r>
      </w:ins>
      <w:ins w:id="1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is a function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that assigns to each ordered pair of vectors</w:t>
        </w:r>
      </w:ins>
      <w:ins w:id="1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a real number</w:t>
        </w:r>
      </w:ins>
      <w:ins w:id="19" w:author="PR Preview" w:date="2026-01-01T00:00:00Z">
        <w:r>
          <w:t xml:space="preserve"> </w:t>
        </w:r>
      </w:ins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ins w:id="20" w:author="PR Preview" w:date="2026-01-01T00:00:00Z">
        <w:r>
          <w:t xml:space="preserve">,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and that has the following four properties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for all</w:t>
        </w:r>
      </w:ins>
      <w:ins w:id="2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and all real numbers</w:t>
        </w:r>
      </w:ins>
      <w:ins w:id="2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</m:oMath>
      <w:ins w:id="29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1"/>
        </w:numPr>
      </w:pPr>
      <w:ins w:id="30" w:author="PR Preview" w:date="2026-01-01T00:00:00Z">
        <w:r>
          <w:rPr>
            <w:b/>
            <w:bCs/>
          </w:rPr>
          <w:t xml:space="preserve">positivity</w:t>
        </w:r>
      </w:ins>
      <w:ins w:id="31" w:author="PR Preview" w:date="2026-01-01T00:00:00Z">
        <w:r>
          <w:t xml:space="preserve">:</w:t>
        </w:r>
      </w:ins>
      <w:ins w:id="32" w:author="PR Preview" w:date="2026-01-01T00:00:00Z">
        <w:r>
          <w:t xml:space="preserve"> </w:t>
        </w:r>
      </w:ins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ins w:id="33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1"/>
        </w:numPr>
      </w:pPr>
      <w:ins w:id="34" w:author="PR Preview" w:date="2026-01-01T00:00:00Z">
        <w:r>
          <w:rPr>
            <w:b/>
            <w:bCs/>
          </w:rPr>
          <w:t xml:space="preserve">definiteness</w:t>
        </w:r>
      </w:ins>
      <w:ins w:id="35" w:author="PR Preview" w:date="2026-01-01T00:00:00Z">
        <w:r>
          <w:t xml:space="preserve">:</w:t>
        </w:r>
      </w:ins>
      <w:ins w:id="36" w:author="PR Preview" w:date="2026-01-01T00:00:00Z">
        <w:r>
          <w:t xml:space="preserve"> </w:t>
        </w:r>
      </w:ins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if and only if</w:t>
        </w:r>
      </w:ins>
      <w:ins w:id="3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ins w:id="40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1"/>
        </w:numPr>
      </w:pPr>
      <w:ins w:id="41" w:author="PR Preview" w:date="2026-01-01T00:00:00Z">
        <w:r>
          <w:rPr>
            <w:b/>
            <w:bCs/>
          </w:rPr>
          <w:t xml:space="preserve">linearity in the first slot</w:t>
        </w:r>
      </w:ins>
      <w:ins w:id="42" w:author="PR Preview" w:date="2026-01-01T00:00:00Z">
        <w:r>
          <w:t xml:space="preserve">:</w:t>
        </w:r>
      </w:ins>
      <w:ins w:id="43" w:author="PR Preview" w:date="2026-01-01T00:00:00Z">
        <w:r>
          <w:t xml:space="preserve"> </w:t>
        </w:r>
      </w:ins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ins w:id="44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1"/>
        </w:numPr>
      </w:pPr>
      <w:ins w:id="45" w:author="PR Preview" w:date="2026-01-01T00:00:00Z">
        <w:r>
          <w:rPr>
            <w:b/>
            <w:bCs/>
          </w:rPr>
          <w:t xml:space="preserve">symmetry</w:t>
        </w:r>
      </w:ins>
      <w:ins w:id="46" w:author="PR Preview" w:date="2026-01-01T00:00:00Z">
        <w:r>
          <w:t xml:space="preserve">:</w:t>
        </w:r>
      </w:ins>
      <w:ins w:id="47" w:author="PR Preview" w:date="2026-01-01T00:00:00Z">
        <w:r>
          <w:t xml:space="preserve"> </w:t>
        </w:r>
      </w:ins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ins w:id="48" w:author="PR Preview" w:date="2026-01-01T00:00:00Z">
        <w:r>
          <w:t xml:space="preserve">.</w:t>
        </w:r>
      </w:ins>
    </w:p>
    <w:bookmarkEnd w:id="9"/>
    <w:bookmarkStart w:id="10" w:name="rem-inner-product-other-sources"/>
    <w:p>
      <w:pPr>
        <w:pStyle w:val="FirstParagraph"/>
      </w:pPr>
      <w:ins w:id="49" w:author="PR Preview" w:date="2026-01-01T00:00:00Z">
        <w:r>
          <w:rPr>
            <w:i/>
            <w:iCs/>
          </w:rPr>
          <w:t xml:space="preserve">Remark 1</w:t>
        </w:r>
      </w:ins>
      <w:ins w:id="50" w:author="PR Preview" w:date="2026-01-01T00:00:00Z">
        <w:r>
          <w:t xml:space="preserve"> (The definition in other sources). </w:t>
        </w:r>
      </w:ins>
      <w:ins w:id="51" w:author="PR Preview" w:date="2026-01-01T00:00:00Z">
        <w:r>
          <w:t xml:space="preserve">Axler (2024, Definition 6.2, p. 183)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states the same definition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for any vector space over the real or complex numbers.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Axler splits linearity in the first slot into additivity and homogeneity,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and his last property is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rPr>
            <w:i/>
            <w:iCs/>
          </w:rPr>
          <w:t xml:space="preserve">conjugate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symmetry,</w:t>
        </w:r>
      </w:ins>
      <w:ins w:id="64" w:author="PR Preview" w:date="2026-01-01T00:00:00Z">
        <w:r>
          <w:t xml:space="preserve"> </w:t>
        </w:r>
      </w:ins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ins w:id="65" w:author="PR Preview" w:date="2026-01-01T00:00:00Z">
        <w:r>
          <w:t xml:space="preserve">,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which for real numbers is the same as symmetry.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Symmetry and linearity in the first slot together give linearity in the second slot.</w:t>
        </w:r>
      </w:ins>
    </w:p>
    <w:bookmarkEnd w:id="10"/>
    <w:bookmarkStart w:id="13" w:name="exm-dot-product-inner-product"/>
    <w:p>
      <w:pPr>
        <w:pStyle w:val="BodyText"/>
      </w:pPr>
      <w:ins w:id="70" w:author="PR Preview" w:date="2026-01-01T00:00:00Z">
        <w:r>
          <w:rPr>
            <w:b/>
            <w:bCs/>
          </w:rPr>
          <w:t xml:space="preserve">Example 1 (The dot product is an inner product)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The dot product (1) is an inner product on</w:t>
        </w:r>
      </w:ins>
      <w:ins w:id="7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74" w:author="PR Preview" w:date="2026-01-01T00:00:00Z">
        <w:r>
          <w:t xml:space="preserve">,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called the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rPr>
            <w:b/>
            <w:bCs/>
          </w:rPr>
          <w:t xml:space="preserve">Euclidean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or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rPr>
            <w:b/>
            <w:bCs/>
          </w:rPr>
          <w:t xml:space="preserve">standard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inner product.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Each of the four properties in</w:t>
        </w:r>
      </w:ins>
      <w:ins w:id="87" w:author="PR Preview" w:date="2026-01-01T00:00:00Z">
        <w:r>
          <w:t xml:space="preserve"> </w:t>
        </w:r>
      </w:ins>
      <w:hyperlink w:anchor="def-inner-product">
        <w:ins w:id="88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holds:</w:t>
        </w:r>
      </w:ins>
    </w:p>
    <w:p>
      <w:pPr>
        <w:pStyle w:val="Compact"/>
        <w:numPr>
          <w:ilvl w:val="0"/>
          <w:numId w:val="1002"/>
        </w:numPr>
      </w:pPr>
      <w:ins w:id="91" w:author="PR Preview" w:date="2026-01-01T00:00:00Z">
        <w:r>
          <w:rPr>
            <w:b/>
            <w:bCs/>
          </w:rPr>
          <w:t xml:space="preserve">positivity</w:t>
        </w:r>
      </w:ins>
      <w:ins w:id="92" w:author="PR Preview" w:date="2026-01-01T00:00:00Z">
        <w:r>
          <w:t xml:space="preserve">:</w:t>
        </w:r>
      </w:ins>
      <w:ins w:id="9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is a sum of squares, so it is at least</w:t>
        </w:r>
      </w:ins>
      <w:ins w:id="96" w:author="PR Preview" w:date="2026-01-01T00:00:00Z">
        <w:r>
          <w:t xml:space="preserve"> </w:t>
        </w:r>
      </w:ins>
      <m:oMath>
        <m:r>
          <m:t>0</m:t>
        </m:r>
      </m:oMath>
      <w:ins w:id="97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2"/>
        </w:numPr>
      </w:pPr>
      <w:ins w:id="98" w:author="PR Preview" w:date="2026-01-01T00:00:00Z">
        <w:r>
          <w:rPr>
            <w:b/>
            <w:bCs/>
          </w:rPr>
          <w:t xml:space="preserve">definiteness</w:t>
        </w:r>
      </w:ins>
      <w:ins w:id="99" w:author="PR Preview" w:date="2026-01-01T00:00:00Z">
        <w:r>
          <w:t xml:space="preserve">: a sum of squares is</w:t>
        </w:r>
      </w:ins>
      <w:ins w:id="100" w:author="PR Preview" w:date="2026-01-01T00:00:00Z">
        <w:r>
          <w:t xml:space="preserve"> </w:t>
        </w:r>
      </w:ins>
      <m:oMath>
        <m:r>
          <m:t>0</m:t>
        </m:r>
      </m:oMath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exactly when every term is</w:t>
        </w:r>
      </w:ins>
      <w:ins w:id="103" w:author="PR Preview" w:date="2026-01-01T00:00:00Z">
        <w:r>
          <w:t xml:space="preserve"> </w:t>
        </w:r>
      </w:ins>
      <m:oMath>
        <m:r>
          <m:t>0</m:t>
        </m:r>
      </m:oMath>
      <w:ins w:id="104" w:author="PR Preview" w:date="2026-01-01T00:00:00Z">
        <w:r>
          <w:t xml:space="preserve">,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so</w:t>
        </w:r>
      </w:ins>
      <w:ins w:id="10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exactly when every</w:t>
        </w:r>
      </w:ins>
      <w:ins w:id="11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111" w:author="PR Preview" w:date="2026-01-01T00:00:00Z">
        <w:r>
          <w:t xml:space="preserve">,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that is, when</w:t>
        </w:r>
      </w:ins>
      <w:ins w:id="11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ins w:id="115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2"/>
        </w:numPr>
      </w:pPr>
      <w:ins w:id="116" w:author="PR Preview" w:date="2026-01-01T00:00:00Z">
        <w:r>
          <w:rPr>
            <w:b/>
            <w:bCs/>
          </w:rPr>
          <w:t xml:space="preserve">linearity in the first slot</w:t>
        </w:r>
      </w:ins>
      <w:ins w:id="117" w:author="PR Preview" w:date="2026-01-01T00:00:00Z">
        <w:r>
          <w:t xml:space="preserve">: this property is the first-slot half of</w:t>
        </w:r>
      </w:ins>
      <w:ins w:id="118" w:author="PR Preview" w:date="2026-01-01T00:00:00Z">
        <w:r>
          <w:t xml:space="preserve"> </w:t>
        </w:r>
      </w:ins>
      <w:hyperlink r:id="rId11">
        <w:ins w:id="119" w:author="PR Preview" w:date="2026-01-01T00:00:00Z">
          <w:r>
            <w:rPr>
              <w:rStyle w:val="Hyperlink"/>
            </w:rPr>
            <w:t xml:space="preserve">Theorem 28 in Subspaces and Rank</w:t>
          </w:r>
        </w:ins>
      </w:hyperlink>
      <w:ins w:id="120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2"/>
        </w:numPr>
      </w:pPr>
      <w:ins w:id="121" w:author="PR Preview" w:date="2026-01-01T00:00:00Z">
        <w:r>
          <w:rPr>
            <w:b/>
            <w:bCs/>
          </w:rPr>
          <w:t xml:space="preserve">symmetry</w:t>
        </w:r>
      </w:ins>
      <w:ins w:id="122" w:author="PR Preview" w:date="2026-01-01T00:00:00Z">
        <w:r>
          <w:t xml:space="preserve">: this property is</w:t>
        </w:r>
      </w:ins>
      <w:ins w:id="123" w:author="PR Preview" w:date="2026-01-01T00:00:00Z">
        <w:r>
          <w:t xml:space="preserve"> </w:t>
        </w:r>
      </w:ins>
      <w:hyperlink r:id="rId12">
        <w:ins w:id="124" w:author="PR Preview" w:date="2026-01-01T00:00:00Z">
          <w:r>
            <w:rPr>
              <w:rStyle w:val="Hyperlink"/>
            </w:rPr>
            <w:t xml:space="preserve">Theorem 1 in Vectors</w:t>
          </w:r>
        </w:ins>
      </w:hyperlink>
      <w:ins w:id="125" w:author="PR Preview" w:date="2026-01-01T00:00:00Z">
        <w:r>
          <w:t xml:space="preserve">.</w:t>
        </w:r>
      </w:ins>
    </w:p>
    <w:p>
      <w:pPr>
        <w:pStyle w:val="FirstParagraph"/>
      </w:pPr>
      <w:ins w:id="126" w:author="PR Preview" w:date="2026-01-01T00:00:00Z">
        <w:r>
          <w:t xml:space="preserve">For instance, with</w:t>
        </w:r>
      </w:ins>
      <w:ins w:id="12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2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129" w:author="PR Preview" w:date="2026-01-01T00:00:00Z">
        <w:r>
          <w:t xml:space="preserve">which is positive, as positivity and definiteness require of a nonzero vector.</w:t>
        </w:r>
      </w:ins>
    </w:p>
    <w:bookmarkEnd w:id="13"/>
    <w:bookmarkStart w:id="15" w:name="def-inner-product-space"/>
    <w:p>
      <w:pPr>
        <w:pStyle w:val="BodyText"/>
      </w:pPr>
      <w:ins w:id="130" w:author="PR Preview" w:date="2026-01-01T00:00:00Z">
        <w:r>
          <w:rPr>
            <w:b/>
            <w:bCs/>
          </w:rPr>
          <w:t xml:space="preserve">Definition 2 (Inner product space)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An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rPr>
            <w:b/>
            <w:bCs/>
          </w:rPr>
          <w:t xml:space="preserve">inner product space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is a vector space equipped with an inner product (</w:t>
        </w:r>
      </w:ins>
      <w:hyperlink w:anchor="def-inner-product">
        <w:ins w:id="137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38" w:author="PR Preview" w:date="2026-01-01T00:00:00Z">
        <w:r>
          <w:t xml:space="preserve">).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For vectors in</w:t>
        </w:r>
      </w:ins>
      <w:ins w:id="14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(</w:t>
        </w:r>
      </w:ins>
      <w:hyperlink r:id="rId14">
        <w:ins w:id="144" w:author="PR Preview" w:date="2026-01-01T00:00:00Z">
          <w:r>
            <w:rPr>
              <w:rStyle w:val="Hyperlink"/>
            </w:rPr>
            <w:t xml:space="preserve">Definition 2 in Vectors</w:t>
          </w:r>
        </w:ins>
      </w:hyperlink>
      <w:ins w:id="145" w:author="PR Preview" w:date="2026-01-01T00:00:00Z">
        <w:r>
          <w:t xml:space="preserve">),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the pair</w:t>
        </w:r>
      </w:ins>
      <w:ins w:id="14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is a real inner product space.</w:t>
        </w:r>
      </w:ins>
    </w:p>
    <w:bookmarkEnd w:id="15"/>
    <w:bookmarkStart w:id="16" w:name="exm-inner-product-space"/>
    <w:p>
      <w:pPr>
        <w:pStyle w:val="BodyText"/>
      </w:pPr>
      <w:ins w:id="151" w:author="PR Preview" w:date="2026-01-01T00:00:00Z">
        <w:r>
          <w:rPr>
            <w:b/>
            <w:bCs/>
          </w:rPr>
          <w:t xml:space="preserve">Example 2 (Real coordinate space as an inner product space)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The Euclidean space</w:t>
        </w:r>
      </w:ins>
      <w:ins w:id="15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equipped with the standard dot product (1)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is an inner product space, because the dot product satisfies the four inner product axioms (</w:t>
        </w:r>
      </w:ins>
      <w:hyperlink w:anchor="exm-dot-product-inner-product">
        <w:ins w:id="159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160" w:author="PR Preview" w:date="2026-01-01T00:00:00Z">
        <w:r>
          <w:t xml:space="preserve">).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For</w:t>
        </w:r>
      </w:ins>
      <w:ins w:id="16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164" w:author="PR Preview" w:date="2026-01-01T00:00:00Z">
        <w:r>
          <w:t xml:space="preserve">, any vector</w:t>
        </w:r>
      </w:ins>
      <w:ins w:id="16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has squared norm</w:t>
        </w:r>
      </w:ins>
      <w:ins w:id="168" w:author="PR Preview" w:date="2026-01-01T00:00:00Z">
        <w:r>
          <w:t xml:space="preserve"> </w:t>
        </w:r>
      </w:ins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ins w:id="169" w:author="PR Preview" w:date="2026-01-01T00:00:00Z">
        <w:r>
          <w:t xml:space="preserve">,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which is zero if and only if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72" w:author="PR Preview" w:date="2026-01-01T00:00:00Z">
        <w:r>
          <w:t xml:space="preserve">Equipping the same vector space</w:t>
        </w:r>
      </w:ins>
      <w:ins w:id="17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with different inner products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yields different inner product spaces with different geometric notions of angle and distance on the same set of vectors.</w:t>
        </w:r>
      </w:ins>
    </w:p>
    <w:bookmarkEnd w:id="16"/>
    <w:bookmarkStart w:id="17" w:name="exm-weighted-inner-product"/>
    <w:p>
      <w:pPr>
        <w:pStyle w:val="BodyText"/>
      </w:pPr>
      <w:ins w:id="178" w:author="PR Preview" w:date="2026-01-01T00:00:00Z">
        <w:r>
          <w:rPr>
            <w:b/>
            <w:bCs/>
          </w:rPr>
          <w:t xml:space="preserve">Example 3 (A weighted inner product)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Let</w:t>
        </w:r>
      </w:ins>
      <w:ins w:id="18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be a vector of positive numbers, and define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84" w:author="PR Preview" w:date="2026-01-01T00:00:00Z">
        <w:r>
          <w:t xml:space="preserve">This function is also an inner product on</w:t>
        </w:r>
      </w:ins>
      <w:ins w:id="18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(Axler 2024, Example 6.3(b), p. 184)</w:t>
        </w:r>
      </w:ins>
      <w:ins w:id="188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3"/>
        </w:numPr>
      </w:pPr>
      <w:ins w:id="189" w:author="PR Preview" w:date="2026-01-01T00:00:00Z">
        <w:r>
          <w:rPr>
            <w:b/>
            <w:bCs/>
          </w:rPr>
          <w:t xml:space="preserve">positivity</w:t>
        </w:r>
      </w:ins>
      <w:ins w:id="190" w:author="PR Preview" w:date="2026-01-01T00:00:00Z">
        <w:r>
          <w:t xml:space="preserve">:</w:t>
        </w:r>
      </w:ins>
      <w:ins w:id="191" w:author="PR Preview" w:date="2026-01-01T00:00:00Z">
        <w:r>
          <w:t xml:space="preserve"> </w:t>
        </w:r>
      </w:ins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ins w:id="192" w:author="PR Preview" w:date="2026-01-01T00:00:00Z">
        <w:r>
          <w:t xml:space="preserve">,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and each term</w:t>
        </w:r>
      </w:ins>
      <w:ins w:id="195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is a positive number times a square, so the sum is at least</w:t>
        </w:r>
      </w:ins>
      <w:ins w:id="198" w:author="PR Preview" w:date="2026-01-01T00:00:00Z">
        <w:r>
          <w:t xml:space="preserve"> </w:t>
        </w:r>
      </w:ins>
      <m:oMath>
        <m:r>
          <m:t>0</m:t>
        </m:r>
      </m:oMath>
      <w:ins w:id="199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3"/>
        </w:numPr>
      </w:pPr>
      <w:ins w:id="200" w:author="PR Preview" w:date="2026-01-01T00:00:00Z">
        <w:r>
          <w:rPr>
            <w:b/>
            <w:bCs/>
          </w:rPr>
          <w:t xml:space="preserve">definiteness</w:t>
        </w:r>
      </w:ins>
      <w:ins w:id="201" w:author="PR Preview" w:date="2026-01-01T00:00:00Z">
        <w:r>
          <w:t xml:space="preserve">: a sum of nonnegative terms is</w:t>
        </w:r>
      </w:ins>
      <w:ins w:id="202" w:author="PR Preview" w:date="2026-01-01T00:00:00Z">
        <w:r>
          <w:t xml:space="preserve"> </w:t>
        </w:r>
      </w:ins>
      <m:oMath>
        <m:r>
          <m:t>0</m:t>
        </m:r>
      </m:oMath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exactly when every term is</w:t>
        </w:r>
      </w:ins>
      <w:ins w:id="205" w:author="PR Preview" w:date="2026-01-01T00:00:00Z">
        <w:r>
          <w:t xml:space="preserve"> </w:t>
        </w:r>
      </w:ins>
      <m:oMath>
        <m:r>
          <m:t>0</m:t>
        </m:r>
      </m:oMath>
      <w:ins w:id="206" w:author="PR Preview" w:date="2026-01-01T00:00:00Z">
        <w:r>
          <w:t xml:space="preserve">,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and</w:t>
        </w:r>
      </w:ins>
      <w:ins w:id="209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exactly when</w:t>
        </w:r>
      </w:ins>
      <w:ins w:id="21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213" w:author="PR Preview" w:date="2026-01-01T00:00:00Z">
        <w:r>
          <w:t xml:space="preserve">, because</w:t>
        </w:r>
      </w:ins>
      <w:ins w:id="214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ins w:id="215" w:author="PR Preview" w:date="2026-01-01T00:00:00Z">
        <w:r>
          <w:t xml:space="preserve">;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so</w:t>
        </w:r>
      </w:ins>
      <w:ins w:id="218" w:author="PR Preview" w:date="2026-01-01T00:00:00Z">
        <w:r>
          <w:t xml:space="preserve"> </w:t>
        </w:r>
      </w:ins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exactly when</w:t>
        </w:r>
      </w:ins>
      <w:ins w:id="22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ins w:id="222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3"/>
        </w:numPr>
      </w:pPr>
      <w:ins w:id="223" w:author="PR Preview" w:date="2026-01-01T00:00:00Z">
        <w:r>
          <w:rPr>
            <w:b/>
            <w:bCs/>
          </w:rPr>
          <w:t xml:space="preserve">linearity in the first slot</w:t>
        </w:r>
      </w:ins>
      <w:ins w:id="224" w:author="PR Preview" w:date="2026-01-01T00:00:00Z">
        <w:r>
          <w:t xml:space="preserve">: see the derivation after this list;</w:t>
        </w:r>
      </w:ins>
    </w:p>
    <w:p>
      <w:pPr>
        <w:pStyle w:val="Compact"/>
        <w:numPr>
          <w:ilvl w:val="0"/>
          <w:numId w:val="1003"/>
        </w:numPr>
      </w:pPr>
      <w:ins w:id="225" w:author="PR Preview" w:date="2026-01-01T00:00:00Z">
        <w:r>
          <w:rPr>
            <w:b/>
            <w:bCs/>
          </w:rPr>
          <w:t xml:space="preserve">symmetry</w:t>
        </w:r>
      </w:ins>
      <w:ins w:id="226" w:author="PR Preview" w:date="2026-01-01T00:00:00Z">
        <w:r>
          <w:t xml:space="preserve">:</w:t>
        </w:r>
      </w:ins>
      <w:ins w:id="227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for each</w:t>
        </w:r>
      </w:ins>
      <w:ins w:id="230" w:author="PR Preview" w:date="2026-01-01T00:00:00Z">
        <w:r>
          <w:t xml:space="preserve"> </w:t>
        </w:r>
      </w:ins>
      <m:oMath>
        <m:r>
          <m:t>i</m:t>
        </m:r>
      </m:oMath>
      <w:ins w:id="231" w:author="PR Preview" w:date="2026-01-01T00:00:00Z">
        <w:r>
          <w:t xml:space="preserve">,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so</w:t>
        </w:r>
      </w:ins>
      <w:ins w:id="234" w:author="PR Preview" w:date="2026-01-01T00:00:00Z">
        <w:r>
          <w:t xml:space="preserve"> </w:t>
        </w:r>
      </w:ins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ins w:id="235" w:author="PR Preview" w:date="2026-01-01T00:00:00Z">
        <w:r>
          <w:t xml:space="preserve">.</w:t>
        </w:r>
      </w:ins>
    </w:p>
    <w:p>
      <w:pPr>
        <w:pStyle w:val="FirstParagraph"/>
      </w:pPr>
      <w:ins w:id="236" w:author="PR Preview" w:date="2026-01-01T00:00:00Z">
        <w:r>
          <w:t xml:space="preserve">For linearity in the first slot,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take</w:t>
        </w:r>
      </w:ins>
      <w:ins w:id="23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and real numbers</w:t>
        </w:r>
      </w:ins>
      <w:ins w:id="24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</m:oMath>
      <w:ins w:id="24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44" w:author="PR Preview" w:date="2026-01-01T00:00:00Z">
        <w:r>
          <w:t xml:space="preserve">Different inner products can give different numbers for the same pair of vectors.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With</w:t>
        </w:r>
      </w:ins>
      <w:ins w:id="24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248" w:author="PR Preview" w:date="2026-01-01T00:00:00Z">
        <w:r>
          <w:t xml:space="preserve">,</w:t>
        </w:r>
      </w:ins>
      <w:ins w:id="24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50" w:author="PR Preview" w:date="2026-01-01T00:00:00Z">
        <w:r>
          <w:t xml:space="preserve">,</w:t>
        </w:r>
      </w:ins>
      <w:ins w:id="25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and</w:t>
        </w:r>
      </w:ins>
      <w:ins w:id="25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25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ins w:id="256" w:author="PR Preview" w:date="2026-01-01T00:00:00Z">
        <w:r>
          <w:t xml:space="preserve">while the dot product of the same vectors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ins w:id="257" w:author="PR Preview" w:date="2026-01-01T00:00:00Z">
        <w:r>
          <w:rPr>
            <w:b/>
            <w:bCs/>
          </w:rPr>
          <w:t xml:space="preserve">Example 4 (Functions that are not inner products)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Each of these functions on</w:t>
        </w:r>
      </w:ins>
      <w:ins w:id="26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has some of the properties in</w:t>
        </w:r>
      </w:ins>
      <w:ins w:id="263" w:author="PR Preview" w:date="2026-01-01T00:00:00Z">
        <w:r>
          <w:t xml:space="preserve"> </w:t>
        </w:r>
      </w:ins>
      <w:hyperlink w:anchor="def-inner-product">
        <w:ins w:id="264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65" w:author="PR Preview" w:date="2026-01-01T00:00:00Z">
        <w:r>
          <w:t xml:space="preserve">, but not all four:</w:t>
        </w:r>
      </w:ins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is symmetric, because</w:t>
        </w:r>
      </w:ins>
      <w:ins w:id="26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ins w:id="269" w:author="PR Preview" w:date="2026-01-01T00:00:00Z">
        <w:r>
          <w:t xml:space="preserve">,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and linear in the first slot, because it is a linear combination of</w:t>
        </w:r>
      </w:ins>
      <w:ins w:id="27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and</w:t>
        </w:r>
      </w:ins>
      <w:ins w:id="27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with coefficients</w:t>
        </w:r>
      </w:ins>
      <w:ins w:id="27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</m:oMath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and</w:t>
        </w:r>
      </w:ins>
      <w:ins w:id="28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ins w:id="282" w:author="PR Preview" w:date="2026-01-01T00:00:00Z">
        <w:r>
          <w:t xml:space="preserve">.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It fails positivity: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for</w:t>
        </w:r>
      </w:ins>
      <w:ins w:id="28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8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ins w:id="289" w:author="PR Preview" w:date="2026-01-01T00:00:00Z">
        <w:r>
          <w:t xml:space="preserve">It also fails definiteness: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for</w:t>
        </w:r>
      </w:ins>
      <w:ins w:id="29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9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ins w:id="294" w:author="PR Preview" w:date="2026-01-01T00:00:00Z">
        <w:r>
          <w:t xml:space="preserve">although</w:t>
        </w:r>
      </w:ins>
      <w:ins w:id="29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ins w:id="296" w:author="PR Preview" w:date="2026-01-01T00:00:00Z">
        <w:r>
          <w:t xml:space="preserve">.</w:t>
        </w:r>
      </w:ins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is symmetric and linear in the first slot, for the same reasons as</w:t>
        </w:r>
      </w:ins>
      <w:ins w:id="299" w:author="PR Preview" w:date="2026-01-01T00:00:00Z">
        <w:r>
          <w:t xml:space="preserve"> </w:t>
        </w:r>
      </w:ins>
      <m:oMath>
        <m:r>
          <m:t>f</m:t>
        </m:r>
      </m:oMath>
      <w:ins w:id="300" w:author="PR Preview" w:date="2026-01-01T00:00:00Z">
        <w:r>
          <w:t xml:space="preserve">,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and has positivity, because</w:t>
        </w:r>
      </w:ins>
      <w:ins w:id="303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ins w:id="304" w:author="PR Preview" w:date="2026-01-01T00:00:00Z">
        <w:r>
          <w:t xml:space="preserve">.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It fails definiteness: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for</w:t>
        </w:r>
      </w:ins>
      <w:ins w:id="30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1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ins w:id="311" w:author="PR Preview" w:date="2026-01-01T00:00:00Z">
        <w:r>
          <w:t xml:space="preserve">although</w:t>
        </w:r>
      </w:ins>
      <w:ins w:id="31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ins w:id="313" w:author="PR Preview" w:date="2026-01-01T00:00:00Z">
        <w:r>
          <w:t xml:space="preserve">.</w:t>
        </w:r>
      </w:ins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ins w:id="314" w:author="PR Preview" w:date="2026-01-01T00:00:00Z">
        <w:r>
          <w:t xml:space="preserve">,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where</w:t>
        </w:r>
      </w:ins>
      <w:ins w:id="317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is the</w:t>
        </w:r>
      </w:ins>
      <w:ins w:id="320" w:author="PR Preview" w:date="2026-01-01T00:00:00Z">
        <w:r>
          <w:t xml:space="preserve"> </w:t>
        </w:r>
      </w:ins>
      <w:hyperlink r:id="rId18">
        <w:ins w:id="321" w:author="PR Preview" w:date="2026-01-01T00:00:00Z">
          <w:r>
            <w:rPr>
              <w:rStyle w:val="Hyperlink"/>
            </w:rPr>
            <w:t xml:space="preserve">absolute value</w:t>
          </w:r>
        </w:ins>
      </w:hyperlink>
      <w:ins w:id="322" w:author="PR Preview" w:date="2026-01-01T00:00:00Z">
        <w:r>
          <w:t xml:space="preserve">, is symmetric, because</w:t>
        </w:r>
      </w:ins>
      <w:ins w:id="323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324" w:author="PR Preview" w:date="2026-01-01T00:00:00Z">
        <w:r>
          <w:t xml:space="preserve">,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and has positivity and definiteness, because</w:t>
        </w:r>
      </w:ins>
      <w:ins w:id="327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is a sum of squares.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It is not linear in the first slot: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take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and</w:t>
        </w:r>
      </w:ins>
      <w:ins w:id="33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0</m:t>
        </m:r>
      </m:oMath>
      <w:ins w:id="337" w:author="PR Preview" w:date="2026-01-01T00:00:00Z">
        <w:r>
          <w:t xml:space="preserve">;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340" w:author="PR Preview" w:date="2026-01-01T00:00:00Z">
        <w:r>
          <w:t xml:space="preserve">while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1" w:name="def-orthogonal-inner-product"/>
    <w:p>
      <w:pPr>
        <w:pStyle w:val="FirstParagraph"/>
      </w:pPr>
      <w:ins w:id="341" w:author="PR Preview" w:date="2026-01-01T00:00:00Z">
        <w:r>
          <w:rPr>
            <w:b/>
            <w:bCs/>
          </w:rPr>
          <w:t xml:space="preserve">Definition 3 (Orthogonality in an inner product space)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In an inner product space (</w:t>
        </w:r>
      </w:ins>
      <w:hyperlink w:anchor="def-inner-product-space">
        <w:ins w:id="344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345" w:author="PR Preview" w:date="2026-01-01T00:00:00Z">
        <w:r>
          <w:t xml:space="preserve">)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with inner product</w:t>
        </w:r>
      </w:ins>
      <w:ins w:id="348" w:author="PR Preview" w:date="2026-01-01T00:00:00Z">
        <w:r>
          <w:t xml:space="preserve"> </w:t>
        </w:r>
      </w:ins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ins w:id="349" w:author="PR Preview" w:date="2026-01-01T00:00:00Z">
        <w:r>
          <w:t xml:space="preserve">,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two vectors</w:t>
        </w:r>
      </w:ins>
      <w:ins w:id="35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and</w:t>
        </w:r>
      </w:ins>
      <w:ins w:id="35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are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rPr>
            <w:b/>
            <w:bCs/>
          </w:rPr>
          <w:t xml:space="preserve">orthogonal with respect to</w:t>
        </w:r>
      </w:ins>
      <w:ins w:id="360" w:author="PR Preview" w:date="2026-01-01T00:00:00Z">
        <w:r>
          <w:t xml:space="preserve"> </w:t>
        </w:r>
      </w:ins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ins w:id="361" w:author="PR Preview" w:date="2026-01-01T00:00:00Z">
        <w:r>
          <w:t xml:space="preserve">,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written</w:t>
        </w:r>
      </w:ins>
      <w:ins w:id="36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ins w:id="365" w:author="PR Preview" w:date="2026-01-01T00:00:00Z">
        <w:r>
          <w:t xml:space="preserve">, if</w:t>
        </w:r>
      </w:ins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ins w:id="366" w:author="PR Preview" w:date="2026-01-01T00:00:00Z">
        <w:r>
          <w:t xml:space="preserve">(Banerjee and Roy 2014, Definition 7.3, p. 181)</w:t>
        </w:r>
      </w:ins>
      <w:ins w:id="367" w:author="PR Preview" w:date="2026-01-01T00:00:00Z">
        <w:r>
          <w:t xml:space="preserve">.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With the dot product as the inner product (</w:t>
        </w:r>
      </w:ins>
      <w:hyperlink w:anchor="exm-dot-product-inner-product">
        <w:ins w:id="370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371" w:author="PR Preview" w:date="2026-01-01T00:00:00Z">
        <w:r>
          <w:t xml:space="preserve">),</w:t>
        </w:r>
      </w:ins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this condition is orthogonality as in</w:t>
        </w:r>
      </w:ins>
      <w:ins w:id="374" w:author="PR Preview" w:date="2026-01-01T00:00:00Z">
        <w:r>
          <w:t xml:space="preserve"> </w:t>
        </w:r>
      </w:ins>
      <w:hyperlink r:id="rId20">
        <w:ins w:id="375" w:author="PR Preview" w:date="2026-01-01T00:00:00Z">
          <w:r>
            <w:rPr>
              <w:rStyle w:val="Hyperlink"/>
            </w:rPr>
            <w:t xml:space="preserve">Definition 13 in Vectors</w:t>
          </w:r>
        </w:ins>
      </w:hyperlink>
      <w:ins w:id="376" w:author="PR Preview" w:date="2026-01-01T00:00:00Z">
        <w:r>
          <w:t xml:space="preserve">.</w:t>
        </w:r>
      </w:ins>
    </w:p>
    <w:bookmarkEnd w:id="21"/>
    <w:bookmarkStart w:id="22" w:name="exm-orthogonal-inner-product"/>
    <w:p>
      <w:pPr>
        <w:pStyle w:val="BodyText"/>
      </w:pPr>
      <w:ins w:id="377" w:author="PR Preview" w:date="2026-01-01T00:00:00Z">
        <w:r>
          <w:rPr>
            <w:b/>
            <w:bCs/>
          </w:rPr>
          <w:t xml:space="preserve">Example 5 (Orthogonality depends on the inner product)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Take the weighted inner product of</w:t>
        </w:r>
      </w:ins>
      <w:ins w:id="380" w:author="PR Preview" w:date="2026-01-01T00:00:00Z">
        <w:r>
          <w:t xml:space="preserve"> </w:t>
        </w:r>
      </w:ins>
      <w:hyperlink w:anchor="exm-weighted-inner-product">
        <w:ins w:id="381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with</w:t>
        </w:r>
      </w:ins>
      <w:ins w:id="38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85" w:author="PR Preview" w:date="2026-01-01T00:00:00Z">
        <w:r>
          <w:t xml:space="preserve">,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and let</w:t>
        </w:r>
      </w:ins>
      <w:ins w:id="38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and</w:t>
        </w:r>
      </w:ins>
      <w:ins w:id="39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392" w:author="PR Preview" w:date="2026-01-01T00:00:00Z">
        <w:r>
          <w:t xml:space="preserve">.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ins w:id="395" w:author="PR Preview" w:date="2026-01-01T00:00:00Z">
        <w:r>
          <w:t xml:space="preserve">so</w:t>
        </w:r>
      </w:ins>
      <w:ins w:id="39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and</w:t>
        </w:r>
      </w:ins>
      <w:ins w:id="39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are orthogonal with respect to</w:t>
        </w:r>
      </w:ins>
      <w:ins w:id="402" w:author="PR Preview" w:date="2026-01-01T00:00:00Z">
        <w:r>
          <w:t xml:space="preserve"> </w:t>
        </w:r>
      </w:ins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ins w:id="403" w:author="PR Preview" w:date="2026-01-01T00:00:00Z">
        <w:r>
          <w:t xml:space="preserve">.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They are not orthogonal with respect to the dot product,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since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bookmarkEnd w:id="23"/>
    <w:bookmarkStart w:id="55" w:name="sec-cauchy-schwarz"/>
    <w:p>
      <w:pPr>
        <w:pStyle w:val="Heading2"/>
      </w:pPr>
      <w:ins w:id="408" w:author="PR Preview" w:date="2026-01-01T00:00:00Z">
        <w:r>
          <w:t xml:space="preserve">2 Cauchy-Schwarz and the triangle inequality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8" w:name="thm-norm-properties"/>
    <w:p>
      <w:pPr>
        <w:pStyle w:val="BodyText"/>
      </w:pPr>
      <w:ins w:id="409" w:author="PR Preview" w:date="2026-01-01T00:00:00Z">
        <w:r>
          <w:rPr>
            <w:b/>
            <w:bCs/>
          </w:rPr>
          <w:t xml:space="preserve">Theorem 1 (Basic properties of the Euclidean norm)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For any</w:t>
        </w:r>
      </w:ins>
      <w:ins w:id="41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and any number</w:t>
        </w:r>
      </w:ins>
      <w:ins w:id="415" w:author="PR Preview" w:date="2026-01-01T00:00:00Z">
        <w:r>
          <w:t xml:space="preserve"> </w:t>
        </w:r>
      </w:ins>
      <m:oMath>
        <m:r>
          <m:t>c</m:t>
        </m:r>
      </m:oMath>
      <w:ins w:id="416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ins w:id="417" w:author="PR Preview" w:date="2026-01-01T00:00:00Z">
        <w:r>
          <w:t xml:space="preserve">, and</w:t>
        </w:r>
      </w:ins>
      <w:ins w:id="418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if and only if</w:t>
        </w:r>
      </w:ins>
      <w:ins w:id="42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422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ins w:id="423" w:author="PR Preview" w:date="2026-01-01T00:00:00Z">
        <w:r>
          <w:t xml:space="preserve">.</w:t>
        </w:r>
      </w:ins>
    </w:p>
    <w:bookmarkEnd w:id="28"/>
    <w:p>
      <w:pPr>
        <w:pStyle w:val="FirstParagraph"/>
      </w:pPr>
      <w:ins w:id="424" w:author="PR Preview" w:date="2026-01-01T00:00:00Z">
        <w:r>
          <w:rPr>
            <w:i/>
            <w:iCs/>
          </w:rPr>
          <w:t xml:space="preserve">Proof</w:t>
        </w:r>
      </w:ins>
      <w:ins w:id="425" w:author="PR Preview" w:date="2026-01-01T00:00:00Z">
        <w:r>
          <w:t xml:space="preserve">. </w:t>
        </w:r>
      </w:ins>
      <w:ins w:id="426" w:author="PR Preview" w:date="2026-01-01T00:00:00Z">
        <w:r>
          <w:rPr>
            <w:b/>
            <w:bCs/>
          </w:rPr>
          <w:t xml:space="preserve">Part 1.</w:t>
        </w:r>
      </w:ins>
      <w:ins w:id="427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(</w:t>
        </w:r>
      </w:ins>
      <w:hyperlink r:id="rId29">
        <w:ins w:id="430" w:author="PR Preview" w:date="2026-01-01T00:00:00Z">
          <w:r>
            <w:rPr>
              <w:rStyle w:val="Hyperlink"/>
            </w:rPr>
            <w:t xml:space="preserve">Equation 2 in Vectors</w:t>
          </w:r>
        </w:ins>
      </w:hyperlink>
      <w:ins w:id="431" w:author="PR Preview" w:date="2026-01-01T00:00:00Z">
        <w:r>
          <w:t xml:space="preserve">)</w:t>
        </w:r>
      </w:ins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is the square root of a sum of squares, so it is at least</w:t>
        </w:r>
      </w:ins>
      <w:ins w:id="434" w:author="PR Preview" w:date="2026-01-01T00:00:00Z">
        <w:r>
          <w:t xml:space="preserve"> </w:t>
        </w:r>
      </w:ins>
      <m:oMath>
        <m:r>
          <m:t>0</m:t>
        </m:r>
      </m:oMath>
      <w:ins w:id="435" w:author="PR Preview" w:date="2026-01-01T00:00:00Z">
        <w:r>
          <w:t xml:space="preserve">.</w:t>
        </w:r>
      </w:ins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It is</w:t>
        </w:r>
      </w:ins>
      <w:ins w:id="438" w:author="PR Preview" w:date="2026-01-01T00:00:00Z">
        <w:r>
          <w:t xml:space="preserve"> </w:t>
        </w:r>
      </w:ins>
      <m:oMath>
        <m:r>
          <m:t>0</m:t>
        </m:r>
      </m:oMath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exactly when</w:t>
        </w:r>
      </w:ins>
      <w:ins w:id="441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ins w:id="442" w:author="PR Preview" w:date="2026-01-01T00:00:00Z">
        <w:r>
          <w:t xml:space="preserve">,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and a sum of squares is</w:t>
        </w:r>
      </w:ins>
      <w:ins w:id="445" w:author="PR Preview" w:date="2026-01-01T00:00:00Z">
        <w:r>
          <w:t xml:space="preserve"> </w:t>
        </w:r>
      </w:ins>
      <m:oMath>
        <m:r>
          <m:t>0</m:t>
        </m:r>
      </m:oMath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exactly when every term is</w:t>
        </w:r>
      </w:ins>
      <w:ins w:id="448" w:author="PR Preview" w:date="2026-01-01T00:00:00Z">
        <w:r>
          <w:t xml:space="preserve"> </w:t>
        </w:r>
      </w:ins>
      <m:oMath>
        <m:r>
          <m:t>0</m:t>
        </m:r>
      </m:oMath>
      <w:ins w:id="449" w:author="PR Preview" w:date="2026-01-01T00:00:00Z">
        <w:r>
          <w:t xml:space="preserve">,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that is, when every</w:t>
        </w:r>
      </w:ins>
      <w:ins w:id="45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453" w:author="PR Preview" w:date="2026-01-01T00:00:00Z">
        <w:r>
          <w:t xml:space="preserve">: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if some</w:t>
        </w:r>
      </w:ins>
      <w:ins w:id="45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ins w:id="457" w:author="PR Preview" w:date="2026-01-01T00:00:00Z">
        <w:r>
          <w:t xml:space="preserve">, its square is positive and the sum is positive,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and if every</w:t>
        </w:r>
      </w:ins>
      <w:ins w:id="46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461" w:author="PR Preview" w:date="2026-01-01T00:00:00Z">
        <w:r>
          <w:t xml:space="preserve">, the sum is</w:t>
        </w:r>
      </w:ins>
      <w:ins w:id="462" w:author="PR Preview" w:date="2026-01-01T00:00:00Z">
        <w:r>
          <w:t xml:space="preserve"> </w:t>
        </w:r>
      </w:ins>
      <m:oMath>
        <m:r>
          <m:t>0</m:t>
        </m:r>
      </m:oMath>
      <w:ins w:id="463" w:author="PR Preview" w:date="2026-01-01T00:00:00Z">
        <w:r>
          <w:t xml:space="preserve">.</w:t>
        </w:r>
      </w:ins>
    </w:p>
    <w:p>
      <w:pPr>
        <w:pStyle w:val="BodyText"/>
      </w:pPr>
      <w:ins w:id="464" w:author="PR Preview" w:date="2026-01-01T00:00:00Z">
        <w:r>
          <w:rPr>
            <w:b/>
            <w:bCs/>
          </w:rPr>
          <w:t xml:space="preserve">Part 2.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norm-properties"/>
    <w:p>
      <w:pPr>
        <w:pStyle w:val="FirstParagraph"/>
      </w:pPr>
      <w:ins w:id="465" w:author="PR Preview" w:date="2026-01-01T00:00:00Z">
        <w:r>
          <w:rPr>
            <w:b/>
            <w:bCs/>
          </w:rPr>
          <w:t xml:space="preserve">Example 6 (Scaling a vector scales its length)</w:t>
        </w:r>
      </w:ins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For</w:t>
        </w:r>
      </w:ins>
      <w:ins w:id="46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469" w:author="PR Preview" w:date="2026-01-01T00:00:00Z">
        <w:r>
          <w:t xml:space="preserve">,</w:t>
        </w:r>
      </w:ins>
      <w:ins w:id="470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(</w:t>
        </w:r>
      </w:ins>
      <w:hyperlink r:id="rId30">
        <w:ins w:id="473" w:author="PR Preview" w:date="2026-01-01T00:00:00Z">
          <w:r>
            <w:rPr>
              <w:rStyle w:val="Hyperlink"/>
            </w:rPr>
            <w:t xml:space="preserve">Example 9 in Vectors</w:t>
          </w:r>
        </w:ins>
      </w:hyperlink>
      <w:ins w:id="474" w:author="PR Preview" w:date="2026-01-01T00:00:00Z">
        <w:r>
          <w:t xml:space="preserve">).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Then</w:t>
        </w:r>
      </w:ins>
      <w:ins w:id="47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has norm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480" w:author="PR Preview" w:date="2026-01-01T00:00:00Z">
        <w:r>
          <w:t xml:space="preserve">as part 2 says.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Dividing by the norm gives a vector of length</w:t>
        </w:r>
      </w:ins>
      <w:ins w:id="483" w:author="PR Preview" w:date="2026-01-01T00:00:00Z">
        <w:r>
          <w:t xml:space="preserve"> </w:t>
        </w:r>
      </w:ins>
      <m:oMath>
        <m:r>
          <m:t>1</m:t>
        </m:r>
      </m:oMath>
      <w:ins w:id="48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485" w:author="PR Preview" w:date="2026-01-01T00:00:00Z">
        <w:r>
          <w:t xml:space="preserve">and</w:t>
        </w:r>
      </w:ins>
      <w:ins w:id="486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is the unit vector in</w:t>
        </w:r>
      </w:ins>
      <w:ins w:id="489" w:author="PR Preview" w:date="2026-01-01T00:00:00Z">
        <w:r>
          <w:t xml:space="preserve"> </w:t>
        </w:r>
      </w:ins>
      <w:hyperlink r:id="rId30">
        <w:ins w:id="490" w:author="PR Preview" w:date="2026-01-01T00:00:00Z">
          <w:r>
            <w:rPr>
              <w:rStyle w:val="Hyperlink"/>
            </w:rPr>
            <w:t xml:space="preserve">Example 9 in Vectors</w:t>
          </w:r>
        </w:ins>
      </w:hyperlink>
      <w:ins w:id="491" w:author="PR Preview" w:date="2026-01-01T00:00:00Z">
        <w:r>
          <w:t xml:space="preserve">.</w:t>
        </w:r>
      </w:ins>
    </w:p>
    <w:bookmarkEnd w:id="31"/>
    <w:bookmarkStart w:id="32" w:name="thm-norm-sum-square"/>
    <w:p>
      <w:pPr>
        <w:pStyle w:val="BodyText"/>
      </w:pPr>
      <w:ins w:id="492" w:author="PR Preview" w:date="2026-01-01T00:00:00Z">
        <w:r>
          <w:rPr>
            <w:b/>
            <w:bCs/>
          </w:rPr>
          <w:t xml:space="preserve">Theorem 2 (The squared norm of a sum)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For any</w:t>
        </w:r>
      </w:ins>
      <w:ins w:id="49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9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497" w:author="PR Preview" w:date="2026-01-01T00:00:00Z">
        <w:r>
          <w:t xml:space="preserve">In particular, if</w:t>
        </w:r>
      </w:ins>
      <w:ins w:id="49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(</w:t>
        </w:r>
      </w:ins>
      <w:hyperlink r:id="rId20">
        <w:ins w:id="501" w:author="PR Preview" w:date="2026-01-01T00:00:00Z">
          <w:r>
            <w:rPr>
              <w:rStyle w:val="Hyperlink"/>
            </w:rPr>
            <w:t xml:space="preserve">Definition 13 in Vectors</w:t>
          </w:r>
        </w:ins>
      </w:hyperlink>
      <w:ins w:id="502" w:author="PR Preview" w:date="2026-01-01T00:00:00Z">
        <w:r>
          <w:t xml:space="preserve">), then</w:t>
        </w:r>
      </w:ins>
      <w:ins w:id="503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(the</w:t>
        </w:r>
      </w:ins>
      <w:ins w:id="506" w:author="PR Preview" w:date="2026-01-01T00:00:00Z">
        <w:r>
          <w:t xml:space="preserve"> </w:t>
        </w:r>
      </w:ins>
      <w:ins w:id="507" w:author="PR Preview" w:date="2026-01-01T00:00:00Z">
        <w:r>
          <w:rPr>
            <w:b/>
            <w:bCs/>
          </w:rPr>
          <w:t xml:space="preserve">Pythagorean theorem</w:t>
        </w:r>
      </w:ins>
      <w:ins w:id="508" w:author="PR Preview" w:date="2026-01-01T00:00:00Z">
        <w:r>
          <w:t xml:space="preserve">).</w:t>
        </w:r>
      </w:ins>
    </w:p>
    <w:bookmarkEnd w:id="32"/>
    <w:p>
      <w:pPr>
        <w:pStyle w:val="BodyText"/>
      </w:pPr>
      <w:ins w:id="509" w:author="PR Preview" w:date="2026-01-01T00:00:00Z">
        <w:r>
          <w:rPr>
            <w:i/>
            <w:iCs/>
          </w:rPr>
          <w:t xml:space="preserve">Proof</w:t>
        </w:r>
      </w:ins>
      <w:ins w:id="510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28 in Subspaces and Rank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28 in Subspaces and Rank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ins w:id="511" w:author="PR Preview" w:date="2026-01-01T00:00:00Z">
        <w:r>
          <w:t xml:space="preserve">If</w:t>
        </w:r>
      </w:ins>
      <w:ins w:id="51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ins w:id="513" w:author="PR Preview" w:date="2026-01-01T00:00:00Z">
        <w:r>
          <w:t xml:space="preserve">, then</w:t>
        </w:r>
      </w:ins>
      <w:ins w:id="51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ins w:id="515" w:author="PR Preview" w:date="2026-01-01T00:00:00Z">
        <w:r>
          <w:t xml:space="preserve">,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and the middle term drops out.</w:t>
        </w:r>
      </w:ins>
    </w:p>
    <w:bookmarkStart w:id="33" w:name="exm-norm-sum-square"/>
    <w:p>
      <w:pPr>
        <w:pStyle w:val="BodyText"/>
      </w:pPr>
      <w:ins w:id="518" w:author="PR Preview" w:date="2026-01-01T00:00:00Z">
        <w:r>
          <w:rPr>
            <w:b/>
            <w:bCs/>
          </w:rPr>
          <w:t xml:space="preserve">Example 7 (Checking the expansion)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For</w:t>
        </w:r>
      </w:ins>
      <w:ins w:id="52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and</w:t>
        </w:r>
      </w:ins>
      <w:ins w:id="52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525" w:author="PR Preview" w:date="2026-01-01T00:00:00Z">
        <w:r>
          <w:t xml:space="preserve">:</w:t>
        </w:r>
      </w:ins>
      <w:ins w:id="52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527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528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529" w:author="PR Preview" w:date="2026-01-01T00:00:00Z">
        <w:r>
          <w:t xml:space="preserve">For the orthogonal vectors</w:t>
        </w:r>
      </w:ins>
      <w:ins w:id="53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and</w:t>
        </w:r>
      </w:ins>
      <w:ins w:id="53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53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535" w:author="PR Preview" w:date="2026-01-01T00:00:00Z">
        <w:r>
          <w:t xml:space="preserve">the</w:t>
        </w:r>
      </w:ins>
      <w:ins w:id="536" w:author="PR Preview" w:date="2026-01-01T00:00:00Z">
        <w:r>
          <w:t xml:space="preserve"> </w:t>
        </w:r>
      </w:ins>
      <m:oMath>
        <m:r>
          <m:t>3</m:t>
        </m:r>
      </m:oMath>
      <w:ins w:id="537" w:author="PR Preview" w:date="2026-01-01T00:00:00Z">
        <w:r>
          <w:t xml:space="preserve">-</w:t>
        </w:r>
      </w:ins>
      <m:oMath>
        <m:r>
          <m:t>4</m:t>
        </m:r>
      </m:oMath>
      <w:ins w:id="538" w:author="PR Preview" w:date="2026-01-01T00:00:00Z">
        <w:r>
          <w:t xml:space="preserve">-</w:t>
        </w:r>
      </w:ins>
      <m:oMath>
        <m:r>
          <m:t>5</m:t>
        </m:r>
      </m:oMath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right triangle.</w:t>
        </w:r>
      </w:ins>
    </w:p>
    <w:bookmarkEnd w:id="33"/>
    <w:bookmarkStart w:id="35" w:name="thm-cauchy-schwarz"/>
    <w:p>
      <w:pPr>
        <w:pStyle w:val="BodyText"/>
      </w:pPr>
      <w:ins w:id="541" w:author="PR Preview" w:date="2026-01-01T00:00:00Z">
        <w:r>
          <w:rPr>
            <w:b/>
            <w:bCs/>
          </w:rPr>
          <w:t xml:space="preserve">Theorem 3 (Cauchy-Schwarz inequality)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For any</w:t>
        </w:r>
      </w:ins>
      <w:ins w:id="54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54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546" w:author="PR Preview" w:date="2026-01-01T00:00:00Z">
        <w:r>
          <w:t xml:space="preserve">with equality exactly when</w:t>
        </w:r>
      </w:ins>
      <w:ins w:id="54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and</w:t>
        </w:r>
      </w:ins>
      <w:ins w:id="55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are linearly dependent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(</w:t>
        </w:r>
      </w:ins>
      <w:hyperlink r:id="rId34">
        <w:ins w:id="555" w:author="PR Preview" w:date="2026-01-01T00:00:00Z">
          <w:r>
            <w:rPr>
              <w:rStyle w:val="Hyperlink"/>
            </w:rPr>
            <w:t xml:space="preserve">Definition 1 in Subspaces and Rank</w:t>
          </w:r>
        </w:ins>
      </w:hyperlink>
      <w:ins w:id="556" w:author="PR Preview" w:date="2026-01-01T00:00:00Z">
        <w:r>
          <w:t xml:space="preserve">).</w:t>
        </w:r>
      </w:ins>
    </w:p>
    <w:bookmarkEnd w:id="35"/>
    <w:p>
      <w:pPr>
        <w:pStyle w:val="BodyText"/>
      </w:pPr>
      <w:ins w:id="557" w:author="PR Preview" w:date="2026-01-01T00:00:00Z">
        <w:r>
          <w:rPr>
            <w:i/>
            <w:iCs/>
          </w:rPr>
          <w:t xml:space="preserve">Proof</w:t>
        </w:r>
      </w:ins>
      <w:ins w:id="558" w:author="PR Preview" w:date="2026-01-01T00:00:00Z">
        <w:r>
          <w:t xml:space="preserve">. </w:t>
        </w:r>
      </w:ins>
      <w:ins w:id="559" w:author="PR Preview" w:date="2026-01-01T00:00:00Z">
        <w:r>
          <w:rPr>
            <w:b/>
            <w:bCs/>
          </w:rPr>
          <w:t xml:space="preserve">If</w:t>
        </w:r>
      </w:ins>
      <w:ins w:id="560" w:author="PR Preview" w:date="2026-01-01T00:00:00Z">
        <w:r>
          <w:rPr>
            <w:b/>
            <w:bCs/>
          </w:rP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561" w:author="PR Preview" w:date="2026-01-01T00:00:00Z">
        <w:r>
          <w:rPr>
            <w:b/>
            <w:bCs/>
          </w:rPr>
          <w:t xml:space="preserve">.</w:t>
        </w:r>
      </w:ins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ins w:id="564" w:author="PR Preview" w:date="2026-01-01T00:00:00Z">
        <w:r>
          <w:t xml:space="preserve">and</w:t>
        </w:r>
      </w:ins>
      <w:ins w:id="565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(</w:t>
        </w:r>
      </w:ins>
      <w:hyperlink w:anchor="thm-norm-properties">
        <w:ins w:id="568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569" w:author="PR Preview" w:date="2026-01-01T00:00:00Z">
        <w:r>
          <w:t xml:space="preserve">, part 1),</w:t>
        </w:r>
      </w:ins>
      <w:ins w:id="570" w:author="PR Preview" w:date="2026-01-01T00:00:00Z">
        <w:r>
          <w:t xml:space="preserve"> </w:t>
        </w:r>
      </w:ins>
      <w:ins w:id="571" w:author="PR Preview" w:date="2026-01-01T00:00:00Z">
        <w:r>
          <w:t xml:space="preserve">so both sides are</w:t>
        </w:r>
      </w:ins>
      <w:ins w:id="572" w:author="PR Preview" w:date="2026-01-01T00:00:00Z">
        <w:r>
          <w:t xml:space="preserve"> </w:t>
        </w:r>
      </w:ins>
      <m:oMath>
        <m:r>
          <m:t>0</m:t>
        </m:r>
      </m:oMath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and equality holds;</w:t>
        </w:r>
      </w:ins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and</w:t>
        </w:r>
      </w:ins>
      <w:ins w:id="57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ins w:id="578" w:author="PR Preview" w:date="2026-01-01T00:00:00Z">
        <w:r>
          <w:t xml:space="preserve"> </w:t>
        </w:r>
      </w:ins>
      <w:ins w:id="579" w:author="PR Preview" w:date="2026-01-01T00:00:00Z">
        <w:r>
          <w:t xml:space="preserve">are linearly dependent, because</w:t>
        </w:r>
      </w:ins>
      <w:ins w:id="580" w:author="PR Preview" w:date="2026-01-01T00:00:00Z">
        <w:r>
          <w:t xml:space="preserve"> </w:t>
        </w:r>
      </w:ins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581" w:author="PR Preview" w:date="2026-01-01T00:00:00Z">
        <w:r>
          <w:t xml:space="preserve">.</w:t>
        </w:r>
      </w:ins>
    </w:p>
    <w:p>
      <w:pPr>
        <w:pStyle w:val="FirstParagraph"/>
      </w:pPr>
      <w:ins w:id="582" w:author="PR Preview" w:date="2026-01-01T00:00:00Z">
        <w:r>
          <w:rPr>
            <w:b/>
            <w:bCs/>
          </w:rPr>
          <w:t xml:space="preserve">If</w:t>
        </w:r>
      </w:ins>
      <w:ins w:id="583" w:author="PR Preview" w:date="2026-01-01T00:00:00Z">
        <w:r>
          <w:rPr>
            <w:b/>
            <w:bCs/>
          </w:rP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584" w:author="PR Preview" w:date="2026-01-01T00:00:00Z">
        <w:r>
          <w:rPr>
            <w:b/>
            <w:bCs/>
          </w:rPr>
          <w:t xml:space="preserve">.</w:t>
        </w:r>
      </w:ins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Then</w:t>
        </w:r>
      </w:ins>
      <w:ins w:id="587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(</w:t>
        </w:r>
      </w:ins>
      <w:hyperlink w:anchor="thm-norm-properties">
        <w:ins w:id="590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591" w:author="PR Preview" w:date="2026-01-01T00:00:00Z">
        <w:r>
          <w:t xml:space="preserve">, part 1).</w:t>
        </w:r>
      </w:ins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Let</w:t>
        </w:r>
      </w:ins>
      <w:ins w:id="594" w:author="PR Preview" w:date="2026-01-01T00:00:00Z">
        <w:r>
          <w:t xml:space="preserve"> </w:t>
        </w:r>
      </w:ins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ins w:id="595" w:author="PR Preview" w:date="2026-01-01T00:00:00Z">
        <w:r>
          <w:t xml:space="preserve">. Then</w:t>
        </w:r>
      </w:ins>
    </w:p>
    <w:p>
      <w:pPr>
        <w:pStyle w:val="BodyText"/>
      </w:pPr>
      <w:bookmarkStart w:id="36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28 in Subspaces and Rank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ins w:id="596" w:author="PR Preview" w:date="2026-01-01T00:00:00Z">
        <w:r>
          <w:t xml:space="preserve">The left side is at least</w:t>
        </w:r>
      </w:ins>
      <w:ins w:id="597" w:author="PR Preview" w:date="2026-01-01T00:00:00Z">
        <w:r>
          <w:t xml:space="preserve"> </w:t>
        </w:r>
      </w:ins>
      <m:oMath>
        <m:r>
          <m:t>0</m:t>
        </m:r>
      </m:oMath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(</w:t>
        </w:r>
      </w:ins>
      <w:hyperlink w:anchor="thm-norm-properties">
        <w:ins w:id="600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601" w:author="PR Preview" w:date="2026-01-01T00:00:00Z">
        <w:r>
          <w:t xml:space="preserve">, part 1),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602" w:author="PR Preview" w:date="2026-01-01T00:00:00Z">
        <w:r>
          <w:t xml:space="preserve">and taking nonnegative square roots of both sides,</w:t>
        </w:r>
      </w:ins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which preserves the inequality,</w:t>
        </w:r>
      </w:ins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gives</w:t>
        </w:r>
      </w:ins>
      <w:ins w:id="607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608" w:author="PR Preview" w:date="2026-01-01T00:00:00Z">
        <w:r>
          <w:t xml:space="preserve">.</w:t>
        </w:r>
      </w:ins>
    </w:p>
    <w:p>
      <w:pPr>
        <w:pStyle w:val="BodyText"/>
      </w:pPr>
      <w:ins w:id="609" w:author="PR Preview" w:date="2026-01-01T00:00:00Z">
        <w:r>
          <w:rPr>
            <w:b/>
            <w:bCs/>
          </w:rPr>
          <w:t xml:space="preserve">When equality holds (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610" w:author="PR Preview" w:date="2026-01-01T00:00:00Z">
        <w:r>
          <w:rPr>
            <w:b/>
            <w:bCs/>
          </w:rPr>
          <w:t xml:space="preserve">).</w:t>
        </w:r>
      </w:ins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Both sides of the inequality are nonnegative,</w:t>
        </w:r>
      </w:ins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so equality holds exactly when</w:t>
        </w:r>
      </w:ins>
      <w:ins w:id="61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ins w:id="616" w:author="PR Preview" w:date="2026-01-01T00:00:00Z">
        <w:r>
          <w:t xml:space="preserve">,</w:t>
        </w:r>
      </w:ins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that is (dividing by</w:t>
        </w:r>
      </w:ins>
      <w:ins w:id="619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and rearranging),</w:t>
        </w:r>
      </w:ins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when</w:t>
        </w:r>
      </w:ins>
      <w:ins w:id="624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ins w:id="625" w:author="PR Preview" w:date="2026-01-01T00:00:00Z">
        <w:r>
          <w:t xml:space="preserve">.</w:t>
        </w:r>
      </w:ins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By</w:t>
        </w:r>
      </w:ins>
      <w:ins w:id="628" w:author="PR Preview" w:date="2026-01-01T00:00:00Z">
        <w:r>
          <w:t xml:space="preserve"> </w:t>
        </w:r>
      </w:ins>
      <w:hyperlink w:anchor="eq-cauchy-schwarz-chain">
        <w:ins w:id="629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630" w:author="PR Preview" w:date="2026-01-01T00:00:00Z">
        <w:r>
          <w:t xml:space="preserve">, that quantity is</w:t>
        </w:r>
      </w:ins>
      <w:ins w:id="631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ins w:id="632" w:author="PR Preview" w:date="2026-01-01T00:00:00Z">
        <w:r>
          <w:t xml:space="preserve">,</w:t>
        </w:r>
      </w:ins>
      <w:ins w:id="633" w:author="PR Preview" w:date="2026-01-01T00:00:00Z">
        <w:r>
          <w:t xml:space="preserve"> </w:t>
        </w:r>
      </w:ins>
      <w:ins w:id="634" w:author="PR Preview" w:date="2026-01-01T00:00:00Z">
        <w:r>
          <w:t xml:space="preserve">so equality holds exactly when</w:t>
        </w:r>
      </w:ins>
      <w:ins w:id="63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(</w:t>
        </w:r>
      </w:ins>
      <w:hyperlink w:anchor="thm-norm-properties">
        <w:ins w:id="638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639" w:author="PR Preview" w:date="2026-01-01T00:00:00Z">
        <w:r>
          <w:t xml:space="preserve">, part 1),</w:t>
        </w:r>
      </w:ins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that is, when</w:t>
        </w:r>
      </w:ins>
      <w:ins w:id="64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ins w:id="643" w:author="PR Preview" w:date="2026-01-01T00:00:00Z">
        <w:r>
          <w:t xml:space="preserve">.</w:t>
        </w:r>
      </w:ins>
    </w:p>
    <w:p>
      <w:pPr>
        <w:numPr>
          <w:ilvl w:val="0"/>
          <w:numId w:val="1007"/>
        </w:numPr>
      </w:pPr>
      <w:ins w:id="644" w:author="PR Preview" w:date="2026-01-01T00:00:00Z">
        <w:r>
          <w:t xml:space="preserve">If</w:t>
        </w:r>
      </w:ins>
      <w:ins w:id="64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ins w:id="646" w:author="PR Preview" w:date="2026-01-01T00:00:00Z">
        <w:r>
          <w:t xml:space="preserve">, then</w:t>
        </w:r>
      </w:ins>
      <w:ins w:id="647" w:author="PR Preview" w:date="2026-01-01T00:00:00Z">
        <w:r>
          <w:t xml:space="preserve"> </w:t>
        </w:r>
      </w:ins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648" w:author="PR Preview" w:date="2026-01-01T00:00:00Z">
        <w:r>
          <w:t xml:space="preserve">,</w:t>
        </w:r>
      </w:ins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so the two vectors are linearly dependent.</w:t>
        </w:r>
      </w:ins>
    </w:p>
    <w:p>
      <w:pPr>
        <w:numPr>
          <w:ilvl w:val="0"/>
          <w:numId w:val="1007"/>
        </w:numPr>
      </w:pPr>
      <w:ins w:id="651" w:author="PR Preview" w:date="2026-01-01T00:00:00Z">
        <w:r>
          <w:t xml:space="preserve">Conversely, suppose</w:t>
        </w:r>
      </w:ins>
      <w:ins w:id="652" w:author="PR Preview" w:date="2026-01-01T00:00:00Z">
        <w:r>
          <w:t xml:space="preserve"> </w:t>
        </w:r>
      </w:ins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with</w:t>
        </w:r>
      </w:ins>
      <w:ins w:id="65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</m:oMath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not both</w:t>
        </w:r>
      </w:ins>
      <w:ins w:id="658" w:author="PR Preview" w:date="2026-01-01T00:00:00Z">
        <w:r>
          <w:t xml:space="preserve"> </w:t>
        </w:r>
      </w:ins>
      <m:oMath>
        <m:r>
          <m:t>0</m:t>
        </m:r>
      </m:oMath>
      <w:ins w:id="659" w:author="PR Preview" w:date="2026-01-01T00:00:00Z">
        <w:r>
          <w:t xml:space="preserve">.</w:t>
        </w:r>
      </w:ins>
      <w:ins w:id="660" w:author="PR Preview" w:date="2026-01-01T00:00:00Z">
        <w:r>
          <w:t xml:space="preserve"> </w:t>
        </w:r>
      </w:ins>
      <w:ins w:id="661" w:author="PR Preview" w:date="2026-01-01T00:00:00Z">
        <w:r>
          <w:t xml:space="preserve">Then</w:t>
        </w:r>
      </w:ins>
      <w:ins w:id="66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≠</m:t>
        </m:r>
        <m:r>
          <m:t>0</m:t>
        </m:r>
      </m:oMath>
      <w:ins w:id="663" w:author="PR Preview" w:date="2026-01-01T00:00:00Z">
        <w:r>
          <w:t xml:space="preserve">:</w:t>
        </w:r>
      </w:ins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otherwise</w:t>
        </w:r>
      </w:ins>
      <w:ins w:id="66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≠</m:t>
        </m:r>
        <m:r>
          <m:t>0</m:t>
        </m:r>
      </m:oMath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and</w:t>
        </w:r>
      </w:ins>
      <w:ins w:id="669" w:author="PR Preview" w:date="2026-01-01T00:00:00Z">
        <w:r>
          <w:t xml:space="preserve"> </w:t>
        </w:r>
      </w:ins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670" w:author="PR Preview" w:date="2026-01-01T00:00:00Z">
        <w:r>
          <w:t xml:space="preserve">,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673" w:author="PR Preview" w:date="2026-01-01T00:00:00Z">
        <w:r>
          <w:t xml:space="preserve">contrary to assumption.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Subtracting</w:t>
        </w:r>
      </w:ins>
      <w:ins w:id="676" w:author="PR Preview" w:date="2026-01-01T00:00:00Z">
        <w:r>
          <w:t xml:space="preserve"> </w:t>
        </w:r>
      </w:ins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ins w:id="677" w:author="PR Preview" w:date="2026-01-01T00:00:00Z">
        <w:r>
          <w:t xml:space="preserve"> </w:t>
        </w:r>
      </w:ins>
      <w:ins w:id="678" w:author="PR Preview" w:date="2026-01-01T00:00:00Z">
        <w:r>
          <w:t xml:space="preserve">from both sides gives</w:t>
        </w:r>
      </w:ins>
      <w:ins w:id="679" w:author="PR Preview" w:date="2026-01-01T00:00:00Z">
        <w:r>
          <w:t xml:space="preserve"> </w:t>
        </w:r>
      </w:ins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ins w:id="680" w:author="PR Preview" w:date="2026-01-01T00:00:00Z">
        <w:r>
          <w:t xml:space="preserve">,</w:t>
        </w:r>
      </w:ins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and multiplying by</w:t>
        </w:r>
      </w:ins>
      <w:ins w:id="683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gives</w:t>
        </w:r>
      </w:ins>
      <w:ins w:id="68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with</w:t>
        </w:r>
      </w:ins>
      <w:ins w:id="689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ins w:id="690" w:author="PR Preview" w:date="2026-01-01T00:00:00Z">
        <w:r>
          <w:t xml:space="preserve">.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28 in Subspaces and Rank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ins w:id="691" w:author="PR Preview" w:date="2026-01-01T00:00:00Z">
        <w:r>
          <w:t xml:space="preserve">so equality holds.</w:t>
        </w:r>
      </w:ins>
    </w:p>
    <w:bookmarkStart w:id="37" w:name="exm-cauchy-schwarz"/>
    <w:p>
      <w:pPr>
        <w:pStyle w:val="FirstParagraph"/>
      </w:pPr>
      <w:ins w:id="692" w:author="PR Preview" w:date="2026-01-01T00:00:00Z">
        <w:r>
          <w:rPr>
            <w:b/>
            <w:bCs/>
          </w:rPr>
          <w:t xml:space="preserve">Example 8 (A strict case and an equality case)</w:t>
        </w:r>
      </w:ins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 </w:t>
        </w:r>
      </w:ins>
    </w:p>
    <w:p>
      <w:pPr>
        <w:numPr>
          <w:ilvl w:val="0"/>
          <w:numId w:val="1008"/>
        </w:numPr>
      </w:pPr>
      <w:ins w:id="695" w:author="PR Preview" w:date="2026-01-01T00:00:00Z">
        <w:r>
          <w:t xml:space="preserve">For</w:t>
        </w:r>
      </w:ins>
      <w:ins w:id="69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and</w:t>
        </w:r>
      </w:ins>
      <w:ins w:id="69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70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701" w:author="PR Preview" w:date="2026-01-01T00:00:00Z">
        <w:r>
          <w:t xml:space="preserve">while</w:t>
        </w:r>
      </w:ins>
      <w:ins w:id="702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ins w:id="703" w:author="PR Preview" w:date="2026-01-01T00:00:00Z">
        <w:r>
          <w:t xml:space="preserve">.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The inequality is strict, and the vectors are linearly independent:</w:t>
        </w:r>
      </w:ins>
      <w:ins w:id="70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is not a multiple of</w:t>
        </w:r>
      </w:ins>
      <w:ins w:id="70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710" w:author="PR Preview" w:date="2026-01-01T00:00:00Z">
        <w:r>
          <w:t xml:space="preserve">, since</w:t>
        </w:r>
      </w:ins>
      <w:ins w:id="711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ins w:id="712" w:author="PR Preview" w:date="2026-01-01T00:00:00Z">
        <w:r>
          <w:t xml:space="preserve">.</w:t>
        </w:r>
      </w:ins>
    </w:p>
    <w:p>
      <w:pPr>
        <w:numPr>
          <w:ilvl w:val="0"/>
          <w:numId w:val="1008"/>
        </w:numPr>
      </w:pPr>
      <w:ins w:id="713" w:author="PR Preview" w:date="2026-01-01T00:00:00Z">
        <w:r>
          <w:t xml:space="preserve">For</w:t>
        </w:r>
      </w:ins>
      <w:ins w:id="71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ins w:id="717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718" w:author="PR Preview" w:date="2026-01-01T00:00:00Z">
        <w:r>
          <w:t xml:space="preserve">so equality holds.</w:t>
        </w:r>
      </w:ins>
    </w:p>
    <w:bookmarkEnd w:id="37"/>
    <w:bookmarkStart w:id="38" w:name="thm-triangle-inequality"/>
    <w:p>
      <w:pPr>
        <w:pStyle w:val="FirstParagraph"/>
      </w:pPr>
      <w:ins w:id="719" w:author="PR Preview" w:date="2026-01-01T00:00:00Z">
        <w:r>
          <w:rPr>
            <w:b/>
            <w:bCs/>
          </w:rPr>
          <w:t xml:space="preserve">Theorem 4 (Triangle inequality)</w:t>
        </w:r>
      </w:ins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For any</w:t>
        </w:r>
      </w:ins>
      <w:ins w:id="72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72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ins w:id="724" w:author="PR Preview" w:date="2026-01-01T00:00:00Z">
        <w:r>
          <w:rPr>
            <w:i/>
            <w:iCs/>
          </w:rPr>
          <w:t xml:space="preserve">Proof</w:t>
        </w:r>
      </w:ins>
      <w:ins w:id="725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ins w:id="726" w:author="PR Preview" w:date="2026-01-01T00:00:00Z">
        <w:r>
          <w:t xml:space="preserve">Both</w:t>
        </w:r>
      </w:ins>
      <w:ins w:id="727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and</w:t>
        </w:r>
      </w:ins>
      <w:ins w:id="730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are nonnegative (</w:t>
        </w:r>
      </w:ins>
      <w:hyperlink w:anchor="thm-norm-properties">
        <w:ins w:id="733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734" w:author="PR Preview" w:date="2026-01-01T00:00:00Z">
        <w:r>
          <w:t xml:space="preserve">),</w:t>
        </w:r>
      </w:ins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and for nonnegative numbers</w:t>
        </w:r>
      </w:ins>
      <w:ins w:id="737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implies</w:t>
        </w:r>
      </w:ins>
      <w:ins w:id="74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b</m:t>
        </m:r>
      </m:oMath>
      <w:ins w:id="741" w:author="PR Preview" w:date="2026-01-01T00:00:00Z">
        <w:r>
          <w:t xml:space="preserve">.</w:t>
        </w:r>
      </w:ins>
    </w:p>
    <w:bookmarkStart w:id="39" w:name="exm-triangle-inequality"/>
    <w:p>
      <w:pPr>
        <w:pStyle w:val="BodyText"/>
      </w:pPr>
      <w:ins w:id="742" w:author="PR Preview" w:date="2026-01-01T00:00:00Z">
        <w:r>
          <w:rPr>
            <w:b/>
            <w:bCs/>
          </w:rPr>
          <w:t xml:space="preserve">Example 9 (A strict case and an equality case)</w:t>
        </w:r>
      </w:ins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 </w:t>
        </w:r>
      </w:ins>
    </w:p>
    <w:p>
      <w:pPr>
        <w:numPr>
          <w:ilvl w:val="0"/>
          <w:numId w:val="1009"/>
        </w:numPr>
      </w:pPr>
      <w:ins w:id="745" w:author="PR Preview" w:date="2026-01-01T00:00:00Z">
        <w:r>
          <w:t xml:space="preserve">For</w:t>
        </w:r>
      </w:ins>
      <w:ins w:id="74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and</w:t>
        </w:r>
      </w:ins>
      <w:ins w:id="74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75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751" w:author="PR Preview" w:date="2026-01-01T00:00:00Z">
        <w:r>
          <w:t xml:space="preserve">while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ins w:id="752" w:author="PR Preview" w:date="2026-01-01T00:00:00Z">
        <w:r>
          <w:t xml:space="preserve">For</w:t>
        </w:r>
      </w:ins>
      <w:ins w:id="75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and</w:t>
        </w:r>
      </w:ins>
      <w:ins w:id="75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757" w:author="PR Preview" w:date="2026-01-01T00:00:00Z">
        <w:r>
          <w:t xml:space="preserve">, which point the same way: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758" w:author="PR Preview" w:date="2026-01-01T00:00:00Z">
        <w:r>
          <w:t xml:space="preserve">so equality holds.</w:t>
        </w:r>
      </w:ins>
    </w:p>
    <w:bookmarkEnd w:id="39"/>
    <w:bookmarkStart w:id="40" w:name="def-norm"/>
    <w:p>
      <w:pPr>
        <w:pStyle w:val="FirstParagraph"/>
      </w:pPr>
      <w:ins w:id="759" w:author="PR Preview" w:date="2026-01-01T00:00:00Z">
        <w:r>
          <w:rPr>
            <w:b/>
            <w:bCs/>
          </w:rPr>
          <w:t xml:space="preserve">Definition 4 (Norm (normed vector space))</w:t>
        </w:r>
      </w:ins>
      <w:ins w:id="760" w:author="PR Preview" w:date="2026-01-01T00:00:00Z">
        <w:r>
          <w:t xml:space="preserve"> </w:t>
        </w:r>
      </w:ins>
      <w:ins w:id="761" w:author="PR Preview" w:date="2026-01-01T00:00:00Z">
        <w:r>
          <w:t xml:space="preserve">A</w:t>
        </w:r>
      </w:ins>
      <w:ins w:id="762" w:author="PR Preview" w:date="2026-01-01T00:00:00Z">
        <w:r>
          <w:t xml:space="preserve"> </w:t>
        </w:r>
      </w:ins>
      <w:ins w:id="763" w:author="PR Preview" w:date="2026-01-01T00:00:00Z">
        <w:r>
          <w:rPr>
            <w:b/>
            <w:bCs/>
          </w:rPr>
          <w:t xml:space="preserve">norm</w:t>
        </w:r>
      </w:ins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on a real vector space</w:t>
        </w:r>
      </w:ins>
      <w:ins w:id="766" w:author="PR Preview" w:date="2026-01-01T00:00:00Z">
        <w:r>
          <w:t xml:space="preserve"> </w:t>
        </w:r>
      </w:ins>
      <m:oMath>
        <m:r>
          <m:t>V</m:t>
        </m:r>
      </m:oMath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is a function</w:t>
        </w:r>
      </w:ins>
      <w:ins w:id="769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770" w:author="PR Preview" w:date="2026-01-01T00:00:00Z">
        <w:r>
          <w:t xml:space="preserve"> </w:t>
        </w:r>
      </w:ins>
      <w:ins w:id="771" w:author="PR Preview" w:date="2026-01-01T00:00:00Z">
        <w:r>
          <w:t xml:space="preserve">that assigns to each vector</w:t>
        </w:r>
      </w:ins>
      <w:ins w:id="77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a nonnegative real number</w:t>
        </w:r>
      </w:ins>
      <w:ins w:id="775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ins w:id="776" w:author="PR Preview" w:date="2026-01-01T00:00:00Z">
        <w:r>
          <w:t xml:space="preserve">,</w:t>
        </w:r>
      </w:ins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and satisfies the following three axioms for all</w:t>
        </w:r>
      </w:ins>
      <w:ins w:id="77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and all scalars</w:t>
        </w:r>
      </w:ins>
      <w:ins w:id="782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783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0"/>
        </w:numPr>
      </w:pPr>
      <w:ins w:id="784" w:author="PR Preview" w:date="2026-01-01T00:00:00Z">
        <w:r>
          <w:rPr>
            <w:b/>
            <w:bCs/>
          </w:rPr>
          <w:t xml:space="preserve">Positivity and definiteness</w:t>
        </w:r>
      </w:ins>
      <w:ins w:id="785" w:author="PR Preview" w:date="2026-01-01T00:00:00Z">
        <w:r>
          <w:t xml:space="preserve">:</w:t>
        </w:r>
      </w:ins>
      <w:ins w:id="786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ins w:id="787" w:author="PR Preview" w:date="2026-01-01T00:00:00Z">
        <w:r>
          <w:t xml:space="preserve">, and</w:t>
        </w:r>
      </w:ins>
      <w:ins w:id="788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if and only if</w:t>
        </w:r>
      </w:ins>
      <w:ins w:id="79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792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10"/>
        </w:numPr>
      </w:pPr>
      <w:ins w:id="793" w:author="PR Preview" w:date="2026-01-01T00:00:00Z">
        <w:r>
          <w:rPr>
            <w:b/>
            <w:bCs/>
          </w:rPr>
          <w:t xml:space="preserve">Absolute homogeneity</w:t>
        </w:r>
      </w:ins>
      <w:ins w:id="794" w:author="PR Preview" w:date="2026-01-01T00:00:00Z">
        <w:r>
          <w:t xml:space="preserve">:</w:t>
        </w:r>
      </w:ins>
      <w:ins w:id="795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ins w:id="796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10"/>
        </w:numPr>
      </w:pPr>
      <w:ins w:id="797" w:author="PR Preview" w:date="2026-01-01T00:00:00Z">
        <w:r>
          <w:rPr>
            <w:b/>
            <w:bCs/>
          </w:rPr>
          <w:t xml:space="preserve">Subadditivity (triangle inequality)</w:t>
        </w:r>
      </w:ins>
      <w:ins w:id="798" w:author="PR Preview" w:date="2026-01-01T00:00:00Z">
        <w:r>
          <w:t xml:space="preserve">:</w:t>
        </w:r>
      </w:ins>
      <w:ins w:id="799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800" w:author="PR Preview" w:date="2026-01-01T00:00:00Z">
        <w:r>
          <w:t xml:space="preserve">.</w:t>
        </w:r>
      </w:ins>
    </w:p>
    <w:p>
      <w:pPr>
        <w:pStyle w:val="FirstParagraph"/>
      </w:pPr>
      <w:ins w:id="801" w:author="PR Preview" w:date="2026-01-01T00:00:00Z">
        <w:r>
          <w:t xml:space="preserve">A vector space equipped with a norm is called a</w:t>
        </w:r>
      </w:ins>
      <w:ins w:id="802" w:author="PR Preview" w:date="2026-01-01T00:00:00Z">
        <w:r>
          <w:t xml:space="preserve"> </w:t>
        </w:r>
      </w:ins>
      <w:ins w:id="803" w:author="PR Preview" w:date="2026-01-01T00:00:00Z">
        <w:r>
          <w:rPr>
            <w:b/>
            <w:bCs/>
          </w:rPr>
          <w:t xml:space="preserve">normed vector space</w:t>
        </w:r>
      </w:ins>
      <w:ins w:id="804" w:author="PR Preview" w:date="2026-01-01T00:00:00Z">
        <w:r>
          <w:t xml:space="preserve"> </w:t>
        </w:r>
      </w:ins>
      <w:ins w:id="805" w:author="PR Preview" w:date="2026-01-01T00:00:00Z">
        <w:r>
          <w:t xml:space="preserve">(or</w:t>
        </w:r>
      </w:ins>
      <w:ins w:id="806" w:author="PR Preview" w:date="2026-01-01T00:00:00Z">
        <w:r>
          <w:t xml:space="preserve"> </w:t>
        </w:r>
      </w:ins>
      <w:ins w:id="807" w:author="PR Preview" w:date="2026-01-01T00:00:00Z">
        <w:r>
          <w:rPr>
            <w:b/>
            <w:bCs/>
          </w:rPr>
          <w:t xml:space="preserve">normed space</w:t>
        </w:r>
      </w:ins>
      <w:ins w:id="808" w:author="PR Preview" w:date="2026-01-01T00:00:00Z">
        <w:r>
          <w:t xml:space="preserve">).</w:t>
        </w:r>
      </w:ins>
    </w:p>
    <w:bookmarkEnd w:id="40"/>
    <w:bookmarkStart w:id="42" w:name="exm-norm-euclidean"/>
    <w:p>
      <w:pPr>
        <w:pStyle w:val="BodyText"/>
      </w:pPr>
      <w:ins w:id="809" w:author="PR Preview" w:date="2026-01-01T00:00:00Z">
        <w:r>
          <w:rPr>
            <w:b/>
            <w:bCs/>
          </w:rPr>
          <w:t xml:space="preserve">Example 10 (Euclidean space as a normed vector space)</w:t>
        </w:r>
      </w:ins>
      <w:ins w:id="810" w:author="PR Preview" w:date="2026-01-01T00:00:00Z">
        <w:r>
          <w:t xml:space="preserve"> </w:t>
        </w:r>
      </w:ins>
      <w:ins w:id="811" w:author="PR Preview" w:date="2026-01-01T00:00:00Z">
        <w:r>
          <w:t xml:space="preserve">The Euclidean space</w:t>
        </w:r>
      </w:ins>
      <w:ins w:id="81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equipped with the Euclidean norm (</w:t>
        </w:r>
      </w:ins>
      <w:hyperlink r:id="rId41">
        <w:ins w:id="815" w:author="PR Preview" w:date="2026-01-01T00:00:00Z">
          <w:r>
            <w:rPr>
              <w:rStyle w:val="Hyperlink"/>
            </w:rPr>
            <w:t xml:space="preserve">Definition 14 in Vectors</w:t>
          </w:r>
        </w:ins>
      </w:hyperlink>
      <w:ins w:id="816" w:author="PR Preview" w:date="2026-01-01T00:00:00Z">
        <w:r>
          <w:t xml:space="preserve">)</w:t>
        </w:r>
      </w:ins>
      <w:ins w:id="817" w:author="PR Preview" w:date="2026-01-01T00:00:00Z">
        <w:r>
          <w:t xml:space="preserve"> </w:t>
        </w:r>
      </w:ins>
      <w:ins w:id="818" w:author="PR Preview" w:date="2026-01-01T00:00:00Z">
        <w:r>
          <w:t xml:space="preserve">is a normed vector space:</w:t>
        </w:r>
      </w:ins>
    </w:p>
    <w:p>
      <w:pPr>
        <w:pStyle w:val="Compact"/>
        <w:numPr>
          <w:ilvl w:val="0"/>
          <w:numId w:val="1011"/>
        </w:numPr>
      </w:pPr>
      <w:ins w:id="819" w:author="PR Preview" w:date="2026-01-01T00:00:00Z">
        <w:r>
          <w:t xml:space="preserve">Positivity and absolute homogeneity hold by</w:t>
        </w:r>
      </w:ins>
      <w:ins w:id="820" w:author="PR Preview" w:date="2026-01-01T00:00:00Z">
        <w:r>
          <w:t xml:space="preserve"> </w:t>
        </w:r>
      </w:ins>
      <w:hyperlink w:anchor="thm-norm-properties">
        <w:ins w:id="821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82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1"/>
        </w:numPr>
      </w:pPr>
      <w:ins w:id="823" w:author="PR Preview" w:date="2026-01-01T00:00:00Z">
        <w:r>
          <w:t xml:space="preserve">The triangle inequality holds by</w:t>
        </w:r>
      </w:ins>
      <w:ins w:id="824" w:author="PR Preview" w:date="2026-01-01T00:00:00Z">
        <w:r>
          <w:t xml:space="preserve"> </w:t>
        </w:r>
      </w:ins>
      <w:hyperlink w:anchor="thm-triangle-inequality">
        <w:ins w:id="825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826" w:author="PR Preview" w:date="2026-01-01T00:00:00Z">
        <w:r>
          <w:t xml:space="preserve">.</w:t>
        </w:r>
      </w:ins>
    </w:p>
    <w:p>
      <w:pPr>
        <w:pStyle w:val="FirstParagraph"/>
      </w:pPr>
      <w:ins w:id="827" w:author="PR Preview" w:date="2026-01-01T00:00:00Z">
        <w:r>
          <w:t xml:space="preserve">Every inner product space</w:t>
        </w:r>
      </w:ins>
      <w:ins w:id="82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(</w:t>
        </w:r>
      </w:ins>
      <w:hyperlink w:anchor="def-inner-product-space">
        <w:ins w:id="831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832" w:author="PR Preview" w:date="2026-01-01T00:00:00Z">
        <w:r>
          <w:t xml:space="preserve">)</w:t>
        </w:r>
      </w:ins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naturally defines an induced norm</w:t>
        </w:r>
      </w:ins>
      <w:ins w:id="835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ins w:id="836" w:author="PR Preview" w:date="2026-01-01T00:00:00Z">
        <w:r>
          <w:t xml:space="preserve">,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which satisfies all three norm axioms.</w:t>
        </w:r>
      </w:ins>
    </w:p>
    <w:bookmarkEnd w:id="42"/>
    <w:bookmarkStart w:id="43" w:name="def-vector-p-norm"/>
    <w:p>
      <w:pPr>
        <w:pStyle w:val="BodyText"/>
      </w:pPr>
      <w:ins w:id="839" w:author="PR Preview" w:date="2026-01-01T00:00:00Z">
        <w:r>
          <w:rPr>
            <w:b/>
            <w:bCs/>
          </w:rPr>
          <w:t xml:space="preserve">Definition 5 (Vector</w:t>
        </w:r>
      </w:ins>
      <w:ins w:id="840" w:author="PR Preview" w:date="2026-01-01T00:00:00Z">
        <w:r>
          <w:rPr>
            <w:b/>
            <w:bCs/>
          </w:rPr>
          <w:t xml:space="preserve"> </w:t>
        </w:r>
      </w:ins>
      <m:oMath>
        <m:r>
          <m:t>p</m:t>
        </m:r>
      </m:oMath>
      <w:ins w:id="841" w:author="PR Preview" w:date="2026-01-01T00:00:00Z">
        <w:r>
          <w:rPr>
            <w:b/>
            <w:bCs/>
          </w:rPr>
          <w:t xml:space="preserve">-norm (</w:t>
        </w:r>
      </w:ins>
      <m:oMath>
        <m:sSub>
          <m:e>
            <m:r>
              <m:t>ℓ</m:t>
            </m:r>
          </m:e>
          <m:sub>
            <m:r>
              <m:t>p</m:t>
            </m:r>
          </m:sub>
        </m:sSub>
      </m:oMath>
      <w:ins w:id="842" w:author="PR Preview" w:date="2026-01-01T00:00:00Z">
        <w:r>
          <w:rPr>
            <w:b/>
            <w:bCs/>
          </w:rPr>
          <w:t xml:space="preserve"> </w:t>
        </w:r>
      </w:ins>
      <w:ins w:id="843" w:author="PR Preview" w:date="2026-01-01T00:00:00Z">
        <w:r>
          <w:rPr>
            <w:b/>
            <w:bCs/>
          </w:rPr>
          <w:t xml:space="preserve">norm,</w:t>
        </w:r>
      </w:ins>
      <w:ins w:id="844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ℓ</m:t>
            </m:r>
          </m:e>
          <m:sub>
            <m:r>
              <m:t>1</m:t>
            </m:r>
          </m:sub>
        </m:sSub>
      </m:oMath>
      <w:ins w:id="845" w:author="PR Preview" w:date="2026-01-01T00:00:00Z">
        <w:r>
          <w:rPr>
            <w:b/>
            <w:bCs/>
          </w:rPr>
          <w:t xml:space="preserve"> </w:t>
        </w:r>
      </w:ins>
      <w:ins w:id="846" w:author="PR Preview" w:date="2026-01-01T00:00:00Z">
        <w:r>
          <w:rPr>
            <w:b/>
            <w:bCs/>
          </w:rPr>
          <w:t xml:space="preserve">norm,</w:t>
        </w:r>
      </w:ins>
      <w:ins w:id="847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ℓ</m:t>
            </m:r>
          </m:e>
          <m:sub>
            <m:r>
              <m:t>2</m:t>
            </m:r>
          </m:sub>
        </m:sSub>
      </m:oMath>
      <w:ins w:id="848" w:author="PR Preview" w:date="2026-01-01T00:00:00Z">
        <w:r>
          <w:rPr>
            <w:b/>
            <w:bCs/>
          </w:rPr>
          <w:t xml:space="preserve"> </w:t>
        </w:r>
      </w:ins>
      <w:ins w:id="849" w:author="PR Preview" w:date="2026-01-01T00:00:00Z">
        <w:r>
          <w:rPr>
            <w:b/>
            <w:bCs/>
          </w:rPr>
          <w:t xml:space="preserve">norm, infinity norm))</w:t>
        </w:r>
      </w:ins>
      <w:ins w:id="850" w:author="PR Preview" w:date="2026-01-01T00:00:00Z">
        <w:r>
          <w:t xml:space="preserve"> </w:t>
        </w:r>
      </w:ins>
      <w:ins w:id="851" w:author="PR Preview" w:date="2026-01-01T00:00:00Z">
        <w:r>
          <w:t xml:space="preserve">For a vector</w:t>
        </w:r>
      </w:ins>
      <w:ins w:id="85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853" w:author="PR Preview" w:date="2026-01-01T00:00:00Z">
        <w:r>
          <w:t xml:space="preserve"> </w:t>
        </w:r>
      </w:ins>
      <w:ins w:id="854" w:author="PR Preview" w:date="2026-01-01T00:00:00Z">
        <w:r>
          <w:t xml:space="preserve">and any real number</w:t>
        </w:r>
      </w:ins>
      <w:ins w:id="85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1</m:t>
        </m:r>
      </m:oMath>
      <w:ins w:id="856" w:author="PR Preview" w:date="2026-01-01T00:00:00Z">
        <w:r>
          <w:t xml:space="preserve">,</w:t>
        </w:r>
      </w:ins>
      <w:ins w:id="857" w:author="PR Preview" w:date="2026-01-01T00:00:00Z">
        <w:r>
          <w:t xml:space="preserve"> </w:t>
        </w:r>
      </w:ins>
      <w:ins w:id="858" w:author="PR Preview" w:date="2026-01-01T00:00:00Z">
        <w:r>
          <w:t xml:space="preserve">the</w:t>
        </w:r>
      </w:ins>
      <w:ins w:id="859" w:author="PR Preview" w:date="2026-01-01T00:00:00Z">
        <w:r>
          <w:t xml:space="preserve"> </w:t>
        </w:r>
      </w:ins>
      <w:ins w:id="860" w:author="PR Preview" w:date="2026-01-01T00:00:00Z">
        <w:r>
          <w:rPr>
            <w:b/>
            <w:bCs/>
          </w:rPr>
          <w:t xml:space="preserve">vector</w:t>
        </w:r>
      </w:ins>
      <w:ins w:id="861" w:author="PR Preview" w:date="2026-01-01T00:00:00Z">
        <w:r>
          <w:rPr>
            <w:b/>
            <w:bCs/>
          </w:rPr>
          <w:t xml:space="preserve"> </w:t>
        </w:r>
      </w:ins>
      <m:oMath>
        <m:r>
          <m:t>p</m:t>
        </m:r>
      </m:oMath>
      <w:ins w:id="862" w:author="PR Preview" w:date="2026-01-01T00:00:00Z">
        <w:r>
          <w:rPr>
            <w:b/>
            <w:bCs/>
          </w:rPr>
          <w:t xml:space="preserve">-norm</w:t>
        </w:r>
      </w:ins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(or</w:t>
        </w:r>
      </w:ins>
      <w:ins w:id="865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p</m:t>
            </m:r>
          </m:sub>
        </m:sSub>
      </m:oMath>
      <w:ins w:id="866" w:author="PR Preview" w:date="2026-01-01T00:00:00Z">
        <w:r>
          <w:rPr>
            <w:b/>
            <w:bCs/>
          </w:rPr>
          <w:t xml:space="preserve"> </w:t>
        </w:r>
      </w:ins>
      <w:ins w:id="867" w:author="PR Preview" w:date="2026-01-01T00:00:00Z">
        <w:r>
          <w:rPr>
            <w:b/>
            <w:bCs/>
          </w:rPr>
          <w:t xml:space="preserve">norm</w:t>
        </w:r>
      </w:ins>
      <w:ins w:id="868" w:author="PR Preview" w:date="2026-01-01T00:00:00Z">
        <w:r>
          <w:t xml:space="preserve">, traditionally named with parameter</w:t>
        </w:r>
      </w:ins>
      <w:ins w:id="869" w:author="PR Preview" w:date="2026-01-01T00:00:00Z">
        <w:r>
          <w:t xml:space="preserve"> </w:t>
        </w:r>
      </w:ins>
      <m:oMath>
        <m:r>
          <m:t>p</m:t>
        </m:r>
      </m:oMath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but denoted here with exponent</w:t>
        </w:r>
      </w:ins>
      <w:ins w:id="872" w:author="PR Preview" w:date="2026-01-01T00:00:00Z">
        <w:r>
          <w:t xml:space="preserve"> </w:t>
        </w:r>
      </w:ins>
      <m:oMath>
        <m:r>
          <m:t>k</m:t>
        </m:r>
      </m:oMath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to avoid clashing with the ambient vector dimension</w:t>
        </w:r>
      </w:ins>
      <w:ins w:id="875" w:author="PR Preview" w:date="2026-01-01T00:00:00Z">
        <w:r>
          <w:t xml:space="preserve"> </w:t>
        </w:r>
      </w:ins>
      <m:oMath>
        <m:r>
          <m:t>p</m:t>
        </m:r>
      </m:oMath>
      <w:ins w:id="876" w:author="PR Preview" w:date="2026-01-01T00:00:00Z">
        <w:r>
          <w:t xml:space="preserve">) is: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877" w:author="PR Preview" w:date="2026-01-01T00:00:00Z">
        <w:r>
          <w:t xml:space="preserve">The cases</w:t>
        </w:r>
      </w:ins>
      <w:ins w:id="87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1</m:t>
        </m:r>
      </m:oMath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and</w:t>
        </w:r>
      </w:ins>
      <w:ins w:id="88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2</m:t>
        </m:r>
      </m:oMath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are named the</w:t>
        </w:r>
      </w:ins>
      <w:ins w:id="884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1</m:t>
            </m:r>
          </m:sub>
        </m:sSub>
      </m:oMath>
      <w:ins w:id="885" w:author="PR Preview" w:date="2026-01-01T00:00:00Z">
        <w:r>
          <w:rPr>
            <w:b/>
            <w:bCs/>
          </w:rPr>
          <w:t xml:space="preserve"> </w:t>
        </w:r>
      </w:ins>
      <w:ins w:id="886" w:author="PR Preview" w:date="2026-01-01T00:00:00Z">
        <w:r>
          <w:rPr>
            <w:b/>
            <w:bCs/>
          </w:rPr>
          <w:t xml:space="preserve">norm</w:t>
        </w:r>
      </w:ins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(also the</w:t>
        </w:r>
      </w:ins>
      <w:ins w:id="889" w:author="PR Preview" w:date="2026-01-01T00:00:00Z">
        <w:r>
          <w:t xml:space="preserve"> </w:t>
        </w:r>
      </w:ins>
      <w:ins w:id="890" w:author="PR Preview" w:date="2026-01-01T00:00:00Z">
        <w:r>
          <w:rPr>
            <w:b/>
            <w:bCs/>
          </w:rPr>
          <w:t xml:space="preserve">taxicab norm</w:t>
        </w:r>
      </w:ins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or</w:t>
        </w:r>
      </w:ins>
      <w:ins w:id="893" w:author="PR Preview" w:date="2026-01-01T00:00:00Z">
        <w:r>
          <w:t xml:space="preserve"> </w:t>
        </w:r>
      </w:ins>
      <w:ins w:id="894" w:author="PR Preview" w:date="2026-01-01T00:00:00Z">
        <w:r>
          <w:rPr>
            <w:b/>
            <w:bCs/>
          </w:rPr>
          <w:t xml:space="preserve">Manhattan norm</w:t>
        </w:r>
      </w:ins>
      <w:ins w:id="895" w:author="PR Preview" w:date="2026-01-01T00:00:00Z">
        <w:r>
          <w:t xml:space="preserve">)</w:t>
        </w:r>
      </w:ins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and the</w:t>
        </w:r>
      </w:ins>
      <w:ins w:id="898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2</m:t>
            </m:r>
          </m:sub>
        </m:sSub>
      </m:oMath>
      <w:ins w:id="899" w:author="PR Preview" w:date="2026-01-01T00:00:00Z">
        <w:r>
          <w:rPr>
            <w:b/>
            <w:bCs/>
          </w:rPr>
          <w:t xml:space="preserve"> </w:t>
        </w:r>
      </w:ins>
      <w:ins w:id="900" w:author="PR Preview" w:date="2026-01-01T00:00:00Z">
        <w:r>
          <w:rPr>
            <w:b/>
            <w:bCs/>
          </w:rPr>
          <w:t xml:space="preserve">norm</w:t>
        </w:r>
      </w:ins>
      <w:ins w:id="901" w:author="PR Preview" w:date="2026-01-01T00:00:00Z">
        <w:r>
          <w:t xml:space="preserve">.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The</w:t>
        </w:r>
      </w:ins>
      <w:ins w:id="904" w:author="PR Preview" w:date="2026-01-01T00:00:00Z">
        <w:r>
          <w:t xml:space="preserve"> </w:t>
        </w:r>
      </w:ins>
      <w:ins w:id="905" w:author="PR Preview" w:date="2026-01-01T00:00:00Z">
        <w:r>
          <w:rPr>
            <w:b/>
            <w:bCs/>
          </w:rPr>
          <w:t xml:space="preserve">infinity norm</w:t>
        </w:r>
      </w:ins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(also the</w:t>
        </w:r>
      </w:ins>
      <w:ins w:id="908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ins w:id="909" w:author="PR Preview" w:date="2026-01-01T00:00:00Z">
        <w:r>
          <w:rPr>
            <w:b/>
            <w:bCs/>
          </w:rPr>
          <w:t xml:space="preserve"> </w:t>
        </w:r>
      </w:ins>
      <w:ins w:id="910" w:author="PR Preview" w:date="2026-01-01T00:00:00Z">
        <w:r>
          <w:rPr>
            <w:b/>
            <w:bCs/>
          </w:rPr>
          <w:t xml:space="preserve">norm</w:t>
        </w:r>
      </w:ins>
      <w:ins w:id="911" w:author="PR Preview" w:date="2026-01-01T00:00:00Z">
        <w:r>
          <w:t xml:space="preserve">,</w:t>
        </w:r>
      </w:ins>
      <w:ins w:id="912" w:author="PR Preview" w:date="2026-01-01T00:00:00Z">
        <w:r>
          <w:t xml:space="preserve"> </w:t>
        </w:r>
      </w:ins>
      <w:ins w:id="913" w:author="PR Preview" w:date="2026-01-01T00:00:00Z">
        <w:r>
          <w:rPr>
            <w:b/>
            <w:bCs/>
          </w:rPr>
          <w:t xml:space="preserve">maximum norm</w:t>
        </w:r>
      </w:ins>
      <w:ins w:id="914" w:author="PR Preview" w:date="2026-01-01T00:00:00Z">
        <w:r>
          <w:t xml:space="preserve">, or</w:t>
        </w:r>
      </w:ins>
      <w:ins w:id="915" w:author="PR Preview" w:date="2026-01-01T00:00:00Z">
        <w:r>
          <w:t xml:space="preserve"> </w:t>
        </w:r>
      </w:ins>
      <w:ins w:id="916" w:author="PR Preview" w:date="2026-01-01T00:00:00Z">
        <w:r>
          <w:rPr>
            <w:b/>
            <w:bCs/>
          </w:rPr>
          <w:t xml:space="preserve">Chebyshev norm</w:t>
        </w:r>
      </w:ins>
      <w:ins w:id="917" w:author="PR Preview" w:date="2026-01-01T00:00:00Z">
        <w:r>
          <w:t xml:space="preserve">) is defined separately by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bookmarkStart w:id="44" w:name="exm-vector-p-norm"/>
    <w:p>
      <w:pPr>
        <w:pStyle w:val="FirstParagraph"/>
      </w:pPr>
      <w:ins w:id="918" w:author="PR Preview" w:date="2026-01-01T00:00:00Z">
        <w:r>
          <w:rPr>
            <w:b/>
            <w:bCs/>
          </w:rPr>
          <w:t xml:space="preserve">Example 11 (Calculating</w:t>
        </w:r>
      </w:ins>
      <w:ins w:id="919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ℓ</m:t>
            </m:r>
          </m:e>
          <m:sub>
            <m:r>
              <m:t>1</m:t>
            </m:r>
          </m:sub>
        </m:sSub>
      </m:oMath>
      <w:ins w:id="920" w:author="PR Preview" w:date="2026-01-01T00:00:00Z">
        <w:r>
          <w:rPr>
            <w:b/>
            <w:bCs/>
          </w:rPr>
          <w:t xml:space="preserve">,</w:t>
        </w:r>
      </w:ins>
      <w:ins w:id="921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ℓ</m:t>
            </m:r>
          </m:e>
          <m:sub>
            <m:r>
              <m:t>2</m:t>
            </m:r>
          </m:sub>
        </m:sSub>
      </m:oMath>
      <w:ins w:id="922" w:author="PR Preview" w:date="2026-01-01T00:00:00Z">
        <w:r>
          <w:rPr>
            <w:b/>
            <w:bCs/>
          </w:rPr>
          <w:t xml:space="preserve">, and</w:t>
        </w:r>
      </w:ins>
      <w:ins w:id="923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ins w:id="924" w:author="PR Preview" w:date="2026-01-01T00:00:00Z">
        <w:r>
          <w:rPr>
            <w:b/>
            <w:bCs/>
          </w:rPr>
          <w:t xml:space="preserve"> </w:t>
        </w:r>
      </w:ins>
      <w:ins w:id="925" w:author="PR Preview" w:date="2026-01-01T00:00:00Z">
        <w:r>
          <w:rPr>
            <w:b/>
            <w:bCs/>
          </w:rPr>
          <w:t xml:space="preserve">norms)</w:t>
        </w:r>
      </w:ins>
      <w:ins w:id="926" w:author="PR Preview" w:date="2026-01-01T00:00:00Z">
        <w:r>
          <w:t xml:space="preserve"> </w:t>
        </w:r>
      </w:ins>
      <w:ins w:id="927" w:author="PR Preview" w:date="2026-01-01T00:00:00Z">
        <w:r>
          <w:t xml:space="preserve">For</w:t>
        </w:r>
      </w:ins>
      <w:ins w:id="92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929" w:author="PR Preview" w:date="2026-01-01T00:00:00Z">
        <w:r>
          <w:t xml:space="preserve">:</w:t>
        </w:r>
      </w:ins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norm: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ins w:id="932" w:author="PR Preview" w:date="2026-01-01T00:00:00Z">
        <w:r>
          <w:t xml:space="preserve"> </w:t>
        </w:r>
      </w:ins>
      <w:ins w:id="933" w:author="PR Preview" w:date="2026-01-01T00:00:00Z">
        <w:r>
          <w:t xml:space="preserve">norm: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norm: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936" w:author="PR Preview" w:date="2026-01-01T00:00:00Z">
        <w:r>
          <w:t xml:space="preserve">Notice that</w:t>
        </w:r>
      </w:ins>
      <w:ins w:id="937" w:author="PR Preview" w:date="2026-01-01T00:00:00Z">
        <w:r>
          <w:t xml:space="preserve"> </w:t>
        </w:r>
      </w:ins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ins w:id="938" w:author="PR Preview" w:date="2026-01-01T00:00:00Z">
        <w:r>
          <w:t xml:space="preserve">. For any vector</w:t>
        </w:r>
      </w:ins>
      <w:ins w:id="93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940" w:author="PR Preview" w:date="2026-01-01T00:00:00Z">
        <w:r>
          <w:t xml:space="preserve">, the norms satisfy the chain of inequalities: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rem-vector-norms-sparsity"/>
    <w:p>
      <w:pPr>
        <w:pStyle w:val="FirstParagraph"/>
      </w:pPr>
      <w:ins w:id="941" w:author="PR Preview" w:date="2026-01-01T00:00:00Z">
        <w:r>
          <w:rPr>
            <w:i/>
            <w:iCs/>
          </w:rPr>
          <w:t xml:space="preserve">Remark 2</w:t>
        </w:r>
      </w:ins>
      <w:ins w:id="942" w:author="PR Preview" w:date="2026-01-01T00:00:00Z">
        <w:r>
          <w:t xml:space="preserve"> (Unit balls and regularization in machine learning). </w:t>
        </w:r>
      </w:ins>
      <w:ins w:id="943" w:author="PR Preview" w:date="2026-01-01T00:00:00Z">
        <w:r>
          <w:t xml:space="preserve">The unit ball in</w:t>
        </w:r>
      </w:ins>
      <w:ins w:id="94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under the</w:t>
        </w:r>
      </w:ins>
      <w:ins w:id="947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p</m:t>
            </m:r>
          </m:sub>
        </m:sSub>
      </m:oMath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norm is the set</w:t>
        </w:r>
      </w:ins>
      <w:ins w:id="95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ins w:id="951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3"/>
        </w:numPr>
      </w:pPr>
      <w:ins w:id="952" w:author="PR Preview" w:date="2026-01-01T00:00:00Z">
        <w:r>
          <w:t xml:space="preserve">For</w:t>
        </w:r>
      </w:ins>
      <w:ins w:id="95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1</m:t>
        </m:r>
      </m:oMath>
      <w:ins w:id="954" w:author="PR Preview" w:date="2026-01-01T00:00:00Z">
        <w:r>
          <w:t xml:space="preserve">, the unit ball is a diamond (cross-polytope) with sharp vertices along the coordinate axes</w:t>
        </w:r>
      </w:ins>
      <w:ins w:id="95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and</w:t>
        </w:r>
      </w:ins>
      <w:ins w:id="95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ins w:id="95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3"/>
        </w:numPr>
      </w:pPr>
      <w:ins w:id="960" w:author="PR Preview" w:date="2026-01-01T00:00:00Z">
        <w:r>
          <w:t xml:space="preserve">For</w:t>
        </w:r>
      </w:ins>
      <w:ins w:id="96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2</m:t>
        </m:r>
      </m:oMath>
      <w:ins w:id="962" w:author="PR Preview" w:date="2026-01-01T00:00:00Z">
        <w:r>
          <w:t xml:space="preserve">, the unit ball is the smooth round Euclidean unit disk.</w:t>
        </w:r>
      </w:ins>
    </w:p>
    <w:p>
      <w:pPr>
        <w:pStyle w:val="Compact"/>
        <w:numPr>
          <w:ilvl w:val="0"/>
          <w:numId w:val="1013"/>
        </w:numPr>
      </w:pPr>
      <w:ins w:id="963" w:author="PR Preview" w:date="2026-01-01T00:00:00Z">
        <w:r>
          <w:t xml:space="preserve">For</w:t>
        </w:r>
      </w:ins>
      <w:ins w:id="96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965" w:author="PR Preview" w:date="2026-01-01T00:00:00Z">
        <w:r>
          <w:t xml:space="preserve">, the unit ball is an axis-aligned square with vertices</w:t>
        </w:r>
      </w:ins>
      <w:ins w:id="96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ins w:id="967" w:author="PR Preview" w:date="2026-01-01T00:00:00Z">
        <w:r>
          <w:t xml:space="preserve">.</w:t>
        </w:r>
      </w:ins>
    </w:p>
    <w:p>
      <w:pPr>
        <w:pStyle w:val="FirstParagraph"/>
      </w:pPr>
      <w:ins w:id="968" w:author="PR Preview" w:date="2026-01-01T00:00:00Z">
        <w:r>
          <w:t xml:space="preserve">In regression and machine learning, adding an</w:t>
        </w:r>
      </w:ins>
      <w:ins w:id="969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1</m:t>
            </m:r>
          </m:sub>
        </m:sSub>
      </m:oMath>
      <w:ins w:id="970" w:author="PR Preview" w:date="2026-01-01T00:00:00Z">
        <w:r>
          <w:t xml:space="preserve"> </w:t>
        </w:r>
      </w:ins>
      <w:ins w:id="971" w:author="PR Preview" w:date="2026-01-01T00:00:00Z">
        <w:r>
          <w:t xml:space="preserve">penalty (Lasso regularization) to an objective function encourages sparse solutions:</w:t>
        </w:r>
      </w:ins>
      <w:ins w:id="972" w:author="PR Preview" w:date="2026-01-01T00:00:00Z">
        <w:r>
          <w:t xml:space="preserve"> </w:t>
        </w:r>
      </w:ins>
      <w:ins w:id="973" w:author="PR Preview" w:date="2026-01-01T00:00:00Z">
        <w:r>
          <w:t xml:space="preserve">the level curves of the loss function tend to make contact with the sharp corners of the</w:t>
        </w:r>
      </w:ins>
      <w:ins w:id="974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1</m:t>
            </m:r>
          </m:sub>
        </m:sSub>
      </m:oMath>
      <w:ins w:id="975" w:author="PR Preview" w:date="2026-01-01T00:00:00Z">
        <w:r>
          <w:t xml:space="preserve"> </w:t>
        </w:r>
      </w:ins>
      <w:ins w:id="976" w:author="PR Preview" w:date="2026-01-01T00:00:00Z">
        <w:r>
          <w:t xml:space="preserve">unit ball on the coordinate axes, setting irrelevant feature weights exactly to zero.</w:t>
        </w:r>
      </w:ins>
      <w:ins w:id="977" w:author="PR Preview" w:date="2026-01-01T00:00:00Z">
        <w:r>
          <w:t xml:space="preserve"> </w:t>
        </w:r>
      </w:ins>
      <w:ins w:id="978" w:author="PR Preview" w:date="2026-01-01T00:00:00Z">
        <w:r>
          <w:t xml:space="preserve">In contrast, the smooth spherical</w:t>
        </w:r>
      </w:ins>
      <w:ins w:id="979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2</m:t>
            </m:r>
          </m:sub>
        </m:sSub>
      </m:oMath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penalty (Ridge regularization) shrinks all weights toward zero without setting them exactly to zero.</w:t>
        </w:r>
      </w:ins>
    </w:p>
    <w:bookmarkEnd w:id="45"/>
    <w:bookmarkStart w:id="46" w:name="thm-vector-p-norm"/>
    <w:p>
      <w:pPr>
        <w:pStyle w:val="BodyText"/>
      </w:pPr>
      <w:ins w:id="982" w:author="PR Preview" w:date="2026-01-01T00:00:00Z">
        <w:r>
          <w:rPr>
            <w:b/>
            <w:bCs/>
          </w:rPr>
          <w:t xml:space="preserve">Theorem 5 (The</w:t>
        </w:r>
      </w:ins>
      <w:ins w:id="983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ℓ</m:t>
            </m:r>
          </m:e>
          <m:sub>
            <m:r>
              <m:t>1</m:t>
            </m:r>
          </m:sub>
        </m:sSub>
      </m:oMath>
      <w:ins w:id="984" w:author="PR Preview" w:date="2026-01-01T00:00:00Z">
        <w:r>
          <w:rPr>
            <w:b/>
            <w:bCs/>
          </w:rPr>
          <w:t xml:space="preserve">,</w:t>
        </w:r>
      </w:ins>
      <w:ins w:id="985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ℓ</m:t>
            </m:r>
          </m:e>
          <m:sub>
            <m:r>
              <m:t>2</m:t>
            </m:r>
          </m:sub>
        </m:sSub>
      </m:oMath>
      <w:ins w:id="986" w:author="PR Preview" w:date="2026-01-01T00:00:00Z">
        <w:r>
          <w:rPr>
            <w:b/>
            <w:bCs/>
          </w:rPr>
          <w:t xml:space="preserve"> </w:t>
        </w:r>
      </w:ins>
      <w:ins w:id="987" w:author="PR Preview" w:date="2026-01-01T00:00:00Z">
        <w:r>
          <w:rPr>
            <w:b/>
            <w:bCs/>
          </w:rPr>
          <w:t xml:space="preserve">and infinity norms, and the norm axioms)</w:t>
        </w:r>
      </w:ins>
      <w:ins w:id="988" w:author="PR Preview" w:date="2026-01-01T00:00:00Z">
        <w:r>
          <w:t xml:space="preserve"> </w:t>
        </w:r>
      </w:ins>
      <w:ins w:id="989" w:author="PR Preview" w:date="2026-01-01T00:00:00Z">
        <w:r>
          <w:t xml:space="preserve">Let</w:t>
        </w:r>
      </w:ins>
      <w:ins w:id="99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99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992" w:author="PR Preview" w:date="2026-01-01T00:00:00Z">
        <w:r>
          <w:t xml:space="preserve">, and</w:t>
        </w:r>
      </w:ins>
      <w:ins w:id="993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ins w:id="994" w:author="PR Preview" w:date="2026-01-01T00:00:00Z">
        <w:r>
          <w:t xml:space="preserve">,</w:t>
        </w:r>
      </w:ins>
      <w:ins w:id="995" w:author="PR Preview" w:date="2026-01-01T00:00:00Z">
        <w:r>
          <w:t xml:space="preserve"> </w:t>
        </w:r>
      </w:ins>
      <w:ins w:id="996" w:author="PR Preview" w:date="2026-01-01T00:00:00Z">
        <w:r>
          <w:t xml:space="preserve">which is the Euclidean norm (</w:t>
        </w:r>
      </w:ins>
      <w:hyperlink r:id="rId41">
        <w:ins w:id="997" w:author="PR Preview" w:date="2026-01-01T00:00:00Z">
          <w:r>
            <w:rPr>
              <w:rStyle w:val="Hyperlink"/>
            </w:rPr>
            <w:t xml:space="preserve">Definition 14 in Vectors</w:t>
          </w:r>
        </w:ins>
      </w:hyperlink>
      <w:ins w:id="998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ins w:id="99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4"/>
        </w:numPr>
      </w:pPr>
      <w:ins w:id="1000" w:author="PR Preview" w:date="2026-01-01T00:00:00Z">
        <w:r>
          <w:t xml:space="preserve">For every real number</w:t>
        </w:r>
      </w:ins>
      <w:ins w:id="100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1</m:t>
        </m:r>
      </m:oMath>
      <w:ins w:id="1002" w:author="PR Preview" w:date="2026-01-01T00:00:00Z">
        <w:r>
          <w:t xml:space="preserve">, and for</w:t>
        </w:r>
      </w:ins>
      <w:ins w:id="100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1004" w:author="PR Preview" w:date="2026-01-01T00:00:00Z">
        <w:r>
          <w:t xml:space="preserve">,</w:t>
        </w:r>
      </w:ins>
      <w:ins w:id="1005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ins w:id="1006" w:author="PR Preview" w:date="2026-01-01T00:00:00Z">
        <w:r>
          <w:t xml:space="preserve"> </w:t>
        </w:r>
      </w:ins>
      <w:ins w:id="1007" w:author="PR Preview" w:date="2026-01-01T00:00:00Z">
        <w:r>
          <w:t xml:space="preserve">is a norm on</w:t>
        </w:r>
      </w:ins>
      <w:ins w:id="100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009" w:author="PR Preview" w:date="2026-01-01T00:00:00Z">
        <w:r>
          <w:t xml:space="preserve"> </w:t>
        </w:r>
      </w:ins>
      <w:ins w:id="1010" w:author="PR Preview" w:date="2026-01-01T00:00:00Z">
        <w:r>
          <w:t xml:space="preserve">(</w:t>
        </w:r>
      </w:ins>
      <w:hyperlink w:anchor="def-norm">
        <w:ins w:id="1011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012" w:author="PR Preview" w:date="2026-01-01T00:00:00Z">
        <w:r>
          <w:t xml:space="preserve">).</w:t>
        </w:r>
      </w:ins>
    </w:p>
    <w:bookmarkEnd w:id="46"/>
    <w:p>
      <w:pPr>
        <w:pStyle w:val="FirstParagraph"/>
      </w:pPr>
      <w:ins w:id="1013" w:author="PR Preview" w:date="2026-01-01T00:00:00Z">
        <w:r>
          <w:rPr>
            <w:i/>
            <w:iCs/>
          </w:rPr>
          <w:t xml:space="preserve">Proof</w:t>
        </w:r>
      </w:ins>
      <w:ins w:id="1014" w:author="PR Preview" w:date="2026-01-01T00:00:00Z">
        <w:r>
          <w:t xml:space="preserve">. </w:t>
        </w:r>
      </w:ins>
      <w:ins w:id="1015" w:author="PR Preview" w:date="2026-01-01T00:00:00Z">
        <w:r>
          <w:rPr>
            <w:b/>
            <w:bCs/>
          </w:rPr>
          <w:t xml:space="preserve">Part 1.</w:t>
        </w:r>
      </w:ins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Setting</w:t>
        </w:r>
      </w:ins>
      <w:ins w:id="101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1</m:t>
        </m:r>
      </m:oMath>
      <w:ins w:id="1019" w:author="PR Preview" w:date="2026-01-01T00:00:00Z">
        <w:r>
          <w:t xml:space="preserve"> </w:t>
        </w:r>
      </w:ins>
      <w:ins w:id="1020" w:author="PR Preview" w:date="2026-01-01T00:00:00Z">
        <w:r>
          <w:t xml:space="preserve">in</w:t>
        </w:r>
      </w:ins>
      <w:ins w:id="1021" w:author="PR Preview" w:date="2026-01-01T00:00:00Z">
        <w:r>
          <w:t xml:space="preserve"> </w:t>
        </w:r>
      </w:ins>
      <w:hyperlink w:anchor="def-vector-p-norm">
        <w:ins w:id="1022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gives</w:t>
        </w:r>
      </w:ins>
      <w:ins w:id="1025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1026" w:author="PR Preview" w:date="2026-01-01T00:00:00Z">
        <w:r>
          <w:t xml:space="preserve">.</w:t>
        </w:r>
      </w:ins>
      <w:ins w:id="1027" w:author="PR Preview" w:date="2026-01-01T00:00:00Z">
        <w:r>
          <w:t xml:space="preserve"> </w:t>
        </w:r>
      </w:ins>
      <w:ins w:id="1028" w:author="PR Preview" w:date="2026-01-01T00:00:00Z">
        <w:r>
          <w:t xml:space="preserve">Setting</w:t>
        </w:r>
      </w:ins>
      <w:ins w:id="102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2</m:t>
        </m:r>
      </m:oMath>
      <w:ins w:id="1030" w:author="PR Preview" w:date="2026-01-01T00:00:00Z">
        <w:r>
          <w:t xml:space="preserve"> </w:t>
        </w:r>
      </w:ins>
      <w:ins w:id="1031" w:author="PR Preview" w:date="2026-01-01T00:00:00Z">
        <w:r>
          <w:t xml:space="preserve">gives</w:t>
        </w:r>
      </w:ins>
      <w:ins w:id="1032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1033" w:author="PR Preview" w:date="2026-01-01T00:00:00Z">
        <w:r>
          <w:t xml:space="preserve">,</w:t>
        </w:r>
      </w:ins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and</w:t>
        </w:r>
      </w:ins>
      <w:ins w:id="1036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ins w:id="1037" w:author="PR Preview" w:date="2026-01-01T00:00:00Z">
        <w:r>
          <w:t xml:space="preserve"> </w:t>
        </w:r>
      </w:ins>
      <w:ins w:id="1038" w:author="PR Preview" w:date="2026-01-01T00:00:00Z">
        <w:r>
          <w:t xml:space="preserve">for every real number</w:t>
        </w:r>
      </w:ins>
      <w:ins w:id="103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1040" w:author="PR Preview" w:date="2026-01-01T00:00:00Z">
        <w:r>
          <w:t xml:space="preserve">.</w:t>
        </w:r>
      </w:ins>
    </w:p>
    <w:p>
      <w:pPr>
        <w:pStyle w:val="BodyText"/>
      </w:pPr>
      <w:ins w:id="1041" w:author="PR Preview" w:date="2026-01-01T00:00:00Z">
        <w:r>
          <w:rPr>
            <w:b/>
            <w:bCs/>
          </w:rPr>
          <w:t xml:space="preserve">Part 2.</w:t>
        </w:r>
      </w:ins>
      <w:ins w:id="1042" w:author="PR Preview" w:date="2026-01-01T00:00:00Z">
        <w:r>
          <w:t xml:space="preserve"> </w:t>
        </w:r>
      </w:ins>
      <w:ins w:id="1043" w:author="PR Preview" w:date="2026-01-01T00:00:00Z">
        <w:r>
          <w:t xml:space="preserve">If</w:t>
        </w:r>
      </w:ins>
      <w:ins w:id="104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1045" w:author="PR Preview" w:date="2026-01-01T00:00:00Z">
        <w:r>
          <w:t xml:space="preserve">, every</w:t>
        </w:r>
      </w:ins>
      <w:ins w:id="1046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ins w:id="1047" w:author="PR Preview" w:date="2026-01-01T00:00:00Z">
        <w:r>
          <w:t xml:space="preserve"> </w:t>
        </w:r>
      </w:ins>
      <w:ins w:id="1048" w:author="PR Preview" w:date="2026-01-01T00:00:00Z">
        <w:r>
          <w:t xml:space="preserve">is</w:t>
        </w:r>
      </w:ins>
      <w:ins w:id="1049" w:author="PR Preview" w:date="2026-01-01T00:00:00Z">
        <w:r>
          <w:t xml:space="preserve"> </w:t>
        </w:r>
      </w:ins>
      <m:oMath>
        <m:r>
          <m:t>0</m:t>
        </m:r>
      </m:oMath>
      <w:ins w:id="1050" w:author="PR Preview" w:date="2026-01-01T00:00:00Z">
        <w:r>
          <w:t xml:space="preserve">, and so is</w:t>
        </w:r>
      </w:ins>
      <w:ins w:id="1051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ins w:id="1052" w:author="PR Preview" w:date="2026-01-01T00:00:00Z">
        <w:r>
          <w:t xml:space="preserve">.</w:t>
        </w:r>
      </w:ins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Otherwise, let</w:t>
        </w:r>
      </w:ins>
      <w:ins w:id="1055" w:author="PR Preview" w:date="2026-01-01T00:00:00Z">
        <w:r>
          <w:t xml:space="preserve"> </w:t>
        </w:r>
      </w:ins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ins w:id="1056" w:author="PR Preview" w:date="2026-01-01T00:00:00Z">
        <w:r>
          <w:t xml:space="preserve">, and pick</w:t>
        </w:r>
      </w:ins>
      <w:ins w:id="1057" w:author="PR Preview" w:date="2026-01-01T00:00:00Z">
        <w:r>
          <w:t xml:space="preserve"> </w:t>
        </w:r>
      </w:ins>
      <m:oMath>
        <m:r>
          <m:t>j</m:t>
        </m:r>
      </m:oMath>
      <w:ins w:id="1058" w:author="PR Preview" w:date="2026-01-01T00:00:00Z">
        <w:r>
          <w:t xml:space="preserve"> </w:t>
        </w:r>
      </w:ins>
      <w:ins w:id="1059" w:author="PR Preview" w:date="2026-01-01T00:00:00Z">
        <w:r>
          <w:t xml:space="preserve">with</w:t>
        </w:r>
      </w:ins>
      <w:ins w:id="1060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ins w:id="1061" w:author="PR Preview" w:date="2026-01-01T00:00:00Z">
        <w:r>
          <w:t xml:space="preserve">.</w:t>
        </w:r>
      </w:ins>
      <w:ins w:id="1062" w:author="PR Preview" w:date="2026-01-01T00:00:00Z">
        <w:r>
          <w:t xml:space="preserve"> </w:t>
        </w:r>
      </w:ins>
      <w:ins w:id="1063" w:author="PR Preview" w:date="2026-01-01T00:00:00Z">
        <w:r>
          <w:t xml:space="preserve">Every term of</w:t>
        </w:r>
      </w:ins>
      <w:ins w:id="1064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ins w:id="1065" w:author="PR Preview" w:date="2026-01-01T00:00:00Z">
        <w:r>
          <w:t xml:space="preserve"> </w:t>
        </w:r>
      </w:ins>
      <w:ins w:id="1066" w:author="PR Preview" w:date="2026-01-01T00:00:00Z">
        <w:r>
          <w:t xml:space="preserve">is at most</w:t>
        </w:r>
      </w:ins>
      <w:ins w:id="1067" w:author="PR Preview" w:date="2026-01-01T00:00:00Z">
        <w:r>
          <w:t xml:space="preserve"> </w:t>
        </w:r>
      </w:ins>
      <m:oMath>
        <m:sSup>
          <m:e>
            <m:r>
              <m:t>M</m:t>
            </m:r>
          </m:e>
          <m:sup>
            <m:r>
              <m:t>k</m:t>
            </m:r>
          </m:sup>
        </m:sSup>
      </m:oMath>
      <w:ins w:id="1068" w:author="PR Preview" w:date="2026-01-01T00:00:00Z">
        <w:r>
          <w:t xml:space="preserve">, and the</w:t>
        </w:r>
      </w:ins>
      <w:ins w:id="1069" w:author="PR Preview" w:date="2026-01-01T00:00:00Z">
        <w:r>
          <w:t xml:space="preserve"> </w:t>
        </w:r>
      </w:ins>
      <m:oMath>
        <m:r>
          <m:t>j</m:t>
        </m:r>
      </m:oMath>
      <w:ins w:id="1070" w:author="PR Preview" w:date="2026-01-01T00:00:00Z">
        <w:r>
          <w:t xml:space="preserve">th term equals</w:t>
        </w:r>
      </w:ins>
      <w:ins w:id="1071" w:author="PR Preview" w:date="2026-01-01T00:00:00Z">
        <w:r>
          <w:t xml:space="preserve"> </w:t>
        </w:r>
      </w:ins>
      <m:oMath>
        <m:sSup>
          <m:e>
            <m:r>
              <m:t>M</m:t>
            </m:r>
          </m:e>
          <m:sup>
            <m:r>
              <m:t>k</m:t>
            </m:r>
          </m:sup>
        </m:sSup>
      </m:oMath>
      <w:ins w:id="1072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073" w:author="PR Preview" w:date="2026-01-01T00:00:00Z">
        <w:r>
          <w:t xml:space="preserve">Taking the</w:t>
        </w:r>
      </w:ins>
      <w:ins w:id="107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k</m:t>
        </m:r>
      </m:oMath>
      <w:ins w:id="1075" w:author="PR Preview" w:date="2026-01-01T00:00:00Z">
        <w:r>
          <w:t xml:space="preserve"> </w:t>
        </w:r>
      </w:ins>
      <w:ins w:id="1076" w:author="PR Preview" w:date="2026-01-01T00:00:00Z">
        <w:r>
          <w:t xml:space="preserve">power, which preserves order on</w:t>
        </w:r>
      </w:ins>
      <w:ins w:id="107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1078" w:author="PR Preview" w:date="2026-01-01T00:00:00Z">
        <w:r>
          <w:t xml:space="preserve">, gives</w:t>
        </w:r>
      </w:ins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079" w:author="PR Preview" w:date="2026-01-01T00:00:00Z">
        <w:r>
          <w:t xml:space="preserve">As</w:t>
        </w:r>
      </w:ins>
      <w:ins w:id="108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ins w:id="1081" w:author="PR Preview" w:date="2026-01-01T00:00:00Z">
        <w:r>
          <w:t xml:space="preserve">,</w:t>
        </w:r>
      </w:ins>
      <w:ins w:id="1082" w:author="PR Preview" w:date="2026-01-01T00:00:00Z">
        <w:r>
          <w:t xml:space="preserve"> </w:t>
        </w:r>
      </w:ins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ins w:id="1083" w:author="PR Preview" w:date="2026-01-01T00:00:00Z">
        <w:r>
          <w:t xml:space="preserve">,</w:t>
        </w:r>
      </w:ins>
      <w:ins w:id="1084" w:author="PR Preview" w:date="2026-01-01T00:00:00Z">
        <w:r>
          <w:t xml:space="preserve"> </w:t>
        </w:r>
      </w:ins>
      <w:ins w:id="1085" w:author="PR Preview" w:date="2026-01-01T00:00:00Z">
        <w:r>
          <w:t xml:space="preserve">so</w:t>
        </w:r>
      </w:ins>
      <w:ins w:id="1086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ins w:id="1087" w:author="PR Preview" w:date="2026-01-01T00:00:00Z">
        <w:r>
          <w:t xml:space="preserve"> </w:t>
        </w:r>
      </w:ins>
      <w:ins w:id="1088" w:author="PR Preview" w:date="2026-01-01T00:00:00Z">
        <w:r>
          <w:t xml:space="preserve">is squeezed between</w:t>
        </w:r>
      </w:ins>
      <w:ins w:id="1089" w:author="PR Preview" w:date="2026-01-01T00:00:00Z">
        <w:r>
          <w:t xml:space="preserve"> </w:t>
        </w:r>
      </w:ins>
      <m:oMath>
        <m:r>
          <m:t>M</m:t>
        </m:r>
      </m:oMath>
      <w:ins w:id="1090" w:author="PR Preview" w:date="2026-01-01T00:00:00Z">
        <w:r>
          <w:t xml:space="preserve"> </w:t>
        </w:r>
      </w:ins>
      <w:ins w:id="1091" w:author="PR Preview" w:date="2026-01-01T00:00:00Z">
        <w:r>
          <w:t xml:space="preserve">and a quantity that tends to</w:t>
        </w:r>
      </w:ins>
      <w:ins w:id="1092" w:author="PR Preview" w:date="2026-01-01T00:00:00Z">
        <w:r>
          <w:t xml:space="preserve"> </w:t>
        </w:r>
      </w:ins>
      <m:oMath>
        <m:r>
          <m:t>M</m:t>
        </m:r>
      </m:oMath>
      <w:ins w:id="1093" w:author="PR Preview" w:date="2026-01-01T00:00:00Z">
        <w:r>
          <w:t xml:space="preserve">.</w:t>
        </w:r>
      </w:ins>
      <w:ins w:id="1094" w:author="PR Preview" w:date="2026-01-01T00:00:00Z">
        <w:r>
          <w:t xml:space="preserve"> </w:t>
        </w:r>
      </w:ins>
      <w:ins w:id="1095" w:author="PR Preview" w:date="2026-01-01T00:00:00Z">
        <w:r>
          <w:t xml:space="preserve">Thus</w:t>
        </w:r>
      </w:ins>
      <w:ins w:id="1096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ins w:id="1097" w:author="PR Preview" w:date="2026-01-01T00:00:00Z">
        <w:r>
          <w:t xml:space="preserve">.</w:t>
        </w:r>
      </w:ins>
    </w:p>
    <w:p>
      <w:pPr>
        <w:pStyle w:val="BodyText"/>
      </w:pPr>
      <w:ins w:id="1098" w:author="PR Preview" w:date="2026-01-01T00:00:00Z">
        <w:r>
          <w:rPr>
            <w:b/>
            <w:bCs/>
          </w:rPr>
          <w:t xml:space="preserve">Part 3, finite</w:t>
        </w:r>
      </w:ins>
      <w:ins w:id="1099" w:author="PR Preview" w:date="2026-01-01T00:00:00Z">
        <w:r>
          <w:rPr>
            <w:b/>
            <w:bCs/>
          </w:rPr>
          <w:t xml:space="preserve"> </w:t>
        </w:r>
      </w:ins>
      <m:oMath>
        <m:r>
          <m:t>k</m:t>
        </m:r>
      </m:oMath>
      <w:ins w:id="1100" w:author="PR Preview" w:date="2026-01-01T00:00:00Z">
        <w:r>
          <w:rPr>
            <w:b/>
            <w:bCs/>
          </w:rPr>
          <w:t xml:space="preserve">.</w:t>
        </w:r>
      </w:ins>
    </w:p>
    <w:p>
      <w:pPr>
        <w:numPr>
          <w:ilvl w:val="0"/>
          <w:numId w:val="1015"/>
        </w:numPr>
      </w:pPr>
      <w:ins w:id="1101" w:author="PR Preview" w:date="2026-01-01T00:00:00Z">
        <w:r>
          <w:rPr>
            <w:i/>
            <w:iCs/>
          </w:rPr>
          <w:t xml:space="preserve">Positivity and definiteness.</w:t>
        </w:r>
      </w:ins>
      <w:ins w:id="1102" w:author="PR Preview" w:date="2026-01-01T00:00:00Z">
        <w:r>
          <w:t xml:space="preserve"> </w:t>
        </w:r>
      </w:ins>
      <w:ins w:id="1103" w:author="PR Preview" w:date="2026-01-01T00:00:00Z">
        <w:r>
          <w:t xml:space="preserve">Each term</w:t>
        </w:r>
      </w:ins>
      <w:ins w:id="1104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ins w:id="1105" w:author="PR Preview" w:date="2026-01-01T00:00:00Z">
        <w:r>
          <w:t xml:space="preserve"> </w:t>
        </w:r>
      </w:ins>
      <w:ins w:id="1106" w:author="PR Preview" w:date="2026-01-01T00:00:00Z">
        <w:r>
          <w:t xml:space="preserve">is at least</w:t>
        </w:r>
      </w:ins>
      <w:ins w:id="1107" w:author="PR Preview" w:date="2026-01-01T00:00:00Z">
        <w:r>
          <w:t xml:space="preserve"> </w:t>
        </w:r>
      </w:ins>
      <m:oMath>
        <m:r>
          <m:t>0</m:t>
        </m:r>
      </m:oMath>
      <w:ins w:id="1108" w:author="PR Preview" w:date="2026-01-01T00:00:00Z">
        <w:r>
          <w:t xml:space="preserve">, so</w:t>
        </w:r>
      </w:ins>
      <w:ins w:id="1109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ins w:id="1110" w:author="PR Preview" w:date="2026-01-01T00:00:00Z">
        <w:r>
          <w:t xml:space="preserve">.</w:t>
        </w:r>
      </w:ins>
      <w:ins w:id="1111" w:author="PR Preview" w:date="2026-01-01T00:00:00Z">
        <w:r>
          <w:t xml:space="preserve"> </w:t>
        </w:r>
      </w:ins>
      <w:ins w:id="1112" w:author="PR Preview" w:date="2026-01-01T00:00:00Z">
        <w:r>
          <w:t xml:space="preserve">The sum</w:t>
        </w:r>
      </w:ins>
      <w:ins w:id="1113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ins w:id="1114" w:author="PR Preview" w:date="2026-01-01T00:00:00Z">
        <w:r>
          <w:t xml:space="preserve"> </w:t>
        </w:r>
      </w:ins>
      <w:ins w:id="1115" w:author="PR Preview" w:date="2026-01-01T00:00:00Z">
        <w:r>
          <w:t xml:space="preserve">is</w:t>
        </w:r>
      </w:ins>
      <w:ins w:id="1116" w:author="PR Preview" w:date="2026-01-01T00:00:00Z">
        <w:r>
          <w:t xml:space="preserve"> </w:t>
        </w:r>
      </w:ins>
      <m:oMath>
        <m:r>
          <m:t>0</m:t>
        </m:r>
      </m:oMath>
      <w:ins w:id="1117" w:author="PR Preview" w:date="2026-01-01T00:00:00Z">
        <w:r>
          <w:t xml:space="preserve"> </w:t>
        </w:r>
      </w:ins>
      <w:ins w:id="1118" w:author="PR Preview" w:date="2026-01-01T00:00:00Z">
        <w:r>
          <w:t xml:space="preserve">exactly when every term is</w:t>
        </w:r>
      </w:ins>
      <w:ins w:id="1119" w:author="PR Preview" w:date="2026-01-01T00:00:00Z">
        <w:r>
          <w:t xml:space="preserve"> </w:t>
        </w:r>
      </w:ins>
      <m:oMath>
        <m:r>
          <m:t>0</m:t>
        </m:r>
      </m:oMath>
      <w:ins w:id="1120" w:author="PR Preview" w:date="2026-01-01T00:00:00Z">
        <w:r>
          <w:t xml:space="preserve">, that is, when</w:t>
        </w:r>
      </w:ins>
      <w:ins w:id="112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1122" w:author="PR Preview" w:date="2026-01-01T00:00:00Z">
        <w:r>
          <w:t xml:space="preserve">.</w:t>
        </w:r>
      </w:ins>
    </w:p>
    <w:p>
      <w:pPr>
        <w:numPr>
          <w:ilvl w:val="0"/>
          <w:numId w:val="1015"/>
        </w:numPr>
      </w:pPr>
      <w:ins w:id="1123" w:author="PR Preview" w:date="2026-01-01T00:00:00Z">
        <w:r>
          <w:rPr>
            <w:i/>
            <w:iCs/>
          </w:rPr>
          <w:t xml:space="preserve">Absolute homogeneity.</w:t>
        </w:r>
      </w:ins>
      <w:ins w:id="1124" w:author="PR Preview" w:date="2026-01-01T00:00:00Z">
        <w:r>
          <w:t xml:space="preserve"> </w:t>
        </w:r>
      </w:ins>
      <w:ins w:id="1125" w:author="PR Preview" w:date="2026-01-01T00:00:00Z">
        <w:r>
          <w:t xml:space="preserve">For a number</w:t>
        </w:r>
      </w:ins>
      <w:ins w:id="1126" w:author="PR Preview" w:date="2026-01-01T00:00:00Z">
        <w:r>
          <w:t xml:space="preserve"> </w:t>
        </w:r>
      </w:ins>
      <m:oMath>
        <m:r>
          <m:t>c</m:t>
        </m:r>
      </m:oMath>
      <w:ins w:id="1127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ins w:id="1128" w:author="PR Preview" w:date="2026-01-01T00:00:00Z">
        <w:r>
          <w:rPr>
            <w:i/>
            <w:iCs/>
          </w:rPr>
          <w:t xml:space="preserve">Triangle inequality.</w:t>
        </w:r>
      </w:ins>
      <w:ins w:id="1129" w:author="PR Preview" w:date="2026-01-01T00:00:00Z">
        <w:r>
          <w:t xml:space="preserve"> </w:t>
        </w:r>
      </w:ins>
      <w:ins w:id="1130" w:author="PR Preview" w:date="2026-01-01T00:00:00Z">
        <w:r>
          <w:t xml:space="preserve">Let</w:t>
        </w:r>
      </w:ins>
      <w:ins w:id="113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132" w:author="PR Preview" w:date="2026-01-01T00:00:00Z">
        <w:r>
          <w:t xml:space="preserve">.</w:t>
        </w:r>
      </w:ins>
      <w:ins w:id="1133" w:author="PR Preview" w:date="2026-01-01T00:00:00Z">
        <w:r>
          <w:t xml:space="preserve"> </w:t>
        </w:r>
      </w:ins>
      <w:ins w:id="1134" w:author="PR Preview" w:date="2026-01-01T00:00:00Z">
        <w:r>
          <w:t xml:space="preserve">If</w:t>
        </w:r>
      </w:ins>
      <w:ins w:id="113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1136" w:author="PR Preview" w:date="2026-01-01T00:00:00Z">
        <w:r>
          <w:t xml:space="preserve"> </w:t>
        </w:r>
      </w:ins>
      <w:ins w:id="1137" w:author="PR Preview" w:date="2026-01-01T00:00:00Z">
        <w:r>
          <w:t xml:space="preserve">or</w:t>
        </w:r>
      </w:ins>
      <w:ins w:id="113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1139" w:author="PR Preview" w:date="2026-01-01T00:00:00Z">
        <w:r>
          <w:t xml:space="preserve">, both sides of</w:t>
        </w:r>
      </w:ins>
      <w:ins w:id="1140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ins w:id="1141" w:author="PR Preview" w:date="2026-01-01T00:00:00Z">
        <w:r>
          <w:t xml:space="preserve"> </w:t>
        </w:r>
      </w:ins>
      <w:ins w:id="1142" w:author="PR Preview" w:date="2026-01-01T00:00:00Z">
        <w:r>
          <w:t xml:space="preserve">are equal.</w:t>
        </w:r>
      </w:ins>
      <w:ins w:id="1143" w:author="PR Preview" w:date="2026-01-01T00:00:00Z">
        <w:r>
          <w:t xml:space="preserve"> </w:t>
        </w:r>
      </w:ins>
      <w:ins w:id="1144" w:author="PR Preview" w:date="2026-01-01T00:00:00Z">
        <w:r>
          <w:t xml:space="preserve">Otherwise, let</w:t>
        </w:r>
      </w:ins>
      <w:ins w:id="1145" w:author="PR Preview" w:date="2026-01-01T00:00:00Z">
        <w:r>
          <w:t xml:space="preserve"> </w:t>
        </w:r>
      </w:ins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1146" w:author="PR Preview" w:date="2026-01-01T00:00:00Z">
        <w:r>
          <w:t xml:space="preserve">,</w:t>
        </w:r>
      </w:ins>
      <w:ins w:id="1147" w:author="PR Preview" w:date="2026-01-01T00:00:00Z">
        <w:r>
          <w:t xml:space="preserve"> </w:t>
        </w:r>
      </w:ins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1148" w:author="PR Preview" w:date="2026-01-01T00:00:00Z">
        <w:r>
          <w:t xml:space="preserve">,</w:t>
        </w:r>
      </w:ins>
      <w:ins w:id="1149" w:author="PR Preview" w:date="2026-01-01T00:00:00Z">
        <w:r>
          <w:t xml:space="preserve"> </w:t>
        </w:r>
      </w:ins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ins w:id="1150" w:author="PR Preview" w:date="2026-01-01T00:00:00Z">
        <w:r>
          <w:t xml:space="preserve">,</w:t>
        </w:r>
      </w:ins>
      <w:ins w:id="115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ins w:id="1152" w:author="PR Preview" w:date="2026-01-01T00:00:00Z">
        <w:r>
          <w:t xml:space="preserve"> </w:t>
        </w:r>
      </w:ins>
      <w:ins w:id="1153" w:author="PR Preview" w:date="2026-01-01T00:00:00Z">
        <w:r>
          <w:t xml:space="preserve">and</w:t>
        </w:r>
      </w:ins>
      <w:ins w:id="115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ins w:id="1155" w:author="PR Preview" w:date="2026-01-01T00:00:00Z">
        <w:r>
          <w:t xml:space="preserve">.</w:t>
        </w:r>
      </w:ins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By absolute homogeneity,</w:t>
        </w:r>
      </w:ins>
      <w:ins w:id="1158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ins w:id="1159" w:author="PR Preview" w:date="2026-01-01T00:00:00Z">
        <w:r>
          <w:t xml:space="preserve">,</w:t>
        </w:r>
      </w:ins>
      <w:ins w:id="1160" w:author="PR Preview" w:date="2026-01-01T00:00:00Z">
        <w:r>
          <w:t xml:space="preserve"> </w:t>
        </w:r>
      </w:ins>
      <w:ins w:id="1161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ins w:id="1162" w:author="PR Preview" w:date="2026-01-01T00:00:00Z">
        <w:r>
          <w:t xml:space="preserve">The function</w:t>
        </w:r>
      </w:ins>
      <w:ins w:id="1163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ins w:id="1164" w:author="PR Preview" w:date="2026-01-01T00:00:00Z">
        <w:r>
          <w:t xml:space="preserve"> </w:t>
        </w:r>
      </w:ins>
      <w:ins w:id="1165" w:author="PR Preview" w:date="2026-01-01T00:00:00Z">
        <w:r>
          <w:t xml:space="preserve">is non-decreasing and convex on</w:t>
        </w:r>
      </w:ins>
      <w:ins w:id="116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1167" w:author="PR Preview" w:date="2026-01-01T00:00:00Z">
        <w:r>
          <w:t xml:space="preserve"> </w:t>
        </w:r>
      </w:ins>
      <w:ins w:id="1168" w:author="PR Preview" w:date="2026-01-01T00:00:00Z">
        <w:r>
          <w:t xml:space="preserve">(its second derivative</w:t>
        </w:r>
      </w:ins>
      <w:ins w:id="116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ins w:id="1170" w:author="PR Preview" w:date="2026-01-01T00:00:00Z">
        <w:r>
          <w:t xml:space="preserve"> </w:t>
        </w:r>
      </w:ins>
      <w:ins w:id="1171" w:author="PR Preview" w:date="2026-01-01T00:00:00Z">
        <w:r>
          <w:t xml:space="preserve">is nonnegative).</w:t>
        </w:r>
      </w:ins>
      <w:ins w:id="1172" w:author="PR Preview" w:date="2026-01-01T00:00:00Z">
        <w:r>
          <w:t xml:space="preserve"> </w:t>
        </w:r>
      </w:ins>
      <w:ins w:id="1173" w:author="PR Preview" w:date="2026-01-01T00:00:00Z">
        <w:r>
          <w:t xml:space="preserve">So for each coordinate</w:t>
        </w:r>
      </w:ins>
      <w:ins w:id="1174" w:author="PR Preview" w:date="2026-01-01T00:00:00Z">
        <w:r>
          <w:t xml:space="preserve"> </w:t>
        </w:r>
      </w:ins>
      <m:oMath>
        <m:r>
          <m:t>i</m:t>
        </m:r>
      </m:oMath>
      <w:ins w:id="117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ins w:id="1176" w:author="PR Preview" w:date="2026-01-01T00:00:00Z">
        <w:r>
          <w:t xml:space="preserve">Summing over</w:t>
        </w:r>
      </w:ins>
      <w:ins w:id="1177" w:author="PR Preview" w:date="2026-01-01T00:00:00Z">
        <w:r>
          <w:t xml:space="preserve"> </w:t>
        </w:r>
      </w:ins>
      <m:oMath>
        <m:r>
          <m:t>i</m:t>
        </m:r>
      </m:oMath>
      <w:ins w:id="1178" w:author="PR Preview" w:date="2026-01-01T00:00:00Z">
        <w:r>
          <w:t xml:space="preserve">, and using</w:t>
        </w:r>
      </w:ins>
      <w:ins w:id="1179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ins w:id="1180" w:author="PR Preview" w:date="2026-01-01T00:00:00Z">
        <w:r>
          <w:t xml:space="preserve"> </w:t>
        </w:r>
      </w:ins>
      <w:ins w:id="1181" w:author="PR Preview" w:date="2026-01-01T00:00:00Z">
        <w:r>
          <w:t xml:space="preserve">and likewise for</w:t>
        </w:r>
      </w:ins>
      <w:ins w:id="118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</m:oMath>
      <w:ins w:id="118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ins w:id="1184" w:author="PR Preview" w:date="2026-01-01T00:00:00Z">
        <w:r>
          <w:t xml:space="preserve">So</w:t>
        </w:r>
      </w:ins>
      <w:ins w:id="1185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ins w:id="1186" w:author="PR Preview" w:date="2026-01-01T00:00:00Z">
        <w:r>
          <w:t xml:space="preserve"> </w:t>
        </w:r>
      </w:ins>
      <w:ins w:id="1187" w:author="PR Preview" w:date="2026-01-01T00:00:00Z">
        <w:r>
          <w:t xml:space="preserve">by absolute homogeneity, that is,</w:t>
        </w:r>
      </w:ins>
      <w:ins w:id="1188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ins w:id="1189" w:author="PR Preview" w:date="2026-01-01T00:00:00Z">
        <w:r>
          <w:t xml:space="preserve">.</w:t>
        </w:r>
      </w:ins>
    </w:p>
    <w:p>
      <w:pPr>
        <w:pStyle w:val="FirstParagraph"/>
      </w:pPr>
      <w:ins w:id="1190" w:author="PR Preview" w:date="2026-01-01T00:00:00Z">
        <w:r>
          <w:rPr>
            <w:b/>
            <w:bCs/>
          </w:rPr>
          <w:t xml:space="preserve">Part 3,</w:t>
        </w:r>
      </w:ins>
      <w:ins w:id="1191" w:author="PR Preview" w:date="2026-01-01T00:00:00Z">
        <w:r>
          <w:rPr>
            <w:b/>
            <w:bCs/>
          </w:rP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1192" w:author="PR Preview" w:date="2026-01-01T00:00:00Z">
        <w:r>
          <w:rPr>
            <w:b/>
            <w:bCs/>
          </w:rPr>
          <w:t xml:space="preserve">.</w:t>
        </w:r>
      </w:ins>
      <w:ins w:id="1193" w:author="PR Preview" w:date="2026-01-01T00:00:00Z">
        <w:r>
          <w:t xml:space="preserve"> </w:t>
        </w:r>
      </w:ins>
      <w:ins w:id="1194" w:author="PR Preview" w:date="2026-01-01T00:00:00Z">
        <w:r>
          <w:t xml:space="preserve">Every</w:t>
        </w:r>
      </w:ins>
      <w:ins w:id="1195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1196" w:author="PR Preview" w:date="2026-01-01T00:00:00Z">
        <w:r>
          <w:t xml:space="preserve"> </w:t>
        </w:r>
      </w:ins>
      <w:ins w:id="1197" w:author="PR Preview" w:date="2026-01-01T00:00:00Z">
        <w:r>
          <w:t xml:space="preserve">is at least</w:t>
        </w:r>
      </w:ins>
      <w:ins w:id="1198" w:author="PR Preview" w:date="2026-01-01T00:00:00Z">
        <w:r>
          <w:t xml:space="preserve"> </w:t>
        </w:r>
      </w:ins>
      <m:oMath>
        <m:r>
          <m:t>0</m:t>
        </m:r>
      </m:oMath>
      <w:ins w:id="1199" w:author="PR Preview" w:date="2026-01-01T00:00:00Z">
        <w:r>
          <w:t xml:space="preserve">, and the largest of them is</w:t>
        </w:r>
      </w:ins>
      <w:ins w:id="1200" w:author="PR Preview" w:date="2026-01-01T00:00:00Z">
        <w:r>
          <w:t xml:space="preserve"> </w:t>
        </w:r>
      </w:ins>
      <m:oMath>
        <m:r>
          <m:t>0</m:t>
        </m:r>
      </m:oMath>
      <w:ins w:id="1201" w:author="PR Preview" w:date="2026-01-01T00:00:00Z">
        <w:r>
          <w:t xml:space="preserve"> </w:t>
        </w:r>
      </w:ins>
      <w:ins w:id="1202" w:author="PR Preview" w:date="2026-01-01T00:00:00Z">
        <w:r>
          <w:t xml:space="preserve">exactly when</w:t>
        </w:r>
      </w:ins>
      <w:ins w:id="120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1204" w:author="PR Preview" w:date="2026-01-01T00:00:00Z">
        <w:r>
          <w:t xml:space="preserve">.</w:t>
        </w:r>
      </w:ins>
      <w:ins w:id="1205" w:author="PR Preview" w:date="2026-01-01T00:00:00Z">
        <w:r>
          <w:t xml:space="preserve"> </w:t>
        </w:r>
      </w:ins>
      <w:ins w:id="1206" w:author="PR Preview" w:date="2026-01-01T00:00:00Z">
        <w:r>
          <w:t xml:space="preserve">For a number</w:t>
        </w:r>
      </w:ins>
      <w:ins w:id="1207" w:author="PR Preview" w:date="2026-01-01T00:00:00Z">
        <w:r>
          <w:t xml:space="preserve"> </w:t>
        </w:r>
      </w:ins>
      <m:oMath>
        <m:r>
          <m:t>c</m:t>
        </m:r>
      </m:oMath>
      <w:ins w:id="1208" w:author="PR Preview" w:date="2026-01-01T00:00:00Z">
        <w:r>
          <w:t xml:space="preserve">,</w:t>
        </w:r>
      </w:ins>
      <w:ins w:id="120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1210" w:author="PR Preview" w:date="2026-01-01T00:00:00Z">
        <w:r>
          <w:t xml:space="preserve">.</w:t>
        </w:r>
      </w:ins>
      <w:ins w:id="1211" w:author="PR Preview" w:date="2026-01-01T00:00:00Z">
        <w:r>
          <w:t xml:space="preserve"> </w:t>
        </w:r>
      </w:ins>
      <w:ins w:id="1212" w:author="PR Preview" w:date="2026-01-01T00:00:00Z">
        <w:r>
          <w:t xml:space="preserve">For each</w:t>
        </w:r>
      </w:ins>
      <w:ins w:id="1213" w:author="PR Preview" w:date="2026-01-01T00:00:00Z">
        <w:r>
          <w:t xml:space="preserve"> </w:t>
        </w:r>
      </w:ins>
      <m:oMath>
        <m:r>
          <m:t>i</m:t>
        </m:r>
      </m:oMath>
      <w:ins w:id="121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ins w:id="1215" w:author="PR Preview" w:date="2026-01-01T00:00:00Z">
        <w:r>
          <w:t xml:space="preserve">and taking the maximum over</w:t>
        </w:r>
      </w:ins>
      <w:ins w:id="1216" w:author="PR Preview" w:date="2026-01-01T00:00:00Z">
        <w:r>
          <w:t xml:space="preserve"> </w:t>
        </w:r>
      </w:ins>
      <m:oMath>
        <m:r>
          <m:t>i</m:t>
        </m:r>
      </m:oMath>
      <w:ins w:id="1217" w:author="PR Preview" w:date="2026-01-01T00:00:00Z">
        <w:r>
          <w:t xml:space="preserve"> </w:t>
        </w:r>
      </w:ins>
      <w:ins w:id="1218" w:author="PR Preview" w:date="2026-01-01T00:00:00Z">
        <w:r>
          <w:t xml:space="preserve">on the left gives</w:t>
        </w:r>
      </w:ins>
      <w:ins w:id="1219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ins w:id="1220" w:author="PR Preview" w:date="2026-01-01T00:00:00Z">
        <w:r>
          <w:t xml:space="preserve">.</w:t>
        </w:r>
      </w:ins>
    </w:p>
    <w:bookmarkStart w:id="47" w:name="exm-vector-p-norm-limit"/>
    <w:p>
      <w:pPr>
        <w:pStyle w:val="BodyText"/>
      </w:pPr>
      <w:ins w:id="1221" w:author="PR Preview" w:date="2026-01-01T00:00:00Z">
        <w:r>
          <w:rPr>
            <w:b/>
            <w:bCs/>
          </w:rPr>
          <w:t xml:space="preserve">Example 12 (The</w:t>
        </w:r>
      </w:ins>
      <w:ins w:id="1222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ℓ</m:t>
            </m:r>
          </m:e>
          <m:sub>
            <m:r>
              <m:t>k</m:t>
            </m:r>
          </m:sub>
        </m:sSub>
      </m:oMath>
      <w:ins w:id="1223" w:author="PR Preview" w:date="2026-01-01T00:00:00Z">
        <w:r>
          <w:rPr>
            <w:b/>
            <w:bCs/>
          </w:rPr>
          <w:t xml:space="preserve"> </w:t>
        </w:r>
      </w:ins>
      <w:ins w:id="1224" w:author="PR Preview" w:date="2026-01-01T00:00:00Z">
        <w:r>
          <w:rPr>
            <w:b/>
            <w:bCs/>
          </w:rPr>
          <w:t xml:space="preserve">norm approaches the maximum norm as</w:t>
        </w:r>
      </w:ins>
      <w:ins w:id="1225" w:author="PR Preview" w:date="2026-01-01T00:00:00Z">
        <w:r>
          <w:rPr>
            <w:b/>
            <w:bCs/>
          </w:rPr>
          <w:t xml:space="preserve"> </w:t>
        </w:r>
      </w:ins>
      <m:oMath>
        <m:r>
          <m:t>k</m:t>
        </m:r>
      </m:oMath>
      <w:ins w:id="1226" w:author="PR Preview" w:date="2026-01-01T00:00:00Z">
        <w:r>
          <w:rPr>
            <w:b/>
            <w:bCs/>
          </w:rPr>
          <w:t xml:space="preserve"> </w:t>
        </w:r>
      </w:ins>
      <w:ins w:id="1227" w:author="PR Preview" w:date="2026-01-01T00:00:00Z">
        <w:r>
          <w:rPr>
            <w:b/>
            <w:bCs/>
          </w:rPr>
          <w:t xml:space="preserve">grows)</w:t>
        </w:r>
      </w:ins>
      <w:ins w:id="1228" w:author="PR Preview" w:date="2026-01-01T00:00:00Z">
        <w:r>
          <w:t xml:space="preserve"> </w:t>
        </w:r>
      </w:ins>
      <w:ins w:id="1229" w:author="PR Preview" w:date="2026-01-01T00:00:00Z">
        <w:r>
          <w:t xml:space="preserve">Take</w:t>
        </w:r>
      </w:ins>
      <w:ins w:id="123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ins w:id="1231" w:author="PR Preview" w:date="2026-01-01T00:00:00Z">
        <w:r>
          <w:t xml:space="preserve"> </w:t>
        </w:r>
      </w:ins>
      <w:ins w:id="1232" w:author="PR Preview" w:date="2026-01-01T00:00:00Z">
        <w:r>
          <w:t xml:space="preserve">and</w:t>
        </w:r>
      </w:ins>
      <w:ins w:id="123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ins w:id="1234" w:author="PR Preview" w:date="2026-01-01T00:00:00Z">
        <w:r>
          <w:t xml:space="preserve"> </w:t>
        </w:r>
      </w:ins>
      <w:ins w:id="1235" w:author="PR Preview" w:date="2026-01-01T00:00:00Z">
        <w:r>
          <w:t xml:space="preserve">in</w:t>
        </w:r>
      </w:ins>
      <w:ins w:id="123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237" w:author="PR Preview" w:date="2026-01-01T00:00:00Z">
        <w:r>
          <w:t xml:space="preserve">.</w:t>
        </w:r>
      </w:ins>
      <w:ins w:id="1238" w:author="PR Preview" w:date="2026-01-01T00:00:00Z">
        <w:r>
          <w:t xml:space="preserve"> </w:t>
        </w:r>
      </w:ins>
      <w:ins w:id="1239" w:author="PR Preview" w:date="2026-01-01T00:00:00Z">
        <w:r>
          <w:t xml:space="preserve">The code computes</w:t>
        </w:r>
      </w:ins>
      <w:ins w:id="1240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ins w:id="1241" w:author="PR Preview" w:date="2026-01-01T00:00:00Z">
        <w:r>
          <w:t xml:space="preserve"> </w:t>
        </w:r>
      </w:ins>
      <w:ins w:id="1242" w:author="PR Preview" w:date="2026-01-01T00:00:00Z">
        <w:r>
          <w:t xml:space="preserve">for several values of</w:t>
        </w:r>
      </w:ins>
      <w:ins w:id="1243" w:author="PR Preview" w:date="2026-01-01T00:00:00Z">
        <w:r>
          <w:t xml:space="preserve"> </w:t>
        </w:r>
      </w:ins>
      <m:oMath>
        <m:r>
          <m:t>k</m:t>
        </m:r>
      </m:oMath>
      <w:ins w:id="1244" w:author="PR Preview" w:date="2026-01-01T00:00:00Z">
        <w:r>
          <w:t xml:space="preserve">, including</w:t>
        </w:r>
      </w:ins>
      <w:ins w:id="124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1246" w:author="PR Preview" w:date="2026-01-01T00:00:00Z">
        <w:r>
          <w:t xml:space="preserve"> </w:t>
        </w:r>
      </w:ins>
      <w:ins w:id="1247" w:author="PR Preview" w:date="2026-01-01T00:00:00Z">
        <w:r>
          <w:t xml:space="preserve">as the maximum,</w:t>
        </w:r>
      </w:ins>
      <w:ins w:id="1248" w:author="PR Preview" w:date="2026-01-01T00:00:00Z">
        <w:r>
          <w:t xml:space="preserve"> </w:t>
        </w:r>
      </w:ins>
      <w:ins w:id="1249" w:author="PR Preview" w:date="2026-01-01T00:00:00Z">
        <w:r>
          <w:t xml:space="preserve">and checks the triangle inequality for</w:t>
        </w:r>
      </w:ins>
      <w:ins w:id="125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251" w:author="PR Preview" w:date="2026-01-01T00:00:00Z">
        <w:r>
          <w:t xml:space="preserve"> </w:t>
        </w:r>
      </w:ins>
      <w:ins w:id="1252" w:author="PR Preview" w:date="2026-01-01T00:00:00Z">
        <w:r>
          <w:t xml:space="preserve">and</w:t>
        </w:r>
      </w:ins>
      <w:ins w:id="125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1254" w:author="PR Preview" w:date="2026-01-01T00:00:00Z">
        <w:r>
          <w:t xml:space="preserve"> </w:t>
        </w:r>
      </w:ins>
      <w:ins w:id="1255" w:author="PR Preview" w:date="2026-01-01T00:00:00Z">
        <w:r>
          <w:t xml:space="preserve">at each of them.</w:t>
        </w:r>
      </w:ins>
    </w:p>
    <w:p>
      <w:pPr>
        <w:pStyle w:val="SourceCode"/>
      </w:pPr>
      <w:ins w:id="1256" w:author="PR Preview" w:date="2026-01-01T00:00:00Z">
        <w:r>
          <w:rPr>
            <w:rStyle w:val="NormalTok"/>
          </w:rPr>
          <w:t xml:space="preserve">lk_norm </w:t>
        </w:r>
      </w:ins>
      <w:ins w:id="1257" w:author="PR Preview" w:date="2026-01-01T00:00:00Z">
        <w:r>
          <w:rPr>
            <w:rStyle w:val="OtherTok"/>
          </w:rPr>
          <w:t xml:space="preserve">&lt;-</w:t>
        </w:r>
      </w:ins>
      <w:ins w:id="1258" w:author="PR Preview" w:date="2026-01-01T00:00:00Z">
        <w:r>
          <w:rPr>
            <w:rStyle w:val="NormalTok"/>
          </w:rPr>
          <w:t xml:space="preserve"> </w:t>
        </w:r>
      </w:ins>
      <w:ins w:id="1259" w:author="PR Preview" w:date="2026-01-01T00:00:00Z">
        <w:r>
          <w:rPr>
            <w:rStyle w:val="ControlFlowTok"/>
          </w:rPr>
          <w:t xml:space="preserve">function</w:t>
        </w:r>
      </w:ins>
      <w:ins w:id="1260" w:author="PR Preview" w:date="2026-01-01T00:00:00Z">
        <w:r>
          <w:rPr>
            <w:rStyle w:val="NormalTok"/>
          </w:rPr>
          <w:t xml:space="preserve">(x, k) {</w:t>
        </w:r>
      </w:ins>
      <w:ins w:id="1261" w:author="PR Preview" w:date="2026-01-01T00:00:00Z">
        <w:r>
          <w:br/>
        </w:r>
      </w:ins>
      <w:ins w:id="1262" w:author="PR Preview" w:date="2026-01-01T00:00:00Z">
        <w:r>
          <w:rPr>
            <w:rStyle w:val="NormalTok"/>
          </w:rPr>
          <w:t xml:space="preserve">  </w:t>
        </w:r>
      </w:ins>
      <w:ins w:id="1263" w:author="PR Preview" w:date="2026-01-01T00:00:00Z">
        <w:r>
          <w:rPr>
            <w:rStyle w:val="ControlFlowTok"/>
          </w:rPr>
          <w:t xml:space="preserve">if</w:t>
        </w:r>
      </w:ins>
      <w:ins w:id="1264" w:author="PR Preview" w:date="2026-01-01T00:00:00Z">
        <w:r>
          <w:rPr>
            <w:rStyle w:val="NormalTok"/>
          </w:rPr>
          <w:t xml:space="preserve"> (</w:t>
        </w:r>
      </w:ins>
      <w:ins w:id="1265" w:author="PR Preview" w:date="2026-01-01T00:00:00Z">
        <w:r>
          <w:rPr>
            <w:rStyle w:val="FunctionTok"/>
          </w:rPr>
          <w:t xml:space="preserve">is.infinite</w:t>
        </w:r>
      </w:ins>
      <w:ins w:id="1266" w:author="PR Preview" w:date="2026-01-01T00:00:00Z">
        <w:r>
          <w:rPr>
            <w:rStyle w:val="NormalTok"/>
          </w:rPr>
          <w:t xml:space="preserve">(k)) </w:t>
        </w:r>
      </w:ins>
      <w:ins w:id="1267" w:author="PR Preview" w:date="2026-01-01T00:00:00Z">
        <w:r>
          <w:rPr>
            <w:rStyle w:val="FunctionTok"/>
          </w:rPr>
          <w:t xml:space="preserve">max</w:t>
        </w:r>
      </w:ins>
      <w:ins w:id="1268" w:author="PR Preview" w:date="2026-01-01T00:00:00Z">
        <w:r>
          <w:rPr>
            <w:rStyle w:val="NormalTok"/>
          </w:rPr>
          <w:t xml:space="preserve">(</w:t>
        </w:r>
      </w:ins>
      <w:ins w:id="1269" w:author="PR Preview" w:date="2026-01-01T00:00:00Z">
        <w:r>
          <w:rPr>
            <w:rStyle w:val="FunctionTok"/>
          </w:rPr>
          <w:t xml:space="preserve">abs</w:t>
        </w:r>
      </w:ins>
      <w:ins w:id="1270" w:author="PR Preview" w:date="2026-01-01T00:00:00Z">
        <w:r>
          <w:rPr>
            <w:rStyle w:val="NormalTok"/>
          </w:rPr>
          <w:t xml:space="preserve">(x)) </w:t>
        </w:r>
      </w:ins>
      <w:ins w:id="1271" w:author="PR Preview" w:date="2026-01-01T00:00:00Z">
        <w:r>
          <w:rPr>
            <w:rStyle w:val="ControlFlowTok"/>
          </w:rPr>
          <w:t xml:space="preserve">else</w:t>
        </w:r>
      </w:ins>
      <w:ins w:id="1272" w:author="PR Preview" w:date="2026-01-01T00:00:00Z">
        <w:r>
          <w:rPr>
            <w:rStyle w:val="NormalTok"/>
          </w:rPr>
          <w:t xml:space="preserve"> </w:t>
        </w:r>
      </w:ins>
      <w:ins w:id="1273" w:author="PR Preview" w:date="2026-01-01T00:00:00Z">
        <w:r>
          <w:rPr>
            <w:rStyle w:val="FunctionTok"/>
          </w:rPr>
          <w:t xml:space="preserve">sum</w:t>
        </w:r>
      </w:ins>
      <w:ins w:id="1274" w:author="PR Preview" w:date="2026-01-01T00:00:00Z">
        <w:r>
          <w:rPr>
            <w:rStyle w:val="NormalTok"/>
          </w:rPr>
          <w:t xml:space="preserve">(</w:t>
        </w:r>
      </w:ins>
      <w:ins w:id="1275" w:author="PR Preview" w:date="2026-01-01T00:00:00Z">
        <w:r>
          <w:rPr>
            <w:rStyle w:val="FunctionTok"/>
          </w:rPr>
          <w:t xml:space="preserve">abs</w:t>
        </w:r>
      </w:ins>
      <w:ins w:id="1276" w:author="PR Preview" w:date="2026-01-01T00:00:00Z">
        <w:r>
          <w:rPr>
            <w:rStyle w:val="NormalTok"/>
          </w:rPr>
          <w:t xml:space="preserve">(x)</w:t>
        </w:r>
      </w:ins>
      <w:ins w:id="1277" w:author="PR Preview" w:date="2026-01-01T00:00:00Z">
        <w:r>
          <w:rPr>
            <w:rStyle w:val="SpecialCharTok"/>
          </w:rPr>
          <w:t xml:space="preserve">^</w:t>
        </w:r>
      </w:ins>
      <w:ins w:id="1278" w:author="PR Preview" w:date="2026-01-01T00:00:00Z">
        <w:r>
          <w:rPr>
            <w:rStyle w:val="NormalTok"/>
          </w:rPr>
          <w:t xml:space="preserve">k)</w:t>
        </w:r>
      </w:ins>
      <w:ins w:id="1279" w:author="PR Preview" w:date="2026-01-01T00:00:00Z">
        <w:r>
          <w:rPr>
            <w:rStyle w:val="SpecialCharTok"/>
          </w:rPr>
          <w:t xml:space="preserve">^</w:t>
        </w:r>
      </w:ins>
      <w:ins w:id="1280" w:author="PR Preview" w:date="2026-01-01T00:00:00Z">
        <w:r>
          <w:rPr>
            <w:rStyle w:val="NormalTok"/>
          </w:rPr>
          <w:t xml:space="preserve">(</w:t>
        </w:r>
      </w:ins>
      <w:ins w:id="1281" w:author="PR Preview" w:date="2026-01-01T00:00:00Z">
        <w:r>
          <w:rPr>
            <w:rStyle w:val="DecValTok"/>
          </w:rPr>
          <w:t xml:space="preserve">1</w:t>
        </w:r>
      </w:ins>
      <w:ins w:id="1282" w:author="PR Preview" w:date="2026-01-01T00:00:00Z">
        <w:r>
          <w:rPr>
            <w:rStyle w:val="NormalTok"/>
          </w:rPr>
          <w:t xml:space="preserve"> </w:t>
        </w:r>
      </w:ins>
      <w:ins w:id="1283" w:author="PR Preview" w:date="2026-01-01T00:00:00Z">
        <w:r>
          <w:rPr>
            <w:rStyle w:val="SpecialCharTok"/>
          </w:rPr>
          <w:t xml:space="preserve">/</w:t>
        </w:r>
      </w:ins>
      <w:ins w:id="1284" w:author="PR Preview" w:date="2026-01-01T00:00:00Z">
        <w:r>
          <w:rPr>
            <w:rStyle w:val="NormalTok"/>
          </w:rPr>
          <w:t xml:space="preserve"> k)</w:t>
        </w:r>
      </w:ins>
      <w:ins w:id="1285" w:author="PR Preview" w:date="2026-01-01T00:00:00Z">
        <w:r>
          <w:br/>
        </w:r>
      </w:ins>
      <w:ins w:id="1286" w:author="PR Preview" w:date="2026-01-01T00:00:00Z">
        <w:r>
          <w:rPr>
            <w:rStyle w:val="NormalTok"/>
          </w:rPr>
          <w:t xml:space="preserve">}</w:t>
        </w:r>
      </w:ins>
      <w:ins w:id="1287" w:author="PR Preview" w:date="2026-01-01T00:00:00Z">
        <w:r>
          <w:br/>
        </w:r>
      </w:ins>
      <w:ins w:id="1288" w:author="PR Preview" w:date="2026-01-01T00:00:00Z">
        <w:r>
          <w:br/>
        </w:r>
      </w:ins>
      <w:ins w:id="1289" w:author="PR Preview" w:date="2026-01-01T00:00:00Z">
        <w:r>
          <w:rPr>
            <w:rStyle w:val="NormalTok"/>
          </w:rPr>
          <w:t xml:space="preserve">x </w:t>
        </w:r>
      </w:ins>
      <w:ins w:id="1290" w:author="PR Preview" w:date="2026-01-01T00:00:00Z">
        <w:r>
          <w:rPr>
            <w:rStyle w:val="OtherTok"/>
          </w:rPr>
          <w:t xml:space="preserve">&lt;-</w:t>
        </w:r>
      </w:ins>
      <w:ins w:id="1291" w:author="PR Preview" w:date="2026-01-01T00:00:00Z">
        <w:r>
          <w:rPr>
            <w:rStyle w:val="NormalTok"/>
          </w:rPr>
          <w:t xml:space="preserve"> </w:t>
        </w:r>
      </w:ins>
      <w:ins w:id="1292" w:author="PR Preview" w:date="2026-01-01T00:00:00Z">
        <w:r>
          <w:rPr>
            <w:rStyle w:val="FunctionTok"/>
          </w:rPr>
          <w:t xml:space="preserve">c</w:t>
        </w:r>
      </w:ins>
      <w:ins w:id="1293" w:author="PR Preview" w:date="2026-01-01T00:00:00Z">
        <w:r>
          <w:rPr>
            <w:rStyle w:val="NormalTok"/>
          </w:rPr>
          <w:t xml:space="preserve">(</w:t>
        </w:r>
      </w:ins>
      <w:ins w:id="1294" w:author="PR Preview" w:date="2026-01-01T00:00:00Z">
        <w:r>
          <w:rPr>
            <w:rStyle w:val="DecValTok"/>
          </w:rPr>
          <w:t xml:space="preserve">3</w:t>
        </w:r>
      </w:ins>
      <w:ins w:id="1295" w:author="PR Preview" w:date="2026-01-01T00:00:00Z">
        <w:r>
          <w:rPr>
            <w:rStyle w:val="NormalTok"/>
          </w:rPr>
          <w:t xml:space="preserve">, </w:t>
        </w:r>
      </w:ins>
      <w:ins w:id="1296" w:author="PR Preview" w:date="2026-01-01T00:00:00Z">
        <w:r>
          <w:rPr>
            <w:rStyle w:val="SpecialCharTok"/>
          </w:rPr>
          <w:t xml:space="preserve">-</w:t>
        </w:r>
      </w:ins>
      <w:ins w:id="1297" w:author="PR Preview" w:date="2026-01-01T00:00:00Z">
        <w:r>
          <w:rPr>
            <w:rStyle w:val="DecValTok"/>
          </w:rPr>
          <w:t xml:space="preserve">4</w:t>
        </w:r>
      </w:ins>
      <w:ins w:id="1298" w:author="PR Preview" w:date="2026-01-01T00:00:00Z">
        <w:r>
          <w:rPr>
            <w:rStyle w:val="NormalTok"/>
          </w:rPr>
          <w:t xml:space="preserve">)</w:t>
        </w:r>
      </w:ins>
      <w:ins w:id="1299" w:author="PR Preview" w:date="2026-01-01T00:00:00Z">
        <w:r>
          <w:br/>
        </w:r>
      </w:ins>
      <w:ins w:id="1300" w:author="PR Preview" w:date="2026-01-01T00:00:00Z">
        <w:r>
          <w:rPr>
            <w:rStyle w:val="NormalTok"/>
          </w:rPr>
          <w:t xml:space="preserve">y </w:t>
        </w:r>
      </w:ins>
      <w:ins w:id="1301" w:author="PR Preview" w:date="2026-01-01T00:00:00Z">
        <w:r>
          <w:rPr>
            <w:rStyle w:val="OtherTok"/>
          </w:rPr>
          <w:t xml:space="preserve">&lt;-</w:t>
        </w:r>
      </w:ins>
      <w:ins w:id="1302" w:author="PR Preview" w:date="2026-01-01T00:00:00Z">
        <w:r>
          <w:rPr>
            <w:rStyle w:val="NormalTok"/>
          </w:rPr>
          <w:t xml:space="preserve"> </w:t>
        </w:r>
      </w:ins>
      <w:ins w:id="1303" w:author="PR Preview" w:date="2026-01-01T00:00:00Z">
        <w:r>
          <w:rPr>
            <w:rStyle w:val="FunctionTok"/>
          </w:rPr>
          <w:t xml:space="preserve">c</w:t>
        </w:r>
      </w:ins>
      <w:ins w:id="1304" w:author="PR Preview" w:date="2026-01-01T00:00:00Z">
        <w:r>
          <w:rPr>
            <w:rStyle w:val="NormalTok"/>
          </w:rPr>
          <w:t xml:space="preserve">(</w:t>
        </w:r>
      </w:ins>
      <w:ins w:id="1305" w:author="PR Preview" w:date="2026-01-01T00:00:00Z">
        <w:r>
          <w:rPr>
            <w:rStyle w:val="SpecialCharTok"/>
          </w:rPr>
          <w:t xml:space="preserve">-</w:t>
        </w:r>
      </w:ins>
      <w:ins w:id="1306" w:author="PR Preview" w:date="2026-01-01T00:00:00Z">
        <w:r>
          <w:rPr>
            <w:rStyle w:val="DecValTok"/>
          </w:rPr>
          <w:t xml:space="preserve">1</w:t>
        </w:r>
      </w:ins>
      <w:ins w:id="1307" w:author="PR Preview" w:date="2026-01-01T00:00:00Z">
        <w:r>
          <w:rPr>
            <w:rStyle w:val="NormalTok"/>
          </w:rPr>
          <w:t xml:space="preserve">, </w:t>
        </w:r>
      </w:ins>
      <w:ins w:id="1308" w:author="PR Preview" w:date="2026-01-01T00:00:00Z">
        <w:r>
          <w:rPr>
            <w:rStyle w:val="DecValTok"/>
          </w:rPr>
          <w:t xml:space="preserve">5</w:t>
        </w:r>
      </w:ins>
      <w:ins w:id="1309" w:author="PR Preview" w:date="2026-01-01T00:00:00Z">
        <w:r>
          <w:rPr>
            <w:rStyle w:val="NormalTok"/>
          </w:rPr>
          <w:t xml:space="preserve">)</w:t>
        </w:r>
      </w:ins>
      <w:ins w:id="1310" w:author="PR Preview" w:date="2026-01-01T00:00:00Z">
        <w:r>
          <w:br/>
        </w:r>
      </w:ins>
      <w:ins w:id="1311" w:author="PR Preview" w:date="2026-01-01T00:00:00Z">
        <w:r>
          <w:rPr>
            <w:rStyle w:val="NormalTok"/>
          </w:rPr>
          <w:t xml:space="preserve">ks </w:t>
        </w:r>
      </w:ins>
      <w:ins w:id="1312" w:author="PR Preview" w:date="2026-01-01T00:00:00Z">
        <w:r>
          <w:rPr>
            <w:rStyle w:val="OtherTok"/>
          </w:rPr>
          <w:t xml:space="preserve">&lt;-</w:t>
        </w:r>
      </w:ins>
      <w:ins w:id="1313" w:author="PR Preview" w:date="2026-01-01T00:00:00Z">
        <w:r>
          <w:rPr>
            <w:rStyle w:val="NormalTok"/>
          </w:rPr>
          <w:t xml:space="preserve"> </w:t>
        </w:r>
      </w:ins>
      <w:ins w:id="1314" w:author="PR Preview" w:date="2026-01-01T00:00:00Z">
        <w:r>
          <w:rPr>
            <w:rStyle w:val="FunctionTok"/>
          </w:rPr>
          <w:t xml:space="preserve">c</w:t>
        </w:r>
      </w:ins>
      <w:ins w:id="1315" w:author="PR Preview" w:date="2026-01-01T00:00:00Z">
        <w:r>
          <w:rPr>
            <w:rStyle w:val="NormalTok"/>
          </w:rPr>
          <w:t xml:space="preserve">(</w:t>
        </w:r>
      </w:ins>
      <w:ins w:id="1316" w:author="PR Preview" w:date="2026-01-01T00:00:00Z">
        <w:r>
          <w:rPr>
            <w:rStyle w:val="DecValTok"/>
          </w:rPr>
          <w:t xml:space="preserve">1</w:t>
        </w:r>
      </w:ins>
      <w:ins w:id="1317" w:author="PR Preview" w:date="2026-01-01T00:00:00Z">
        <w:r>
          <w:rPr>
            <w:rStyle w:val="NormalTok"/>
          </w:rPr>
          <w:t xml:space="preserve">, </w:t>
        </w:r>
      </w:ins>
      <w:ins w:id="1318" w:author="PR Preview" w:date="2026-01-01T00:00:00Z">
        <w:r>
          <w:rPr>
            <w:rStyle w:val="DecValTok"/>
          </w:rPr>
          <w:t xml:space="preserve">2</w:t>
        </w:r>
      </w:ins>
      <w:ins w:id="1319" w:author="PR Preview" w:date="2026-01-01T00:00:00Z">
        <w:r>
          <w:rPr>
            <w:rStyle w:val="NormalTok"/>
          </w:rPr>
          <w:t xml:space="preserve">, </w:t>
        </w:r>
      </w:ins>
      <w:ins w:id="1320" w:author="PR Preview" w:date="2026-01-01T00:00:00Z">
        <w:r>
          <w:rPr>
            <w:rStyle w:val="DecValTok"/>
          </w:rPr>
          <w:t xml:space="preserve">4</w:t>
        </w:r>
      </w:ins>
      <w:ins w:id="1321" w:author="PR Preview" w:date="2026-01-01T00:00:00Z">
        <w:r>
          <w:rPr>
            <w:rStyle w:val="NormalTok"/>
          </w:rPr>
          <w:t xml:space="preserve">, </w:t>
        </w:r>
      </w:ins>
      <w:ins w:id="1322" w:author="PR Preview" w:date="2026-01-01T00:00:00Z">
        <w:r>
          <w:rPr>
            <w:rStyle w:val="DecValTok"/>
          </w:rPr>
          <w:t xml:space="preserve">8</w:t>
        </w:r>
      </w:ins>
      <w:ins w:id="1323" w:author="PR Preview" w:date="2026-01-01T00:00:00Z">
        <w:r>
          <w:rPr>
            <w:rStyle w:val="NormalTok"/>
          </w:rPr>
          <w:t xml:space="preserve">, </w:t>
        </w:r>
      </w:ins>
      <w:ins w:id="1324" w:author="PR Preview" w:date="2026-01-01T00:00:00Z">
        <w:r>
          <w:rPr>
            <w:rStyle w:val="DecValTok"/>
          </w:rPr>
          <w:t xml:space="preserve">16</w:t>
        </w:r>
      </w:ins>
      <w:ins w:id="1325" w:author="PR Preview" w:date="2026-01-01T00:00:00Z">
        <w:r>
          <w:rPr>
            <w:rStyle w:val="NormalTok"/>
          </w:rPr>
          <w:t xml:space="preserve">, </w:t>
        </w:r>
      </w:ins>
      <w:ins w:id="1326" w:author="PR Preview" w:date="2026-01-01T00:00:00Z">
        <w:r>
          <w:rPr>
            <w:rStyle w:val="DecValTok"/>
          </w:rPr>
          <w:t xml:space="preserve">32</w:t>
        </w:r>
      </w:ins>
      <w:ins w:id="1327" w:author="PR Preview" w:date="2026-01-01T00:00:00Z">
        <w:r>
          <w:rPr>
            <w:rStyle w:val="NormalTok"/>
          </w:rPr>
          <w:t xml:space="preserve">, </w:t>
        </w:r>
      </w:ins>
      <w:ins w:id="1328" w:author="PR Preview" w:date="2026-01-01T00:00:00Z">
        <w:r>
          <w:rPr>
            <w:rStyle w:val="DecValTok"/>
          </w:rPr>
          <w:t xml:space="preserve">64</w:t>
        </w:r>
      </w:ins>
      <w:ins w:id="1329" w:author="PR Preview" w:date="2026-01-01T00:00:00Z">
        <w:r>
          <w:rPr>
            <w:rStyle w:val="NormalTok"/>
          </w:rPr>
          <w:t xml:space="preserve">, </w:t>
        </w:r>
      </w:ins>
      <w:ins w:id="1330" w:author="PR Preview" w:date="2026-01-01T00:00:00Z">
        <w:r>
          <w:rPr>
            <w:rStyle w:val="ConstantTok"/>
          </w:rPr>
          <w:t xml:space="preserve">Inf</w:t>
        </w:r>
      </w:ins>
      <w:ins w:id="1331" w:author="PR Preview" w:date="2026-01-01T00:00:00Z">
        <w:r>
          <w:rPr>
            <w:rStyle w:val="NormalTok"/>
          </w:rPr>
          <w:t xml:space="preserve">)</w:t>
        </w:r>
      </w:ins>
      <w:ins w:id="1332" w:author="PR Preview" w:date="2026-01-01T00:00:00Z">
        <w:r>
          <w:br/>
        </w:r>
      </w:ins>
      <w:ins w:id="1333" w:author="PR Preview" w:date="2026-01-01T00:00:00Z">
        <w:r>
          <w:rPr>
            <w:rStyle w:val="NormalTok"/>
          </w:rPr>
          <w:t xml:space="preserve">norms </w:t>
        </w:r>
      </w:ins>
      <w:ins w:id="1334" w:author="PR Preview" w:date="2026-01-01T00:00:00Z">
        <w:r>
          <w:rPr>
            <w:rStyle w:val="OtherTok"/>
          </w:rPr>
          <w:t xml:space="preserve">&lt;-</w:t>
        </w:r>
      </w:ins>
      <w:ins w:id="1335" w:author="PR Preview" w:date="2026-01-01T00:00:00Z">
        <w:r>
          <w:rPr>
            <w:rStyle w:val="NormalTok"/>
          </w:rPr>
          <w:t xml:space="preserve"> </w:t>
        </w:r>
      </w:ins>
      <w:ins w:id="1336" w:author="PR Preview" w:date="2026-01-01T00:00:00Z">
        <w:r>
          <w:rPr>
            <w:rStyle w:val="FunctionTok"/>
          </w:rPr>
          <w:t xml:space="preserve">sapply</w:t>
        </w:r>
      </w:ins>
      <w:ins w:id="1337" w:author="PR Preview" w:date="2026-01-01T00:00:00Z">
        <w:r>
          <w:rPr>
            <w:rStyle w:val="NormalTok"/>
          </w:rPr>
          <w:t xml:space="preserve">(ks, </w:t>
        </w:r>
      </w:ins>
      <w:ins w:id="1338" w:author="PR Preview" w:date="2026-01-01T00:00:00Z">
        <w:r>
          <w:rPr>
            <w:rStyle w:val="ControlFlowTok"/>
          </w:rPr>
          <w:t xml:space="preserve">function</w:t>
        </w:r>
      </w:ins>
      <w:ins w:id="1339" w:author="PR Preview" w:date="2026-01-01T00:00:00Z">
        <w:r>
          <w:rPr>
            <w:rStyle w:val="NormalTok"/>
          </w:rPr>
          <w:t xml:space="preserve">(k) </w:t>
        </w:r>
      </w:ins>
      <w:ins w:id="1340" w:author="PR Preview" w:date="2026-01-01T00:00:00Z">
        <w:r>
          <w:rPr>
            <w:rStyle w:val="FunctionTok"/>
          </w:rPr>
          <w:t xml:space="preserve">lk_norm</w:t>
        </w:r>
      </w:ins>
      <w:ins w:id="1341" w:author="PR Preview" w:date="2026-01-01T00:00:00Z">
        <w:r>
          <w:rPr>
            <w:rStyle w:val="NormalTok"/>
          </w:rPr>
          <w:t xml:space="preserve">(x, k))</w:t>
        </w:r>
      </w:ins>
      <w:ins w:id="1342" w:author="PR Preview" w:date="2026-01-01T00:00:00Z">
        <w:r>
          <w:br/>
        </w:r>
      </w:ins>
      <w:ins w:id="1343" w:author="PR Preview" w:date="2026-01-01T00:00:00Z">
        <w:r>
          <w:rPr>
            <w:rStyle w:val="NormalTok"/>
          </w:rPr>
          <w:t xml:space="preserve">triangle </w:t>
        </w:r>
      </w:ins>
      <w:ins w:id="1344" w:author="PR Preview" w:date="2026-01-01T00:00:00Z">
        <w:r>
          <w:rPr>
            <w:rStyle w:val="OtherTok"/>
          </w:rPr>
          <w:t xml:space="preserve">&lt;-</w:t>
        </w:r>
      </w:ins>
      <w:ins w:id="1345" w:author="PR Preview" w:date="2026-01-01T00:00:00Z">
        <w:r>
          <w:rPr>
            <w:rStyle w:val="NormalTok"/>
          </w:rPr>
          <w:t xml:space="preserve"> </w:t>
        </w:r>
      </w:ins>
      <w:ins w:id="1346" w:author="PR Preview" w:date="2026-01-01T00:00:00Z">
        <w:r>
          <w:rPr>
            <w:rStyle w:val="FunctionTok"/>
          </w:rPr>
          <w:t xml:space="preserve">sapply</w:t>
        </w:r>
      </w:ins>
      <w:ins w:id="1347" w:author="PR Preview" w:date="2026-01-01T00:00:00Z">
        <w:r>
          <w:rPr>
            <w:rStyle w:val="NormalTok"/>
          </w:rPr>
          <w:t xml:space="preserve">(</w:t>
        </w:r>
      </w:ins>
      <w:ins w:id="1348" w:author="PR Preview" w:date="2026-01-01T00:00:00Z">
        <w:r>
          <w:br/>
        </w:r>
      </w:ins>
      <w:ins w:id="1349" w:author="PR Preview" w:date="2026-01-01T00:00:00Z">
        <w:r>
          <w:rPr>
            <w:rStyle w:val="NormalTok"/>
          </w:rPr>
          <w:t xml:space="preserve">  ks,</w:t>
        </w:r>
      </w:ins>
      <w:ins w:id="1350" w:author="PR Preview" w:date="2026-01-01T00:00:00Z">
        <w:r>
          <w:br/>
        </w:r>
      </w:ins>
      <w:ins w:id="1351" w:author="PR Preview" w:date="2026-01-01T00:00:00Z">
        <w:r>
          <w:rPr>
            <w:rStyle w:val="NormalTok"/>
          </w:rPr>
          <w:t xml:space="preserve">  </w:t>
        </w:r>
      </w:ins>
      <w:ins w:id="1352" w:author="PR Preview" w:date="2026-01-01T00:00:00Z">
        <w:r>
          <w:rPr>
            <w:rStyle w:val="ControlFlowTok"/>
          </w:rPr>
          <w:t xml:space="preserve">function</w:t>
        </w:r>
      </w:ins>
      <w:ins w:id="1353" w:author="PR Preview" w:date="2026-01-01T00:00:00Z">
        <w:r>
          <w:rPr>
            <w:rStyle w:val="NormalTok"/>
          </w:rPr>
          <w:t xml:space="preserve">(k) </w:t>
        </w:r>
      </w:ins>
      <w:ins w:id="1354" w:author="PR Preview" w:date="2026-01-01T00:00:00Z">
        <w:r>
          <w:rPr>
            <w:rStyle w:val="FunctionTok"/>
          </w:rPr>
          <w:t xml:space="preserve">lk_norm</w:t>
        </w:r>
      </w:ins>
      <w:ins w:id="1355" w:author="PR Preview" w:date="2026-01-01T00:00:00Z">
        <w:r>
          <w:rPr>
            <w:rStyle w:val="NormalTok"/>
          </w:rPr>
          <w:t xml:space="preserve">(x </w:t>
        </w:r>
      </w:ins>
      <w:ins w:id="1356" w:author="PR Preview" w:date="2026-01-01T00:00:00Z">
        <w:r>
          <w:rPr>
            <w:rStyle w:val="SpecialCharTok"/>
          </w:rPr>
          <w:t xml:space="preserve">+</w:t>
        </w:r>
      </w:ins>
      <w:ins w:id="1357" w:author="PR Preview" w:date="2026-01-01T00:00:00Z">
        <w:r>
          <w:rPr>
            <w:rStyle w:val="NormalTok"/>
          </w:rPr>
          <w:t xml:space="preserve"> y, k) </w:t>
        </w:r>
      </w:ins>
      <w:ins w:id="1358" w:author="PR Preview" w:date="2026-01-01T00:00:00Z">
        <w:r>
          <w:rPr>
            <w:rStyle w:val="SpecialCharTok"/>
          </w:rPr>
          <w:t xml:space="preserve">&lt;=</w:t>
        </w:r>
      </w:ins>
      <w:ins w:id="1359" w:author="PR Preview" w:date="2026-01-01T00:00:00Z">
        <w:r>
          <w:rPr>
            <w:rStyle w:val="NormalTok"/>
          </w:rPr>
          <w:t xml:space="preserve"> </w:t>
        </w:r>
      </w:ins>
      <w:ins w:id="1360" w:author="PR Preview" w:date="2026-01-01T00:00:00Z">
        <w:r>
          <w:rPr>
            <w:rStyle w:val="FunctionTok"/>
          </w:rPr>
          <w:t xml:space="preserve">lk_norm</w:t>
        </w:r>
      </w:ins>
      <w:ins w:id="1361" w:author="PR Preview" w:date="2026-01-01T00:00:00Z">
        <w:r>
          <w:rPr>
            <w:rStyle w:val="NormalTok"/>
          </w:rPr>
          <w:t xml:space="preserve">(x, k) </w:t>
        </w:r>
      </w:ins>
      <w:ins w:id="1362" w:author="PR Preview" w:date="2026-01-01T00:00:00Z">
        <w:r>
          <w:rPr>
            <w:rStyle w:val="SpecialCharTok"/>
          </w:rPr>
          <w:t xml:space="preserve">+</w:t>
        </w:r>
      </w:ins>
      <w:ins w:id="1363" w:author="PR Preview" w:date="2026-01-01T00:00:00Z">
        <w:r>
          <w:rPr>
            <w:rStyle w:val="NormalTok"/>
          </w:rPr>
          <w:t xml:space="preserve"> </w:t>
        </w:r>
      </w:ins>
      <w:ins w:id="1364" w:author="PR Preview" w:date="2026-01-01T00:00:00Z">
        <w:r>
          <w:rPr>
            <w:rStyle w:val="FunctionTok"/>
          </w:rPr>
          <w:t xml:space="preserve">lk_norm</w:t>
        </w:r>
      </w:ins>
      <w:ins w:id="1365" w:author="PR Preview" w:date="2026-01-01T00:00:00Z">
        <w:r>
          <w:rPr>
            <w:rStyle w:val="NormalTok"/>
          </w:rPr>
          <w:t xml:space="preserve">(y, k)</w:t>
        </w:r>
      </w:ins>
      <w:ins w:id="1366" w:author="PR Preview" w:date="2026-01-01T00:00:00Z">
        <w:r>
          <w:br/>
        </w:r>
      </w:ins>
      <w:ins w:id="1367" w:author="PR Preview" w:date="2026-01-01T00:00:00Z">
        <w:r>
          <w:rPr>
            <w:rStyle w:val="NormalTok"/>
          </w:rPr>
          <w:t xml:space="preserve">)</w:t>
        </w:r>
      </w:ins>
      <w:ins w:id="1368" w:author="PR Preview" w:date="2026-01-01T00:00:00Z">
        <w:r>
          <w:br/>
        </w:r>
      </w:ins>
      <w:ins w:id="1369" w:author="PR Preview" w:date="2026-01-01T00:00:00Z">
        <w:r>
          <w:rPr>
            <w:rStyle w:val="FunctionTok"/>
          </w:rPr>
          <w:t xml:space="preserve">data.frame</w:t>
        </w:r>
      </w:ins>
      <w:ins w:id="1370" w:author="PR Preview" w:date="2026-01-01T00:00:00Z">
        <w:r>
          <w:rPr>
            <w:rStyle w:val="NormalTok"/>
          </w:rPr>
          <w:t xml:space="preserve">(</w:t>
        </w:r>
      </w:ins>
      <w:ins w:id="1371" w:author="PR Preview" w:date="2026-01-01T00:00:00Z">
        <w:r>
          <w:rPr>
            <w:rStyle w:val="AttributeTok"/>
          </w:rPr>
          <w:t xml:space="preserve">k =</w:t>
        </w:r>
      </w:ins>
      <w:ins w:id="1372" w:author="PR Preview" w:date="2026-01-01T00:00:00Z">
        <w:r>
          <w:rPr>
            <w:rStyle w:val="NormalTok"/>
          </w:rPr>
          <w:t xml:space="preserve"> ks, </w:t>
        </w:r>
      </w:ins>
      <w:ins w:id="1373" w:author="PR Preview" w:date="2026-01-01T00:00:00Z">
        <w:r>
          <w:rPr>
            <w:rStyle w:val="AttributeTok"/>
          </w:rPr>
          <w:t xml:space="preserve">norm =</w:t>
        </w:r>
      </w:ins>
      <w:ins w:id="1374" w:author="PR Preview" w:date="2026-01-01T00:00:00Z">
        <w:r>
          <w:rPr>
            <w:rStyle w:val="NormalTok"/>
          </w:rPr>
          <w:t xml:space="preserve"> norms, </w:t>
        </w:r>
      </w:ins>
      <w:ins w:id="1375" w:author="PR Preview" w:date="2026-01-01T00:00:00Z">
        <w:r>
          <w:rPr>
            <w:rStyle w:val="AttributeTok"/>
          </w:rPr>
          <w:t xml:space="preserve">triangle_holds =</w:t>
        </w:r>
      </w:ins>
      <w:ins w:id="1376" w:author="PR Preview" w:date="2026-01-01T00:00:00Z">
        <w:r>
          <w:rPr>
            <w:rStyle w:val="NormalTok"/>
          </w:rPr>
          <w:t xml:space="preserve"> triangle)</w:t>
        </w:r>
      </w:ins>
      <w:ins w:id="1377" w:author="PR Preview" w:date="2026-01-01T00:00:00Z">
        <w:r>
          <w:br/>
        </w:r>
      </w:ins>
      <w:ins w:id="1378" w:author="PR Preview" w:date="2026-01-01T00:00:00Z">
        <w:r>
          <w:rPr>
            <w:rStyle w:val="CommentTok"/>
          </w:rPr>
          <w:t xml:space="preserve">#&gt; # A tibble: 8 × 3</w:t>
        </w:r>
      </w:ins>
      <w:ins w:id="1379" w:author="PR Preview" w:date="2026-01-01T00:00:00Z">
        <w:r>
          <w:br/>
        </w:r>
      </w:ins>
      <w:ins w:id="1380" w:author="PR Preview" w:date="2026-01-01T00:00:00Z">
        <w:r>
          <w:rPr>
            <w:rStyle w:val="CommentTok"/>
          </w:rPr>
          <w:t xml:space="preserve">#&gt;       k  norm triangle_holds</w:t>
        </w:r>
      </w:ins>
      <w:ins w:id="1381" w:author="PR Preview" w:date="2026-01-01T00:00:00Z">
        <w:r>
          <w:br/>
        </w:r>
      </w:ins>
      <w:ins w:id="1382" w:author="PR Preview" w:date="2026-01-01T00:00:00Z">
        <w:r>
          <w:rPr>
            <w:rStyle w:val="CommentTok"/>
          </w:rPr>
          <w:t xml:space="preserve">#&gt;   &lt;dbl&gt; &lt;dbl&gt; &lt;lgl&gt;         </w:t>
        </w:r>
      </w:ins>
      <w:ins w:id="1383" w:author="PR Preview" w:date="2026-01-01T00:00:00Z">
        <w:r>
          <w:br/>
        </w:r>
      </w:ins>
      <w:ins w:id="1384" w:author="PR Preview" w:date="2026-01-01T00:00:00Z">
        <w:r>
          <w:rPr>
            <w:rStyle w:val="CommentTok"/>
          </w:rPr>
          <w:t xml:space="preserve">#&gt; 1     1  7    TRUE          </w:t>
        </w:r>
      </w:ins>
      <w:ins w:id="1385" w:author="PR Preview" w:date="2026-01-01T00:00:00Z">
        <w:r>
          <w:br/>
        </w:r>
      </w:ins>
      <w:ins w:id="1386" w:author="PR Preview" w:date="2026-01-01T00:00:00Z">
        <w:r>
          <w:rPr>
            <w:rStyle w:val="CommentTok"/>
          </w:rPr>
          <w:t xml:space="preserve">#&gt; 2     2  5    TRUE          </w:t>
        </w:r>
      </w:ins>
      <w:ins w:id="1387" w:author="PR Preview" w:date="2026-01-01T00:00:00Z">
        <w:r>
          <w:br/>
        </w:r>
      </w:ins>
      <w:ins w:id="1388" w:author="PR Preview" w:date="2026-01-01T00:00:00Z">
        <w:r>
          <w:rPr>
            <w:rStyle w:val="CommentTok"/>
          </w:rPr>
          <w:t xml:space="preserve">#&gt; 3     4  4.28 TRUE          </w:t>
        </w:r>
      </w:ins>
      <w:ins w:id="1389" w:author="PR Preview" w:date="2026-01-01T00:00:00Z">
        <w:r>
          <w:br/>
        </w:r>
      </w:ins>
      <w:ins w:id="1390" w:author="PR Preview" w:date="2026-01-01T00:00:00Z">
        <w:r>
          <w:rPr>
            <w:rStyle w:val="CommentTok"/>
          </w:rPr>
          <w:t xml:space="preserve">#&gt; 4     8  4.05 TRUE          </w:t>
        </w:r>
      </w:ins>
      <w:ins w:id="1391" w:author="PR Preview" w:date="2026-01-01T00:00:00Z">
        <w:r>
          <w:br/>
        </w:r>
      </w:ins>
      <w:ins w:id="1392" w:author="PR Preview" w:date="2026-01-01T00:00:00Z">
        <w:r>
          <w:rPr>
            <w:rStyle w:val="CommentTok"/>
          </w:rPr>
          <w:t xml:space="preserve">#&gt; 5    16  4.00 TRUE          </w:t>
        </w:r>
      </w:ins>
      <w:ins w:id="1393" w:author="PR Preview" w:date="2026-01-01T00:00:00Z">
        <w:r>
          <w:br/>
        </w:r>
      </w:ins>
      <w:ins w:id="1394" w:author="PR Preview" w:date="2026-01-01T00:00:00Z">
        <w:r>
          <w:rPr>
            <w:rStyle w:val="CommentTok"/>
          </w:rPr>
          <w:t xml:space="preserve">#&gt; 6    32  4.00 TRUE          </w:t>
        </w:r>
      </w:ins>
      <w:ins w:id="1395" w:author="PR Preview" w:date="2026-01-01T00:00:00Z">
        <w:r>
          <w:br/>
        </w:r>
      </w:ins>
      <w:ins w:id="1396" w:author="PR Preview" w:date="2026-01-01T00:00:00Z">
        <w:r>
          <w:rPr>
            <w:rStyle w:val="CommentTok"/>
          </w:rPr>
          <w:t xml:space="preserve">#&gt; 7    64  4.00 TRUE          </w:t>
        </w:r>
      </w:ins>
      <w:ins w:id="1397" w:author="PR Preview" w:date="2026-01-01T00:00:00Z">
        <w:r>
          <w:br/>
        </w:r>
      </w:ins>
      <w:ins w:id="1398" w:author="PR Preview" w:date="2026-01-01T00:00:00Z">
        <w:r>
          <w:rPr>
            <w:rStyle w:val="CommentTok"/>
          </w:rPr>
          <w:t xml:space="preserve">#&gt; 8   Inf  4    TRUE</w:t>
        </w:r>
      </w:ins>
    </w:p>
    <w:p>
      <w:pPr>
        <w:pStyle w:val="FirstParagraph"/>
      </w:pPr>
      <w:ins w:id="1399" w:author="PR Preview" w:date="2026-01-01T00:00:00Z">
        <w:r>
          <w:t xml:space="preserve">By part 1 of</w:t>
        </w:r>
      </w:ins>
      <w:ins w:id="1400" w:author="PR Preview" w:date="2026-01-01T00:00:00Z">
        <w:r>
          <w:t xml:space="preserve"> </w:t>
        </w:r>
      </w:ins>
      <w:hyperlink w:anchor="thm-vector-p-norm">
        <w:ins w:id="1401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402" w:author="PR Preview" w:date="2026-01-01T00:00:00Z">
        <w:r>
          <w:t xml:space="preserve">, the</w:t>
        </w:r>
      </w:ins>
      <w:ins w:id="1403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1</m:t>
            </m:r>
          </m:sub>
        </m:sSub>
      </m:oMath>
      <w:ins w:id="1404" w:author="PR Preview" w:date="2026-01-01T00:00:00Z">
        <w:r>
          <w:t xml:space="preserve"> </w:t>
        </w:r>
      </w:ins>
      <w:ins w:id="1405" w:author="PR Preview" w:date="2026-01-01T00:00:00Z">
        <w:r>
          <w:t xml:space="preserve">norm 7 equals</w:t>
        </w:r>
      </w:ins>
      <w:ins w:id="1406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ins w:id="1407" w:author="PR Preview" w:date="2026-01-01T00:00:00Z">
        <w:r>
          <w:t xml:space="preserve">,</w:t>
        </w:r>
      </w:ins>
      <w:ins w:id="1408" w:author="PR Preview" w:date="2026-01-01T00:00:00Z">
        <w:r>
          <w:t xml:space="preserve"> </w:t>
        </w:r>
      </w:ins>
      <w:ins w:id="1409" w:author="PR Preview" w:date="2026-01-01T00:00:00Z">
        <w:r>
          <w:t xml:space="preserve">and the</w:t>
        </w:r>
      </w:ins>
      <w:ins w:id="1410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2</m:t>
            </m:r>
          </m:sub>
        </m:sSub>
      </m:oMath>
      <w:ins w:id="1411" w:author="PR Preview" w:date="2026-01-01T00:00:00Z">
        <w:r>
          <w:t xml:space="preserve"> </w:t>
        </w:r>
      </w:ins>
      <w:ins w:id="1412" w:author="PR Preview" w:date="2026-01-01T00:00:00Z">
        <w:r>
          <w:t xml:space="preserve">norm 5 equals</w:t>
        </w:r>
      </w:ins>
      <w:ins w:id="1413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ins w:id="1414" w:author="PR Preview" w:date="2026-01-01T00:00:00Z">
        <w:r>
          <w:t xml:space="preserve">.</w:t>
        </w:r>
      </w:ins>
      <w:ins w:id="1415" w:author="PR Preview" w:date="2026-01-01T00:00:00Z">
        <w:r>
          <w:t xml:space="preserve"> </w:t>
        </w:r>
      </w:ins>
      <w:ins w:id="1416" w:author="PR Preview" w:date="2026-01-01T00:00:00Z">
        <w:r>
          <w:t xml:space="preserve">By part 2, the norms approach the maximum norm 4:</w:t>
        </w:r>
      </w:ins>
      <w:ins w:id="1417" w:author="PR Preview" w:date="2026-01-01T00:00:00Z">
        <w:r>
          <w:t xml:space="preserve"> </w:t>
        </w:r>
      </w:ins>
      <w:ins w:id="1418" w:author="PR Preview" w:date="2026-01-01T00:00:00Z">
        <w:r>
          <w:t xml:space="preserve">at</w:t>
        </w:r>
      </w:ins>
      <w:ins w:id="141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64</m:t>
        </m:r>
      </m:oMath>
      <w:ins w:id="1420" w:author="PR Preview" w:date="2026-01-01T00:00:00Z">
        <w:r>
          <w:t xml:space="preserve"> </w:t>
        </w:r>
      </w:ins>
      <w:ins w:id="1421" w:author="PR Preview" w:date="2026-01-01T00:00:00Z">
        <w:r>
          <w:t xml:space="preserve">the</w:t>
        </w:r>
      </w:ins>
      <w:ins w:id="1422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k</m:t>
            </m:r>
          </m:sub>
        </m:sSub>
      </m:oMath>
      <w:ins w:id="1423" w:author="PR Preview" w:date="2026-01-01T00:00:00Z">
        <w:r>
          <w:t xml:space="preserve"> </w:t>
        </w:r>
      </w:ins>
      <w:ins w:id="1424" w:author="PR Preview" w:date="2026-01-01T00:00:00Z">
        <w:r>
          <w:t xml:space="preserve">norm is within</w:t>
        </w:r>
      </w:ins>
      <w:ins w:id="1425" w:author="PR Preview" w:date="2026-01-01T00:00:00Z">
        <w:r>
          <w:t xml:space="preserve"> </w:t>
        </w:r>
      </w:ins>
      <w:ins w:id="1426" w:author="PR Preview" w:date="2026-01-01T00:00:00Z">
        <w:r>
          <w:t xml:space="preserve">0.00000000063 of it.</w:t>
        </w:r>
      </w:ins>
      <w:ins w:id="1427" w:author="PR Preview" w:date="2026-01-01T00:00:00Z">
        <w:r>
          <w:t xml:space="preserve"> </w:t>
        </w:r>
      </w:ins>
      <w:ins w:id="1428" w:author="PR Preview" w:date="2026-01-01T00:00:00Z">
        <w:r>
          <w:t xml:space="preserve">By part 3, the triangle inequality holds at all 8 of the 8 values of</w:t>
        </w:r>
      </w:ins>
      <w:ins w:id="1429" w:author="PR Preview" w:date="2026-01-01T00:00:00Z">
        <w:r>
          <w:t xml:space="preserve"> </w:t>
        </w:r>
      </w:ins>
      <m:oMath>
        <m:r>
          <m:t>k</m:t>
        </m:r>
      </m:oMath>
      <w:ins w:id="1430" w:author="PR Preview" w:date="2026-01-01T00:00:00Z">
        <w:r>
          <w:t xml:space="preserve">.</w:t>
        </w:r>
      </w:ins>
    </w:p>
    <w:bookmarkEnd w:id="47"/>
    <w:bookmarkStart w:id="48" w:name="def-cosine-sine"/>
    <w:p>
      <w:pPr>
        <w:pStyle w:val="BodyText"/>
      </w:pPr>
      <w:ins w:id="1431" w:author="PR Preview" w:date="2026-01-01T00:00:00Z">
        <w:r>
          <w:rPr>
            <w:b/>
            <w:bCs/>
          </w:rPr>
          <w:t xml:space="preserve">Definition 6 (Cosine and sine)</w:t>
        </w:r>
      </w:ins>
      <w:ins w:id="1432" w:author="PR Preview" w:date="2026-01-01T00:00:00Z">
        <w:r>
          <w:t xml:space="preserve"> </w:t>
        </w:r>
      </w:ins>
      <w:ins w:id="1433" w:author="PR Preview" w:date="2026-01-01T00:00:00Z">
        <w:r>
          <w:t xml:space="preserve">The</w:t>
        </w:r>
      </w:ins>
      <w:ins w:id="1434" w:author="PR Preview" w:date="2026-01-01T00:00:00Z">
        <w:r>
          <w:t xml:space="preserve"> </w:t>
        </w:r>
      </w:ins>
      <w:ins w:id="1435" w:author="PR Preview" w:date="2026-01-01T00:00:00Z">
        <w:r>
          <w:rPr>
            <w:i/>
            <w:iCs/>
          </w:rPr>
          <w:t xml:space="preserve">unit circle</w:t>
        </w:r>
      </w:ins>
      <w:ins w:id="1436" w:author="PR Preview" w:date="2026-01-01T00:00:00Z">
        <w:r>
          <w:t xml:space="preserve"> </w:t>
        </w:r>
      </w:ins>
      <w:ins w:id="1437" w:author="PR Preview" w:date="2026-01-01T00:00:00Z">
        <w:r>
          <w:t xml:space="preserve">is the set of points</w:t>
        </w:r>
      </w:ins>
      <w:ins w:id="143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1439" w:author="PR Preview" w:date="2026-01-01T00:00:00Z">
        <w:r>
          <w:t xml:space="preserve"> </w:t>
        </w:r>
      </w:ins>
      <w:ins w:id="1440" w:author="PR Preview" w:date="2026-01-01T00:00:00Z">
        <w:r>
          <w:t xml:space="preserve">in the plane with</w:t>
        </w:r>
      </w:ins>
      <w:ins w:id="1441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ins w:id="1442" w:author="PR Preview" w:date="2026-01-01T00:00:00Z">
        <w:r>
          <w:t xml:space="preserve">,</w:t>
        </w:r>
      </w:ins>
      <w:ins w:id="1443" w:author="PR Preview" w:date="2026-01-01T00:00:00Z">
        <w:r>
          <w:t xml:space="preserve"> </w:t>
        </w:r>
      </w:ins>
      <w:ins w:id="1444" w:author="PR Preview" w:date="2026-01-01T00:00:00Z">
        <w:r>
          <w:t xml:space="preserve">and</w:t>
        </w:r>
      </w:ins>
      <w:ins w:id="1445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≈</m:t>
        </m:r>
        <m:r>
          <m:t>3.14159</m:t>
        </m:r>
      </m:oMath>
      <w:ins w:id="1446" w:author="PR Preview" w:date="2026-01-01T00:00:00Z">
        <w:r>
          <w:t xml:space="preserve"> </w:t>
        </w:r>
      </w:ins>
      <w:ins w:id="1447" w:author="PR Preview" w:date="2026-01-01T00:00:00Z">
        <w:r>
          <w:t xml:space="preserve">is half of its circumference.</w:t>
        </w:r>
      </w:ins>
      <w:ins w:id="1448" w:author="PR Preview" w:date="2026-01-01T00:00:00Z">
        <w:r>
          <w:t xml:space="preserve"> </w:t>
        </w:r>
      </w:ins>
      <w:ins w:id="1449" w:author="PR Preview" w:date="2026-01-01T00:00:00Z">
        <w:r>
          <w:t xml:space="preserve">For a real number</w:t>
        </w:r>
      </w:ins>
      <w:ins w:id="1450" w:author="PR Preview" w:date="2026-01-01T00:00:00Z">
        <w:r>
          <w:t xml:space="preserve"> </w:t>
        </w:r>
      </w:ins>
      <m:oMath>
        <m:r>
          <m:t>θ</m:t>
        </m:r>
      </m:oMath>
      <w:ins w:id="1451" w:author="PR Preview" w:date="2026-01-01T00:00:00Z">
        <w:r>
          <w:t xml:space="preserve">, start at the point</w:t>
        </w:r>
      </w:ins>
      <w:ins w:id="145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453" w:author="PR Preview" w:date="2026-01-01T00:00:00Z">
        <w:r>
          <w:t xml:space="preserve"> </w:t>
        </w:r>
      </w:ins>
      <w:ins w:id="1454" w:author="PR Preview" w:date="2026-01-01T00:00:00Z">
        <w:r>
          <w:t xml:space="preserve">and move a distance</w:t>
        </w:r>
      </w:ins>
      <w:ins w:id="1455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ins w:id="1456" w:author="PR Preview" w:date="2026-01-01T00:00:00Z">
        <w:r>
          <w:t xml:space="preserve"> </w:t>
        </w:r>
      </w:ins>
      <w:ins w:id="1457" w:author="PR Preview" w:date="2026-01-01T00:00:00Z">
        <w:r>
          <w:t xml:space="preserve">along the unit circle,</w:t>
        </w:r>
      </w:ins>
      <w:ins w:id="1458" w:author="PR Preview" w:date="2026-01-01T00:00:00Z">
        <w:r>
          <w:t xml:space="preserve"> </w:t>
        </w:r>
      </w:ins>
      <w:ins w:id="1459" w:author="PR Preview" w:date="2026-01-01T00:00:00Z">
        <w:r>
          <w:t xml:space="preserve">counterclockwise if</w:t>
        </w:r>
      </w:ins>
      <w:ins w:id="1460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≥</m:t>
        </m:r>
        <m:r>
          <m:t>0</m:t>
        </m:r>
      </m:oMath>
      <w:ins w:id="1461" w:author="PR Preview" w:date="2026-01-01T00:00:00Z">
        <w:r>
          <w:t xml:space="preserve"> </w:t>
        </w:r>
      </w:ins>
      <w:ins w:id="1462" w:author="PR Preview" w:date="2026-01-01T00:00:00Z">
        <w:r>
          <w:t xml:space="preserve">and clockwise if</w:t>
        </w:r>
      </w:ins>
      <w:ins w:id="1463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&lt;</m:t>
        </m:r>
        <m:r>
          <m:t>0</m:t>
        </m:r>
      </m:oMath>
      <w:ins w:id="1464" w:author="PR Preview" w:date="2026-01-01T00:00:00Z">
        <w:r>
          <w:t xml:space="preserve">.</w:t>
        </w:r>
      </w:ins>
      <w:ins w:id="1465" w:author="PR Preview" w:date="2026-01-01T00:00:00Z">
        <w:r>
          <w:t xml:space="preserve"> </w:t>
        </w:r>
      </w:ins>
      <w:ins w:id="1466" w:author="PR Preview" w:date="2026-01-01T00:00:00Z">
        <w:r>
          <w:t xml:space="preserve">The point reached is</w:t>
        </w:r>
      </w:ins>
      <w:ins w:id="146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1468" w:author="PR Preview" w:date="2026-01-01T00:00:00Z">
        <w:r>
          <w:t xml:space="preserve">:</w:t>
        </w:r>
      </w:ins>
      <w:ins w:id="1469" w:author="PR Preview" w:date="2026-01-01T00:00:00Z">
        <w:r>
          <w:t xml:space="preserve"> </w:t>
        </w:r>
      </w:ins>
      <w:ins w:id="1470" w:author="PR Preview" w:date="2026-01-01T00:00:00Z">
        <w:r>
          <w:t xml:space="preserve">its first coordinate is the</w:t>
        </w:r>
      </w:ins>
      <w:ins w:id="1471" w:author="PR Preview" w:date="2026-01-01T00:00:00Z">
        <w:r>
          <w:t xml:space="preserve"> </w:t>
        </w:r>
      </w:ins>
      <w:ins w:id="1472" w:author="PR Preview" w:date="2026-01-01T00:00:00Z">
        <w:r>
          <w:rPr>
            <w:b/>
            <w:bCs/>
          </w:rPr>
          <w:t xml:space="preserve">cosine</w:t>
        </w:r>
      </w:ins>
      <w:ins w:id="1473" w:author="PR Preview" w:date="2026-01-01T00:00:00Z">
        <w:r>
          <w:t xml:space="preserve"> </w:t>
        </w:r>
      </w:ins>
      <w:ins w:id="1474" w:author="PR Preview" w:date="2026-01-01T00:00:00Z">
        <w:r>
          <w:t xml:space="preserve">of</w:t>
        </w:r>
      </w:ins>
      <w:ins w:id="1475" w:author="PR Preview" w:date="2026-01-01T00:00:00Z">
        <w:r>
          <w:t xml:space="preserve"> </w:t>
        </w:r>
      </w:ins>
      <m:oMath>
        <m:r>
          <m:t>θ</m:t>
        </m:r>
      </m:oMath>
      <w:ins w:id="1476" w:author="PR Preview" w:date="2026-01-01T00:00:00Z">
        <w:r>
          <w:t xml:space="preserve">,</w:t>
        </w:r>
      </w:ins>
      <w:ins w:id="1477" w:author="PR Preview" w:date="2026-01-01T00:00:00Z">
        <w:r>
          <w:t xml:space="preserve"> </w:t>
        </w:r>
      </w:ins>
      <w:ins w:id="1478" w:author="PR Preview" w:date="2026-01-01T00:00:00Z">
        <w:r>
          <w:t xml:space="preserve">and its second coordinate is the</w:t>
        </w:r>
      </w:ins>
      <w:ins w:id="1479" w:author="PR Preview" w:date="2026-01-01T00:00:00Z">
        <w:r>
          <w:t xml:space="preserve"> </w:t>
        </w:r>
      </w:ins>
      <w:ins w:id="1480" w:author="PR Preview" w:date="2026-01-01T00:00:00Z">
        <w:r>
          <w:rPr>
            <w:b/>
            <w:bCs/>
          </w:rPr>
          <w:t xml:space="preserve">sine</w:t>
        </w:r>
      </w:ins>
      <w:ins w:id="1481" w:author="PR Preview" w:date="2026-01-01T00:00:00Z">
        <w:r>
          <w:t xml:space="preserve"> </w:t>
        </w:r>
      </w:ins>
      <w:ins w:id="1482" w:author="PR Preview" w:date="2026-01-01T00:00:00Z">
        <w:r>
          <w:t xml:space="preserve">of</w:t>
        </w:r>
      </w:ins>
      <w:ins w:id="1483" w:author="PR Preview" w:date="2026-01-01T00:00:00Z">
        <w:r>
          <w:t xml:space="preserve"> </w:t>
        </w:r>
      </w:ins>
      <m:oMath>
        <m:r>
          <m:t>θ</m:t>
        </m:r>
      </m:oMath>
      <w:ins w:id="1484" w:author="PR Preview" w:date="2026-01-01T00:00:00Z">
        <w:r>
          <w:t xml:space="preserve">.</w:t>
        </w:r>
      </w:ins>
    </w:p>
    <w:bookmarkEnd w:id="48"/>
    <w:bookmarkStart w:id="49" w:name="exm-cosine-sine"/>
    <w:p>
      <w:pPr>
        <w:pStyle w:val="BodyText"/>
      </w:pPr>
      <w:ins w:id="1485" w:author="PR Preview" w:date="2026-01-01T00:00:00Z">
        <w:r>
          <w:rPr>
            <w:b/>
            <w:bCs/>
          </w:rPr>
          <w:t xml:space="preserve">Example 13 (Cosines and sines of some angles)</w:t>
        </w:r>
      </w:ins>
      <w:ins w:id="1486" w:author="PR Preview" w:date="2026-01-01T00:00:00Z">
        <w:r>
          <w:t xml:space="preserve"> </w:t>
        </w:r>
      </w:ins>
      <w:ins w:id="1487" w:author="PR Preview" w:date="2026-01-01T00:00:00Z">
        <w:r>
          <w:t xml:space="preserve"> </w:t>
        </w:r>
      </w:ins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ins w:id="1488" w:author="PR Preview" w:date="2026-01-01T00:00:00Z">
        <w:r>
          <w:t xml:space="preserve"> </w:t>
        </w:r>
      </w:ins>
      <w:ins w:id="1489" w:author="PR Preview" w:date="2026-01-01T00:00:00Z">
        <w:r>
          <w:t xml:space="preserve">stays at</w:t>
        </w:r>
      </w:ins>
      <w:ins w:id="149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491" w:author="PR Preview" w:date="2026-01-01T00:00:00Z">
        <w:r>
          <w:t xml:space="preserve">, so</w:t>
        </w:r>
      </w:ins>
      <w:ins w:id="1492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ins w:id="1493" w:author="PR Preview" w:date="2026-01-01T00:00:00Z">
        <w:r>
          <w:t xml:space="preserve"> </w:t>
        </w:r>
      </w:ins>
      <w:ins w:id="1494" w:author="PR Preview" w:date="2026-01-01T00:00:00Z">
        <w:r>
          <w:t xml:space="preserve">and</w:t>
        </w:r>
      </w:ins>
      <w:ins w:id="1495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ins w:id="1496" w:author="PR Preview" w:date="2026-01-01T00:00:00Z">
        <w:r>
          <w:t xml:space="preserve">.</w:t>
        </w:r>
      </w:ins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ins w:id="1497" w:author="PR Preview" w:date="2026-01-01T00:00:00Z">
        <w:r>
          <w:t xml:space="preserve"> </w:t>
        </w:r>
      </w:ins>
      <w:ins w:id="1498" w:author="PR Preview" w:date="2026-01-01T00:00:00Z">
        <w:r>
          <w:t xml:space="preserve">goes half way around the circle, to</w:t>
        </w:r>
      </w:ins>
      <w:ins w:id="149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500" w:author="PR Preview" w:date="2026-01-01T00:00:00Z">
        <w:r>
          <w:t xml:space="preserve">,</w:t>
        </w:r>
      </w:ins>
      <w:ins w:id="1501" w:author="PR Preview" w:date="2026-01-01T00:00:00Z">
        <w:r>
          <w:t xml:space="preserve"> </w:t>
        </w:r>
      </w:ins>
      <w:ins w:id="1502" w:author="PR Preview" w:date="2026-01-01T00:00:00Z">
        <w:r>
          <w:t xml:space="preserve">so</w:t>
        </w:r>
      </w:ins>
      <w:ins w:id="1503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504" w:author="PR Preview" w:date="2026-01-01T00:00:00Z">
        <w:r>
          <w:t xml:space="preserve"> </w:t>
        </w:r>
      </w:ins>
      <w:ins w:id="1505" w:author="PR Preview" w:date="2026-01-01T00:00:00Z">
        <w:r>
          <w:t xml:space="preserve">and</w:t>
        </w:r>
      </w:ins>
      <w:ins w:id="1506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ins w:id="1507" w:author="PR Preview" w:date="2026-01-01T00:00:00Z">
        <w:r>
          <w:t xml:space="preserve">.</w:t>
        </w:r>
      </w:ins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ins w:id="1508" w:author="PR Preview" w:date="2026-01-01T00:00:00Z">
        <w:r>
          <w:t xml:space="preserve"> </w:t>
        </w:r>
      </w:ins>
      <w:ins w:id="1509" w:author="PR Preview" w:date="2026-01-01T00:00:00Z">
        <w:r>
          <w:t xml:space="preserve">goes a quarter of the way round, to</w:t>
        </w:r>
      </w:ins>
      <w:ins w:id="151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511" w:author="PR Preview" w:date="2026-01-01T00:00:00Z">
        <w:r>
          <w:t xml:space="preserve">,</w:t>
        </w:r>
      </w:ins>
      <w:ins w:id="1512" w:author="PR Preview" w:date="2026-01-01T00:00:00Z">
        <w:r>
          <w:t xml:space="preserve"> </w:t>
        </w:r>
      </w:ins>
      <w:ins w:id="1513" w:author="PR Preview" w:date="2026-01-01T00:00:00Z">
        <w:r>
          <w:t xml:space="preserve">so</w:t>
        </w:r>
      </w:ins>
      <w:ins w:id="1514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515" w:author="PR Preview" w:date="2026-01-01T00:00:00Z">
        <w:r>
          <w:t xml:space="preserve"> </w:t>
        </w:r>
      </w:ins>
      <w:ins w:id="1516" w:author="PR Preview" w:date="2026-01-01T00:00:00Z">
        <w:r>
          <w:t xml:space="preserve">and</w:t>
        </w:r>
      </w:ins>
      <w:ins w:id="1517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1518" w:author="PR Preview" w:date="2026-01-01T00:00:00Z">
        <w:r>
          <w:t xml:space="preserve">.</w:t>
        </w:r>
      </w:ins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ins w:id="1519" w:author="PR Preview" w:date="2026-01-01T00:00:00Z">
        <w:r>
          <w:t xml:space="preserve"> </w:t>
        </w:r>
      </w:ins>
      <w:ins w:id="1520" w:author="PR Preview" w:date="2026-01-01T00:00:00Z">
        <w:r>
          <w:t xml:space="preserve">goes an eighth of the way round,</w:t>
        </w:r>
      </w:ins>
      <w:ins w:id="1521" w:author="PR Preview" w:date="2026-01-01T00:00:00Z">
        <w:r>
          <w:t xml:space="preserve"> </w:t>
        </w:r>
      </w:ins>
      <w:ins w:id="1522" w:author="PR Preview" w:date="2026-01-01T00:00:00Z">
        <w:r>
          <w:t xml:space="preserve">to the point of the circle with</w:t>
        </w:r>
      </w:ins>
      <w:ins w:id="152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ins w:id="1524" w:author="PR Preview" w:date="2026-01-01T00:00:00Z">
        <w:r>
          <w:t xml:space="preserve">.</w:t>
        </w:r>
      </w:ins>
      <w:ins w:id="1525" w:author="PR Preview" w:date="2026-01-01T00:00:00Z">
        <w:r>
          <w:t xml:space="preserve"> </w:t>
        </w:r>
      </w:ins>
      <w:ins w:id="1526" w:author="PR Preview" w:date="2026-01-01T00:00:00Z">
        <w:r>
          <w:t xml:space="preserve">There</w:t>
        </w:r>
      </w:ins>
      <w:ins w:id="1527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ins w:id="1528" w:author="PR Preview" w:date="2026-01-01T00:00:00Z">
        <w:r>
          <w:t xml:space="preserve">, so</w:t>
        </w:r>
      </w:ins>
      <w:ins w:id="1529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1530" w:author="PR Preview" w:date="2026-01-01T00:00:00Z">
        <w:r>
          <w:t xml:space="preserve"> </w:t>
        </w:r>
      </w:ins>
      <w:ins w:id="1531" w:author="PR Preview" w:date="2026-01-01T00:00:00Z">
        <w:r>
          <w:t xml:space="preserve">and</w:t>
        </w:r>
      </w:ins>
      <w:ins w:id="153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ins w:id="153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534" w:author="PR Preview" w:date="2026-01-01T00:00:00Z">
        <w:r>
          <w:t xml:space="preserve">Angles are also measured in</w:t>
        </w:r>
      </w:ins>
      <w:ins w:id="1535" w:author="PR Preview" w:date="2026-01-01T00:00:00Z">
        <w:r>
          <w:t xml:space="preserve"> </w:t>
        </w:r>
      </w:ins>
      <w:ins w:id="1536" w:author="PR Preview" w:date="2026-01-01T00:00:00Z">
        <w:r>
          <w:rPr>
            <w:i/>
            <w:iCs/>
          </w:rPr>
          <w:t xml:space="preserve">degrees</w:t>
        </w:r>
      </w:ins>
      <w:ins w:id="1537" w:author="PR Preview" w:date="2026-01-01T00:00:00Z">
        <w:r>
          <w:t xml:space="preserve">, with a full turn of</w:t>
        </w:r>
      </w:ins>
      <w:ins w:id="1538" w:author="PR Preview" w:date="2026-01-01T00:00:00Z">
        <w:r>
          <w:t xml:space="preserve"> </w:t>
        </w:r>
      </w:ins>
      <m:oMath>
        <m:r>
          <m:t>2</m:t>
        </m:r>
        <m:r>
          <m:t>π</m:t>
        </m:r>
      </m:oMath>
      <w:ins w:id="1539" w:author="PR Preview" w:date="2026-01-01T00:00:00Z">
        <w:r>
          <w:t xml:space="preserve"> </w:t>
        </w:r>
      </w:ins>
      <w:ins w:id="1540" w:author="PR Preview" w:date="2026-01-01T00:00:00Z">
        <w:r>
          <w:t xml:space="preserve">equal to</w:t>
        </w:r>
      </w:ins>
      <w:ins w:id="1541" w:author="PR Preview" w:date="2026-01-01T00:00:00Z">
        <w:r>
          <w:t xml:space="preserve"> </w:t>
        </w:r>
      </w:ins>
      <m:oMath>
        <m:r>
          <m:t>360</m:t>
        </m:r>
      </m:oMath>
      <w:ins w:id="1542" w:author="PR Preview" w:date="2026-01-01T00:00:00Z">
        <w:r>
          <w:t xml:space="preserve"> </w:t>
        </w:r>
      </w:ins>
      <w:ins w:id="1543" w:author="PR Preview" w:date="2026-01-01T00:00:00Z">
        <w:r>
          <w:t xml:space="preserve">degrees,</w:t>
        </w:r>
      </w:ins>
      <w:ins w:id="1544" w:author="PR Preview" w:date="2026-01-01T00:00:00Z">
        <w:r>
          <w:t xml:space="preserve"> </w:t>
        </w:r>
      </w:ins>
      <w:ins w:id="1545" w:author="PR Preview" w:date="2026-01-01T00:00:00Z">
        <w:r>
          <w:t xml:space="preserve">so</w:t>
        </w:r>
      </w:ins>
      <w:ins w:id="1546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2</m:t>
        </m:r>
      </m:oMath>
      <w:ins w:id="1547" w:author="PR Preview" w:date="2026-01-01T00:00:00Z">
        <w:r>
          <w:t xml:space="preserve"> </w:t>
        </w:r>
      </w:ins>
      <w:ins w:id="1548" w:author="PR Preview" w:date="2026-01-01T00:00:00Z">
        <w:r>
          <w:t xml:space="preserve">is</w:t>
        </w:r>
      </w:ins>
      <w:ins w:id="1549" w:author="PR Preview" w:date="2026-01-01T00:00:00Z">
        <w:r>
          <w:t xml:space="preserve"> </w:t>
        </w:r>
      </w:ins>
      <m:oMath>
        <m:r>
          <m:t>90</m:t>
        </m:r>
      </m:oMath>
      <w:ins w:id="1550" w:author="PR Preview" w:date="2026-01-01T00:00:00Z">
        <w:r>
          <w:t xml:space="preserve"> </w:t>
        </w:r>
      </w:ins>
      <w:ins w:id="1551" w:author="PR Preview" w:date="2026-01-01T00:00:00Z">
        <w:r>
          <w:t xml:space="preserve">degrees and</w:t>
        </w:r>
      </w:ins>
      <w:ins w:id="1552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4</m:t>
        </m:r>
      </m:oMath>
      <w:ins w:id="1553" w:author="PR Preview" w:date="2026-01-01T00:00:00Z">
        <w:r>
          <w:t xml:space="preserve"> </w:t>
        </w:r>
      </w:ins>
      <w:ins w:id="1554" w:author="PR Preview" w:date="2026-01-01T00:00:00Z">
        <w:r>
          <w:t xml:space="preserve">is</w:t>
        </w:r>
      </w:ins>
      <w:ins w:id="1555" w:author="PR Preview" w:date="2026-01-01T00:00:00Z">
        <w:r>
          <w:t xml:space="preserve"> </w:t>
        </w:r>
      </w:ins>
      <m:oMath>
        <m:r>
          <m:t>45</m:t>
        </m:r>
      </m:oMath>
      <w:ins w:id="1556" w:author="PR Preview" w:date="2026-01-01T00:00:00Z">
        <w:r>
          <w:t xml:space="preserve"> </w:t>
        </w:r>
      </w:ins>
      <w:ins w:id="1557" w:author="PR Preview" w:date="2026-01-01T00:00:00Z">
        <w:r>
          <w:t xml:space="preserve">degrees.</w:t>
        </w:r>
      </w:ins>
    </w:p>
    <w:bookmarkEnd w:id="49"/>
    <w:bookmarkStart w:id="50" w:name="def-angle"/>
    <w:p>
      <w:pPr>
        <w:pStyle w:val="BodyText"/>
      </w:pPr>
      <w:ins w:id="1558" w:author="PR Preview" w:date="2026-01-01T00:00:00Z">
        <w:r>
          <w:rPr>
            <w:b/>
            <w:bCs/>
          </w:rPr>
          <w:t xml:space="preserve">Definition 7 (Angle between two vectors)</w:t>
        </w:r>
      </w:ins>
      <w:ins w:id="1559" w:author="PR Preview" w:date="2026-01-01T00:00:00Z">
        <w:r>
          <w:t xml:space="preserve"> </w:t>
        </w:r>
      </w:ins>
      <w:ins w:id="1560" w:author="PR Preview" w:date="2026-01-01T00:00:00Z">
        <w:r>
          <w:t xml:space="preserve">The</w:t>
        </w:r>
      </w:ins>
      <w:ins w:id="1561" w:author="PR Preview" w:date="2026-01-01T00:00:00Z">
        <w:r>
          <w:t xml:space="preserve"> </w:t>
        </w:r>
      </w:ins>
      <w:ins w:id="1562" w:author="PR Preview" w:date="2026-01-01T00:00:00Z">
        <w:r>
          <w:rPr>
            <w:b/>
            <w:bCs/>
          </w:rPr>
          <w:t xml:space="preserve">angle</w:t>
        </w:r>
      </w:ins>
      <w:ins w:id="1563" w:author="PR Preview" w:date="2026-01-01T00:00:00Z">
        <w:r>
          <w:t xml:space="preserve"> </w:t>
        </w:r>
      </w:ins>
      <w:ins w:id="1564" w:author="PR Preview" w:date="2026-01-01T00:00:00Z">
        <w:r>
          <w:t xml:space="preserve">between two nonzero vectors</w:t>
        </w:r>
      </w:ins>
      <w:ins w:id="156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566" w:author="PR Preview" w:date="2026-01-01T00:00:00Z">
        <w:r>
          <w:t xml:space="preserve"> </w:t>
        </w:r>
      </w:ins>
      <w:ins w:id="1567" w:author="PR Preview" w:date="2026-01-01T00:00:00Z">
        <w:r>
          <w:t xml:space="preserve">is the unique number</w:t>
        </w:r>
      </w:ins>
      <w:ins w:id="1568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1569" w:author="PR Preview" w:date="2026-01-01T00:00:00Z">
        <w:r>
          <w:t xml:space="preserve"> </w:t>
        </w:r>
      </w:ins>
      <w:ins w:id="1570" w:author="PR Preview" w:date="2026-01-01T00:00:00Z">
        <w:r>
          <w:t xml:space="preserve">whose cosine (</w:t>
        </w:r>
      </w:ins>
      <w:hyperlink w:anchor="def-cosine-sine">
        <w:ins w:id="1571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572" w:author="PR Preview" w:date="2026-01-01T00:00:00Z">
        <w:r>
          <w:t xml:space="preserve">) satisfies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rem-angle-well-defined"/>
    <w:p>
      <w:pPr>
        <w:pStyle w:val="FirstParagraph"/>
      </w:pPr>
      <w:ins w:id="1573" w:author="PR Preview" w:date="2026-01-01T00:00:00Z">
        <w:r>
          <w:rPr>
            <w:i/>
            <w:iCs/>
          </w:rPr>
          <w:t xml:space="preserve">Remark 3</w:t>
        </w:r>
      </w:ins>
      <w:ins w:id="1574" w:author="PR Preview" w:date="2026-01-01T00:00:00Z">
        <w:r>
          <w:t xml:space="preserve"> (Why the angle is well defined). </w:t>
        </w:r>
      </w:ins>
      <w:ins w:id="1575" w:author="PR Preview" w:date="2026-01-01T00:00:00Z">
        <w:r>
          <w:t xml:space="preserve">The denominator is positive, because both vectors are nonzero (</w:t>
        </w:r>
      </w:ins>
      <w:hyperlink w:anchor="thm-norm-properties">
        <w:ins w:id="1576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577" w:author="PR Preview" w:date="2026-01-01T00:00:00Z">
        <w:r>
          <w:t xml:space="preserve">),</w:t>
        </w:r>
      </w:ins>
      <w:ins w:id="1578" w:author="PR Preview" w:date="2026-01-01T00:00:00Z">
        <w:r>
          <w:t xml:space="preserve"> </w:t>
        </w:r>
      </w:ins>
      <w:ins w:id="1579" w:author="PR Preview" w:date="2026-01-01T00:00:00Z">
        <w:r>
          <w:t xml:space="preserve">and by</w:t>
        </w:r>
      </w:ins>
      <w:ins w:id="1580" w:author="PR Preview" w:date="2026-01-01T00:00:00Z">
        <w:r>
          <w:t xml:space="preserve"> </w:t>
        </w:r>
      </w:ins>
      <w:hyperlink w:anchor="thm-cauchy-schwarz">
        <w:ins w:id="1581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582" w:author="PR Preview" w:date="2026-01-01T00:00:00Z">
        <w:r>
          <w:t xml:space="preserve"> </w:t>
        </w:r>
      </w:ins>
      <w:ins w:id="1583" w:author="PR Preview" w:date="2026-01-01T00:00:00Z">
        <w:r>
          <w:t xml:space="preserve">the ratio lies between</w:t>
        </w:r>
      </w:ins>
      <w:ins w:id="1584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585" w:author="PR Preview" w:date="2026-01-01T00:00:00Z">
        <w:r>
          <w:t xml:space="preserve"> </w:t>
        </w:r>
      </w:ins>
      <w:ins w:id="1586" w:author="PR Preview" w:date="2026-01-01T00:00:00Z">
        <w:r>
          <w:t xml:space="preserve">and</w:t>
        </w:r>
      </w:ins>
      <w:ins w:id="1587" w:author="PR Preview" w:date="2026-01-01T00:00:00Z">
        <w:r>
          <w:t xml:space="preserve"> </w:t>
        </w:r>
      </w:ins>
      <m:oMath>
        <m:r>
          <m:t>1</m:t>
        </m:r>
      </m:oMath>
      <w:ins w:id="1588" w:author="PR Preview" w:date="2026-01-01T00:00:00Z">
        <w:r>
          <w:t xml:space="preserve">.</w:t>
        </w:r>
      </w:ins>
      <w:ins w:id="1589" w:author="PR Preview" w:date="2026-01-01T00:00:00Z">
        <w:r>
          <w:t xml:space="preserve"> </w:t>
        </w:r>
      </w:ins>
      <w:ins w:id="1590" w:author="PR Preview" w:date="2026-01-01T00:00:00Z">
        <w:r>
          <w:t xml:space="preserve">On</w:t>
        </w:r>
      </w:ins>
      <w:ins w:id="159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1592" w:author="PR Preview" w:date="2026-01-01T00:00:00Z">
        <w:r>
          <w:t xml:space="preserve">,</w:t>
        </w:r>
      </w:ins>
      <w:ins w:id="1593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</m:oMath>
      <w:ins w:id="1594" w:author="PR Preview" w:date="2026-01-01T00:00:00Z">
        <w:r>
          <w:t xml:space="preserve"> </w:t>
        </w:r>
      </w:ins>
      <w:ins w:id="1595" w:author="PR Preview" w:date="2026-01-01T00:00:00Z">
        <w:r>
          <w:t xml:space="preserve">is decreasing from</w:t>
        </w:r>
      </w:ins>
      <w:ins w:id="1596" w:author="PR Preview" w:date="2026-01-01T00:00:00Z">
        <w:r>
          <w:t xml:space="preserve"> </w:t>
        </w:r>
      </w:ins>
      <m:oMath>
        <m:r>
          <m:t>1</m:t>
        </m:r>
      </m:oMath>
      <w:ins w:id="1597" w:author="PR Preview" w:date="2026-01-01T00:00:00Z">
        <w:r>
          <w:t xml:space="preserve"> </w:t>
        </w:r>
      </w:ins>
      <w:ins w:id="1598" w:author="PR Preview" w:date="2026-01-01T00:00:00Z">
        <w:r>
          <w:t xml:space="preserve">to</w:t>
        </w:r>
      </w:ins>
      <w:ins w:id="159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600" w:author="PR Preview" w:date="2026-01-01T00:00:00Z">
        <w:r>
          <w:t xml:space="preserve"> </w:t>
        </w:r>
      </w:ins>
      <w:ins w:id="1601" w:author="PR Preview" w:date="2026-01-01T00:00:00Z">
        <w:r>
          <w:t xml:space="preserve">and takes each value in</w:t>
        </w:r>
      </w:ins>
      <w:ins w:id="160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603" w:author="PR Preview" w:date="2026-01-01T00:00:00Z">
        <w:r>
          <w:t xml:space="preserve"> </w:t>
        </w:r>
      </w:ins>
      <w:ins w:id="1604" w:author="PR Preview" w:date="2026-01-01T00:00:00Z">
        <w:r>
          <w:t xml:space="preserve">exactly once,</w:t>
        </w:r>
      </w:ins>
      <w:ins w:id="1605" w:author="PR Preview" w:date="2026-01-01T00:00:00Z">
        <w:r>
          <w:t xml:space="preserve"> </w:t>
        </w:r>
      </w:ins>
      <w:ins w:id="1606" w:author="PR Preview" w:date="2026-01-01T00:00:00Z">
        <w:r>
          <w:t xml:space="preserve">so there is exactly one such</w:t>
        </w:r>
      </w:ins>
      <w:ins w:id="1607" w:author="PR Preview" w:date="2026-01-01T00:00:00Z">
        <w:r>
          <w:t xml:space="preserve"> </w:t>
        </w:r>
      </w:ins>
      <m:oMath>
        <m:r>
          <m:t>θ</m:t>
        </m:r>
      </m:oMath>
      <w:ins w:id="1608" w:author="PR Preview" w:date="2026-01-01T00:00:00Z">
        <w:r>
          <w:t xml:space="preserve">.</w:t>
        </w:r>
      </w:ins>
      <w:ins w:id="1609" w:author="PR Preview" w:date="2026-01-01T00:00:00Z">
        <w:r>
          <w:t xml:space="preserve"> </w:t>
        </w:r>
      </w:ins>
      <w:ins w:id="1610" w:author="PR Preview" w:date="2026-01-01T00:00:00Z">
        <w:r>
          <w:t xml:space="preserve">The angle is</w:t>
        </w:r>
      </w:ins>
      <w:ins w:id="1611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2</m:t>
        </m:r>
      </m:oMath>
      <w:ins w:id="1612" w:author="PR Preview" w:date="2026-01-01T00:00:00Z">
        <w:r>
          <w:t xml:space="preserve"> </w:t>
        </w:r>
      </w:ins>
      <w:ins w:id="1613" w:author="PR Preview" w:date="2026-01-01T00:00:00Z">
        <w:r>
          <w:t xml:space="preserve">exactly when</w:t>
        </w:r>
      </w:ins>
      <w:ins w:id="161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ins w:id="1615" w:author="PR Preview" w:date="2026-01-01T00:00:00Z">
        <w:r>
          <w:t xml:space="preserve">,</w:t>
        </w:r>
      </w:ins>
      <w:ins w:id="1616" w:author="PR Preview" w:date="2026-01-01T00:00:00Z">
        <w:r>
          <w:t xml:space="preserve"> </w:t>
        </w:r>
      </w:ins>
      <w:ins w:id="1617" w:author="PR Preview" w:date="2026-01-01T00:00:00Z">
        <w:r>
          <w:t xml:space="preserve">so for nonzero vectors, orthogonal (</w:t>
        </w:r>
      </w:ins>
      <w:hyperlink r:id="rId20">
        <w:ins w:id="1618" w:author="PR Preview" w:date="2026-01-01T00:00:00Z">
          <w:r>
            <w:rPr>
              <w:rStyle w:val="Hyperlink"/>
            </w:rPr>
            <w:t xml:space="preserve">Definition 13 in Vectors</w:t>
          </w:r>
        </w:ins>
      </w:hyperlink>
      <w:ins w:id="1619" w:author="PR Preview" w:date="2026-01-01T00:00:00Z">
        <w:r>
          <w:t xml:space="preserve">) means at a right angle.</w:t>
        </w:r>
      </w:ins>
    </w:p>
    <w:bookmarkEnd w:id="51"/>
    <w:bookmarkStart w:id="52" w:name="exm-angle"/>
    <w:p>
      <w:pPr>
        <w:pStyle w:val="BodyText"/>
      </w:pPr>
      <w:ins w:id="1620" w:author="PR Preview" w:date="2026-01-01T00:00:00Z">
        <w:r>
          <w:rPr>
            <w:b/>
            <w:bCs/>
          </w:rPr>
          <w:t xml:space="preserve">Example 14 (Some angles in the plane)</w:t>
        </w:r>
      </w:ins>
      <w:ins w:id="1621" w:author="PR Preview" w:date="2026-01-01T00:00:00Z">
        <w:r>
          <w:t xml:space="preserve"> </w:t>
        </w:r>
      </w:ins>
      <w:ins w:id="1622" w:author="PR Preview" w:date="2026-01-01T00:00:00Z">
        <w:r>
          <w:t xml:space="preserve"> </w:t>
        </w:r>
      </w:ins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623" w:author="PR Preview" w:date="2026-01-01T00:00:00Z">
        <w:r>
          <w:t xml:space="preserve"> </w:t>
        </w:r>
      </w:ins>
      <w:ins w:id="1624" w:author="PR Preview" w:date="2026-01-01T00:00:00Z">
        <w:r>
          <w:t xml:space="preserve">and</w:t>
        </w:r>
      </w:ins>
      <w:ins w:id="162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626" w:author="PR Preview" w:date="2026-01-01T00:00:00Z">
        <w:r>
          <w:t xml:space="preserve">:</w:t>
        </w:r>
      </w:ins>
      <w:ins w:id="1627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1628" w:author="PR Preview" w:date="2026-01-01T00:00:00Z">
        <w:r>
          <w:t xml:space="preserve">, so</w:t>
        </w:r>
      </w:ins>
      <w:ins w:id="1629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ins w:id="1630" w:author="PR Preview" w:date="2026-01-01T00:00:00Z">
        <w:r>
          <w:t xml:space="preserve">.</w:t>
        </w:r>
      </w:ins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631" w:author="PR Preview" w:date="2026-01-01T00:00:00Z">
        <w:r>
          <w:t xml:space="preserve"> </w:t>
        </w:r>
      </w:ins>
      <w:ins w:id="1632" w:author="PR Preview" w:date="2026-01-01T00:00:00Z">
        <w:r>
          <w:t xml:space="preserve">and</w:t>
        </w:r>
      </w:ins>
      <w:ins w:id="163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63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1635" w:author="PR Preview" w:date="2026-01-01T00:00:00Z">
        <w:r>
          <w:t xml:space="preserve">so</w:t>
        </w:r>
      </w:ins>
      <w:ins w:id="1636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ins w:id="1637" w:author="PR Preview" w:date="2026-01-01T00:00:00Z">
        <w:r>
          <w:t xml:space="preserve">.</w:t>
        </w:r>
      </w:ins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638" w:author="PR Preview" w:date="2026-01-01T00:00:00Z">
        <w:r>
          <w:t xml:space="preserve"> </w:t>
        </w:r>
      </w:ins>
      <w:ins w:id="1639" w:author="PR Preview" w:date="2026-01-01T00:00:00Z">
        <w:r>
          <w:t xml:space="preserve">and</w:t>
        </w:r>
      </w:ins>
      <w:ins w:id="164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64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1642" w:author="PR Preview" w:date="2026-01-01T00:00:00Z">
        <w:r>
          <w:t xml:space="preserve">so</w:t>
        </w:r>
      </w:ins>
      <w:ins w:id="1643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</m:oMath>
      <w:ins w:id="1644" w:author="PR Preview" w:date="2026-01-01T00:00:00Z">
        <w:r>
          <w:t xml:space="preserve">.</w:t>
        </w:r>
      </w:ins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645" w:author="PR Preview" w:date="2026-01-01T00:00:00Z">
        <w:r>
          <w:t xml:space="preserve"> </w:t>
        </w:r>
      </w:ins>
      <w:ins w:id="1646" w:author="PR Preview" w:date="2026-01-01T00:00:00Z">
        <w:r>
          <w:t xml:space="preserve">and</w:t>
        </w:r>
      </w:ins>
      <w:ins w:id="164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1648" w:author="PR Preview" w:date="2026-01-01T00:00:00Z">
        <w:r>
          <w:t xml:space="preserve">: there is no angle,</w:t>
        </w:r>
      </w:ins>
      <w:ins w:id="1649" w:author="PR Preview" w:date="2026-01-01T00:00:00Z">
        <w:r>
          <w:t xml:space="preserve"> </w:t>
        </w:r>
      </w:ins>
      <w:ins w:id="1650" w:author="PR Preview" w:date="2026-01-01T00:00:00Z">
        <w:r>
          <w:t xml:space="preserve">because the ratio would divide by</w:t>
        </w:r>
      </w:ins>
      <w:ins w:id="1651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1652" w:author="PR Preview" w:date="2026-01-01T00:00:00Z">
        <w:r>
          <w:t xml:space="preserve">.</w:t>
        </w:r>
      </w:ins>
    </w:p>
    <w:bookmarkEnd w:id="52"/>
    <w:bookmarkStart w:id="53" w:name="def-cosine-similarity"/>
    <w:p>
      <w:pPr>
        <w:pStyle w:val="FirstParagraph"/>
      </w:pPr>
      <w:ins w:id="1653" w:author="PR Preview" w:date="2026-01-01T00:00:00Z">
        <w:r>
          <w:rPr>
            <w:b/>
            <w:bCs/>
          </w:rPr>
          <w:t xml:space="preserve">Definition 8 (Cosine similarity)</w:t>
        </w:r>
      </w:ins>
      <w:ins w:id="1654" w:author="PR Preview" w:date="2026-01-01T00:00:00Z">
        <w:r>
          <w:t xml:space="preserve"> </w:t>
        </w:r>
      </w:ins>
      <w:ins w:id="1655" w:author="PR Preview" w:date="2026-01-01T00:00:00Z">
        <w:r>
          <w:t xml:space="preserve">The</w:t>
        </w:r>
      </w:ins>
      <w:ins w:id="1656" w:author="PR Preview" w:date="2026-01-01T00:00:00Z">
        <w:r>
          <w:t xml:space="preserve"> </w:t>
        </w:r>
      </w:ins>
      <w:ins w:id="1657" w:author="PR Preview" w:date="2026-01-01T00:00:00Z">
        <w:r>
          <w:rPr>
            <w:b/>
            <w:bCs/>
          </w:rPr>
          <w:t xml:space="preserve">cosine similarity</w:t>
        </w:r>
      </w:ins>
      <w:ins w:id="1658" w:author="PR Preview" w:date="2026-01-01T00:00:00Z">
        <w:r>
          <w:t xml:space="preserve"> </w:t>
        </w:r>
      </w:ins>
      <w:ins w:id="1659" w:author="PR Preview" w:date="2026-01-01T00:00:00Z">
        <w:r>
          <w:t xml:space="preserve">between two nonzero vectors</w:t>
        </w:r>
      </w:ins>
      <w:ins w:id="166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661" w:author="PR Preview" w:date="2026-01-01T00:00:00Z">
        <w:r>
          <w:t xml:space="preserve"> </w:t>
        </w:r>
      </w:ins>
      <w:ins w:id="1662" w:author="PR Preview" w:date="2026-01-01T00:00:00Z">
        <w:r>
          <w:t xml:space="preserve">is</w:t>
        </w:r>
      </w:ins>
      <w:ins w:id="1663" w:author="PR Preview" w:date="2026-01-01T00:00:00Z">
        <w:r>
          <w:t xml:space="preserve"> </w:t>
        </w:r>
      </w:ins>
      <w:ins w:id="1664" w:author="PR Preview" w:date="2026-01-01T00:00:00Z">
        <w:r>
          <w:t xml:space="preserve">the cosine of the angle between them (</w:t>
        </w:r>
      </w:ins>
      <w:hyperlink w:anchor="def-angle">
        <w:ins w:id="1665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666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667" w:author="PR Preview" w:date="2026-01-01T00:00:00Z">
        <w:r>
          <w:t xml:space="preserve">In a general real inner product space (</w:t>
        </w:r>
      </w:ins>
      <w:hyperlink w:anchor="def-inner-product-space">
        <w:ins w:id="1668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669" w:author="PR Preview" w:date="2026-01-01T00:00:00Z">
        <w:r>
          <w:t xml:space="preserve">) with inner product</w:t>
        </w:r>
      </w:ins>
      <w:ins w:id="1670" w:author="PR Preview" w:date="2026-01-01T00:00:00Z">
        <w:r>
          <w:t xml:space="preserve"> </w:t>
        </w:r>
      </w:ins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ins w:id="1671" w:author="PR Preview" w:date="2026-01-01T00:00:00Z">
        <w:r>
          <w:t xml:space="preserve"> </w:t>
        </w:r>
      </w:ins>
      <w:ins w:id="1672" w:author="PR Preview" w:date="2026-01-01T00:00:00Z">
        <w:r>
          <w:t xml:space="preserve">and induced norm</w:t>
        </w:r>
      </w:ins>
      <w:ins w:id="1673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1674" w:author="PR Preview" w:date="2026-01-01T00:00:00Z">
        <w:r>
          <w:t xml:space="preserve">, the cosine similarity 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3"/>
    <w:bookmarkStart w:id="54" w:name="exm-cosine-similarity"/>
    <w:p>
      <w:pPr>
        <w:pStyle w:val="FirstParagraph"/>
      </w:pPr>
      <w:ins w:id="1675" w:author="PR Preview" w:date="2026-01-01T00:00:00Z">
        <w:r>
          <w:rPr>
            <w:b/>
            <w:bCs/>
          </w:rPr>
          <w:t xml:space="preserve">Example 15 (Cosine similarity of parallel, orthogonal, and arbitrary vectors)</w:t>
        </w:r>
      </w:ins>
      <w:ins w:id="1676" w:author="PR Preview" w:date="2026-01-01T00:00:00Z">
        <w:r>
          <w:t xml:space="preserve"> </w:t>
        </w:r>
      </w:ins>
      <w:ins w:id="1677" w:author="PR Preview" w:date="2026-01-01T00:00:00Z">
        <w:r>
          <w:t xml:space="preserve">For vectors in</w:t>
        </w:r>
      </w:ins>
      <w:ins w:id="167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679" w:author="PR Preview" w:date="2026-01-01T00:00:00Z">
        <w:r>
          <w:t xml:space="preserve">:</w:t>
        </w:r>
      </w:ins>
    </w:p>
    <w:p>
      <w:pPr>
        <w:numPr>
          <w:ilvl w:val="0"/>
          <w:numId w:val="1018"/>
        </w:numPr>
      </w:pPr>
      <w:ins w:id="1680" w:author="PR Preview" w:date="2026-01-01T00:00:00Z">
        <w:r>
          <w:t xml:space="preserve">Parallel vectors</w:t>
        </w:r>
      </w:ins>
      <w:ins w:id="168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682" w:author="PR Preview" w:date="2026-01-01T00:00:00Z">
        <w:r>
          <w:t xml:space="preserve"> </w:t>
        </w:r>
      </w:ins>
      <w:ins w:id="1683" w:author="PR Preview" w:date="2026-01-01T00:00:00Z">
        <w:r>
          <w:t xml:space="preserve">and</w:t>
        </w:r>
      </w:ins>
      <w:ins w:id="168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168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ins w:id="1686" w:author="PR Preview" w:date="2026-01-01T00:00:00Z">
        <w:r>
          <w:t xml:space="preserve">Orthogonal vectors</w:t>
        </w:r>
      </w:ins>
      <w:ins w:id="168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688" w:author="PR Preview" w:date="2026-01-01T00:00:00Z">
        <w:r>
          <w:t xml:space="preserve"> </w:t>
        </w:r>
      </w:ins>
      <w:ins w:id="1689" w:author="PR Preview" w:date="2026-01-01T00:00:00Z">
        <w:r>
          <w:t xml:space="preserve">and</w:t>
        </w:r>
      </w:ins>
      <w:ins w:id="169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69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ins w:id="1692" w:author="PR Preview" w:date="2026-01-01T00:00:00Z">
        <w:r>
          <w:t xml:space="preserve">Arbitrary vectors</w:t>
        </w:r>
      </w:ins>
      <w:ins w:id="169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694" w:author="PR Preview" w:date="2026-01-01T00:00:00Z">
        <w:r>
          <w:t xml:space="preserve"> </w:t>
        </w:r>
      </w:ins>
      <w:ins w:id="1695" w:author="PR Preview" w:date="2026-01-01T00:00:00Z">
        <w:r>
          <w:t xml:space="preserve">and</w:t>
        </w:r>
      </w:ins>
      <w:ins w:id="169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69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698" w:author="PR Preview" w:date="2026-01-01T00:00:00Z">
        <w:r>
          <w:t xml:space="preserve">When both vectors have unit Euclidean norm (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699" w:author="PR Preview" w:date="2026-01-01T00:00:00Z">
        <w:r>
          <w:t xml:space="preserve"> </w:t>
        </w:r>
      </w:ins>
      <w:ins w:id="1700" w:author="PR Preview" w:date="2026-01-01T00:00:00Z">
        <w:r>
          <w:t xml:space="preserve">and</w:t>
        </w:r>
      </w:ins>
      <w:ins w:id="1701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702" w:author="PR Preview" w:date="2026-01-01T00:00:00Z">
        <w:r>
          <w:t xml:space="preserve">),</w:t>
        </w:r>
      </w:ins>
      <w:ins w:id="1703" w:author="PR Preview" w:date="2026-01-01T00:00:00Z">
        <w:r>
          <w:t xml:space="preserve"> </w:t>
        </w:r>
      </w:ins>
      <w:ins w:id="1704" w:author="PR Preview" w:date="2026-01-01T00:00:00Z">
        <w:r>
          <w:t xml:space="preserve">cosine similarity equals their inner product:</w:t>
        </w:r>
      </w:ins>
      <w:ins w:id="1705" w:author="PR Preview" w:date="2026-01-01T00:00:00Z">
        <w:r>
          <w:t xml:space="preserve"> </w:t>
        </w:r>
      </w:ins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ins w:id="1706" w:author="PR Preview" w:date="2026-01-01T00:00:00Z">
        <w:r>
          <w:t xml:space="preserve">.</w:t>
        </w:r>
      </w:ins>
    </w:p>
    <w:bookmarkEnd w:id="54"/>
    <w:bookmarkEnd w:id="55"/>
    <w:bookmarkStart w:id="87" w:name="sec-gram-schmidt"/>
    <w:p>
      <w:pPr>
        <w:pStyle w:val="Heading2"/>
      </w:pPr>
      <w:ins w:id="1707" w:author="PR Preview" w:date="2026-01-01T00:00:00Z">
        <w:r>
          <w:t xml:space="preserve">3 Orthonormal bases and Gram-Schmidt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58" w:name="thm-dot-linear-sum"/>
    <w:p>
      <w:pPr>
        <w:pStyle w:val="BodyText"/>
      </w:pPr>
      <w:ins w:id="1708" w:author="PR Preview" w:date="2026-01-01T00:00:00Z">
        <w:r>
          <w:rPr>
            <w:b/>
            <w:bCs/>
          </w:rPr>
          <w:t xml:space="preserve">Theorem 6 (The dot product of a vector with a linear combination)</w:t>
        </w:r>
      </w:ins>
      <w:ins w:id="1709" w:author="PR Preview" w:date="2026-01-01T00:00:00Z">
        <w:r>
          <w:t xml:space="preserve"> </w:t>
        </w:r>
      </w:ins>
      <w:ins w:id="1710" w:author="PR Preview" w:date="2026-01-01T00:00:00Z">
        <w:r>
          <w:t xml:space="preserve">For vectors</w:t>
        </w:r>
      </w:ins>
      <w:ins w:id="171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712" w:author="PR Preview" w:date="2026-01-01T00:00:00Z">
        <w:r>
          <w:t xml:space="preserve"> </w:t>
        </w:r>
      </w:ins>
      <w:ins w:id="1713" w:author="PR Preview" w:date="2026-01-01T00:00:00Z">
        <w:r>
          <w:t xml:space="preserve">and numbers</w:t>
        </w:r>
      </w:ins>
      <w:ins w:id="1714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ins w:id="1715" w:author="PR Preview" w:date="2026-01-01T00:00:00Z">
        <w:r>
          <w:t xml:space="preserve">, with</w:t>
        </w:r>
      </w:ins>
      <w:ins w:id="171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1</m:t>
        </m:r>
      </m:oMath>
      <w:ins w:id="1717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ins w:id="1718" w:author="PR Preview" w:date="2026-01-01T00:00:00Z">
        <w:r>
          <w:rPr>
            <w:i/>
            <w:iCs/>
          </w:rPr>
          <w:t xml:space="preserve">Proof</w:t>
        </w:r>
      </w:ins>
      <w:ins w:id="1719" w:author="PR Preview" w:date="2026-01-01T00:00:00Z">
        <w:r>
          <w:t xml:space="preserve">. </w:t>
        </w:r>
      </w:ins>
      <w:ins w:id="1720" w:author="PR Preview" w:date="2026-01-01T00:00:00Z">
        <w:r>
          <w:t xml:space="preserve">Write</w:t>
        </w:r>
      </w:ins>
      <w:ins w:id="1721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ins w:id="1722" w:author="PR Preview" w:date="2026-01-01T00:00:00Z">
        <w:r>
          <w:t xml:space="preserve"> </w:t>
        </w:r>
      </w:ins>
      <w:ins w:id="1723" w:author="PR Preview" w:date="2026-01-01T00:00:00Z">
        <w:r>
          <w:t xml:space="preserve">for entry</w:t>
        </w:r>
      </w:ins>
      <w:ins w:id="1724" w:author="PR Preview" w:date="2026-01-01T00:00:00Z">
        <w:r>
          <w:t xml:space="preserve"> </w:t>
        </w:r>
      </w:ins>
      <m:oMath>
        <m:r>
          <m:t>i</m:t>
        </m:r>
      </m:oMath>
      <w:ins w:id="1725" w:author="PR Preview" w:date="2026-01-01T00:00:00Z">
        <w:r>
          <w:t xml:space="preserve"> </w:t>
        </w:r>
      </w:ins>
      <w:ins w:id="1726" w:author="PR Preview" w:date="2026-01-01T00:00:00Z">
        <w:r>
          <w:t xml:space="preserve">of</w:t>
        </w:r>
      </w:ins>
      <w:ins w:id="172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ins w:id="1728" w:author="PR Preview" w:date="2026-01-01T00:00:00Z">
        <w:r>
          <w:t xml:space="preserve">.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ot-linear-sum"/>
    <w:p>
      <w:pPr>
        <w:pStyle w:val="FirstParagraph"/>
      </w:pPr>
      <w:ins w:id="1729" w:author="PR Preview" w:date="2026-01-01T00:00:00Z">
        <w:r>
          <w:rPr>
            <w:b/>
            <w:bCs/>
          </w:rPr>
          <w:t xml:space="preserve">Example 16 (Dotting with a combination of three vectors)</w:t>
        </w:r>
      </w:ins>
      <w:ins w:id="1730" w:author="PR Preview" w:date="2026-01-01T00:00:00Z">
        <w:r>
          <w:t xml:space="preserve"> </w:t>
        </w:r>
      </w:ins>
      <w:ins w:id="1731" w:author="PR Preview" w:date="2026-01-01T00:00:00Z">
        <w:r>
          <w:t xml:space="preserve">Let</w:t>
        </w:r>
      </w:ins>
      <w:ins w:id="173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1733" w:author="PR Preview" w:date="2026-01-01T00:00:00Z">
        <w:r>
          <w:t xml:space="preserve"> </w:t>
        </w:r>
      </w:ins>
      <w:ins w:id="1734" w:author="PR Preview" w:date="2026-01-01T00:00:00Z">
        <w:r>
          <w:t xml:space="preserve">and take the combination</w:t>
        </w:r>
      </w:ins>
      <w:ins w:id="1735" w:author="PR Preview" w:date="2026-01-01T00:00:00Z">
        <w:r>
          <w:t xml:space="preserve"> </w:t>
        </w:r>
      </w:ins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1736" w:author="PR Preview" w:date="2026-01-01T00:00:00Z">
        <w:r>
          <w:t xml:space="preserve">.</w:t>
        </w:r>
      </w:ins>
      <w:ins w:id="1737" w:author="PR Preview" w:date="2026-01-01T00:00:00Z">
        <w:r>
          <w:t xml:space="preserve"> </w:t>
        </w:r>
      </w:ins>
      <w:ins w:id="1738" w:author="PR Preview" w:date="2026-01-01T00:00:00Z">
        <w:r>
          <w:t xml:space="preserve">Directly,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739" w:author="PR Preview" w:date="2026-01-01T00:00:00Z">
        <w:r>
          <w:t xml:space="preserve">By</w:t>
        </w:r>
      </w:ins>
      <w:ins w:id="1740" w:author="PR Preview" w:date="2026-01-01T00:00:00Z">
        <w:r>
          <w:t xml:space="preserve"> </w:t>
        </w:r>
      </w:ins>
      <w:hyperlink w:anchor="thm-dot-linear-sum">
        <w:ins w:id="1741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1742" w:author="PR Preview" w:date="2026-01-01T00:00:00Z">
        <w:r>
          <w:t xml:space="preserve">,</w:t>
        </w:r>
      </w:ins>
      <w:ins w:id="1743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ins w:id="1744" w:author="PR Preview" w:date="2026-01-01T00:00:00Z">
        <w:r>
          <w:t xml:space="preserve">, the same number.</w:t>
        </w:r>
      </w:ins>
    </w:p>
    <w:bookmarkEnd w:id="59"/>
    <w:bookmarkStart w:id="61" w:name="thm-orthonormal-independent"/>
    <w:p>
      <w:pPr>
        <w:pStyle w:val="BodyText"/>
      </w:pPr>
      <w:ins w:id="1745" w:author="PR Preview" w:date="2026-01-01T00:00:00Z">
        <w:r>
          <w:rPr>
            <w:b/>
            <w:bCs/>
          </w:rPr>
          <w:t xml:space="preserve">Theorem 7 (Orthonormal vectors are linearly independent)</w:t>
        </w:r>
      </w:ins>
      <w:ins w:id="1746" w:author="PR Preview" w:date="2026-01-01T00:00:00Z">
        <w:r>
          <w:t xml:space="preserve"> </w:t>
        </w:r>
      </w:ins>
      <w:ins w:id="1747" w:author="PR Preview" w:date="2026-01-01T00:00:00Z">
        <w:r>
          <w:t xml:space="preserve">If</w:t>
        </w:r>
      </w:ins>
      <w:ins w:id="174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ins w:id="1749" w:author="PR Preview" w:date="2026-01-01T00:00:00Z">
        <w:r>
          <w:t xml:space="preserve"> </w:t>
        </w:r>
      </w:ins>
      <w:ins w:id="1750" w:author="PR Preview" w:date="2026-01-01T00:00:00Z">
        <w:r>
          <w:t xml:space="preserve">are orthonormal (</w:t>
        </w:r>
      </w:ins>
      <w:hyperlink r:id="rId60">
        <w:ins w:id="1751" w:author="PR Preview" w:date="2026-01-01T00:00:00Z">
          <w:r>
            <w:rPr>
              <w:rStyle w:val="Hyperlink"/>
            </w:rPr>
            <w:t xml:space="preserve">Definition 17 in Vectors</w:t>
          </w:r>
        </w:ins>
      </w:hyperlink>
      <w:ins w:id="1752" w:author="PR Preview" w:date="2026-01-01T00:00:00Z">
        <w:r>
          <w:t xml:space="preserve">),</w:t>
        </w:r>
      </w:ins>
      <w:ins w:id="1753" w:author="PR Preview" w:date="2026-01-01T00:00:00Z">
        <w:r>
          <w:t xml:space="preserve"> </w:t>
        </w:r>
      </w:ins>
      <w:ins w:id="1754" w:author="PR Preview" w:date="2026-01-01T00:00:00Z">
        <w:r>
          <w:t xml:space="preserve">then they are linearly independent (</w:t>
        </w:r>
      </w:ins>
      <w:hyperlink r:id="rId34">
        <w:ins w:id="1755" w:author="PR Preview" w:date="2026-01-01T00:00:00Z">
          <w:r>
            <w:rPr>
              <w:rStyle w:val="Hyperlink"/>
            </w:rPr>
            <w:t xml:space="preserve">Definition 1 in Subspaces and Rank</w:t>
          </w:r>
        </w:ins>
      </w:hyperlink>
      <w:ins w:id="1756" w:author="PR Preview" w:date="2026-01-01T00:00:00Z">
        <w:r>
          <w:t xml:space="preserve">).</w:t>
        </w:r>
      </w:ins>
    </w:p>
    <w:bookmarkEnd w:id="61"/>
    <w:p>
      <w:pPr>
        <w:pStyle w:val="BodyText"/>
      </w:pPr>
      <w:ins w:id="1757" w:author="PR Preview" w:date="2026-01-01T00:00:00Z">
        <w:r>
          <w:rPr>
            <w:i/>
            <w:iCs/>
          </w:rPr>
          <w:t xml:space="preserve">Proof</w:t>
        </w:r>
      </w:ins>
      <w:ins w:id="1758" w:author="PR Preview" w:date="2026-01-01T00:00:00Z">
        <w:r>
          <w:t xml:space="preserve">. </w:t>
        </w:r>
      </w:ins>
      <w:ins w:id="1759" w:author="PR Preview" w:date="2026-01-01T00:00:00Z">
        <w:r>
          <w:t xml:space="preserve">Suppose</w:t>
        </w:r>
      </w:ins>
      <w:ins w:id="1760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1761" w:author="PR Preview" w:date="2026-01-01T00:00:00Z">
        <w:r>
          <w:t xml:space="preserve">,</w:t>
        </w:r>
      </w:ins>
      <w:ins w:id="1762" w:author="PR Preview" w:date="2026-01-01T00:00:00Z">
        <w:r>
          <w:t xml:space="preserve"> </w:t>
        </w:r>
      </w:ins>
      <w:ins w:id="1763" w:author="PR Preview" w:date="2026-01-01T00:00:00Z">
        <w:r>
          <w:t xml:space="preserve">and fix any</w:t>
        </w:r>
      </w:ins>
      <w:ins w:id="1764" w:author="PR Preview" w:date="2026-01-01T00:00:00Z">
        <w:r>
          <w:t xml:space="preserve"> </w:t>
        </w:r>
      </w:ins>
      <m:oMath>
        <m:r>
          <m:t>i</m:t>
        </m:r>
      </m:oMath>
      <w:ins w:id="1765" w:author="PR Preview" w:date="2026-01-01T00:00:00Z">
        <w:r>
          <w:t xml:space="preserve"> </w:t>
        </w:r>
      </w:ins>
      <w:ins w:id="1766" w:author="PR Preview" w:date="2026-01-01T00:00:00Z">
        <w:r>
          <w:t xml:space="preserve">between</w:t>
        </w:r>
      </w:ins>
      <w:ins w:id="1767" w:author="PR Preview" w:date="2026-01-01T00:00:00Z">
        <w:r>
          <w:t xml:space="preserve"> </w:t>
        </w:r>
      </w:ins>
      <m:oMath>
        <m:r>
          <m:t>1</m:t>
        </m:r>
      </m:oMath>
      <w:ins w:id="1768" w:author="PR Preview" w:date="2026-01-01T00:00:00Z">
        <w:r>
          <w:t xml:space="preserve"> </w:t>
        </w:r>
      </w:ins>
      <w:ins w:id="1769" w:author="PR Preview" w:date="2026-01-01T00:00:00Z">
        <w:r>
          <w:t xml:space="preserve">and</w:t>
        </w:r>
      </w:ins>
      <w:ins w:id="1770" w:author="PR Preview" w:date="2026-01-01T00:00:00Z">
        <w:r>
          <w:t xml:space="preserve"> </w:t>
        </w:r>
      </w:ins>
      <m:oMath>
        <m:r>
          <m:t>k</m:t>
        </m:r>
      </m:oMath>
      <w:ins w:id="1771" w:author="PR Preview" w:date="2026-01-01T00:00:00Z">
        <w:r>
          <w:t xml:space="preserve">.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ins w:id="1772" w:author="PR Preview" w:date="2026-01-01T00:00:00Z">
        <w:r>
          <w:t xml:space="preserve">So every</w:t>
        </w:r>
      </w:ins>
      <w:ins w:id="1773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1774" w:author="PR Preview" w:date="2026-01-01T00:00:00Z">
        <w:r>
          <w:t xml:space="preserve">.</w:t>
        </w:r>
      </w:ins>
    </w:p>
    <w:bookmarkStart w:id="62" w:name="exm-orthonormal-independent"/>
    <w:p>
      <w:pPr>
        <w:pStyle w:val="BodyText"/>
      </w:pPr>
      <w:ins w:id="1775" w:author="PR Preview" w:date="2026-01-01T00:00:00Z">
        <w:r>
          <w:rPr>
            <w:b/>
            <w:bCs/>
          </w:rPr>
          <w:t xml:space="preserve">Example 17 (Three orthonormal vectors in</w:t>
        </w:r>
      </w:ins>
      <w:ins w:id="1776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777" w:author="PR Preview" w:date="2026-01-01T00:00:00Z">
        <w:r>
          <w:rPr>
            <w:b/>
            <w:bCs/>
          </w:rPr>
          <w:t xml:space="preserve">)</w:t>
        </w:r>
      </w:ins>
      <w:ins w:id="1778" w:author="PR Preview" w:date="2026-01-01T00:00:00Z">
        <w:r>
          <w:t xml:space="preserve"> </w:t>
        </w:r>
      </w:ins>
      <w:ins w:id="1779" w:author="PR Preview" w:date="2026-01-01T00:00:00Z">
        <w:r>
          <w:t xml:space="preserve">Let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780" w:author="PR Preview" w:date="2026-01-01T00:00:00Z">
        <w:r>
          <w:t xml:space="preserve">Each has norm</w:t>
        </w:r>
      </w:ins>
      <w:ins w:id="1781" w:author="PR Preview" w:date="2026-01-01T00:00:00Z">
        <w:r>
          <w:t xml:space="preserve"> </w:t>
        </w:r>
      </w:ins>
      <m:oMath>
        <m:r>
          <m:t>1</m:t>
        </m:r>
      </m:oMath>
      <w:ins w:id="178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783" w:author="PR Preview" w:date="2026-01-01T00:00:00Z">
        <w:r>
          <w:t xml:space="preserve">and likewise for the others.</w:t>
        </w:r>
      </w:ins>
      <w:ins w:id="1784" w:author="PR Preview" w:date="2026-01-01T00:00:00Z">
        <w:r>
          <w:t xml:space="preserve"> </w:t>
        </w:r>
      </w:ins>
      <w:ins w:id="1785" w:author="PR Preview" w:date="2026-01-01T00:00:00Z">
        <w:r>
          <w:t xml:space="preserve">They are mutually orthogonal:</w:t>
        </w:r>
      </w:ins>
      <w:ins w:id="178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1787" w:author="PR Preview" w:date="2026-01-01T00:00:00Z">
        <w:r>
          <w:t xml:space="preserve"> </w:t>
        </w:r>
      </w:ins>
      <w:ins w:id="1788" w:author="PR Preview" w:date="2026-01-01T00:00:00Z">
        <w:r>
          <w:t xml:space="preserve">and</w:t>
        </w:r>
      </w:ins>
      <w:ins w:id="1789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ins w:id="1790" w:author="PR Preview" w:date="2026-01-01T00:00:00Z">
        <w:r>
          <w:t xml:space="preserve">,</w:t>
        </w:r>
      </w:ins>
      <w:ins w:id="1791" w:author="PR Preview" w:date="2026-01-01T00:00:00Z">
        <w:r>
          <w:t xml:space="preserve"> </w:t>
        </w:r>
      </w:ins>
      <w:ins w:id="1792" w:author="PR Preview" w:date="2026-01-01T00:00:00Z">
        <w:r>
          <w:t xml:space="preserve">because</w:t>
        </w:r>
      </w:ins>
      <w:ins w:id="1793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ins w:id="1794" w:author="PR Preview" w:date="2026-01-01T00:00:00Z">
        <w:r>
          <w:t xml:space="preserve"> </w:t>
        </w:r>
      </w:ins>
      <w:ins w:id="1795" w:author="PR Preview" w:date="2026-01-01T00:00:00Z">
        <w:r>
          <w:t xml:space="preserve">has its only nonzero entry where the others have</w:t>
        </w:r>
      </w:ins>
      <w:ins w:id="1796" w:author="PR Preview" w:date="2026-01-01T00:00:00Z">
        <w:r>
          <w:t xml:space="preserve"> </w:t>
        </w:r>
      </w:ins>
      <m:oMath>
        <m:r>
          <m:t>0</m:t>
        </m:r>
      </m:oMath>
      <w:ins w:id="1797" w:author="PR Preview" w:date="2026-01-01T00:00:00Z">
        <w:r>
          <w:t xml:space="preserve">,</w:t>
        </w:r>
      </w:ins>
      <w:ins w:id="1798" w:author="PR Preview" w:date="2026-01-01T00:00:00Z">
        <w:r>
          <w:t xml:space="preserve"> </w:t>
        </w:r>
      </w:ins>
      <w:ins w:id="1799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800" w:author="PR Preview" w:date="2026-01-01T00:00:00Z">
        <w:r>
          <w:t xml:space="preserve">So by</w:t>
        </w:r>
      </w:ins>
      <w:ins w:id="1801" w:author="PR Preview" w:date="2026-01-01T00:00:00Z">
        <w:r>
          <w:t xml:space="preserve"> </w:t>
        </w:r>
      </w:ins>
      <w:hyperlink w:anchor="thm-orthonormal-independent">
        <w:ins w:id="1802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1803" w:author="PR Preview" w:date="2026-01-01T00:00:00Z">
        <w:r>
          <w:t xml:space="preserve"> </w:t>
        </w:r>
      </w:ins>
      <w:ins w:id="1804" w:author="PR Preview" w:date="2026-01-01T00:00:00Z">
        <w:r>
          <w:t xml:space="preserve">they are linearly independent,</w:t>
        </w:r>
      </w:ins>
      <w:ins w:id="1805" w:author="PR Preview" w:date="2026-01-01T00:00:00Z">
        <w:r>
          <w:t xml:space="preserve"> </w:t>
        </w:r>
      </w:ins>
      <w:ins w:id="1806" w:author="PR Preview" w:date="2026-01-01T00:00:00Z">
        <w:r>
          <w:t xml:space="preserve">with no need to solve</w:t>
        </w:r>
      </w:ins>
      <w:ins w:id="1807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1808" w:author="PR Preview" w:date="2026-01-01T00:00:00Z">
        <w:r>
          <w:t xml:space="preserve">.</w:t>
        </w:r>
      </w:ins>
    </w:p>
    <w:p>
      <w:pPr>
        <w:pStyle w:val="BodyText"/>
      </w:pPr>
      <w:ins w:id="1809" w:author="PR Preview" w:date="2026-01-01T00:00:00Z">
        <w:r>
          <w:t xml:space="preserve">The converse fails:</w:t>
        </w:r>
      </w:ins>
      <w:ins w:id="181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811" w:author="PR Preview" w:date="2026-01-01T00:00:00Z">
        <w:r>
          <w:t xml:space="preserve"> </w:t>
        </w:r>
      </w:ins>
      <w:ins w:id="1812" w:author="PR Preview" w:date="2026-01-01T00:00:00Z">
        <w:r>
          <w:t xml:space="preserve">and</w:t>
        </w:r>
      </w:ins>
      <w:ins w:id="181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814" w:author="PR Preview" w:date="2026-01-01T00:00:00Z">
        <w:r>
          <w:t xml:space="preserve"> </w:t>
        </w:r>
      </w:ins>
      <w:ins w:id="1815" w:author="PR Preview" w:date="2026-01-01T00:00:00Z">
        <w:r>
          <w:t xml:space="preserve">are linearly independent,</w:t>
        </w:r>
      </w:ins>
      <w:ins w:id="1816" w:author="PR Preview" w:date="2026-01-01T00:00:00Z">
        <w:r>
          <w:t xml:space="preserve"> </w:t>
        </w:r>
      </w:ins>
      <w:ins w:id="1817" w:author="PR Preview" w:date="2026-01-01T00:00:00Z">
        <w:r>
          <w:t xml:space="preserve">since</w:t>
        </w:r>
      </w:ins>
      <w:ins w:id="1818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1819" w:author="PR Preview" w:date="2026-01-01T00:00:00Z">
        <w:r>
          <w:t xml:space="preserve"> </w:t>
        </w:r>
      </w:ins>
      <w:ins w:id="1820" w:author="PR Preview" w:date="2026-01-01T00:00:00Z">
        <w:r>
          <w:t xml:space="preserve">is</w:t>
        </w:r>
      </w:ins>
      <w:ins w:id="182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1822" w:author="PR Preview" w:date="2026-01-01T00:00:00Z">
        <w:r>
          <w:t xml:space="preserve"> </w:t>
        </w:r>
      </w:ins>
      <w:ins w:id="1823" w:author="PR Preview" w:date="2026-01-01T00:00:00Z">
        <w:r>
          <w:t xml:space="preserve">only if</w:t>
        </w:r>
      </w:ins>
      <w:ins w:id="1824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1825" w:author="PR Preview" w:date="2026-01-01T00:00:00Z">
        <w:r>
          <w:t xml:space="preserve"> </w:t>
        </w:r>
      </w:ins>
      <w:ins w:id="1826" w:author="PR Preview" w:date="2026-01-01T00:00:00Z">
        <w:r>
          <w:t xml:space="preserve">and then</w:t>
        </w:r>
      </w:ins>
      <w:ins w:id="1827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1828" w:author="PR Preview" w:date="2026-01-01T00:00:00Z">
        <w:r>
          <w:t xml:space="preserve">,</w:t>
        </w:r>
      </w:ins>
      <w:ins w:id="1829" w:author="PR Preview" w:date="2026-01-01T00:00:00Z">
        <w:r>
          <w:t xml:space="preserve"> </w:t>
        </w:r>
      </w:ins>
      <w:ins w:id="1830" w:author="PR Preview" w:date="2026-01-01T00:00:00Z">
        <w:r>
          <w:t xml:space="preserve">but they are not orthonormal, since</w:t>
        </w:r>
      </w:ins>
      <w:ins w:id="183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ins w:id="1832" w:author="PR Preview" w:date="2026-01-01T00:00:00Z">
        <w:r>
          <w:t xml:space="preserve">.</w:t>
        </w:r>
      </w:ins>
    </w:p>
    <w:bookmarkEnd w:id="62"/>
    <w:bookmarkStart w:id="64" w:name="def-orthonormal-basis"/>
    <w:p>
      <w:pPr>
        <w:pStyle w:val="BodyText"/>
      </w:pPr>
      <w:ins w:id="1833" w:author="PR Preview" w:date="2026-01-01T00:00:00Z">
        <w:r>
          <w:rPr>
            <w:b/>
            <w:bCs/>
          </w:rPr>
          <w:t xml:space="preserve">Definition 9 (Orthonormal basis)</w:t>
        </w:r>
      </w:ins>
      <w:ins w:id="1834" w:author="PR Preview" w:date="2026-01-01T00:00:00Z">
        <w:r>
          <w:t xml:space="preserve"> </w:t>
        </w:r>
      </w:ins>
      <w:ins w:id="1835" w:author="PR Preview" w:date="2026-01-01T00:00:00Z">
        <w:r>
          <w:t xml:space="preserve">An</w:t>
        </w:r>
      </w:ins>
      <w:ins w:id="1836" w:author="PR Preview" w:date="2026-01-01T00:00:00Z">
        <w:r>
          <w:t xml:space="preserve"> </w:t>
        </w:r>
      </w:ins>
      <w:ins w:id="1837" w:author="PR Preview" w:date="2026-01-01T00:00:00Z">
        <w:r>
          <w:rPr>
            <w:b/>
            <w:bCs/>
          </w:rPr>
          <w:t xml:space="preserve">orthonormal basis</w:t>
        </w:r>
      </w:ins>
      <w:ins w:id="1838" w:author="PR Preview" w:date="2026-01-01T00:00:00Z">
        <w:r>
          <w:t xml:space="preserve"> </w:t>
        </w:r>
      </w:ins>
      <w:ins w:id="1839" w:author="PR Preview" w:date="2026-01-01T00:00:00Z">
        <w:r>
          <w:t xml:space="preserve">of a subspace</w:t>
        </w:r>
      </w:ins>
      <w:ins w:id="184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841" w:author="PR Preview" w:date="2026-01-01T00:00:00Z">
        <w:r>
          <w:t xml:space="preserve"> </w:t>
        </w:r>
      </w:ins>
      <w:ins w:id="1842" w:author="PR Preview" w:date="2026-01-01T00:00:00Z">
        <w:r>
          <w:t xml:space="preserve">of</w:t>
        </w:r>
      </w:ins>
      <w:ins w:id="184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844" w:author="PR Preview" w:date="2026-01-01T00:00:00Z">
        <w:r>
          <w:t xml:space="preserve"> </w:t>
        </w:r>
      </w:ins>
      <w:ins w:id="1845" w:author="PR Preview" w:date="2026-01-01T00:00:00Z">
        <w:r>
          <w:t xml:space="preserve">is a basis of</w:t>
        </w:r>
      </w:ins>
      <w:ins w:id="184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847" w:author="PR Preview" w:date="2026-01-01T00:00:00Z">
        <w:r>
          <w:t xml:space="preserve"> </w:t>
        </w:r>
      </w:ins>
      <w:ins w:id="1848" w:author="PR Preview" w:date="2026-01-01T00:00:00Z">
        <w:r>
          <w:t xml:space="preserve">(</w:t>
        </w:r>
      </w:ins>
      <w:hyperlink r:id="rId63">
        <w:ins w:id="1849" w:author="PR Preview" w:date="2026-01-01T00:00:00Z">
          <w:r>
            <w:rPr>
              <w:rStyle w:val="Hyperlink"/>
            </w:rPr>
            <w:t xml:space="preserve">Definition 6 in Subspaces and Rank</w:t>
          </w:r>
        </w:ins>
      </w:hyperlink>
      <w:ins w:id="1850" w:author="PR Preview" w:date="2026-01-01T00:00:00Z">
        <w:r>
          <w:t xml:space="preserve">)</w:t>
        </w:r>
      </w:ins>
      <w:ins w:id="1851" w:author="PR Preview" w:date="2026-01-01T00:00:00Z">
        <w:r>
          <w:t xml:space="preserve"> </w:t>
        </w:r>
      </w:ins>
      <w:ins w:id="1852" w:author="PR Preview" w:date="2026-01-01T00:00:00Z">
        <w:r>
          <w:t xml:space="preserve">whose vectors are orthonormal (</w:t>
        </w:r>
      </w:ins>
      <w:hyperlink r:id="rId60">
        <w:ins w:id="1853" w:author="PR Preview" w:date="2026-01-01T00:00:00Z">
          <w:r>
            <w:rPr>
              <w:rStyle w:val="Hyperlink"/>
            </w:rPr>
            <w:t xml:space="preserve">Definition 17 in Vectors</w:t>
          </w:r>
        </w:ins>
      </w:hyperlink>
      <w:ins w:id="1854" w:author="PR Preview" w:date="2026-01-01T00:00:00Z">
        <w:r>
          <w:t xml:space="preserve">).</w:t>
        </w:r>
      </w:ins>
    </w:p>
    <w:bookmarkEnd w:id="64"/>
    <w:bookmarkStart w:id="68" w:name="exm-orthonormal-basis"/>
    <w:p>
      <w:pPr>
        <w:pStyle w:val="BodyText"/>
      </w:pPr>
      <w:ins w:id="1855" w:author="PR Preview" w:date="2026-01-01T00:00:00Z">
        <w:r>
          <w:rPr>
            <w:b/>
            <w:bCs/>
          </w:rPr>
          <w:t xml:space="preserve">Example 18 (Orthonormal bases of</w:t>
        </w:r>
      </w:ins>
      <w:ins w:id="1856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857" w:author="PR Preview" w:date="2026-01-01T00:00:00Z">
        <w:r>
          <w:rPr>
            <w:b/>
            <w:bCs/>
          </w:rPr>
          <w:t xml:space="preserve">)</w:t>
        </w:r>
      </w:ins>
      <w:ins w:id="1858" w:author="PR Preview" w:date="2026-01-01T00:00:00Z">
        <w:r>
          <w:t xml:space="preserve"> </w:t>
        </w:r>
      </w:ins>
      <w:ins w:id="1859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9"/>
        </w:numPr>
      </w:pPr>
      <w:ins w:id="1860" w:author="PR Preview" w:date="2026-01-01T00:00:00Z">
        <w:r>
          <w:t xml:space="preserve">The indicator vectors</w:t>
        </w:r>
      </w:ins>
      <w:ins w:id="186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ins w:id="1862" w:author="PR Preview" w:date="2026-01-01T00:00:00Z">
        <w:r>
          <w:t xml:space="preserve"> </w:t>
        </w:r>
      </w:ins>
      <w:ins w:id="1863" w:author="PR Preview" w:date="2026-01-01T00:00:00Z">
        <w:r>
          <w:t xml:space="preserve">are orthonormal</w:t>
        </w:r>
      </w:ins>
    </w:p>
    <w:p>
      <w:pPr>
        <w:pStyle w:val="Compact"/>
        <w:numPr>
          <w:ilvl w:val="1"/>
          <w:numId w:val="1006"/>
        </w:numPr>
      </w:pPr>
      <w:ins w:id="1864" w:author="PR Preview" w:date="2026-01-01T00:00:00Z">
        <w:r>
          <w:t xml:space="preserve">and a basis of</w:t>
        </w:r>
      </w:ins>
      <w:ins w:id="186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866" w:author="PR Preview" w:date="2026-01-01T00:00:00Z">
        <w:r>
          <w:t xml:space="preserve"> </w:t>
        </w:r>
      </w:ins>
      <w:ins w:id="1867" w:author="PR Preview" w:date="2026-01-01T00:00:00Z">
        <w:r>
          <w:t xml:space="preserve">(</w:t>
        </w:r>
      </w:ins>
      <w:hyperlink r:id="rId65">
        <w:ins w:id="1868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1869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19"/>
        </w:numPr>
      </w:pPr>
      <w:ins w:id="1870" w:author="PR Preview" w:date="2026-01-01T00:00:00Z">
        <w:r>
          <w:t xml:space="preserve">The vectors</w:t>
        </w:r>
      </w:ins>
      <w:ins w:id="187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ins w:id="1872" w:author="PR Preview" w:date="2026-01-01T00:00:00Z">
        <w:r>
          <w:t xml:space="preserve"> </w:t>
        </w:r>
      </w:ins>
      <w:ins w:id="1873" w:author="PR Preview" w:date="2026-01-01T00:00:00Z">
        <w:r>
          <w:t xml:space="preserve">of</w:t>
        </w:r>
      </w:ins>
      <w:ins w:id="1874" w:author="PR Preview" w:date="2026-01-01T00:00:00Z">
        <w:r>
          <w:t xml:space="preserve"> </w:t>
        </w:r>
      </w:ins>
      <w:hyperlink w:anchor="exm-orthonormal-independent">
        <w:ins w:id="1875" w:author="PR Preview" w:date="2026-01-01T00:00:00Z">
          <w:r>
            <w:rPr>
              <w:rStyle w:val="Hyperlink"/>
            </w:rPr>
            <w:t xml:space="preserve">Example 17</w:t>
          </w:r>
        </w:ins>
      </w:hyperlink>
      <w:ins w:id="1876" w:author="PR Preview" w:date="2026-01-01T00:00:00Z">
        <w:r>
          <w:t xml:space="preserve"> </w:t>
        </w:r>
      </w:ins>
      <w:ins w:id="1877" w:author="PR Preview" w:date="2026-01-01T00:00:00Z">
        <w:r>
          <w:t xml:space="preserve">are orthonormal and linearly independent,</w:t>
        </w:r>
      </w:ins>
      <w:ins w:id="1878" w:author="PR Preview" w:date="2026-01-01T00:00:00Z">
        <w:r>
          <w:t xml:space="preserve"> </w:t>
        </w:r>
      </w:ins>
      <w:ins w:id="1879" w:author="PR Preview" w:date="2026-01-01T00:00:00Z">
        <w:r>
          <w:t xml:space="preserve">so they are a basis of their span (</w:t>
        </w:r>
      </w:ins>
      <w:hyperlink r:id="rId63">
        <w:ins w:id="1880" w:author="PR Preview" w:date="2026-01-01T00:00:00Z">
          <w:r>
            <w:rPr>
              <w:rStyle w:val="Hyperlink"/>
            </w:rPr>
            <w:t xml:space="preserve">Definition 6 in Subspaces and Rank</w:t>
          </w:r>
        </w:ins>
      </w:hyperlink>
      <w:ins w:id="1881" w:author="PR Preview" w:date="2026-01-01T00:00:00Z">
        <w:r>
          <w:t xml:space="preserve">),</w:t>
        </w:r>
      </w:ins>
      <w:ins w:id="1882" w:author="PR Preview" w:date="2026-01-01T00:00:00Z">
        <w:r>
          <w:t xml:space="preserve"> </w:t>
        </w:r>
      </w:ins>
      <w:ins w:id="1883" w:author="PR Preview" w:date="2026-01-01T00:00:00Z">
        <w:r>
          <w:t xml:space="preserve">which therefore has dimension</w:t>
        </w:r>
      </w:ins>
      <w:ins w:id="1884" w:author="PR Preview" w:date="2026-01-01T00:00:00Z">
        <w:r>
          <w:t xml:space="preserve"> </w:t>
        </w:r>
      </w:ins>
      <m:oMath>
        <m:r>
          <m:t>3</m:t>
        </m:r>
      </m:oMath>
      <w:ins w:id="1885" w:author="PR Preview" w:date="2026-01-01T00:00:00Z">
        <w:r>
          <w:t xml:space="preserve"> </w:t>
        </w:r>
      </w:ins>
      <w:ins w:id="1886" w:author="PR Preview" w:date="2026-01-01T00:00:00Z">
        <w:r>
          <w:t xml:space="preserve">(</w:t>
        </w:r>
      </w:ins>
      <w:hyperlink r:id="rId66">
        <w:ins w:id="1887" w:author="PR Preview" w:date="2026-01-01T00:00:00Z">
          <w:r>
            <w:rPr>
              <w:rStyle w:val="Hyperlink"/>
            </w:rPr>
            <w:t xml:space="preserve">Definition 8 in Subspaces and Rank</w:t>
          </w:r>
        </w:ins>
      </w:hyperlink>
      <w:ins w:id="1888" w:author="PR Preview" w:date="2026-01-01T00:00:00Z">
        <w:r>
          <w:t xml:space="preserve">)</w:t>
        </w:r>
      </w:ins>
      <w:ins w:id="1889" w:author="PR Preview" w:date="2026-01-01T00:00:00Z">
        <w:r>
          <w:t xml:space="preserve"> </w:t>
        </w:r>
      </w:ins>
      <w:ins w:id="1890" w:author="PR Preview" w:date="2026-01-01T00:00:00Z">
        <w:r>
          <w:t xml:space="preserve">and is all of</w:t>
        </w:r>
      </w:ins>
      <w:ins w:id="189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892" w:author="PR Preview" w:date="2026-01-01T00:00:00Z">
        <w:r>
          <w:t xml:space="preserve"> </w:t>
        </w:r>
      </w:ins>
      <w:ins w:id="1893" w:author="PR Preview" w:date="2026-01-01T00:00:00Z">
        <w:r>
          <w:t xml:space="preserve">(</w:t>
        </w:r>
      </w:ins>
      <w:hyperlink r:id="rId67">
        <w:ins w:id="1894" w:author="PR Preview" w:date="2026-01-01T00:00:00Z">
          <w:r>
            <w:rPr>
              <w:rStyle w:val="Hyperlink"/>
            </w:rPr>
            <w:t xml:space="preserve">Theorem 11 in Subspaces and Rank</w:t>
          </w:r>
        </w:ins>
      </w:hyperlink>
      <w:ins w:id="1895" w:author="PR Preview" w:date="2026-01-01T00:00:00Z">
        <w:r>
          <w:t xml:space="preserve">,</w:t>
        </w:r>
      </w:ins>
      <w:ins w:id="1896" w:author="PR Preview" w:date="2026-01-01T00:00:00Z">
        <w:r>
          <w:t xml:space="preserve"> </w:t>
        </w:r>
      </w:ins>
      <w:hyperlink r:id="rId65">
        <w:ins w:id="1897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1898" w:author="PR Preview" w:date="2026-01-01T00:00:00Z">
        <w:r>
          <w:t xml:space="preserve">).</w:t>
        </w:r>
      </w:ins>
      <w:ins w:id="1899" w:author="PR Preview" w:date="2026-01-01T00:00:00Z">
        <w:r>
          <w:t xml:space="preserve"> </w:t>
        </w:r>
      </w:ins>
      <w:ins w:id="1900" w:author="PR Preview" w:date="2026-01-01T00:00:00Z">
        <w:r>
          <w:t xml:space="preserve">So they are an orthonormal basis of</w:t>
        </w:r>
      </w:ins>
      <w:ins w:id="190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902" w:author="PR Preview" w:date="2026-01-01T00:00:00Z">
        <w:r>
          <w:t xml:space="preserve"> </w:t>
        </w:r>
      </w:ins>
      <w:ins w:id="1903" w:author="PR Preview" w:date="2026-01-01T00:00:00Z">
        <w:r>
          <w:t xml:space="preserve">too.</w:t>
        </w:r>
      </w:ins>
    </w:p>
    <w:bookmarkEnd w:id="68"/>
    <w:bookmarkStart w:id="71" w:name="exm-not-orthonormal-basis"/>
    <w:p>
      <w:pPr>
        <w:pStyle w:val="FirstParagraph"/>
      </w:pPr>
      <w:ins w:id="1904" w:author="PR Preview" w:date="2026-01-01T00:00:00Z">
        <w:r>
          <w:rPr>
            <w:b/>
            <w:bCs/>
          </w:rPr>
          <w:t xml:space="preserve">Example 19 (Bases that are not orthonormal, and orthonormal lists that are not bases)</w:t>
        </w:r>
      </w:ins>
      <w:ins w:id="1905" w:author="PR Preview" w:date="2026-01-01T00:00:00Z">
        <w:r>
          <w:t xml:space="preserve"> </w:t>
        </w:r>
      </w:ins>
      <w:ins w:id="190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907" w:author="PR Preview" w:date="2026-01-01T00:00:00Z">
        <w:r>
          <w:t xml:space="preserve"> </w:t>
        </w:r>
      </w:ins>
      <w:ins w:id="1908" w:author="PR Preview" w:date="2026-01-01T00:00:00Z">
        <w:r>
          <w:t xml:space="preserve">is a basis of</w:t>
        </w:r>
      </w:ins>
      <w:ins w:id="190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910" w:author="PR Preview" w:date="2026-01-01T00:00:00Z">
        <w:r>
          <w:t xml:space="preserve"> </w:t>
        </w:r>
      </w:ins>
      <w:ins w:id="1911" w:author="PR Preview" w:date="2026-01-01T00:00:00Z">
        <w:r>
          <w:t xml:space="preserve">(</w:t>
        </w:r>
      </w:ins>
      <w:hyperlink r:id="rId69">
        <w:ins w:id="1912" w:author="PR Preview" w:date="2026-01-01T00:00:00Z">
          <w:r>
            <w:rPr>
              <w:rStyle w:val="Hyperlink"/>
            </w:rPr>
            <w:t xml:space="preserve">Example 11 in Subspaces and Rank</w:t>
          </w:r>
        </w:ins>
      </w:hyperlink>
      <w:ins w:id="1913" w:author="PR Preview" w:date="2026-01-01T00:00:00Z">
        <w:r>
          <w:t xml:space="preserve">).</w:t>
        </w:r>
      </w:ins>
      <w:ins w:id="1914" w:author="PR Preview" w:date="2026-01-01T00:00:00Z">
        <w:r>
          <w:t xml:space="preserve"> </w:t>
        </w:r>
      </w:ins>
      <w:ins w:id="1915" w:author="PR Preview" w:date="2026-01-01T00:00:00Z">
        <w:r>
          <w:t xml:space="preserve">It is not an orthonormal basis, since</w:t>
        </w:r>
      </w:ins>
      <w:ins w:id="191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191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918" w:author="PR Preview" w:date="2026-01-01T00:00:00Z">
        <w:r>
          <w:t xml:space="preserve"> </w:t>
        </w:r>
      </w:ins>
      <w:ins w:id="1919" w:author="PR Preview" w:date="2026-01-01T00:00:00Z">
        <w:r>
          <w:t xml:space="preserve">is orthonormal but not a basis of</w:t>
        </w:r>
      </w:ins>
      <w:ins w:id="192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921" w:author="PR Preview" w:date="2026-01-01T00:00:00Z">
        <w:r>
          <w:t xml:space="preserve">:</w:t>
        </w:r>
      </w:ins>
      <w:ins w:id="1922" w:author="PR Preview" w:date="2026-01-01T00:00:00Z">
        <w:r>
          <w:t xml:space="preserve"> </w:t>
        </w:r>
      </w:ins>
      <w:ins w:id="1923" w:author="PR Preview" w:date="2026-01-01T00:00:00Z">
        <w:r>
          <w:t xml:space="preserve">its span is the plane</w:t>
        </w:r>
      </w:ins>
      <w:ins w:id="1924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1925" w:author="PR Preview" w:date="2026-01-01T00:00:00Z">
        <w:r>
          <w:t xml:space="preserve"> </w:t>
        </w:r>
      </w:ins>
      <w:ins w:id="1926" w:author="PR Preview" w:date="2026-01-01T00:00:00Z">
        <w:r>
          <w:t xml:space="preserve">(</w:t>
        </w:r>
      </w:ins>
      <w:hyperlink r:id="rId70">
        <w:ins w:id="1927" w:author="PR Preview" w:date="2026-01-01T00:00:00Z">
          <w:r>
            <w:rPr>
              <w:rStyle w:val="Hyperlink"/>
            </w:rPr>
            <w:t xml:space="preserve">Example 6 in Subspaces and Rank</w:t>
          </w:r>
        </w:ins>
      </w:hyperlink>
      <w:ins w:id="1928" w:author="PR Preview" w:date="2026-01-01T00:00:00Z">
        <w:r>
          <w:t xml:space="preserve">),</w:t>
        </w:r>
      </w:ins>
      <w:ins w:id="1929" w:author="PR Preview" w:date="2026-01-01T00:00:00Z">
        <w:r>
          <w:t xml:space="preserve"> </w:t>
        </w:r>
      </w:ins>
      <w:ins w:id="1930" w:author="PR Preview" w:date="2026-01-01T00:00:00Z">
        <w:r>
          <w:t xml:space="preserve">which does not contain</w:t>
        </w:r>
      </w:ins>
      <w:ins w:id="193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932" w:author="PR Preview" w:date="2026-01-01T00:00:00Z">
        <w:r>
          <w:t xml:space="preserve">.</w:t>
        </w:r>
      </w:ins>
    </w:p>
    <w:bookmarkEnd w:id="71"/>
    <w:bookmarkStart w:id="72" w:name="thm-orthonormal-expansion"/>
    <w:p>
      <w:pPr>
        <w:pStyle w:val="FirstParagraph"/>
      </w:pPr>
      <w:ins w:id="1933" w:author="PR Preview" w:date="2026-01-01T00:00:00Z">
        <w:r>
          <w:rPr>
            <w:b/>
            <w:bCs/>
          </w:rPr>
          <w:t xml:space="preserve">Theorem 8 (Coordinates in an orthonormal basis are dot products)</w:t>
        </w:r>
      </w:ins>
      <w:ins w:id="1934" w:author="PR Preview" w:date="2026-01-01T00:00:00Z">
        <w:r>
          <w:t xml:space="preserve"> </w:t>
        </w:r>
      </w:ins>
      <w:ins w:id="1935" w:author="PR Preview" w:date="2026-01-01T00:00:00Z">
        <w:r>
          <w:t xml:space="preserve">If</w:t>
        </w:r>
      </w:ins>
      <w:ins w:id="193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ins w:id="1937" w:author="PR Preview" w:date="2026-01-01T00:00:00Z">
        <w:r>
          <w:t xml:space="preserve"> </w:t>
        </w:r>
      </w:ins>
      <w:ins w:id="1938" w:author="PR Preview" w:date="2026-01-01T00:00:00Z">
        <w:r>
          <w:t xml:space="preserve">is an orthonormal basis of a subspace</w:t>
        </w:r>
      </w:ins>
      <w:ins w:id="193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940" w:author="PR Preview" w:date="2026-01-01T00:00:00Z">
        <w:r>
          <w:t xml:space="preserve"> </w:t>
        </w:r>
      </w:ins>
      <w:ins w:id="1941" w:author="PR Preview" w:date="2026-01-01T00:00:00Z">
        <w:r>
          <w:t xml:space="preserve">(</w:t>
        </w:r>
      </w:ins>
      <w:hyperlink w:anchor="def-orthonormal-basis">
        <w:ins w:id="1942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943" w:author="PR Preview" w:date="2026-01-01T00:00:00Z">
        <w:r>
          <w:t xml:space="preserve">), then every</w:t>
        </w:r>
      </w:ins>
      <w:ins w:id="194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1945" w:author="PR Preview" w:date="2026-01-01T00:00:00Z">
        <w:r>
          <w:t xml:space="preserve"> </w:t>
        </w:r>
      </w:ins>
      <w:ins w:id="1946" w:author="PR Preview" w:date="2026-01-01T00:00:00Z">
        <w:r>
          <w:t xml:space="preserve">satisfies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ins w:id="1947" w:author="PR Preview" w:date="2026-01-01T00:00:00Z">
        <w:r>
          <w:rPr>
            <w:i/>
            <w:iCs/>
          </w:rPr>
          <w:t xml:space="preserve">Proof</w:t>
        </w:r>
      </w:ins>
      <w:ins w:id="1948" w:author="PR Preview" w:date="2026-01-01T00:00:00Z">
        <w:r>
          <w:t xml:space="preserve">. </w:t>
        </w:r>
      </w:ins>
      <w:ins w:id="1949" w:author="PR Preview" w:date="2026-01-01T00:00:00Z">
        <w:r>
          <w:t xml:space="preserve">The basis spans</w:t>
        </w:r>
      </w:ins>
      <w:ins w:id="195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951" w:author="PR Preview" w:date="2026-01-01T00:00:00Z">
        <w:r>
          <w:t xml:space="preserve">,</w:t>
        </w:r>
      </w:ins>
      <w:ins w:id="1952" w:author="PR Preview" w:date="2026-01-01T00:00:00Z">
        <w:r>
          <w:t xml:space="preserve"> </w:t>
        </w:r>
      </w:ins>
      <w:ins w:id="1953" w:author="PR Preview" w:date="2026-01-01T00:00:00Z">
        <w:r>
          <w:t xml:space="preserve">so</w:t>
        </w:r>
      </w:ins>
      <w:ins w:id="195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ins w:id="1955" w:author="PR Preview" w:date="2026-01-01T00:00:00Z">
        <w:r>
          <w:t xml:space="preserve"> </w:t>
        </w:r>
      </w:ins>
      <w:ins w:id="1956" w:author="PR Preview" w:date="2026-01-01T00:00:00Z">
        <w:r>
          <w:t xml:space="preserve">for some numbers</w:t>
        </w:r>
      </w:ins>
      <w:ins w:id="1957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j</m:t>
            </m:r>
          </m:sub>
        </m:sSub>
      </m:oMath>
      <w:ins w:id="1958" w:author="PR Preview" w:date="2026-01-01T00:00:00Z">
        <w:r>
          <w:t xml:space="preserve">.</w:t>
        </w:r>
      </w:ins>
      <w:ins w:id="1959" w:author="PR Preview" w:date="2026-01-01T00:00:00Z">
        <w:r>
          <w:t xml:space="preserve"> </w:t>
        </w:r>
      </w:ins>
      <w:ins w:id="1960" w:author="PR Preview" w:date="2026-01-01T00:00:00Z">
        <w:r>
          <w:t xml:space="preserve">For each</w:t>
        </w:r>
      </w:ins>
      <w:ins w:id="1961" w:author="PR Preview" w:date="2026-01-01T00:00:00Z">
        <w:r>
          <w:t xml:space="preserve"> </w:t>
        </w:r>
      </w:ins>
      <m:oMath>
        <m:r>
          <m:t>i</m:t>
        </m:r>
      </m:oMath>
      <w:ins w:id="196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963" w:author="PR Preview" w:date="2026-01-01T00:00:00Z">
        <w:r>
          <w:t xml:space="preserve">so each coefficient</w:t>
        </w:r>
      </w:ins>
      <w:ins w:id="1964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</m:oMath>
      <w:ins w:id="1965" w:author="PR Preview" w:date="2026-01-01T00:00:00Z">
        <w:r>
          <w:t xml:space="preserve"> </w:t>
        </w:r>
      </w:ins>
      <w:ins w:id="1966" w:author="PR Preview" w:date="2026-01-01T00:00:00Z">
        <w:r>
          <w:t xml:space="preserve">is</w:t>
        </w:r>
      </w:ins>
      <w:ins w:id="196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ins w:id="1968" w:author="PR Preview" w:date="2026-01-01T00:00:00Z">
        <w:r>
          <w:t xml:space="preserve">.</w:t>
        </w:r>
      </w:ins>
    </w:p>
    <w:bookmarkStart w:id="73" w:name="exm-orthonormal-expansion"/>
    <w:p>
      <w:pPr>
        <w:pStyle w:val="BodyText"/>
      </w:pPr>
      <w:ins w:id="1969" w:author="PR Preview" w:date="2026-01-01T00:00:00Z">
        <w:r>
          <w:rPr>
            <w:b/>
            <w:bCs/>
          </w:rPr>
          <w:t xml:space="preserve">Example 20 (Expanding a vector in an orthonormal basis)</w:t>
        </w:r>
      </w:ins>
      <w:ins w:id="1970" w:author="PR Preview" w:date="2026-01-01T00:00:00Z">
        <w:r>
          <w:t xml:space="preserve"> </w:t>
        </w:r>
      </w:ins>
      <w:ins w:id="1971" w:author="PR Preview" w:date="2026-01-01T00:00:00Z">
        <w:r>
          <w:t xml:space="preserve">With the orthonormal basis</w:t>
        </w:r>
      </w:ins>
      <w:ins w:id="197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ins w:id="1973" w:author="PR Preview" w:date="2026-01-01T00:00:00Z">
        <w:r>
          <w:t xml:space="preserve"> </w:t>
        </w:r>
      </w:ins>
      <w:ins w:id="1974" w:author="PR Preview" w:date="2026-01-01T00:00:00Z">
        <w:r>
          <w:t xml:space="preserve">of</w:t>
        </w:r>
      </w:ins>
      <w:ins w:id="197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976" w:author="PR Preview" w:date="2026-01-01T00:00:00Z">
        <w:r>
          <w:t xml:space="preserve"> </w:t>
        </w:r>
      </w:ins>
      <w:ins w:id="1977" w:author="PR Preview" w:date="2026-01-01T00:00:00Z">
        <w:r>
          <w:t xml:space="preserve">from</w:t>
        </w:r>
      </w:ins>
      <w:ins w:id="1978" w:author="PR Preview" w:date="2026-01-01T00:00:00Z">
        <w:r>
          <w:t xml:space="preserve"> </w:t>
        </w:r>
      </w:ins>
      <w:hyperlink w:anchor="exm-orthonormal-basis">
        <w:ins w:id="1979" w:author="PR Preview" w:date="2026-01-01T00:00:00Z">
          <w:r>
            <w:rPr>
              <w:rStyle w:val="Hyperlink"/>
            </w:rPr>
            <w:t xml:space="preserve">Example 18</w:t>
          </w:r>
        </w:ins>
      </w:hyperlink>
      <w:ins w:id="1980" w:author="PR Preview" w:date="2026-01-01T00:00:00Z">
        <w:r>
          <w:t xml:space="preserve"> </w:t>
        </w:r>
      </w:ins>
      <w:ins w:id="1981" w:author="PR Preview" w:date="2026-01-01T00:00:00Z">
        <w:r>
          <w:t xml:space="preserve">and</w:t>
        </w:r>
      </w:ins>
      <w:ins w:id="198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1983" w:author="PR Preview" w:date="2026-01-01T00:00:00Z">
        <w:r>
          <w:t xml:space="preserve">:</w:t>
        </w:r>
      </w:ins>
      <w:ins w:id="198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ins w:id="198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ins w:id="1986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987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ins w:id="1988" w:author="PR Preview" w:date="2026-01-01T00:00:00Z">
        <w:r>
          <w:t xml:space="preserve">which is</w:t>
        </w:r>
      </w:ins>
      <w:ins w:id="198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990" w:author="PR Preview" w:date="2026-01-01T00:00:00Z">
        <w:r>
          <w:t xml:space="preserve">, as</w:t>
        </w:r>
      </w:ins>
      <w:ins w:id="1991" w:author="PR Preview" w:date="2026-01-01T00:00:00Z">
        <w:r>
          <w:t xml:space="preserve"> </w:t>
        </w:r>
      </w:ins>
      <w:hyperlink w:anchor="thm-orthonormal-expansion">
        <w:ins w:id="1992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1993" w:author="PR Preview" w:date="2026-01-01T00:00:00Z">
        <w:r>
          <w:t xml:space="preserve"> </w:t>
        </w:r>
      </w:ins>
      <w:ins w:id="1994" w:author="PR Preview" w:date="2026-01-01T00:00:00Z">
        <w:r>
          <w:t xml:space="preserve">says.</w:t>
        </w:r>
      </w:ins>
    </w:p>
    <w:bookmarkEnd w:id="73"/>
    <w:bookmarkStart w:id="74" w:name="def-gram-schmidt"/>
    <w:p>
      <w:pPr>
        <w:pStyle w:val="BodyText"/>
      </w:pPr>
      <w:ins w:id="1995" w:author="PR Preview" w:date="2026-01-01T00:00:00Z">
        <w:r>
          <w:rPr>
            <w:b/>
            <w:bCs/>
          </w:rPr>
          <w:t xml:space="preserve">Definition 10 (Gram-Schmidt process)</w:t>
        </w:r>
      </w:ins>
      <w:ins w:id="1996" w:author="PR Preview" w:date="2026-01-01T00:00:00Z">
        <w:r>
          <w:t xml:space="preserve"> </w:t>
        </w:r>
      </w:ins>
      <w:ins w:id="1997" w:author="PR Preview" w:date="2026-01-01T00:00:00Z">
        <w:r>
          <w:t xml:space="preserve">The</w:t>
        </w:r>
      </w:ins>
      <w:ins w:id="1998" w:author="PR Preview" w:date="2026-01-01T00:00:00Z">
        <w:r>
          <w:t xml:space="preserve"> </w:t>
        </w:r>
      </w:ins>
      <w:ins w:id="1999" w:author="PR Preview" w:date="2026-01-01T00:00:00Z">
        <w:r>
          <w:rPr>
            <w:b/>
            <w:bCs/>
          </w:rPr>
          <w:t xml:space="preserve">Gram-Schmidt process</w:t>
        </w:r>
      </w:ins>
      <w:ins w:id="2000" w:author="PR Preview" w:date="2026-01-01T00:00:00Z">
        <w:r>
          <w:t xml:space="preserve"> </w:t>
        </w:r>
      </w:ins>
      <w:ins w:id="2001" w:author="PR Preview" w:date="2026-01-01T00:00:00Z">
        <w:r>
          <w:t xml:space="preserve">takes vectors</w:t>
        </w:r>
      </w:ins>
      <w:ins w:id="200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003" w:author="PR Preview" w:date="2026-01-01T00:00:00Z">
        <w:r>
          <w:t xml:space="preserve"> </w:t>
        </w:r>
      </w:ins>
      <w:ins w:id="2004" w:author="PR Preview" w:date="2026-01-01T00:00:00Z">
        <w:r>
          <w:t xml:space="preserve">and, for</w:t>
        </w:r>
      </w:ins>
      <w:ins w:id="2005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ins w:id="2006" w:author="PR Preview" w:date="2026-01-01T00:00:00Z">
        <w:r>
          <w:t xml:space="preserve"> </w:t>
        </w:r>
      </w:ins>
      <w:ins w:id="2007" w:author="PR Preview" w:date="2026-01-01T00:00:00Z">
        <w:r>
          <w:t xml:space="preserve">in turn:</w:t>
        </w:r>
      </w:ins>
    </w:p>
    <w:p>
      <w:pPr>
        <w:pStyle w:val="Compact"/>
        <w:numPr>
          <w:ilvl w:val="0"/>
          <w:numId w:val="1021"/>
        </w:numPr>
      </w:pPr>
      <w:ins w:id="2008" w:author="PR Preview" w:date="2026-01-01T00:00:00Z">
        <w:r>
          <w:rPr>
            <w:b/>
            <w:bCs/>
          </w:rPr>
          <w:t xml:space="preserve">Orthogonalize:</w:t>
        </w:r>
      </w:ins>
      <w:ins w:id="2009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ins w:id="2010" w:author="PR Preview" w:date="2026-01-01T00:00:00Z">
        <w:r>
          <w:t xml:space="preserve"> </w:t>
        </w:r>
      </w:ins>
      <w:ins w:id="2011" w:author="PR Preview" w:date="2026-01-01T00:00:00Z">
        <w:r>
          <w:t xml:space="preserve">(for</w:t>
        </w:r>
      </w:ins>
      <w:ins w:id="201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</m:oMath>
      <w:ins w:id="2013" w:author="PR Preview" w:date="2026-01-01T00:00:00Z">
        <w:r>
          <w:t xml:space="preserve"> </w:t>
        </w:r>
      </w:ins>
      <w:ins w:id="2014" w:author="PR Preview" w:date="2026-01-01T00:00:00Z">
        <w:r>
          <w:t xml:space="preserve">the sum is empty, so</w:t>
        </w:r>
      </w:ins>
      <w:ins w:id="201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ins w:id="2016" w:author="PR Preview" w:date="2026-01-01T00:00:00Z">
        <w:r>
          <w:t xml:space="preserve">);</w:t>
        </w:r>
      </w:ins>
    </w:p>
    <w:p>
      <w:pPr>
        <w:pStyle w:val="Compact"/>
        <w:numPr>
          <w:ilvl w:val="0"/>
          <w:numId w:val="1021"/>
        </w:numPr>
      </w:pPr>
      <w:ins w:id="2017" w:author="PR Preview" w:date="2026-01-01T00:00:00Z">
        <w:r>
          <w:rPr>
            <w:b/>
            <w:bCs/>
          </w:rPr>
          <w:t xml:space="preserve">Test:</w:t>
        </w:r>
      </w:ins>
      <w:ins w:id="2018" w:author="PR Preview" w:date="2026-01-01T00:00:00Z">
        <w:r>
          <w:t xml:space="preserve"> </w:t>
        </w:r>
      </w:ins>
      <w:ins w:id="2019" w:author="PR Preview" w:date="2026-01-01T00:00:00Z">
        <w:r>
          <w:t xml:space="preserve">if</w:t>
        </w:r>
      </w:ins>
      <w:ins w:id="2020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2021" w:author="PR Preview" w:date="2026-01-01T00:00:00Z">
        <w:r>
          <w:t xml:space="preserve">, stop;</w:t>
        </w:r>
      </w:ins>
    </w:p>
    <w:p>
      <w:pPr>
        <w:pStyle w:val="Compact"/>
        <w:numPr>
          <w:ilvl w:val="0"/>
          <w:numId w:val="1021"/>
        </w:numPr>
      </w:pPr>
      <w:ins w:id="2022" w:author="PR Preview" w:date="2026-01-01T00:00:00Z">
        <w:r>
          <w:rPr>
            <w:b/>
            <w:bCs/>
          </w:rPr>
          <w:t xml:space="preserve">Normalize:</w:t>
        </w:r>
      </w:ins>
      <w:ins w:id="2023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2024" w:author="PR Preview" w:date="2026-01-01T00:00:00Z">
        <w:r>
          <w:t xml:space="preserve">.</w:t>
        </w:r>
      </w:ins>
    </w:p>
    <w:p>
      <w:pPr>
        <w:pStyle w:val="FirstParagraph"/>
      </w:pPr>
      <w:ins w:id="2025" w:author="PR Preview" w:date="2026-01-01T00:00:00Z">
        <w:r>
          <w:t xml:space="preserve">The output is the list</w:t>
        </w:r>
      </w:ins>
      <w:ins w:id="202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2027" w:author="PR Preview" w:date="2026-01-01T00:00:00Z">
        <w:r>
          <w:t xml:space="preserve"> </w:t>
        </w:r>
      </w:ins>
      <w:ins w:id="2028" w:author="PR Preview" w:date="2026-01-01T00:00:00Z">
        <w:r>
          <w:t xml:space="preserve">produced before the process stops,</w:t>
        </w:r>
      </w:ins>
      <w:ins w:id="2029" w:author="PR Preview" w:date="2026-01-01T00:00:00Z">
        <w:r>
          <w:t xml:space="preserve"> </w:t>
        </w:r>
      </w:ins>
      <w:ins w:id="2030" w:author="PR Preview" w:date="2026-01-01T00:00:00Z">
        <w:r>
          <w:t xml:space="preserve">or all</w:t>
        </w:r>
      </w:ins>
      <w:ins w:id="2031" w:author="PR Preview" w:date="2026-01-01T00:00:00Z">
        <w:r>
          <w:t xml:space="preserve"> </w:t>
        </w:r>
      </w:ins>
      <m:oMath>
        <m:r>
          <m:t>k</m:t>
        </m:r>
      </m:oMath>
      <w:ins w:id="2032" w:author="PR Preview" w:date="2026-01-01T00:00:00Z">
        <w:r>
          <w:t xml:space="preserve"> </w:t>
        </w:r>
      </w:ins>
      <w:ins w:id="2033" w:author="PR Preview" w:date="2026-01-01T00:00:00Z">
        <w:r>
          <w:t xml:space="preserve">of them if it never stops.</w:t>
        </w:r>
      </w:ins>
    </w:p>
    <w:bookmarkEnd w:id="74"/>
    <w:bookmarkStart w:id="75" w:name="exm-gram-schmidt"/>
    <w:p>
      <w:pPr>
        <w:pStyle w:val="BodyText"/>
      </w:pPr>
      <w:ins w:id="2034" w:author="PR Preview" w:date="2026-01-01T00:00:00Z">
        <w:r>
          <w:rPr>
            <w:b/>
            <w:bCs/>
          </w:rPr>
          <w:t xml:space="preserve">Example 21 (Two steps of Gram-Schmidt in</w:t>
        </w:r>
      </w:ins>
      <w:ins w:id="2035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2036" w:author="PR Preview" w:date="2026-01-01T00:00:00Z">
        <w:r>
          <w:rPr>
            <w:b/>
            <w:bCs/>
          </w:rPr>
          <w:t xml:space="preserve">)</w:t>
        </w:r>
      </w:ins>
      <w:ins w:id="2037" w:author="PR Preview" w:date="2026-01-01T00:00:00Z">
        <w:r>
          <w:t xml:space="preserve"> </w:t>
        </w:r>
      </w:ins>
      <w:ins w:id="2038" w:author="PR Preview" w:date="2026-01-01T00:00:00Z">
        <w:r>
          <w:t xml:space="preserve">Let</w:t>
        </w:r>
      </w:ins>
      <w:ins w:id="2039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040" w:author="PR Preview" w:date="2026-01-01T00:00:00Z">
        <w:r>
          <w:t xml:space="preserve"> </w:t>
        </w:r>
      </w:ins>
      <w:ins w:id="2041" w:author="PR Preview" w:date="2026-01-01T00:00:00Z">
        <w:r>
          <w:t xml:space="preserve">and</w:t>
        </w:r>
      </w:ins>
      <w:ins w:id="204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043" w:author="PR Preview" w:date="2026-01-01T00:00:00Z">
        <w:r>
          <w:t xml:space="preserve">.</w:t>
        </w:r>
      </w:ins>
    </w:p>
    <w:p>
      <w:pPr>
        <w:numPr>
          <w:ilvl w:val="0"/>
          <w:numId w:val="1022"/>
        </w:numPr>
      </w:pPr>
      <w:ins w:id="2044" w:author="PR Preview" w:date="2026-01-01T00:00:00Z">
        <w:r>
          <w:rPr>
            <w:b/>
            <w:bCs/>
          </w:rPr>
          <w:t xml:space="preserve">Step 1.</w:t>
        </w:r>
      </w:ins>
      <w:ins w:id="204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046" w:author="PR Preview" w:date="2026-01-01T00:00:00Z">
        <w:r>
          <w:t xml:space="preserve">, with norm</w:t>
        </w:r>
      </w:ins>
      <w:ins w:id="2047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2</m:t>
            </m:r>
          </m:e>
        </m:rad>
      </m:oMath>
      <w:ins w:id="2048" w:author="PR Preview" w:date="2026-01-01T00:00:00Z">
        <w:r>
          <w:t xml:space="preserve">,</w:t>
        </w:r>
      </w:ins>
      <w:ins w:id="2049" w:author="PR Preview" w:date="2026-01-01T00:00:00Z">
        <w:r>
          <w:t xml:space="preserve"> </w:t>
        </w:r>
      </w:ins>
      <w:ins w:id="2050" w:author="PR Preview" w:date="2026-01-01T00:00:00Z">
        <w:r>
          <w:t xml:space="preserve">so</w:t>
        </w:r>
      </w:ins>
      <w:ins w:id="205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052" w:author="PR Preview" w:date="2026-01-01T00:00:00Z">
        <w:r>
          <w:t xml:space="preserve">.</w:t>
        </w:r>
      </w:ins>
    </w:p>
    <w:p>
      <w:pPr>
        <w:numPr>
          <w:ilvl w:val="0"/>
          <w:numId w:val="1022"/>
        </w:numPr>
      </w:pPr>
      <w:ins w:id="2053" w:author="PR Preview" w:date="2026-01-01T00:00:00Z">
        <w:r>
          <w:rPr>
            <w:b/>
            <w:bCs/>
          </w:rPr>
          <w:t xml:space="preserve">Step 2.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2054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ins w:id="2055" w:author="PR Preview" w:date="2026-01-01T00:00:00Z">
        <w:r>
          <w:t xml:space="preserve">with norm</w:t>
        </w:r>
      </w:ins>
      <w:ins w:id="2056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ins w:id="2057" w:author="PR Preview" w:date="2026-01-01T00:00:00Z">
        <w:r>
          <w:t xml:space="preserve">,</w:t>
        </w:r>
      </w:ins>
      <w:ins w:id="2058" w:author="PR Preview" w:date="2026-01-01T00:00:00Z">
        <w:r>
          <w:t xml:space="preserve"> </w:t>
        </w:r>
      </w:ins>
      <w:ins w:id="2059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2060" w:author="PR Preview" w:date="2026-01-01T00:00:00Z">
        <w:r>
          <w:t xml:space="preserve">As a check,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6" w:name="exm-gram-schmidt-stops"/>
    <w:p>
      <w:pPr>
        <w:pStyle w:val="FirstParagraph"/>
      </w:pPr>
      <w:ins w:id="2061" w:author="PR Preview" w:date="2026-01-01T00:00:00Z">
        <w:r>
          <w:rPr>
            <w:b/>
            <w:bCs/>
          </w:rPr>
          <w:t xml:space="preserve">Example 22 (Gram-Schmidt stops on dependent vectors)</w:t>
        </w:r>
      </w:ins>
      <w:ins w:id="2062" w:author="PR Preview" w:date="2026-01-01T00:00:00Z">
        <w:r>
          <w:t xml:space="preserve"> </w:t>
        </w:r>
      </w:ins>
      <w:ins w:id="2063" w:author="PR Preview" w:date="2026-01-01T00:00:00Z">
        <w:r>
          <w:t xml:space="preserve">Let</w:t>
        </w:r>
      </w:ins>
      <w:ins w:id="206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2065" w:author="PR Preview" w:date="2026-01-01T00:00:00Z">
        <w:r>
          <w:t xml:space="preserve"> </w:t>
        </w:r>
      </w:ins>
      <w:ins w:id="2066" w:author="PR Preview" w:date="2026-01-01T00:00:00Z">
        <w:r>
          <w:t xml:space="preserve">and</w:t>
        </w:r>
      </w:ins>
      <w:ins w:id="206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2068" w:author="PR Preview" w:date="2026-01-01T00:00:00Z">
        <w:r>
          <w:t xml:space="preserve">.</w:t>
        </w:r>
      </w:ins>
      <w:ins w:id="2069" w:author="PR Preview" w:date="2026-01-01T00:00:00Z">
        <w:r>
          <w:t xml:space="preserve"> </w:t>
        </w:r>
      </w:ins>
      <w:ins w:id="2070" w:author="PR Preview" w:date="2026-01-01T00:00:00Z">
        <w:r>
          <w:t xml:space="preserve">Step 1 gives</w:t>
        </w:r>
      </w:ins>
      <w:ins w:id="207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2072" w:author="PR Preview" w:date="2026-01-01T00:00:00Z">
        <w:r>
          <w:t xml:space="preserve">.</w:t>
        </w:r>
      </w:ins>
      <w:ins w:id="2073" w:author="PR Preview" w:date="2026-01-01T00:00:00Z">
        <w:r>
          <w:t xml:space="preserve"> </w:t>
        </w:r>
      </w:ins>
      <w:ins w:id="2074" w:author="PR Preview" w:date="2026-01-01T00:00:00Z">
        <w:r>
          <w:t xml:space="preserve">In step 2,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2075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2076" w:author="PR Preview" w:date="2026-01-01T00:00:00Z">
        <w:r>
          <w:t xml:space="preserve">so the process stops:</w:t>
        </w:r>
      </w:ins>
      <w:ins w:id="207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ins w:id="2078" w:author="PR Preview" w:date="2026-01-01T00:00:00Z">
        <w:r>
          <w:t xml:space="preserve"> </w:t>
        </w:r>
      </w:ins>
      <w:ins w:id="2079" w:author="PR Preview" w:date="2026-01-01T00:00:00Z">
        <w:r>
          <w:t xml:space="preserve">is a multiple of</w:t>
        </w:r>
      </w:ins>
      <w:ins w:id="2080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ins w:id="2081" w:author="PR Preview" w:date="2026-01-01T00:00:00Z">
        <w:r>
          <w:t xml:space="preserve">.</w:t>
        </w:r>
      </w:ins>
    </w:p>
    <w:bookmarkEnd w:id="76"/>
    <w:bookmarkStart w:id="77" w:name="thm-gram-schmidt"/>
    <w:p>
      <w:pPr>
        <w:pStyle w:val="BodyText"/>
      </w:pPr>
      <w:ins w:id="2082" w:author="PR Preview" w:date="2026-01-01T00:00:00Z">
        <w:r>
          <w:rPr>
            <w:b/>
            <w:bCs/>
          </w:rPr>
          <w:t xml:space="preserve">Theorem 9 (What Gram-Schmidt produces)</w:t>
        </w:r>
      </w:ins>
      <w:ins w:id="2083" w:author="PR Preview" w:date="2026-01-01T00:00:00Z">
        <w:r>
          <w:t xml:space="preserve"> </w:t>
        </w:r>
      </w:ins>
      <w:ins w:id="2084" w:author="PR Preview" w:date="2026-01-01T00:00:00Z">
        <w:r>
          <w:t xml:space="preserve">Run the Gram-Schmidt process (</w:t>
        </w:r>
      </w:ins>
      <w:hyperlink w:anchor="def-gram-schmidt">
        <w:ins w:id="2085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2086" w:author="PR Preview" w:date="2026-01-01T00:00:00Z">
        <w:r>
          <w:t xml:space="preserve">) on</w:t>
        </w:r>
      </w:ins>
      <w:ins w:id="208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08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23"/>
        </w:numPr>
      </w:pPr>
      <w:ins w:id="2089" w:author="PR Preview" w:date="2026-01-01T00:00:00Z">
        <w:r>
          <w:t xml:space="preserve">If it has produced</w:t>
        </w:r>
      </w:ins>
      <w:ins w:id="2090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ins w:id="2091" w:author="PR Preview" w:date="2026-01-01T00:00:00Z">
        <w:r>
          <w:t xml:space="preserve"> </w:t>
        </w:r>
      </w:ins>
      <w:ins w:id="2092" w:author="PR Preview" w:date="2026-01-01T00:00:00Z">
        <w:r>
          <w:t xml:space="preserve">without stopping,</w:t>
        </w:r>
      </w:ins>
      <w:ins w:id="2093" w:author="PR Preview" w:date="2026-01-01T00:00:00Z">
        <w:r>
          <w:t xml:space="preserve"> </w:t>
        </w:r>
      </w:ins>
      <w:ins w:id="2094" w:author="PR Preview" w:date="2026-01-01T00:00:00Z">
        <w:r>
          <w:t xml:space="preserve">then</w:t>
        </w:r>
      </w:ins>
      <w:ins w:id="209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ins w:id="2096" w:author="PR Preview" w:date="2026-01-01T00:00:00Z">
        <w:r>
          <w:t xml:space="preserve"> </w:t>
        </w:r>
      </w:ins>
      <w:ins w:id="2097" w:author="PR Preview" w:date="2026-01-01T00:00:00Z">
        <w:r>
          <w:t xml:space="preserve">are orthonormal</w:t>
        </w:r>
      </w:ins>
      <w:ins w:id="2098" w:author="PR Preview" w:date="2026-01-01T00:00:00Z">
        <w:r>
          <w:t xml:space="preserve"> </w:t>
        </w:r>
      </w:ins>
      <w:ins w:id="2099" w:author="PR Preview" w:date="2026-01-01T00:00:00Z">
        <w:r>
          <w:t xml:space="preserve">and</w:t>
        </w:r>
      </w:ins>
      <w:ins w:id="2100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210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23"/>
        </w:numPr>
      </w:pPr>
      <w:ins w:id="2102" w:author="PR Preview" w:date="2026-01-01T00:00:00Z">
        <w:r>
          <w:t xml:space="preserve">If it reaches step</w:t>
        </w:r>
      </w:ins>
      <w:ins w:id="2103" w:author="PR Preview" w:date="2026-01-01T00:00:00Z">
        <w:r>
          <w:t xml:space="preserve"> </w:t>
        </w:r>
      </w:ins>
      <m:oMath>
        <m:r>
          <m:t>i</m:t>
        </m:r>
      </m:oMath>
      <w:ins w:id="2104" w:author="PR Preview" w:date="2026-01-01T00:00:00Z">
        <w:r>
          <w:t xml:space="preserve"> </w:t>
        </w:r>
      </w:ins>
      <w:ins w:id="2105" w:author="PR Preview" w:date="2026-01-01T00:00:00Z">
        <w:r>
          <w:t xml:space="preserve">(that is, it did not stop at steps</w:t>
        </w:r>
      </w:ins>
      <w:ins w:id="210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ins w:id="2107" w:author="PR Preview" w:date="2026-01-01T00:00:00Z">
        <w:r>
          <w:t xml:space="preserve">),</w:t>
        </w:r>
      </w:ins>
      <w:ins w:id="2108" w:author="PR Preview" w:date="2026-01-01T00:00:00Z">
        <w:r>
          <w:t xml:space="preserve"> </w:t>
        </w:r>
      </w:ins>
      <w:ins w:id="2109" w:author="PR Preview" w:date="2026-01-01T00:00:00Z">
        <w:r>
          <w:t xml:space="preserve">it stops there</w:t>
        </w:r>
      </w:ins>
      <w:ins w:id="2110" w:author="PR Preview" w:date="2026-01-01T00:00:00Z">
        <w:r>
          <w:t xml:space="preserve"> </w:t>
        </w:r>
      </w:ins>
      <w:ins w:id="2111" w:author="PR Preview" w:date="2026-01-01T00:00:00Z">
        <w:r>
          <w:t xml:space="preserve">exactly when</w:t>
        </w:r>
      </w:ins>
      <w:ins w:id="211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ins w:id="211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23"/>
        </w:numPr>
      </w:pPr>
      <w:ins w:id="2114" w:author="PR Preview" w:date="2026-01-01T00:00:00Z">
        <w:r>
          <w:t xml:space="preserve">It completes all</w:t>
        </w:r>
      </w:ins>
      <w:ins w:id="2115" w:author="PR Preview" w:date="2026-01-01T00:00:00Z">
        <w:r>
          <w:t xml:space="preserve"> </w:t>
        </w:r>
      </w:ins>
      <m:oMath>
        <m:r>
          <m:t>k</m:t>
        </m:r>
      </m:oMath>
      <w:ins w:id="2116" w:author="PR Preview" w:date="2026-01-01T00:00:00Z">
        <w:r>
          <w:t xml:space="preserve"> </w:t>
        </w:r>
      </w:ins>
      <w:ins w:id="2117" w:author="PR Preview" w:date="2026-01-01T00:00:00Z">
        <w:r>
          <w:t xml:space="preserve">steps</w:t>
        </w:r>
      </w:ins>
      <w:ins w:id="2118" w:author="PR Preview" w:date="2026-01-01T00:00:00Z">
        <w:r>
          <w:t xml:space="preserve"> </w:t>
        </w:r>
      </w:ins>
      <w:ins w:id="2119" w:author="PR Preview" w:date="2026-01-01T00:00:00Z">
        <w:r>
          <w:t xml:space="preserve">exactly when</w:t>
        </w:r>
      </w:ins>
      <w:ins w:id="2120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ins w:id="2121" w:author="PR Preview" w:date="2026-01-01T00:00:00Z">
        <w:r>
          <w:t xml:space="preserve"> </w:t>
        </w:r>
      </w:ins>
      <w:ins w:id="2122" w:author="PR Preview" w:date="2026-01-01T00:00:00Z">
        <w:r>
          <w:t xml:space="preserve">are linearly independent;</w:t>
        </w:r>
      </w:ins>
      <w:ins w:id="2123" w:author="PR Preview" w:date="2026-01-01T00:00:00Z">
        <w:r>
          <w:t xml:space="preserve"> </w:t>
        </w:r>
      </w:ins>
      <w:ins w:id="2124" w:author="PR Preview" w:date="2026-01-01T00:00:00Z">
        <w:r>
          <w:t xml:space="preserve">then</w:t>
        </w:r>
      </w:ins>
      <w:ins w:id="212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ins w:id="2126" w:author="PR Preview" w:date="2026-01-01T00:00:00Z">
        <w:r>
          <w:t xml:space="preserve"> </w:t>
        </w:r>
      </w:ins>
      <w:ins w:id="2127" w:author="PR Preview" w:date="2026-01-01T00:00:00Z">
        <w:r>
          <w:t xml:space="preserve">is an orthonormal basis</w:t>
        </w:r>
      </w:ins>
      <w:ins w:id="2128" w:author="PR Preview" w:date="2026-01-01T00:00:00Z">
        <w:r>
          <w:t xml:space="preserve"> </w:t>
        </w:r>
      </w:ins>
      <w:ins w:id="2129" w:author="PR Preview" w:date="2026-01-01T00:00:00Z">
        <w:r>
          <w:t xml:space="preserve">of</w:t>
        </w:r>
      </w:ins>
      <w:ins w:id="2130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ins w:id="2131" w:author="PR Preview" w:date="2026-01-01T00:00:00Z">
        <w:r>
          <w:t xml:space="preserve"> </w:t>
        </w:r>
      </w:ins>
      <w:ins w:id="2132" w:author="PR Preview" w:date="2026-01-01T00:00:00Z">
        <w:r>
          <w:t xml:space="preserve">(</w:t>
        </w:r>
      </w:ins>
      <w:hyperlink w:anchor="def-orthonormal-basis">
        <w:ins w:id="2133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2134" w:author="PR Preview" w:date="2026-01-01T00:00:00Z">
        <w:r>
          <w:t xml:space="preserve">).</w:t>
        </w:r>
      </w:ins>
    </w:p>
    <w:bookmarkEnd w:id="77"/>
    <w:p>
      <w:pPr>
        <w:pStyle w:val="FirstParagraph"/>
      </w:pPr>
      <w:ins w:id="2135" w:author="PR Preview" w:date="2026-01-01T00:00:00Z">
        <w:r>
          <w:rPr>
            <w:i/>
            <w:iCs/>
          </w:rPr>
          <w:t xml:space="preserve">Proof</w:t>
        </w:r>
      </w:ins>
      <w:ins w:id="2136" w:author="PR Preview" w:date="2026-01-01T00:00:00Z">
        <w:r>
          <w:t xml:space="preserve">. </w:t>
        </w:r>
      </w:ins>
      <w:ins w:id="2137" w:author="PR Preview" w:date="2026-01-01T00:00:00Z">
        <w:r>
          <w:rPr>
            <w:b/>
            <w:bCs/>
          </w:rPr>
          <w:t xml:space="preserve">Parts 1 and 2, by</w:t>
        </w:r>
      </w:ins>
      <w:ins w:id="2138" w:author="PR Preview" w:date="2026-01-01T00:00:00Z">
        <w:r>
          <w:rPr>
            <w:b/>
            <w:bCs/>
          </w:rPr>
          <w:t xml:space="preserve"> </w:t>
        </w:r>
      </w:ins>
      <w:hyperlink r:id="rId78">
        <w:ins w:id="2139" w:author="PR Preview" w:date="2026-01-01T00:00:00Z">
          <w:r>
            <w:rPr>
              <w:rStyle w:val="Hyperlink"/>
              <w:b/>
              <w:bCs/>
            </w:rPr>
            <w:t xml:space="preserve">induction</w:t>
          </w:r>
        </w:ins>
      </w:hyperlink>
      <w:ins w:id="2140" w:author="PR Preview" w:date="2026-01-01T00:00:00Z">
        <w:r>
          <w:rPr>
            <w:b/>
            <w:bCs/>
          </w:rPr>
          <w:t xml:space="preserve"> </w:t>
        </w:r>
      </w:ins>
      <w:ins w:id="2141" w:author="PR Preview" w:date="2026-01-01T00:00:00Z">
        <w:r>
          <w:rPr>
            <w:b/>
            <w:bCs/>
          </w:rPr>
          <w:t xml:space="preserve">on</w:t>
        </w:r>
      </w:ins>
      <w:ins w:id="2142" w:author="PR Preview" w:date="2026-01-01T00:00:00Z">
        <w:r>
          <w:rPr>
            <w:b/>
            <w:bCs/>
          </w:rPr>
          <w:t xml:space="preserve"> </w:t>
        </w:r>
      </w:ins>
      <m:oMath>
        <m:r>
          <m:t>i</m:t>
        </m:r>
      </m:oMath>
      <w:ins w:id="2143" w:author="PR Preview" w:date="2026-01-01T00:00:00Z">
        <w:r>
          <w:rPr>
            <w:b/>
            <w:bCs/>
          </w:rPr>
          <w:t xml:space="preserve">.</w:t>
        </w:r>
      </w:ins>
      <w:ins w:id="2144" w:author="PR Preview" w:date="2026-01-01T00:00:00Z">
        <w:r>
          <w:t xml:space="preserve"> </w:t>
        </w:r>
      </w:ins>
      <w:ins w:id="2145" w:author="PR Preview" w:date="2026-01-01T00:00:00Z">
        <w:r>
          <w:t xml:space="preserve">Before step</w:t>
        </w:r>
      </w:ins>
      <w:ins w:id="2146" w:author="PR Preview" w:date="2026-01-01T00:00:00Z">
        <w:r>
          <w:t xml:space="preserve"> </w:t>
        </w:r>
      </w:ins>
      <m:oMath>
        <m:r>
          <m:t>1</m:t>
        </m:r>
      </m:oMath>
      <w:ins w:id="2147" w:author="PR Preview" w:date="2026-01-01T00:00:00Z">
        <w:r>
          <w:t xml:space="preserve">, the list of</w:t>
        </w:r>
      </w:ins>
      <w:ins w:id="214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q</m:t>
            </m:r>
          </m:e>
        </m:acc>
      </m:oMath>
      <w:ins w:id="2149" w:author="PR Preview" w:date="2026-01-01T00:00:00Z">
        <w:r>
          <w:t xml:space="preserve">’s is empty,</w:t>
        </w:r>
      </w:ins>
      <w:ins w:id="2150" w:author="PR Preview" w:date="2026-01-01T00:00:00Z">
        <w:r>
          <w:t xml:space="preserve"> </w:t>
        </w:r>
      </w:ins>
      <w:ins w:id="2151" w:author="PR Preview" w:date="2026-01-01T00:00:00Z">
        <w:r>
          <w:t xml:space="preserve">which is orthonormal, and both spans are</w:t>
        </w:r>
      </w:ins>
      <w:ins w:id="2152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2153" w:author="PR Preview" w:date="2026-01-01T00:00:00Z">
        <w:r>
          <w:t xml:space="preserve"> </w:t>
        </w:r>
      </w:ins>
      <w:ins w:id="2154" w:author="PR Preview" w:date="2026-01-01T00:00:00Z">
        <w:r>
          <w:t xml:space="preserve">(</w:t>
        </w:r>
      </w:ins>
      <w:hyperlink r:id="rId79">
        <w:ins w:id="2155" w:author="PR Preview" w:date="2026-01-01T00:00:00Z">
          <w:r>
            <w:rPr>
              <w:rStyle w:val="Hyperlink"/>
            </w:rPr>
            <w:t xml:space="preserve">Definition 5 in Subspaces and Rank</w:t>
          </w:r>
        </w:ins>
      </w:hyperlink>
      <w:ins w:id="2156" w:author="PR Preview" w:date="2026-01-01T00:00:00Z">
        <w:r>
          <w:t xml:space="preserve">).</w:t>
        </w:r>
      </w:ins>
      <w:ins w:id="2157" w:author="PR Preview" w:date="2026-01-01T00:00:00Z">
        <w:r>
          <w:t xml:space="preserve"> </w:t>
        </w:r>
      </w:ins>
      <w:ins w:id="2158" w:author="PR Preview" w:date="2026-01-01T00:00:00Z">
        <w:r>
          <w:t xml:space="preserve">Suppose part 1 holds after step</w:t>
        </w:r>
      </w:ins>
      <w:ins w:id="2159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−</m:t>
        </m:r>
        <m:r>
          <m:t>1</m:t>
        </m:r>
      </m:oMath>
      <w:ins w:id="2160" w:author="PR Preview" w:date="2026-01-01T00:00:00Z">
        <w:r>
          <w:t xml:space="preserve">,</w:t>
        </w:r>
      </w:ins>
      <w:ins w:id="2161" w:author="PR Preview" w:date="2026-01-01T00:00:00Z">
        <w:r>
          <w:t xml:space="preserve"> </w:t>
        </w:r>
      </w:ins>
      <w:ins w:id="2162" w:author="PR Preview" w:date="2026-01-01T00:00:00Z">
        <w:r>
          <w:t xml:space="preserve">and write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2163" w:author="PR Preview" w:date="2026-01-01T00:00:00Z">
        <w:r>
          <w:t xml:space="preserve">The orthonormal vectors</w:t>
        </w:r>
      </w:ins>
      <w:ins w:id="216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2165" w:author="PR Preview" w:date="2026-01-01T00:00:00Z">
        <w:r>
          <w:t xml:space="preserve"> </w:t>
        </w:r>
      </w:ins>
      <w:ins w:id="2166" w:author="PR Preview" w:date="2026-01-01T00:00:00Z">
        <w:r>
          <w:t xml:space="preserve">are linearly independent</w:t>
        </w:r>
      </w:ins>
      <w:ins w:id="2167" w:author="PR Preview" w:date="2026-01-01T00:00:00Z">
        <w:r>
          <w:t xml:space="preserve"> </w:t>
        </w:r>
      </w:ins>
      <w:ins w:id="2168" w:author="PR Preview" w:date="2026-01-01T00:00:00Z">
        <w:r>
          <w:t xml:space="preserve">(</w:t>
        </w:r>
      </w:ins>
      <w:hyperlink w:anchor="thm-orthonormal-independent">
        <w:ins w:id="2169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2170" w:author="PR Preview" w:date="2026-01-01T00:00:00Z">
        <w:r>
          <w:t xml:space="preserve">) and span</w:t>
        </w:r>
      </w:ins>
      <w:ins w:id="217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2172" w:author="PR Preview" w:date="2026-01-01T00:00:00Z">
        <w:r>
          <w:t xml:space="preserve">,</w:t>
        </w:r>
      </w:ins>
      <w:ins w:id="2173" w:author="PR Preview" w:date="2026-01-01T00:00:00Z">
        <w:r>
          <w:t xml:space="preserve"> </w:t>
        </w:r>
      </w:ins>
      <w:ins w:id="2174" w:author="PR Preview" w:date="2026-01-01T00:00:00Z">
        <w:r>
          <w:t xml:space="preserve">so they are an orthonormal basis of it.</w:t>
        </w:r>
      </w:ins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ins w:id="2175" w:author="PR Preview" w:date="2026-01-01T00:00:00Z">
        <w:r>
          <w:rPr>
            <w:i/>
            <w:iCs/>
          </w:rPr>
          <w:t xml:space="preserve"> </w:t>
        </w:r>
      </w:ins>
      <w:ins w:id="2176" w:author="PR Preview" w:date="2026-01-01T00:00:00Z">
        <w:r>
          <w:rPr>
            <w:i/>
            <w:iCs/>
          </w:rPr>
          <w:t xml:space="preserve">is orthogonal to the earlier</w:t>
        </w:r>
      </w:ins>
      <w:ins w:id="2177" w:author="PR Preview" w:date="2026-01-01T00:00:00Z">
        <w:r>
          <w:rPr>
            <w:i/>
            <w:iCs/>
          </w:rPr>
          <w:t xml:space="preserve"> </w:t>
        </w:r>
      </w:ins>
      <m:oMath>
        <m:acc>
          <m:accPr>
            <m:chr m:val="̃"/>
          </m:accPr>
          <m:e>
            <m:r>
              <m:t>q</m:t>
            </m:r>
          </m:e>
        </m:acc>
      </m:oMath>
      <w:ins w:id="2178" w:author="PR Preview" w:date="2026-01-01T00:00:00Z">
        <w:r>
          <w:rPr>
            <w:i/>
            <w:iCs/>
          </w:rPr>
          <w:t xml:space="preserve">’s.</w:t>
        </w:r>
      </w:ins>
      <w:ins w:id="2179" w:author="PR Preview" w:date="2026-01-01T00:00:00Z">
        <w:r>
          <w:t xml:space="preserve"> </w:t>
        </w:r>
      </w:ins>
      <w:ins w:id="2180" w:author="PR Preview" w:date="2026-01-01T00:00:00Z">
        <w:r>
          <w:t xml:space="preserve">For each</w:t>
        </w:r>
      </w:ins>
      <w:ins w:id="2181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&lt;</m:t>
        </m:r>
        <m:r>
          <m:t>i</m:t>
        </m:r>
      </m:oMath>
      <w:ins w:id="218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ins w:id="2183" w:author="PR Preview" w:date="2026-01-01T00:00:00Z">
        <w:r>
          <w:rPr>
            <w:i/>
            <w:iCs/>
          </w:rPr>
          <w:t xml:space="preserve">Part 2 at step</w:t>
        </w:r>
      </w:ins>
      <w:ins w:id="2184" w:author="PR Preview" w:date="2026-01-01T00:00:00Z">
        <w:r>
          <w:rPr>
            <w:i/>
            <w:iCs/>
          </w:rPr>
          <w:t xml:space="preserve"> </w:t>
        </w:r>
      </w:ins>
      <m:oMath>
        <m:r>
          <m:t>i</m:t>
        </m:r>
      </m:oMath>
      <w:ins w:id="2185" w:author="PR Preview" w:date="2026-01-01T00:00:00Z">
        <w:r>
          <w:rPr>
            <w:i/>
            <w:iCs/>
          </w:rPr>
          <w:t xml:space="preserve">.</w:t>
        </w:r>
      </w:ins>
      <w:ins w:id="2186" w:author="PR Preview" w:date="2026-01-01T00:00:00Z">
        <w:r>
          <w:t xml:space="preserve"> </w:t>
        </w:r>
      </w:ins>
      <w:ins w:id="2187" w:author="PR Preview" w:date="2026-01-01T00:00:00Z">
        <w:r>
          <w:t xml:space="preserve">If</w:t>
        </w:r>
      </w:ins>
      <w:ins w:id="218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2189" w:author="PR Preview" w:date="2026-01-01T00:00:00Z">
        <w:r>
          <w:t xml:space="preserve">, then</w:t>
        </w:r>
      </w:ins>
      <w:ins w:id="2190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2191" w:author="PR Preview" w:date="2026-01-01T00:00:00Z">
        <w:r>
          <w:t xml:space="preserve">.</w:t>
        </w:r>
      </w:ins>
      <w:ins w:id="2192" w:author="PR Preview" w:date="2026-01-01T00:00:00Z">
        <w:r>
          <w:t xml:space="preserve"> </w:t>
        </w:r>
      </w:ins>
      <w:ins w:id="2193" w:author="PR Preview" w:date="2026-01-01T00:00:00Z">
        <w:r>
          <w:t xml:space="preserve">Conversely, if</w:t>
        </w:r>
      </w:ins>
      <w:ins w:id="219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2195" w:author="PR Preview" w:date="2026-01-01T00:00:00Z">
        <w:r>
          <w:t xml:space="preserve">, then</w:t>
        </w:r>
      </w:ins>
      <w:ins w:id="219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ins w:id="2197" w:author="PR Preview" w:date="2026-01-01T00:00:00Z">
        <w:r>
          <w:t xml:space="preserve"> </w:t>
        </w:r>
      </w:ins>
      <w:ins w:id="2198" w:author="PR Preview" w:date="2026-01-01T00:00:00Z">
        <w:r>
          <w:t xml:space="preserve">(</w:t>
        </w:r>
      </w:ins>
      <w:hyperlink w:anchor="thm-orthonormal-expansion">
        <w:ins w:id="2199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2200" w:author="PR Preview" w:date="2026-01-01T00:00:00Z">
        <w:r>
          <w:t xml:space="preserve">), so</w:t>
        </w:r>
      </w:ins>
      <w:ins w:id="220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2202" w:author="PR Preview" w:date="2026-01-01T00:00:00Z">
        <w:r>
          <w:t xml:space="preserve">.</w:t>
        </w:r>
      </w:ins>
    </w:p>
    <w:p>
      <w:pPr>
        <w:pStyle w:val="BodyText"/>
      </w:pPr>
      <w:ins w:id="2203" w:author="PR Preview" w:date="2026-01-01T00:00:00Z">
        <w:r>
          <w:rPr>
            <w:i/>
            <w:iCs/>
          </w:rPr>
          <w:t xml:space="preserve">Part 1 at step</w:t>
        </w:r>
      </w:ins>
      <w:ins w:id="2204" w:author="PR Preview" w:date="2026-01-01T00:00:00Z">
        <w:r>
          <w:rPr>
            <w:i/>
            <w:iCs/>
          </w:rPr>
          <w:t xml:space="preserve"> </w:t>
        </w:r>
      </w:ins>
      <m:oMath>
        <m:r>
          <m:t>i</m:t>
        </m:r>
      </m:oMath>
      <w:ins w:id="2205" w:author="PR Preview" w:date="2026-01-01T00:00:00Z">
        <w:r>
          <w:rPr>
            <w:i/>
            <w:iCs/>
          </w:rPr>
          <w:t xml:space="preserve">, if the process does not stop.</w:t>
        </w:r>
      </w:ins>
      <w:ins w:id="2206" w:author="PR Preview" w:date="2026-01-01T00:00:00Z">
        <w:r>
          <w:t xml:space="preserve"> </w:t>
        </w:r>
      </w:ins>
      <w:ins w:id="2207" w:author="PR Preview" w:date="2026-01-01T00:00:00Z">
        <w:r>
          <w:t xml:space="preserve">Then</w:t>
        </w:r>
      </w:ins>
      <w:ins w:id="220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2209" w:author="PR Preview" w:date="2026-01-01T00:00:00Z">
        <w:r>
          <w:t xml:space="preserve">, so</w:t>
        </w:r>
      </w:ins>
      <w:ins w:id="2210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ins w:id="2211" w:author="PR Preview" w:date="2026-01-01T00:00:00Z">
        <w:r>
          <w:t xml:space="preserve">,</w:t>
        </w:r>
      </w:ins>
      <w:ins w:id="2212" w:author="PR Preview" w:date="2026-01-01T00:00:00Z">
        <w:r>
          <w:t xml:space="preserve"> </w:t>
        </w:r>
      </w:ins>
      <w:ins w:id="2213" w:author="PR Preview" w:date="2026-01-01T00:00:00Z">
        <w:r>
          <w:t xml:space="preserve">and</w:t>
        </w:r>
      </w:ins>
      <w:ins w:id="221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2215" w:author="PR Preview" w:date="2026-01-01T00:00:00Z">
        <w:r>
          <w:t xml:space="preserve"> </w:t>
        </w:r>
      </w:ins>
      <w:ins w:id="2216" w:author="PR Preview" w:date="2026-01-01T00:00:00Z">
        <w:r>
          <w:t xml:space="preserve">has</w:t>
        </w:r>
      </w:ins>
      <w:ins w:id="2217" w:author="PR Preview" w:date="2026-01-01T00:00:00Z">
        <w:r>
          <w:t xml:space="preserve"> </w:t>
        </w:r>
      </w:ins>
      <w:ins w:id="2218" w:author="PR Preview" w:date="2026-01-01T00:00:00Z">
        <w:r>
          <w:t xml:space="preserve">norm</w:t>
        </w:r>
      </w:ins>
      <w:ins w:id="2219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2220" w:author="PR Preview" w:date="2026-01-01T00:00:00Z">
        <w:r>
          <w:t xml:space="preserve"> </w:t>
        </w:r>
      </w:ins>
      <w:ins w:id="2221" w:author="PR Preview" w:date="2026-01-01T00:00:00Z">
        <w:r>
          <w:t xml:space="preserve">(</w:t>
        </w:r>
      </w:ins>
      <w:hyperlink w:anchor="thm-norm-properties">
        <w:ins w:id="2222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223" w:author="PR Preview" w:date="2026-01-01T00:00:00Z">
        <w:r>
          <w:t xml:space="preserve">)</w:t>
        </w:r>
      </w:ins>
      <w:ins w:id="2224" w:author="PR Preview" w:date="2026-01-01T00:00:00Z">
        <w:r>
          <w:t xml:space="preserve"> </w:t>
        </w:r>
      </w:ins>
      <w:ins w:id="2225" w:author="PR Preview" w:date="2026-01-01T00:00:00Z">
        <w:r>
          <w:t xml:space="preserve">and for</w:t>
        </w:r>
      </w:ins>
      <w:ins w:id="2226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28 in Subspaces and Rank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227" w:author="PR Preview" w:date="2026-01-01T00:00:00Z">
        <w:r>
          <w:t xml:space="preserve">and</w:t>
        </w:r>
      </w:ins>
      <w:ins w:id="222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ins w:id="2229" w:author="PR Preview" w:date="2026-01-01T00:00:00Z">
        <w:r>
          <w:t xml:space="preserve"> </w:t>
        </w:r>
      </w:ins>
      <w:ins w:id="2230" w:author="PR Preview" w:date="2026-01-01T00:00:00Z">
        <w:r>
          <w:t xml:space="preserve">too (</w:t>
        </w:r>
      </w:ins>
      <w:hyperlink r:id="rId12">
        <w:ins w:id="2231" w:author="PR Preview" w:date="2026-01-01T00:00:00Z">
          <w:r>
            <w:rPr>
              <w:rStyle w:val="Hyperlink"/>
            </w:rPr>
            <w:t xml:space="preserve">Theorem 1 in Vectors</w:t>
          </w:r>
        </w:ins>
      </w:hyperlink>
      <w:ins w:id="2232" w:author="PR Preview" w:date="2026-01-01T00:00:00Z">
        <w:r>
          <w:t xml:space="preserve">).</w:t>
        </w:r>
      </w:ins>
      <w:ins w:id="2233" w:author="PR Preview" w:date="2026-01-01T00:00:00Z">
        <w:r>
          <w:t xml:space="preserve"> </w:t>
        </w:r>
      </w:ins>
      <w:ins w:id="2234" w:author="PR Preview" w:date="2026-01-01T00:00:00Z">
        <w:r>
          <w:t xml:space="preserve">So</w:t>
        </w:r>
      </w:ins>
      <w:ins w:id="223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ins w:id="2236" w:author="PR Preview" w:date="2026-01-01T00:00:00Z">
        <w:r>
          <w:t xml:space="preserve"> </w:t>
        </w:r>
      </w:ins>
      <w:ins w:id="2237" w:author="PR Preview" w:date="2026-01-01T00:00:00Z">
        <w:r>
          <w:t xml:space="preserve">are orthonormal.</w:t>
        </w:r>
      </w:ins>
      <w:ins w:id="2238" w:author="PR Preview" w:date="2026-01-01T00:00:00Z">
        <w:r>
          <w:t xml:space="preserve"> </w:t>
        </w:r>
      </w:ins>
      <w:ins w:id="2239" w:author="PR Preview" w:date="2026-01-01T00:00:00Z">
        <w:r>
          <w:t xml:space="preserve">For the spans:</w:t>
        </w:r>
      </w:ins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ins w:id="2240" w:author="PR Preview" w:date="2026-01-01T00:00:00Z">
        <w:r>
          <w:t xml:space="preserve"> </w:t>
        </w:r>
      </w:ins>
      <w:ins w:id="2241" w:author="PR Preview" w:date="2026-01-01T00:00:00Z">
        <w:r>
          <w:t xml:space="preserve">is in</w:t>
        </w:r>
      </w:ins>
      <w:ins w:id="2242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2243" w:author="PR Preview" w:date="2026-01-01T00:00:00Z">
        <w:r>
          <w:t xml:space="preserve">,</w:t>
        </w:r>
      </w:ins>
      <w:ins w:id="2244" w:author="PR Preview" w:date="2026-01-01T00:00:00Z">
        <w:r>
          <w:t xml:space="preserve"> </w:t>
        </w:r>
      </w:ins>
      <w:ins w:id="2245" w:author="PR Preview" w:date="2026-01-01T00:00:00Z">
        <w:r>
          <w:t xml:space="preserve">and so is each of</w:t>
        </w:r>
      </w:ins>
      <w:ins w:id="224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2247" w:author="PR Preview" w:date="2026-01-01T00:00:00Z">
        <w:r>
          <w:t xml:space="preserve">, which lie in</w:t>
        </w:r>
      </w:ins>
      <w:ins w:id="224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224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2250" w:author="PR Preview" w:date="2026-01-01T00:00:00Z">
        <w:r>
          <w:t xml:space="preserve"> </w:t>
        </w:r>
      </w:ins>
      <w:ins w:id="2251" w:author="PR Preview" w:date="2026-01-01T00:00:00Z">
        <w:r>
          <w:t xml:space="preserve">is in</w:t>
        </w:r>
      </w:ins>
      <w:ins w:id="2252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2253" w:author="PR Preview" w:date="2026-01-01T00:00:00Z">
        <w:r>
          <w:t xml:space="preserve">,</w:t>
        </w:r>
      </w:ins>
      <w:ins w:id="2254" w:author="PR Preview" w:date="2026-01-01T00:00:00Z">
        <w:r>
          <w:t xml:space="preserve"> </w:t>
        </w:r>
      </w:ins>
      <w:ins w:id="2255" w:author="PR Preview" w:date="2026-01-01T00:00:00Z">
        <w:r>
          <w:t xml:space="preserve">because each</w:t>
        </w:r>
      </w:ins>
      <w:ins w:id="225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ins w:id="2257" w:author="PR Preview" w:date="2026-01-01T00:00:00Z">
        <w:r>
          <w:t xml:space="preserve"> </w:t>
        </w:r>
      </w:ins>
      <w:ins w:id="2258" w:author="PR Preview" w:date="2026-01-01T00:00:00Z">
        <w:r>
          <w:t xml:space="preserve">with</w:t>
        </w:r>
      </w:ins>
      <w:ins w:id="2259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&lt;</m:t>
        </m:r>
        <m:r>
          <m:t>i</m:t>
        </m:r>
      </m:oMath>
      <w:ins w:id="2260" w:author="PR Preview" w:date="2026-01-01T00:00:00Z">
        <w:r>
          <w:t xml:space="preserve"> </w:t>
        </w:r>
      </w:ins>
      <w:ins w:id="2261" w:author="PR Preview" w:date="2026-01-01T00:00:00Z">
        <w:r>
          <w:t xml:space="preserve">lies in</w:t>
        </w:r>
      </w:ins>
      <w:ins w:id="226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2263" w:author="PR Preview" w:date="2026-01-01T00:00:00Z">
        <w:r>
          <w:t xml:space="preserve">;</w:t>
        </w:r>
      </w:ins>
      <w:ins w:id="2264" w:author="PR Preview" w:date="2026-01-01T00:00:00Z">
        <w:r>
          <w:t xml:space="preserve"> </w:t>
        </w:r>
      </w:ins>
      <w:ins w:id="2265" w:author="PR Preview" w:date="2026-01-01T00:00:00Z">
        <w:r>
          <w:t xml:space="preserve">and so is each of</w:t>
        </w:r>
      </w:ins>
      <w:ins w:id="226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2267" w:author="PR Preview" w:date="2026-01-01T00:00:00Z">
        <w:r>
          <w:t xml:space="preserve">.</w:t>
        </w:r>
      </w:ins>
    </w:p>
    <w:p>
      <w:pPr>
        <w:pStyle w:val="FirstParagraph"/>
      </w:pPr>
      <w:ins w:id="2268" w:author="PR Preview" w:date="2026-01-01T00:00:00Z">
        <w:r>
          <w:t xml:space="preserve">A span is a subspace (</w:t>
        </w:r>
      </w:ins>
      <w:hyperlink r:id="rId80">
        <w:ins w:id="2269" w:author="PR Preview" w:date="2026-01-01T00:00:00Z">
          <w:r>
            <w:rPr>
              <w:rStyle w:val="Hyperlink"/>
            </w:rPr>
            <w:t xml:space="preserve">Theorem 2 in Subspaces and Rank</w:t>
          </w:r>
        </w:ins>
      </w:hyperlink>
      <w:ins w:id="2270" w:author="PR Preview" w:date="2026-01-01T00:00:00Z">
        <w:r>
          <w:t xml:space="preserve">),</w:t>
        </w:r>
      </w:ins>
      <w:ins w:id="2271" w:author="PR Preview" w:date="2026-01-01T00:00:00Z">
        <w:r>
          <w:t xml:space="preserve"> </w:t>
        </w:r>
      </w:ins>
      <w:ins w:id="2272" w:author="PR Preview" w:date="2026-01-01T00:00:00Z">
        <w:r>
          <w:t xml:space="preserve">so it contains every linear combination of vectors in it;</w:t>
        </w:r>
      </w:ins>
      <w:ins w:id="2273" w:author="PR Preview" w:date="2026-01-01T00:00:00Z">
        <w:r>
          <w:t xml:space="preserve"> </w:t>
        </w:r>
      </w:ins>
      <w:ins w:id="2274" w:author="PR Preview" w:date="2026-01-01T00:00:00Z">
        <w:r>
          <w:t xml:space="preserve">each span therefore contains the other, and they are equal.</w:t>
        </w:r>
      </w:ins>
    </w:p>
    <w:p>
      <w:pPr>
        <w:pStyle w:val="BodyText"/>
      </w:pPr>
      <w:ins w:id="2275" w:author="PR Preview" w:date="2026-01-01T00:00:00Z">
        <w:r>
          <w:rPr>
            <w:b/>
            <w:bCs/>
          </w:rPr>
          <w:t xml:space="preserve">Part 3.</w:t>
        </w:r>
      </w:ins>
      <w:ins w:id="2276" w:author="PR Preview" w:date="2026-01-01T00:00:00Z">
        <w:r>
          <w:t xml:space="preserve"> </w:t>
        </w:r>
      </w:ins>
      <w:ins w:id="2277" w:author="PR Preview" w:date="2026-01-01T00:00:00Z">
        <w:r>
          <w:t xml:space="preserve">If the process completes, then</w:t>
        </w:r>
      </w:ins>
      <w:ins w:id="227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ins w:id="2279" w:author="PR Preview" w:date="2026-01-01T00:00:00Z">
        <w:r>
          <w:t xml:space="preserve"> </w:t>
        </w:r>
      </w:ins>
      <w:ins w:id="2280" w:author="PR Preview" w:date="2026-01-01T00:00:00Z">
        <w:r>
          <w:t xml:space="preserve">of the empty list,</w:t>
        </w:r>
      </w:ins>
      <w:ins w:id="2281" w:author="PR Preview" w:date="2026-01-01T00:00:00Z">
        <w:r>
          <w:t xml:space="preserve"> </w:t>
        </w:r>
      </w:ins>
      <w:ins w:id="2282" w:author="PR Preview" w:date="2026-01-01T00:00:00Z">
        <w:r>
          <w:t xml:space="preserve">and for each</w:t>
        </w:r>
      </w:ins>
      <w:ins w:id="228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≥</m:t>
        </m:r>
        <m:r>
          <m:t>2</m:t>
        </m:r>
      </m:oMath>
      <w:ins w:id="2284" w:author="PR Preview" w:date="2026-01-01T00:00:00Z">
        <w:r>
          <w:t xml:space="preserve">,</w:t>
        </w:r>
      </w:ins>
      <w:ins w:id="228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ins w:id="2286" w:author="PR Preview" w:date="2026-01-01T00:00:00Z">
        <w:r>
          <w:t xml:space="preserve"> </w:t>
        </w:r>
      </w:ins>
      <w:ins w:id="2287" w:author="PR Preview" w:date="2026-01-01T00:00:00Z">
        <w:r>
          <w:t xml:space="preserve">(part 2).</w:t>
        </w:r>
      </w:ins>
      <w:ins w:id="2288" w:author="PR Preview" w:date="2026-01-01T00:00:00Z">
        <w:r>
          <w:t xml:space="preserve"> </w:t>
        </w:r>
      </w:ins>
      <w:ins w:id="2289" w:author="PR Preview" w:date="2026-01-01T00:00:00Z">
        <w:r>
          <w:t xml:space="preserve">Applying</w:t>
        </w:r>
      </w:ins>
      <w:ins w:id="2290" w:author="PR Preview" w:date="2026-01-01T00:00:00Z">
        <w:r>
          <w:t xml:space="preserve"> </w:t>
        </w:r>
      </w:ins>
      <w:hyperlink r:id="rId81">
        <w:ins w:id="2291" w:author="PR Preview" w:date="2026-01-01T00:00:00Z">
          <w:r>
            <w:rPr>
              <w:rStyle w:val="Hyperlink"/>
            </w:rPr>
            <w:t xml:space="preserve">Theorem 8 in Subspaces and Rank</w:t>
          </w:r>
        </w:ins>
      </w:hyperlink>
      <w:ins w:id="2292" w:author="PR Preview" w:date="2026-01-01T00:00:00Z">
        <w:r>
          <w:t xml:space="preserve"> </w:t>
        </w:r>
      </w:ins>
      <m:oMath>
        <m:r>
          <m:t>k</m:t>
        </m:r>
      </m:oMath>
      <w:ins w:id="2293" w:author="PR Preview" w:date="2026-01-01T00:00:00Z">
        <w:r>
          <w:t xml:space="preserve"> </w:t>
        </w:r>
      </w:ins>
      <w:ins w:id="2294" w:author="PR Preview" w:date="2026-01-01T00:00:00Z">
        <w:r>
          <w:t xml:space="preserve">times, starting from the empty list,</w:t>
        </w:r>
      </w:ins>
      <w:ins w:id="2295" w:author="PR Preview" w:date="2026-01-01T00:00:00Z">
        <w:r>
          <w:t xml:space="preserve"> </w:t>
        </w:r>
      </w:ins>
      <w:ins w:id="2296" w:author="PR Preview" w:date="2026-01-01T00:00:00Z">
        <w:r>
          <w:t xml:space="preserve">shows that</w:t>
        </w:r>
      </w:ins>
      <w:ins w:id="229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ins w:id="2298" w:author="PR Preview" w:date="2026-01-01T00:00:00Z">
        <w:r>
          <w:t xml:space="preserve"> </w:t>
        </w:r>
      </w:ins>
      <w:ins w:id="2299" w:author="PR Preview" w:date="2026-01-01T00:00:00Z">
        <w:r>
          <w:t xml:space="preserve">are linearly independent.</w:t>
        </w:r>
      </w:ins>
      <w:ins w:id="2300" w:author="PR Preview" w:date="2026-01-01T00:00:00Z">
        <w:r>
          <w:t xml:space="preserve"> </w:t>
        </w:r>
      </w:ins>
      <w:ins w:id="2301" w:author="PR Preview" w:date="2026-01-01T00:00:00Z">
        <w:r>
          <w:t xml:space="preserve">Conversely, if they are linearly independent,</w:t>
        </w:r>
      </w:ins>
      <w:ins w:id="2302" w:author="PR Preview" w:date="2026-01-01T00:00:00Z">
        <w:r>
          <w:t xml:space="preserve"> </w:t>
        </w:r>
      </w:ins>
      <w:ins w:id="2303" w:author="PR Preview" w:date="2026-01-01T00:00:00Z">
        <w:r>
          <w:t xml:space="preserve">no</w:t>
        </w:r>
      </w:ins>
      <w:ins w:id="230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ins w:id="2305" w:author="PR Preview" w:date="2026-01-01T00:00:00Z">
        <w:r>
          <w:t xml:space="preserve"> </w:t>
        </w:r>
      </w:ins>
      <w:ins w:id="2306" w:author="PR Preview" w:date="2026-01-01T00:00:00Z">
        <w:r>
          <w:t xml:space="preserve">is a linear combination</w:t>
        </w:r>
      </w:ins>
      <w:ins w:id="2307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ins w:id="2308" w:author="PR Preview" w:date="2026-01-01T00:00:00Z">
        <w:r>
          <w:t xml:space="preserve"> </w:t>
        </w:r>
      </w:ins>
      <w:ins w:id="2309" w:author="PR Preview" w:date="2026-01-01T00:00:00Z">
        <w:r>
          <w:t xml:space="preserve">of the earlier ones,</w:t>
        </w:r>
      </w:ins>
      <w:ins w:id="2310" w:author="PR Preview" w:date="2026-01-01T00:00:00Z">
        <w:r>
          <w:t xml:space="preserve"> </w:t>
        </w:r>
      </w:ins>
      <w:ins w:id="2311" w:author="PR Preview" w:date="2026-01-01T00:00:00Z">
        <w:r>
          <w:t xml:space="preserve">because then</w:t>
        </w:r>
      </w:ins>
      <w:ins w:id="2312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2313" w:author="PR Preview" w:date="2026-01-01T00:00:00Z">
        <w:r>
          <w:t xml:space="preserve"> </w:t>
        </w:r>
      </w:ins>
      <w:ins w:id="2314" w:author="PR Preview" w:date="2026-01-01T00:00:00Z">
        <w:r>
          <w:t xml:space="preserve">would be a combination with a nonzero coefficient;</w:t>
        </w:r>
      </w:ins>
      <w:ins w:id="2315" w:author="PR Preview" w:date="2026-01-01T00:00:00Z">
        <w:r>
          <w:t xml:space="preserve"> </w:t>
        </w:r>
      </w:ins>
      <w:ins w:id="2316" w:author="PR Preview" w:date="2026-01-01T00:00:00Z">
        <w:r>
          <w:t xml:space="preserve">so by part 2 the process never stops.</w:t>
        </w:r>
      </w:ins>
      <w:ins w:id="2317" w:author="PR Preview" w:date="2026-01-01T00:00:00Z">
        <w:r>
          <w:t xml:space="preserve"> </w:t>
        </w:r>
      </w:ins>
      <w:ins w:id="2318" w:author="PR Preview" w:date="2026-01-01T00:00:00Z">
        <w:r>
          <w:t xml:space="preserve">When it completes,</w:t>
        </w:r>
      </w:ins>
      <w:ins w:id="2319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ins w:id="2320" w:author="PR Preview" w:date="2026-01-01T00:00:00Z">
        <w:r>
          <w:t xml:space="preserve"> </w:t>
        </w:r>
      </w:ins>
      <w:ins w:id="2321" w:author="PR Preview" w:date="2026-01-01T00:00:00Z">
        <w:r>
          <w:t xml:space="preserve">are orthonormal, hence linearly independent</w:t>
        </w:r>
      </w:ins>
      <w:ins w:id="2322" w:author="PR Preview" w:date="2026-01-01T00:00:00Z">
        <w:r>
          <w:t xml:space="preserve"> </w:t>
        </w:r>
      </w:ins>
      <w:ins w:id="2323" w:author="PR Preview" w:date="2026-01-01T00:00:00Z">
        <w:r>
          <w:t xml:space="preserve">(</w:t>
        </w:r>
      </w:ins>
      <w:hyperlink w:anchor="thm-orthonormal-independent">
        <w:ins w:id="2324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2325" w:author="PR Preview" w:date="2026-01-01T00:00:00Z">
        <w:r>
          <w:t xml:space="preserve">),</w:t>
        </w:r>
      </w:ins>
      <w:ins w:id="2326" w:author="PR Preview" w:date="2026-01-01T00:00:00Z">
        <w:r>
          <w:t xml:space="preserve"> </w:t>
        </w:r>
      </w:ins>
      <w:ins w:id="2327" w:author="PR Preview" w:date="2026-01-01T00:00:00Z">
        <w:r>
          <w:t xml:space="preserve">and span</w:t>
        </w:r>
      </w:ins>
      <w:ins w:id="2328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ins w:id="2329" w:author="PR Preview" w:date="2026-01-01T00:00:00Z">
        <w:r>
          <w:t xml:space="preserve"> </w:t>
        </w:r>
      </w:ins>
      <w:ins w:id="2330" w:author="PR Preview" w:date="2026-01-01T00:00:00Z">
        <w:r>
          <w:t xml:space="preserve">(part 1),</w:t>
        </w:r>
      </w:ins>
      <w:ins w:id="2331" w:author="PR Preview" w:date="2026-01-01T00:00:00Z">
        <w:r>
          <w:t xml:space="preserve"> </w:t>
        </w:r>
      </w:ins>
      <w:ins w:id="2332" w:author="PR Preview" w:date="2026-01-01T00:00:00Z">
        <w:r>
          <w:t xml:space="preserve">so they are an orthonormal basis of it.</w:t>
        </w:r>
      </w:ins>
    </w:p>
    <w:bookmarkStart w:id="82" w:name="exm-thm-gram-schmidt"/>
    <w:p>
      <w:pPr>
        <w:pStyle w:val="BodyText"/>
      </w:pPr>
      <w:ins w:id="2333" w:author="PR Preview" w:date="2026-01-01T00:00:00Z">
        <w:r>
          <w:rPr>
            <w:b/>
            <w:bCs/>
          </w:rPr>
          <w:t xml:space="preserve">Example 23 (Finishing an orthonormal basis of</w:t>
        </w:r>
      </w:ins>
      <w:ins w:id="2334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2335" w:author="PR Preview" w:date="2026-01-01T00:00:00Z">
        <w:r>
          <w:rPr>
            <w:b/>
            <w:bCs/>
          </w:rPr>
          <w:t xml:space="preserve">)</w:t>
        </w:r>
      </w:ins>
      <w:ins w:id="2336" w:author="PR Preview" w:date="2026-01-01T00:00:00Z">
        <w:r>
          <w:t xml:space="preserve"> </w:t>
        </w:r>
      </w:ins>
      <w:ins w:id="2337" w:author="PR Preview" w:date="2026-01-01T00:00:00Z">
        <w:r>
          <w:t xml:space="preserve">Continue</w:t>
        </w:r>
      </w:ins>
      <w:ins w:id="2338" w:author="PR Preview" w:date="2026-01-01T00:00:00Z">
        <w:r>
          <w:t xml:space="preserve"> </w:t>
        </w:r>
      </w:ins>
      <w:hyperlink w:anchor="exm-gram-schmidt">
        <w:ins w:id="2339" w:author="PR Preview" w:date="2026-01-01T00:00:00Z">
          <w:r>
            <w:rPr>
              <w:rStyle w:val="Hyperlink"/>
            </w:rPr>
            <w:t xml:space="preserve">Example 21</w:t>
          </w:r>
        </w:ins>
      </w:hyperlink>
      <w:ins w:id="2340" w:author="PR Preview" w:date="2026-01-01T00:00:00Z">
        <w:r>
          <w:t xml:space="preserve"> </w:t>
        </w:r>
      </w:ins>
      <w:ins w:id="2341" w:author="PR Preview" w:date="2026-01-01T00:00:00Z">
        <w:r>
          <w:t xml:space="preserve">with</w:t>
        </w:r>
      </w:ins>
      <w:ins w:id="234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343" w:author="PR Preview" w:date="2026-01-01T00:00:00Z">
        <w:r>
          <w:t xml:space="preserve">.</w:t>
        </w:r>
      </w:ins>
      <w:ins w:id="234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2345" w:author="PR Preview" w:date="2026-01-01T00:00:00Z">
        <w:r>
          <w:t xml:space="preserve"> </w:t>
        </w:r>
      </w:ins>
      <w:ins w:id="2346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2347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ins w:id="2348" w:author="PR Preview" w:date="2026-01-01T00:00:00Z">
        <w:r>
          <w:t xml:space="preserve">with norm</w:t>
        </w:r>
      </w:ins>
      <w:ins w:id="2349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ins w:id="2350" w:author="PR Preview" w:date="2026-01-01T00:00:00Z">
        <w:r>
          <w:t xml:space="preserve">,</w:t>
        </w:r>
      </w:ins>
      <w:ins w:id="2351" w:author="PR Preview" w:date="2026-01-01T00:00:00Z">
        <w:r>
          <w:t xml:space="preserve"> </w:t>
        </w:r>
      </w:ins>
      <w:ins w:id="2352" w:author="PR Preview" w:date="2026-01-01T00:00:00Z">
        <w:r>
          <w:t xml:space="preserve">so</w:t>
        </w:r>
      </w:ins>
      <w:ins w:id="2353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354" w:author="PR Preview" w:date="2026-01-01T00:00:00Z">
        <w:r>
          <w:t xml:space="preserve">.</w:t>
        </w:r>
      </w:ins>
      <w:ins w:id="2355" w:author="PR Preview" w:date="2026-01-01T00:00:00Z">
        <w:r>
          <w:t xml:space="preserve"> </w:t>
        </w:r>
      </w:ins>
      <w:ins w:id="2356" w:author="PR Preview" w:date="2026-01-01T00:00:00Z">
        <w:r>
          <w:t xml:space="preserve">The process did not stop,</w:t>
        </w:r>
      </w:ins>
      <w:ins w:id="2357" w:author="PR Preview" w:date="2026-01-01T00:00:00Z">
        <w:r>
          <w:t xml:space="preserve"> </w:t>
        </w:r>
      </w:ins>
      <w:ins w:id="2358" w:author="PR Preview" w:date="2026-01-01T00:00:00Z">
        <w:r>
          <w:t xml:space="preserve">so by</w:t>
        </w:r>
      </w:ins>
      <w:ins w:id="2359" w:author="PR Preview" w:date="2026-01-01T00:00:00Z">
        <w:r>
          <w:t xml:space="preserve"> </w:t>
        </w:r>
      </w:ins>
      <w:hyperlink w:anchor="thm-gram-schmidt">
        <w:ins w:id="2360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236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ins w:id="2362" w:author="PR Preview" w:date="2026-01-01T00:00:00Z">
        <w:r>
          <w:t xml:space="preserve"> </w:t>
        </w:r>
      </w:ins>
      <w:ins w:id="2363" w:author="PR Preview" w:date="2026-01-01T00:00:00Z">
        <w:r>
          <w:t xml:space="preserve">are linearly independent</w:t>
        </w:r>
      </w:ins>
      <w:ins w:id="2364" w:author="PR Preview" w:date="2026-01-01T00:00:00Z">
        <w:r>
          <w:t xml:space="preserve"> </w:t>
        </w:r>
      </w:ins>
      <w:ins w:id="2365" w:author="PR Preview" w:date="2026-01-01T00:00:00Z">
        <w:r>
          <w:t xml:space="preserve">and</w:t>
        </w:r>
      </w:ins>
      <w:ins w:id="236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ins w:id="2367" w:author="PR Preview" w:date="2026-01-01T00:00:00Z">
        <w:r>
          <w:t xml:space="preserve"> </w:t>
        </w:r>
      </w:ins>
      <w:ins w:id="2368" w:author="PR Preview" w:date="2026-01-01T00:00:00Z">
        <w:r>
          <w:t xml:space="preserve">is an orthonormal basis of their span.</w:t>
        </w:r>
      </w:ins>
      <w:ins w:id="2369" w:author="PR Preview" w:date="2026-01-01T00:00:00Z">
        <w:r>
          <w:t xml:space="preserve"> </w:t>
        </w:r>
      </w:ins>
      <w:ins w:id="2370" w:author="PR Preview" w:date="2026-01-01T00:00:00Z">
        <w:r>
          <w:t xml:space="preserve">That span therefore has dimension</w:t>
        </w:r>
      </w:ins>
      <w:ins w:id="2371" w:author="PR Preview" w:date="2026-01-01T00:00:00Z">
        <w:r>
          <w:t xml:space="preserve"> </w:t>
        </w:r>
      </w:ins>
      <m:oMath>
        <m:r>
          <m:t>3</m:t>
        </m:r>
      </m:oMath>
      <w:ins w:id="2372" w:author="PR Preview" w:date="2026-01-01T00:00:00Z">
        <w:r>
          <w:t xml:space="preserve"> </w:t>
        </w:r>
      </w:ins>
      <w:ins w:id="2373" w:author="PR Preview" w:date="2026-01-01T00:00:00Z">
        <w:r>
          <w:t xml:space="preserve">(</w:t>
        </w:r>
      </w:ins>
      <w:hyperlink r:id="rId66">
        <w:ins w:id="2374" w:author="PR Preview" w:date="2026-01-01T00:00:00Z">
          <w:r>
            <w:rPr>
              <w:rStyle w:val="Hyperlink"/>
            </w:rPr>
            <w:t xml:space="preserve">Definition 8 in Subspaces and Rank</w:t>
          </w:r>
        </w:ins>
      </w:hyperlink>
      <w:ins w:id="2375" w:author="PR Preview" w:date="2026-01-01T00:00:00Z">
        <w:r>
          <w:t xml:space="preserve">),</w:t>
        </w:r>
      </w:ins>
      <w:ins w:id="2376" w:author="PR Preview" w:date="2026-01-01T00:00:00Z">
        <w:r>
          <w:t xml:space="preserve"> </w:t>
        </w:r>
      </w:ins>
      <w:ins w:id="2377" w:author="PR Preview" w:date="2026-01-01T00:00:00Z">
        <w:r>
          <w:t xml:space="preserve">so it is</w:t>
        </w:r>
      </w:ins>
      <w:ins w:id="237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2379" w:author="PR Preview" w:date="2026-01-01T00:00:00Z">
        <w:r>
          <w:t xml:space="preserve"> </w:t>
        </w:r>
      </w:ins>
      <w:ins w:id="2380" w:author="PR Preview" w:date="2026-01-01T00:00:00Z">
        <w:r>
          <w:t xml:space="preserve">(</w:t>
        </w:r>
      </w:ins>
      <w:hyperlink r:id="rId67">
        <w:ins w:id="2381" w:author="PR Preview" w:date="2026-01-01T00:00:00Z">
          <w:r>
            <w:rPr>
              <w:rStyle w:val="Hyperlink"/>
            </w:rPr>
            <w:t xml:space="preserve">Theorem 11 in Subspaces and Rank</w:t>
          </w:r>
        </w:ins>
      </w:hyperlink>
      <w:ins w:id="2382" w:author="PR Preview" w:date="2026-01-01T00:00:00Z">
        <w:r>
          <w:t xml:space="preserve">,</w:t>
        </w:r>
      </w:ins>
      <w:ins w:id="2383" w:author="PR Preview" w:date="2026-01-01T00:00:00Z">
        <w:r>
          <w:t xml:space="preserve"> </w:t>
        </w:r>
      </w:ins>
      <w:hyperlink r:id="rId65">
        <w:ins w:id="2384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2385" w:author="PR Preview" w:date="2026-01-01T00:00:00Z">
        <w:r>
          <w:t xml:space="preserve">).</w:t>
        </w:r>
      </w:ins>
      <w:ins w:id="2386" w:author="PR Preview" w:date="2026-01-01T00:00:00Z">
        <w:r>
          <w:t xml:space="preserve"> </w:t>
        </w:r>
      </w:ins>
      <w:ins w:id="2387" w:author="PR Preview" w:date="2026-01-01T00:00:00Z">
        <w:r>
          <w:t xml:space="preserve">As a check,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ins w:id="2388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cor-orthonormal-basis-exists"/>
    <w:p>
      <w:pPr>
        <w:pStyle w:val="FirstParagraph"/>
      </w:pPr>
      <w:ins w:id="2389" w:author="PR Preview" w:date="2026-01-01T00:00:00Z">
        <w:r>
          <w:rPr>
            <w:b/>
            <w:bCs/>
          </w:rPr>
          <w:t xml:space="preserve">Corollary 1 (Every subspace has an orthonormal basis)</w:t>
        </w:r>
      </w:ins>
      <w:ins w:id="2390" w:author="PR Preview" w:date="2026-01-01T00:00:00Z">
        <w:r>
          <w:t xml:space="preserve"> </w:t>
        </w:r>
      </w:ins>
      <w:ins w:id="2391" w:author="PR Preview" w:date="2026-01-01T00:00:00Z">
        <w:r>
          <w:t xml:space="preserve">Let</w:t>
        </w:r>
      </w:ins>
      <w:ins w:id="239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393" w:author="PR Preview" w:date="2026-01-01T00:00:00Z">
        <w:r>
          <w:t xml:space="preserve"> </w:t>
        </w:r>
      </w:ins>
      <w:ins w:id="2394" w:author="PR Preview" w:date="2026-01-01T00:00:00Z">
        <w:r>
          <w:t xml:space="preserve">be a subspace of</w:t>
        </w:r>
      </w:ins>
      <w:ins w:id="239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396" w:author="PR Preview" w:date="2026-01-01T00:00:00Z">
        <w:r>
          <w:t xml:space="preserve">.</w:t>
        </w:r>
      </w:ins>
      <w:ins w:id="2397" w:author="PR Preview" w:date="2026-01-01T00:00:00Z">
        <w:r>
          <w:t xml:space="preserve"> </w:t>
        </w:r>
      </w:ins>
      <w:ins w:id="2398" w:author="PR Preview" w:date="2026-01-01T00:00:00Z">
        <w:r>
          <w:t xml:space="preserve">Every orthonormal list of vectors in</w:t>
        </w:r>
      </w:ins>
      <w:ins w:id="239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400" w:author="PR Preview" w:date="2026-01-01T00:00:00Z">
        <w:r>
          <w:t xml:space="preserve"> </w:t>
        </w:r>
      </w:ins>
      <w:ins w:id="2401" w:author="PR Preview" w:date="2026-01-01T00:00:00Z">
        <w:r>
          <w:t xml:space="preserve">extends to an orthonormal basis of</w:t>
        </w:r>
      </w:ins>
      <w:ins w:id="240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403" w:author="PR Preview" w:date="2026-01-01T00:00:00Z">
        <w:r>
          <w:t xml:space="preserve"> </w:t>
        </w:r>
      </w:ins>
      <w:ins w:id="2404" w:author="PR Preview" w:date="2026-01-01T00:00:00Z">
        <w:r>
          <w:t xml:space="preserve">(</w:t>
        </w:r>
      </w:ins>
      <w:hyperlink w:anchor="def-orthonormal-basis">
        <w:ins w:id="2405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2406" w:author="PR Preview" w:date="2026-01-01T00:00:00Z">
        <w:r>
          <w:t xml:space="preserve">).</w:t>
        </w:r>
      </w:ins>
      <w:ins w:id="2407" w:author="PR Preview" w:date="2026-01-01T00:00:00Z">
        <w:r>
          <w:t xml:space="preserve"> </w:t>
        </w:r>
      </w:ins>
      <w:ins w:id="2408" w:author="PR Preview" w:date="2026-01-01T00:00:00Z">
        <w:r>
          <w:t xml:space="preserve">Starting from the empty list shows that</w:t>
        </w:r>
      </w:ins>
      <w:ins w:id="240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410" w:author="PR Preview" w:date="2026-01-01T00:00:00Z">
        <w:r>
          <w:t xml:space="preserve"> </w:t>
        </w:r>
      </w:ins>
      <w:ins w:id="2411" w:author="PR Preview" w:date="2026-01-01T00:00:00Z">
        <w:r>
          <w:t xml:space="preserve">has an orthonormal basis.</w:t>
        </w:r>
      </w:ins>
    </w:p>
    <w:bookmarkEnd w:id="83"/>
    <w:p>
      <w:pPr>
        <w:pStyle w:val="BodyText"/>
      </w:pPr>
      <w:ins w:id="2412" w:author="PR Preview" w:date="2026-01-01T00:00:00Z">
        <w:r>
          <w:rPr>
            <w:i/>
            <w:iCs/>
          </w:rPr>
          <w:t xml:space="preserve">Proof</w:t>
        </w:r>
      </w:ins>
      <w:ins w:id="2413" w:author="PR Preview" w:date="2026-01-01T00:00:00Z">
        <w:r>
          <w:t xml:space="preserve">. </w:t>
        </w:r>
      </w:ins>
      <w:ins w:id="2414" w:author="PR Preview" w:date="2026-01-01T00:00:00Z">
        <w:r>
          <w:t xml:space="preserve">Let</w:t>
        </w:r>
      </w:ins>
      <w:ins w:id="241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2416" w:author="PR Preview" w:date="2026-01-01T00:00:00Z">
        <w:r>
          <w:t xml:space="preserve"> </w:t>
        </w:r>
      </w:ins>
      <w:ins w:id="2417" w:author="PR Preview" w:date="2026-01-01T00:00:00Z">
        <w:r>
          <w:t xml:space="preserve">be orthonormal.</w:t>
        </w:r>
      </w:ins>
      <w:ins w:id="2418" w:author="PR Preview" w:date="2026-01-01T00:00:00Z">
        <w:r>
          <w:t xml:space="preserve"> </w:t>
        </w:r>
      </w:ins>
      <w:ins w:id="2419" w:author="PR Preview" w:date="2026-01-01T00:00:00Z">
        <w:r>
          <w:t xml:space="preserve">They are linearly independent (</w:t>
        </w:r>
      </w:ins>
      <w:hyperlink w:anchor="thm-orthonormal-independent">
        <w:ins w:id="2420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2421" w:author="PR Preview" w:date="2026-01-01T00:00:00Z">
        <w:r>
          <w:t xml:space="preserve">),</w:t>
        </w:r>
      </w:ins>
      <w:ins w:id="2422" w:author="PR Preview" w:date="2026-01-01T00:00:00Z">
        <w:r>
          <w:t xml:space="preserve"> </w:t>
        </w:r>
      </w:ins>
      <w:ins w:id="2423" w:author="PR Preview" w:date="2026-01-01T00:00:00Z">
        <w:r>
          <w:t xml:space="preserve">so they extend to a basis</w:t>
        </w:r>
      </w:ins>
      <w:ins w:id="242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ins w:id="2425" w:author="PR Preview" w:date="2026-01-01T00:00:00Z">
        <w:r>
          <w:t xml:space="preserve"> </w:t>
        </w:r>
      </w:ins>
      <w:ins w:id="2426" w:author="PR Preview" w:date="2026-01-01T00:00:00Z">
        <w:r>
          <w:t xml:space="preserve">of</w:t>
        </w:r>
      </w:ins>
      <w:ins w:id="242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428" w:author="PR Preview" w:date="2026-01-01T00:00:00Z">
        <w:r>
          <w:t xml:space="preserve"> </w:t>
        </w:r>
      </w:ins>
      <w:ins w:id="2429" w:author="PR Preview" w:date="2026-01-01T00:00:00Z">
        <w:r>
          <w:t xml:space="preserve">(</w:t>
        </w:r>
      </w:ins>
      <w:hyperlink r:id="rId84">
        <w:ins w:id="2430" w:author="PR Preview" w:date="2026-01-01T00:00:00Z">
          <w:r>
            <w:rPr>
              <w:rStyle w:val="Hyperlink"/>
            </w:rPr>
            <w:t xml:space="preserve">Theorem 9 in Subspaces and Rank</w:t>
          </w:r>
        </w:ins>
      </w:hyperlink>
      <w:ins w:id="2431" w:author="PR Preview" w:date="2026-01-01T00:00:00Z">
        <w:r>
          <w:t xml:space="preserve">).</w:t>
        </w:r>
      </w:ins>
      <w:ins w:id="2432" w:author="PR Preview" w:date="2026-01-01T00:00:00Z">
        <w:r>
          <w:t xml:space="preserve"> </w:t>
        </w:r>
      </w:ins>
      <w:ins w:id="2433" w:author="PR Preview" w:date="2026-01-01T00:00:00Z">
        <w:r>
          <w:t xml:space="preserve">Run the Gram-Schmidt process on this basis.</w:t>
        </w:r>
      </w:ins>
      <w:ins w:id="2434" w:author="PR Preview" w:date="2026-01-01T00:00:00Z">
        <w:r>
          <w:t xml:space="preserve"> </w:t>
        </w:r>
      </w:ins>
      <w:ins w:id="2435" w:author="PR Preview" w:date="2026-01-01T00:00:00Z">
        <w:r>
          <w:t xml:space="preserve">It is linearly independent, so the process completes,</w:t>
        </w:r>
      </w:ins>
      <w:ins w:id="2436" w:author="PR Preview" w:date="2026-01-01T00:00:00Z">
        <w:r>
          <w:t xml:space="preserve"> </w:t>
        </w:r>
      </w:ins>
      <w:ins w:id="2437" w:author="PR Preview" w:date="2026-01-01T00:00:00Z">
        <w:r>
          <w:t xml:space="preserve">and the output is an orthonormal basis of its span, which is</w:t>
        </w:r>
      </w:ins>
      <w:ins w:id="243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439" w:author="PR Preview" w:date="2026-01-01T00:00:00Z">
        <w:r>
          <w:t xml:space="preserve"> </w:t>
        </w:r>
      </w:ins>
      <w:ins w:id="2440" w:author="PR Preview" w:date="2026-01-01T00:00:00Z">
        <w:r>
          <w:t xml:space="preserve">(</w:t>
        </w:r>
      </w:ins>
      <w:hyperlink w:anchor="thm-gram-schmidt">
        <w:ins w:id="2441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2442" w:author="PR Preview" w:date="2026-01-01T00:00:00Z">
        <w:r>
          <w:t xml:space="preserve">, part 3).</w:t>
        </w:r>
      </w:ins>
    </w:p>
    <w:p>
      <w:pPr>
        <w:pStyle w:val="BodyText"/>
      </w:pPr>
      <w:ins w:id="2443" w:author="PR Preview" w:date="2026-01-01T00:00:00Z">
        <w:r>
          <w:t xml:space="preserve">The first</w:t>
        </w:r>
      </w:ins>
      <w:ins w:id="2444" w:author="PR Preview" w:date="2026-01-01T00:00:00Z">
        <w:r>
          <w:t xml:space="preserve"> </w:t>
        </w:r>
      </w:ins>
      <m:oMath>
        <m:r>
          <m:t>r</m:t>
        </m:r>
      </m:oMath>
      <w:ins w:id="2445" w:author="PR Preview" w:date="2026-01-01T00:00:00Z">
        <w:r>
          <w:t xml:space="preserve"> </w:t>
        </w:r>
      </w:ins>
      <w:ins w:id="2446" w:author="PR Preview" w:date="2026-01-01T00:00:00Z">
        <w:r>
          <w:t xml:space="preserve">outputs are</w:t>
        </w:r>
      </w:ins>
      <w:ins w:id="244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ins w:id="2448" w:author="PR Preview" w:date="2026-01-01T00:00:00Z">
        <w:r>
          <w:t xml:space="preserve"> </w:t>
        </w:r>
      </w:ins>
      <w:ins w:id="2449" w:author="PR Preview" w:date="2026-01-01T00:00:00Z">
        <w:r>
          <w:t xml:space="preserve">themselves,</w:t>
        </w:r>
      </w:ins>
      <w:ins w:id="2450" w:author="PR Preview" w:date="2026-01-01T00:00:00Z">
        <w:r>
          <w:t xml:space="preserve"> </w:t>
        </w:r>
      </w:ins>
      <w:ins w:id="2451" w:author="PR Preview" w:date="2026-01-01T00:00:00Z">
        <w:r>
          <w:t xml:space="preserve">by</w:t>
        </w:r>
      </w:ins>
      <w:ins w:id="2452" w:author="PR Preview" w:date="2026-01-01T00:00:00Z">
        <w:r>
          <w:t xml:space="preserve"> </w:t>
        </w:r>
      </w:ins>
      <w:hyperlink r:id="rId78">
        <w:ins w:id="2453" w:author="PR Preview" w:date="2026-01-01T00:00:00Z">
          <w:r>
            <w:rPr>
              <w:rStyle w:val="Hyperlink"/>
            </w:rPr>
            <w:t xml:space="preserve">induction</w:t>
          </w:r>
        </w:ins>
      </w:hyperlink>
      <w:ins w:id="2454" w:author="PR Preview" w:date="2026-01-01T00:00:00Z">
        <w:r>
          <w:t xml:space="preserve"> </w:t>
        </w:r>
      </w:ins>
      <w:ins w:id="2455" w:author="PR Preview" w:date="2026-01-01T00:00:00Z">
        <w:r>
          <w:t xml:space="preserve">on</w:t>
        </w:r>
      </w:ins>
      <w:ins w:id="245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≤</m:t>
        </m:r>
        <m:r>
          <m:t>r</m:t>
        </m:r>
      </m:oMath>
      <w:ins w:id="2457" w:author="PR Preview" w:date="2026-01-01T00:00:00Z">
        <w:r>
          <w:t xml:space="preserve">.</w:t>
        </w:r>
      </w:ins>
      <w:ins w:id="2458" w:author="PR Preview" w:date="2026-01-01T00:00:00Z">
        <w:r>
          <w:t xml:space="preserve"> </w:t>
        </w:r>
      </w:ins>
      <w:ins w:id="2459" w:author="PR Preview" w:date="2026-01-01T00:00:00Z">
        <w:r>
          <w:t xml:space="preserve">Suppose the outputs before step</w:t>
        </w:r>
      </w:ins>
      <w:ins w:id="2460" w:author="PR Preview" w:date="2026-01-01T00:00:00Z">
        <w:r>
          <w:t xml:space="preserve"> </w:t>
        </w:r>
      </w:ins>
      <m:oMath>
        <m:r>
          <m:t>i</m:t>
        </m:r>
      </m:oMath>
      <w:ins w:id="2461" w:author="PR Preview" w:date="2026-01-01T00:00:00Z">
        <w:r>
          <w:t xml:space="preserve"> </w:t>
        </w:r>
      </w:ins>
      <w:ins w:id="2462" w:author="PR Preview" w:date="2026-01-01T00:00:00Z">
        <w:r>
          <w:t xml:space="preserve">are</w:t>
        </w:r>
      </w:ins>
      <w:ins w:id="2463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2464" w:author="PR Preview" w:date="2026-01-01T00:00:00Z">
        <w:r>
          <w:t xml:space="preserve"> </w:t>
        </w:r>
      </w:ins>
      <w:ins w:id="2465" w:author="PR Preview" w:date="2026-01-01T00:00:00Z">
        <w:r>
          <w:t xml:space="preserve">(for</w:t>
        </w:r>
      </w:ins>
      <w:ins w:id="246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</m:oMath>
      <w:ins w:id="2467" w:author="PR Preview" w:date="2026-01-01T00:00:00Z">
        <w:r>
          <w:t xml:space="preserve"> </w:t>
        </w:r>
      </w:ins>
      <w:ins w:id="2468" w:author="PR Preview" w:date="2026-01-01T00:00:00Z">
        <w:r>
          <w:t xml:space="preserve">there are none, and the sum below is empty).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2469" w:author="PR Preview" w:date="2026-01-01T00:00:00Z">
        <w:r>
          <w:t xml:space="preserve">because each</w:t>
        </w:r>
      </w:ins>
      <w:ins w:id="2470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2471" w:author="PR Preview" w:date="2026-01-01T00:00:00Z">
        <w:r>
          <w:t xml:space="preserve">;</w:t>
        </w:r>
      </w:ins>
      <w:ins w:id="247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2473" w:author="PR Preview" w:date="2026-01-01T00:00:00Z">
        <w:r>
          <w:t xml:space="preserve">, because</w:t>
        </w:r>
      </w:ins>
      <w:ins w:id="2474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2475" w:author="PR Preview" w:date="2026-01-01T00:00:00Z">
        <w:r>
          <w:t xml:space="preserve">,</w:t>
        </w:r>
      </w:ins>
      <w:ins w:id="2476" w:author="PR Preview" w:date="2026-01-01T00:00:00Z">
        <w:r>
          <w:t xml:space="preserve"> </w:t>
        </w:r>
      </w:ins>
      <w:ins w:id="2477" w:author="PR Preview" w:date="2026-01-01T00:00:00Z">
        <w:r>
          <w:t xml:space="preserve">so the process does not stop;</w:t>
        </w:r>
      </w:ins>
      <w:ins w:id="2478" w:author="PR Preview" w:date="2026-01-01T00:00:00Z">
        <w:r>
          <w:t xml:space="preserve"> </w:t>
        </w:r>
      </w:ins>
      <w:ins w:id="2479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2480" w:author="PR Preview" w:date="2026-01-01T00:00:00Z">
        <w:r>
          <w:t xml:space="preserve">So the orthonormal basis contains the starting list.</w:t>
        </w:r>
      </w:ins>
    </w:p>
    <w:bookmarkStart w:id="86" w:name="exm-orthonormal-basis-exists"/>
    <w:p>
      <w:pPr>
        <w:pStyle w:val="BodyText"/>
      </w:pPr>
      <w:ins w:id="2481" w:author="PR Preview" w:date="2026-01-01T00:00:00Z">
        <w:r>
          <w:rPr>
            <w:b/>
            <w:bCs/>
          </w:rPr>
          <w:t xml:space="preserve">Example 24 (Extending one unit vector to an orthonormal basis of</w:t>
        </w:r>
      </w:ins>
      <w:ins w:id="2482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2483" w:author="PR Preview" w:date="2026-01-01T00:00:00Z">
        <w:r>
          <w:rPr>
            <w:b/>
            <w:bCs/>
          </w:rPr>
          <w:t xml:space="preserve">)</w:t>
        </w:r>
      </w:ins>
      <w:ins w:id="2484" w:author="PR Preview" w:date="2026-01-01T00:00:00Z">
        <w:r>
          <w:t xml:space="preserve"> </w:t>
        </w:r>
      </w:ins>
      <w:ins w:id="2485" w:author="PR Preview" w:date="2026-01-01T00:00:00Z">
        <w:r>
          <w:t xml:space="preserve">Start from the unit vector</w:t>
        </w:r>
      </w:ins>
      <w:ins w:id="248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487" w:author="PR Preview" w:date="2026-01-01T00:00:00Z">
        <w:r>
          <w:t xml:space="preserve">.</w:t>
        </w:r>
      </w:ins>
      <w:ins w:id="2488" w:author="PR Preview" w:date="2026-01-01T00:00:00Z">
        <w:r>
          <w:t xml:space="preserve"> </w:t>
        </w:r>
      </w:ins>
      <w:ins w:id="2489" w:author="PR Preview" w:date="2026-01-01T00:00:00Z">
        <w:r>
          <w:t xml:space="preserve">Extend it to a basis of</w:t>
        </w:r>
      </w:ins>
      <w:ins w:id="249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2491" w:author="PR Preview" w:date="2026-01-01T00:00:00Z">
        <w:r>
          <w:t xml:space="preserve"> </w:t>
        </w:r>
      </w:ins>
      <w:ins w:id="2492" w:author="PR Preview" w:date="2026-01-01T00:00:00Z">
        <w:r>
          <w:t xml:space="preserve">as in</w:t>
        </w:r>
      </w:ins>
      <w:ins w:id="2493" w:author="PR Preview" w:date="2026-01-01T00:00:00Z">
        <w:r>
          <w:t xml:space="preserve"> </w:t>
        </w:r>
      </w:ins>
      <w:hyperlink r:id="rId85">
        <w:ins w:id="2494" w:author="PR Preview" w:date="2026-01-01T00:00:00Z">
          <w:r>
            <w:rPr>
              <w:rStyle w:val="Hyperlink"/>
            </w:rPr>
            <w:t xml:space="preserve">Example 18 in Subspaces and Rank</w:t>
          </w:r>
        </w:ins>
      </w:hyperlink>
      <w:ins w:id="2495" w:author="PR Preview" w:date="2026-01-01T00:00:00Z">
        <w:r>
          <w:t xml:space="preserve">,</w:t>
        </w:r>
      </w:ins>
      <w:ins w:id="2496" w:author="PR Preview" w:date="2026-01-01T00:00:00Z">
        <w:r>
          <w:t xml:space="preserve"> </w:t>
        </w:r>
      </w:ins>
      <w:ins w:id="2497" w:author="PR Preview" w:date="2026-01-01T00:00:00Z">
        <w:r>
          <w:t xml:space="preserve">starting from the empty list:</w:t>
        </w:r>
      </w:ins>
      <w:ins w:id="249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ins w:id="2499" w:author="PR Preview" w:date="2026-01-01T00:00:00Z">
        <w:r>
          <w:t xml:space="preserve"> </w:t>
        </w:r>
      </w:ins>
      <w:ins w:id="2500" w:author="PR Preview" w:date="2026-01-01T00:00:00Z">
        <w:r>
          <w:t xml:space="preserve">is not in the span of the empty list,</w:t>
        </w:r>
      </w:ins>
      <w:ins w:id="250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2502" w:author="PR Preview" w:date="2026-01-01T00:00:00Z">
        <w:r>
          <w:t xml:space="preserve">, because</w:t>
        </w:r>
      </w:ins>
      <w:ins w:id="2503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2504" w:author="PR Preview" w:date="2026-01-01T00:00:00Z">
        <w:r>
          <w:t xml:space="preserve">;</w:t>
        </w:r>
      </w:ins>
      <w:ins w:id="25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506" w:author="PR Preview" w:date="2026-01-01T00:00:00Z">
        <w:r>
          <w:t xml:space="preserve"> </w:t>
        </w:r>
      </w:ins>
      <w:ins w:id="2507" w:author="PR Preview" w:date="2026-01-01T00:00:00Z">
        <w:r>
          <w:t xml:space="preserve">is not in</w:t>
        </w:r>
      </w:ins>
      <w:ins w:id="2508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ins w:id="2509" w:author="PR Preview" w:date="2026-01-01T00:00:00Z">
        <w:r>
          <w:t xml:space="preserve">,</w:t>
        </w:r>
      </w:ins>
      <w:ins w:id="2510" w:author="PR Preview" w:date="2026-01-01T00:00:00Z">
        <w:r>
          <w:t xml:space="preserve"> </w:t>
        </w:r>
      </w:ins>
      <w:ins w:id="2511" w:author="PR Preview" w:date="2026-01-01T00:00:00Z">
        <w:r>
          <w:t xml:space="preserve">because every multiple of</w:t>
        </w:r>
      </w:ins>
      <w:ins w:id="251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ins w:id="2513" w:author="PR Preview" w:date="2026-01-01T00:00:00Z">
        <w:r>
          <w:t xml:space="preserve"> </w:t>
        </w:r>
      </w:ins>
      <w:ins w:id="2514" w:author="PR Preview" w:date="2026-01-01T00:00:00Z">
        <w:r>
          <w:t xml:space="preserve">has equal first and second entries,</w:t>
        </w:r>
      </w:ins>
      <w:ins w:id="2515" w:author="PR Preview" w:date="2026-01-01T00:00:00Z">
        <w:r>
          <w:t xml:space="preserve"> </w:t>
        </w:r>
      </w:ins>
      <w:ins w:id="2516" w:author="PR Preview" w:date="2026-01-01T00:00:00Z">
        <w:r>
          <w:t xml:space="preserve">and</w:t>
        </w:r>
      </w:ins>
      <w:ins w:id="251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518" w:author="PR Preview" w:date="2026-01-01T00:00:00Z">
        <w:r>
          <w:t xml:space="preserve"> </w:t>
        </w:r>
      </w:ins>
      <w:ins w:id="2519" w:author="PR Preview" w:date="2026-01-01T00:00:00Z">
        <w:r>
          <w:t xml:space="preserve">is not in</w:t>
        </w:r>
      </w:ins>
      <w:ins w:id="2520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521" w:author="PR Preview" w:date="2026-01-01T00:00:00Z">
        <w:r>
          <w:t xml:space="preserve">,</w:t>
        </w:r>
      </w:ins>
      <w:ins w:id="2522" w:author="PR Preview" w:date="2026-01-01T00:00:00Z">
        <w:r>
          <w:t xml:space="preserve"> </w:t>
        </w:r>
      </w:ins>
      <w:ins w:id="2523" w:author="PR Preview" w:date="2026-01-01T00:00:00Z">
        <w:r>
          <w:t xml:space="preserve">because every combination of those two vectors has third entry</w:t>
        </w:r>
      </w:ins>
      <w:ins w:id="2524" w:author="PR Preview" w:date="2026-01-01T00:00:00Z">
        <w:r>
          <w:t xml:space="preserve"> </w:t>
        </w:r>
      </w:ins>
      <m:oMath>
        <m:r>
          <m:t>0</m:t>
        </m:r>
      </m:oMath>
      <w:ins w:id="2525" w:author="PR Preview" w:date="2026-01-01T00:00:00Z">
        <w:r>
          <w:t xml:space="preserve">.</w:t>
        </w:r>
      </w:ins>
      <w:ins w:id="2526" w:author="PR Preview" w:date="2026-01-01T00:00:00Z">
        <w:r>
          <w:t xml:space="preserve"> </w:t>
        </w:r>
      </w:ins>
      <w:ins w:id="2527" w:author="PR Preview" w:date="2026-01-01T00:00:00Z">
        <w:r>
          <w:t xml:space="preserve">So</w:t>
        </w:r>
      </w:ins>
      <w:ins w:id="252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529" w:author="PR Preview" w:date="2026-01-01T00:00:00Z">
        <w:r>
          <w:t xml:space="preserve"> </w:t>
        </w:r>
      </w:ins>
      <w:ins w:id="2530" w:author="PR Preview" w:date="2026-01-01T00:00:00Z">
        <w:r>
          <w:t xml:space="preserve">are linearly independent (</w:t>
        </w:r>
      </w:ins>
      <w:hyperlink r:id="rId81">
        <w:ins w:id="2531" w:author="PR Preview" w:date="2026-01-01T00:00:00Z">
          <w:r>
            <w:rPr>
              <w:rStyle w:val="Hyperlink"/>
            </w:rPr>
            <w:t xml:space="preserve">Theorem 8 in Subspaces and Rank</w:t>
          </w:r>
        </w:ins>
      </w:hyperlink>
      <w:ins w:id="2532" w:author="PR Preview" w:date="2026-01-01T00:00:00Z">
        <w:r>
          <w:t xml:space="preserve">),</w:t>
        </w:r>
      </w:ins>
      <w:ins w:id="2533" w:author="PR Preview" w:date="2026-01-01T00:00:00Z">
        <w:r>
          <w:t xml:space="preserve"> </w:t>
        </w:r>
      </w:ins>
      <w:ins w:id="2534" w:author="PR Preview" w:date="2026-01-01T00:00:00Z">
        <w:r>
          <w:t xml:space="preserve">and three linearly independent vectors in</w:t>
        </w:r>
      </w:ins>
      <w:ins w:id="253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2536" w:author="PR Preview" w:date="2026-01-01T00:00:00Z">
        <w:r>
          <w:t xml:space="preserve"> </w:t>
        </w:r>
      </w:ins>
      <w:ins w:id="2537" w:author="PR Preview" w:date="2026-01-01T00:00:00Z">
        <w:r>
          <w:t xml:space="preserve">are a basis of it</w:t>
        </w:r>
      </w:ins>
      <w:ins w:id="2538" w:author="PR Preview" w:date="2026-01-01T00:00:00Z">
        <w:r>
          <w:t xml:space="preserve"> </w:t>
        </w:r>
      </w:ins>
      <w:ins w:id="2539" w:author="PR Preview" w:date="2026-01-01T00:00:00Z">
        <w:r>
          <w:t xml:space="preserve">(they are a basis of their span, which has dimension</w:t>
        </w:r>
      </w:ins>
      <w:ins w:id="2540" w:author="PR Preview" w:date="2026-01-01T00:00:00Z">
        <w:r>
          <w:t xml:space="preserve"> </w:t>
        </w:r>
      </w:ins>
      <m:oMath>
        <m:r>
          <m:t>3</m:t>
        </m:r>
      </m:oMath>
      <w:ins w:id="2541" w:author="PR Preview" w:date="2026-01-01T00:00:00Z">
        <w:r>
          <w:t xml:space="preserve"> </w:t>
        </w:r>
      </w:ins>
      <w:ins w:id="2542" w:author="PR Preview" w:date="2026-01-01T00:00:00Z">
        <w:r>
          <w:t xml:space="preserve">(</w:t>
        </w:r>
      </w:ins>
      <w:hyperlink r:id="rId66">
        <w:ins w:id="2543" w:author="PR Preview" w:date="2026-01-01T00:00:00Z">
          <w:r>
            <w:rPr>
              <w:rStyle w:val="Hyperlink"/>
            </w:rPr>
            <w:t xml:space="preserve">Definition 8 in Subspaces and Rank</w:t>
          </w:r>
        </w:ins>
      </w:hyperlink>
      <w:ins w:id="2544" w:author="PR Preview" w:date="2026-01-01T00:00:00Z">
        <w:r>
          <w:t xml:space="preserve">)</w:t>
        </w:r>
      </w:ins>
      <w:ins w:id="2545" w:author="PR Preview" w:date="2026-01-01T00:00:00Z">
        <w:r>
          <w:t xml:space="preserve"> </w:t>
        </w:r>
      </w:ins>
      <w:ins w:id="2546" w:author="PR Preview" w:date="2026-01-01T00:00:00Z">
        <w:r>
          <w:t xml:space="preserve">and so is</w:t>
        </w:r>
      </w:ins>
      <w:ins w:id="254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2548" w:author="PR Preview" w:date="2026-01-01T00:00:00Z">
        <w:r>
          <w:t xml:space="preserve"> </w:t>
        </w:r>
      </w:ins>
      <w:ins w:id="2549" w:author="PR Preview" w:date="2026-01-01T00:00:00Z">
        <w:r>
          <w:t xml:space="preserve">(</w:t>
        </w:r>
      </w:ins>
      <w:hyperlink r:id="rId67">
        <w:ins w:id="2550" w:author="PR Preview" w:date="2026-01-01T00:00:00Z">
          <w:r>
            <w:rPr>
              <w:rStyle w:val="Hyperlink"/>
            </w:rPr>
            <w:t xml:space="preserve">Theorem 11 in Subspaces and Rank</w:t>
          </w:r>
        </w:ins>
      </w:hyperlink>
      <w:ins w:id="2551" w:author="PR Preview" w:date="2026-01-01T00:00:00Z">
        <w:r>
          <w:t xml:space="preserve">,</w:t>
        </w:r>
      </w:ins>
      <w:ins w:id="2552" w:author="PR Preview" w:date="2026-01-01T00:00:00Z">
        <w:r>
          <w:t xml:space="preserve"> </w:t>
        </w:r>
      </w:ins>
      <w:hyperlink r:id="rId65">
        <w:ins w:id="2553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2554" w:author="PR Preview" w:date="2026-01-01T00:00:00Z">
        <w:r>
          <w:t xml:space="preserve">)).</w:t>
        </w:r>
      </w:ins>
      <w:ins w:id="2555" w:author="PR Preview" w:date="2026-01-01T00:00:00Z">
        <w:r>
          <w:t xml:space="preserve"> </w:t>
        </w:r>
      </w:ins>
      <w:ins w:id="2556" w:author="PR Preview" w:date="2026-01-01T00:00:00Z">
        <w:r>
          <w:t xml:space="preserve">Gram-Schmidt on</w:t>
        </w:r>
      </w:ins>
      <w:ins w:id="255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558" w:author="PR Preview" w:date="2026-01-01T00:00:00Z">
        <w:r>
          <w:t xml:space="preserve">:</w:t>
        </w:r>
      </w:ins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ins w:id="2559" w:author="PR Preview" w:date="2026-01-01T00:00:00Z">
        <w:r>
          <w:t xml:space="preserve">.</w:t>
        </w:r>
      </w:ins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2560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2561" w:author="PR Preview" w:date="2026-01-01T00:00:00Z">
        <w:r>
          <w:t xml:space="preserve">with norm</w:t>
        </w:r>
      </w:ins>
      <w:ins w:id="2562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2563" w:author="PR Preview" w:date="2026-01-01T00:00:00Z">
        <w:r>
          <w:t xml:space="preserve">, and</w:t>
        </w:r>
      </w:ins>
      <w:ins w:id="256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565" w:author="PR Preview" w:date="2026-01-01T00:00:00Z">
        <w:r>
          <w:t xml:space="preserve">.</w:t>
        </w:r>
      </w:ins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566" w:author="PR Preview" w:date="2026-01-01T00:00:00Z">
        <w:r>
          <w:t xml:space="preserve"> </w:t>
        </w:r>
      </w:ins>
      <w:ins w:id="2567" w:author="PR Preview" w:date="2026-01-01T00:00:00Z">
        <w:r>
          <w:t xml:space="preserve">is orthogonal to</w:t>
        </w:r>
      </w:ins>
      <w:ins w:id="256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ins w:id="2569" w:author="PR Preview" w:date="2026-01-01T00:00:00Z">
        <w:r>
          <w:t xml:space="preserve"> </w:t>
        </w:r>
      </w:ins>
      <w:ins w:id="2570" w:author="PR Preview" w:date="2026-01-01T00:00:00Z">
        <w:r>
          <w:t xml:space="preserve">and</w:t>
        </w:r>
      </w:ins>
      <w:ins w:id="257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ins w:id="2572" w:author="PR Preview" w:date="2026-01-01T00:00:00Z">
        <w:r>
          <w:t xml:space="preserve">, so</w:t>
        </w:r>
      </w:ins>
      <w:ins w:id="2573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574" w:author="PR Preview" w:date="2026-01-01T00:00:00Z">
        <w:r>
          <w:t xml:space="preserve">, which already has norm</w:t>
        </w:r>
      </w:ins>
      <w:ins w:id="2575" w:author="PR Preview" w:date="2026-01-01T00:00:00Z">
        <w:r>
          <w:t xml:space="preserve"> </w:t>
        </w:r>
      </w:ins>
      <m:oMath>
        <m:r>
          <m:t>1</m:t>
        </m:r>
      </m:oMath>
      <w:ins w:id="2576" w:author="PR Preview" w:date="2026-01-01T00:00:00Z">
        <w:r>
          <w:t xml:space="preserve">, and</w:t>
        </w:r>
      </w:ins>
      <w:ins w:id="257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578" w:author="PR Preview" w:date="2026-01-01T00:00:00Z">
        <w:r>
          <w:t xml:space="preserve">.</w:t>
        </w:r>
      </w:ins>
    </w:p>
    <w:p>
      <w:pPr>
        <w:pStyle w:val="FirstParagraph"/>
      </w:pPr>
      <w:ins w:id="2579" w:author="PR Preview" w:date="2026-01-01T00:00:00Z">
        <w:r>
          <w:t xml:space="preserve">The result is the orthonormal basis of</w:t>
        </w:r>
      </w:ins>
      <w:ins w:id="2580" w:author="PR Preview" w:date="2026-01-01T00:00:00Z">
        <w:r>
          <w:t xml:space="preserve"> </w:t>
        </w:r>
      </w:ins>
      <w:hyperlink w:anchor="exm-orthonormal-basis">
        <w:ins w:id="2581" w:author="PR Preview" w:date="2026-01-01T00:00:00Z">
          <w:r>
            <w:rPr>
              <w:rStyle w:val="Hyperlink"/>
            </w:rPr>
            <w:t xml:space="preserve">Example 18</w:t>
          </w:r>
        </w:ins>
      </w:hyperlink>
      <w:ins w:id="2582" w:author="PR Preview" w:date="2026-01-01T00:00:00Z">
        <w:r>
          <w:t xml:space="preserve">, in a different order.</w:t>
        </w:r>
      </w:ins>
    </w:p>
    <w:bookmarkEnd w:id="86"/>
    <w:bookmarkEnd w:id="87"/>
    <w:bookmarkStart w:id="103" w:name="outer-product"/>
    <w:p>
      <w:pPr>
        <w:pStyle w:val="Heading2"/>
      </w:pPr>
      <w:ins w:id="2583" w:author="PR Preview" w:date="2026-01-01T00:00:00Z">
        <w:r>
          <w:t xml:space="preserve">4 Outer product</w:t>
        </w:r>
      </w:ins>
    </w:p>
    <w:bookmarkStart w:id="89" w:name="def-outer-product"/>
    <w:p>
      <w:pPr>
        <w:pStyle w:val="FirstParagraph"/>
      </w:pPr>
      <w:ins w:id="2584" w:author="PR Preview" w:date="2026-01-01T00:00:00Z">
        <w:r>
          <w:rPr>
            <w:b/>
            <w:bCs/>
          </w:rPr>
          <w:t xml:space="preserve">Definition 11 (Outer product)</w:t>
        </w:r>
      </w:ins>
      <w:ins w:id="2585" w:author="PR Preview" w:date="2026-01-01T00:00:00Z">
        <w:r>
          <w:t xml:space="preserve"> </w:t>
        </w:r>
      </w:ins>
      <w:ins w:id="2586" w:author="PR Preview" w:date="2026-01-01T00:00:00Z">
        <w:r>
          <w:t xml:space="preserve">The</w:t>
        </w:r>
      </w:ins>
      <w:ins w:id="2587" w:author="PR Preview" w:date="2026-01-01T00:00:00Z">
        <w:r>
          <w:t xml:space="preserve"> </w:t>
        </w:r>
      </w:ins>
      <w:ins w:id="2588" w:author="PR Preview" w:date="2026-01-01T00:00:00Z">
        <w:r>
          <w:rPr>
            <w:b/>
            <w:bCs/>
          </w:rPr>
          <w:t xml:space="preserve">outer product</w:t>
        </w:r>
      </w:ins>
      <w:ins w:id="2589" w:author="PR Preview" w:date="2026-01-01T00:00:00Z">
        <w:r>
          <w:t xml:space="preserve"> </w:t>
        </w:r>
      </w:ins>
      <w:ins w:id="2590" w:author="PR Preview" w:date="2026-01-01T00:00:00Z">
        <w:r>
          <w:t xml:space="preserve">of a vector</w:t>
        </w:r>
      </w:ins>
      <w:ins w:id="259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</m:oMath>
      <w:ins w:id="2592" w:author="PR Preview" w:date="2026-01-01T00:00:00Z">
        <w:r>
          <w:t xml:space="preserve"> </w:t>
        </w:r>
      </w:ins>
      <w:ins w:id="2593" w:author="PR Preview" w:date="2026-01-01T00:00:00Z">
        <w:r>
          <w:t xml:space="preserve">of length</w:t>
        </w:r>
      </w:ins>
      <w:ins w:id="2594" w:author="PR Preview" w:date="2026-01-01T00:00:00Z">
        <w:r>
          <w:t xml:space="preserve"> </w:t>
        </w:r>
      </w:ins>
      <m:oMath>
        <m:r>
          <m:t>m</m:t>
        </m:r>
      </m:oMath>
      <w:ins w:id="2595" w:author="PR Preview" w:date="2026-01-01T00:00:00Z">
        <w:r>
          <w:t xml:space="preserve"> </w:t>
        </w:r>
      </w:ins>
      <w:ins w:id="2596" w:author="PR Preview" w:date="2026-01-01T00:00:00Z">
        <w:r>
          <w:t xml:space="preserve">and a vector</w:t>
        </w:r>
      </w:ins>
      <w:ins w:id="259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</m:oMath>
      <w:ins w:id="2598" w:author="PR Preview" w:date="2026-01-01T00:00:00Z">
        <w:r>
          <w:t xml:space="preserve"> </w:t>
        </w:r>
      </w:ins>
      <w:ins w:id="2599" w:author="PR Preview" w:date="2026-01-01T00:00:00Z">
        <w:r>
          <w:t xml:space="preserve">of length</w:t>
        </w:r>
      </w:ins>
      <w:ins w:id="2600" w:author="PR Preview" w:date="2026-01-01T00:00:00Z">
        <w:r>
          <w:t xml:space="preserve"> </w:t>
        </w:r>
      </w:ins>
      <m:oMath>
        <m:r>
          <m:t>n</m:t>
        </m:r>
      </m:oMath>
      <w:ins w:id="2601" w:author="PR Preview" w:date="2026-01-01T00:00:00Z">
        <w:r>
          <w:t xml:space="preserve"> </w:t>
        </w:r>
      </w:ins>
      <w:ins w:id="2602" w:author="PR Preview" w:date="2026-01-01T00:00:00Z">
        <w:r>
          <w:t xml:space="preserve">is the</w:t>
        </w:r>
      </w:ins>
      <w:ins w:id="2603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2604" w:author="PR Preview" w:date="2026-01-01T00:00:00Z">
        <w:r>
          <w:t xml:space="preserve"> </w:t>
        </w:r>
      </w:ins>
      <w:ins w:id="2605" w:author="PR Preview" w:date="2026-01-01T00:00:00Z">
        <w:r>
          <w:t xml:space="preserve">matrix product (</w:t>
        </w:r>
      </w:ins>
      <w:hyperlink r:id="rId88">
        <w:ins w:id="2606" w:author="PR Preview" w:date="2026-01-01T00:00:00Z">
          <w:r>
            <w:rPr>
              <w:rStyle w:val="Hyperlink"/>
            </w:rPr>
            <w:t xml:space="preserve">Definition 7 in Matrices</w:t>
          </w:r>
        </w:ins>
      </w:hyperlink>
      <w:ins w:id="2607" w:author="PR Preview" w:date="2026-01-01T00:00:00Z">
        <w:r>
          <w:t xml:space="preserve">)</w:t>
        </w:r>
      </w:ins>
      <w:ins w:id="260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ins w:id="2609" w:author="PR Preview" w:date="2026-01-01T00:00:00Z">
        <w:r>
          <w:t xml:space="preserve"> </w:t>
        </w:r>
      </w:ins>
      <w:ins w:id="2610" w:author="PR Preview" w:date="2026-01-01T00:00:00Z">
        <w:r>
          <w:t xml:space="preserve">of the column vector</w:t>
        </w:r>
      </w:ins>
      <w:ins w:id="261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</m:oMath>
      <w:ins w:id="2612" w:author="PR Preview" w:date="2026-01-01T00:00:00Z">
        <w:r>
          <w:t xml:space="preserve"> </w:t>
        </w:r>
      </w:ins>
      <w:ins w:id="2613" w:author="PR Preview" w:date="2026-01-01T00:00:00Z">
        <w:r>
          <w:t xml:space="preserve">with the row vector</w:t>
        </w:r>
      </w:ins>
      <w:ins w:id="2614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ins w:id="2615" w:author="PR Preview" w:date="2026-01-01T00:00:00Z">
        <w:r>
          <w:t xml:space="preserve">.</w:t>
        </w:r>
      </w:ins>
      <w:ins w:id="2616" w:author="PR Preview" w:date="2026-01-01T00:00:00Z">
        <w:r>
          <w:t xml:space="preserve"> </w:t>
        </w:r>
      </w:ins>
      <w:ins w:id="2617" w:author="PR Preview" w:date="2026-01-01T00:00:00Z">
        <w:r>
          <w:t xml:space="preserve">Its entries are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89"/>
    <w:bookmarkStart w:id="90" w:name="exm-outer-product"/>
    <w:p>
      <w:pPr>
        <w:pStyle w:val="FirstParagraph"/>
      </w:pPr>
      <w:ins w:id="2618" w:author="PR Preview" w:date="2026-01-01T00:00:00Z">
        <w:r>
          <w:rPr>
            <w:b/>
            <w:bCs/>
          </w:rPr>
          <w:t xml:space="preserve">Example 25 (An outer product)</w:t>
        </w:r>
      </w:ins>
      <w:ins w:id="2619" w:author="PR Preview" w:date="2026-01-01T00:00:00Z">
        <w:r>
          <w:t xml:space="preserve"> </w:t>
        </w:r>
      </w:ins>
      <w:ins w:id="2620" w:author="PR Preview" w:date="2026-01-01T00:00:00Z">
        <w:r>
          <w:t xml:space="preserve">For</w:t>
        </w:r>
      </w:ins>
      <w:ins w:id="262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2622" w:author="PR Preview" w:date="2026-01-01T00:00:00Z">
        <w:r>
          <w:t xml:space="preserve"> </w:t>
        </w:r>
      </w:ins>
      <w:ins w:id="2623" w:author="PR Preview" w:date="2026-01-01T00:00:00Z">
        <w:r>
          <w:t xml:space="preserve">and</w:t>
        </w:r>
      </w:ins>
      <w:ins w:id="262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ins w:id="262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0"/>
    <w:bookmarkStart w:id="92" w:name="rem-outer-vs-dot-product"/>
    <w:p>
      <w:pPr>
        <w:pStyle w:val="FirstParagraph"/>
      </w:pPr>
      <w:ins w:id="2626" w:author="PR Preview" w:date="2026-01-01T00:00:00Z">
        <w:r>
          <w:rPr>
            <w:i/>
            <w:iCs/>
          </w:rPr>
          <w:t xml:space="preserve">Remark 4</w:t>
        </w:r>
      </w:ins>
      <w:ins w:id="2627" w:author="PR Preview" w:date="2026-01-01T00:00:00Z">
        <w:r>
          <w:t xml:space="preserve"> (Outer product and dot product). </w:t>
        </w:r>
      </w:ins>
      <w:ins w:id="2628" w:author="PR Preview" w:date="2026-01-01T00:00:00Z">
        <w:r>
          <w:t xml:space="preserve">The dot product</w:t>
        </w:r>
      </w:ins>
      <w:ins w:id="2629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ins w:id="2630" w:author="PR Preview" w:date="2026-01-01T00:00:00Z">
        <w:r>
          <w:t xml:space="preserve"> </w:t>
        </w:r>
      </w:ins>
      <w:ins w:id="2631" w:author="PR Preview" w:date="2026-01-01T00:00:00Z">
        <w:r>
          <w:t xml:space="preserve">(</w:t>
        </w:r>
      </w:ins>
      <w:hyperlink r:id="rId91">
        <w:ins w:id="2632" w:author="PR Preview" w:date="2026-01-01T00:00:00Z">
          <w:r>
            <w:rPr>
              <w:rStyle w:val="Hyperlink"/>
            </w:rPr>
            <w:t xml:space="preserve">Example 6 in Matrices</w:t>
          </w:r>
        </w:ins>
      </w:hyperlink>
      <w:ins w:id="2633" w:author="PR Preview" w:date="2026-01-01T00:00:00Z">
        <w:r>
          <w:t xml:space="preserve">)</w:t>
        </w:r>
      </w:ins>
      <w:ins w:id="2634" w:author="PR Preview" w:date="2026-01-01T00:00:00Z">
        <w:r>
          <w:t xml:space="preserve"> </w:t>
        </w:r>
      </w:ins>
      <w:ins w:id="2635" w:author="PR Preview" w:date="2026-01-01T00:00:00Z">
        <w:r>
          <w:t xml:space="preserve">needs two vectors of the same length and gives a number.</w:t>
        </w:r>
      </w:ins>
      <w:ins w:id="2636" w:author="PR Preview" w:date="2026-01-01T00:00:00Z">
        <w:r>
          <w:t xml:space="preserve"> </w:t>
        </w:r>
      </w:ins>
      <w:ins w:id="2637" w:author="PR Preview" w:date="2026-01-01T00:00:00Z">
        <w:r>
          <w:t xml:space="preserve">The outer product</w:t>
        </w:r>
      </w:ins>
      <w:ins w:id="263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ins w:id="2639" w:author="PR Preview" w:date="2026-01-01T00:00:00Z">
        <w:r>
          <w:t xml:space="preserve"> </w:t>
        </w:r>
      </w:ins>
      <w:ins w:id="2640" w:author="PR Preview" w:date="2026-01-01T00:00:00Z">
        <w:r>
          <w:t xml:space="preserve">takes vectors of any two lengths and gives a matrix</w:t>
        </w:r>
      </w:ins>
      <w:ins w:id="2641" w:author="PR Preview" w:date="2026-01-01T00:00:00Z">
        <w:r>
          <w:t xml:space="preserve"> </w:t>
        </w:r>
      </w:ins>
      <w:ins w:id="2642" w:author="PR Preview" w:date="2026-01-01T00:00:00Z">
        <w:r>
          <w:t xml:space="preserve">(Banerjee and Roy 2014, chap. 1, p. 11)</w:t>
        </w:r>
      </w:ins>
      <w:ins w:id="2643" w:author="PR Preview" w:date="2026-01-01T00:00:00Z">
        <w:r>
          <w:t xml:space="preserve">.</w:t>
        </w:r>
      </w:ins>
    </w:p>
    <w:p>
      <w:pPr>
        <w:pStyle w:val="BodyText"/>
      </w:pPr>
      <w:ins w:id="2644" w:author="PR Preview" w:date="2026-01-01T00:00:00Z">
        <w:r>
          <w:t xml:space="preserve">For example,</w:t>
        </w:r>
      </w:ins>
      <w:ins w:id="264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2646" w:author="PR Preview" w:date="2026-01-01T00:00:00Z">
        <w:r>
          <w:t xml:space="preserve"> </w:t>
        </w:r>
      </w:ins>
      <w:ins w:id="2647" w:author="PR Preview" w:date="2026-01-01T00:00:00Z">
        <w:r>
          <w:t xml:space="preserve">and</w:t>
        </w:r>
      </w:ins>
      <w:ins w:id="264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ins w:id="2649" w:author="PR Preview" w:date="2026-01-01T00:00:00Z">
        <w:r>
          <w:t xml:space="preserve"> </w:t>
        </w:r>
      </w:ins>
      <w:ins w:id="2650" w:author="PR Preview" w:date="2026-01-01T00:00:00Z">
        <w:r>
          <w:t xml:space="preserve">in</w:t>
        </w:r>
      </w:ins>
      <w:ins w:id="2651" w:author="PR Preview" w:date="2026-01-01T00:00:00Z">
        <w:r>
          <w:t xml:space="preserve"> </w:t>
        </w:r>
      </w:ins>
      <w:hyperlink w:anchor="exm-outer-product">
        <w:ins w:id="2652" w:author="PR Preview" w:date="2026-01-01T00:00:00Z">
          <w:r>
            <w:rPr>
              <w:rStyle w:val="Hyperlink"/>
            </w:rPr>
            <w:t xml:space="preserve">Example 25</w:t>
          </w:r>
        </w:ins>
      </w:hyperlink>
      <w:ins w:id="2653" w:author="PR Preview" w:date="2026-01-01T00:00:00Z">
        <w:r>
          <w:t xml:space="preserve"> </w:t>
        </w:r>
      </w:ins>
      <w:ins w:id="2654" w:author="PR Preview" w:date="2026-01-01T00:00:00Z">
        <w:r>
          <w:t xml:space="preserve">have different lengths,</w:t>
        </w:r>
      </w:ins>
      <w:ins w:id="2655" w:author="PR Preview" w:date="2026-01-01T00:00:00Z">
        <w:r>
          <w:t xml:space="preserve"> </w:t>
        </w:r>
      </w:ins>
      <w:ins w:id="2656" w:author="PR Preview" w:date="2026-01-01T00:00:00Z">
        <w:r>
          <w:t xml:space="preserve">so they have no dot product,</w:t>
        </w:r>
      </w:ins>
      <w:ins w:id="2657" w:author="PR Preview" w:date="2026-01-01T00:00:00Z">
        <w:r>
          <w:t xml:space="preserve"> </w:t>
        </w:r>
      </w:ins>
      <w:ins w:id="2658" w:author="PR Preview" w:date="2026-01-01T00:00:00Z">
        <w:r>
          <w:t xml:space="preserve">but their outer product is a</w:t>
        </w:r>
      </w:ins>
      <w:ins w:id="2659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2660" w:author="PR Preview" w:date="2026-01-01T00:00:00Z">
        <w:r>
          <w:t xml:space="preserve"> </w:t>
        </w:r>
      </w:ins>
      <w:ins w:id="2661" w:author="PR Preview" w:date="2026-01-01T00:00:00Z">
        <w:r>
          <w:t xml:space="preserve">matrix.</w:t>
        </w:r>
      </w:ins>
      <w:ins w:id="2662" w:author="PR Preview" w:date="2026-01-01T00:00:00Z">
        <w:r>
          <w:t xml:space="preserve"> </w:t>
        </w:r>
      </w:ins>
      <w:ins w:id="2663" w:author="PR Preview" w:date="2026-01-01T00:00:00Z">
        <w:r>
          <w:t xml:space="preserve">For</w:t>
        </w:r>
      </w:ins>
      <w:ins w:id="266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2665" w:author="PR Preview" w:date="2026-01-01T00:00:00Z">
        <w:r>
          <w:t xml:space="preserve"> </w:t>
        </w:r>
      </w:ins>
      <w:ins w:id="2666" w:author="PR Preview" w:date="2026-01-01T00:00:00Z">
        <w:r>
          <w:t xml:space="preserve">and</w:t>
        </w:r>
      </w:ins>
      <w:ins w:id="266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2668" w:author="PR Preview" w:date="2026-01-01T00:00:00Z">
        <w:r>
          <w:t xml:space="preserve">,</w:t>
        </w:r>
      </w:ins>
      <w:ins w:id="2669" w:author="PR Preview" w:date="2026-01-01T00:00:00Z">
        <w:r>
          <w:t xml:space="preserve"> </w:t>
        </w:r>
      </w:ins>
      <w:ins w:id="2670" w:author="PR Preview" w:date="2026-01-01T00:00:00Z">
        <w:r>
          <w:t xml:space="preserve">which have the same length, both products exist: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2"/>
    <w:bookmarkStart w:id="94" w:name="thm-outer-product-rank"/>
    <w:p>
      <w:pPr>
        <w:pStyle w:val="FirstParagraph"/>
      </w:pPr>
      <w:ins w:id="2671" w:author="PR Preview" w:date="2026-01-01T00:00:00Z">
        <w:r>
          <w:rPr>
            <w:b/>
            <w:bCs/>
          </w:rPr>
          <w:t xml:space="preserve">Theorem 10 (An outer product has rank one)</w:t>
        </w:r>
      </w:ins>
      <w:ins w:id="2672" w:author="PR Preview" w:date="2026-01-01T00:00:00Z">
        <w:r>
          <w:t xml:space="preserve"> </w:t>
        </w:r>
      </w:ins>
      <w:ins w:id="2673" w:author="PR Preview" w:date="2026-01-01T00:00:00Z">
        <w:r>
          <w:t xml:space="preserve">If</w:t>
        </w:r>
      </w:ins>
      <w:ins w:id="267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</m:oMath>
      <w:ins w:id="2675" w:author="PR Preview" w:date="2026-01-01T00:00:00Z">
        <w:r>
          <w:t xml:space="preserve"> </w:t>
        </w:r>
      </w:ins>
      <w:ins w:id="2676" w:author="PR Preview" w:date="2026-01-01T00:00:00Z">
        <w:r>
          <w:t xml:space="preserve">is a nonzero vector of length</w:t>
        </w:r>
      </w:ins>
      <w:ins w:id="2677" w:author="PR Preview" w:date="2026-01-01T00:00:00Z">
        <w:r>
          <w:t xml:space="preserve"> </w:t>
        </w:r>
      </w:ins>
      <m:oMath>
        <m:r>
          <m:t>m</m:t>
        </m:r>
      </m:oMath>
      <w:ins w:id="2678" w:author="PR Preview" w:date="2026-01-01T00:00:00Z">
        <w:r>
          <w:t xml:space="preserve"> </w:t>
        </w:r>
      </w:ins>
      <w:ins w:id="2679" w:author="PR Preview" w:date="2026-01-01T00:00:00Z">
        <w:r>
          <w:t xml:space="preserve">and</w:t>
        </w:r>
      </w:ins>
      <w:ins w:id="268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</m:oMath>
      <w:ins w:id="2681" w:author="PR Preview" w:date="2026-01-01T00:00:00Z">
        <w:r>
          <w:t xml:space="preserve"> </w:t>
        </w:r>
      </w:ins>
      <w:ins w:id="2682" w:author="PR Preview" w:date="2026-01-01T00:00:00Z">
        <w:r>
          <w:t xml:space="preserve">is a nonzero vector of length</w:t>
        </w:r>
      </w:ins>
      <w:ins w:id="2683" w:author="PR Preview" w:date="2026-01-01T00:00:00Z">
        <w:r>
          <w:t xml:space="preserve"> </w:t>
        </w:r>
      </w:ins>
      <m:oMath>
        <m:r>
          <m:t>n</m:t>
        </m:r>
      </m:oMath>
      <w:ins w:id="2684" w:author="PR Preview" w:date="2026-01-01T00:00:00Z">
        <w:r>
          <w:t xml:space="preserve">,</w:t>
        </w:r>
      </w:ins>
      <w:ins w:id="2685" w:author="PR Preview" w:date="2026-01-01T00:00:00Z">
        <w:r>
          <w:t xml:space="preserve"> </w:t>
        </w:r>
      </w:ins>
      <w:ins w:id="2686" w:author="PR Preview" w:date="2026-01-01T00:00:00Z">
        <w:r>
          <w:t xml:space="preserve">then</w:t>
        </w:r>
      </w:ins>
      <w:ins w:id="2687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2688" w:author="PR Preview" w:date="2026-01-01T00:00:00Z">
        <w:r>
          <w:t xml:space="preserve"> </w:t>
        </w:r>
      </w:ins>
      <w:ins w:id="2689" w:author="PR Preview" w:date="2026-01-01T00:00:00Z">
        <w:r>
          <w:t xml:space="preserve">(</w:t>
        </w:r>
      </w:ins>
      <w:hyperlink r:id="rId93">
        <w:ins w:id="2690" w:author="PR Preview" w:date="2026-01-01T00:00:00Z">
          <w:r>
            <w:rPr>
              <w:rStyle w:val="Hyperlink"/>
            </w:rPr>
            <w:t xml:space="preserve">Definition 2 in Subspaces and Rank</w:t>
          </w:r>
        </w:ins>
      </w:hyperlink>
      <w:ins w:id="2691" w:author="PR Preview" w:date="2026-01-01T00:00:00Z">
        <w:r>
          <w:t xml:space="preserve">).</w:t>
        </w:r>
      </w:ins>
    </w:p>
    <w:bookmarkEnd w:id="94"/>
    <w:p>
      <w:pPr>
        <w:pStyle w:val="BodyText"/>
      </w:pPr>
      <w:ins w:id="2692" w:author="PR Preview" w:date="2026-01-01T00:00:00Z">
        <w:r>
          <w:rPr>
            <w:i/>
            <w:iCs/>
          </w:rPr>
          <w:t xml:space="preserve">Proof</w:t>
        </w:r>
      </w:ins>
      <w:ins w:id="2693" w:author="PR Preview" w:date="2026-01-01T00:00:00Z">
        <w:r>
          <w:t xml:space="preserve">. </w:t>
        </w:r>
      </w:ins>
      <w:ins w:id="2694" w:author="PR Preview" w:date="2026-01-01T00:00:00Z">
        <w:r>
          <w:t xml:space="preserve">Column</w:t>
        </w:r>
      </w:ins>
      <w:ins w:id="2695" w:author="PR Preview" w:date="2026-01-01T00:00:00Z">
        <w:r>
          <w:t xml:space="preserve"> </w:t>
        </w:r>
      </w:ins>
      <m:oMath>
        <m:r>
          <m:t>j</m:t>
        </m:r>
      </m:oMath>
      <w:ins w:id="2696" w:author="PR Preview" w:date="2026-01-01T00:00:00Z">
        <w:r>
          <w:t xml:space="preserve"> </w:t>
        </w:r>
      </w:ins>
      <w:ins w:id="2697" w:author="PR Preview" w:date="2026-01-01T00:00:00Z">
        <w:r>
          <w:t xml:space="preserve">of</w:t>
        </w:r>
      </w:ins>
      <w:ins w:id="269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ins w:id="2699" w:author="PR Preview" w:date="2026-01-01T00:00:00Z">
        <w:r>
          <w:t xml:space="preserve"> </w:t>
        </w:r>
      </w:ins>
      <w:ins w:id="2700" w:author="PR Preview" w:date="2026-01-01T00:00:00Z">
        <w:r>
          <w:t xml:space="preserve">has entries</w:t>
        </w:r>
      </w:ins>
      <w:ins w:id="2701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ins w:id="2702" w:author="PR Preview" w:date="2026-01-01T00:00:00Z">
        <w:r>
          <w:t xml:space="preserve">,</w:t>
        </w:r>
      </w:ins>
      <w:ins w:id="2703" w:author="PR Preview" w:date="2026-01-01T00:00:00Z">
        <w:r>
          <w:t xml:space="preserve"> </w:t>
        </w:r>
      </w:ins>
      <w:ins w:id="2704" w:author="PR Preview" w:date="2026-01-01T00:00:00Z">
        <w:r>
          <w:t xml:space="preserve">so it is the vector</w:t>
        </w:r>
      </w:ins>
      <w:ins w:id="2705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ins w:id="2706" w:author="PR Preview" w:date="2026-01-01T00:00:00Z">
        <w:r>
          <w:t xml:space="preserve">.</w:t>
        </w:r>
      </w:ins>
    </w:p>
    <w:p>
      <w:pPr>
        <w:pStyle w:val="BodyText"/>
      </w:pPr>
      <w:ins w:id="2707" w:author="PR Preview" w:date="2026-01-01T00:00:00Z">
        <w:r>
          <w:rPr>
            <w:b/>
            <w:bCs/>
          </w:rPr>
          <w:t xml:space="preserve">The rank is at least one.</w:t>
        </w:r>
      </w:ins>
      <w:ins w:id="2708" w:author="PR Preview" w:date="2026-01-01T00:00:00Z">
        <w:r>
          <w:t xml:space="preserve"> </w:t>
        </w:r>
      </w:ins>
      <w:ins w:id="2709" w:author="PR Preview" w:date="2026-01-01T00:00:00Z">
        <w:r>
          <w:t xml:space="preserve">Because</w:t>
        </w:r>
      </w:ins>
      <w:ins w:id="271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2711" w:author="PR Preview" w:date="2026-01-01T00:00:00Z">
        <w:r>
          <w:t xml:space="preserve">, some entry</w:t>
        </w:r>
      </w:ins>
      <w:ins w:id="2712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j</m:t>
            </m:r>
          </m:sub>
        </m:sSub>
      </m:oMath>
      <w:ins w:id="2713" w:author="PR Preview" w:date="2026-01-01T00:00:00Z">
        <w:r>
          <w:t xml:space="preserve"> </w:t>
        </w:r>
      </w:ins>
      <w:ins w:id="2714" w:author="PR Preview" w:date="2026-01-01T00:00:00Z">
        <w:r>
          <w:t xml:space="preserve">is nonzero.</w:t>
        </w:r>
      </w:ins>
      <w:ins w:id="2715" w:author="PR Preview" w:date="2026-01-01T00:00:00Z">
        <w:r>
          <w:t xml:space="preserve"> </w:t>
        </w:r>
      </w:ins>
      <w:ins w:id="2716" w:author="PR Preview" w:date="2026-01-01T00:00:00Z">
        <w:r>
          <w:t xml:space="preserve">Then column</w:t>
        </w:r>
      </w:ins>
      <w:ins w:id="2717" w:author="PR Preview" w:date="2026-01-01T00:00:00Z">
        <w:r>
          <w:t xml:space="preserve"> </w:t>
        </w:r>
      </w:ins>
      <m:oMath>
        <m:r>
          <m:t>j</m:t>
        </m:r>
      </m:oMath>
      <w:ins w:id="2718" w:author="PR Preview" w:date="2026-01-01T00:00:00Z">
        <w:r>
          <w:t xml:space="preserve">,</w:t>
        </w:r>
      </w:ins>
      <w:ins w:id="2719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ins w:id="2720" w:author="PR Preview" w:date="2026-01-01T00:00:00Z">
        <w:r>
          <w:t xml:space="preserve">, is a nonzero vector,</w:t>
        </w:r>
      </w:ins>
      <w:ins w:id="2721" w:author="PR Preview" w:date="2026-01-01T00:00:00Z">
        <w:r>
          <w:t xml:space="preserve"> </w:t>
        </w:r>
      </w:ins>
      <w:ins w:id="2722" w:author="PR Preview" w:date="2026-01-01T00:00:00Z">
        <w:r>
          <w:t xml:space="preserve">and a single nonzero vector is linearly independent (</w:t>
        </w:r>
      </w:ins>
      <w:hyperlink r:id="rId34">
        <w:ins w:id="2723" w:author="PR Preview" w:date="2026-01-01T00:00:00Z">
          <w:r>
            <w:rPr>
              <w:rStyle w:val="Hyperlink"/>
            </w:rPr>
            <w:t xml:space="preserve">Definition 1 in Subspaces and Rank</w:t>
          </w:r>
        </w:ins>
      </w:hyperlink>
      <w:ins w:id="2724" w:author="PR Preview" w:date="2026-01-01T00:00:00Z">
        <w:r>
          <w:t xml:space="preserve">):</w:t>
        </w:r>
      </w:ins>
      <w:ins w:id="2725" w:author="PR Preview" w:date="2026-01-01T00:00:00Z">
        <w:r>
          <w:t xml:space="preserve"> </w:t>
        </w:r>
      </w:ins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2726" w:author="PR Preview" w:date="2026-01-01T00:00:00Z">
        <w:r>
          <w:t xml:space="preserve"> </w:t>
        </w:r>
      </w:ins>
      <w:ins w:id="2727" w:author="PR Preview" w:date="2026-01-01T00:00:00Z">
        <w:r>
          <w:t xml:space="preserve">forces</w:t>
        </w:r>
      </w:ins>
      <w:ins w:id="2728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2729" w:author="PR Preview" w:date="2026-01-01T00:00:00Z">
        <w:r>
          <w:t xml:space="preserve">.</w:t>
        </w:r>
      </w:ins>
    </w:p>
    <w:p>
      <w:pPr>
        <w:pStyle w:val="BodyText"/>
      </w:pPr>
      <w:ins w:id="2730" w:author="PR Preview" w:date="2026-01-01T00:00:00Z">
        <w:r>
          <w:rPr>
            <w:b/>
            <w:bCs/>
          </w:rPr>
          <w:t xml:space="preserve">The rank is at most one.</w:t>
        </w:r>
      </w:ins>
      <w:ins w:id="2731" w:author="PR Preview" w:date="2026-01-01T00:00:00Z">
        <w:r>
          <w:t xml:space="preserve"> </w:t>
        </w:r>
      </w:ins>
      <w:ins w:id="2732" w:author="PR Preview" w:date="2026-01-01T00:00:00Z">
        <w:r>
          <w:t xml:space="preserve">Take any two columns</w:t>
        </w:r>
      </w:ins>
      <w:ins w:id="2733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≠</m:t>
        </m:r>
        <m:r>
          <m:t>k</m:t>
        </m:r>
      </m:oMath>
      <w:ins w:id="2734" w:author="PR Preview" w:date="2026-01-01T00:00:00Z">
        <w:r>
          <w:t xml:space="preserve">.</w:t>
        </w:r>
      </w:ins>
      <w:ins w:id="2735" w:author="PR Preview" w:date="2026-01-01T00:00:00Z">
        <w:r>
          <w:t xml:space="preserve"> </w:t>
        </w:r>
      </w:ins>
      <w:ins w:id="2736" w:author="PR Preview" w:date="2026-01-01T00:00:00Z">
        <w:r>
          <w:t xml:space="preserve">If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2737" w:author="PR Preview" w:date="2026-01-01T00:00:00Z">
        <w:r>
          <w:t xml:space="preserve">both columns are</w:t>
        </w:r>
      </w:ins>
      <w:ins w:id="273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2739" w:author="PR Preview" w:date="2026-01-01T00:00:00Z">
        <w:r>
          <w:t xml:space="preserve">,</w:t>
        </w:r>
      </w:ins>
      <w:ins w:id="2740" w:author="PR Preview" w:date="2026-01-01T00:00:00Z">
        <w:r>
          <w:t xml:space="preserve"> </w:t>
        </w:r>
      </w:ins>
      <w:ins w:id="2741" w:author="PR Preview" w:date="2026-01-01T00:00:00Z">
        <w:r>
          <w:t xml:space="preserve">and</w:t>
        </w:r>
      </w:ins>
      <w:ins w:id="274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2743" w:author="PR Preview" w:date="2026-01-01T00:00:00Z">
        <w:r>
          <w:t xml:space="preserve">.</w:t>
        </w:r>
      </w:ins>
      <w:ins w:id="2744" w:author="PR Preview" w:date="2026-01-01T00:00:00Z">
        <w:r>
          <w:t xml:space="preserve"> </w:t>
        </w:r>
      </w:ins>
      <w:ins w:id="2745" w:author="PR Preview" w:date="2026-01-01T00:00:00Z">
        <w:r>
          <w:t xml:space="preserve">Otherwise, use the coefficients</w:t>
        </w:r>
      </w:ins>
      <w:ins w:id="2746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ins w:id="2747" w:author="PR Preview" w:date="2026-01-01T00:00:00Z">
        <w:r>
          <w:t xml:space="preserve"> </w:t>
        </w:r>
      </w:ins>
      <w:ins w:id="2748" w:author="PR Preview" w:date="2026-01-01T00:00:00Z">
        <w:r>
          <w:t xml:space="preserve">and</w:t>
        </w:r>
      </w:ins>
      <w:ins w:id="2749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ins w:id="2750" w:author="PR Preview" w:date="2026-01-01T00:00:00Z">
        <w:r>
          <w:t xml:space="preserve">,</w:t>
        </w:r>
      </w:ins>
      <w:ins w:id="2751" w:author="PR Preview" w:date="2026-01-01T00:00:00Z">
        <w:r>
          <w:t xml:space="preserve"> </w:t>
        </w:r>
      </w:ins>
      <w:ins w:id="2752" w:author="PR Preview" w:date="2026-01-01T00:00:00Z">
        <w:r>
          <w:t xml:space="preserve">which are not both zero: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753" w:author="PR Preview" w:date="2026-01-01T00:00:00Z">
        <w:r>
          <w:t xml:space="preserve">Either way, every pair of columns has a combination</w:t>
        </w:r>
      </w:ins>
      <w:ins w:id="2754" w:author="PR Preview" w:date="2026-01-01T00:00:00Z">
        <w:r>
          <w:t xml:space="preserve"> </w:t>
        </w:r>
      </w:ins>
      <w:ins w:id="2755" w:author="PR Preview" w:date="2026-01-01T00:00:00Z">
        <w:r>
          <w:t xml:space="preserve">with coefficients that are not all zero and that equals</w:t>
        </w:r>
      </w:ins>
      <w:ins w:id="275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2757" w:author="PR Preview" w:date="2026-01-01T00:00:00Z">
        <w:r>
          <w:t xml:space="preserve">.</w:t>
        </w:r>
      </w:ins>
      <w:ins w:id="2758" w:author="PR Preview" w:date="2026-01-01T00:00:00Z">
        <w:r>
          <w:t xml:space="preserve"> </w:t>
        </w:r>
      </w:ins>
      <w:ins w:id="2759" w:author="PR Preview" w:date="2026-01-01T00:00:00Z">
        <w:r>
          <w:t xml:space="preserve">Now take any set of two or more columns.</w:t>
        </w:r>
      </w:ins>
      <w:ins w:id="2760" w:author="PR Preview" w:date="2026-01-01T00:00:00Z">
        <w:r>
          <w:t xml:space="preserve"> </w:t>
        </w:r>
      </w:ins>
      <w:ins w:id="2761" w:author="PR Preview" w:date="2026-01-01T00:00:00Z">
        <w:r>
          <w:t xml:space="preserve">It contains a pair</w:t>
        </w:r>
      </w:ins>
      <w:ins w:id="2762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≠</m:t>
        </m:r>
        <m:r>
          <m:t>k</m:t>
        </m:r>
      </m:oMath>
      <w:ins w:id="2763" w:author="PR Preview" w:date="2026-01-01T00:00:00Z">
        <w:r>
          <w:t xml:space="preserve">.</w:t>
        </w:r>
      </w:ins>
      <w:ins w:id="2764" w:author="PR Preview" w:date="2026-01-01T00:00:00Z">
        <w:r>
          <w:t xml:space="preserve"> </w:t>
        </w:r>
      </w:ins>
      <w:ins w:id="2765" w:author="PR Preview" w:date="2026-01-01T00:00:00Z">
        <w:r>
          <w:t xml:space="preserve">Use that pair’s coefficients for columns</w:t>
        </w:r>
      </w:ins>
      <w:ins w:id="2766" w:author="PR Preview" w:date="2026-01-01T00:00:00Z">
        <w:r>
          <w:t xml:space="preserve"> </w:t>
        </w:r>
      </w:ins>
      <m:oMath>
        <m:r>
          <m:t>j</m:t>
        </m:r>
      </m:oMath>
      <w:ins w:id="2767" w:author="PR Preview" w:date="2026-01-01T00:00:00Z">
        <w:r>
          <w:t xml:space="preserve"> </w:t>
        </w:r>
      </w:ins>
      <w:ins w:id="2768" w:author="PR Preview" w:date="2026-01-01T00:00:00Z">
        <w:r>
          <w:t xml:space="preserve">and</w:t>
        </w:r>
      </w:ins>
      <w:ins w:id="2769" w:author="PR Preview" w:date="2026-01-01T00:00:00Z">
        <w:r>
          <w:t xml:space="preserve"> </w:t>
        </w:r>
      </w:ins>
      <m:oMath>
        <m:r>
          <m:t>k</m:t>
        </m:r>
      </m:oMath>
      <w:ins w:id="2770" w:author="PR Preview" w:date="2026-01-01T00:00:00Z">
        <w:r>
          <w:t xml:space="preserve">,</w:t>
        </w:r>
      </w:ins>
      <w:ins w:id="2771" w:author="PR Preview" w:date="2026-01-01T00:00:00Z">
        <w:r>
          <w:t xml:space="preserve"> </w:t>
        </w:r>
      </w:ins>
      <w:ins w:id="2772" w:author="PR Preview" w:date="2026-01-01T00:00:00Z">
        <w:r>
          <w:t xml:space="preserve">and the coefficient</w:t>
        </w:r>
      </w:ins>
      <w:ins w:id="2773" w:author="PR Preview" w:date="2026-01-01T00:00:00Z">
        <w:r>
          <w:t xml:space="preserve"> </w:t>
        </w:r>
      </w:ins>
      <m:oMath>
        <m:r>
          <m:t>0</m:t>
        </m:r>
      </m:oMath>
      <w:ins w:id="2774" w:author="PR Preview" w:date="2026-01-01T00:00:00Z">
        <w:r>
          <w:t xml:space="preserve"> </w:t>
        </w:r>
      </w:ins>
      <w:ins w:id="2775" w:author="PR Preview" w:date="2026-01-01T00:00:00Z">
        <w:r>
          <w:t xml:space="preserve">for every other column in the set.</w:t>
        </w:r>
      </w:ins>
      <w:ins w:id="2776" w:author="PR Preview" w:date="2026-01-01T00:00:00Z">
        <w:r>
          <w:t xml:space="preserve"> </w:t>
        </w:r>
      </w:ins>
      <w:ins w:id="2777" w:author="PR Preview" w:date="2026-01-01T00:00:00Z">
        <w:r>
          <w:t xml:space="preserve">This combination equals</w:t>
        </w:r>
      </w:ins>
      <w:ins w:id="277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2779" w:author="PR Preview" w:date="2026-01-01T00:00:00Z">
        <w:r>
          <w:t xml:space="preserve">,</w:t>
        </w:r>
      </w:ins>
      <w:ins w:id="2780" w:author="PR Preview" w:date="2026-01-01T00:00:00Z">
        <w:r>
          <w:t xml:space="preserve"> </w:t>
        </w:r>
      </w:ins>
      <w:ins w:id="2781" w:author="PR Preview" w:date="2026-01-01T00:00:00Z">
        <w:r>
          <w:t xml:space="preserve">and its coefficients are not all zero,</w:t>
        </w:r>
      </w:ins>
      <w:ins w:id="2782" w:author="PR Preview" w:date="2026-01-01T00:00:00Z">
        <w:r>
          <w:t xml:space="preserve"> </w:t>
        </w:r>
      </w:ins>
      <w:ins w:id="2783" w:author="PR Preview" w:date="2026-01-01T00:00:00Z">
        <w:r>
          <w:t xml:space="preserve">so the set is not linearly independent (</w:t>
        </w:r>
      </w:ins>
      <w:hyperlink r:id="rId34">
        <w:ins w:id="2784" w:author="PR Preview" w:date="2026-01-01T00:00:00Z">
          <w:r>
            <w:rPr>
              <w:rStyle w:val="Hyperlink"/>
            </w:rPr>
            <w:t xml:space="preserve">Definition 1 in Subspaces and Rank</w:t>
          </w:r>
        </w:ins>
      </w:hyperlink>
      <w:ins w:id="2785" w:author="PR Preview" w:date="2026-01-01T00:00:00Z">
        <w:r>
          <w:t xml:space="preserve">).</w:t>
        </w:r>
      </w:ins>
      <w:ins w:id="2786" w:author="PR Preview" w:date="2026-01-01T00:00:00Z">
        <w:r>
          <w:t xml:space="preserve"> </w:t>
        </w:r>
      </w:ins>
      <w:ins w:id="2787" w:author="PR Preview" w:date="2026-01-01T00:00:00Z">
        <w:r>
          <w:t xml:space="preserve">The largest linearly independent set of columns therefore has one column.</w:t>
        </w:r>
      </w:ins>
    </w:p>
    <w:bookmarkStart w:id="95" w:name="exm-outer-product-rank"/>
    <w:p>
      <w:pPr>
        <w:pStyle w:val="BodyText"/>
      </w:pPr>
      <w:ins w:id="2788" w:author="PR Preview" w:date="2026-01-01T00:00:00Z">
        <w:r>
          <w:rPr>
            <w:b/>
            <w:bCs/>
          </w:rPr>
          <w:t xml:space="preserve">Example 26 (The rank of an outer product)</w:t>
        </w:r>
      </w:ins>
      <w:ins w:id="2789" w:author="PR Preview" w:date="2026-01-01T00:00:00Z">
        <w:r>
          <w:t xml:space="preserve"> </w:t>
        </w:r>
      </w:ins>
      <w:ins w:id="2790" w:author="PR Preview" w:date="2026-01-01T00:00:00Z">
        <w:r>
          <w:t xml:space="preserve">In</w:t>
        </w:r>
      </w:ins>
      <w:ins w:id="2791" w:author="PR Preview" w:date="2026-01-01T00:00:00Z">
        <w:r>
          <w:t xml:space="preserve"> </w:t>
        </w:r>
      </w:ins>
      <w:hyperlink w:anchor="exm-outer-product">
        <w:ins w:id="2792" w:author="PR Preview" w:date="2026-01-01T00:00:00Z">
          <w:r>
            <w:rPr>
              <w:rStyle w:val="Hyperlink"/>
            </w:rPr>
            <w:t xml:space="preserve">Example 25</w:t>
          </w:r>
        </w:ins>
      </w:hyperlink>
      <w:ins w:id="2793" w:author="PR Preview" w:date="2026-01-01T00:00:00Z">
        <w:r>
          <w:t xml:space="preserve">,</w:t>
        </w:r>
      </w:ins>
      <w:ins w:id="2794" w:author="PR Preview" w:date="2026-01-01T00:00:00Z">
        <w:r>
          <w:t xml:space="preserve"> </w:t>
        </w:r>
      </w:ins>
      <w:ins w:id="2795" w:author="PR Preview" w:date="2026-01-01T00:00:00Z">
        <w:r>
          <w:t xml:space="preserve">the second column</w:t>
        </w:r>
      </w:ins>
      <w:ins w:id="279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ins w:id="2797" w:author="PR Preview" w:date="2026-01-01T00:00:00Z">
        <w:r>
          <w:t xml:space="preserve"> </w:t>
        </w:r>
      </w:ins>
      <w:ins w:id="2798" w:author="PR Preview" w:date="2026-01-01T00:00:00Z">
        <w:r>
          <w:t xml:space="preserve">of</w:t>
        </w:r>
      </w:ins>
      <w:ins w:id="279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ins w:id="2800" w:author="PR Preview" w:date="2026-01-01T00:00:00Z">
        <w:r>
          <w:t xml:space="preserve"> </w:t>
        </w:r>
      </w:ins>
      <w:ins w:id="2801" w:author="PR Preview" w:date="2026-01-01T00:00:00Z">
        <w:r>
          <w:t xml:space="preserve">is</w:t>
        </w:r>
      </w:ins>
      <w:ins w:id="280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ins w:id="2803" w:author="PR Preview" w:date="2026-01-01T00:00:00Z">
        <w:r>
          <w:t xml:space="preserve"> </w:t>
        </w:r>
      </w:ins>
      <w:ins w:id="2804" w:author="PR Preview" w:date="2026-01-01T00:00:00Z">
        <w:r>
          <w:t xml:space="preserve">times the first column</w:t>
        </w:r>
      </w:ins>
      <w:ins w:id="28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ins w:id="2806" w:author="PR Preview" w:date="2026-01-01T00:00:00Z">
        <w:r>
          <w:t xml:space="preserve">,</w:t>
        </w:r>
      </w:ins>
      <w:ins w:id="2807" w:author="PR Preview" w:date="2026-01-01T00:00:00Z">
        <w:r>
          <w:t xml:space="preserve"> </w:t>
        </w:r>
      </w:ins>
      <w:ins w:id="2808" w:author="PR Preview" w:date="2026-01-01T00:00:00Z">
        <w:r>
          <w:t xml:space="preserve">because the columns are</w:t>
        </w:r>
      </w:ins>
      <w:ins w:id="2809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ins w:id="2810" w:author="PR Preview" w:date="2026-01-01T00:00:00Z">
        <w:r>
          <w:t xml:space="preserve"> </w:t>
        </w:r>
      </w:ins>
      <w:ins w:id="2811" w:author="PR Preview" w:date="2026-01-01T00:00:00Z">
        <w:r>
          <w:t xml:space="preserve">and</w:t>
        </w:r>
      </w:ins>
      <w:ins w:id="2812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ins w:id="2813" w:author="PR Preview" w:date="2026-01-01T00:00:00Z">
        <w:r>
          <w:t xml:space="preserve">.</w:t>
        </w:r>
      </w:ins>
      <w:ins w:id="2814" w:author="PR Preview" w:date="2026-01-01T00:00:00Z">
        <w:r>
          <w:t xml:space="preserve"> </w:t>
        </w:r>
      </w:ins>
      <w:ins w:id="2815" w:author="PR Preview" w:date="2026-01-01T00:00:00Z">
        <w:r>
          <w:t xml:space="preserve">So the two columns are not linearly independent,</w:t>
        </w:r>
      </w:ins>
      <w:ins w:id="2816" w:author="PR Preview" w:date="2026-01-01T00:00:00Z">
        <w:r>
          <w:t xml:space="preserve"> </w:t>
        </w:r>
      </w:ins>
      <w:ins w:id="2817" w:author="PR Preview" w:date="2026-01-01T00:00:00Z">
        <w:r>
          <w:t xml:space="preserve">and the</w:t>
        </w:r>
      </w:ins>
      <w:ins w:id="2818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2819" w:author="PR Preview" w:date="2026-01-01T00:00:00Z">
        <w:r>
          <w:t xml:space="preserve"> </w:t>
        </w:r>
      </w:ins>
      <w:ins w:id="2820" w:author="PR Preview" w:date="2026-01-01T00:00:00Z">
        <w:r>
          <w:t xml:space="preserve">matrix has rank</w:t>
        </w:r>
      </w:ins>
      <w:ins w:id="2821" w:author="PR Preview" w:date="2026-01-01T00:00:00Z">
        <w:r>
          <w:t xml:space="preserve"> </w:t>
        </w:r>
      </w:ins>
      <m:oMath>
        <m:r>
          <m:t>1</m:t>
        </m:r>
      </m:oMath>
      <w:ins w:id="2822" w:author="PR Preview" w:date="2026-01-01T00:00:00Z">
        <w:r>
          <w:t xml:space="preserve">.</w:t>
        </w:r>
      </w:ins>
    </w:p>
    <w:bookmarkEnd w:id="95"/>
    <w:bookmarkStart w:id="102" w:name="refs"/>
    <w:bookmarkStart w:id="97" w:name="ref-axler2024linear"/>
    <w:p>
      <w:pPr>
        <w:pStyle w:val="Bibliography"/>
      </w:pPr>
      <w:ins w:id="2823" w:author="PR Preview" w:date="2026-01-01T00:00:00Z">
        <w:r>
          <w:t xml:space="preserve">Axler, Sheldon. 2024.</w:t>
        </w:r>
      </w:ins>
      <w:ins w:id="2824" w:author="PR Preview" w:date="2026-01-01T00:00:00Z">
        <w:r>
          <w:t xml:space="preserve"> </w:t>
        </w:r>
      </w:ins>
      <w:ins w:id="2825" w:author="PR Preview" w:date="2026-01-01T00:00:00Z">
        <w:r>
          <w:rPr>
            <w:i/>
            <w:iCs/>
          </w:rPr>
          <w:t xml:space="preserve">Linear Algebra Done Right</w:t>
        </w:r>
      </w:ins>
      <w:ins w:id="2826" w:author="PR Preview" w:date="2026-01-01T00:00:00Z">
        <w:r>
          <w:t xml:space="preserve">. 4th ed. Undergraduate Texts in Mathematics. Springer.</w:t>
        </w:r>
      </w:ins>
      <w:ins w:id="2827" w:author="PR Preview" w:date="2026-01-01T00:00:00Z">
        <w:r>
          <w:t xml:space="preserve"> </w:t>
        </w:r>
      </w:ins>
      <w:hyperlink r:id="rId96">
        <w:ins w:id="2828" w:author="PR Preview" w:date="2026-01-01T00:00:00Z">
          <w:r>
            <w:rPr>
              <w:rStyle w:val="Hyperlink"/>
            </w:rPr>
            <w:t xml:space="preserve">https://doi.org/10.1007/978-3-031-41026-0</w:t>
          </w:r>
        </w:ins>
      </w:hyperlink>
      <w:ins w:id="2829" w:author="PR Preview" w:date="2026-01-01T00:00:00Z">
        <w:r>
          <w:t xml:space="preserve">.</w:t>
        </w:r>
      </w:ins>
    </w:p>
    <w:bookmarkEnd w:id="97"/>
    <w:bookmarkStart w:id="99" w:name="ref-banerjee2014linear"/>
    <w:p>
      <w:pPr>
        <w:pStyle w:val="Bibliography"/>
      </w:pPr>
      <w:ins w:id="2830" w:author="PR Preview" w:date="2026-01-01T00:00:00Z">
        <w:r>
          <w:t xml:space="preserve">Banerjee, Sudipto, and Anindya Roy. 2014.</w:t>
        </w:r>
      </w:ins>
      <w:ins w:id="2831" w:author="PR Preview" w:date="2026-01-01T00:00:00Z">
        <w:r>
          <w:t xml:space="preserve"> </w:t>
        </w:r>
      </w:ins>
      <w:ins w:id="2832" w:author="PR Preview" w:date="2026-01-01T00:00:00Z">
        <w:r>
          <w:rPr>
            <w:i/>
            <w:iCs/>
          </w:rPr>
          <w:t xml:space="preserve">Linear Algebra and Matrix Analysis for Statistics</w:t>
        </w:r>
      </w:ins>
      <w:ins w:id="2833" w:author="PR Preview" w:date="2026-01-01T00:00:00Z">
        <w:r>
          <w:t xml:space="preserve">. Vol. 181. Crc Press Boca Raton.</w:t>
        </w:r>
      </w:ins>
      <w:ins w:id="2834" w:author="PR Preview" w:date="2026-01-01T00:00:00Z">
        <w:r>
          <w:t xml:space="preserve"> </w:t>
        </w:r>
      </w:ins>
      <w:hyperlink r:id="rId98">
        <w:ins w:id="2835" w:author="PR Preview" w:date="2026-01-01T00:00:00Z">
          <w:r>
            <w:rPr>
              <w:rStyle w:val="Hyperlink"/>
            </w:rPr>
            <w:t xml:space="preserve">https://www.routledge.com/Linear-Algebra-and-Matrix-Analysis-for-Statistics/Banerjee-Roy/p/book/9781420095388</w:t>
          </w:r>
        </w:ins>
      </w:hyperlink>
      <w:ins w:id="2836" w:author="PR Preview" w:date="2026-01-01T00:00:00Z">
        <w:r>
          <w:t xml:space="preserve">.</w:t>
        </w:r>
      </w:ins>
    </w:p>
    <w:bookmarkEnd w:id="99"/>
    <w:bookmarkStart w:id="101" w:name="ref-zhou2024vector"/>
    <w:p>
      <w:pPr>
        <w:pStyle w:val="Bibliography"/>
      </w:pPr>
      <w:ins w:id="2837" w:author="PR Preview" w:date="2026-01-01T00:00:00Z">
        <w:r>
          <w:t xml:space="preserve">Zhou, Hua. 2024.</w:t>
        </w:r>
      </w:ins>
      <w:ins w:id="2838" w:author="PR Preview" w:date="2026-01-01T00:00:00Z">
        <w:r>
          <w:t xml:space="preserve"> </w:t>
        </w:r>
      </w:ins>
      <w:ins w:id="2839" w:author="PR Preview" w:date="2026-01-01T00:00:00Z">
        <w:r>
          <w:rPr>
            <w:i/>
            <w:iCs/>
          </w:rPr>
          <w:t xml:space="preserve">Vectors</w:t>
        </w:r>
      </w:ins>
      <w:ins w:id="2840" w:author="PR Preview" w:date="2026-01-01T00:00:00Z">
        <w:r>
          <w:t xml:space="preserve">. Lecture notes for Biostat 216, Mathematical Methods for Biostatistics, University of California, Los Angeles.</w:t>
        </w:r>
      </w:ins>
      <w:ins w:id="2841" w:author="PR Preview" w:date="2026-01-01T00:00:00Z">
        <w:r>
          <w:t xml:space="preserve"> </w:t>
        </w:r>
      </w:ins>
      <w:hyperlink r:id="rId100">
        <w:ins w:id="2842" w:author="PR Preview" w:date="2026-01-01T00:00:00Z">
          <w:r>
            <w:rPr>
              <w:rStyle w:val="Hyperlink"/>
            </w:rPr>
            <w:t xml:space="preserve">https://ucla-biostat-216.github.io/2024fall/slides/02-vector/02-vector.html</w:t>
          </w:r>
        </w:ins>
      </w:hyperlink>
      <w:ins w:id="2843" w:author="PR Preview" w:date="2026-01-01T00:00:00Z">
        <w:r>
          <w:t xml:space="preserve">.</w:t>
        </w:r>
      </w:ins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8" Type="http://schemas.openxmlformats.org/officeDocument/2006/relationships/hyperlink" Target="algebra.qmd#def-absolute-value" TargetMode="External"/><Relationship Id="rId96" Type="http://schemas.openxmlformats.org/officeDocument/2006/relationships/hyperlink" Target="https://doi.org/10.1007/978-3-031-41026-0" TargetMode="External"/><Relationship Id="rId100" Type="http://schemas.openxmlformats.org/officeDocument/2006/relationships/hyperlink" Target="https://ucla-biostat-216.github.io/2024fall/slides/02-vector/02-vector.html" TargetMode="External"/><Relationship Id="rId98" Type="http://schemas.openxmlformats.org/officeDocument/2006/relationships/hyperlink" Target="https://www.routledge.com/Linear-Algebra-and-Matrix-Analysis-for-Statistics/Banerjee-Roy/p/book/9781420095388" TargetMode="External"/><Relationship Id="rId88" Type="http://schemas.openxmlformats.org/officeDocument/2006/relationships/hyperlink" Target="linear-algebra-matrices.html#def-matrix-mult" TargetMode="External"/><Relationship Id="rId91" Type="http://schemas.openxmlformats.org/officeDocument/2006/relationships/hyperlink" Target="linear-algebra-matrices.html#exm-dot-product-matmul" TargetMode="External"/><Relationship Id="rId63" Type="http://schemas.openxmlformats.org/officeDocument/2006/relationships/hyperlink" Target="linear-algebra-subspaces.html#def-basis" TargetMode="External"/><Relationship Id="rId66" Type="http://schemas.openxmlformats.org/officeDocument/2006/relationships/hyperlink" Target="linear-algebra-subspaces.html#def-dimension" TargetMode="External"/><Relationship Id="rId34" Type="http://schemas.openxmlformats.org/officeDocument/2006/relationships/hyperlink" Target="linear-algebra-subspaces.html#def-linearly-independent" TargetMode="External"/><Relationship Id="rId93" Type="http://schemas.openxmlformats.org/officeDocument/2006/relationships/hyperlink" Target="linear-algebra-subspaces.html#def-rank" TargetMode="External"/><Relationship Id="rId79" Type="http://schemas.openxmlformats.org/officeDocument/2006/relationships/hyperlink" Target="linear-algebra-subspaces.html#def-span" TargetMode="External"/><Relationship Id="rId69" Type="http://schemas.openxmlformats.org/officeDocument/2006/relationships/hyperlink" Target="linear-algebra-subspaces.html#exm-basis" TargetMode="External"/><Relationship Id="rId65" Type="http://schemas.openxmlformats.org/officeDocument/2006/relationships/hyperlink" Target="linear-algebra-subspaces.html#exm-dimension" TargetMode="External"/><Relationship Id="rId85" Type="http://schemas.openxmlformats.org/officeDocument/2006/relationships/hyperlink" Target="linear-algebra-subspaces.html#exm-extend-basis" TargetMode="External"/><Relationship Id="rId70" Type="http://schemas.openxmlformats.org/officeDocument/2006/relationships/hyperlink" Target="linear-algebra-subspaces.html#exm-span" TargetMode="External"/><Relationship Id="rId27" Type="http://schemas.openxmlformats.org/officeDocument/2006/relationships/hyperlink" Target="linear-algebra-subspaces.html#sec-subspaces" TargetMode="External"/><Relationship Id="rId81" Type="http://schemas.openxmlformats.org/officeDocument/2006/relationships/hyperlink" Target="linear-algebra-subspaces.html#thm-add-outside-span" TargetMode="External"/><Relationship Id="rId11" Type="http://schemas.openxmlformats.org/officeDocument/2006/relationships/hyperlink" Target="linear-algebra-subspaces.html#thm-dot-linear" TargetMode="External"/><Relationship Id="rId84" Type="http://schemas.openxmlformats.org/officeDocument/2006/relationships/hyperlink" Target="linear-algebra-subspaces.html#thm-extend-basis" TargetMode="External"/><Relationship Id="rId80" Type="http://schemas.openxmlformats.org/officeDocument/2006/relationships/hyperlink" Target="linear-algebra-subspaces.html#thm-span-subspace" TargetMode="External"/><Relationship Id="rId67" Type="http://schemas.openxmlformats.org/officeDocument/2006/relationships/hyperlink" Target="linear-algebra-subspaces.html#thm-subspace-equal-dim" TargetMode="External"/><Relationship Id="rId41" Type="http://schemas.openxmlformats.org/officeDocument/2006/relationships/hyperlink" Target="linear-algebra-vectors.html#def-euclidean-norm" TargetMode="External"/><Relationship Id="rId20" Type="http://schemas.openxmlformats.org/officeDocument/2006/relationships/hyperlink" Target="linear-algebra-vectors.html#def-orthogonal-vectors" TargetMode="External"/><Relationship Id="rId60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29" Type="http://schemas.openxmlformats.org/officeDocument/2006/relationships/hyperlink" Target="linear-algebra-vectors.html#eq-l2-norm" TargetMode="External"/><Relationship Id="rId30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78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.qmd#def-absolute-value" TargetMode="External"/><Relationship Id="rId96" Type="http://schemas.openxmlformats.org/officeDocument/2006/relationships/hyperlink" Target="https://doi.org/10.1007/978-3-031-41026-0" TargetMode="External"/><Relationship Id="rId100" Type="http://schemas.openxmlformats.org/officeDocument/2006/relationships/hyperlink" Target="https://ucla-biostat-216.github.io/2024fall/slides/02-vector/02-vector.html" TargetMode="External"/><Relationship Id="rId98" Type="http://schemas.openxmlformats.org/officeDocument/2006/relationships/hyperlink" Target="https://www.routledge.com/Linear-Algebra-and-Matrix-Analysis-for-Statistics/Banerjee-Roy/p/book/9781420095388" TargetMode="External"/><Relationship Id="rId88" Type="http://schemas.openxmlformats.org/officeDocument/2006/relationships/hyperlink" Target="linear-algebra-matrices.html#def-matrix-mult" TargetMode="External"/><Relationship Id="rId91" Type="http://schemas.openxmlformats.org/officeDocument/2006/relationships/hyperlink" Target="linear-algebra-matrices.html#exm-dot-product-matmul" TargetMode="External"/><Relationship Id="rId63" Type="http://schemas.openxmlformats.org/officeDocument/2006/relationships/hyperlink" Target="linear-algebra-subspaces.html#def-basis" TargetMode="External"/><Relationship Id="rId66" Type="http://schemas.openxmlformats.org/officeDocument/2006/relationships/hyperlink" Target="linear-algebra-subspaces.html#def-dimension" TargetMode="External"/><Relationship Id="rId34" Type="http://schemas.openxmlformats.org/officeDocument/2006/relationships/hyperlink" Target="linear-algebra-subspaces.html#def-linearly-independent" TargetMode="External"/><Relationship Id="rId93" Type="http://schemas.openxmlformats.org/officeDocument/2006/relationships/hyperlink" Target="linear-algebra-subspaces.html#def-rank" TargetMode="External"/><Relationship Id="rId79" Type="http://schemas.openxmlformats.org/officeDocument/2006/relationships/hyperlink" Target="linear-algebra-subspaces.html#def-span" TargetMode="External"/><Relationship Id="rId69" Type="http://schemas.openxmlformats.org/officeDocument/2006/relationships/hyperlink" Target="linear-algebra-subspaces.html#exm-basis" TargetMode="External"/><Relationship Id="rId65" Type="http://schemas.openxmlformats.org/officeDocument/2006/relationships/hyperlink" Target="linear-algebra-subspaces.html#exm-dimension" TargetMode="External"/><Relationship Id="rId85" Type="http://schemas.openxmlformats.org/officeDocument/2006/relationships/hyperlink" Target="linear-algebra-subspaces.html#exm-extend-basis" TargetMode="External"/><Relationship Id="rId70" Type="http://schemas.openxmlformats.org/officeDocument/2006/relationships/hyperlink" Target="linear-algebra-subspaces.html#exm-span" TargetMode="External"/><Relationship Id="rId27" Type="http://schemas.openxmlformats.org/officeDocument/2006/relationships/hyperlink" Target="linear-algebra-subspaces.html#sec-subspaces" TargetMode="External"/><Relationship Id="rId81" Type="http://schemas.openxmlformats.org/officeDocument/2006/relationships/hyperlink" Target="linear-algebra-subspaces.html#thm-add-outside-span" TargetMode="External"/><Relationship Id="rId11" Type="http://schemas.openxmlformats.org/officeDocument/2006/relationships/hyperlink" Target="linear-algebra-subspaces.html#thm-dot-linear" TargetMode="External"/><Relationship Id="rId84" Type="http://schemas.openxmlformats.org/officeDocument/2006/relationships/hyperlink" Target="linear-algebra-subspaces.html#thm-extend-basis" TargetMode="External"/><Relationship Id="rId80" Type="http://schemas.openxmlformats.org/officeDocument/2006/relationships/hyperlink" Target="linear-algebra-subspaces.html#thm-span-subspace" TargetMode="External"/><Relationship Id="rId67" Type="http://schemas.openxmlformats.org/officeDocument/2006/relationships/hyperlink" Target="linear-algebra-subspaces.html#thm-subspace-equal-dim" TargetMode="External"/><Relationship Id="rId41" Type="http://schemas.openxmlformats.org/officeDocument/2006/relationships/hyperlink" Target="linear-algebra-vectors.html#def-euclidean-norm" TargetMode="External"/><Relationship Id="rId20" Type="http://schemas.openxmlformats.org/officeDocument/2006/relationships/hyperlink" Target="linear-algebra-vectors.html#def-orthogonal-vectors" TargetMode="External"/><Relationship Id="rId60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29" Type="http://schemas.openxmlformats.org/officeDocument/2006/relationships/hyperlink" Target="linear-algebra-vectors.html#eq-l2-norm" TargetMode="External"/><Relationship Id="rId30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78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2026-10-10T00:28:44Z</dcterms:created>
  <dcterms:modified xsi:type="dcterms:W3CDTF">2026-10-10T00:28:44Z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