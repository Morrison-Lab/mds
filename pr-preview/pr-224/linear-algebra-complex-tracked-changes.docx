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Complex Vectors and Matrices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35" w:name="sec-complex-vectors-matrices"/>
    <w:p>
      <w:pPr>
        <w:pStyle w:val="Heading2"/>
      </w:pPr>
      <w:ins w:id="3" w:author="PR Preview" w:date="2026-01-01T00:00:00Z">
        <w:r>
          <w:t xml:space="preserve">1 Complex vectors and matrices</w:t>
        </w:r>
      </w:ins>
    </w:p>
    <w:bookmarkStart w:id="11" w:name="def-complex-vector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(Complex vectors and matrices)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complex vector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of length</w:t>
        </w:r>
      </w:ins>
      <w:ins w:id="11" w:author="PR Preview" w:date="2026-01-01T00:00:00Z">
        <w:r>
          <w:t xml:space="preserve"> </w:t>
        </w:r>
      </w:ins>
      <m:oMath>
        <m:r>
          <m:t>p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a column vector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whose entries are</w:t>
        </w:r>
      </w:ins>
      <w:ins w:id="16" w:author="PR Preview" w:date="2026-01-01T00:00:00Z">
        <w:r>
          <w:t xml:space="preserve"> </w:t>
        </w:r>
      </w:ins>
      <w:hyperlink r:id="rId9">
        <w:ins w:id="17" w:author="PR Preview" w:date="2026-01-01T00:00:00Z">
          <w:r>
            <w:rPr>
              <w:rStyle w:val="Hyperlink"/>
            </w:rPr>
            <w:t xml:space="preserve">complex numbers</w:t>
          </w:r>
        </w:ins>
      </w:hyperlink>
      <w:ins w:id="18" w:author="PR Preview" w:date="2026-01-01T00:00:00Z">
        <w:r>
          <w:t xml:space="preserve">;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set of all of them is denoted</w:t>
        </w:r>
      </w:ins>
      <w:ins w:id="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complex matrix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size</w:t>
        </w:r>
      </w:ins>
      <w:ins w:id="2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matrix with complex entries;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 set of all of them is denoted</w:t>
        </w:r>
      </w:ins>
      <w:ins w:id="3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35" w:author="PR Preview" w:date="2026-01-01T00:00:00Z">
        <w:r>
          <w:t xml:space="preserve">.</w:t>
        </w:r>
      </w:ins>
    </w:p>
    <w:p>
      <w:pPr>
        <w:pStyle w:val="BodyText"/>
      </w:pPr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complex conjugate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a complex vector or matrix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takes the</w:t>
        </w:r>
      </w:ins>
      <w:ins w:id="43" w:author="PR Preview" w:date="2026-01-01T00:00:00Z">
        <w:r>
          <w:t xml:space="preserve"> </w:t>
        </w:r>
      </w:ins>
      <w:hyperlink r:id="rId10">
        <w:ins w:id="44" w:author="PR Preview" w:date="2026-01-01T00:00:00Z">
          <w:r>
            <w:rPr>
              <w:rStyle w:val="Hyperlink"/>
            </w:rPr>
            <w:t xml:space="preserve">complex conjugate</w:t>
          </w:r>
        </w:ins>
      </w:hyperlink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 each entry:</w:t>
        </w:r>
      </w:ins>
      <w:ins w:id="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ins w:id="48" w:author="PR Preview" w:date="2026-01-01T00:00:00Z">
        <w:r>
          <w:t xml:space="preserve">.</w:t>
        </w:r>
      </w:ins>
    </w:p>
    <w:bookmarkEnd w:id="11"/>
    <w:bookmarkStart w:id="12" w:name="exm-complex-vector"/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Example 1 (A complex vector and its conjugate)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0" w:author="PR Preview" w:date="2026-01-01T00:00:00Z">
        <w:r>
          <w:t xml:space="preserve">The real entry</w:t>
        </w:r>
      </w:ins>
      <w:ins w:id="51" w:author="PR Preview" w:date="2026-01-01T00:00:00Z">
        <w:r>
          <w:t xml:space="preserve"> </w:t>
        </w:r>
      </w:ins>
      <m:oMath>
        <m:r>
          <m:t>2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its own conjugate.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Every real vector is also a complex vector,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since each real number</w:t>
        </w:r>
      </w:ins>
      <w:ins w:id="58" w:author="PR Preview" w:date="2026-01-01T00:00:00Z">
        <w:r>
          <w:t xml:space="preserve"> </w:t>
        </w:r>
      </w:ins>
      <m:oMath>
        <m:r>
          <m:t>a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the complex number</w:t>
        </w:r>
      </w:ins>
      <w:ins w:id="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so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 subset of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69" w:author="PR Preview" w:date="2026-01-01T00:00:00Z">
        <w:r>
          <w:t xml:space="preserve">.</w:t>
        </w:r>
      </w:ins>
    </w:p>
    <w:bookmarkEnd w:id="12"/>
    <w:bookmarkStart w:id="13" w:name="def-conjugate-transpose"/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Definition 2 (Conjugate transpose (Hermitian adjoint, Hermitian conjugate, transjugate))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conjugate transpose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(also called 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Hermitian adjoint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Hermitian conjugate</w:t>
        </w:r>
      </w:ins>
      <w:ins w:id="82" w:author="PR Preview" w:date="2026-01-01T00:00:00Z">
        <w:r>
          <w:t xml:space="preserve">, or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transjugate</w:t>
        </w:r>
      </w:ins>
      <w:ins w:id="85" w:author="PR Preview" w:date="2026-01-01T00:00:00Z">
        <w:r>
          <w:t xml:space="preserve">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of an</w:t>
        </w:r>
      </w:ins>
      <w:ins w:id="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complex matrix</w:t>
        </w:r>
      </w:ins>
      <w:ins w:id="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the</w:t>
        </w:r>
      </w:ins>
      <w:ins w:id="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matrix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obtained by transposing</w:t>
        </w:r>
      </w:ins>
      <w:ins w:id="1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then taking the complex conjugate of each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3" w:author="PR Preview" w:date="2026-01-01T00:00:00Z">
        <w:r>
          <w:t xml:space="preserve">The conjugate transpose of a column vector</w:t>
        </w:r>
      </w:ins>
      <w:ins w:id="1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</w:t>
        </w:r>
      </w:ins>
      <w:ins w:id="10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row vector</w:t>
        </w:r>
      </w:ins>
      <w:ins w:id="11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ins w:id="111" w:author="PR Preview" w:date="2026-01-01T00:00:00Z">
        <w:r>
          <w:t xml:space="preserve">.</w:t>
        </w:r>
      </w:ins>
    </w:p>
    <w:bookmarkEnd w:id="13"/>
    <w:bookmarkStart w:id="14" w:name="rem-conjugate-transpose-notation"/>
    <w:p>
      <w:pPr>
        <w:pStyle w:val="BodyText"/>
      </w:pPr>
      <w:ins w:id="112" w:author="PR Preview" w:date="2026-01-01T00:00:00Z">
        <w:r>
          <w:rPr>
            <w:i/>
            <w:iCs/>
          </w:rPr>
          <w:t xml:space="preserve">Remark 1</w:t>
        </w:r>
      </w:ins>
      <w:ins w:id="113" w:author="PR Preview" w:date="2026-01-01T00:00:00Z">
        <w:r>
          <w:t xml:space="preserve"> (Notation for the conjugate transpose). </w:t>
        </w:r>
      </w:ins>
      <w:ins w:id="114" w:author="PR Preview" w:date="2026-01-01T00:00:00Z">
        <w:r>
          <w:t xml:space="preserve">The operation is denoted variously across mathematics and physics:</w:t>
        </w:r>
      </w:ins>
      <w:ins w:id="11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 pure mathematics (</w:t>
        </w:r>
      </w:ins>
      <w:ins w:id="118" w:author="PR Preview" w:date="2026-01-01T00:00:00Z">
        <w:r>
          <w:t xml:space="preserve">Axler (2024, Definition 7.7, p. 231)</w:t>
        </w:r>
      </w:ins>
      <w:ins w:id="119" w:author="PR Preview" w:date="2026-01-01T00:00:00Z">
        <w:r>
          <w:t xml:space="preserve">),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(</w:t>
        </w:r>
      </w:ins>
      <w:ins w:id="123" w:author="PR Preview" w:date="2026-01-01T00:00:00Z">
        <w:r>
          <w:t xml:space="preserve">“</w:t>
        </w:r>
      </w:ins>
      <m:oMath>
        <m:r>
          <m:t>A</m:t>
        </m:r>
      </m:oMath>
      <w:ins w:id="124" w:author="PR Preview" w:date="2026-01-01T00:00:00Z">
        <w:r>
          <w:t xml:space="preserve">-dagger”</w:t>
        </w:r>
      </w:ins>
      <w:ins w:id="125" w:author="PR Preview" w:date="2026-01-01T00:00:00Z">
        <w:r>
          <w:t xml:space="preserve">) in physics and quantum mechanics,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and</w:t>
        </w:r>
      </w:ins>
      <w:ins w:id="12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in engineering, numerical linear algebra, and statistics.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These notes write</w:t>
        </w:r>
      </w:ins>
      <w:ins w:id="1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because</w:t>
        </w:r>
      </w:ins>
      <w:ins w:id="136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reserved for optimal points (as in</w:t>
        </w:r>
      </w:ins>
      <w:ins w:id="13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40" w:author="PR Preview" w:date="2026-01-01T00:00:00Z">
        <w:r>
          <w:t xml:space="preserve">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frequently denotes the Moore-Penrose pseudoinverse in the broader literature.</w:t>
        </w:r>
      </w:ins>
    </w:p>
    <w:p>
      <w:pPr>
        <w:pStyle w:val="BodyText"/>
      </w:pPr>
      <w:ins w:id="146" w:author="PR Preview" w:date="2026-01-01T00:00:00Z">
        <w:r>
          <w:t xml:space="preserve">The Hermitian adjoint matrix should not be confused with the classical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i/>
            <w:iCs/>
          </w:rPr>
          <w:t xml:space="preserve">adjugate matrix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(the transpose of the matrix of cofactors),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which older texts occasionally referred to as 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“adjoint.”</w:t>
        </w:r>
      </w:ins>
    </w:p>
    <w:bookmarkEnd w:id="14"/>
    <w:bookmarkStart w:id="15" w:name="exm-conjugate-transpose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2 (The conjugate transpose of a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57" w:author="PR Preview" w:date="2026-01-01T00:00:00Z">
        <w:r>
          <w:rPr>
            <w:b/>
            <w:bCs/>
          </w:rP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matrix)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61" w:author="PR Preview" w:date="2026-01-01T00:00:00Z">
        <w:r>
          <w:t xml:space="preserve">transposing gives a</w:t>
        </w:r>
      </w:ins>
      <w:ins w:id="16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matrix,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conjugating each of its entries gives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7" w:author="PR Preview" w:date="2026-01-01T00:00:00Z">
        <w:r>
          <w:t xml:space="preserve">For instance,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8" w:author="PR Preview" w:date="2026-01-01T00:00:00Z">
        <w:r>
          <w:t xml:space="preserve">The transpose alone would have</w:t>
        </w:r>
      </w:ins>
      <w:ins w:id="1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in that position,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so for a matrix with an entry that is not real,</w:t>
        </w:r>
      </w:ins>
      <w:ins w:id="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differ.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a real matrix, conjugating changes nothing, so</w:t>
        </w:r>
      </w:ins>
      <w:ins w:id="18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3" w:author="PR Preview" w:date="2026-01-01T00:00:00Z">
        <w:r>
          <w:t xml:space="preserve">.</w:t>
        </w:r>
      </w:ins>
    </w:p>
    <w:bookmarkEnd w:id="15"/>
    <w:bookmarkStart w:id="16" w:name="thm-hermitian-adjoint-properties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Theorem 1 (Properties of the Hermitian adjoint)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Let</w:t>
        </w:r>
      </w:ins>
      <w:ins w:id="1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be complex matrices of compatible dimensions,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let</w:t>
        </w:r>
      </w:ins>
      <w:ins w:id="1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be a scalar.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Hermitian adjoint (</w:t>
        </w:r>
      </w:ins>
      <w:hyperlink w:anchor="def-conjugate-transpose">
        <w:ins w:id="20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1" w:author="PR Preview" w:date="2026-01-01T00:00:00Z">
        <w:r>
          <w:t xml:space="preserve">) satisfies:</w:t>
        </w:r>
      </w:ins>
    </w:p>
    <w:p>
      <w:pPr>
        <w:pStyle w:val="Compact"/>
        <w:numPr>
          <w:ilvl w:val="0"/>
          <w:numId w:val="1001"/>
        </w:numPr>
      </w:pPr>
      <w:ins w:id="202" w:author="PR Preview" w:date="2026-01-01T00:00:00Z">
        <w:r>
          <w:rPr>
            <w:b/>
            <w:bCs/>
          </w:rPr>
          <w:t xml:space="preserve">Involution</w:t>
        </w:r>
      </w:ins>
      <w:ins w:id="203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ins w:id="204" w:author="PR Preview" w:date="2026-01-01T00:00:00Z">
        <w:r>
          <w:rPr>
            <w:b/>
            <w:bCs/>
          </w:rPr>
          <w:t xml:space="preserve">Additivity</w:t>
        </w:r>
      </w:ins>
      <w:ins w:id="205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ins w:id="206" w:author="PR Preview" w:date="2026-01-01T00:00:00Z">
        <w:r>
          <w:rPr>
            <w:b/>
            <w:bCs/>
          </w:rPr>
          <w:t xml:space="preserve">Conjugate-homogeneity</w:t>
        </w:r>
      </w:ins>
      <w:ins w:id="207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ins w:id="208" w:author="PR Preview" w:date="2026-01-01T00:00:00Z">
        <w:r>
          <w:rPr>
            <w:b/>
            <w:bCs/>
          </w:rPr>
          <w:t xml:space="preserve">Reversal of products</w:t>
        </w:r>
      </w:ins>
      <w:ins w:id="209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ins w:id="210" w:author="PR Preview" w:date="2026-01-01T00:00:00Z">
        <w:r>
          <w:t xml:space="preserve">If</w:t>
        </w:r>
      </w:ins>
      <w:ins w:id="2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invertible, then</w:t>
        </w:r>
      </w:ins>
      <w:ins w:id="2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is also invertible, and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ins w:id="217" w:author="PR Preview" w:date="2026-01-01T00:00:00Z">
        <w:r>
          <w:rPr>
            <w:i/>
            <w:iCs/>
          </w:rPr>
          <w:t xml:space="preserve">Proof</w:t>
        </w:r>
      </w:ins>
      <w:ins w:id="218" w:author="PR Preview" w:date="2026-01-01T00:00:00Z">
        <w:r>
          <w:t xml:space="preserve">. </w:t>
        </w:r>
      </w:ins>
      <w:ins w:id="219" w:author="PR Preview" w:date="2026-01-01T00:00:00Z">
        <w:r>
          <w:t xml:space="preserve">Properties 1-3 follow directly from entrywise conjugation and transposition:</w:t>
        </w:r>
      </w:ins>
    </w:p>
    <w:p>
      <w:pPr>
        <w:numPr>
          <w:ilvl w:val="0"/>
          <w:numId w:val="1002"/>
        </w:numPr>
      </w:pPr>
      <w:ins w:id="220" w:author="PR Preview" w:date="2026-01-01T00:00:00Z">
        <w:r>
          <w:t xml:space="preserve">For involution: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221" w:author="PR Preview" w:date="2026-01-01T00:00:00Z">
        <w:r>
          <w:t xml:space="preserve">For additivity: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222" w:author="PR Preview" w:date="2026-01-01T00:00:00Z">
        <w:r>
          <w:t xml:space="preserve">For conjugate-homogeneity: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223" w:author="PR Preview" w:date="2026-01-01T00:00:00Z">
        <w:r>
          <w:t xml:space="preserve">Unlike the real transpose where</w:t>
        </w:r>
      </w:ins>
      <w:ins w:id="2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5" w:author="PR Preview" w:date="2026-01-01T00:00:00Z">
        <w:r>
          <w:t xml:space="preserve">, scaling conjugates the scalar.</w:t>
        </w:r>
      </w:ins>
    </w:p>
    <w:p>
      <w:pPr>
        <w:pStyle w:val="FirstParagraph"/>
      </w:pPr>
      <w:ins w:id="226" w:author="PR Preview" w:date="2026-01-01T00:00:00Z">
        <w:r>
          <w:t xml:space="preserve">For property 4 (reversal of products), let</w:t>
        </w:r>
      </w:ins>
      <w:ins w:id="2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be an</w:t>
        </w:r>
      </w:ins>
      <w:ins w:id="23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matrix and</w:t>
        </w:r>
      </w:ins>
      <w:ins w:id="23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</w:t>
        </w:r>
      </w:ins>
      <w:ins w:id="2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matrix.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Entry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the product’s Hermitian adjoint (for</w:t>
        </w:r>
      </w:ins>
      <w:ins w:id="2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</w:t>
        </w:r>
      </w:ins>
      <w:ins w:id="24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ins w:id="248" w:author="PR Preview" w:date="2026-01-01T00:00:00Z">
        <w:r>
          <w:t xml:space="preserve">)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49" w:author="PR Preview" w:date="2026-01-01T00:00:00Z">
        <w:r>
          <w:t xml:space="preserve">For the inverse, applying property 4 to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53" w:author="PR Preview" w:date="2026-01-01T00:00:00Z">
        <w:r>
          <w:t xml:space="preserve">so</w:t>
        </w:r>
      </w:ins>
      <w:ins w:id="2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55" w:author="PR Preview" w:date="2026-01-01T00:00:00Z">
        <w:r>
          <w:t xml:space="preserve">.</w:t>
        </w:r>
      </w:ins>
    </w:p>
    <w:bookmarkStart w:id="17" w:name="thm-adjoint-inner-product"/>
    <w:p>
      <w:pPr>
        <w:pStyle w:val="BodyText"/>
      </w:pPr>
      <w:ins w:id="256" w:author="PR Preview" w:date="2026-01-01T00:00:00Z">
        <w:r>
          <w:rPr>
            <w:b/>
            <w:bCs/>
          </w:rPr>
          <w:t xml:space="preserve">Theorem 2 (The adjoint property for inner products)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Let</w:t>
        </w:r>
      </w:ins>
      <w:ins w:id="2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be an</w:t>
        </w:r>
      </w:ins>
      <w:ins w:id="2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complex matrix.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Under the standard inner product on complex Euclidean space,</w:t>
        </w:r>
      </w:ins>
      <w:ins w:id="267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2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ins w:id="269" w:author="PR Preview" w:date="2026-01-01T00:00:00Z">
        <w:r>
          <w:rPr>
            <w:i/>
            <w:iCs/>
          </w:rPr>
          <w:t xml:space="preserve">Proof</w:t>
        </w:r>
      </w:ins>
      <w:ins w:id="270" w:author="PR Preview" w:date="2026-01-01T00:00:00Z">
        <w:r>
          <w:t xml:space="preserve">. </w:t>
        </w:r>
      </w:ins>
      <w:ins w:id="271" w:author="PR Preview" w:date="2026-01-01T00:00:00Z">
        <w:r>
          <w:t xml:space="preserve">By the definition of the standard complex inner product and the product rule for the Hermitian adjoint (</w:t>
        </w:r>
      </w:ins>
      <w:hyperlink w:anchor="thm-hermitian-adjoint-properties">
        <w:ins w:id="27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7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ins w:id="274" w:author="PR Preview" w:date="2026-01-01T00:00:00Z">
        <w:r>
          <w:rPr>
            <w:i/>
            <w:iCs/>
          </w:rPr>
          <w:t xml:space="preserve">Remark 2</w:t>
        </w:r>
      </w:ins>
      <w:ins w:id="275" w:author="PR Preview" w:date="2026-01-01T00:00:00Z">
        <w:r>
          <w:t xml:space="preserve"> (Where the name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“adjoint”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comes from). </w:t>
        </w:r>
      </w:ins>
      <w:ins w:id="280" w:author="PR Preview" w:date="2026-01-01T00:00:00Z">
        <w:r>
          <w:t xml:space="preserve">This identity is the origin of the name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rPr>
            <w:b/>
            <w:bCs/>
          </w:rPr>
          <w:t xml:space="preserve">adjoint</w:t>
        </w:r>
      </w:ins>
      <w:ins w:id="283" w:author="PR Preview" w:date="2026-01-01T00:00:00Z">
        <w:r>
          <w:t xml:space="preserve">: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in functional analysis and operator theory,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rPr>
            <w:i/>
            <w:iCs/>
          </w:rPr>
          <w:t xml:space="preserve">adjoint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 a linear map</w:t>
        </w:r>
      </w:ins>
      <w:ins w:id="29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between inner product spaces is defined as the unique operator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satisfying</w:t>
        </w:r>
      </w:ins>
      <w:ins w:id="29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(</w:t>
        </w:r>
      </w:ins>
      <w:ins w:id="301" w:author="PR Preview" w:date="2026-01-01T00:00:00Z">
        <w:r>
          <w:t xml:space="preserve">Axler (2024, Definition 7.1, p. 226)</w:t>
        </w:r>
      </w:ins>
      <w:ins w:id="302" w:author="PR Preview" w:date="2026-01-01T00:00:00Z">
        <w:r>
          <w:t xml:space="preserve">).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When</w:t>
        </w:r>
      </w:ins>
      <w:ins w:id="305" w:author="PR Preview" w:date="2026-01-01T00:00:00Z">
        <w:r>
          <w:t xml:space="preserve"> </w:t>
        </w:r>
      </w:ins>
      <m:oMath>
        <m:r>
          <m:t>V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</w:t>
        </w:r>
      </w:ins>
      <w:ins w:id="308" w:author="PR Preview" w:date="2026-01-01T00:00:00Z">
        <w:r>
          <w:t xml:space="preserve"> </w:t>
        </w:r>
      </w:ins>
      <m:oMath>
        <m:r>
          <m:t>W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are finite-dimensional spaces equipped with their standard orthonormal bases,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 matrix representing the adjoint operator</w:t>
        </w:r>
      </w:ins>
      <w:ins w:id="313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precisely the Hermitian adjoint matrix</w:t>
        </w:r>
      </w:ins>
      <w:ins w:id="3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(</w:t>
        </w:r>
      </w:ins>
      <w:ins w:id="319" w:author="PR Preview" w:date="2026-01-01T00:00:00Z">
        <w:r>
          <w:t xml:space="preserve">Axler (2024, Proposition 7.9, p. 231)</w:t>
        </w:r>
      </w:ins>
      <w:ins w:id="320" w:author="PR Preview" w:date="2026-01-01T00:00:00Z">
        <w:r>
          <w:t xml:space="preserve">).</w:t>
        </w:r>
      </w:ins>
    </w:p>
    <w:bookmarkEnd w:id="18"/>
    <w:bookmarkStart w:id="19" w:name="thm-zhz-sum-squares"/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Theorem 3 (</w:t>
        </w:r>
      </w:ins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ins w:id="322" w:author="PR Preview" w:date="2026-01-01T00:00:00Z">
        <w:r>
          <w:rPr>
            <w:b/>
            <w:bCs/>
          </w:rP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is a sum of squared absolute values)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For every</w:t>
        </w:r>
      </w:ins>
      <w:ins w:id="3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3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8" w:author="PR Preview" w:date="2026-01-01T00:00:00Z">
        <w:r>
          <w:t xml:space="preserve">which is a nonnegative real number,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is</w:t>
        </w:r>
      </w:ins>
      <w:ins w:id="331" w:author="PR Preview" w:date="2026-01-01T00:00:00Z">
        <w:r>
          <w:t xml:space="preserve"> </w:t>
        </w:r>
      </w:ins>
      <m:oMath>
        <m:r>
          <m:t>0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only when</w:t>
        </w:r>
      </w:ins>
      <w:ins w:id="3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35" w:author="PR Preview" w:date="2026-01-01T00:00:00Z">
        <w:r>
          <w:t xml:space="preserve">.</w:t>
        </w:r>
      </w:ins>
    </w:p>
    <w:bookmarkEnd w:id="19"/>
    <w:p>
      <w:pPr>
        <w:pStyle w:val="BodyText"/>
      </w:pPr>
      <w:ins w:id="336" w:author="PR Preview" w:date="2026-01-01T00:00:00Z">
        <w:r>
          <w:rPr>
            <w:i/>
            <w:iCs/>
          </w:rPr>
          <w:t xml:space="preserve">Proof</w:t>
        </w:r>
      </w:ins>
      <w:ins w:id="337" w:author="PR Preview" w:date="2026-01-01T00:00:00Z">
        <w:r>
          <w:t xml:space="preserve">. </w:t>
        </w:r>
      </w:ins>
      <w:ins w:id="338" w:author="PR Preview" w:date="2026-01-01T00:00:00Z">
        <w:r>
          <w:t xml:space="preserve">The last step uses the</w:t>
        </w:r>
      </w:ins>
      <w:ins w:id="339" w:author="PR Preview" w:date="2026-01-01T00:00:00Z">
        <w:r>
          <w:t xml:space="preserve"> </w:t>
        </w:r>
      </w:ins>
      <w:hyperlink r:id="rId20">
        <w:ins w:id="340" w:author="PR Preview" w:date="2026-01-01T00:00:00Z">
          <w:r>
            <w:rPr>
              <w:rStyle w:val="Hyperlink"/>
            </w:rPr>
            <w:t xml:space="preserve">identity for a complex number times its conjugate</w:t>
          </w:r>
        </w:ins>
      </w:hyperlink>
      <w:ins w:id="341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ins w:id="342" w:author="PR Preview" w:date="2026-01-01T00:00:00Z">
        <w:r>
          <w:t xml:space="preserve">By the definition of the</w:t>
        </w:r>
      </w:ins>
      <w:ins w:id="343" w:author="PR Preview" w:date="2026-01-01T00:00:00Z">
        <w:r>
          <w:t xml:space="preserve"> </w:t>
        </w:r>
      </w:ins>
      <w:hyperlink r:id="rId21">
        <w:ins w:id="344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each</w:t>
        </w:r>
      </w:ins>
      <w:ins w:id="34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 a nonnegative real number,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so their sum is too.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 sum of nonnegative numbers is</w:t>
        </w:r>
      </w:ins>
      <w:ins w:id="355" w:author="PR Preview" w:date="2026-01-01T00:00:00Z">
        <w:r>
          <w:t xml:space="preserve"> </w:t>
        </w:r>
      </w:ins>
      <m:oMath>
        <m:r>
          <m:t>0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only when every term is</w:t>
        </w:r>
      </w:ins>
      <w:ins w:id="358" w:author="PR Preview" w:date="2026-01-01T00:00:00Z">
        <w:r>
          <w:t xml:space="preserve"> </w:t>
        </w:r>
      </w:ins>
      <m:oMath>
        <m:r>
          <m:t>0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and</w:t>
        </w:r>
      </w:ins>
      <w:ins w:id="3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only when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65" w:author="PR Preview" w:date="2026-01-01T00:00:00Z">
        <w:r>
          <w:t xml:space="preserve">that is, when</w:t>
        </w:r>
      </w:ins>
      <w:ins w:id="366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367" w:author="PR Preview" w:date="2026-01-01T00:00:00Z">
        <w:r>
          <w:t xml:space="preserve">.</w:t>
        </w:r>
      </w:ins>
    </w:p>
    <w:bookmarkStart w:id="22" w:name="exm-zhz-sum-squares"/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Example 3 (Computing</w:t>
        </w:r>
      </w:ins>
      <w:ins w:id="36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ins w:id="370" w:author="PR Preview" w:date="2026-01-01T00:00:00Z">
        <w:r>
          <w:rPr>
            <w:b/>
            <w:bCs/>
          </w:rPr>
          <w:t xml:space="preserve">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Let</w:t>
        </w:r>
      </w:ins>
      <w:ins w:id="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4" w:author="PR Preview" w:date="2026-01-01T00:00:00Z">
        <w:r>
          <w:t xml:space="preserve">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By</w:t>
        </w:r>
      </w:ins>
      <w:ins w:id="377" w:author="PR Preview" w:date="2026-01-01T00:00:00Z">
        <w:r>
          <w:t xml:space="preserve"> </w:t>
        </w:r>
      </w:ins>
      <w:hyperlink w:anchor="thm-zhz-sum-squares">
        <w:ins w:id="37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80" w:author="PR Preview" w:date="2026-01-01T00:00:00Z">
        <w:r>
          <w:t xml:space="preserve">Multiplying out directly gives the same number:</w:t>
        </w:r>
      </w:ins>
      <w:ins w:id="38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38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ins w:id="383" w:author="PR Preview" w:date="2026-01-01T00:00:00Z">
        <w:r>
          <w:rPr>
            <w:b/>
            <w:bCs/>
          </w:rPr>
          <w:t xml:space="preserve">Example 4 (Why complex vectors use the conjugate transpose)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For a real vector</w:t>
        </w:r>
      </w:ins>
      <w:ins w:id="3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</w:t>
        </w:r>
      </w:ins>
      <w:ins w:id="391" w:author="PR Preview" w:date="2026-01-01T00:00:00Z">
        <w:r>
          <w:t xml:space="preserve"> </w:t>
        </w:r>
      </w:ins>
      <m:oMath>
        <m:r>
          <m:t>0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only when</w:t>
        </w:r>
      </w:ins>
      <w:ins w:id="3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the zero vector.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The same formula fails for complex vectors.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Let</w:t>
        </w:r>
      </w:ins>
      <w:ins w:id="4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02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3" w:author="PR Preview" w:date="2026-01-01T00:00:00Z">
        <w:r>
          <w:t xml:space="preserve">although</w:t>
        </w:r>
      </w:ins>
      <w:ins w:id="4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405" w:author="PR Preview" w:date="2026-01-01T00:00:00Z">
        <w:r>
          <w:t xml:space="preserve">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Using the conjugate transpose instead,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8" w:author="PR Preview" w:date="2026-01-01T00:00:00Z">
        <w:r>
          <w:t xml:space="preserve">which is positive, as</w:t>
        </w:r>
      </w:ins>
      <w:ins w:id="409" w:author="PR Preview" w:date="2026-01-01T00:00:00Z">
        <w:r>
          <w:t xml:space="preserve"> </w:t>
        </w:r>
      </w:ins>
      <w:hyperlink w:anchor="thm-zhz-sum-squares">
        <w:ins w:id="41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guarantees.</w:t>
        </w:r>
      </w:ins>
    </w:p>
    <w:bookmarkEnd w:id="23"/>
    <w:bookmarkStart w:id="24" w:name="def-hermitian-matrix"/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Definition 3 (Hermitian matrix (self-adjoint matrix))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 square complex matrix</w:t>
        </w:r>
      </w:ins>
      <w:ins w:id="4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is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Hermitian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(or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self-adjoint</w:t>
        </w:r>
      </w:ins>
      <w:ins w:id="425" w:author="PR Preview" w:date="2026-01-01T00:00:00Z">
        <w:r>
          <w:t xml:space="preserve">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if it equals its conjugate transpose (</w:t>
        </w:r>
      </w:ins>
      <w:hyperlink w:anchor="def-conjugate-transpose">
        <w:ins w:id="42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2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ins w:id="430" w:author="PR Preview" w:date="2026-01-01T00:00:00Z">
        <w:r>
          <w:rPr>
            <w:i/>
            <w:iCs/>
          </w:rPr>
          <w:t xml:space="preserve">Remark 3</w:t>
        </w:r>
      </w:ins>
      <w:ins w:id="431" w:author="PR Preview" w:date="2026-01-01T00:00:00Z">
        <w:r>
          <w:t xml:space="preserve"> (Why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“self-adjoint”</w:t>
        </w:r>
      </w:ins>
      <w:ins w:id="434" w:author="PR Preview" w:date="2026-01-01T00:00:00Z">
        <w:r>
          <w:t xml:space="preserve">). </w:t>
        </w:r>
      </w:ins>
      <w:ins w:id="435" w:author="PR Preview" w:date="2026-01-01T00:00:00Z">
        <w:r>
          <w:t xml:space="preserve">The term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rPr>
            <w:i/>
            <w:iCs/>
          </w:rPr>
          <w:t xml:space="preserve">self-adjoint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comes directly from</w:t>
        </w:r>
      </w:ins>
      <w:ins w:id="440" w:author="PR Preview" w:date="2026-01-01T00:00:00Z">
        <w:r>
          <w:t xml:space="preserve"> </w:t>
        </w:r>
      </w:ins>
      <w:hyperlink w:anchor="thm-adjoint-inner-product">
        <w:ins w:id="44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42" w:author="PR Preview" w:date="2026-01-01T00:00:00Z">
        <w:r>
          <w:t xml:space="preserve">: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when</w:t>
        </w:r>
      </w:ins>
      <w:ins w:id="4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Hermitian,</w:t>
        </w:r>
      </w:ins>
      <w:ins w:id="44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all</w:t>
        </w:r>
      </w:ins>
      <w:ins w:id="4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ins w:id="452" w:author="PR Preview" w:date="2026-01-01T00:00:00Z">
        <w:r>
          <w:t xml:space="preserve">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linear operator moves across the inner product without change.</w:t>
        </w:r>
      </w:ins>
    </w:p>
    <w:bookmarkEnd w:id="25"/>
    <w:bookmarkStart w:id="26" w:name="exm-hermitian-matrix"/>
    <w:p>
      <w:pPr>
        <w:pStyle w:val="BodyText"/>
      </w:pPr>
      <w:ins w:id="455" w:author="PR Preview" w:date="2026-01-01T00:00:00Z">
        <w:r>
          <w:rPr>
            <w:b/>
            <w:bCs/>
          </w:rPr>
          <w:t xml:space="preserve">Example 5 (A Hermitian matrix)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456" w:author="PR Preview" w:date="2026-01-01T00:00:00Z">
        <w:r>
          <w:t xml:space="preserve">is Hermitian: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transposing swaps the off-diagonal entries,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and conjugating turns</w:t>
        </w:r>
      </w:ins>
      <w:ins w:id="4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i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back into</w:t>
        </w:r>
      </w:ins>
      <w:ins w:id="4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i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i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back into</w:t>
        </w:r>
      </w:ins>
      <w:ins w:id="4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i</m:t>
        </m:r>
      </m:oMath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so</w:t>
        </w:r>
      </w:ins>
      <w:ins w:id="4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diagonal entries of a Hermitian matrix must be real,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because</w:t>
        </w:r>
      </w:ins>
      <w:ins w:id="4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 only a real number is its own conjugate: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if</w:t>
        </w:r>
      </w:ins>
      <w:ins w:id="4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ins w:id="487" w:author="PR Preview" w:date="2026-01-01T00:00:00Z">
        <w:r>
          <w:t xml:space="preserve">, then the imaginary parts give</w:t>
        </w:r>
      </w:ins>
      <w:ins w:id="4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ins w:id="489" w:author="PR Preview" w:date="2026-01-01T00:00:00Z">
        <w:r>
          <w:t xml:space="preserve">, so</w:t>
        </w:r>
      </w:ins>
      <w:ins w:id="49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491" w:author="PR Preview" w:date="2026-01-01T00:00:00Z">
        <w:r>
          <w:t xml:space="preserve">.</w:t>
        </w:r>
      </w:ins>
    </w:p>
    <w:p>
      <w:pPr>
        <w:pStyle w:val="BodyText"/>
      </w:pPr>
      <w:ins w:id="492" w:author="PR Preview" w:date="2026-01-01T00:00:00Z">
        <w:r>
          <w:t xml:space="preserve">Every real symmetric matrix is Hermitian,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because for a real matrix</w:t>
        </w:r>
      </w:ins>
      <w:ins w:id="4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6" w:author="PR Preview" w:date="2026-01-01T00:00:00Z">
        <w:r>
          <w:t xml:space="preserve">.</w:t>
        </w:r>
      </w:ins>
    </w:p>
    <w:bookmarkEnd w:id="26"/>
    <w:bookmarkStart w:id="27" w:name="exm-not-hermitian"/>
    <w:p>
      <w:pPr>
        <w:pStyle w:val="BodyText"/>
      </w:pPr>
      <w:ins w:id="497" w:author="PR Preview" w:date="2026-01-01T00:00:00Z">
        <w:r>
          <w:rPr>
            <w:b/>
            <w:bCs/>
          </w:rPr>
          <w:t xml:space="preserve">Example 6 (A symmetric complex matrix that is not Hermitian)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498" w:author="PR Preview" w:date="2026-01-01T00:00:00Z">
        <w:r>
          <w:t xml:space="preserve">is symmetric,</w:t>
        </w:r>
      </w:ins>
      <w:ins w:id="49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but it is not Hermitian: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ins w:id="503" w:author="PR Preview" w:date="2026-01-01T00:00:00Z">
        <w:r>
          <w:rPr>
            <w:b/>
            <w:bCs/>
          </w:rPr>
          <w:t xml:space="preserve">Definition 4 (Skew-Hermitian matrix (anti-Hermitian matrix))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A square complex matrix</w:t>
        </w:r>
      </w:ins>
      <w:ins w:id="5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skew-Hermitian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(or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anti-Hermitian</w:t>
        </w:r>
      </w:ins>
      <w:ins w:id="515" w:author="PR Preview" w:date="2026-01-01T00:00:00Z">
        <w:r>
          <w:t xml:space="preserve">)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if it equals the negative of its conjugate transpose (</w:t>
        </w:r>
      </w:ins>
      <w:hyperlink w:anchor="def-conjugate-transpose">
        <w:ins w:id="51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1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ins w:id="520" w:author="PR Preview" w:date="2026-01-01T00:00:00Z">
        <w:r>
          <w:rPr>
            <w:i/>
            <w:iCs/>
          </w:rPr>
          <w:t xml:space="preserve">Remark 4</w:t>
        </w:r>
      </w:ins>
      <w:ins w:id="521" w:author="PR Preview" w:date="2026-01-01T00:00:00Z">
        <w:r>
          <w:t xml:space="preserve"> (The diagonal of a skew-Hermitian matrix). </w:t>
        </w:r>
      </w:ins>
      <w:ins w:id="522" w:author="PR Preview" w:date="2026-01-01T00:00:00Z">
        <w:r>
          <w:t xml:space="preserve">Every entry of a skew-Hermitian matrix satisfies</w:t>
        </w:r>
      </w:ins>
      <w:ins w:id="52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ins w:id="524" w:author="PR Preview" w:date="2026-01-01T00:00:00Z">
        <w:r>
          <w:t xml:space="preserve">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In particular, its diagonal entries satisfy</w:t>
        </w:r>
      </w:ins>
      <w:ins w:id="5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which means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31" w:author="PR Preview" w:date="2026-01-01T00:00:00Z">
        <w:r>
          <w:t xml:space="preserve">Therefore, every diagonal entry of a skew-Hermitian matrix must be purely imaginary (or zero).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For example,</w:t>
        </w:r>
      </w:ins>
      <w:ins w:id="5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works,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37" w:author="PR Preview" w:date="2026-01-01T00:00:00Z">
        <w:r>
          <w:t xml:space="preserve">but</w:t>
        </w:r>
      </w:ins>
      <w:ins w:id="53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does not, since</w:t>
        </w:r>
      </w:ins>
      <w:ins w:id="5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542" w:author="PR Preview" w:date="2026-01-01T00:00:00Z">
        <w:r>
          <w:t xml:space="preserve">.</w:t>
        </w:r>
      </w:ins>
    </w:p>
    <w:bookmarkEnd w:id="29"/>
    <w:bookmarkStart w:id="30" w:name="exm-skew-hermitian-matrix"/>
    <w:p>
      <w:pPr>
        <w:pStyle w:val="BodyText"/>
      </w:pPr>
      <w:ins w:id="543" w:author="PR Preview" w:date="2026-01-01T00:00:00Z">
        <w:r>
          <w:rPr>
            <w:b/>
            <w:bCs/>
          </w:rPr>
          <w:t xml:space="preserve">Example 7 (A skew-Hermitian matrix)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546" w:author="PR Preview" w:date="2026-01-01T00:00:00Z">
        <w:r>
          <w:t xml:space="preserve">is skew-Hermitian: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transposing and conjugating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49" w:author="PR Preview" w:date="2026-01-01T00:00:00Z">
        <w:r>
          <w:t xml:space="preserve">Its diagonal entries</w:t>
        </w:r>
      </w:ins>
      <w:ins w:id="550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t>i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m:oMath>
        <m:r>
          <m:t>0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are purely imaginary.</w:t>
        </w:r>
      </w:ins>
    </w:p>
    <w:bookmarkEnd w:id="30"/>
    <w:bookmarkStart w:id="31" w:name="X4e376dfe4195dd67571b7cde9ab8c2999dabc4a"/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Theorem 4 (Hermitian and skew-Hermitian decomposition)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Every square complex matrix</w:t>
        </w:r>
      </w:ins>
      <w:ins w:id="5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can be uniquely expressed as the sum of a Hermitian matrix</w:t>
        </w:r>
      </w:ins>
      <w:ins w:id="562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(</w:t>
        </w:r>
      </w:ins>
      <w:hyperlink w:anchor="def-hermitian-matrix">
        <w:ins w:id="56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66" w:author="PR Preview" w:date="2026-01-01T00:00:00Z">
        <w:r>
          <w:t xml:space="preserve">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and a skew-Hermitian matrix</w:t>
        </w:r>
      </w:ins>
      <w:ins w:id="56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w:hyperlink w:anchor="def-skew-hermitian-matrix">
        <w:ins w:id="57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7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74" w:author="PR Preview" w:date="2026-01-01T00:00:00Z">
        <w:r>
          <w:t xml:space="preserve">where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ins w:id="575" w:author="PR Preview" w:date="2026-01-01T00:00:00Z">
        <w:r>
          <w:rPr>
            <w:i/>
            <w:iCs/>
          </w:rPr>
          <w:t xml:space="preserve">Proof</w:t>
        </w:r>
      </w:ins>
      <w:ins w:id="576" w:author="PR Preview" w:date="2026-01-01T00:00:00Z">
        <w:r>
          <w:t xml:space="preserve">. </w:t>
        </w:r>
      </w:ins>
      <w:ins w:id="577" w:author="PR Preview" w:date="2026-01-01T00:00:00Z">
        <w:r>
          <w:rPr>
            <w:b/>
            <w:bCs/>
          </w:rPr>
          <w:t xml:space="preserve">Existence</w:t>
        </w:r>
      </w:ins>
      <w:ins w:id="578" w:author="PR Preview" w:date="2026-01-01T00:00:00Z">
        <w:r>
          <w:t xml:space="preserve">: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Define</w:t>
        </w:r>
      </w:ins>
      <w:ins w:id="58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</w:t>
        </w:r>
      </w:ins>
      <w:ins w:id="58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ins w:id="585" w:author="PR Preview" w:date="2026-01-01T00:00:00Z">
        <w:r>
          <w:t xml:space="preserve">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Their sum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88" w:author="PR Preview" w:date="2026-01-01T00:00:00Z">
        <w:r>
          <w:t xml:space="preserve">Applying the properties of the Hermitian adjoint (</w:t>
        </w:r>
      </w:ins>
      <w:hyperlink w:anchor="thm-hermitian-adjoint-properties">
        <w:ins w:id="5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9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91" w:author="PR Preview" w:date="2026-01-01T00:00:00Z">
        <w:r>
          <w:t xml:space="preserve">Thus</w:t>
        </w:r>
      </w:ins>
      <w:ins w:id="592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Hermitian and</w:t>
        </w:r>
      </w:ins>
      <w:ins w:id="59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is skew-Hermitian.</w:t>
        </w:r>
      </w:ins>
    </w:p>
    <w:p>
      <w:pPr>
        <w:pStyle w:val="BodyText"/>
      </w:pPr>
      <w:ins w:id="598" w:author="PR Preview" w:date="2026-01-01T00:00:00Z">
        <w:r>
          <w:rPr>
            <w:b/>
            <w:bCs/>
          </w:rPr>
          <w:t xml:space="preserve">Uniqueness</w:t>
        </w:r>
      </w:ins>
      <w:ins w:id="599" w:author="PR Preview" w:date="2026-01-01T00:00:00Z">
        <w:r>
          <w:t xml:space="preserve">: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Suppose</w:t>
        </w:r>
      </w:ins>
      <w:ins w:id="6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with</w:t>
        </w:r>
      </w:ins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09" w:author="PR Preview" w:date="2026-01-01T00:00:00Z">
        <w:r>
          <w:t xml:space="preserve">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Taking the Hermitian adjoint of both sides yields: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12" w:author="PR Preview" w:date="2026-01-01T00:00:00Z">
        <w:r>
          <w:t xml:space="preserve">Adding</w:t>
        </w:r>
      </w:ins>
      <w:ins w:id="6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and</w:t>
        </w:r>
      </w:ins>
      <w:ins w:id="6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gives</w:t>
        </w:r>
      </w:ins>
      <w:ins w:id="6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2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21" w:author="PR Preview" w:date="2026-01-01T00:00:00Z">
        <w:r>
          <w:t xml:space="preserve">Subtracting the two equations gives</w:t>
        </w:r>
      </w:ins>
      <w:ins w:id="6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2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ins w:id="624" w:author="PR Preview" w:date="2026-01-01T00:00:00Z">
        <w:r>
          <w:t xml:space="preserve">Axler, Sheldon. 2024.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i/>
            <w:iCs/>
          </w:rPr>
          <w:t xml:space="preserve">Linear Algebra Done Right</w:t>
        </w:r>
      </w:ins>
      <w:ins w:id="627" w:author="PR Preview" w:date="2026-01-01T00:00:00Z">
        <w:r>
          <w:t xml:space="preserve">. 4th ed. Undergraduate Texts in Mathematics. Springer.</w:t>
        </w:r>
      </w:ins>
      <w:ins w:id="628" w:author="PR Preview" w:date="2026-01-01T00:00:00Z">
        <w:r>
          <w:t xml:space="preserve"> </w:t>
        </w:r>
      </w:ins>
      <w:hyperlink r:id="rId32">
        <w:ins w:id="629" w:author="PR Preview" w:date="2026-01-01T00:00:00Z">
          <w:r>
            <w:rPr>
              <w:rStyle w:val="Hyperlink"/>
            </w:rPr>
            <w:t xml:space="preserve">https://doi.org/10.1007/978-3-031-41026-0</w:t>
          </w:r>
        </w:ins>
      </w:hyperlink>
      <w:ins w:id="630" w:author="PR Preview" w:date="2026-01-01T00:00:00Z">
        <w:r>
          <w:t xml:space="preserve">.</w:t>
        </w:r>
      </w:ins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2026-10-10T00:26:14Z</dcterms:created>
  <dcterms:modified xsi:type="dcterms:W3CDTF">2026-10-10T00:26:14Z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