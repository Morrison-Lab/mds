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13:04:05 (PDT)</w:delText>
        </w:r>
      </w:del>
    </w:p>
    <w:p>
      <w:pPr>
        <w:pStyle w:val="Date"/>
      </w:pPr>
      <w:ins w:id="2" w:author="PR Preview" w:date="2026-01-01T00:00:00Z">
        <w:r>
          <w:t xml:space="preserve">Last modified: 2026-10-09 17:08:02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del w:id="3" w:author="PR Preview" w:date="2026-01-01T00:00:00Z">
        <w:r>
          <w:delText xml:space="preserve">The dot product is also the standard</w:delText>
        </w:r>
      </w:del>
      <w:del w:id="4" w:author="PR Preview" w:date="2026-01-01T00:00:00Z">
        <w:r>
          <w:delText xml:space="preserve"> </w:delText>
        </w:r>
      </w:del>
      <w:del w:id="5" w:author="PR Preview" w:date="2026-01-01T00:00:00Z">
        <w:r>
          <w:rPr>
            <w:i/>
            <w:iCs/>
          </w:rPr>
          <w:delText xml:space="preserve">inner product</w:delText>
        </w:r>
      </w:del>
      <w:del w:id="6" w:author="PR Preview" w:date="2026-01-01T00:00:00Z">
        <w:r>
          <w:delText xml:space="preserve"> </w:delText>
        </w:r>
      </w:del>
      <w:del w:id="7" w:author="PR Preview" w:date="2026-01-01T00:00:00Z">
        <w:r>
          <w:delText xml:space="preserve">on</w:delText>
        </w:r>
      </w:del>
      <w:del w:id="8" w:author="PR Preview" w:date="2026-01-01T00:00:00Z">
        <w:r>
          <w:delText xml:space="preserve"> </w:delText>
        </w:r>
      </w:del>
      <m:oMath>
        <m:sSup>
          <m:e>
            <m:r>
              <m:rPr>
                <m:scr m:val="double-struck"/>
                <m:sty m:val="p"/>
              </m:rPr>
              <m:t>R</m:t>
            </m:r>
          </m:e>
          <m:sup>
            <m:r>
              <m:t>p</m:t>
            </m:r>
          </m:sup>
        </m:sSup>
      </m:oMath>
      <w:del w:id="9" w:author="PR Preview" w:date="2026-01-01T00:00:00Z">
        <w:r>
          <w:delText xml:space="preserve">;</w:delText>
        </w:r>
      </w:del>
      <w:del w:id="10" w:author="PR Preview" w:date="2026-01-01T00:00:00Z">
        <w:r>
          <w:delText xml:space="preserve"> </w:delText>
        </w:r>
      </w:del>
      <w:del w:id="11" w:author="PR Preview" w:date="2026-01-01T00:00:00Z">
        <w:r>
          <w:delText xml:space="preserve">“inner product”</w:delText>
        </w:r>
      </w:del>
      <w:del w:id="12" w:author="PR Preview" w:date="2026-01-01T00:00:00Z">
        <w:r>
          <w:delText xml:space="preserve"> </w:delText>
        </w:r>
      </w:del>
      <w:del w:id="13" w:author="PR Preview" w:date="2026-01-01T00:00:00Z">
        <w:r>
          <w:delText xml:space="preserve">is the general notion (</w:delText>
        </w:r>
      </w:del>
      <w:hyperlink w:anchor="def-inner-product">
        <w:del w:id="14" w:author="PR Preview" w:date="2026-01-01T00:00:00Z">
          <w:r>
            <w:rPr>
              <w:rStyle w:val="Hyperlink"/>
            </w:rPr>
            <w:delText xml:space="preserve">Definition 56</w:delText>
          </w:r>
        </w:del>
      </w:hyperlink>
      <w:del w:id="15" w:author="PR Preview" w:date="2026-01-01T00:00:00Z">
        <w:r>
          <w:delText xml:space="preserve">, later on this page),</w:delText>
        </w:r>
      </w:del>
      <w:del w:id="16" w:author="PR Preview" w:date="2026-01-01T00:00:00Z">
        <w:r>
          <w:delText xml:space="preserve"> </w:delText>
        </w:r>
      </w:del>
      <w:del w:id="17" w:author="PR Preview" w:date="2026-01-01T00:00:00Z">
        <w:r>
          <w:delText xml:space="preserve">of which the dot product is one example.</w:delText>
        </w:r>
      </w:del>
    </w:p>
    <w:p>
      <w:pPr>
        <w:pStyle w:val="BodyText"/>
      </w:pPr>
      <w:ins w:id="18" w:author="PR Preview" w:date="2026-01-01T00:00:00Z">
        <w:r>
          <w:t xml:space="preserve">The dot product is also the standard</w:t>
        </w:r>
      </w:ins>
      <w:ins w:id="19" w:author="PR Preview" w:date="2026-01-01T00:00:00Z">
        <w:r>
          <w:t xml:space="preserve"> </w:t>
        </w:r>
      </w:ins>
      <w:ins w:id="20" w:author="PR Preview" w:date="2026-01-01T00:00:00Z">
        <w:r>
          <w:rPr>
            <w:i/>
            <w:iCs/>
          </w:rPr>
          <w:t xml:space="preserve">inner product</w:t>
        </w:r>
      </w:ins>
      <w:ins w:id="21" w:author="PR Preview" w:date="2026-01-01T00:00:00Z">
        <w:r>
          <w:t xml:space="preserve"> </w:t>
        </w:r>
      </w:ins>
      <w:ins w:id="22" w:author="PR Preview" w:date="2026-01-01T00:00:00Z">
        <w:r>
          <w:t xml:space="preserve">on</w:t>
        </w:r>
      </w:ins>
      <w:ins w:id="23" w:author="PR Preview" w:date="2026-01-01T00:00:00Z">
        <w:r>
          <w:t xml:space="preserve"> </w:t>
        </w:r>
      </w:ins>
      <m:oMath>
        <m:sSup>
          <m:e>
            <m:r>
              <m:rPr>
                <m:scr m:val="double-struck"/>
                <m:sty m:val="p"/>
              </m:rPr>
              <m:t>R</m:t>
            </m:r>
          </m:e>
          <m:sup>
            <m:r>
              <m:t>p</m:t>
            </m:r>
          </m:sup>
        </m:sSup>
      </m:oMath>
      <w:ins w:id="24" w:author="PR Preview" w:date="2026-01-01T00:00:00Z">
        <w:r>
          <w:t xml:space="preserve">;</w:t>
        </w:r>
      </w:ins>
      <w:ins w:id="25" w:author="PR Preview" w:date="2026-01-01T00:00:00Z">
        <w:r>
          <w:t xml:space="preserve"> </w:t>
        </w:r>
      </w:ins>
      <w:ins w:id="26" w:author="PR Preview" w:date="2026-01-01T00:00:00Z">
        <w:r>
          <w:t xml:space="preserve">“inner product”</w:t>
        </w:r>
      </w:ins>
      <w:ins w:id="27" w:author="PR Preview" w:date="2026-01-01T00:00:00Z">
        <w:r>
          <w:t xml:space="preserve"> </w:t>
        </w:r>
      </w:ins>
      <w:ins w:id="28" w:author="PR Preview" w:date="2026-01-01T00:00:00Z">
        <w:r>
          <w:t xml:space="preserve">is the general notion (</w:t>
        </w:r>
      </w:ins>
      <w:hyperlink w:anchor="def-inner-product">
        <w:ins w:id="29" w:author="PR Preview" w:date="2026-01-01T00:00:00Z">
          <w:r>
            <w:rPr>
              <w:rStyle w:val="Hyperlink"/>
            </w:rPr>
            <w:t xml:space="preserve">Definition 56</w:t>
          </w:r>
        </w:ins>
      </w:hyperlink>
      <w:ins w:id="30" w:author="PR Preview" w:date="2026-01-01T00:00:00Z">
        <w:r>
          <w:t xml:space="preserve">, later in these notes),</w:t>
        </w:r>
      </w:ins>
      <w:ins w:id="31" w:author="PR Preview" w:date="2026-01-01T00:00:00Z">
        <w:r>
          <w:t xml:space="preserve"> </w:t>
        </w:r>
      </w:ins>
      <w:ins w:id="32" w:author="PR Preview" w:date="2026-01-01T00:00:00Z">
        <w:r>
          <w:t xml:space="preserve">of which the dot product is one example.</w:t>
        </w:r>
      </w:ins>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3"/>
      </w:pPr>
      <w:del w:id="33" w:author="PR Preview" w:date="2026-01-01T00:00:00Z">
        <w:r>
          <w:delText xml:space="preserve">2.9 Rank</w:delText>
        </w:r>
      </w:del>
    </w:p>
    <w:p>
      <w:pPr>
        <w:pStyle w:val="Heading2"/>
      </w:pPr>
      <w:ins w:id="34" w:author="PR Preview" w:date="2026-01-01T00:00:00Z">
        <w:r>
          <w:t xml:space="preserve">3 Rank</w:t>
        </w:r>
      </w:ins>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3"/>
      </w:pPr>
      <w:del w:id="35" w:author="PR Preview" w:date="2026-01-01T00:00:00Z">
        <w:r>
          <w:delText xml:space="preserve">2.10 Subspaces</w:delText>
        </w:r>
      </w:del>
    </w:p>
    <w:p>
      <w:pPr>
        <w:pStyle w:val="Heading2"/>
      </w:pPr>
      <w:ins w:id="36" w:author="PR Preview" w:date="2026-01-01T00:00:00Z">
        <w:r>
          <w:t xml:space="preserve">4 Subspaces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3"/>
      </w:pPr>
      <w:del w:id="37" w:author="PR Preview" w:date="2026-01-01T00:00:00Z">
        <w:r>
          <w:delText xml:space="preserve">2.11 Column space and null space</w:delText>
        </w:r>
      </w:del>
    </w:p>
    <w:p>
      <w:pPr>
        <w:pStyle w:val="Heading2"/>
      </w:pPr>
      <w:ins w:id="38" w:author="PR Preview" w:date="2026-01-01T00:00:00Z">
        <w:r>
          <w:t xml:space="preserve">5 Column space and null space</w:t>
        </w:r>
      </w:ins>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3"/>
      </w:pPr>
      <w:del w:id="39" w:author="PR Preview" w:date="2026-01-01T00:00:00Z">
        <w:r>
          <w:delText xml:space="preserve">2.12 Rank-nullity and rank factorization</w:delText>
        </w:r>
      </w:del>
    </w:p>
    <w:p>
      <w:pPr>
        <w:pStyle w:val="Heading2"/>
      </w:pPr>
      <w:ins w:id="40" w:author="PR Preview" w:date="2026-01-01T00:00:00Z">
        <w:r>
          <w:t xml:space="preserve">6 Rank-nullity and rank factorization</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3"/>
      </w:pPr>
      <w:del w:id="41" w:author="PR Preview" w:date="2026-01-01T00:00:00Z">
        <w:r>
          <w:delText xml:space="preserve">2.13 Sums and direct sums</w:delText>
        </w:r>
      </w:del>
    </w:p>
    <w:p>
      <w:pPr>
        <w:pStyle w:val="Heading2"/>
      </w:pPr>
      <w:ins w:id="42" w:author="PR Preview" w:date="2026-01-01T00:00:00Z">
        <w:r>
          <w:t xml:space="preserve">7 Sums and direct sums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3"/>
      </w:pPr>
      <w:del w:id="43" w:author="PR Preview" w:date="2026-01-01T00:00:00Z">
        <w:r>
          <w:delText xml:space="preserve">2.14 Orthogonal complements</w:delText>
        </w:r>
      </w:del>
    </w:p>
    <w:p>
      <w:pPr>
        <w:pStyle w:val="Heading2"/>
      </w:pPr>
      <w:ins w:id="44" w:author="PR Preview" w:date="2026-01-01T00:00:00Z">
        <w:r>
          <w:t xml:space="preserve">8 Orthogonal complements</w:t>
        </w:r>
      </w:ins>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3"/>
      </w:pPr>
      <w:del w:id="45" w:author="PR Preview" w:date="2026-01-01T00:00:00Z">
        <w:r>
          <w:delText xml:space="preserve">2.15 The fundamental theorem of linear algebra</w:delText>
        </w:r>
      </w:del>
    </w:p>
    <w:p>
      <w:pPr>
        <w:pStyle w:val="Heading2"/>
      </w:pPr>
      <w:ins w:id="46" w:author="PR Preview" w:date="2026-01-01T00:00:00Z">
        <w:r>
          <w:t xml:space="preserve">9 The fundamental theorem of linear algebra</w:t>
        </w:r>
      </w:ins>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3"/>
      </w:pPr>
      <w:del w:id="47" w:author="PR Preview" w:date="2026-01-01T00:00:00Z">
        <w:r>
          <w:delText xml:space="preserve">2.16 Inner products</w:delText>
        </w:r>
      </w:del>
    </w:p>
    <w:p>
      <w:pPr>
        <w:pStyle w:val="Heading2"/>
      </w:pPr>
      <w:ins w:id="48" w:author="PR Preview" w:date="2026-01-01T00:00:00Z">
        <w:r>
          <w:t xml:space="preserve">10 Inner products</w:t>
        </w:r>
      </w:ins>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3"/>
      </w:pPr>
      <w:del w:id="49" w:author="PR Preview" w:date="2026-01-01T00:00:00Z">
        <w:r>
          <w:delText xml:space="preserve">2.17 Cauchy-Schwarz and the triangle inequality</w:delText>
        </w:r>
      </w:del>
    </w:p>
    <w:p>
      <w:pPr>
        <w:pStyle w:val="Heading2"/>
      </w:pPr>
      <w:ins w:id="50" w:author="PR Preview" w:date="2026-01-01T00:00:00Z">
        <w:r>
          <w:t xml:space="preserve">11 Cauchy-Schwarz and the triangle inequality</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3"/>
      </w:pPr>
      <w:del w:id="51" w:author="PR Preview" w:date="2026-01-01T00:00:00Z">
        <w:r>
          <w:delText xml:space="preserve">2.18 Orthonormal bases and Gram-Schmidt</w:delText>
        </w:r>
      </w:del>
    </w:p>
    <w:p>
      <w:pPr>
        <w:pStyle w:val="Heading2"/>
      </w:pPr>
      <w:ins w:id="52" w:author="PR Preview" w:date="2026-01-01T00:00:00Z">
        <w:r>
          <w:t xml:space="preserve">12 Orthonormal bases and Gram-Schmidt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3"/>
      </w:pPr>
      <w:del w:id="53" w:author="PR Preview" w:date="2026-01-01T00:00:00Z">
        <w:r>
          <w:delText xml:space="preserve">2.19 Outer product</w:delText>
        </w:r>
      </w:del>
    </w:p>
    <w:p>
      <w:pPr>
        <w:pStyle w:val="Heading2"/>
      </w:pPr>
      <w:ins w:id="54" w:author="PR Preview" w:date="2026-01-01T00:00:00Z">
        <w:r>
          <w:t xml:space="preserve">13 Outer product</w:t>
        </w:r>
      </w:ins>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del w:id="55" w:author="PR Preview" w:date="2026-01-01T00:00:00Z">
        <w:r>
          <w:delText xml:space="preserve">3 Special Matrices</w:delText>
        </w:r>
      </w:del>
    </w:p>
    <w:p>
      <w:pPr>
        <w:pStyle w:val="Heading2"/>
      </w:pPr>
      <w:ins w:id="56" w:author="PR Preview" w:date="2026-01-01T00:00:00Z">
        <w:r>
          <w:t xml:space="preserve">14 Special Matrices</w:t>
        </w:r>
      </w:ins>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del w:id="57" w:author="PR Preview" w:date="2026-01-01T00:00:00Z">
        <w:r>
          <w:delText xml:space="preserve">4 Quadratic Forms</w:delText>
        </w:r>
      </w:del>
    </w:p>
    <w:p>
      <w:pPr>
        <w:pStyle w:val="Heading2"/>
      </w:pPr>
      <w:ins w:id="58" w:author="PR Preview" w:date="2026-01-01T00:00:00Z">
        <w:r>
          <w:t xml:space="preserve">15 Quadratic Forms</w:t>
        </w:r>
      </w:ins>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del w:id="59" w:author="PR Preview" w:date="2026-01-01T00:00:00Z">
        <w:r>
          <w:delText xml:space="preserve">5 Trace and Matrix Inner Product</w:delText>
        </w:r>
      </w:del>
    </w:p>
    <w:p>
      <w:pPr>
        <w:pStyle w:val="Heading2"/>
      </w:pPr>
      <w:ins w:id="60" w:author="PR Preview" w:date="2026-01-01T00:00:00Z">
        <w:r>
          <w:t xml:space="preserve">16 Trace and Matrix Inner Product</w:t>
        </w:r>
      </w:ins>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del w:id="61" w:author="PR Preview" w:date="2026-01-01T00:00:00Z">
        <w:r>
          <w:delText xml:space="preserve">6 Matrix Decompositions</w:delText>
        </w:r>
      </w:del>
    </w:p>
    <w:p>
      <w:pPr>
        <w:pStyle w:val="Heading2"/>
      </w:pPr>
      <w:ins w:id="62" w:author="PR Preview" w:date="2026-01-01T00:00:00Z">
        <w:r>
          <w:t xml:space="preserve">17 Matrix Decompositions</w:t>
        </w:r>
      </w:ins>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del w:id="63" w:author="PR Preview" w:date="2026-01-01T00:00:00Z">
        <w:r>
          <w:delText xml:space="preserve">7 Definite Matrices</w:delText>
        </w:r>
      </w:del>
    </w:p>
    <w:p>
      <w:pPr>
        <w:pStyle w:val="Heading2"/>
      </w:pPr>
      <w:ins w:id="64" w:author="PR Preview" w:date="2026-01-01T00:00:00Z">
        <w:r>
          <w:t xml:space="preserve">18 Definite Matrices</w:t>
        </w:r>
      </w:ins>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del w:id="65" w:author="PR Preview" w:date="2026-01-01T00:00:00Z">
        <w:r>
          <w:delText xml:space="preserve">8 Determinants</w:delText>
        </w:r>
      </w:del>
    </w:p>
    <w:p>
      <w:pPr>
        <w:pStyle w:val="Heading2"/>
      </w:pPr>
      <w:ins w:id="66" w:author="PR Preview" w:date="2026-01-01T00:00:00Z">
        <w:r>
          <w:t xml:space="preserve">19 Determinants</w:t>
        </w:r>
      </w:ins>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del w:id="67" w:author="PR Preview" w:date="2026-01-01T00:00:00Z">
        <w:r>
          <w:delText xml:space="preserve">9 Design Matrix</w:delText>
        </w:r>
      </w:del>
    </w:p>
    <w:p>
      <w:pPr>
        <w:pStyle w:val="Heading2"/>
      </w:pPr>
      <w:ins w:id="68" w:author="PR Preview" w:date="2026-01-01T00:00:00Z">
        <w:r>
          <w:t xml:space="preserve">20 Design Matrix</w:t>
        </w:r>
      </w:ins>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del w:id="69" w:author="PR Preview" w:date="2026-01-01T00:00:00Z">
        <w:r>
          <w:delText xml:space="preserve">9.1 Orthogonal projection onto a subspace</w:delText>
        </w:r>
      </w:del>
    </w:p>
    <w:p>
      <w:pPr>
        <w:pStyle w:val="Heading3"/>
      </w:pPr>
      <w:ins w:id="70" w:author="PR Preview" w:date="2026-01-01T00:00:00Z">
        <w:r>
          <w:t xml:space="preserve">20.1 Orthogonal projection onto a subspace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del w:id="71" w:author="PR Preview" w:date="2026-01-01T00:00:00Z">
        <w:r>
          <w:delText xml:space="preserve">9.2 Generalized inverses and linear systems</w:delText>
        </w:r>
      </w:del>
    </w:p>
    <w:p>
      <w:pPr>
        <w:pStyle w:val="Heading3"/>
      </w:pPr>
      <w:ins w:id="72" w:author="PR Preview" w:date="2026-01-01T00:00:00Z">
        <w:r>
          <w:t xml:space="preserve">20.2 Generalized inverses and linear systems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del w:id="73" w:author="PR Preview" w:date="2026-01-01T00:00:00Z">
        <w:r>
          <w:delText xml:space="preserve">9.3 Solving linear systems and least squares</w:delText>
        </w:r>
      </w:del>
    </w:p>
    <w:p>
      <w:pPr>
        <w:pStyle w:val="Heading3"/>
      </w:pPr>
      <w:ins w:id="74" w:author="PR Preview" w:date="2026-01-01T00:00:00Z">
        <w:r>
          <w:t xml:space="preserve">20.3 Solving linear systems and least squares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3"/>
      </w:pPr>
      <w:del w:id="75" w:author="PR Preview" w:date="2026-01-01T00:00:00Z">
        <w:r>
          <w:delText xml:space="preserve">9.4 Similarity and diagonalization</w:delText>
        </w:r>
      </w:del>
    </w:p>
    <w:p>
      <w:pPr>
        <w:pStyle w:val="Heading2"/>
      </w:pPr>
      <w:ins w:id="76" w:author="PR Preview" w:date="2026-01-01T00:00:00Z">
        <w:r>
          <w:t xml:space="preserve">21 Similarity and diagonalization</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3"/>
      </w:pPr>
      <w:del w:id="77" w:author="PR Preview" w:date="2026-01-01T00:00:00Z">
        <w:r>
          <w:delText xml:space="preserve">9.5 Gram matrices, Schur complements and Cholesky</w:delText>
        </w:r>
      </w:del>
    </w:p>
    <w:p>
      <w:pPr>
        <w:pStyle w:val="Heading2"/>
      </w:pPr>
      <w:ins w:id="78" w:author="PR Preview" w:date="2026-01-01T00:00:00Z">
        <w:r>
          <w:t xml:space="preserve">22 Gram matrices, Schur complements and Cholesky</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del w:id="79" w:author="PR Preview" w:date="2026-01-01T00:00:00Z">
        <w:r>
          <w:delText xml:space="preserve">10 Complex vectors and matrices</w:delText>
        </w:r>
      </w:del>
    </w:p>
    <w:p>
      <w:pPr>
        <w:pStyle w:val="Heading2"/>
      </w:pPr>
      <w:ins w:id="80" w:author="PR Preview" w:date="2026-01-01T00:00:00Z">
        <w:r>
          <w:t xml:space="preserve">23 Complex vectors and matrices</w:t>
        </w:r>
      </w:ins>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del w:id="81" w:author="PR Preview" w:date="2026-01-01T00:00:00Z">
        <w:r>
          <w:delText xml:space="preserve">11 Further reading</w:delText>
        </w:r>
      </w:del>
    </w:p>
    <w:p>
      <w:pPr>
        <w:pStyle w:val="Heading2"/>
      </w:pPr>
      <w:ins w:id="82" w:author="PR Preview" w:date="2026-01-01T00:00:00Z">
        <w:r>
          <w:t xml:space="preserve">24 Further reading</w:t>
        </w:r>
      </w:ins>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del w:id="83" w:author="PR Preview" w:date="2026-01-01T00:00:00Z">
        <w:r>
          <w:delText xml:space="preserve">Petersen and Pedersen (2012)</w:delText>
        </w:r>
      </w:del>
      <w:del w:id="84" w:author="PR Preview" w:date="2026-01-01T00:00:00Z">
        <w:r>
          <w:delText xml:space="preserve"> </w:delText>
        </w:r>
      </w:del>
      <w:del w:id="85" w:author="PR Preview" w:date="2026-01-01T00:00:00Z">
        <w:r>
          <w:delText xml:space="preserve">is a free desk reference that collects matrix identities:</w:delText>
        </w:r>
      </w:del>
      <w:del w:id="86" w:author="PR Preview" w:date="2026-01-01T00:00:00Z">
        <w:r>
          <w:delText xml:space="preserve"> </w:delText>
        </w:r>
      </w:del>
      <w:del w:id="87" w:author="PR Preview" w:date="2026-01-01T00:00:00Z">
        <w:r>
          <w:delText xml:space="preserve">it lists results on determinants, inverses, decompositions,</w:delText>
        </w:r>
      </w:del>
      <w:del w:id="88" w:author="PR Preview" w:date="2026-01-01T00:00:00Z">
        <w:r>
          <w:delText xml:space="preserve"> </w:delText>
        </w:r>
      </w:del>
      <w:del w:id="89" w:author="PR Preview" w:date="2026-01-01T00:00:00Z">
        <w:r>
          <w:delText xml:space="preserve">and</w:delText>
        </w:r>
      </w:del>
      <w:del w:id="90" w:author="PR Preview" w:date="2026-01-01T00:00:00Z">
        <w:r>
          <w:delText xml:space="preserve"> </w:delText>
        </w:r>
      </w:del>
      <w:hyperlink r:id="rId639">
        <w:del w:id="91" w:author="PR Preview" w:date="2026-01-01T00:00:00Z">
          <w:r>
            <w:rPr>
              <w:rStyle w:val="Hyperlink"/>
            </w:rPr>
            <w:delText xml:space="preserve">derivatives</w:delText>
          </w:r>
        </w:del>
      </w:hyperlink>
      <w:del w:id="92" w:author="PR Preview" w:date="2026-01-01T00:00:00Z">
        <w:r>
          <w:delText xml:space="preserve"> </w:delText>
        </w:r>
      </w:del>
      <w:del w:id="93" w:author="PR Preview" w:date="2026-01-01T00:00:00Z">
        <w:r>
          <w:delText xml:space="preserve">of vectors and matrices,</w:delText>
        </w:r>
      </w:del>
      <w:del w:id="94" w:author="PR Preview" w:date="2026-01-01T00:00:00Z">
        <w:r>
          <w:delText xml:space="preserve"> </w:delText>
        </w:r>
      </w:del>
      <w:del w:id="95" w:author="PR Preview" w:date="2026-01-01T00:00:00Z">
        <w:r>
          <w:delText xml:space="preserve">so it is a quick place to look up a formula this page proves.</w:delText>
        </w:r>
      </w:del>
    </w:p>
    <w:p>
      <w:pPr>
        <w:pStyle w:val="Compact"/>
        <w:numPr>
          <w:ilvl w:val="0"/>
          <w:numId w:val="1112"/>
        </w:numPr>
      </w:pPr>
      <w:ins w:id="96" w:author="PR Preview" w:date="2026-01-01T00:00:00Z">
        <w:r>
          <w:t xml:space="preserve">Petersen and Pedersen (2012)</w:t>
        </w:r>
      </w:ins>
      <w:ins w:id="97" w:author="PR Preview" w:date="2026-01-01T00:00:00Z">
        <w:r>
          <w:t xml:space="preserve"> </w:t>
        </w:r>
      </w:ins>
      <w:ins w:id="98" w:author="PR Preview" w:date="2026-01-01T00:00:00Z">
        <w:r>
          <w:t xml:space="preserve">is a free desk reference that collects matrix identities:</w:t>
        </w:r>
      </w:ins>
      <w:ins w:id="99" w:author="PR Preview" w:date="2026-01-01T00:00:00Z">
        <w:r>
          <w:t xml:space="preserve"> </w:t>
        </w:r>
      </w:ins>
      <w:ins w:id="100" w:author="PR Preview" w:date="2026-01-01T00:00:00Z">
        <w:r>
          <w:t xml:space="preserve">it lists results on determinants, inverses, decompositions,</w:t>
        </w:r>
      </w:ins>
      <w:ins w:id="101" w:author="PR Preview" w:date="2026-01-01T00:00:00Z">
        <w:r>
          <w:t xml:space="preserve"> </w:t>
        </w:r>
      </w:ins>
      <w:ins w:id="102" w:author="PR Preview" w:date="2026-01-01T00:00:00Z">
        <w:r>
          <w:t xml:space="preserve">and</w:t>
        </w:r>
      </w:ins>
      <w:ins w:id="103" w:author="PR Preview" w:date="2026-01-01T00:00:00Z">
        <w:r>
          <w:t xml:space="preserve"> </w:t>
        </w:r>
      </w:ins>
      <w:hyperlink r:id="rId639">
        <w:ins w:id="104" w:author="PR Preview" w:date="2026-01-01T00:00:00Z">
          <w:r>
            <w:rPr>
              <w:rStyle w:val="Hyperlink"/>
            </w:rPr>
            <w:t xml:space="preserve">derivatives</w:t>
          </w:r>
        </w:ins>
      </w:hyperlink>
      <w:ins w:id="105" w:author="PR Preview" w:date="2026-01-01T00:00:00Z">
        <w:r>
          <w:t xml:space="preserve"> </w:t>
        </w:r>
      </w:ins>
      <w:ins w:id="106" w:author="PR Preview" w:date="2026-01-01T00:00:00Z">
        <w:r>
          <w:t xml:space="preserve">of vectors and matrices,</w:t>
        </w:r>
      </w:ins>
      <w:ins w:id="107" w:author="PR Preview" w:date="2026-01-01T00:00:00Z">
        <w:r>
          <w:t xml:space="preserve"> </w:t>
        </w:r>
      </w:ins>
      <w:ins w:id="108" w:author="PR Preview" w:date="2026-01-01T00:00:00Z">
        <w:r>
          <w:t xml:space="preserve">so it is a quick place to look up a formula these pages prove.</w:t>
        </w:r>
      </w:ins>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2026-10-10T00:39:08Z</dcterms:created>
  <dcterms:modified xsi:type="dcterms:W3CDTF">2026-10-10T00:39:08Z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17:08:02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