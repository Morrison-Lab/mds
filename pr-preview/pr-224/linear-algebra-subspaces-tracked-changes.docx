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Subspaces and Rank</w:t>
        </w:r>
      </w:ins>
    </w:p>
    <w:p>
      <w:pPr>
        <w:pStyle w:val="Date"/>
      </w:pPr>
      <w:ins w:id="2" w:author="PR Preview" w:date="2026-01-01T00:00:00Z">
        <w:r>
          <w:t xml:space="preserve">Last modified: 2026-10-09 17:08:02 (PDT)</w:t>
        </w:r>
      </w:ins>
    </w:p>
    <w:bookmarkStart w:id="15" w:name="rank"/>
    <w:p>
      <w:pPr>
        <w:pStyle w:val="Heading2"/>
      </w:pPr>
      <w:ins w:id="3" w:author="PR Preview" w:date="2026-01-01T00:00:00Z">
        <w:r>
          <w:t xml:space="preserve">1 Rank</w:t>
        </w:r>
      </w:ins>
    </w:p>
    <w:bookmarkStart w:id="9" w:name="def-linearly-independent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(Linearly independent vectors)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Vectors</w:t>
        </w:r>
      </w:ins>
      <w:ins w:id="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of the same length</w:t>
        </w:r>
      </w:ins>
      <w:ins w:id="10" w:author="PR Preview" w:date="2026-01-01T00:00:00Z">
        <w:r>
          <w:t xml:space="preserve"> </w:t>
        </w:r>
      </w:ins>
      <m:oMath>
        <m:r>
          <m:t>p</m:t>
        </m:r>
      </m:oMath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are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rPr>
            <w:b/>
            <w:bCs/>
          </w:rPr>
          <w:t xml:space="preserve">linearly independent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if the only numbers</w:t>
        </w:r>
      </w:ins>
      <w:ins w:id="1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ins w:id="20" w:author="PR Preview" w:date="2026-01-01T00:00:00Z">
        <w:r>
          <w:t xml:space="preserve">are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1" w:author="PR Preview" w:date="2026-01-01T00:00:00Z">
        <w:r>
          <w:t xml:space="preserve">Vectors that are not linearly independent are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rPr>
            <w:b/>
            <w:bCs/>
          </w:rPr>
          <w:t xml:space="preserve">linearly dependent</w:t>
        </w:r>
      </w:ins>
      <w:ins w:id="24" w:author="PR Preview" w:date="2026-01-01T00:00:00Z">
        <w:r>
          <w:t xml:space="preserve">.</w:t>
        </w:r>
      </w:ins>
    </w:p>
    <w:bookmarkEnd w:id="9"/>
    <w:bookmarkStart w:id="10" w:name="exm-linearly-independent"/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Example 1 (Independent and dependent pairs of vectors)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and</w:t>
        </w:r>
      </w:ins>
      <w:ins w:id="3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are linearly independent:</w:t>
        </w:r>
      </w:ins>
      <w:ins w:id="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4" w:author="PR Preview" w:date="2026-01-01T00:00:00Z">
        <w:r>
          <w:t xml:space="preserve">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which is</w:t>
        </w:r>
      </w:ins>
      <w:ins w:id="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only if</w:t>
        </w:r>
      </w:ins>
      <w:ins w:id="4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 then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</w:t>
        </w:r>
      </w:ins>
      <w:ins w:id="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are not:</w:t>
        </w:r>
      </w:ins>
      <w:ins w:id="50" w:author="PR Preview" w:date="2026-01-01T00:00:00Z">
        <w:r>
          <w:t xml:space="preserve"> </w:t>
        </w:r>
      </w:ins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51" w:author="PR Preview" w:date="2026-01-01T00:00:00Z">
        <w:r>
          <w:t xml:space="preserve">.</w:t>
        </w:r>
      </w:ins>
    </w:p>
    <w:bookmarkEnd w:id="10"/>
    <w:bookmarkStart w:id="11" w:name="def-rank"/>
    <w:p>
      <w:pPr>
        <w:pStyle w:val="FirstParagraph"/>
      </w:pPr>
      <w:ins w:id="52" w:author="PR Preview" w:date="2026-01-01T00:00:00Z">
        <w:r>
          <w:rPr>
            <w:b/>
            <w:bCs/>
          </w:rPr>
          <w:t xml:space="preserve">Definition 2 (Rank)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rank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of a matrix</w:t>
        </w:r>
      </w:ins>
      <w:ins w:id="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" w:author="PR Preview" w:date="2026-01-01T00:00:00Z">
        <w:r>
          <w:t xml:space="preserve">, written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the largest number of columns of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that are linearly independent (</w:t>
        </w:r>
      </w:ins>
      <w:hyperlink w:anchor="def-linearly-independent">
        <w:ins w:id="6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" w:author="PR Preview" w:date="2026-01-01T00:00:00Z">
        <w:r>
          <w:t xml:space="preserve">).</w:t>
        </w:r>
      </w:ins>
    </w:p>
    <w:bookmarkEnd w:id="11"/>
    <w:bookmarkStart w:id="12" w:name="exm-rank"/>
    <w:p>
      <w:pPr>
        <w:pStyle w:val="BodyText"/>
      </w:pPr>
      <w:ins w:id="70" w:author="PR Preview" w:date="2026-01-01T00:00:00Z">
        <w:r>
          <w:rPr>
            <w:b/>
            <w:bCs/>
          </w:rPr>
          <w:t xml:space="preserve">Example 2 (The rank of two</w:t>
        </w:r>
      </w:ins>
      <w:ins w:id="71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72" w:author="PR Preview" w:date="2026-01-01T00:00:00Z">
        <w:r>
          <w:rPr>
            <w:b/>
            <w:bCs/>
          </w:rP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matrices)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matrix</w:t>
        </w:r>
      </w:ins>
      <w:ins w:id="7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has rank</w:t>
        </w:r>
      </w:ins>
      <w:ins w:id="79" w:author="PR Preview" w:date="2026-01-01T00:00:00Z">
        <w:r>
          <w:t xml:space="preserve"> </w:t>
        </w:r>
      </w:ins>
      <m:oMath>
        <m:r>
          <m:t>2</m:t>
        </m:r>
      </m:oMath>
      <w:ins w:id="80" w:author="PR Preview" w:date="2026-01-01T00:00:00Z">
        <w:r>
          <w:t xml:space="preserve">: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if</w:t>
        </w:r>
      </w:ins>
      <w:ins w:id="8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then subtracting the first entry from the second gives</w:t>
        </w:r>
      </w:ins>
      <w:ins w:id="8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88" w:author="PR Preview" w:date="2026-01-01T00:00:00Z">
        <w:r>
          <w:t xml:space="preserve">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then</w:t>
        </w:r>
      </w:ins>
      <w:ins w:id="9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92" w:author="PR Preview" w:date="2026-01-01T00:00:00Z">
        <w:r>
          <w:t xml:space="preserve">.</w:t>
        </w:r>
      </w:ins>
    </w:p>
    <w:p>
      <w:pPr>
        <w:pStyle w:val="BodyText"/>
      </w:pPr>
      <w:ins w:id="93" w:author="PR Preview" w:date="2026-01-01T00:00:00Z">
        <w:r>
          <w:t xml:space="preserve">The matrix</w:t>
        </w:r>
      </w:ins>
      <w:ins w:id="94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has rank</w:t>
        </w:r>
      </w:ins>
      <w:ins w:id="97" w:author="PR Preview" w:date="2026-01-01T00:00:00Z">
        <w:r>
          <w:t xml:space="preserve"> </w:t>
        </w:r>
      </w:ins>
      <m:oMath>
        <m:r>
          <m:t>1</m:t>
        </m:r>
      </m:oMath>
      <w:ins w:id="98" w:author="PR Preview" w:date="2026-01-01T00:00:00Z">
        <w:r>
          <w:t xml:space="preserve">: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its second column is twice its first,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so the two columns are not linearly independent,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but the first column on its own is.</w:t>
        </w:r>
      </w:ins>
    </w:p>
    <w:bookmarkEnd w:id="12"/>
    <w:bookmarkStart w:id="13" w:name="def-full-column-rank"/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Definition 3 (Full column rank)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</w:t>
        </w:r>
      </w:ins>
      <w:ins w:id="1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matrix has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b/>
            <w:bCs/>
          </w:rPr>
          <w:t xml:space="preserve">full column rank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if its rank (</w:t>
        </w:r>
      </w:ins>
      <w:hyperlink w:anchor="def-rank">
        <w:ins w:id="11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6" w:author="PR Preview" w:date="2026-01-01T00:00:00Z">
        <w:r>
          <w:t xml:space="preserve">) is</w:t>
        </w:r>
      </w:ins>
      <w:ins w:id="117" w:author="PR Preview" w:date="2026-01-01T00:00:00Z">
        <w:r>
          <w:t xml:space="preserve"> </w:t>
        </w:r>
      </w:ins>
      <m:oMath>
        <m:r>
          <m:t>p</m:t>
        </m:r>
      </m:oMath>
      <w:ins w:id="118" w:author="PR Preview" w:date="2026-01-01T00:00:00Z">
        <w:r>
          <w:t xml:space="preserve">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so that all of its columns are linearly independent.</w:t>
        </w:r>
      </w:ins>
    </w:p>
    <w:bookmarkEnd w:id="13"/>
    <w:bookmarkStart w:id="14" w:name="rem-full-column-rank-shape"/>
    <w:p>
      <w:pPr>
        <w:pStyle w:val="BodyText"/>
      </w:pPr>
      <w:ins w:id="121" w:author="PR Preview" w:date="2026-01-01T00:00:00Z">
        <w:r>
          <w:rPr>
            <w:i/>
            <w:iCs/>
          </w:rPr>
          <w:t xml:space="preserve">Remark 1</w:t>
        </w:r>
      </w:ins>
      <w:ins w:id="122" w:author="PR Preview" w:date="2026-01-01T00:00:00Z">
        <w:r>
          <w:t xml:space="preserve"> (Full column rank needs at least as many rows as columns). </w:t>
        </w:r>
      </w:ins>
      <w:ins w:id="123" w:author="PR Preview" w:date="2026-01-01T00:00:00Z">
        <w:r>
          <w:t xml:space="preserve">In</w:t>
        </w:r>
      </w:ins>
      <w:ins w:id="124" w:author="PR Preview" w:date="2026-01-01T00:00:00Z">
        <w:r>
          <w:t xml:space="preserve"> </w:t>
        </w:r>
      </w:ins>
      <w:hyperlink w:anchor="exm-rank">
        <w:ins w:id="12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26" w:author="PR Preview" w:date="2026-01-01T00:00:00Z">
        <w:r>
          <w:t xml:space="preserve">, the first matrix has full column rank: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its rank is</w:t>
        </w:r>
      </w:ins>
      <w:ins w:id="129" w:author="PR Preview" w:date="2026-01-01T00:00:00Z">
        <w:r>
          <w:t xml:space="preserve"> </w:t>
        </w:r>
      </w:ins>
      <m:oMath>
        <m:r>
          <m:t>2</m:t>
        </m:r>
      </m:oMath>
      <w:ins w:id="130" w:author="PR Preview" w:date="2026-01-01T00:00:00Z">
        <w:r>
          <w:t xml:space="preserve">, and it has</w:t>
        </w:r>
      </w:ins>
      <w:ins w:id="131" w:author="PR Preview" w:date="2026-01-01T00:00:00Z">
        <w:r>
          <w:t xml:space="preserve"> </w:t>
        </w:r>
      </w:ins>
      <m:oMath>
        <m:r>
          <m:t>2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columns.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The second does not, because its rank is</w:t>
        </w:r>
      </w:ins>
      <w:ins w:id="136" w:author="PR Preview" w:date="2026-01-01T00:00:00Z">
        <w:r>
          <w:t xml:space="preserve"> </w:t>
        </w:r>
      </w:ins>
      <m:oMath>
        <m:r>
          <m:t>1</m:t>
        </m:r>
      </m:oMath>
      <w:ins w:id="137" w:author="PR Preview" w:date="2026-01-01T00:00:00Z">
        <w:r>
          <w:t xml:space="preserve">.</w:t>
        </w:r>
      </w:ins>
    </w:p>
    <w:p>
      <w:pPr>
        <w:pStyle w:val="BodyText"/>
      </w:pPr>
      <w:ins w:id="138" w:author="PR Preview" w:date="2026-01-01T00:00:00Z">
        <w:r>
          <w:t xml:space="preserve">An</w:t>
        </w:r>
      </w:ins>
      <w:ins w:id="13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matrix can have full column rank only when</w:t>
        </w:r>
      </w:ins>
      <w:ins w:id="14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≤</m:t>
        </m:r>
        <m:r>
          <m:t>n</m:t>
        </m:r>
      </m:oMath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because more than</w:t>
        </w:r>
      </w:ins>
      <w:ins w:id="146" w:author="PR Preview" w:date="2026-01-01T00:00:00Z">
        <w:r>
          <w:t xml:space="preserve"> </w:t>
        </w:r>
      </w:ins>
      <m:oMath>
        <m:r>
          <m:t>n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vectors of length</w:t>
        </w:r>
      </w:ins>
      <w:ins w:id="149" w:author="PR Preview" w:date="2026-01-01T00:00:00Z">
        <w:r>
          <w:t xml:space="preserve"> </w:t>
        </w:r>
      </w:ins>
      <m:oMath>
        <m:r>
          <m:t>n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are never linearly independent.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For example, the</w:t>
        </w:r>
      </w:ins>
      <w:ins w:id="15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matrix</w:t>
        </w:r>
      </w:ins>
      <w:ins w:id="157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has</w:t>
        </w:r>
      </w:ins>
      <w:ins w:id="160" w:author="PR Preview" w:date="2026-01-01T00:00:00Z">
        <w:r>
          <w:t xml:space="preserve"> </w:t>
        </w:r>
      </w:ins>
      <m:oMath>
        <m:r>
          <m:t>3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columns of length</w:t>
        </w:r>
      </w:ins>
      <w:ins w:id="163" w:author="PR Preview" w:date="2026-01-01T00:00:00Z">
        <w:r>
          <w:t xml:space="preserve"> </w:t>
        </w:r>
      </w:ins>
      <m:oMath>
        <m:r>
          <m:t>2</m:t>
        </m:r>
      </m:oMath>
      <w:ins w:id="164" w:author="PR Preview" w:date="2026-01-01T00:00:00Z">
        <w:r>
          <w:t xml:space="preserve">,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</w:t>
        </w:r>
      </w:ins>
      <w:ins w:id="16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68" w:author="PR Preview" w:date="2026-01-01T00:00:00Z">
        <w:r>
          <w:t xml:space="preserve">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with coefficients that are not all zero.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So its</w:t>
        </w:r>
      </w:ins>
      <w:ins w:id="173" w:author="PR Preview" w:date="2026-01-01T00:00:00Z">
        <w:r>
          <w:t xml:space="preserve"> </w:t>
        </w:r>
      </w:ins>
      <m:oMath>
        <m:r>
          <m:t>3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columns are not linearly independent,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and its rank is less than</w:t>
        </w:r>
      </w:ins>
      <w:ins w:id="178" w:author="PR Preview" w:date="2026-01-01T00:00:00Z">
        <w:r>
          <w:t xml:space="preserve"> </w:t>
        </w:r>
      </w:ins>
      <m:oMath>
        <m:r>
          <m:t>3</m:t>
        </m:r>
      </m:oMath>
      <w:ins w:id="179" w:author="PR Preview" w:date="2026-01-01T00:00:00Z">
        <w:r>
          <w:t xml:space="preserve">.</w:t>
        </w:r>
      </w:ins>
    </w:p>
    <w:bookmarkEnd w:id="14"/>
    <w:bookmarkEnd w:id="15"/>
    <w:bookmarkStart w:id="62" w:name="sec-subspaces"/>
    <w:p>
      <w:pPr>
        <w:pStyle w:val="Heading2"/>
      </w:pPr>
      <w:ins w:id="180" w:author="PR Preview" w:date="2026-01-01T00:00:00Z">
        <w:r>
          <w:t xml:space="preserve">2 Subspaces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ins w:id="181" w:author="PR Preview" w:date="2026-01-01T00:00:00Z">
        <w:r>
          <w:rPr>
            <w:b/>
            <w:bCs/>
          </w:rPr>
          <w:t xml:space="preserve">Definition 4 (Subspace (linear subspace, vector space, linear space))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 set</w:t>
        </w:r>
      </w:ins>
      <w:ins w:id="1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of vectors in</w:t>
        </w:r>
      </w:ins>
      <w:ins w:id="18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is a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rPr>
            <w:b/>
            <w:bCs/>
          </w:rPr>
          <w:t xml:space="preserve">subspace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of</w:t>
        </w:r>
      </w:ins>
      <w:ins w:id="1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if it is not empty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and it is closed under vector addition and scalar multiplication:</w:t>
        </w:r>
      </w:ins>
    </w:p>
    <w:p>
      <w:pPr>
        <w:pStyle w:val="Compact"/>
        <w:numPr>
          <w:ilvl w:val="0"/>
          <w:numId w:val="1002"/>
        </w:numPr>
      </w:pPr>
      <w:ins w:id="199" w:author="PR Preview" w:date="2026-01-01T00:00:00Z">
        <w:r>
          <w:t xml:space="preserve">if</w:t>
        </w:r>
      </w:ins>
      <w:ins w:id="2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04" w:author="PR Preview" w:date="2026-01-01T00:00:00Z">
        <w:r>
          <w:t xml:space="preserve">,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then</w:t>
        </w:r>
      </w:ins>
      <w:ins w:id="2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0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2"/>
        </w:numPr>
      </w:pPr>
      <w:ins w:id="209" w:author="PR Preview" w:date="2026-01-01T00:00:00Z">
        <w:r>
          <w:t xml:space="preserve">if</w:t>
        </w:r>
      </w:ins>
      <w:ins w:id="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</w:t>
        </w:r>
      </w:ins>
      <w:ins w:id="21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then</w:t>
        </w:r>
      </w:ins>
      <w:ins w:id="217" w:author="PR Preview" w:date="2026-01-01T00:00:00Z">
        <w:r>
          <w:t xml:space="preserve"> </w:t>
        </w:r>
      </w:ins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18" w:author="PR Preview" w:date="2026-01-01T00:00:00Z">
        <w:r>
          <w:t xml:space="preserve">.</w:t>
        </w:r>
      </w:ins>
    </w:p>
    <w:p>
      <w:pPr>
        <w:pStyle w:val="FirstParagraph"/>
      </w:pPr>
      <w:ins w:id="219" w:author="PR Preview" w:date="2026-01-01T00:00:00Z">
        <w:r>
          <w:t xml:space="preserve">A subspace is also called a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rPr>
            <w:b/>
            <w:bCs/>
          </w:rPr>
          <w:t xml:space="preserve">linear subspace</w:t>
        </w:r>
      </w:ins>
      <w:ins w:id="222" w:author="PR Preview" w:date="2026-01-01T00:00:00Z">
        <w:r>
          <w:t xml:space="preserve">,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rPr>
            <w:b/>
            <w:bCs/>
          </w:rPr>
          <w:t xml:space="preserve">vector space</w:t>
        </w:r>
      </w:ins>
      <w:ins w:id="227" w:author="PR Preview" w:date="2026-01-01T00:00:00Z">
        <w:r>
          <w:t xml:space="preserve">, or a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linear space</w:t>
        </w:r>
      </w:ins>
      <w:ins w:id="230" w:author="PR Preview" w:date="2026-01-01T00:00:00Z">
        <w:r>
          <w:t xml:space="preserve">.</w:t>
        </w:r>
      </w:ins>
    </w:p>
    <w:bookmarkEnd w:id="19"/>
    <w:bookmarkStart w:id="20" w:name="exm-subspace"/>
    <w:p>
      <w:pPr>
        <w:pStyle w:val="BodyText"/>
      </w:pPr>
      <w:ins w:id="231" w:author="PR Preview" w:date="2026-01-01T00:00:00Z">
        <w:r>
          <w:rPr>
            <w:b/>
            <w:bCs/>
          </w:rPr>
          <w:t xml:space="preserve">Example 3 (A line through the origin is a subspace)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Let</w:t>
        </w:r>
      </w:ins>
      <w:ins w:id="2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35" w:author="PR Preview" w:date="2026-01-01T00:00:00Z">
        <w:r>
          <w:t xml:space="preserve">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the line in</w:t>
        </w:r>
      </w:ins>
      <w:ins w:id="23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through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</w:t>
        </w:r>
      </w:ins>
      <w:ins w:id="2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246" w:author="PR Preview" w:date="2026-01-01T00:00:00Z">
        <w:r>
          <w:rPr>
            <w:b/>
            <w:bCs/>
          </w:rPr>
          <w:t xml:space="preserve">Addition:</w:t>
        </w:r>
      </w:ins>
      <w:ins w:id="247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which is in</w:t>
        </w:r>
      </w:ins>
      <w:ins w:id="2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5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253" w:author="PR Preview" w:date="2026-01-01T00:00:00Z">
        <w:r>
          <w:rPr>
            <w:b/>
            <w:bCs/>
          </w:rPr>
          <w:t xml:space="preserve">Scalar multiplication:</w:t>
        </w:r>
      </w:ins>
      <w:ins w:id="254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55" w:author="PR Preview" w:date="2026-01-01T00:00:00Z">
        <w:r>
          <w:t xml:space="preserve">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which is in</w:t>
        </w:r>
      </w:ins>
      <w:ins w:id="2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59" w:author="PR Preview" w:date="2026-01-01T00:00:00Z">
        <w:r>
          <w:t xml:space="preserve">.</w:t>
        </w:r>
      </w:ins>
    </w:p>
    <w:p>
      <w:pPr>
        <w:pStyle w:val="FirstParagraph"/>
      </w:pPr>
      <w:ins w:id="260" w:author="PR Preview" w:date="2026-01-01T00:00:00Z">
        <w:r>
          <w:t xml:space="preserve">So</w:t>
        </w:r>
      </w:ins>
      <w:ins w:id="2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a subspace of</w:t>
        </w:r>
      </w:ins>
      <w:ins w:id="26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65" w:author="PR Preview" w:date="2026-01-01T00:00:00Z">
        <w:r>
          <w:t xml:space="preserve">.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Two other subspaces of</w:t>
        </w:r>
      </w:ins>
      <w:ins w:id="2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are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set</w:t>
        </w:r>
      </w:ins>
      <w:ins w:id="27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that holds only the zero vector,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and</w:t>
        </w:r>
      </w:ins>
      <w:ins w:id="2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itself.</w:t>
        </w:r>
      </w:ins>
    </w:p>
    <w:bookmarkEnd w:id="20"/>
    <w:bookmarkStart w:id="21" w:name="exm-not-subspace"/>
    <w:p>
      <w:pPr>
        <w:pStyle w:val="BodyText"/>
      </w:pPr>
      <w:ins w:id="281" w:author="PR Preview" w:date="2026-01-01T00:00:00Z">
        <w:r>
          <w:rPr>
            <w:b/>
            <w:bCs/>
          </w:rPr>
          <w:t xml:space="preserve">Example 4 (A line that misses the origin is not a subspace)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Let</w:t>
        </w:r>
      </w:ins>
      <w:ins w:id="2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85" w:author="PR Preview" w:date="2026-01-01T00:00:00Z">
        <w:r>
          <w:t xml:space="preserve">,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the horizontal line in</w:t>
        </w:r>
      </w:ins>
      <w:ins w:id="28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at height</w:t>
        </w:r>
      </w:ins>
      <w:ins w:id="291" w:author="PR Preview" w:date="2026-01-01T00:00:00Z">
        <w:r>
          <w:t xml:space="preserve"> </w:t>
        </w:r>
      </w:ins>
      <m:oMath>
        <m:r>
          <m:t>1</m:t>
        </m:r>
      </m:oMath>
      <w:ins w:id="292" w:author="PR Preview" w:date="2026-01-01T00:00:00Z">
        <w:r>
          <w:t xml:space="preserve">.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 vectors</w:t>
        </w:r>
      </w:ins>
      <w:ins w:id="2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and</w:t>
        </w:r>
      </w:ins>
      <w:ins w:id="2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are in</w:t>
        </w:r>
      </w:ins>
      <w:ins w:id="3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but their sum</w:t>
        </w:r>
      </w:ins>
      <w:ins w:id="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is not,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because its second entry is</w:t>
        </w:r>
      </w:ins>
      <w:ins w:id="310" w:author="PR Preview" w:date="2026-01-01T00:00:00Z">
        <w:r>
          <w:t xml:space="preserve"> </w:t>
        </w:r>
      </w:ins>
      <m:oMath>
        <m:r>
          <m:t>2</m:t>
        </m:r>
      </m:oMath>
      <w:ins w:id="311" w:author="PR Preview" w:date="2026-01-01T00:00:00Z">
        <w:r>
          <w:t xml:space="preserve">, not</w:t>
        </w:r>
      </w:ins>
      <w:ins w:id="312" w:author="PR Preview" w:date="2026-01-01T00:00:00Z">
        <w:r>
          <w:t xml:space="preserve"> </w:t>
        </w:r>
      </w:ins>
      <m:oMath>
        <m:r>
          <m:t>1</m:t>
        </m:r>
      </m:oMath>
      <w:ins w:id="313" w:author="PR Preview" w:date="2026-01-01T00:00:00Z">
        <w:r>
          <w:t xml:space="preserve">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So</w:t>
        </w:r>
      </w:ins>
      <w:ins w:id="3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not closed under addition,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 it is not a subspace.</w:t>
        </w:r>
      </w:ins>
    </w:p>
    <w:bookmarkEnd w:id="21"/>
    <w:bookmarkStart w:id="22" w:name="thm-subspace-zero"/>
    <w:p>
      <w:pPr>
        <w:pStyle w:val="BodyText"/>
      </w:pPr>
      <w:ins w:id="321" w:author="PR Preview" w:date="2026-01-01T00:00:00Z">
        <w:r>
          <w:rPr>
            <w:b/>
            <w:bCs/>
          </w:rPr>
          <w:t xml:space="preserve">Theorem 1 (Every subspace contains the zero vector)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If</w:t>
        </w:r>
      </w:ins>
      <w:ins w:id="3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a subspace of</w:t>
        </w:r>
      </w:ins>
      <w:ins w:id="32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w:anchor="def-subspace">
        <w:ins w:id="33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31" w:author="PR Preview" w:date="2026-01-01T00:00:00Z">
        <w:r>
          <w:t xml:space="preserve">),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then</w:t>
        </w:r>
      </w:ins>
      <w:ins w:id="3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35" w:author="PR Preview" w:date="2026-01-01T00:00:00Z">
        <w:r>
          <w:t xml:space="preserve">.</w:t>
        </w:r>
      </w:ins>
    </w:p>
    <w:bookmarkEnd w:id="22"/>
    <w:p>
      <w:pPr>
        <w:pStyle w:val="BodyText"/>
      </w:pPr>
      <w:ins w:id="336" w:author="PR Preview" w:date="2026-01-01T00:00:00Z">
        <w:r>
          <w:rPr>
            <w:i/>
            <w:iCs/>
          </w:rPr>
          <w:t xml:space="preserve">Proof</w:t>
        </w:r>
      </w:ins>
      <w:ins w:id="337" w:author="PR Preview" w:date="2026-01-01T00:00:00Z">
        <w:r>
          <w:t xml:space="preserve">. </w:t>
        </w:r>
      </w:ins>
      <w:ins w:id="338" w:author="PR Preview" w:date="2026-01-01T00:00:00Z">
        <w:r>
          <w:t xml:space="preserve">A subspace is not empty, so it contains some vector</w:t>
        </w:r>
      </w:ins>
      <w:ins w:id="3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340" w:author="PR Preview" w:date="2026-01-01T00:00:00Z">
        <w:r>
          <w:t xml:space="preserve">.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Closure under scalar multiplication with</w:t>
        </w:r>
      </w:ins>
      <w:ins w:id="34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puts</w:t>
        </w:r>
      </w:ins>
      <w:ins w:id="34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in</w:t>
        </w:r>
      </w:ins>
      <w:ins w:id="3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50" w:author="PR Preview" w:date="2026-01-01T00:00:00Z">
        <w:r>
          <w:t xml:space="preserve">,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and</w:t>
        </w:r>
      </w:ins>
      <w:ins w:id="35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354" w:author="PR Preview" w:date="2026-01-01T00:00:00Z">
        <w:r>
          <w:t xml:space="preserve">.</w:t>
        </w:r>
      </w:ins>
    </w:p>
    <w:bookmarkStart w:id="23" w:name="exm-subspace-zero"/>
    <w:p>
      <w:pPr>
        <w:pStyle w:val="BodyText"/>
      </w:pPr>
      <w:ins w:id="355" w:author="PR Preview" w:date="2026-01-01T00:00:00Z">
        <w:r>
          <w:rPr>
            <w:b/>
            <w:bCs/>
          </w:rPr>
          <w:t xml:space="preserve">Example 5 (Using the zero vector to rule out a subspace)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 plane</w:t>
        </w:r>
      </w:ins>
      <w:ins w:id="35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in</w:t>
        </w:r>
      </w:ins>
      <w:ins w:id="36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does not contain</w:t>
        </w:r>
      </w:ins>
      <w:ins w:id="3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65" w:author="PR Preview" w:date="2026-01-01T00:00:00Z">
        <w:r>
          <w:t xml:space="preserve">,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because</w:t>
        </w:r>
      </w:ins>
      <w:ins w:id="36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ins w:id="369" w:author="PR Preview" w:date="2026-01-01T00:00:00Z">
        <w:r>
          <w:t xml:space="preserve">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So, by</w:t>
        </w:r>
      </w:ins>
      <w:ins w:id="372" w:author="PR Preview" w:date="2026-01-01T00:00:00Z">
        <w:r>
          <w:t xml:space="preserve"> </w:t>
        </w:r>
      </w:ins>
      <w:hyperlink w:anchor="thm-subspace-zero">
        <w:ins w:id="37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74" w:author="PR Preview" w:date="2026-01-01T00:00:00Z">
        <w:r>
          <w:t xml:space="preserve">, it is not a subspace.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The line</w:t>
        </w:r>
      </w:ins>
      <w:ins w:id="3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in</w:t>
        </w:r>
      </w:ins>
      <w:ins w:id="380" w:author="PR Preview" w:date="2026-01-01T00:00:00Z">
        <w:r>
          <w:t xml:space="preserve"> </w:t>
        </w:r>
      </w:ins>
      <w:hyperlink w:anchor="exm-not-subspace">
        <w:ins w:id="38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fails the same test: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is not in</w:t>
        </w:r>
      </w:ins>
      <w:ins w:id="3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88" w:author="PR Preview" w:date="2026-01-01T00:00:00Z">
        <w:r>
          <w:t xml:space="preserve">, because its second entry is not</w:t>
        </w:r>
      </w:ins>
      <w:ins w:id="389" w:author="PR Preview" w:date="2026-01-01T00:00:00Z">
        <w:r>
          <w:t xml:space="preserve"> </w:t>
        </w:r>
      </w:ins>
      <m:oMath>
        <m:r>
          <m:t>1</m:t>
        </m:r>
      </m:oMath>
      <w:ins w:id="390" w:author="PR Preview" w:date="2026-01-01T00:00:00Z">
        <w:r>
          <w:t xml:space="preserve">.</w:t>
        </w:r>
      </w:ins>
    </w:p>
    <w:p>
      <w:pPr>
        <w:pStyle w:val="BodyText"/>
      </w:pPr>
      <w:ins w:id="391" w:author="PR Preview" w:date="2026-01-01T00:00:00Z">
        <w:r>
          <w:t xml:space="preserve">Containing</w:t>
        </w:r>
      </w:ins>
      <w:ins w:id="3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necessary but not sufficient.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 union of the two coordinate axes in</w:t>
        </w:r>
      </w:ins>
      <w:ins w:id="39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98" w:author="PR Preview" w:date="2026-01-01T00:00:00Z">
        <w:r>
          <w:t xml:space="preserve">,</w:t>
        </w:r>
      </w:ins>
      <w:ins w:id="39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400" w:author="PR Preview" w:date="2026-01-01T00:00:00Z">
        <w:r>
          <w:t xml:space="preserve">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contains</w:t>
        </w:r>
      </w:ins>
      <w:ins w:id="4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04" w:author="PR Preview" w:date="2026-01-01T00:00:00Z">
        <w:r>
          <w:t xml:space="preserve">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but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lies on neither axis,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so the union is not closed under addition and is not a subspace.</w:t>
        </w:r>
      </w:ins>
    </w:p>
    <w:bookmarkEnd w:id="23"/>
    <w:bookmarkStart w:id="24" w:name="def-span"/>
    <w:p>
      <w:pPr>
        <w:pStyle w:val="BodyText"/>
      </w:pPr>
      <w:ins w:id="412" w:author="PR Preview" w:date="2026-01-01T00:00:00Z">
        <w:r>
          <w:rPr>
            <w:b/>
            <w:bCs/>
          </w:rPr>
          <w:t xml:space="preserve">Definition 5 (Span)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The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rPr>
            <w:b/>
            <w:bCs/>
          </w:rPr>
          <w:t xml:space="preserve">span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of vectors</w:t>
        </w:r>
      </w:ins>
      <w:ins w:id="41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is the set of all their linear combinations: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22" w:author="PR Preview" w:date="2026-01-01T00:00:00Z">
        <w:r>
          <w:t xml:space="preserve">The vectors</w:t>
        </w:r>
      </w:ins>
      <w:ins w:id="42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424" w:author="PR Preview" w:date="2026-01-01T00:00:00Z">
        <w:r>
          <w:t xml:space="preserve"> </w:t>
        </w:r>
      </w:ins>
      <w:ins w:id="425" w:author="PR Preview" w:date="2026-01-01T00:00:00Z">
        <w:r>
          <w:rPr>
            <w:b/>
            <w:bCs/>
          </w:rPr>
          <w:t xml:space="preserve">span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 set</w:t>
        </w:r>
      </w:ins>
      <w:ins w:id="4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if their span equals</w:t>
        </w:r>
      </w:ins>
      <w:ins w:id="4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432" w:author="PR Preview" w:date="2026-01-01T00:00:00Z">
        <w:r>
          <w:t xml:space="preserve">.</w:t>
        </w:r>
      </w:ins>
    </w:p>
    <w:p>
      <w:pPr>
        <w:pStyle w:val="BodyText"/>
      </w:pPr>
      <w:ins w:id="433" w:author="PR Preview" w:date="2026-01-01T00:00:00Z">
        <w:r>
          <w:t xml:space="preserve">By convention, the span of the empty list (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434" w:author="PR Preview" w:date="2026-01-01T00:00:00Z">
        <w:r>
          <w:t xml:space="preserve">) is</w:t>
        </w:r>
      </w:ins>
      <w:ins w:id="4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436" w:author="PR Preview" w:date="2026-01-01T00:00:00Z">
        <w:r>
          <w:t xml:space="preserve">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and the empty list counts as linearly independent (</w:t>
        </w:r>
      </w:ins>
      <w:hyperlink w:anchor="def-linearly-independent">
        <w:ins w:id="43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40" w:author="PR Preview" w:date="2026-01-01T00:00:00Z">
        <w:r>
          <w:t xml:space="preserve">),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since it has no coefficients that could fail to be zero.</w:t>
        </w:r>
      </w:ins>
    </w:p>
    <w:bookmarkEnd w:id="24"/>
    <w:bookmarkStart w:id="25" w:name="exm-span"/>
    <w:p>
      <w:pPr>
        <w:pStyle w:val="BodyText"/>
      </w:pPr>
      <w:ins w:id="443" w:author="PR Preview" w:date="2026-01-01T00:00:00Z">
        <w:r>
          <w:rPr>
            <w:b/>
            <w:bCs/>
          </w:rPr>
          <w:t xml:space="preserve">Example 6 (Two spans in</w:t>
        </w:r>
      </w:ins>
      <w:ins w:id="44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45" w:author="PR Preview" w:date="2026-01-01T00:00:00Z">
        <w:r>
          <w:rPr>
            <w:b/>
            <w:bCs/>
          </w:rPr>
          <w:t xml:space="preserve">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 the set of vectors</w:t>
        </w:r>
      </w:ins>
      <w:ins w:id="4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51" w:author="PR Preview" w:date="2026-01-01T00:00:00Z">
        <w:r>
          <w:t xml:space="preserve">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the plane</w:t>
        </w:r>
      </w:ins>
      <w:ins w:id="45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in</w:t>
        </w:r>
      </w:ins>
      <w:ins w:id="4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is only the line</w:t>
        </w:r>
      </w:ins>
      <w:ins w:id="46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because</w:t>
        </w:r>
      </w:ins>
      <w:ins w:id="4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so</w:t>
        </w:r>
      </w:ins>
      <w:ins w:id="46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470" w:author="PR Preview" w:date="2026-01-01T00:00:00Z">
        <w:r>
          <w:t xml:space="preserve">.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Adding a vector to a list does not always enlarge its span.</w:t>
        </w:r>
      </w:ins>
    </w:p>
    <w:bookmarkEnd w:id="25"/>
    <w:bookmarkStart w:id="26" w:name="thm-span-subspace"/>
    <w:p>
      <w:pPr>
        <w:pStyle w:val="FirstParagraph"/>
      </w:pPr>
      <w:ins w:id="473" w:author="PR Preview" w:date="2026-01-01T00:00:00Z">
        <w:r>
          <w:rPr>
            <w:b/>
            <w:bCs/>
          </w:rPr>
          <w:t xml:space="preserve">Theorem 2 (A span is a subspace)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For any vectors</w:t>
        </w:r>
      </w:ins>
      <w:ins w:id="47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77" w:author="PR Preview" w:date="2026-01-01T00:00:00Z">
        <w:r>
          <w:t xml:space="preserve">,</w:t>
        </w:r>
      </w:ins>
      <w:ins w:id="47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(</w:t>
        </w:r>
      </w:ins>
      <w:hyperlink w:anchor="def-span">
        <w:ins w:id="48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82" w:author="PR Preview" w:date="2026-01-01T00:00:00Z">
        <w:r>
          <w:t xml:space="preserve">)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is a subspace of</w:t>
        </w:r>
      </w:ins>
      <w:ins w:id="48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(</w:t>
        </w:r>
      </w:ins>
      <w:hyperlink w:anchor="def-subspace">
        <w:ins w:id="48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489" w:author="PR Preview" w:date="2026-01-01T00:00:00Z">
        <w:r>
          <w:t xml:space="preserve">).</w:t>
        </w:r>
      </w:ins>
    </w:p>
    <w:bookmarkEnd w:id="26"/>
    <w:p>
      <w:pPr>
        <w:pStyle w:val="BodyText"/>
      </w:pPr>
      <w:ins w:id="490" w:author="PR Preview" w:date="2026-01-01T00:00:00Z">
        <w:r>
          <w:rPr>
            <w:i/>
            <w:iCs/>
          </w:rPr>
          <w:t xml:space="preserve">Proof</w:t>
        </w:r>
      </w:ins>
      <w:ins w:id="491" w:author="PR Preview" w:date="2026-01-01T00:00:00Z">
        <w:r>
          <w:t xml:space="preserve">. </w:t>
        </w:r>
      </w:ins>
      <w:ins w:id="492" w:author="PR Preview" w:date="2026-01-01T00:00:00Z">
        <w:r>
          <w:t xml:space="preserve">The span is not empty: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it contains</w:t>
        </w:r>
      </w:ins>
      <w:ins w:id="49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496" w:author="PR Preview" w:date="2026-01-01T00:00:00Z">
        <w:r>
          <w:t xml:space="preserve">.</w:t>
        </w:r>
      </w:ins>
    </w:p>
    <w:p>
      <w:pPr>
        <w:pStyle w:val="BodyText"/>
      </w:pPr>
      <w:ins w:id="497" w:author="PR Preview" w:date="2026-01-01T00:00:00Z">
        <w:r>
          <w:rPr>
            <w:b/>
            <w:bCs/>
          </w:rPr>
          <w:t xml:space="preserve">Addition.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Take two vectors in the span,</w:t>
        </w:r>
      </w:ins>
      <w:ins w:id="5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</w:t>
        </w:r>
      </w:ins>
      <w:ins w:id="5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504" w:author="PR Preview" w:date="2026-01-01T00:00:00Z">
        <w:r>
          <w:t xml:space="preserve">.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07" w:author="PR Preview" w:date="2026-01-01T00:00:00Z">
        <w:r>
          <w:t xml:space="preserve">which is a linear combination of</w:t>
        </w:r>
      </w:ins>
      <w:ins w:id="5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509" w:author="PR Preview" w:date="2026-01-01T00:00:00Z">
        <w:r>
          <w:t xml:space="preserve">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so it is in the span.</w:t>
        </w:r>
      </w:ins>
    </w:p>
    <w:p>
      <w:pPr>
        <w:pStyle w:val="BodyText"/>
      </w:pPr>
      <w:ins w:id="512" w:author="PR Preview" w:date="2026-01-01T00:00:00Z">
        <w:r>
          <w:rPr>
            <w:b/>
            <w:bCs/>
          </w:rPr>
          <w:t xml:space="preserve">Scalar multiplication.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For</w:t>
        </w:r>
      </w:ins>
      <w:ins w:id="51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1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ins w:id="517" w:author="PR Preview" w:date="2026-01-01T00:00:00Z">
        <w:r>
          <w:t xml:space="preserve">which is again in the span.</w:t>
        </w:r>
      </w:ins>
    </w:p>
    <w:bookmarkStart w:id="28" w:name="exm-span-subspace"/>
    <w:p>
      <w:pPr>
        <w:pStyle w:val="BodyText"/>
      </w:pPr>
      <w:ins w:id="518" w:author="PR Preview" w:date="2026-01-01T00:00:00Z">
        <w:r>
          <w:rPr>
            <w:b/>
            <w:bCs/>
          </w:rPr>
          <w:t xml:space="preserve">Example 7 (The line in</w:t>
        </w:r>
      </w:ins>
      <w:ins w:id="519" w:author="PR Preview" w:date="2026-01-01T00:00:00Z">
        <w:r>
          <w:rPr>
            <w:b/>
            <w:bCs/>
          </w:rPr>
          <w:t xml:space="preserve"> </w:t>
        </w:r>
      </w:ins>
      <w:hyperlink w:anchor="exm-subspace">
        <w:ins w:id="520" w:author="PR Preview" w:date="2026-01-01T00:00:00Z">
          <w:r>
            <w:rPr>
              <w:rStyle w:val="Hyperlink"/>
              <w:b/>
              <w:bCs/>
            </w:rPr>
            <w:t xml:space="preserve">Example 3</w:t>
          </w:r>
        </w:ins>
      </w:hyperlink>
      <w:ins w:id="521" w:author="PR Preview" w:date="2026-01-01T00:00:00Z">
        <w:r>
          <w:rPr>
            <w:b/>
            <w:bCs/>
          </w:rPr>
          <w:t xml:space="preserve"> </w:t>
        </w:r>
      </w:ins>
      <w:ins w:id="522" w:author="PR Preview" w:date="2026-01-01T00:00:00Z">
        <w:r>
          <w:rPr>
            <w:b/>
            <w:bCs/>
          </w:rPr>
          <w:t xml:space="preserve">is a span)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The line</w:t>
        </w:r>
      </w:ins>
      <w:ins w:id="5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in</w:t>
        </w:r>
      </w:ins>
      <w:ins w:id="528" w:author="PR Preview" w:date="2026-01-01T00:00:00Z">
        <w:r>
          <w:t xml:space="preserve"> </w:t>
        </w:r>
      </w:ins>
      <w:hyperlink w:anchor="exm-subspace">
        <w:ins w:id="52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is</w:t>
        </w:r>
      </w:ins>
      <w:ins w:id="532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33" w:author="PR Preview" w:date="2026-01-01T00:00:00Z">
        <w:r>
          <w:t xml:space="preserve">,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so</w:t>
        </w:r>
      </w:ins>
      <w:ins w:id="536" w:author="PR Preview" w:date="2026-01-01T00:00:00Z">
        <w:r>
          <w:t xml:space="preserve"> </w:t>
        </w:r>
      </w:ins>
      <w:hyperlink w:anchor="thm-span-subspace">
        <w:ins w:id="53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gives a second</w:t>
        </w:r>
      </w:ins>
      <w:ins w:id="540" w:author="PR Preview" w:date="2026-01-01T00:00:00Z">
        <w:r>
          <w:t xml:space="preserve"> </w:t>
        </w:r>
      </w:ins>
      <w:hyperlink r:id="rId27">
        <w:ins w:id="541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that it is a subspace.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Likewise, the plane</w:t>
        </w:r>
      </w:ins>
      <w:ins w:id="54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in</w:t>
        </w:r>
      </w:ins>
      <w:ins w:id="549" w:author="PR Preview" w:date="2026-01-01T00:00:00Z">
        <w:r>
          <w:t xml:space="preserve"> </w:t>
        </w:r>
      </w:ins>
      <w:hyperlink w:anchor="exm-span">
        <w:ins w:id="55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is a subspace of</w:t>
        </w:r>
      </w:ins>
      <w:ins w:id="55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54" w:author="PR Preview" w:date="2026-01-01T00:00:00Z">
        <w:r>
          <w:t xml:space="preserve">,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because it is</w:t>
        </w:r>
      </w:ins>
      <w:ins w:id="557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58" w:author="PR Preview" w:date="2026-01-01T00:00:00Z">
        <w:r>
          <w:t xml:space="preserve">.</w:t>
        </w:r>
      </w:ins>
    </w:p>
    <w:bookmarkEnd w:id="28"/>
    <w:bookmarkStart w:id="29" w:name="thm-matvec-columns"/>
    <w:p>
      <w:pPr>
        <w:pStyle w:val="BodyText"/>
      </w:pPr>
      <w:ins w:id="559" w:author="PR Preview" w:date="2026-01-01T00:00:00Z">
        <w:r>
          <w:rPr>
            <w:b/>
            <w:bCs/>
          </w:rPr>
          <w:t xml:space="preserve">Theorem 3 (A matrix-vector product combines the columns)</w:t>
        </w:r>
      </w:ins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If</w:t>
        </w:r>
      </w:ins>
      <w:ins w:id="5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is an</w:t>
        </w:r>
      </w:ins>
      <w:ins w:id="56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matrix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with columns</w:t>
        </w:r>
      </w:ins>
      <w:ins w:id="57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and</w:t>
        </w:r>
      </w:ins>
      <w:ins w:id="5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57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ins w:id="575" w:author="PR Preview" w:date="2026-01-01T00:00:00Z">
        <w:r>
          <w:rPr>
            <w:i/>
            <w:iCs/>
          </w:rPr>
          <w:t xml:space="preserve">Proof</w:t>
        </w:r>
      </w:ins>
      <w:ins w:id="576" w:author="PR Preview" w:date="2026-01-01T00:00:00Z">
        <w:r>
          <w:t xml:space="preserve">. </w:t>
        </w:r>
      </w:ins>
      <w:ins w:id="577" w:author="PR Preview" w:date="2026-01-01T00:00:00Z">
        <w:r>
          <w:t xml:space="preserve">Compare entry</w:t>
        </w:r>
      </w:ins>
      <w:ins w:id="578" w:author="PR Preview" w:date="2026-01-01T00:00:00Z">
        <w:r>
          <w:t xml:space="preserve"> </w:t>
        </w:r>
      </w:ins>
      <m:oMath>
        <m:r>
          <m:t>i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of the two sides, for each</w:t>
        </w:r>
      </w:ins>
      <w:ins w:id="58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Entry</w:t>
        </w:r>
      </w:ins>
      <w:ins w:id="585" w:author="PR Preview" w:date="2026-01-01T00:00:00Z">
        <w:r>
          <w:t xml:space="preserve"> </w:t>
        </w:r>
      </w:ins>
      <m:oMath>
        <m:r>
          <m:t>i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of</w:t>
        </w:r>
      </w:ins>
      <w:ins w:id="5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</w:t>
        </w:r>
      </w:ins>
      <w:ins w:id="59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ins w:id="592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ins w:id="593" w:author="PR Preview" w:date="2026-01-01T00:00:00Z">
        <w:r>
          <w:rPr>
            <w:b/>
            <w:bCs/>
          </w:rPr>
          <w:t xml:space="preserve">Example 8 (A product as a combination of columns)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594" w:author="PR Preview" w:date="2026-01-01T00:00:00Z">
        <w:r>
          <w:t xml:space="preserve">the same answer as computing each entry as a row-times-vector dot product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(</w:t>
        </w:r>
      </w:ins>
      <w:hyperlink r:id="rId30">
        <w:ins w:id="597" w:author="PR Preview" w:date="2026-01-01T00:00:00Z">
          <w:r>
            <w:rPr>
              <w:rStyle w:val="Hyperlink"/>
            </w:rPr>
            <w:t xml:space="preserve">Remark 3 in Matrices</w:t>
          </w:r>
        </w:ins>
      </w:hyperlink>
      <w:ins w:id="598" w:author="PR Preview" w:date="2026-01-01T00:00:00Z">
        <w:r>
          <w:t xml:space="preserve">).</w:t>
        </w:r>
      </w:ins>
    </w:p>
    <w:bookmarkEnd w:id="31"/>
    <w:bookmarkStart w:id="32" w:name="thm-matvec-linear"/>
    <w:p>
      <w:pPr>
        <w:pStyle w:val="BodyText"/>
      </w:pPr>
      <w:ins w:id="599" w:author="PR Preview" w:date="2026-01-01T00:00:00Z">
        <w:r>
          <w:rPr>
            <w:b/>
            <w:bCs/>
          </w:rPr>
          <w:t xml:space="preserve">Theorem 4 (A matrix maps a combination to the same combination of images)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If</w:t>
        </w:r>
      </w:ins>
      <w:ins w:id="6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is an</w:t>
        </w:r>
      </w:ins>
      <w:ins w:id="60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matrix,</w:t>
        </w:r>
      </w:ins>
      <w:ins w:id="6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and</w:t>
        </w:r>
      </w:ins>
      <w:ins w:id="61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612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ins w:id="613" w:author="PR Preview" w:date="2026-01-01T00:00:00Z">
        <w:r>
          <w:rPr>
            <w:i/>
            <w:iCs/>
          </w:rPr>
          <w:t xml:space="preserve">Proof</w:t>
        </w:r>
      </w:ins>
      <w:ins w:id="614" w:author="PR Preview" w:date="2026-01-01T00:00:00Z">
        <w:r>
          <w:t xml:space="preserve">. </w:t>
        </w:r>
      </w:ins>
      <w:ins w:id="615" w:author="PR Preview" w:date="2026-01-01T00:00:00Z">
        <w:r>
          <w:t xml:space="preserve">The function</w:t>
        </w:r>
      </w:ins>
      <w:ins w:id="6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is a linear map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by</w:t>
        </w:r>
      </w:ins>
      <w:ins w:id="621" w:author="PR Preview" w:date="2026-01-01T00:00:00Z">
        <w:r>
          <w:t xml:space="preserve"> </w:t>
        </w:r>
      </w:ins>
      <w:hyperlink r:id="rId33">
        <w:ins w:id="622" w:author="PR Preview" w:date="2026-01-01T00:00:00Z">
          <w:r>
            <w:rPr>
              <w:rStyle w:val="Hyperlink"/>
            </w:rPr>
            <w:t xml:space="preserve">Theorem 9 in Matrices</w:t>
          </w:r>
        </w:ins>
      </w:hyperlink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and a linear map preserves linear combinations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by</w:t>
        </w:r>
      </w:ins>
      <w:ins w:id="628" w:author="PR Preview" w:date="2026-01-01T00:00:00Z">
        <w:r>
          <w:t xml:space="preserve"> </w:t>
        </w:r>
      </w:ins>
      <w:hyperlink r:id="rId34">
        <w:ins w:id="629" w:author="PR Preview" w:date="2026-01-01T00:00:00Z">
          <w:r>
            <w:rPr>
              <w:rStyle w:val="Hyperlink"/>
            </w:rPr>
            <w:t xml:space="preserve">Theorem 10 in Matrices</w:t>
          </w:r>
        </w:ins>
      </w:hyperlink>
      <w:ins w:id="630" w:author="PR Preview" w:date="2026-01-01T00:00:00Z">
        <w:r>
          <w:t xml:space="preserve">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Applying that theorem with</w:t>
        </w:r>
      </w:ins>
      <w:ins w:id="6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and</w:t>
        </w:r>
      </w:ins>
      <w:ins w:id="63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gives the identity.</w:t>
        </w:r>
      </w:ins>
    </w:p>
    <w:bookmarkStart w:id="35" w:name="exm-matvec-linear"/>
    <w:p>
      <w:pPr>
        <w:pStyle w:val="BodyText"/>
      </w:pPr>
      <w:ins w:id="639" w:author="PR Preview" w:date="2026-01-01T00:00:00Z">
        <w:r>
          <w:rPr>
            <w:b/>
            <w:bCs/>
          </w:rPr>
          <w:t xml:space="preserve">Example 9 (Applying a matrix to a combination)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Let</w:t>
        </w:r>
      </w:ins>
      <w:ins w:id="6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643" w:author="PR Preview" w:date="2026-01-01T00:00:00Z">
        <w:r>
          <w:t xml:space="preserve">,</w:t>
        </w:r>
      </w:ins>
      <w:ins w:id="64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and</w:t>
        </w:r>
      </w:ins>
      <w:ins w:id="6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48" w:author="PR Preview" w:date="2026-01-01T00:00:00Z">
        <w:r>
          <w:t xml:space="preserve">.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Then</w:t>
        </w:r>
      </w:ins>
      <w:ins w:id="6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and</w:t>
        </w:r>
      </w:ins>
      <w:ins w:id="6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and for the combination</w:t>
        </w:r>
      </w:ins>
      <w:ins w:id="658" w:author="PR Preview" w:date="2026-01-01T00:00:00Z">
        <w:r>
          <w:t xml:space="preserve"> </w:t>
        </w:r>
      </w:ins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6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660" w:author="PR Preview" w:date="2026-01-01T00:00:00Z">
        <w:r>
          <w:t xml:space="preserve">which is</w:t>
        </w:r>
      </w:ins>
      <w:ins w:id="661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ins w:id="662" w:author="PR Preview" w:date="2026-01-01T00:00:00Z">
        <w:r>
          <w:t xml:space="preserve">, as</w:t>
        </w:r>
      </w:ins>
      <w:ins w:id="663" w:author="PR Preview" w:date="2026-01-01T00:00:00Z">
        <w:r>
          <w:t xml:space="preserve"> </w:t>
        </w:r>
      </w:ins>
      <w:hyperlink w:anchor="thm-matvec-linear">
        <w:ins w:id="664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says.</w:t>
        </w:r>
      </w:ins>
    </w:p>
    <w:bookmarkEnd w:id="35"/>
    <w:bookmarkStart w:id="36" w:name="thm-many-vectors-dependent"/>
    <w:p>
      <w:pPr>
        <w:pStyle w:val="BodyText"/>
      </w:pPr>
      <w:ins w:id="667" w:author="PR Preview" w:date="2026-01-01T00:00:00Z">
        <w:r>
          <w:rPr>
            <w:b/>
            <w:bCs/>
          </w:rPr>
          <w:t xml:space="preserve">Theorem 5 (More than</w:t>
        </w:r>
      </w:ins>
      <w:ins w:id="668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669" w:author="PR Preview" w:date="2026-01-01T00:00:00Z">
        <w:r>
          <w:rPr>
            <w:b/>
            <w:bCs/>
          </w:rPr>
          <w:t xml:space="preserve"> </w:t>
        </w:r>
      </w:ins>
      <w:ins w:id="670" w:author="PR Preview" w:date="2026-01-01T00:00:00Z">
        <w:r>
          <w:rPr>
            <w:b/>
            <w:bCs/>
          </w:rPr>
          <w:t xml:space="preserve">vectors in</w:t>
        </w:r>
      </w:ins>
      <w:ins w:id="67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72" w:author="PR Preview" w:date="2026-01-01T00:00:00Z">
        <w:r>
          <w:rPr>
            <w:b/>
            <w:bCs/>
          </w:rPr>
          <w:t xml:space="preserve"> </w:t>
        </w:r>
      </w:ins>
      <w:ins w:id="673" w:author="PR Preview" w:date="2026-01-01T00:00:00Z">
        <w:r>
          <w:rPr>
            <w:b/>
            <w:bCs/>
          </w:rPr>
          <w:t xml:space="preserve">are linearly dependent)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If</w:t>
        </w:r>
      </w:ins>
      <w:ins w:id="67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</m:oMath>
      <w:ins w:id="677" w:author="PR Preview" w:date="2026-01-01T00:00:00Z">
        <w:r>
          <w:t xml:space="preserve">, then any</w:t>
        </w:r>
      </w:ins>
      <w:ins w:id="678" w:author="PR Preview" w:date="2026-01-01T00:00:00Z">
        <w:r>
          <w:t xml:space="preserve"> </w:t>
        </w:r>
      </w:ins>
      <m:oMath>
        <m:r>
          <m:t>k</m:t>
        </m:r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vectors</w:t>
        </w:r>
      </w:ins>
      <w:ins w:id="6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are not linearly independent (</w:t>
        </w:r>
      </w:ins>
      <w:hyperlink w:anchor="def-linearly-independent">
        <w:ins w:id="68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85" w:author="PR Preview" w:date="2026-01-01T00:00:00Z">
        <w:r>
          <w:t xml:space="preserve">):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some numbers</w:t>
        </w:r>
      </w:ins>
      <w:ins w:id="68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689" w:author="PR Preview" w:date="2026-01-01T00:00:00Z">
        <w:r>
          <w:t xml:space="preserve">, not all zero, satisfy</w:t>
        </w:r>
      </w:ins>
      <w:ins w:id="69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691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692" w:author="PR Preview" w:date="2026-01-01T00:00:00Z">
        <w:r>
          <w:rPr>
            <w:i/>
            <w:iCs/>
          </w:rPr>
          <w:t xml:space="preserve">Proof</w:t>
        </w:r>
      </w:ins>
      <w:ins w:id="693" w:author="PR Preview" w:date="2026-01-01T00:00:00Z">
        <w:r>
          <w:t xml:space="preserve">. </w:t>
        </w:r>
      </w:ins>
      <w:hyperlink r:id="rId37">
        <w:ins w:id="694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on</w:t>
        </w:r>
      </w:ins>
      <w:ins w:id="697" w:author="PR Preview" w:date="2026-01-01T00:00:00Z">
        <w:r>
          <w:t xml:space="preserve"> </w:t>
        </w:r>
      </w:ins>
      <m:oMath>
        <m:r>
          <m:t>p</m:t>
        </m:r>
      </m:oMath>
      <w:ins w:id="698" w:author="PR Preview" w:date="2026-01-01T00:00:00Z">
        <w:r>
          <w:t xml:space="preserve">.</w:t>
        </w:r>
      </w:ins>
    </w:p>
    <w:p>
      <w:pPr>
        <w:pStyle w:val="BodyText"/>
      </w:pPr>
      <w:ins w:id="699" w:author="PR Preview" w:date="2026-01-01T00:00:00Z">
        <w:r>
          <w:rPr>
            <w:b/>
            <w:bCs/>
          </w:rPr>
          <w:t xml:space="preserve">Base case,</w:t>
        </w:r>
      </w:ins>
      <w:ins w:id="700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01" w:author="PR Preview" w:date="2026-01-01T00:00:00Z">
        <w:r>
          <w:rPr>
            <w:b/>
            <w:bCs/>
          </w:rP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Each</w:t>
        </w:r>
      </w:ins>
      <w:ins w:id="7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is a single number</w:t>
        </w:r>
      </w:ins>
      <w:ins w:id="70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</m:oMath>
      <w:ins w:id="708" w:author="PR Preview" w:date="2026-01-01T00:00:00Z">
        <w:r>
          <w:t xml:space="preserve">, and</w:t>
        </w:r>
      </w:ins>
      <w:ins w:id="70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2</m:t>
        </m:r>
      </m:oMath>
      <w:ins w:id="710" w:author="PR Preview" w:date="2026-01-01T00:00:00Z">
        <w:r>
          <w:t xml:space="preserve">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If</w:t>
        </w:r>
      </w:ins>
      <w:ins w:id="713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714" w:author="PR Preview" w:date="2026-01-01T00:00:00Z">
        <w:r>
          <w:t xml:space="preserve">, take</w:t>
        </w:r>
      </w:ins>
      <w:ins w:id="71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and every other</w:t>
        </w:r>
      </w:ins>
      <w:ins w:id="71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719" w:author="PR Preview" w:date="2026-01-01T00:00:00Z">
        <w:r>
          <w:t xml:space="preserve">.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Otherwise take</w:t>
        </w:r>
      </w:ins>
      <w:ins w:id="72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723" w:author="PR Preview" w:date="2026-01-01T00:00:00Z">
        <w:r>
          <w:t xml:space="preserve">,</w:t>
        </w:r>
      </w:ins>
      <w:ins w:id="72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and every other</w:t>
        </w:r>
      </w:ins>
      <w:ins w:id="72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728" w:author="PR Preview" w:date="2026-01-01T00:00:00Z">
        <w:r>
          <w:t xml:space="preserve">;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then</w:t>
        </w:r>
      </w:ins>
      <w:ins w:id="73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732" w:author="PR Preview" w:date="2026-01-01T00:00:00Z">
        <w:r>
          <w:t xml:space="preserve">, and</w:t>
        </w:r>
      </w:ins>
      <w:ins w:id="733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34" w:author="PR Preview" w:date="2026-01-01T00:00:00Z">
        <w:r>
          <w:t xml:space="preserve">.</w:t>
        </w:r>
      </w:ins>
    </w:p>
    <w:p>
      <w:pPr>
        <w:pStyle w:val="BodyText"/>
      </w:pPr>
      <w:ins w:id="735" w:author="PR Preview" w:date="2026-01-01T00:00:00Z">
        <w:r>
          <w:rPr>
            <w:b/>
            <w:bCs/>
          </w:rPr>
          <w:t xml:space="preserve">Inductive step.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Let</w:t>
        </w:r>
      </w:ins>
      <w:ins w:id="7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2</m:t>
        </m:r>
      </m:oMath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assume the</w:t>
        </w:r>
      </w:ins>
      <w:ins w:id="742" w:author="PR Preview" w:date="2026-01-01T00:00:00Z">
        <w:r>
          <w:t xml:space="preserve"> </w:t>
        </w:r>
      </w:ins>
      <w:hyperlink r:id="rId38">
        <w:ins w:id="743" w:author="PR Preview" w:date="2026-01-01T00:00:00Z">
          <w:r>
            <w:rPr>
              <w:rStyle w:val="Hyperlink"/>
            </w:rPr>
            <w:t xml:space="preserve">theorem</w:t>
          </w:r>
        </w:ins>
      </w:hyperlink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holds for vectors in</w:t>
        </w:r>
      </w:ins>
      <w:ins w:id="74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47" w:author="PR Preview" w:date="2026-01-01T00:00:00Z">
        <w:r>
          <w:t xml:space="preserve">,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and take</w:t>
        </w:r>
      </w:ins>
      <w:ins w:id="75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vectors in</w:t>
        </w:r>
      </w:ins>
      <w:ins w:id="75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54" w:author="PR Preview" w:date="2026-01-01T00:00:00Z">
        <w:r>
          <w:t xml:space="preserve">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Write</w:t>
        </w:r>
      </w:ins>
      <w:ins w:id="75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for the last entry of</w:t>
        </w:r>
      </w:ins>
      <w:ins w:id="76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ins w:id="761" w:author="PR Preview" w:date="2026-01-01T00:00:00Z">
        <w:r>
          <w:t xml:space="preserve">.</w:t>
        </w:r>
      </w:ins>
    </w:p>
    <w:p>
      <w:pPr>
        <w:pStyle w:val="BodyText"/>
      </w:pPr>
      <w:ins w:id="762" w:author="PR Preview" w:date="2026-01-01T00:00:00Z">
        <w:r>
          <w:rPr>
            <w:i/>
            <w:iCs/>
          </w:rPr>
          <w:t xml:space="preserve">Case 1: every</w:t>
        </w:r>
      </w:ins>
      <w:ins w:id="763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764" w:author="PR Preview" w:date="2026-01-01T00:00:00Z">
        <w:r>
          <w:rPr>
            <w:i/>
            <w:iCs/>
          </w:rPr>
          <w:t xml:space="preserve">.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Deleting the last entry gives</w:t>
        </w:r>
      </w:ins>
      <w:ins w:id="76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vectors in</w:t>
        </w:r>
      </w:ins>
      <w:ins w:id="77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771" w:author="PR Preview" w:date="2026-01-01T00:00:00Z">
        <w:r>
          <w:t xml:space="preserve">,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which by the inductive hypothesis have a combination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with coefficients not all zero that equals</w:t>
        </w:r>
      </w:ins>
      <w:ins w:id="77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777" w:author="PR Preview" w:date="2026-01-01T00:00:00Z">
        <w:r>
          <w:t xml:space="preserve">.</w:t>
        </w:r>
      </w:ins>
      <w:ins w:id="778" w:author="PR Preview" w:date="2026-01-01T00:00:00Z">
        <w:r>
          <w:t xml:space="preserve"> </w:t>
        </w:r>
      </w:ins>
      <w:ins w:id="779" w:author="PR Preview" w:date="2026-01-01T00:00:00Z">
        <w:r>
          <w:t xml:space="preserve">The same coefficients combine the original vectors to</w:t>
        </w:r>
      </w:ins>
      <w:ins w:id="7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781" w:author="PR Preview" w:date="2026-01-01T00:00:00Z">
        <w:r>
          <w:t xml:space="preserve">,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since every last entry is</w:t>
        </w:r>
      </w:ins>
      <w:ins w:id="784" w:author="PR Preview" w:date="2026-01-01T00:00:00Z">
        <w:r>
          <w:t xml:space="preserve"> </w:t>
        </w:r>
      </w:ins>
      <m:oMath>
        <m:r>
          <m:t>0</m:t>
        </m:r>
      </m:oMath>
      <w:ins w:id="785" w:author="PR Preview" w:date="2026-01-01T00:00:00Z">
        <w:r>
          <w:t xml:space="preserve">.</w:t>
        </w:r>
      </w:ins>
    </w:p>
    <w:p>
      <w:pPr>
        <w:pStyle w:val="BodyText"/>
      </w:pPr>
      <w:ins w:id="786" w:author="PR Preview" w:date="2026-01-01T00:00:00Z">
        <w:r>
          <w:rPr>
            <w:i/>
            <w:iCs/>
          </w:rPr>
          <w:t xml:space="preserve">Case 2: some</w:t>
        </w:r>
      </w:ins>
      <w:ins w:id="787" w:author="PR Preview" w:date="2026-01-01T00:00:00Z">
        <w:r>
          <w:rPr>
            <w:i/>
            <w:iCs/>
          </w:rP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ins w:id="788" w:author="PR Preview" w:date="2026-01-01T00:00:00Z">
        <w:r>
          <w:rPr>
            <w:i/>
            <w:iCs/>
          </w:rPr>
          <w:t xml:space="preserve">.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Renumber the vectors so that</w:t>
        </w:r>
      </w:ins>
      <w:ins w:id="791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ins w:id="792" w:author="PR Preview" w:date="2026-01-01T00:00:00Z">
        <w:r>
          <w:t xml:space="preserve">,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and for</w:t>
        </w:r>
      </w:ins>
      <w:ins w:id="79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98" w:author="PR Preview" w:date="2026-01-01T00:00:00Z">
        <w:r>
          <w:t xml:space="preserve">The last entry of</w:t>
        </w:r>
      </w:ins>
      <w:ins w:id="79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is</w:t>
        </w:r>
      </w:ins>
      <w:ins w:id="80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803" w:author="PR Preview" w:date="2026-01-01T00:00:00Z">
        <w:r>
          <w:t xml:space="preserve">.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Deleting that zero last entry gives</w:t>
        </w:r>
      </w:ins>
      <w:ins w:id="80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vectors in</w:t>
        </w:r>
      </w:ins>
      <w:ins w:id="8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810" w:author="PR Preview" w:date="2026-01-01T00:00:00Z">
        <w:r>
          <w:t xml:space="preserve">,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so by the inductive hypothesis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there are numbers</w:t>
        </w:r>
      </w:ins>
      <w:ins w:id="81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816" w:author="PR Preview" w:date="2026-01-01T00:00:00Z">
        <w:r>
          <w:t xml:space="preserve">, not all zero,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whose combination of the shortened vectors is</w:t>
        </w:r>
      </w:ins>
      <w:ins w:id="81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820" w:author="PR Preview" w:date="2026-01-01T00:00:00Z">
        <w:r>
          <w:t xml:space="preserve">.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Putting the zero last entries back gives</w:t>
        </w:r>
      </w:ins>
      <w:ins w:id="82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824" w:author="PR Preview" w:date="2026-01-01T00:00:00Z">
        <w:r>
          <w:t xml:space="preserve">.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ins w:id="827" w:author="PR Preview" w:date="2026-01-01T00:00:00Z">
        <w:r>
          <w:t xml:space="preserve">a combination of</w:t>
        </w:r>
      </w:ins>
      <w:ins w:id="82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equal to</w:t>
        </w:r>
      </w:ins>
      <w:ins w:id="8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whose first</w:t>
        </w:r>
      </w:ins>
      <w:ins w:id="83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coefficients are not all zero.</w:t>
        </w:r>
      </w:ins>
    </w:p>
    <w:bookmarkStart w:id="39" w:name="exm-many-vectors-dependent"/>
    <w:p>
      <w:pPr>
        <w:pStyle w:val="BodyText"/>
      </w:pPr>
      <w:ins w:id="837" w:author="PR Preview" w:date="2026-01-01T00:00:00Z">
        <w:r>
          <w:rPr>
            <w:b/>
            <w:bCs/>
          </w:rPr>
          <w:t xml:space="preserve">Example 10 (Three vectors in</w:t>
        </w:r>
      </w:ins>
      <w:ins w:id="83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839" w:author="PR Preview" w:date="2026-01-01T00:00:00Z">
        <w:r>
          <w:rPr>
            <w:b/>
            <w:bCs/>
          </w:rPr>
          <w:t xml:space="preserve">)</w:t>
        </w:r>
      </w:ins>
      <w:ins w:id="840" w:author="PR Preview" w:date="2026-01-01T00:00:00Z">
        <w:r>
          <w:t xml:space="preserve"> </w:t>
        </w:r>
      </w:ins>
      <w:hyperlink w:anchor="thm-many-vectors-dependent">
        <w:ins w:id="84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says the three vectors</w:t>
        </w:r>
      </w:ins>
      <w:ins w:id="8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45" w:author="PR Preview" w:date="2026-01-01T00:00:00Z">
        <w:r>
          <w:t xml:space="preserve">,</w:t>
        </w:r>
      </w:ins>
      <w:ins w:id="8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47" w:author="PR Preview" w:date="2026-01-01T00:00:00Z">
        <w:r>
          <w:t xml:space="preserve"> </w:t>
        </w:r>
      </w:ins>
      <w:ins w:id="848" w:author="PR Preview" w:date="2026-01-01T00:00:00Z">
        <w:r>
          <w:t xml:space="preserve">and</w:t>
        </w:r>
      </w:ins>
      <w:ins w:id="8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in</w:t>
        </w:r>
      </w:ins>
      <w:ins w:id="85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are linearly dependent,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and indeed</w:t>
        </w:r>
      </w:ins>
      <w:ins w:id="8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The theorem says nothing about</w:t>
        </w:r>
      </w:ins>
      <w:ins w:id="8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p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vectors:</w:t>
        </w:r>
      </w:ins>
      <w:ins w:id="8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and</w:t>
        </w:r>
      </w:ins>
      <w:ins w:id="8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are linearly independent,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while</w:t>
        </w:r>
      </w:ins>
      <w:ins w:id="8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and</w:t>
        </w:r>
      </w:ins>
      <w:ins w:id="8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are not (</w:t>
        </w:r>
      </w:ins>
      <w:hyperlink w:anchor="exm-linearly-independent">
        <w:ins w:id="87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79" w:author="PR Preview" w:date="2026-01-01T00:00:00Z">
        <w:r>
          <w:t xml:space="preserve">).</w:t>
        </w:r>
      </w:ins>
    </w:p>
    <w:bookmarkEnd w:id="39"/>
    <w:bookmarkStart w:id="40" w:name="def-basis"/>
    <w:p>
      <w:pPr>
        <w:pStyle w:val="BodyText"/>
      </w:pPr>
      <w:ins w:id="880" w:author="PR Preview" w:date="2026-01-01T00:00:00Z">
        <w:r>
          <w:rPr>
            <w:b/>
            <w:bCs/>
          </w:rPr>
          <w:t xml:space="preserve">Definition 6 (Basis)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A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rPr>
            <w:b/>
            <w:bCs/>
          </w:rPr>
          <w:t xml:space="preserve">basis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of a subspace</w:t>
        </w:r>
      </w:ins>
      <w:ins w:id="8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(</w:t>
        </w:r>
      </w:ins>
      <w:hyperlink w:anchor="def-subspace">
        <w:ins w:id="89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891" w:author="PR Preview" w:date="2026-01-01T00:00:00Z">
        <w:r>
          <w:t xml:space="preserve">)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is a list of vectors that are linearly independent (</w:t>
        </w:r>
      </w:ins>
      <w:hyperlink w:anchor="def-linearly-independent">
        <w:ins w:id="89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95" w:author="PR Preview" w:date="2026-01-01T00:00:00Z">
        <w:r>
          <w:t xml:space="preserve">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 span</w:t>
        </w:r>
      </w:ins>
      <w:ins w:id="8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(</w:t>
        </w:r>
      </w:ins>
      <w:hyperlink w:anchor="def-span">
        <w:ins w:id="90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902" w:author="PR Preview" w:date="2026-01-01T00:00:00Z">
        <w:r>
          <w:t xml:space="preserve">).</w:t>
        </w:r>
      </w:ins>
    </w:p>
    <w:bookmarkEnd w:id="40"/>
    <w:bookmarkStart w:id="41" w:name="exm-basis"/>
    <w:p>
      <w:pPr>
        <w:pStyle w:val="BodyText"/>
      </w:pPr>
      <w:ins w:id="903" w:author="PR Preview" w:date="2026-01-01T00:00:00Z">
        <w:r>
          <w:rPr>
            <w:b/>
            <w:bCs/>
          </w:rPr>
          <w:t xml:space="preserve">Example 11 (Two bases of</w:t>
        </w:r>
      </w:ins>
      <w:ins w:id="90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05" w:author="PR Preview" w:date="2026-01-01T00:00:00Z">
        <w:r>
          <w:rPr>
            <w:b/>
            <w:bCs/>
          </w:rPr>
          <w:t xml:space="preserve">)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and</w:t>
        </w:r>
      </w:ins>
      <w:ins w:id="9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form a basis of</w:t>
        </w:r>
      </w:ins>
      <w:ins w:id="91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14" w:author="PR Preview" w:date="2026-01-01T00:00:00Z">
        <w:r>
          <w:t xml:space="preserve">: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they are linearly independent,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and any</w:t>
        </w:r>
      </w:ins>
      <w:ins w:id="9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equals</w:t>
        </w:r>
      </w:ins>
      <w:ins w:id="922" w:author="PR Preview" w:date="2026-01-01T00:00:00Z">
        <w:r>
          <w:t xml:space="preserve"> </w:t>
        </w:r>
      </w:ins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and</w:t>
        </w:r>
      </w:ins>
      <w:ins w:id="9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also form a basis of</w:t>
        </w:r>
      </w:ins>
      <w:ins w:id="92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30" w:author="PR Preview" w:date="2026-01-01T00:00:00Z">
        <w:r>
          <w:t xml:space="preserve">:</w:t>
        </w:r>
      </w:ins>
      <w:ins w:id="931" w:author="PR Preview" w:date="2026-01-01T00:00:00Z">
        <w:r>
          <w:t xml:space="preserve"> </w:t>
        </w:r>
      </w:ins>
      <w:hyperlink w:anchor="exm-linearly-independent">
        <w:ins w:id="93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shows they are linearly independent,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and any</w:t>
        </w:r>
      </w:ins>
      <w:ins w:id="93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equals</w:t>
        </w:r>
      </w:ins>
      <w:ins w:id="9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because</w:t>
        </w:r>
      </w:ins>
      <w:ins w:id="9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in the first entry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and</w:t>
        </w:r>
      </w:ins>
      <w:ins w:id="94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in the second.</w:t>
        </w:r>
      </w:ins>
    </w:p>
    <w:bookmarkEnd w:id="41"/>
    <w:bookmarkStart w:id="42" w:name="exm-not-basis"/>
    <w:p>
      <w:pPr>
        <w:pStyle w:val="FirstParagraph"/>
      </w:pPr>
      <w:ins w:id="952" w:author="PR Preview" w:date="2026-01-01T00:00:00Z">
        <w:r>
          <w:rPr>
            <w:b/>
            <w:bCs/>
          </w:rPr>
          <w:t xml:space="preserve">Example 12 (Lists that are not bases of</w:t>
        </w:r>
      </w:ins>
      <w:ins w:id="95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54" w:author="PR Preview" w:date="2026-01-01T00:00:00Z">
        <w:r>
          <w:rPr>
            <w:b/>
            <w:bCs/>
          </w:rPr>
          <w:t xml:space="preserve">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and</w:t>
        </w:r>
      </w:ins>
      <w:ins w:id="9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are not a basis of</w:t>
        </w:r>
      </w:ins>
      <w:ins w:id="9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63" w:author="PR Preview" w:date="2026-01-01T00:00:00Z">
        <w:r>
          <w:t xml:space="preserve">.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They are not linearly independent,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since</w:t>
        </w:r>
      </w:ins>
      <w:ins w:id="968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969" w:author="PR Preview" w:date="2026-01-01T00:00:00Z">
        <w:r>
          <w:t xml:space="preserve">,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and they do not span</w:t>
        </w:r>
      </w:ins>
      <w:ins w:id="9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73" w:author="PR Preview" w:date="2026-01-01T00:00:00Z">
        <w:r>
          <w:t xml:space="preserve">: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every combination</w:t>
        </w:r>
      </w:ins>
      <w:ins w:id="97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has second entry</w:t>
        </w:r>
      </w:ins>
      <w:ins w:id="979" w:author="PR Preview" w:date="2026-01-01T00:00:00Z">
        <w:r>
          <w:t xml:space="preserve"> </w:t>
        </w:r>
      </w:ins>
      <m:oMath>
        <m:r>
          <m:t>0</m:t>
        </m:r>
      </m:oMath>
      <w:ins w:id="980" w:author="PR Preview" w:date="2026-01-01T00:00:00Z">
        <w:r>
          <w:t xml:space="preserve">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so</w:t>
        </w:r>
      </w:ins>
      <w:ins w:id="9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is not in their span.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86" w:author="PR Preview" w:date="2026-01-01T00:00:00Z">
        <w:r>
          <w:t xml:space="preserve">,</w:t>
        </w:r>
      </w:ins>
      <w:ins w:id="9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and</w:t>
        </w:r>
      </w:ins>
      <w:ins w:id="9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span</w:t>
        </w:r>
      </w:ins>
      <w:ins w:id="99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994" w:author="PR Preview" w:date="2026-01-01T00:00:00Z">
        <w:r>
          <w:t xml:space="preserve">,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but they are not a basis:</w:t>
        </w:r>
      </w:ins>
      <w:ins w:id="9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998" w:author="PR Preview" w:date="2026-01-01T00:00:00Z">
        <w:r>
          <w:t xml:space="preserve">,</w:t>
        </w:r>
      </w:ins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so they are not linearly independent.</w:t>
        </w:r>
      </w:ins>
    </w:p>
    <w:bookmarkEnd w:id="42"/>
    <w:bookmarkStart w:id="43" w:name="thm-basis-unique"/>
    <w:p>
      <w:pPr>
        <w:pStyle w:val="FirstParagraph"/>
      </w:pPr>
      <w:ins w:id="1001" w:author="PR Preview" w:date="2026-01-01T00:00:00Z">
        <w:r>
          <w:rPr>
            <w:b/>
            <w:bCs/>
          </w:rPr>
          <w:t xml:space="preserve">Theorem 6 (Coefficients in a basis are unique)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If</w:t>
        </w:r>
      </w:ins>
      <w:ins w:id="10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is a basis of a subspace</w:t>
        </w:r>
      </w:ins>
      <w:ins w:id="10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(</w:t>
        </w:r>
      </w:ins>
      <w:hyperlink w:anchor="def-basis">
        <w:ins w:id="101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011" w:author="PR Preview" w:date="2026-01-01T00:00:00Z">
        <w:r>
          <w:t xml:space="preserve">),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then every</w:t>
        </w:r>
      </w:ins>
      <w:ins w:id="10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is a linear combination</w:t>
        </w:r>
      </w:ins>
      <w:ins w:id="10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for exactly one list of numbers</w:t>
        </w:r>
      </w:ins>
      <w:ins w:id="102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021" w:author="PR Preview" w:date="2026-01-01T00:00:00Z">
        <w:r>
          <w:t xml:space="preserve">.</w:t>
        </w:r>
      </w:ins>
    </w:p>
    <w:bookmarkEnd w:id="43"/>
    <w:p>
      <w:pPr>
        <w:pStyle w:val="BodyText"/>
      </w:pPr>
      <w:ins w:id="1022" w:author="PR Preview" w:date="2026-01-01T00:00:00Z">
        <w:r>
          <w:rPr>
            <w:i/>
            <w:iCs/>
          </w:rPr>
          <w:t xml:space="preserve">Proof</w:t>
        </w:r>
      </w:ins>
      <w:ins w:id="1023" w:author="PR Preview" w:date="2026-01-01T00:00:00Z">
        <w:r>
          <w:t xml:space="preserve">. </w:t>
        </w:r>
      </w:ins>
      <w:ins w:id="1024" w:author="PR Preview" w:date="2026-01-01T00:00:00Z">
        <w:r>
          <w:t xml:space="preserve">At least one such list exists,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because the basis spans</w:t>
        </w:r>
      </w:ins>
      <w:ins w:id="10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(</w:t>
        </w:r>
      </w:ins>
      <w:hyperlink w:anchor="def-span">
        <w:ins w:id="1030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031" w:author="PR Preview" w:date="2026-01-01T00:00:00Z">
        <w:r>
          <w:t xml:space="preserve">).</w:t>
        </w:r>
      </w:ins>
    </w:p>
    <w:p>
      <w:pPr>
        <w:pStyle w:val="BodyText"/>
      </w:pPr>
      <w:ins w:id="1032" w:author="PR Preview" w:date="2026-01-01T00:00:00Z">
        <w:r>
          <w:t xml:space="preserve">Suppose two lists both work: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33" w:author="PR Preview" w:date="2026-01-01T00:00:00Z">
        <w:r>
          <w:t xml:space="preserve">Subtracting the right side from the left side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34" w:author="PR Preview" w:date="2026-01-01T00:00:00Z">
        <w:r>
          <w:t xml:space="preserve">Because</w:t>
        </w:r>
      </w:ins>
      <w:ins w:id="10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are linearly independent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(</w:t>
        </w:r>
      </w:ins>
      <w:hyperlink w:anchor="def-linearly-independent">
        <w:ins w:id="104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41" w:author="PR Preview" w:date="2026-01-01T00:00:00Z">
        <w:r>
          <w:t xml:space="preserve">),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every coefficient</w:t>
        </w:r>
      </w:ins>
      <w:ins w:id="104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is</w:t>
        </w:r>
      </w:ins>
      <w:ins w:id="1047" w:author="PR Preview" w:date="2026-01-01T00:00:00Z">
        <w:r>
          <w:t xml:space="preserve"> </w:t>
        </w:r>
      </w:ins>
      <m:oMath>
        <m:r>
          <m:t>0</m:t>
        </m:r>
      </m:oMath>
      <w:ins w:id="1048" w:author="PR Preview" w:date="2026-01-01T00:00:00Z">
        <w:r>
          <w:t xml:space="preserve">,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so</w:t>
        </w:r>
      </w:ins>
      <w:ins w:id="105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for each</w:t>
        </w:r>
      </w:ins>
      <w:ins w:id="1054" w:author="PR Preview" w:date="2026-01-01T00:00:00Z">
        <w:r>
          <w:t xml:space="preserve"> </w:t>
        </w:r>
      </w:ins>
      <m:oMath>
        <m:r>
          <m:t>i</m:t>
        </m:r>
      </m:oMath>
      <w:ins w:id="1055" w:author="PR Preview" w:date="2026-01-01T00:00:00Z">
        <w:r>
          <w:t xml:space="preserve">.</w:t>
        </w:r>
      </w:ins>
    </w:p>
    <w:bookmarkStart w:id="44" w:name="exm-basis-unique"/>
    <w:p>
      <w:pPr>
        <w:pStyle w:val="BodyText"/>
      </w:pPr>
      <w:ins w:id="1056" w:author="PR Preview" w:date="2026-01-01T00:00:00Z">
        <w:r>
          <w:rPr>
            <w:b/>
            <w:bCs/>
          </w:rPr>
          <w:t xml:space="preserve">Example 13 (Coefficients of</w:t>
        </w:r>
      </w:ins>
      <w:ins w:id="105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058" w:author="PR Preview" w:date="2026-01-01T00:00:00Z">
        <w:r>
          <w:rPr>
            <w:b/>
            <w:bCs/>
          </w:rPr>
          <w:t xml:space="preserve"> </w:t>
        </w:r>
      </w:ins>
      <w:ins w:id="1059" w:author="PR Preview" w:date="2026-01-01T00:00:00Z">
        <w:r>
          <w:rPr>
            <w:b/>
            <w:bCs/>
          </w:rPr>
          <w:t xml:space="preserve">in two bases)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In the basis</w:t>
        </w:r>
      </w:ins>
      <w:ins w:id="10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of</w:t>
        </w:r>
      </w:ins>
      <w:ins w:id="1065" w:author="PR Preview" w:date="2026-01-01T00:00:00Z">
        <w:r>
          <w:t xml:space="preserve"> </w:t>
        </w:r>
      </w:ins>
      <w:hyperlink w:anchor="exm-basis">
        <w:ins w:id="1066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067" w:author="PR Preview" w:date="2026-01-01T00:00:00Z">
        <w:r>
          <w:t xml:space="preserve">,</w:t>
        </w:r>
      </w:ins>
      <w:ins w:id="10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69" w:author="PR Preview" w:date="2026-01-01T00:00:00Z">
        <w:r>
          <w:t xml:space="preserve">,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and no other coefficients work.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In the basis</w:t>
        </w:r>
      </w:ins>
      <w:ins w:id="10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75" w:author="PR Preview" w:date="2026-01-01T00:00:00Z">
        <w:r>
          <w:t xml:space="preserve">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 formula in</w:t>
        </w:r>
      </w:ins>
      <w:ins w:id="1078" w:author="PR Preview" w:date="2026-01-01T00:00:00Z">
        <w:r>
          <w:t xml:space="preserve"> </w:t>
        </w:r>
      </w:ins>
      <w:hyperlink w:anchor="exm-basis">
        <w:ins w:id="107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82" w:author="PR Preview" w:date="2026-01-01T00:00:00Z">
        <w:r>
          <w:t xml:space="preserve">The same vector has different coefficients in different bases,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but within one basis its coefficients are unique.</w:t>
        </w:r>
      </w:ins>
    </w:p>
    <w:p>
      <w:pPr>
        <w:pStyle w:val="BodyText"/>
      </w:pPr>
      <w:ins w:id="1085" w:author="PR Preview" w:date="2026-01-01T00:00:00Z">
        <w:r>
          <w:t xml:space="preserve">The list</w:t>
        </w:r>
      </w:ins>
      <w:ins w:id="10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in</w:t>
        </w:r>
      </w:ins>
      <w:ins w:id="1089" w:author="PR Preview" w:date="2026-01-01T00:00:00Z">
        <w:r>
          <w:t xml:space="preserve"> </w:t>
        </w:r>
      </w:ins>
      <w:hyperlink w:anchor="exm-not-basis">
        <w:ins w:id="1090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spans</w:t>
        </w:r>
      </w:ins>
      <w:ins w:id="109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but is not linearly independent,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and the coefficients of</w:t>
        </w:r>
      </w:ins>
      <w:ins w:id="10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are not unique: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ins w:id="1101" w:author="PR Preview" w:date="2026-01-01T00:00:00Z">
        <w:r>
          <w:rPr>
            <w:b/>
            <w:bCs/>
          </w:rPr>
          <w:t xml:space="preserve">Definition 7 (Coordinates in a basis)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Let</w:t>
        </w:r>
      </w:ins>
      <w:ins w:id="110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be a basis of a subspace</w:t>
        </w:r>
      </w:ins>
      <w:ins w:id="11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(</w:t>
        </w:r>
      </w:ins>
      <w:hyperlink w:anchor="def-basis">
        <w:ins w:id="111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11" w:author="PR Preview" w:date="2026-01-01T00:00:00Z">
        <w:r>
          <w:t xml:space="preserve">),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and let</w:t>
        </w:r>
      </w:ins>
      <w:ins w:id="11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115" w:author="PR Preview" w:date="2026-01-01T00:00:00Z">
        <w:r>
          <w:t xml:space="preserve">.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The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rPr>
            <w:b/>
            <w:bCs/>
          </w:rPr>
          <w:t xml:space="preserve">coordinates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of</w:t>
        </w:r>
      </w:ins>
      <w:ins w:id="11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in this basis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are the numbers</w:t>
        </w:r>
      </w:ins>
      <w:ins w:id="112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with</w:t>
        </w:r>
      </w:ins>
      <w:ins w:id="11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131" w:author="PR Preview" w:date="2026-01-01T00:00:00Z">
        <w:r>
          <w:t xml:space="preserve">,</w:t>
        </w:r>
      </w:ins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and</w:t>
        </w:r>
      </w:ins>
      <w:ins w:id="11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is the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rPr>
            <w:b/>
            <w:bCs/>
          </w:rPr>
          <w:t xml:space="preserve">coordinate vector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of</w:t>
        </w:r>
      </w:ins>
      <w:ins w:id="11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42" w:author="PR Preview" w:date="2026-01-01T00:00:00Z">
        <w:r>
          <w:t xml:space="preserve">.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By</w:t>
        </w:r>
      </w:ins>
      <w:ins w:id="1145" w:author="PR Preview" w:date="2026-01-01T00:00:00Z">
        <w:r>
          <w:t xml:space="preserve"> </w:t>
        </w:r>
      </w:ins>
      <w:hyperlink w:anchor="thm-basis-unique">
        <w:ins w:id="1146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there is exactly one such list of numbers.</w:t>
        </w:r>
      </w:ins>
    </w:p>
    <w:bookmarkEnd w:id="45"/>
    <w:bookmarkStart w:id="46" w:name="exm-coordinates"/>
    <w:p>
      <w:pPr>
        <w:pStyle w:val="BodyText"/>
      </w:pPr>
      <w:ins w:id="1149" w:author="PR Preview" w:date="2026-01-01T00:00:00Z">
        <w:r>
          <w:rPr>
            <w:b/>
            <w:bCs/>
          </w:rPr>
          <w:t xml:space="preserve">Example 14 (Coordinates of</w:t>
        </w:r>
      </w:ins>
      <w:ins w:id="115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51" w:author="PR Preview" w:date="2026-01-01T00:00:00Z">
        <w:r>
          <w:rPr>
            <w:b/>
            <w:bCs/>
          </w:rPr>
          <w:t xml:space="preserve"> </w:t>
        </w:r>
      </w:ins>
      <w:ins w:id="1152" w:author="PR Preview" w:date="2026-01-01T00:00:00Z">
        <w:r>
          <w:rPr>
            <w:b/>
            <w:bCs/>
          </w:rPr>
          <w:t xml:space="preserve">in two bases of</w:t>
        </w:r>
      </w:ins>
      <w:ins w:id="115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154" w:author="PR Preview" w:date="2026-01-01T00:00:00Z">
        <w:r>
          <w:rPr>
            <w:b/>
            <w:bCs/>
          </w:rPr>
          <w:t xml:space="preserve">)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In the basis</w:t>
        </w:r>
      </w:ins>
      <w:ins w:id="11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of</w:t>
        </w:r>
      </w:ins>
      <w:ins w:id="1160" w:author="PR Preview" w:date="2026-01-01T00:00:00Z">
        <w:r>
          <w:t xml:space="preserve"> </w:t>
        </w:r>
      </w:ins>
      <w:hyperlink w:anchor="exm-basis">
        <w:ins w:id="1161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62" w:author="PR Preview" w:date="2026-01-01T00:00:00Z">
        <w:r>
          <w:t xml:space="preserve">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the coordinates of</w:t>
        </w:r>
      </w:ins>
      <w:ins w:id="11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are</w:t>
        </w:r>
      </w:ins>
      <w:ins w:id="1168" w:author="PR Preview" w:date="2026-01-01T00:00:00Z">
        <w:r>
          <w:t xml:space="preserve"> </w:t>
        </w:r>
      </w:ins>
      <m:oMath>
        <m:r>
          <m:t>3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and</w:t>
        </w:r>
      </w:ins>
      <w:ins w:id="1171" w:author="PR Preview" w:date="2026-01-01T00:00:00Z">
        <w:r>
          <w:t xml:space="preserve"> </w:t>
        </w:r>
      </w:ins>
      <m:oMath>
        <m:r>
          <m:t>1</m:t>
        </m:r>
      </m:oMath>
      <w:ins w:id="117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173" w:author="PR Preview" w:date="2026-01-01T00:00:00Z">
        <w:r>
          <w:t xml:space="preserve">In the basis</w:t>
        </w:r>
      </w:ins>
      <w:ins w:id="11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75" w:author="PR Preview" w:date="2026-01-01T00:00:00Z">
        <w:r>
          <w:t xml:space="preserve">, its coordinates are its entries,</w:t>
        </w:r>
      </w:ins>
      <w:ins w:id="1176" w:author="PR Preview" w:date="2026-01-01T00:00:00Z">
        <w:r>
          <w:t xml:space="preserve"> </w:t>
        </w:r>
      </w:ins>
      <m:oMath>
        <m:r>
          <m:t>4</m:t>
        </m:r>
      </m:oMath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</w:t>
        </w:r>
      </w:ins>
      <w:ins w:id="1179" w:author="PR Preview" w:date="2026-01-01T00:00:00Z">
        <w:r>
          <w:t xml:space="preserve"> </w:t>
        </w:r>
      </w:ins>
      <m:oMath>
        <m:r>
          <m:t>1</m:t>
        </m:r>
      </m:oMath>
      <w:ins w:id="1180" w:author="PR Preview" w:date="2026-01-01T00:00:00Z">
        <w:r>
          <w:t xml:space="preserve">.</w:t>
        </w:r>
      </w:ins>
    </w:p>
    <w:bookmarkEnd w:id="46"/>
    <w:bookmarkStart w:id="47" w:name="thm-basis-size"/>
    <w:p>
      <w:pPr>
        <w:pStyle w:val="BodyText"/>
      </w:pPr>
      <w:ins w:id="1181" w:author="PR Preview" w:date="2026-01-01T00:00:00Z">
        <w:r>
          <w:rPr>
            <w:b/>
            <w:bCs/>
          </w:rPr>
          <w:t xml:space="preserve">Theorem 7 (All bases of a subspace have the same number of vectors)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If</w:t>
        </w:r>
      </w:ins>
      <w:ins w:id="11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and</w:t>
        </w:r>
      </w:ins>
      <w:ins w:id="118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are both bases of a subspace</w:t>
        </w:r>
      </w:ins>
      <w:ins w:id="11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of</w:t>
        </w:r>
      </w:ins>
      <w:ins w:id="119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(</w:t>
        </w:r>
      </w:ins>
      <w:hyperlink w:anchor="def-basis">
        <w:ins w:id="1196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97" w:author="PR Preview" w:date="2026-01-01T00:00:00Z">
        <w:r>
          <w:t xml:space="preserve">),</w:t>
        </w:r>
      </w:ins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then</w:t>
        </w:r>
      </w:ins>
      <w:ins w:id="120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l</m:t>
        </m:r>
      </m:oMath>
      <w:ins w:id="1201" w:author="PR Preview" w:date="2026-01-01T00:00:00Z">
        <w:r>
          <w:t xml:space="preserve">.</w:t>
        </w:r>
      </w:ins>
    </w:p>
    <w:bookmarkEnd w:id="47"/>
    <w:p>
      <w:pPr>
        <w:pStyle w:val="BodyText"/>
      </w:pPr>
      <w:ins w:id="1202" w:author="PR Preview" w:date="2026-01-01T00:00:00Z">
        <w:r>
          <w:rPr>
            <w:i/>
            <w:iCs/>
          </w:rPr>
          <w:t xml:space="preserve">Proof</w:t>
        </w:r>
      </w:ins>
      <w:ins w:id="1203" w:author="PR Preview" w:date="2026-01-01T00:00:00Z">
        <w:r>
          <w:t xml:space="preserve">. </w:t>
        </w:r>
      </w:ins>
      <w:ins w:id="1204" w:author="PR Preview" w:date="2026-01-01T00:00:00Z">
        <w:r>
          <w:t xml:space="preserve">Let</w:t>
        </w:r>
      </w:ins>
      <w:ins w:id="12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be the</w:t>
        </w:r>
      </w:ins>
      <w:ins w:id="12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k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matrix with columns</w:t>
        </w:r>
      </w:ins>
      <w:ins w:id="121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212" w:author="PR Preview" w:date="2026-01-01T00:00:00Z">
        <w:r>
          <w:t xml:space="preserve">,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and</w:t>
        </w:r>
      </w:ins>
      <w:ins w:id="121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the</w:t>
        </w:r>
      </w:ins>
      <w:ins w:id="12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l</m:t>
        </m:r>
      </m:oMath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matrix with columns</w:t>
        </w:r>
      </w:ins>
      <w:ins w:id="122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ins w:id="1222" w:author="PR Preview" w:date="2026-01-01T00:00:00Z">
        <w:r>
          <w:t xml:space="preserve">.</w:t>
        </w:r>
      </w:ins>
    </w:p>
    <w:p>
      <w:pPr>
        <w:pStyle w:val="BodyText"/>
      </w:pPr>
      <w:ins w:id="1223" w:author="PR Preview" w:date="2026-01-01T00:00:00Z">
        <w:r>
          <w:rPr>
            <w:b/>
            <w:bCs/>
          </w:rPr>
          <w:t xml:space="preserve">Write</w:t>
        </w:r>
      </w:ins>
      <w:ins w:id="122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225" w:author="PR Preview" w:date="2026-01-01T00:00:00Z">
        <w:r>
          <w:rPr>
            <w:b/>
            <w:bCs/>
          </w:rPr>
          <w:t xml:space="preserve"> </w:t>
        </w:r>
      </w:ins>
      <w:ins w:id="1226" w:author="PR Preview" w:date="2026-01-01T00:00:00Z">
        <w:r>
          <w:rPr>
            <w:b/>
            <w:bCs/>
          </w:rPr>
          <w:t xml:space="preserve">in terms of</w:t>
        </w:r>
      </w:ins>
      <w:ins w:id="122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228" w:author="PR Preview" w:date="2026-01-01T00:00:00Z">
        <w:r>
          <w:rPr>
            <w:b/>
            <w:bCs/>
          </w:rPr>
          <w:t xml:space="preserve">.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Each</w:t>
        </w:r>
      </w:ins>
      <w:ins w:id="12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is in</w:t>
        </w:r>
      </w:ins>
      <w:ins w:id="12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35" w:author="PR Preview" w:date="2026-01-01T00:00:00Z">
        <w:r>
          <w:t xml:space="preserve">,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and the</w:t>
        </w:r>
      </w:ins>
      <w:ins w:id="12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1239" w:author="PR Preview" w:date="2026-01-01T00:00:00Z">
        <w:r>
          <w:t xml:space="preserve">’s span</w:t>
        </w:r>
      </w:ins>
      <w:ins w:id="12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(</w:t>
        </w:r>
      </w:ins>
      <w:hyperlink w:anchor="def-span">
        <w:ins w:id="124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244" w:author="PR Preview" w:date="2026-01-01T00:00:00Z">
        <w:r>
          <w:t xml:space="preserve">),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so</w:t>
        </w:r>
      </w:ins>
      <w:ins w:id="12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for some</w:t>
        </w:r>
      </w:ins>
      <w:ins w:id="125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(</w:t>
        </w:r>
      </w:ins>
      <w:hyperlink r:id="rId48">
        <w:ins w:id="1253" w:author="PR Preview" w:date="2026-01-01T00:00:00Z">
          <w:r>
            <w:rPr>
              <w:rStyle w:val="Hyperlink"/>
            </w:rPr>
            <w:t xml:space="preserve">Definition 11 in Matrices</w:t>
          </w:r>
        </w:ins>
      </w:hyperlink>
      <w:ins w:id="1254" w:author="PR Preview" w:date="2026-01-01T00:00:00Z">
        <w:r>
          <w:t xml:space="preserve">).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Let</w:t>
        </w:r>
      </w:ins>
      <w:ins w:id="125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be the</w:t>
        </w:r>
      </w:ins>
      <w:ins w:id="126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×</m:t>
        </m:r>
        <m:r>
          <m:t>k</m:t>
        </m:r>
      </m:oMath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matrix with columns</w:t>
        </w:r>
      </w:ins>
      <w:ins w:id="126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ins w:id="1264" w:author="PR Preview" w:date="2026-01-01T00:00:00Z">
        <w:r>
          <w:t xml:space="preserve">.</w:t>
        </w:r>
      </w:ins>
      <w:ins w:id="1265" w:author="PR Preview" w:date="2026-01-01T00:00:00Z">
        <w:r>
          <w:t xml:space="preserve"> </w:t>
        </w:r>
      </w:ins>
      <w:ins w:id="1266" w:author="PR Preview" w:date="2026-01-01T00:00:00Z">
        <w:r>
          <w:t xml:space="preserve">Then</w:t>
        </w:r>
      </w:ins>
      <w:ins w:id="1267" w:author="PR Preview" w:date="2026-01-01T00:00:00Z">
        <w:r>
          <w:t xml:space="preserve"> </w:t>
        </w:r>
      </w:ins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ins w:id="1268" w:author="PR Preview" w:date="2026-01-01T00:00:00Z">
        <w:r>
          <w:t xml:space="preserve">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because column</w:t>
        </w:r>
      </w:ins>
      <w:ins w:id="1271" w:author="PR Preview" w:date="2026-01-01T00:00:00Z">
        <w:r>
          <w:t xml:space="preserve"> </w:t>
        </w:r>
      </w:ins>
      <m:oMath>
        <m:r>
          <m:t>j</m:t>
        </m:r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of</w:t>
        </w:r>
      </w:ins>
      <w:ins w:id="127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is</w:t>
        </w:r>
      </w:ins>
      <w:ins w:id="127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ins w:id="1278" w:author="PR Preview" w:date="2026-01-01T00:00:00Z">
        <w:r>
          <w:t xml:space="preserve">.</w:t>
        </w:r>
      </w:ins>
    </w:p>
    <w:p>
      <w:pPr>
        <w:pStyle w:val="BodyText"/>
      </w:pPr>
      <w:ins w:id="1279" w:author="PR Preview" w:date="2026-01-01T00:00:00Z">
        <w:r>
          <w:rPr>
            <w:b/>
            <w:bCs/>
          </w:rPr>
          <w:t xml:space="preserve">The columns of</w:t>
        </w:r>
      </w:ins>
      <w:ins w:id="128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C</m:t>
        </m:r>
      </m:oMath>
      <w:ins w:id="1281" w:author="PR Preview" w:date="2026-01-01T00:00:00Z">
        <w:r>
          <w:rPr>
            <w:b/>
            <w:bCs/>
          </w:rPr>
          <w:t xml:space="preserve"> </w:t>
        </w:r>
      </w:ins>
      <w:ins w:id="1282" w:author="PR Preview" w:date="2026-01-01T00:00:00Z">
        <w:r>
          <w:rPr>
            <w:b/>
            <w:bCs/>
          </w:rPr>
          <w:t xml:space="preserve">are linearly independent.</w:t>
        </w:r>
      </w:ins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Suppose</w:t>
        </w:r>
      </w:ins>
      <w:ins w:id="128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for some</w:t>
        </w:r>
      </w:ins>
      <w:ins w:id="12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1289" w:author="PR Preview" w:date="2026-01-01T00:00:00Z">
        <w:r>
          <w:t xml:space="preserve">.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is the combination</w:t>
        </w:r>
      </w:ins>
      <w:ins w:id="12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(</w:t>
        </w:r>
      </w:ins>
      <w:hyperlink w:anchor="thm-matvec-columns">
        <w:ins w:id="1297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298" w:author="PR Preview" w:date="2026-01-01T00:00:00Z">
        <w:r>
          <w:t xml:space="preserve">),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and the</w:t>
        </w:r>
      </w:ins>
      <w:ins w:id="13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a</m:t>
            </m:r>
          </m:e>
        </m:acc>
      </m:oMath>
      <w:ins w:id="1302" w:author="PR Preview" w:date="2026-01-01T00:00:00Z">
        <w:r>
          <w:t xml:space="preserve">’s are linearly independent (</w:t>
        </w:r>
      </w:ins>
      <w:hyperlink w:anchor="def-linearly-independent">
        <w:ins w:id="130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04" w:author="PR Preview" w:date="2026-01-01T00:00:00Z">
        <w:r>
          <w:t xml:space="preserve">),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so</w:t>
        </w:r>
      </w:ins>
      <w:ins w:id="13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308" w:author="PR Preview" w:date="2026-01-01T00:00:00Z">
        <w:r>
          <w:t xml:space="preserve">.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So the only combination of the columns of</w:t>
        </w:r>
      </w:ins>
      <w:ins w:id="131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that equals</w:t>
        </w:r>
      </w:ins>
      <w:ins w:id="13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has all coefficients</w:t>
        </w:r>
      </w:ins>
      <w:ins w:id="1317" w:author="PR Preview" w:date="2026-01-01T00:00:00Z">
        <w:r>
          <w:t xml:space="preserve"> </w:t>
        </w:r>
      </w:ins>
      <m:oMath>
        <m:r>
          <m:t>0</m:t>
        </m:r>
      </m:oMath>
      <w:ins w:id="1318" w:author="PR Preview" w:date="2026-01-01T00:00:00Z">
        <w:r>
          <w:t xml:space="preserve">.</w:t>
        </w:r>
      </w:ins>
    </w:p>
    <w:p>
      <w:pPr>
        <w:pStyle w:val="BodyText"/>
      </w:pPr>
      <w:ins w:id="1319" w:author="PR Preview" w:date="2026-01-01T00:00:00Z">
        <w:r>
          <w:rPr>
            <w:b/>
            <w:bCs/>
          </w:rPr>
          <w:t xml:space="preserve">Count.</w:t>
        </w:r>
      </w:ins>
      <w:ins w:id="132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has</w:t>
        </w:r>
      </w:ins>
      <w:ins w:id="1323" w:author="PR Preview" w:date="2026-01-01T00:00:00Z">
        <w:r>
          <w:t xml:space="preserve"> </w:t>
        </w:r>
      </w:ins>
      <m:oMath>
        <m:r>
          <m:t>k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linearly independent columns of length</w:t>
        </w:r>
      </w:ins>
      <w:ins w:id="1326" w:author="PR Preview" w:date="2026-01-01T00:00:00Z">
        <w:r>
          <w:t xml:space="preserve"> </w:t>
        </w:r>
      </w:ins>
      <m:oMath>
        <m:r>
          <m:t>l</m:t>
        </m:r>
      </m:oMath>
      <w:ins w:id="1327" w:author="PR Preview" w:date="2026-01-01T00:00:00Z">
        <w:r>
          <w:t xml:space="preserve">.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More than</w:t>
        </w:r>
      </w:ins>
      <w:ins w:id="1330" w:author="PR Preview" w:date="2026-01-01T00:00:00Z">
        <w:r>
          <w:t xml:space="preserve"> </w:t>
        </w:r>
      </w:ins>
      <m:oMath>
        <m:r>
          <m:t>l</m:t>
        </m:r>
      </m:oMath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vectors in</w:t>
        </w:r>
      </w:ins>
      <w:ins w:id="13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are never linearly independent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(</w:t>
        </w:r>
      </w:ins>
      <w:hyperlink w:anchor="thm-many-vectors-dependent">
        <w:ins w:id="133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339" w:author="PR Preview" w:date="2026-01-01T00:00:00Z">
        <w:r>
          <w:t xml:space="preserve">),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so</w:t>
        </w:r>
      </w:ins>
      <w:ins w:id="134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l</m:t>
        </m:r>
      </m:oMath>
      <w:ins w:id="1343" w:author="PR Preview" w:date="2026-01-01T00:00:00Z">
        <w:r>
          <w:t xml:space="preserve">.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Exchanging the roles of the two bases gives</w:t>
        </w:r>
      </w:ins>
      <w:ins w:id="1346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≤</m:t>
        </m:r>
        <m:r>
          <m:t>k</m:t>
        </m:r>
      </m:oMath>
      <w:ins w:id="1347" w:author="PR Preview" w:date="2026-01-01T00:00:00Z">
        <w:r>
          <w:t xml:space="preserve">,</w:t>
        </w:r>
      </w:ins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so</w:t>
        </w:r>
      </w:ins>
      <w:ins w:id="135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l</m:t>
        </m:r>
      </m:oMath>
      <w:ins w:id="1351" w:author="PR Preview" w:date="2026-01-01T00:00:00Z">
        <w:r>
          <w:t xml:space="preserve">.</w:t>
        </w:r>
      </w:ins>
    </w:p>
    <w:bookmarkStart w:id="49" w:name="exm-basis-size"/>
    <w:p>
      <w:pPr>
        <w:pStyle w:val="BodyText"/>
      </w:pPr>
      <w:ins w:id="1352" w:author="PR Preview" w:date="2026-01-01T00:00:00Z">
        <w:r>
          <w:rPr>
            <w:b/>
            <w:bCs/>
          </w:rPr>
          <w:t xml:space="preserve">Example 15 (Both bases of</w:t>
        </w:r>
      </w:ins>
      <w:ins w:id="135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54" w:author="PR Preview" w:date="2026-01-01T00:00:00Z">
        <w:r>
          <w:rPr>
            <w:b/>
            <w:bCs/>
          </w:rPr>
          <w:t xml:space="preserve"> </w:t>
        </w:r>
      </w:ins>
      <w:ins w:id="1355" w:author="PR Preview" w:date="2026-01-01T00:00:00Z">
        <w:r>
          <w:rPr>
            <w:b/>
            <w:bCs/>
          </w:rPr>
          <w:t xml:space="preserve">in</w:t>
        </w:r>
      </w:ins>
      <w:ins w:id="1356" w:author="PR Preview" w:date="2026-01-01T00:00:00Z">
        <w:r>
          <w:rPr>
            <w:b/>
            <w:bCs/>
          </w:rPr>
          <w:t xml:space="preserve"> </w:t>
        </w:r>
      </w:ins>
      <w:hyperlink w:anchor="exm-basis">
        <w:ins w:id="1357" w:author="PR Preview" w:date="2026-01-01T00:00:00Z">
          <w:r>
            <w:rPr>
              <w:rStyle w:val="Hyperlink"/>
              <w:b/>
              <w:bCs/>
            </w:rPr>
            <w:t xml:space="preserve">Example 11</w:t>
          </w:r>
        </w:ins>
      </w:hyperlink>
      <w:ins w:id="1358" w:author="PR Preview" w:date="2026-01-01T00:00:00Z">
        <w:r>
          <w:rPr>
            <w:b/>
            <w:bCs/>
          </w:rPr>
          <w:t xml:space="preserve"> </w:t>
        </w:r>
      </w:ins>
      <w:ins w:id="1359" w:author="PR Preview" w:date="2026-01-01T00:00:00Z">
        <w:r>
          <w:rPr>
            <w:b/>
            <w:bCs/>
          </w:rPr>
          <w:t xml:space="preserve">have two vectors)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 bases</w:t>
        </w:r>
      </w:ins>
      <w:ins w:id="13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and</w:t>
        </w:r>
      </w:ins>
      <w:ins w:id="13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of</w:t>
        </w:r>
      </w:ins>
      <w:ins w:id="136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in</w:t>
        </w:r>
      </w:ins>
      <w:ins w:id="1371" w:author="PR Preview" w:date="2026-01-01T00:00:00Z">
        <w:r>
          <w:t xml:space="preserve"> </w:t>
        </w:r>
      </w:ins>
      <w:hyperlink w:anchor="exm-basis">
        <w:ins w:id="1372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373" w:author="PR Preview" w:date="2026-01-01T00:00:00Z">
        <w:r>
          <w:t xml:space="preserve"> </w:t>
        </w:r>
      </w:ins>
      <w:ins w:id="1374" w:author="PR Preview" w:date="2026-01-01T00:00:00Z">
        <w:r>
          <w:t xml:space="preserve">both have</w:t>
        </w:r>
      </w:ins>
      <w:ins w:id="1375" w:author="PR Preview" w:date="2026-01-01T00:00:00Z">
        <w:r>
          <w:t xml:space="preserve"> </w:t>
        </w:r>
      </w:ins>
      <m:oMath>
        <m:r>
          <m:t>2</m:t>
        </m:r>
      </m:oMath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vectors, as</w:t>
        </w:r>
      </w:ins>
      <w:ins w:id="1378" w:author="PR Preview" w:date="2026-01-01T00:00:00Z">
        <w:r>
          <w:t xml:space="preserve"> </w:t>
        </w:r>
      </w:ins>
      <w:hyperlink w:anchor="thm-basis-size">
        <w:ins w:id="137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requires.</w:t>
        </w:r>
      </w:ins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So no list of</w:t>
        </w:r>
      </w:ins>
      <w:ins w:id="1384" w:author="PR Preview" w:date="2026-01-01T00:00:00Z">
        <w:r>
          <w:t xml:space="preserve"> </w:t>
        </w:r>
      </w:ins>
      <m:oMath>
        <m:r>
          <m:t>3</m:t>
        </m:r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vectors is a basis of</w:t>
        </w:r>
      </w:ins>
      <w:ins w:id="138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388" w:author="PR Preview" w:date="2026-01-01T00:00:00Z">
        <w:r>
          <w:t xml:space="preserve">,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which agrees with</w:t>
        </w:r>
      </w:ins>
      <w:ins w:id="1391" w:author="PR Preview" w:date="2026-01-01T00:00:00Z">
        <w:r>
          <w:t xml:space="preserve"> </w:t>
        </w:r>
      </w:ins>
      <w:hyperlink w:anchor="exm-not-basis">
        <w:ins w:id="139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1393" w:author="PR Preview" w:date="2026-01-01T00:00:00Z">
        <w:r>
          <w:t xml:space="preserve">: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the list</w:t>
        </w:r>
      </w:ins>
      <w:ins w:id="13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spans</w:t>
        </w:r>
      </w:ins>
      <w:ins w:id="139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but is not linearly independent.</w:t>
        </w:r>
      </w:ins>
    </w:p>
    <w:bookmarkEnd w:id="49"/>
    <w:bookmarkStart w:id="50" w:name="def-dimension"/>
    <w:p>
      <w:pPr>
        <w:pStyle w:val="BodyText"/>
      </w:pPr>
      <w:ins w:id="1402" w:author="PR Preview" w:date="2026-01-01T00:00:00Z">
        <w:r>
          <w:rPr>
            <w:b/>
            <w:bCs/>
          </w:rPr>
          <w:t xml:space="preserve">Definition 8 (Dimension)</w:t>
        </w:r>
      </w:ins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The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rPr>
            <w:b/>
            <w:bCs/>
          </w:rPr>
          <w:t xml:space="preserve">dimension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of a subspace</w:t>
        </w:r>
      </w:ins>
      <w:ins w:id="14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10" w:author="PR Preview" w:date="2026-01-01T00:00:00Z">
        <w:r>
          <w:t xml:space="preserve">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written</w:t>
        </w:r>
      </w:ins>
      <w:ins w:id="141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414" w:author="PR Preview" w:date="2026-01-01T00:00:00Z">
        <w:r>
          <w:t xml:space="preserve">,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is the number of vectors in any basis of</w:t>
        </w:r>
      </w:ins>
      <w:ins w:id="141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(</w:t>
        </w:r>
      </w:ins>
      <w:hyperlink w:anchor="def-basis">
        <w:ins w:id="142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421" w:author="PR Preview" w:date="2026-01-01T00:00:00Z">
        <w:r>
          <w:t xml:space="preserve">).</w:t>
        </w:r>
      </w:ins>
      <w:ins w:id="1422" w:author="PR Preview" w:date="2026-01-01T00:00:00Z">
        <w:r>
          <w:t xml:space="preserve"> </w:t>
        </w:r>
      </w:ins>
      <w:hyperlink w:anchor="thm-basis-size">
        <w:ins w:id="1423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makes this number well defined.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By convention, the empty list is the basis of</w:t>
        </w:r>
      </w:ins>
      <w:ins w:id="142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so</w:t>
        </w:r>
      </w:ins>
      <w:ins w:id="143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33" w:author="PR Preview" w:date="2026-01-01T00:00:00Z">
        <w:r>
          <w:t xml:space="preserve">.</w:t>
        </w:r>
      </w:ins>
    </w:p>
    <w:bookmarkEnd w:id="50"/>
    <w:bookmarkStart w:id="52" w:name="exm-dimension"/>
    <w:p>
      <w:pPr>
        <w:pStyle w:val="BodyText"/>
      </w:pPr>
      <w:ins w:id="1434" w:author="PR Preview" w:date="2026-01-01T00:00:00Z">
        <w:r>
          <w:rPr>
            <w:b/>
            <w:bCs/>
          </w:rPr>
          <w:t xml:space="preserve">Example 16 (The dimensions of some subspaces)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37" w:author="PR Preview" w:date="2026-01-01T00:00:00Z">
        <w:r>
          <w:t xml:space="preserve">, by the convention in</w:t>
        </w:r>
      </w:ins>
      <w:ins w:id="1438" w:author="PR Preview" w:date="2026-01-01T00:00:00Z">
        <w:r>
          <w:t xml:space="preserve"> </w:t>
        </w:r>
      </w:ins>
      <w:hyperlink w:anchor="def-dimension">
        <w:ins w:id="143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4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441" w:author="PR Preview" w:date="2026-01-01T00:00:00Z">
        <w:r>
          <w:t xml:space="preserve">, by</w:t>
        </w:r>
      </w:ins>
      <w:ins w:id="1442" w:author="PR Preview" w:date="2026-01-01T00:00:00Z">
        <w:r>
          <w:t xml:space="preserve"> </w:t>
        </w:r>
      </w:ins>
      <w:hyperlink w:anchor="exm-basis">
        <w:ins w:id="1443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444" w:author="PR Preview" w:date="2026-01-01T00:00:00Z">
        <w:r>
          <w:t xml:space="preserve">.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More generally,</w:t>
        </w:r>
      </w:ins>
      <w:ins w:id="144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1448" w:author="PR Preview" w:date="2026-01-01T00:00:00Z">
        <w:r>
          <w:t xml:space="preserve">: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the indicator vectors</w:t>
        </w:r>
      </w:ins>
      <w:ins w:id="145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(</w:t>
        </w:r>
      </w:ins>
      <w:hyperlink r:id="rId51">
        <w:ins w:id="1454" w:author="PR Preview" w:date="2026-01-01T00:00:00Z">
          <w:r>
            <w:rPr>
              <w:rStyle w:val="Hyperlink"/>
            </w:rPr>
            <w:t xml:space="preserve">Definition 12 in Vectors</w:t>
          </w:r>
        </w:ins>
      </w:hyperlink>
      <w:ins w:id="1455" w:author="PR Preview" w:date="2026-01-01T00:00:00Z">
        <w:r>
          <w:t xml:space="preserve">)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are linearly independent,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since</w:t>
        </w:r>
      </w:ins>
      <w:ins w:id="146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1461" w:author="PR Preview" w:date="2026-01-01T00:00:00Z">
        <w:r>
          <w:t xml:space="preserve">,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which is</w:t>
        </w:r>
      </w:ins>
      <w:ins w:id="146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only if every</w:t>
        </w:r>
      </w:ins>
      <w:ins w:id="1467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468" w:author="PR Preview" w:date="2026-01-01T00:00:00Z">
        <w:r>
          <w:t xml:space="preserve">;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and they span</w:t>
        </w:r>
      </w:ins>
      <w:ins w:id="14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72" w:author="PR Preview" w:date="2026-01-01T00:00:00Z">
        <w:r>
          <w:t xml:space="preserve">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since any</w:t>
        </w:r>
      </w:ins>
      <w:ins w:id="14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ins w:id="14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1477" w:author="PR Preview" w:date="2026-01-01T00:00:00Z">
        <w:r>
          <w:t xml:space="preserve">The line in</w:t>
        </w:r>
      </w:ins>
      <w:ins w:id="1478" w:author="PR Preview" w:date="2026-01-01T00:00:00Z">
        <w:r>
          <w:t xml:space="preserve"> </w:t>
        </w:r>
      </w:ins>
      <w:hyperlink w:anchor="exm-subspace">
        <w:ins w:id="147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has dimension</w:t>
        </w:r>
      </w:ins>
      <w:ins w:id="1482" w:author="PR Preview" w:date="2026-01-01T00:00:00Z">
        <w:r>
          <w:t xml:space="preserve"> </w:t>
        </w:r>
      </w:ins>
      <m:oMath>
        <m:r>
          <m:t>1</m:t>
        </m:r>
      </m:oMath>
      <w:ins w:id="1483" w:author="PR Preview" w:date="2026-01-01T00:00:00Z">
        <w:r>
          <w:t xml:space="preserve">: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the single vector</w:t>
        </w:r>
      </w:ins>
      <w:ins w:id="14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is linearly independent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and spans the line.</w:t>
        </w:r>
      </w:ins>
    </w:p>
    <w:p>
      <w:pPr>
        <w:pStyle w:val="Compact"/>
        <w:numPr>
          <w:ilvl w:val="0"/>
          <w:numId w:val="1007"/>
        </w:numPr>
      </w:pPr>
      <w:ins w:id="1491" w:author="PR Preview" w:date="2026-01-01T00:00:00Z">
        <w:r>
          <w:t xml:space="preserve">The plane</w:t>
        </w:r>
      </w:ins>
      <w:ins w:id="149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in</w:t>
        </w:r>
      </w:ins>
      <w:ins w:id="1495" w:author="PR Preview" w:date="2026-01-01T00:00:00Z">
        <w:r>
          <w:t xml:space="preserve"> </w:t>
        </w:r>
      </w:ins>
      <w:hyperlink w:anchor="exm-span">
        <w:ins w:id="1496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has dimension</w:t>
        </w:r>
      </w:ins>
      <w:ins w:id="1499" w:author="PR Preview" w:date="2026-01-01T00:00:00Z">
        <w:r>
          <w:t xml:space="preserve"> </w:t>
        </w:r>
      </w:ins>
      <m:oMath>
        <m:r>
          <m:t>2</m:t>
        </m:r>
      </m:oMath>
      <w:ins w:id="1500" w:author="PR Preview" w:date="2026-01-01T00:00:00Z">
        <w:r>
          <w:t xml:space="preserve">,</w:t>
        </w:r>
      </w:ins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with basis</w:t>
        </w:r>
      </w:ins>
      <w:ins w:id="15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04" w:author="PR Preview" w:date="2026-01-01T00:00:00Z">
        <w:r>
          <w:t xml:space="preserve">.</w:t>
        </w:r>
      </w:ins>
    </w:p>
    <w:bookmarkEnd w:id="52"/>
    <w:bookmarkStart w:id="53" w:name="thm-add-outside-span"/>
    <w:p>
      <w:pPr>
        <w:pStyle w:val="FirstParagraph"/>
      </w:pPr>
      <w:ins w:id="1505" w:author="PR Preview" w:date="2026-01-01T00:00:00Z">
        <w:r>
          <w:rPr>
            <w:b/>
            <w:bCs/>
          </w:rPr>
          <w:t xml:space="preserve">Theorem 8 (Adding a vector outside the span keeps a list independent)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If</w:t>
        </w:r>
      </w:ins>
      <w:ins w:id="15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are linearly independent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(</w:t>
        </w:r>
      </w:ins>
      <w:hyperlink w:anchor="def-linearly-independent">
        <w:ins w:id="151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514" w:author="PR Preview" w:date="2026-01-01T00:00:00Z">
        <w:r>
          <w:t xml:space="preserve">)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and</w:t>
        </w:r>
      </w:ins>
      <w:ins w:id="15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is not in</w:t>
        </w:r>
      </w:ins>
      <w:ins w:id="152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(</w:t>
        </w:r>
      </w:ins>
      <w:hyperlink w:anchor="def-span">
        <w:ins w:id="152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24" w:author="PR Preview" w:date="2026-01-01T00:00:00Z">
        <w:r>
          <w:t xml:space="preserve">),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then</w:t>
        </w:r>
      </w:ins>
      <w:ins w:id="152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are linearly independent.</w:t>
        </w:r>
      </w:ins>
    </w:p>
    <w:bookmarkEnd w:id="53"/>
    <w:p>
      <w:pPr>
        <w:pStyle w:val="BodyText"/>
      </w:pPr>
      <w:ins w:id="1530" w:author="PR Preview" w:date="2026-01-01T00:00:00Z">
        <w:r>
          <w:rPr>
            <w:i/>
            <w:iCs/>
          </w:rPr>
          <w:t xml:space="preserve">Proof</w:t>
        </w:r>
      </w:ins>
      <w:ins w:id="1531" w:author="PR Preview" w:date="2026-01-01T00:00:00Z">
        <w:r>
          <w:t xml:space="preserve">. </w:t>
        </w:r>
      </w:ins>
      <w:ins w:id="1532" w:author="PR Preview" w:date="2026-01-01T00:00:00Z">
        <w:r>
          <w:t xml:space="preserve">Suppose</w:t>
        </w:r>
      </w:ins>
      <w:ins w:id="15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34" w:author="PR Preview" w:date="2026-01-01T00:00:00Z">
        <w:r>
          <w:t xml:space="preserve">.</w:t>
        </w:r>
      </w:ins>
    </w:p>
    <w:p>
      <w:pPr>
        <w:pStyle w:val="BodyText"/>
      </w:pPr>
      <w:ins w:id="1535" w:author="PR Preview" w:date="2026-01-01T00:00:00Z">
        <w:r>
          <w:rPr>
            <w:b/>
            <w:bCs/>
          </w:rPr>
          <w:t xml:space="preserve">The coefficient</w:t>
        </w:r>
      </w:ins>
      <w:ins w:id="1536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</m:oMath>
      <w:ins w:id="1537" w:author="PR Preview" w:date="2026-01-01T00:00:00Z">
        <w:r>
          <w:rPr>
            <w:b/>
            <w:bCs/>
          </w:rPr>
          <w:t xml:space="preserve"> </w:t>
        </w:r>
      </w:ins>
      <w:ins w:id="1538" w:author="PR Preview" w:date="2026-01-01T00:00:00Z">
        <w:r>
          <w:rPr>
            <w:b/>
            <w:bCs/>
          </w:rPr>
          <w:t xml:space="preserve">is</w:t>
        </w:r>
      </w:ins>
      <w:ins w:id="1539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1540" w:author="PR Preview" w:date="2026-01-01T00:00:00Z">
        <w:r>
          <w:rPr>
            <w:b/>
            <w:bCs/>
          </w:rPr>
          <w:t xml:space="preserve">.</w:t>
        </w:r>
      </w:ins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If</w:t>
        </w:r>
      </w:ins>
      <w:ins w:id="154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≠</m:t>
        </m:r>
        <m:r>
          <m:t>0</m:t>
        </m:r>
      </m:oMath>
      <w:ins w:id="154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45" w:author="PR Preview" w:date="2026-01-01T00:00:00Z">
        <w:r>
          <w:t xml:space="preserve">which puts</w:t>
        </w:r>
      </w:ins>
      <w:ins w:id="15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in</w:t>
        </w:r>
      </w:ins>
      <w:ins w:id="1549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ins w:id="1550" w:author="PR Preview" w:date="2026-01-01T00:00:00Z">
        <w:r>
          <w:t xml:space="preserve">,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contrary to the assumption.</w:t>
        </w:r>
      </w:ins>
    </w:p>
    <w:p>
      <w:pPr>
        <w:pStyle w:val="BodyText"/>
      </w:pPr>
      <w:ins w:id="1553" w:author="PR Preview" w:date="2026-01-01T00:00:00Z">
        <w:r>
          <w:rPr>
            <w:b/>
            <w:bCs/>
          </w:rPr>
          <w:t xml:space="preserve">The other coefficients are</w:t>
        </w:r>
      </w:ins>
      <w:ins w:id="1554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1555" w:author="PR Preview" w:date="2026-01-01T00:00:00Z">
        <w:r>
          <w:rPr>
            <w:b/>
            <w:bCs/>
          </w:rPr>
          <w:t xml:space="preserve">.</w:t>
        </w:r>
      </w:ins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With</w:t>
        </w:r>
      </w:ins>
      <w:ins w:id="155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1559" w:author="PR Preview" w:date="2026-01-01T00:00:00Z">
        <w:r>
          <w:t xml:space="preserve">, the equation reads</w:t>
        </w:r>
      </w:ins>
      <w:ins w:id="156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561" w:author="PR Preview" w:date="2026-01-01T00:00:00Z">
        <w:r>
          <w:t xml:space="preserve">,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so every</w:t>
        </w:r>
      </w:ins>
      <w:ins w:id="156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565" w:author="PR Preview" w:date="2026-01-01T00:00:00Z">
        <w:r>
          <w:t xml:space="preserve">,</w:t>
        </w:r>
      </w:ins>
      <w:ins w:id="1566" w:author="PR Preview" w:date="2026-01-01T00:00:00Z">
        <w:r>
          <w:t xml:space="preserve"> </w:t>
        </w:r>
      </w:ins>
      <w:ins w:id="1567" w:author="PR Preview" w:date="2026-01-01T00:00:00Z">
        <w:r>
          <w:t xml:space="preserve">because</w:t>
        </w:r>
      </w:ins>
      <w:ins w:id="15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are linearly independent.</w:t>
        </w:r>
      </w:ins>
    </w:p>
    <w:bookmarkStart w:id="54" w:name="exm-add-outside-span"/>
    <w:p>
      <w:pPr>
        <w:pStyle w:val="BodyText"/>
      </w:pPr>
      <w:ins w:id="1571" w:author="PR Preview" w:date="2026-01-01T00:00:00Z">
        <w:r>
          <w:rPr>
            <w:b/>
            <w:bCs/>
          </w:rPr>
          <w:t xml:space="preserve">Example 17 (Adding</w:t>
        </w:r>
      </w:ins>
      <w:ins w:id="157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73" w:author="PR Preview" w:date="2026-01-01T00:00:00Z">
        <w:r>
          <w:rPr>
            <w:b/>
            <w:bCs/>
          </w:rPr>
          <w:t xml:space="preserve"> </w:t>
        </w:r>
      </w:ins>
      <w:ins w:id="1574" w:author="PR Preview" w:date="2026-01-01T00:00:00Z">
        <w:r>
          <w:rPr>
            <w:b/>
            <w:bCs/>
          </w:rPr>
          <w:t xml:space="preserve">to two independent vectors in</w:t>
        </w:r>
      </w:ins>
      <w:ins w:id="15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576" w:author="PR Preview" w:date="2026-01-01T00:00:00Z">
        <w:r>
          <w:rPr>
            <w:b/>
            <w:bCs/>
          </w:rPr>
          <w:t xml:space="preserve">)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The vectors</w:t>
        </w:r>
      </w:ins>
      <w:ins w:id="157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and</w:t>
        </w:r>
      </w:ins>
      <w:ins w:id="15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are linearly independent,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and their span is the plane</w:t>
        </w:r>
      </w:ins>
      <w:ins w:id="158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(</w:t>
        </w:r>
      </w:ins>
      <w:hyperlink w:anchor="exm-span">
        <w:ins w:id="1590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1591" w:author="PR Preview" w:date="2026-01-01T00:00:00Z">
        <w:r>
          <w:t xml:space="preserve">).</w:t>
        </w:r>
      </w:ins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The vector</w:t>
        </w:r>
      </w:ins>
      <w:ins w:id="15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has third entry</w:t>
        </w:r>
      </w:ins>
      <w:ins w:id="1597" w:author="PR Preview" w:date="2026-01-01T00:00:00Z">
        <w:r>
          <w:t xml:space="preserve"> </w:t>
        </w:r>
      </w:ins>
      <m:oMath>
        <m:r>
          <m:t>1</m:t>
        </m:r>
      </m:oMath>
      <w:ins w:id="1598" w:author="PR Preview" w:date="2026-01-01T00:00:00Z">
        <w:r>
          <w:t xml:space="preserve">, so it is not in that plane,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and by</w:t>
        </w:r>
      </w:ins>
      <w:ins w:id="1601" w:author="PR Preview" w:date="2026-01-01T00:00:00Z">
        <w:r>
          <w:t xml:space="preserve"> </w:t>
        </w:r>
      </w:ins>
      <w:hyperlink w:anchor="thm-add-outside-span">
        <w:ins w:id="1602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the three vectors</w:t>
        </w:r>
      </w:ins>
      <w:ins w:id="16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06" w:author="PR Preview" w:date="2026-01-01T00:00:00Z">
        <w:r>
          <w:t xml:space="preserve">,</w:t>
        </w:r>
      </w:ins>
      <w:ins w:id="16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08" w:author="PR Preview" w:date="2026-01-01T00:00:00Z">
        <w:r>
          <w:t xml:space="preserve">,</w:t>
        </w:r>
      </w:ins>
      <w:ins w:id="16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are linearly independent.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Adding</w:t>
        </w:r>
      </w:ins>
      <w:ins w:id="16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instead would not work:</w:t>
        </w:r>
      </w:ins>
      <w:ins w:id="16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is in the span,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and</w:t>
        </w:r>
      </w:ins>
      <w:ins w:id="16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623" w:author="PR Preview" w:date="2026-01-01T00:00:00Z">
        <w:r>
          <w:t xml:space="preserve">.</w:t>
        </w:r>
      </w:ins>
    </w:p>
    <w:bookmarkEnd w:id="54"/>
    <w:bookmarkStart w:id="55" w:name="thm-extend-basis"/>
    <w:p>
      <w:pPr>
        <w:pStyle w:val="BodyText"/>
      </w:pPr>
      <w:ins w:id="1624" w:author="PR Preview" w:date="2026-01-01T00:00:00Z">
        <w:r>
          <w:rPr>
            <w:b/>
            <w:bCs/>
          </w:rPr>
          <w:t xml:space="preserve">Theorem 9 (An independent list extends to a basis)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If</w:t>
        </w:r>
      </w:ins>
      <w:ins w:id="16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is a subspace of</w:t>
        </w:r>
      </w:ins>
      <w:ins w:id="16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(</w:t>
        </w:r>
      </w:ins>
      <w:hyperlink w:anchor="def-subspace">
        <w:ins w:id="163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634" w:author="PR Preview" w:date="2026-01-01T00:00:00Z">
        <w:r>
          <w:t xml:space="preserve">)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and</w:t>
        </w:r>
      </w:ins>
      <w:ins w:id="163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are linearly independent (</w:t>
        </w:r>
      </w:ins>
      <w:hyperlink w:anchor="def-linearly-independent">
        <w:ins w:id="164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641" w:author="PR Preview" w:date="2026-01-01T00:00:00Z">
        <w:r>
          <w:t xml:space="preserve">),</w:t>
        </w:r>
      </w:ins>
      <w:ins w:id="1642" w:author="PR Preview" w:date="2026-01-01T00:00:00Z">
        <w:r>
          <w:t xml:space="preserve"> </w:t>
        </w:r>
      </w:ins>
      <w:ins w:id="1643" w:author="PR Preview" w:date="2026-01-01T00:00:00Z">
        <w:r>
          <w:t xml:space="preserve">then adding vectors of</w:t>
        </w:r>
      </w:ins>
      <w:ins w:id="16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to the list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gives a basis of</w:t>
        </w:r>
      </w:ins>
      <w:ins w:id="164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(</w:t>
        </w:r>
      </w:ins>
      <w:hyperlink w:anchor="def-basis">
        <w:ins w:id="165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653" w:author="PR Preview" w:date="2026-01-01T00:00:00Z">
        <w:r>
          <w:t xml:space="preserve">).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Starting from the empty list shows that every subspace has a basis.</w:t>
        </w:r>
      </w:ins>
    </w:p>
    <w:bookmarkEnd w:id="55"/>
    <w:p>
      <w:pPr>
        <w:pStyle w:val="BodyText"/>
      </w:pPr>
      <w:ins w:id="1656" w:author="PR Preview" w:date="2026-01-01T00:00:00Z">
        <w:r>
          <w:rPr>
            <w:i/>
            <w:iCs/>
          </w:rPr>
          <w:t xml:space="preserve">Proof</w:t>
        </w:r>
      </w:ins>
      <w:ins w:id="1657" w:author="PR Preview" w:date="2026-01-01T00:00:00Z">
        <w:r>
          <w:t xml:space="preserve">. </w:t>
        </w:r>
      </w:ins>
      <w:ins w:id="1658" w:author="PR Preview" w:date="2026-01-01T00:00:00Z">
        <w:r>
          <w:t xml:space="preserve">Repeat the following step.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If the current list spans</w:t>
        </w:r>
      </w:ins>
      <w:ins w:id="16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62" w:author="PR Preview" w:date="2026-01-01T00:00:00Z">
        <w:r>
          <w:t xml:space="preserve">, stop:</w:t>
        </w:r>
      </w:ins>
      <w:ins w:id="1663" w:author="PR Preview" w:date="2026-01-01T00:00:00Z">
        <w:r>
          <w:t xml:space="preserve"> </w:t>
        </w:r>
      </w:ins>
      <w:ins w:id="1664" w:author="PR Preview" w:date="2026-01-01T00:00:00Z">
        <w:r>
          <w:t xml:space="preserve">it is linearly independent and spans</w:t>
        </w:r>
      </w:ins>
      <w:ins w:id="16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666" w:author="PR Preview" w:date="2026-01-01T00:00:00Z">
        <w:r>
          <w:t xml:space="preserve">, so it is a basis.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Otherwise, some</w:t>
        </w:r>
      </w:ins>
      <w:ins w:id="16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is not in the span of the current list;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add</w:t>
        </w:r>
      </w:ins>
      <w:ins w:id="16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to the list,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which stays linearly independent by</w:t>
        </w:r>
      </w:ins>
      <w:ins w:id="1679" w:author="PR Preview" w:date="2026-01-01T00:00:00Z">
        <w:r>
          <w:t xml:space="preserve"> </w:t>
        </w:r>
      </w:ins>
      <w:hyperlink w:anchor="thm-add-outside-span">
        <w:ins w:id="1680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681" w:author="PR Preview" w:date="2026-01-01T00:00:00Z">
        <w:r>
          <w:t xml:space="preserve">.</w:t>
        </w:r>
      </w:ins>
    </w:p>
    <w:p>
      <w:pPr>
        <w:pStyle w:val="BodyText"/>
      </w:pPr>
      <w:ins w:id="1682" w:author="PR Preview" w:date="2026-01-01T00:00:00Z">
        <w:r>
          <w:t xml:space="preserve">Every list produced is a linearly independent list of vectors in</w:t>
        </w:r>
      </w:ins>
      <w:ins w:id="168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84" w:author="PR Preview" w:date="2026-01-01T00:00:00Z">
        <w:r>
          <w:t xml:space="preserve">,</w:t>
        </w:r>
      </w:ins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so it has at most</w:t>
        </w:r>
      </w:ins>
      <w:ins w:id="1687" w:author="PR Preview" w:date="2026-01-01T00:00:00Z">
        <w:r>
          <w:t xml:space="preserve"> </w:t>
        </w:r>
      </w:ins>
      <m:oMath>
        <m:r>
          <m:t>p</m:t>
        </m:r>
      </m:oMath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vectors (</w:t>
        </w:r>
      </w:ins>
      <w:hyperlink w:anchor="thm-many-vectors-dependent">
        <w:ins w:id="1690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691" w:author="PR Preview" w:date="2026-01-01T00:00:00Z">
        <w:r>
          <w:t xml:space="preserve">).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Each step adds one vector,</w:t>
        </w:r>
      </w:ins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so the process stops after at most</w:t>
        </w:r>
      </w:ins>
      <w:ins w:id="16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k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steps,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and when it stops the list is a basis of</w:t>
        </w:r>
      </w:ins>
      <w:ins w:id="17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02" w:author="PR Preview" w:date="2026-01-01T00:00:00Z">
        <w:r>
          <w:t xml:space="preserve">.</w:t>
        </w:r>
      </w:ins>
    </w:p>
    <w:p>
      <w:pPr>
        <w:pStyle w:val="BodyText"/>
      </w:pPr>
      <w:ins w:id="1703" w:author="PR Preview" w:date="2026-01-01T00:00:00Z">
        <w:r>
          <w:t xml:space="preserve">For the empty list, which is linearly independent and spans</w:t>
        </w:r>
      </w:ins>
      <w:ins w:id="170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by the conventions in</w:t>
        </w:r>
      </w:ins>
      <w:ins w:id="1707" w:author="PR Preview" w:date="2026-01-01T00:00:00Z">
        <w:r>
          <w:t xml:space="preserve"> </w:t>
        </w:r>
      </w:ins>
      <w:hyperlink w:anchor="def-span">
        <w:ins w:id="170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709" w:author="PR Preview" w:date="2026-01-01T00:00:00Z">
        <w:r>
          <w:t xml:space="preserve">,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the first step asks whether</w:t>
        </w:r>
      </w:ins>
      <w:ins w:id="17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713" w:author="PR Preview" w:date="2026-01-01T00:00:00Z">
        <w:r>
          <w:t xml:space="preserve">: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if so, the empty list is already a basis;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if not, the process adds vectors as described.</w:t>
        </w:r>
      </w:ins>
    </w:p>
    <w:bookmarkStart w:id="56" w:name="exm-extend-basis"/>
    <w:p>
      <w:pPr>
        <w:pStyle w:val="BodyText"/>
      </w:pPr>
      <w:ins w:id="1718" w:author="PR Preview" w:date="2026-01-01T00:00:00Z">
        <w:r>
          <w:rPr>
            <w:b/>
            <w:bCs/>
          </w:rPr>
          <w:t xml:space="preserve">Example 18 (Extending</w:t>
        </w:r>
      </w:ins>
      <w:ins w:id="171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20" w:author="PR Preview" w:date="2026-01-01T00:00:00Z">
        <w:r>
          <w:rPr>
            <w:b/>
            <w:bCs/>
          </w:rPr>
          <w:t xml:space="preserve"> </w:t>
        </w:r>
      </w:ins>
      <w:ins w:id="1721" w:author="PR Preview" w:date="2026-01-01T00:00:00Z">
        <w:r>
          <w:rPr>
            <w:b/>
            <w:bCs/>
          </w:rPr>
          <w:t xml:space="preserve">to a basis of</w:t>
        </w:r>
      </w:ins>
      <w:ins w:id="172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23" w:author="PR Preview" w:date="2026-01-01T00:00:00Z">
        <w:r>
          <w:rPr>
            <w:b/>
            <w:bCs/>
          </w:rPr>
          <w:t xml:space="preserve">)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Start with the single vector</w:t>
        </w:r>
      </w:ins>
      <w:ins w:id="17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2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is not in</w:t>
        </w:r>
      </w:ins>
      <w:ins w:id="173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731" w:author="PR Preview" w:date="2026-01-01T00:00:00Z">
        <w:r>
          <w:t xml:space="preserve">,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because every multiple</w:t>
        </w:r>
      </w:ins>
      <w:ins w:id="1734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has equal first and second entries.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Add it.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39" w:author="PR Preview" w:date="2026-01-01T00:00:00Z">
        <w:r>
          <w:t xml:space="preserve"> </w:t>
        </w:r>
      </w:ins>
      <w:ins w:id="1740" w:author="PR Preview" w:date="2026-01-01T00:00:00Z">
        <w:r>
          <w:t xml:space="preserve">is not in</w:t>
        </w:r>
      </w:ins>
      <w:ins w:id="1741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742" w:author="PR Preview" w:date="2026-01-01T00:00:00Z">
        <w:r>
          <w:t xml:space="preserve">,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because every combination of those two vectors has third entry</w:t>
        </w:r>
      </w:ins>
      <w:ins w:id="1745" w:author="PR Preview" w:date="2026-01-01T00:00:00Z">
        <w:r>
          <w:t xml:space="preserve"> </w:t>
        </w:r>
      </w:ins>
      <m:oMath>
        <m:r>
          <m:t>0</m:t>
        </m:r>
      </m:oMath>
      <w:ins w:id="1746" w:author="PR Preview" w:date="2026-01-01T00:00:00Z">
        <w:r>
          <w:t xml:space="preserve">.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Add it.</w:t>
        </w:r>
      </w:ins>
    </w:p>
    <w:p>
      <w:pPr>
        <w:pStyle w:val="Compact"/>
        <w:numPr>
          <w:ilvl w:val="0"/>
          <w:numId w:val="1008"/>
        </w:numPr>
      </w:pPr>
      <w:ins w:id="1749" w:author="PR Preview" w:date="2026-01-01T00:00:00Z">
        <w:r>
          <w:t xml:space="preserve">The list</w:t>
        </w:r>
      </w:ins>
      <w:ins w:id="17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spans</w:t>
        </w:r>
      </w:ins>
      <w:ins w:id="175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54" w:author="PR Preview" w:date="2026-01-01T00:00:00Z">
        <w:r>
          <w:t xml:space="preserve">:</w:t>
        </w:r>
      </w:ins>
      <w:ins w:id="17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56" w:author="PR Preview" w:date="2026-01-01T00:00:00Z">
        <w:r>
          <w:t xml:space="preserve">.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Stop.</w:t>
        </w:r>
      </w:ins>
    </w:p>
    <w:p>
      <w:pPr>
        <w:pStyle w:val="FirstParagraph"/>
      </w:pPr>
      <w:ins w:id="1759" w:author="PR Preview" w:date="2026-01-01T00:00:00Z">
        <w:r>
          <w:t xml:space="preserve">The result is a basis of</w:t>
        </w:r>
      </w:ins>
      <w:ins w:id="17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61" w:author="PR Preview" w:date="2026-01-01T00:00:00Z">
        <w:r>
          <w:t xml:space="preserve"> </w:t>
        </w:r>
      </w:ins>
      <w:ins w:id="1762" w:author="PR Preview" w:date="2026-01-01T00:00:00Z">
        <w:r>
          <w:t xml:space="preserve">that contains the starting vector.</w:t>
        </w:r>
      </w:ins>
    </w:p>
    <w:bookmarkEnd w:id="56"/>
    <w:bookmarkStart w:id="57" w:name="thm-dim-bound"/>
    <w:p>
      <w:pPr>
        <w:pStyle w:val="BodyText"/>
      </w:pPr>
      <w:ins w:id="1763" w:author="PR Preview" w:date="2026-01-01T00:00:00Z">
        <w:r>
          <w:rPr>
            <w:b/>
            <w:bCs/>
          </w:rPr>
          <w:t xml:space="preserve">Theorem 10 (An independent list in a subspace has at most</w:t>
        </w:r>
      </w:ins>
      <w:ins w:id="1764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dim</m:t>
        </m:r>
      </m:oMath>
      <w:ins w:id="1765" w:author="PR Preview" w:date="2026-01-01T00:00:00Z">
        <w:r>
          <w:rPr>
            <w:b/>
            <w:bCs/>
          </w:rPr>
          <w:t xml:space="preserve"> </w:t>
        </w:r>
      </w:ins>
      <w:ins w:id="1766" w:author="PR Preview" w:date="2026-01-01T00:00:00Z">
        <w:r>
          <w:rPr>
            <w:b/>
            <w:bCs/>
          </w:rPr>
          <w:t xml:space="preserve">vectors)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Let</w:t>
        </w:r>
      </w:ins>
      <w:ins w:id="176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be a subspace of</w:t>
        </w:r>
      </w:ins>
      <w:ins w:id="17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with</w:t>
        </w:r>
      </w:ins>
      <w:ins w:id="177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(</w:t>
        </w:r>
      </w:ins>
      <w:hyperlink w:anchor="def-dimension">
        <w:ins w:id="177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779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9"/>
        </w:numPr>
      </w:pPr>
      <w:ins w:id="1780" w:author="PR Preview" w:date="2026-01-01T00:00:00Z">
        <w:r>
          <w:t xml:space="preserve">Any linearly independent list of vectors in</w:t>
        </w:r>
      </w:ins>
      <w:ins w:id="178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has at most</w:t>
        </w:r>
      </w:ins>
      <w:ins w:id="1784" w:author="PR Preview" w:date="2026-01-01T00:00:00Z">
        <w:r>
          <w:t xml:space="preserve"> </w:t>
        </w:r>
      </w:ins>
      <m:oMath>
        <m:r>
          <m:t>d</m:t>
        </m:r>
      </m:oMath>
      <w:ins w:id="1785" w:author="PR Preview" w:date="2026-01-01T00:00:00Z">
        <w:r>
          <w:t xml:space="preserve"> </w:t>
        </w:r>
      </w:ins>
      <w:ins w:id="1786" w:author="PR Preview" w:date="2026-01-01T00:00:00Z">
        <w:r>
          <w:t xml:space="preserve">vectors.</w:t>
        </w:r>
      </w:ins>
    </w:p>
    <w:p>
      <w:pPr>
        <w:pStyle w:val="Compact"/>
        <w:numPr>
          <w:ilvl w:val="0"/>
          <w:numId w:val="1009"/>
        </w:numPr>
      </w:pPr>
      <w:ins w:id="1787" w:author="PR Preview" w:date="2026-01-01T00:00:00Z">
        <w:r>
          <w:t xml:space="preserve">If</w:t>
        </w:r>
      </w:ins>
      <w:ins w:id="17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is a subspace with</w:t>
        </w:r>
      </w:ins>
      <w:ins w:id="17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1792" w:author="PR Preview" w:date="2026-01-01T00:00:00Z">
        <w:r>
          <w:t xml:space="preserve">,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t xml:space="preserve">then</w:t>
        </w:r>
      </w:ins>
      <w:ins w:id="179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796" w:author="PR Preview" w:date="2026-01-01T00:00:00Z">
        <w:r>
          <w:t xml:space="preserve">.</w:t>
        </w:r>
      </w:ins>
    </w:p>
    <w:bookmarkEnd w:id="57"/>
    <w:p>
      <w:pPr>
        <w:pStyle w:val="FirstParagraph"/>
      </w:pPr>
      <w:ins w:id="1797" w:author="PR Preview" w:date="2026-01-01T00:00:00Z">
        <w:r>
          <w:rPr>
            <w:i/>
            <w:iCs/>
          </w:rPr>
          <w:t xml:space="preserve">Proof</w:t>
        </w:r>
      </w:ins>
      <w:ins w:id="1798" w:author="PR Preview" w:date="2026-01-01T00:00:00Z">
        <w:r>
          <w:t xml:space="preserve">. </w:t>
        </w:r>
      </w:ins>
      <w:ins w:id="1799" w:author="PR Preview" w:date="2026-01-01T00:00:00Z">
        <w:r>
          <w:rPr>
            <w:b/>
            <w:bCs/>
          </w:rPr>
          <w:t xml:space="preserve">Part 1.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If</w:t>
        </w:r>
      </w:ins>
      <w:ins w:id="180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1803" w:author="PR Preview" w:date="2026-01-01T00:00:00Z">
        <w:r>
          <w:t xml:space="preserve">, then</w:t>
        </w:r>
      </w:ins>
      <w:ins w:id="180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805" w:author="PR Preview" w:date="2026-01-01T00:00:00Z">
        <w:r>
          <w:t xml:space="preserve">,</w:t>
        </w:r>
      </w:ins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so every vector in a nonempty list from</w:t>
        </w:r>
      </w:ins>
      <w:ins w:id="18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is</w:t>
        </w:r>
      </w:ins>
      <w:ins w:id="18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812" w:author="PR Preview" w:date="2026-01-01T00:00:00Z">
        <w:r>
          <w:t xml:space="preserve">,</w:t>
        </w:r>
      </w:ins>
      <w:ins w:id="1813" w:author="PR Preview" w:date="2026-01-01T00:00:00Z">
        <w:r>
          <w:t xml:space="preserve"> </w:t>
        </w:r>
      </w:ins>
      <w:ins w:id="1814" w:author="PR Preview" w:date="2026-01-01T00:00:00Z">
        <w:r>
          <w:t xml:space="preserve">and</w:t>
        </w:r>
      </w:ins>
      <w:ins w:id="181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shows the list is not linearly independent;</w:t>
        </w:r>
      </w:ins>
      <w:ins w:id="1818" w:author="PR Preview" w:date="2026-01-01T00:00:00Z">
        <w:r>
          <w:t xml:space="preserve"> </w:t>
        </w:r>
      </w:ins>
      <w:ins w:id="1819" w:author="PR Preview" w:date="2026-01-01T00:00:00Z">
        <w:r>
          <w:t xml:space="preserve">only the empty list, with</w:t>
        </w:r>
      </w:ins>
      <w:ins w:id="1820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=</m:t>
        </m:r>
        <m:r>
          <m:t>d</m:t>
        </m:r>
      </m:oMath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vectors, is.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Now let</w:t>
        </w:r>
      </w:ins>
      <w:ins w:id="182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1826" w:author="PR Preview" w:date="2026-01-01T00:00:00Z">
        <w:r>
          <w:t xml:space="preserve">, and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let</w:t>
        </w:r>
      </w:ins>
      <w:ins w:id="182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be a basis of</w:t>
        </w:r>
      </w:ins>
      <w:ins w:id="18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33" w:author="PR Preview" w:date="2026-01-01T00:00:00Z">
        <w:r>
          <w:t xml:space="preserve">,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and let</w:t>
        </w:r>
      </w:ins>
      <w:ins w:id="183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be linearly independent.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Each</w:t>
        </w:r>
      </w:ins>
      <w:ins w:id="18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is in</w:t>
        </w:r>
      </w:ins>
      <w:ins w:id="18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45" w:author="PR Preview" w:date="2026-01-01T00:00:00Z">
        <w:r>
          <w:t xml:space="preserve">,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so</w:t>
        </w:r>
      </w:ins>
      <w:ins w:id="18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for some coordinate vector</w:t>
        </w:r>
      </w:ins>
      <w:ins w:id="185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ins w:id="1852" w:author="PR Preview" w:date="2026-01-01T00:00:00Z">
        <w:r>
          <w:t xml:space="preserve">.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Suppose</w:t>
        </w:r>
      </w:ins>
      <w:ins w:id="185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d</m:t>
        </m:r>
      </m:oMath>
      <w:ins w:id="1856" w:author="PR Preview" w:date="2026-01-01T00:00:00Z">
        <w:r>
          <w:t xml:space="preserve">.</w:t>
        </w:r>
      </w:ins>
      <w:ins w:id="1857" w:author="PR Preview" w:date="2026-01-01T00:00:00Z">
        <w:r>
          <w:t xml:space="preserve"> </w:t>
        </w:r>
      </w:ins>
      <w:ins w:id="1858" w:author="PR Preview" w:date="2026-01-01T00:00:00Z">
        <w:r>
          <w:t xml:space="preserve">Then</w:t>
        </w:r>
      </w:ins>
      <w:ins w:id="185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are</w:t>
        </w:r>
      </w:ins>
      <w:ins w:id="18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d</m:t>
        </m:r>
      </m:oMath>
      <w:ins w:id="1863" w:author="PR Preview" w:date="2026-01-01T00:00:00Z">
        <w:r>
          <w:t xml:space="preserve"> </w:t>
        </w:r>
      </w:ins>
      <w:ins w:id="1864" w:author="PR Preview" w:date="2026-01-01T00:00:00Z">
        <w:r>
          <w:t xml:space="preserve">vectors in</w:t>
        </w:r>
      </w:ins>
      <w:ins w:id="18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ins w:id="1866" w:author="PR Preview" w:date="2026-01-01T00:00:00Z">
        <w:r>
          <w:t xml:space="preserve">,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t xml:space="preserve">so some</w:t>
        </w:r>
      </w:ins>
      <w:ins w:id="18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ins w:id="1870" w:author="PR Preview" w:date="2026-01-01T00:00:00Z">
        <w:r>
          <w:t xml:space="preserve">, not all zero,</w:t>
        </w:r>
      </w:ins>
      <w:ins w:id="1871" w:author="PR Preview" w:date="2026-01-01T00:00:00Z">
        <w:r>
          <w:t xml:space="preserve"> </w:t>
        </w:r>
      </w:ins>
      <w:ins w:id="1872" w:author="PR Preview" w:date="2026-01-01T00:00:00Z">
        <w:r>
          <w:t xml:space="preserve">satisfy</w:t>
        </w:r>
      </w:ins>
      <w:ins w:id="18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(</w:t>
        </w:r>
      </w:ins>
      <w:hyperlink w:anchor="thm-many-vectors-dependent">
        <w:ins w:id="1876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877" w:author="PR Preview" w:date="2026-01-01T00:00:00Z">
        <w:r>
          <w:t xml:space="preserve">);</w:t>
        </w:r>
      </w:ins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entry</w:t>
        </w:r>
      </w:ins>
      <w:ins w:id="1880" w:author="PR Preview" w:date="2026-01-01T00:00:00Z">
        <w:r>
          <w:t xml:space="preserve"> </w:t>
        </w:r>
      </w:ins>
      <m:oMath>
        <m:r>
          <m:t>i</m:t>
        </m:r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of that equation says</w:t>
        </w:r>
      </w:ins>
      <w:ins w:id="188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884" w:author="PR Preview" w:date="2026-01-01T00:00:00Z">
        <w:r>
          <w:t xml:space="preserve">.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87" w:author="PR Preview" w:date="2026-01-01T00:00:00Z">
        <w:r>
          <w:t xml:space="preserve">a combination of</w:t>
        </w:r>
      </w:ins>
      <w:ins w:id="18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ins w:id="1889" w:author="PR Preview" w:date="2026-01-01T00:00:00Z">
        <w:r>
          <w:t xml:space="preserve"> </w:t>
        </w:r>
      </w:ins>
      <w:ins w:id="1890" w:author="PR Preview" w:date="2026-01-01T00:00:00Z">
        <w:r>
          <w:t xml:space="preserve">with coefficients not all zero that equals</w:t>
        </w:r>
      </w:ins>
      <w:ins w:id="189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ins w:id="1892" w:author="PR Preview" w:date="2026-01-01T00:00:00Z">
        <w:r>
          <w:t xml:space="preserve">.</w:t>
        </w:r>
      </w:ins>
      <w:ins w:id="1893" w:author="PR Preview" w:date="2026-01-01T00:00:00Z">
        <w:r>
          <w:t xml:space="preserve"> </w:t>
        </w:r>
      </w:ins>
      <w:ins w:id="1894" w:author="PR Preview" w:date="2026-01-01T00:00:00Z">
        <w:r>
          <w:t xml:space="preserve">That contradicts their linear independence, so</w:t>
        </w:r>
      </w:ins>
      <w:ins w:id="18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d</m:t>
        </m:r>
      </m:oMath>
      <w:ins w:id="1896" w:author="PR Preview" w:date="2026-01-01T00:00:00Z">
        <w:r>
          <w:t xml:space="preserve">.</w:t>
        </w:r>
      </w:ins>
    </w:p>
    <w:p>
      <w:pPr>
        <w:pStyle w:val="BodyText"/>
      </w:pPr>
      <w:ins w:id="1897" w:author="PR Preview" w:date="2026-01-01T00:00:00Z">
        <w:r>
          <w:rPr>
            <w:b/>
            <w:bCs/>
          </w:rPr>
          <w:t xml:space="preserve">Part 2.</w:t>
        </w:r>
      </w:ins>
      <w:ins w:id="18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has a basis (</w:t>
        </w:r>
      </w:ins>
      <w:hyperlink w:anchor="thm-extend-basis">
        <w:ins w:id="190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902" w:author="PR Preview" w:date="2026-01-01T00:00:00Z">
        <w:r>
          <w:t xml:space="preserve">)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with</w:t>
        </w:r>
      </w:ins>
      <w:ins w:id="190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vectors.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Those vectors are linearly independent and lie in</w:t>
        </w:r>
      </w:ins>
      <w:ins w:id="19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11" w:author="PR Preview" w:date="2026-01-01T00:00:00Z">
        <w:r>
          <w:t xml:space="preserve">,</w:t>
        </w:r>
      </w:ins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so by Part 1 there are at most</w:t>
        </w:r>
      </w:ins>
      <w:ins w:id="191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15" w:author="PR Preview" w:date="2026-01-01T00:00:00Z">
        <w:r>
          <w:t xml:space="preserve"> </w:t>
        </w:r>
      </w:ins>
      <w:ins w:id="1916" w:author="PR Preview" w:date="2026-01-01T00:00:00Z">
        <w:r>
          <w:t xml:space="preserve">of them.</w:t>
        </w:r>
      </w:ins>
    </w:p>
    <w:bookmarkStart w:id="58" w:name="exm-dim-bound"/>
    <w:p>
      <w:pPr>
        <w:pStyle w:val="BodyText"/>
      </w:pPr>
      <w:ins w:id="1917" w:author="PR Preview" w:date="2026-01-01T00:00:00Z">
        <w:r>
          <w:rPr>
            <w:b/>
            <w:bCs/>
          </w:rPr>
          <w:t xml:space="preserve">Example 19 (Subspaces of a plane have dimension at most two)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The plane</w:t>
        </w:r>
      </w:ins>
      <w:ins w:id="19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in</w:t>
        </w:r>
      </w:ins>
      <w:ins w:id="192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has dimension</w:t>
        </w:r>
      </w:ins>
      <w:ins w:id="1926" w:author="PR Preview" w:date="2026-01-01T00:00:00Z">
        <w:r>
          <w:t xml:space="preserve"> </w:t>
        </w:r>
      </w:ins>
      <m:oMath>
        <m:r>
          <m:t>2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(</w:t>
        </w:r>
      </w:ins>
      <w:hyperlink w:anchor="exm-dimension">
        <w:ins w:id="192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930" w:author="PR Preview" w:date="2026-01-01T00:00:00Z">
        <w:r>
          <w:t xml:space="preserve">).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By</w:t>
        </w:r>
      </w:ins>
      <w:ins w:id="1933" w:author="PR Preview" w:date="2026-01-01T00:00:00Z">
        <w:r>
          <w:t xml:space="preserve"> </w:t>
        </w:r>
      </w:ins>
      <w:hyperlink w:anchor="thm-dim-bound">
        <w:ins w:id="1934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935" w:author="PR Preview" w:date="2026-01-01T00:00:00Z">
        <w:r>
          <w:t xml:space="preserve">,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no three vectors with third entry</w:t>
        </w:r>
      </w:ins>
      <w:ins w:id="1938" w:author="PR Preview" w:date="2026-01-01T00:00:00Z">
        <w:r>
          <w:t xml:space="preserve"> </w:t>
        </w:r>
      </w:ins>
      <m:oMath>
        <m:r>
          <m:t>0</m:t>
        </m:r>
      </m:oMath>
      <w:ins w:id="1939" w:author="PR Preview" w:date="2026-01-01T00:00:00Z">
        <w:r>
          <w:t xml:space="preserve"> </w:t>
        </w:r>
      </w:ins>
      <w:ins w:id="1940" w:author="PR Preview" w:date="2026-01-01T00:00:00Z">
        <w:r>
          <w:t xml:space="preserve">are linearly independent;</w:t>
        </w:r>
      </w:ins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for instance,</w:t>
        </w:r>
      </w:ins>
      <w:ins w:id="19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944" w:author="PR Preview" w:date="2026-01-01T00:00:00Z">
        <w:r>
          <w:t xml:space="preserve">.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The line</w:t>
        </w:r>
      </w:ins>
      <w:ins w:id="19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lies in</w:t>
        </w:r>
      </w:ins>
      <w:ins w:id="19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51" w:author="PR Preview" w:date="2026-01-01T00:00:00Z">
        <w:r>
          <w:t xml:space="preserve">,</w:t>
        </w:r>
      </w:ins>
      <w:ins w:id="1952" w:author="PR Preview" w:date="2026-01-01T00:00:00Z">
        <w:r>
          <w:t xml:space="preserve"> </w:t>
        </w:r>
      </w:ins>
      <w:ins w:id="1953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ins w:id="1954" w:author="PR Preview" w:date="2026-01-01T00:00:00Z">
        <w:r>
          <w:rPr>
            <w:b/>
            <w:bCs/>
          </w:rPr>
          <w:t xml:space="preserve">Theorem 11 (A subspace inside another of the same dimension equals it)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If</w:t>
        </w:r>
      </w:ins>
      <w:ins w:id="19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and</w:t>
        </w:r>
      </w:ins>
      <w:ins w:id="19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are subspaces of</w:t>
        </w:r>
      </w:ins>
      <w:ins w:id="196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with</w:t>
        </w:r>
      </w:ins>
      <w:ins w:id="19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and</w:t>
        </w:r>
      </w:ins>
      <w:ins w:id="196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(</w:t>
        </w:r>
      </w:ins>
      <w:hyperlink w:anchor="def-dimension">
        <w:ins w:id="1972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973" w:author="PR Preview" w:date="2026-01-01T00:00:00Z">
        <w:r>
          <w:t xml:space="preserve">),</w:t>
        </w:r>
      </w:ins>
      <w:ins w:id="1974" w:author="PR Preview" w:date="2026-01-01T00:00:00Z">
        <w:r>
          <w:t xml:space="preserve"> </w:t>
        </w:r>
      </w:ins>
      <w:ins w:id="1975" w:author="PR Preview" w:date="2026-01-01T00:00:00Z">
        <w:r>
          <w:t xml:space="preserve">then</w:t>
        </w:r>
      </w:ins>
      <w:ins w:id="19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1977" w:author="PR Preview" w:date="2026-01-01T00:00:00Z">
        <w:r>
          <w:t xml:space="preserve">.</w:t>
        </w:r>
      </w:ins>
    </w:p>
    <w:bookmarkEnd w:id="59"/>
    <w:p>
      <w:pPr>
        <w:pStyle w:val="BodyText"/>
      </w:pPr>
      <w:ins w:id="1978" w:author="PR Preview" w:date="2026-01-01T00:00:00Z">
        <w:r>
          <w:rPr>
            <w:i/>
            <w:iCs/>
          </w:rPr>
          <w:t xml:space="preserve">Proof</w:t>
        </w:r>
      </w:ins>
      <w:ins w:id="1979" w:author="PR Preview" w:date="2026-01-01T00:00:00Z">
        <w:r>
          <w:t xml:space="preserve">. </w:t>
        </w:r>
      </w:ins>
      <w:ins w:id="1980" w:author="PR Preview" w:date="2026-01-01T00:00:00Z">
        <w:r>
          <w:t xml:space="preserve">Let</w:t>
        </w:r>
      </w:ins>
      <w:ins w:id="198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82" w:author="PR Preview" w:date="2026-01-01T00:00:00Z">
        <w:r>
          <w:t xml:space="preserve">,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and let</w:t>
        </w:r>
      </w:ins>
      <w:ins w:id="19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be a basis of</w:t>
        </w:r>
      </w:ins>
      <w:ins w:id="19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(</w:t>
        </w:r>
      </w:ins>
      <w:hyperlink w:anchor="thm-extend-basis">
        <w:ins w:id="199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992" w:author="PR Preview" w:date="2026-01-01T00:00:00Z">
        <w:r>
          <w:t xml:space="preserve">);</w:t>
        </w:r>
      </w:ins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it has</w:t>
        </w:r>
      </w:ins>
      <w:ins w:id="1995" w:author="PR Preview" w:date="2026-01-01T00:00:00Z">
        <w:r>
          <w:t xml:space="preserve"> </w:t>
        </w:r>
      </w:ins>
      <m:oMath>
        <m:r>
          <m:t>d</m:t>
        </m:r>
      </m:oMath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vectors because</w:t>
        </w:r>
      </w:ins>
      <w:ins w:id="1998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ins w:id="1999" w:author="PR Preview" w:date="2026-01-01T00:00:00Z">
        <w:r>
          <w:t xml:space="preserve">.</w:t>
        </w:r>
      </w:ins>
      <w:ins w:id="2000" w:author="PR Preview" w:date="2026-01-01T00:00:00Z">
        <w:r>
          <w:t xml:space="preserve"> </w:t>
        </w:r>
      </w:ins>
      <w:ins w:id="2001" w:author="PR Preview" w:date="2026-01-01T00:00:00Z">
        <w:r>
          <w:t xml:space="preserve">(When</w:t>
        </w:r>
      </w:ins>
      <w:ins w:id="200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2003" w:author="PR Preview" w:date="2026-01-01T00:00:00Z">
        <w:r>
          <w:t xml:space="preserve"> </w:t>
        </w:r>
      </w:ins>
      <w:ins w:id="2004" w:author="PR Preview" w:date="2026-01-01T00:00:00Z">
        <w:r>
          <w:t xml:space="preserve">it is the empty list,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whose span is</w:t>
        </w:r>
      </w:ins>
      <w:ins w:id="200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by the convention in</w:t>
        </w:r>
      </w:ins>
      <w:ins w:id="2010" w:author="PR Preview" w:date="2026-01-01T00:00:00Z">
        <w:r>
          <w:t xml:space="preserve"> </w:t>
        </w:r>
      </w:ins>
      <w:hyperlink w:anchor="def-span">
        <w:ins w:id="201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012" w:author="PR Preview" w:date="2026-01-01T00:00:00Z">
        <w:r>
          <w:t xml:space="preserve">,</w:t>
        </w:r>
      </w:ins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and the argument is unchanged.)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Suppose some</w:t>
        </w:r>
      </w:ins>
      <w:ins w:id="20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018" w:author="PR Preview" w:date="2026-01-01T00:00:00Z">
        <w:r>
          <w:t xml:space="preserve"> </w:t>
        </w:r>
      </w:ins>
      <w:ins w:id="2019" w:author="PR Preview" w:date="2026-01-01T00:00:00Z">
        <w:r>
          <w:t xml:space="preserve">is not in</w:t>
        </w:r>
      </w:ins>
      <w:ins w:id="202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ins w:id="2021" w:author="PR Preview" w:date="2026-01-01T00:00:00Z">
        <w:r>
          <w:t xml:space="preserve">.</w:t>
        </w:r>
      </w:ins>
      <w:ins w:id="2022" w:author="PR Preview" w:date="2026-01-01T00:00:00Z">
        <w:r>
          <w:t xml:space="preserve"> </w:t>
        </w:r>
      </w:ins>
      <w:ins w:id="2023" w:author="PR Preview" w:date="2026-01-01T00:00:00Z">
        <w:r>
          <w:t xml:space="preserve">Then</w:t>
        </w:r>
      </w:ins>
      <w:ins w:id="202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ins w:id="2025" w:author="PR Preview" w:date="2026-01-01T00:00:00Z">
        <w:r>
          <w:t xml:space="preserve"> </w:t>
        </w:r>
      </w:ins>
      <w:ins w:id="2026" w:author="PR Preview" w:date="2026-01-01T00:00:00Z">
        <w:r>
          <w:t xml:space="preserve">are linearly independent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(</w:t>
        </w:r>
      </w:ins>
      <w:hyperlink w:anchor="thm-add-outside-span">
        <w:ins w:id="2029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030" w:author="PR Preview" w:date="2026-01-01T00:00:00Z">
        <w:r>
          <w:t xml:space="preserve">),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and they are</w:t>
        </w:r>
      </w:ins>
      <w:ins w:id="203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vectors of</w:t>
        </w:r>
      </w:ins>
      <w:ins w:id="20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37" w:author="PR Preview" w:date="2026-01-01T00:00:00Z">
        <w:r>
          <w:t xml:space="preserve">,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which contradicts part 1 of</w:t>
        </w:r>
      </w:ins>
      <w:ins w:id="2040" w:author="PR Preview" w:date="2026-01-01T00:00:00Z">
        <w:r>
          <w:t xml:space="preserve"> </w:t>
        </w:r>
      </w:ins>
      <w:hyperlink w:anchor="thm-dim-bound">
        <w:ins w:id="2041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2042" w:author="PR Preview" w:date="2026-01-01T00:00:00Z">
        <w:r>
          <w:t xml:space="preserve">.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So every vector of</w:t>
        </w:r>
      </w:ins>
      <w:ins w:id="20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is in</w:t>
        </w:r>
      </w:ins>
      <w:ins w:id="20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2049" w:author="PR Preview" w:date="2026-01-01T00:00:00Z">
        <w:r>
          <w:t xml:space="preserve">,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that is,</w:t>
        </w:r>
      </w:ins>
      <w:ins w:id="20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ins w:id="2053" w:author="PR Preview" w:date="2026-01-01T00:00:00Z">
        <w:r>
          <w:t xml:space="preserve">.</w:t>
        </w:r>
      </w:ins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Together with</w:t>
        </w:r>
      </w:ins>
      <w:ins w:id="20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2057" w:author="PR Preview" w:date="2026-01-01T00:00:00Z">
        <w:r>
          <w:t xml:space="preserve">,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this inclusion gives</w:t>
        </w:r>
      </w:ins>
      <w:ins w:id="20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2061" w:author="PR Preview" w:date="2026-01-01T00:00:00Z">
        <w:r>
          <w:t xml:space="preserve">.</w:t>
        </w:r>
      </w:ins>
    </w:p>
    <w:bookmarkStart w:id="60" w:name="exm-subspace-equal-dim"/>
    <w:p>
      <w:pPr>
        <w:pStyle w:val="BodyText"/>
      </w:pPr>
      <w:ins w:id="2062" w:author="PR Preview" w:date="2026-01-01T00:00:00Z">
        <w:r>
          <w:rPr>
            <w:b/>
            <w:bCs/>
          </w:rPr>
          <w:t xml:space="preserve">Example 20 (Two independent vectors in a plane span it)</w:t>
        </w:r>
      </w:ins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Let</w:t>
        </w:r>
      </w:ins>
      <w:ins w:id="20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066" w:author="PR Preview" w:date="2026-01-01T00:00:00Z">
        <w:r>
          <w:t xml:space="preserve">,</w:t>
        </w:r>
      </w:ins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the plane</w:t>
        </w:r>
      </w:ins>
      <w:ins w:id="2069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070" w:author="PR Preview" w:date="2026-01-01T00:00:00Z">
        <w:r>
          <w:t xml:space="preserve">, which has dimension</w:t>
        </w:r>
      </w:ins>
      <w:ins w:id="2071" w:author="PR Preview" w:date="2026-01-01T00:00:00Z">
        <w:r>
          <w:t xml:space="preserve"> </w:t>
        </w:r>
      </w:ins>
      <m:oMath>
        <m:r>
          <m:t>2</m:t>
        </m:r>
      </m:oMath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(</w:t>
        </w:r>
      </w:ins>
      <w:hyperlink w:anchor="exm-dimension">
        <w:ins w:id="207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2075" w:author="PR Preview" w:date="2026-01-01T00:00:00Z">
        <w:r>
          <w:t xml:space="preserve">),</w:t>
        </w:r>
      </w:ins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and let</w:t>
        </w:r>
      </w:ins>
      <w:ins w:id="20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079" w:author="PR Preview" w:date="2026-01-01T00:00:00Z">
        <w:r>
          <w:t xml:space="preserve">.</w:t>
        </w:r>
      </w:ins>
      <w:ins w:id="2080" w:author="PR Preview" w:date="2026-01-01T00:00:00Z">
        <w:r>
          <w:t xml:space="preserve"> </w:t>
        </w:r>
      </w:ins>
      <w:ins w:id="2081" w:author="PR Preview" w:date="2026-01-01T00:00:00Z">
        <w:r>
          <w:t xml:space="preserve">Both vectors have third entry</w:t>
        </w:r>
      </w:ins>
      <w:ins w:id="2082" w:author="PR Preview" w:date="2026-01-01T00:00:00Z">
        <w:r>
          <w:t xml:space="preserve"> </w:t>
        </w:r>
      </w:ins>
      <m:oMath>
        <m:r>
          <m:t>0</m:t>
        </m:r>
      </m:oMath>
      <w:ins w:id="2083" w:author="PR Preview" w:date="2026-01-01T00:00:00Z">
        <w:r>
          <w:t xml:space="preserve">, so</w:t>
        </w:r>
      </w:ins>
      <w:ins w:id="20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ins w:id="2085" w:author="PR Preview" w:date="2026-01-01T00:00:00Z">
        <w:r>
          <w:t xml:space="preserve">.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They are linearly independent:</w:t>
        </w:r>
      </w:ins>
      <w:ins w:id="208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089" w:author="PR Preview" w:date="2026-01-01T00:00:00Z">
        <w:r>
          <w:t xml:space="preserve">,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which is</w:t>
        </w:r>
      </w:ins>
      <w:ins w:id="209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only if</w:t>
        </w:r>
      </w:ins>
      <w:ins w:id="209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096" w:author="PR Preview" w:date="2026-01-01T00:00:00Z">
        <w:r>
          <w:t xml:space="preserve"> </w:t>
        </w:r>
      </w:ins>
      <w:ins w:id="2097" w:author="PR Preview" w:date="2026-01-01T00:00:00Z">
        <w:r>
          <w:t xml:space="preserve">and then</w:t>
        </w:r>
      </w:ins>
      <w:ins w:id="209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2099" w:author="PR Preview" w:date="2026-01-01T00:00:00Z">
        <w:r>
          <w:t xml:space="preserve">.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So</w:t>
        </w:r>
      </w:ins>
      <w:ins w:id="210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103" w:author="PR Preview" w:date="2026-01-01T00:00:00Z">
        <w:r>
          <w:t xml:space="preserve">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and</w:t>
        </w:r>
      </w:ins>
      <w:ins w:id="2106" w:author="PR Preview" w:date="2026-01-01T00:00:00Z">
        <w:r>
          <w:t xml:space="preserve"> </w:t>
        </w:r>
      </w:ins>
      <w:hyperlink w:anchor="thm-subspace-equal-dim">
        <w:ins w:id="210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gives</w:t>
        </w:r>
      </w:ins>
      <w:ins w:id="21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without solving for any coefficients.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As a check,</w:t>
        </w:r>
      </w:ins>
      <w:ins w:id="21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16" w:author="PR Preview" w:date="2026-01-01T00:00:00Z">
        <w:r>
          <w:t xml:space="preserve">.</w:t>
        </w:r>
      </w:ins>
    </w:p>
    <w:bookmarkEnd w:id="60"/>
    <w:bookmarkStart w:id="61" w:name="exm-subspace-equal-dim-fails"/>
    <w:p>
      <w:pPr>
        <w:pStyle w:val="BodyText"/>
      </w:pPr>
      <w:ins w:id="2117" w:author="PR Preview" w:date="2026-01-01T00:00:00Z">
        <w:r>
          <w:rPr>
            <w:b/>
            <w:bCs/>
          </w:rPr>
          <w:t xml:space="preserve">Example 21 (Equal dimensions without containment)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The lines</w:t>
        </w:r>
      </w:ins>
      <w:ins w:id="212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and</w:t>
        </w:r>
      </w:ins>
      <w:ins w:id="2123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in</w:t>
        </w:r>
      </w:ins>
      <w:ins w:id="21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both have dimension</w:t>
        </w:r>
      </w:ins>
      <w:ins w:id="2129" w:author="PR Preview" w:date="2026-01-01T00:00:00Z">
        <w:r>
          <w:t xml:space="preserve"> </w:t>
        </w:r>
      </w:ins>
      <m:oMath>
        <m:r>
          <m:t>1</m:t>
        </m:r>
      </m:oMath>
      <w:ins w:id="2130" w:author="PR Preview" w:date="2026-01-01T00:00:00Z">
        <w:r>
          <w:t xml:space="preserve">,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but they are not equal:</w:t>
        </w:r>
      </w:ins>
      <w:ins w:id="21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is in the first and not the second.</w:t>
        </w:r>
      </w:ins>
      <w:ins w:id="2136" w:author="PR Preview" w:date="2026-01-01T00:00:00Z">
        <w:r>
          <w:t xml:space="preserve"> </w:t>
        </w:r>
      </w:ins>
      <w:hyperlink w:anchor="thm-subspace-equal-dim">
        <w:ins w:id="213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does not apply,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because neither line contains the other.</w:t>
        </w:r>
      </w:ins>
    </w:p>
    <w:bookmarkEnd w:id="61"/>
    <w:bookmarkEnd w:id="62"/>
    <w:bookmarkStart w:id="78" w:name="sec-column-null-space"/>
    <w:p>
      <w:pPr>
        <w:pStyle w:val="Heading2"/>
      </w:pPr>
      <w:ins w:id="2142" w:author="PR Preview" w:date="2026-01-01T00:00:00Z">
        <w:r>
          <w:t xml:space="preserve">3 Column space and null space</w:t>
        </w:r>
      </w:ins>
    </w:p>
    <w:bookmarkStart w:id="63" w:name="def-column-space"/>
    <w:p>
      <w:pPr>
        <w:pStyle w:val="FirstParagraph"/>
      </w:pPr>
      <w:ins w:id="2143" w:author="PR Preview" w:date="2026-01-01T00:00:00Z">
        <w:r>
          <w:rPr>
            <w:b/>
            <w:bCs/>
          </w:rPr>
          <w:t xml:space="preserve">Definition 9 (Column space (range, image))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The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rPr>
            <w:b/>
            <w:bCs/>
          </w:rPr>
          <w:t xml:space="preserve">column space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of an</w:t>
        </w:r>
      </w:ins>
      <w:ins w:id="215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matrix</w:t>
        </w:r>
      </w:ins>
      <w:ins w:id="21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4" w:author="PR Preview" w:date="2026-01-01T00:00:00Z">
        <w:r>
          <w:t xml:space="preserve"> </w:t>
        </w:r>
      </w:ins>
      <w:ins w:id="215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156" w:author="PR Preview" w:date="2026-01-01T00:00:00Z">
        <w:r>
          <w:t xml:space="preserve">the set of all vectors</w:t>
        </w:r>
      </w:ins>
      <w:ins w:id="21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in</w:t>
        </w:r>
      </w:ins>
      <w:ins w:id="21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161" w:author="PR Preview" w:date="2026-01-01T00:00:00Z">
        <w:r>
          <w:t xml:space="preserve">.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It is also called the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rPr>
            <w:b/>
            <w:bCs/>
          </w:rPr>
          <w:t xml:space="preserve">range</w:t>
        </w:r>
      </w:ins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or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rPr>
            <w:b/>
            <w:bCs/>
          </w:rPr>
          <w:t xml:space="preserve">image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of</w:t>
        </w:r>
      </w:ins>
      <w:ins w:id="21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73" w:author="PR Preview" w:date="2026-01-01T00:00:00Z">
        <w:r>
          <w:t xml:space="preserve">.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The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rPr>
            <w:b/>
            <w:bCs/>
          </w:rPr>
          <w:t xml:space="preserve">row space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t xml:space="preserve">of</w:t>
        </w:r>
      </w:ins>
      <w:ins w:id="21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81" w:author="PR Preview" w:date="2026-01-01T00:00:00Z">
        <w:r>
          <w:t xml:space="preserve"> </w:t>
        </w:r>
      </w:ins>
      <w:ins w:id="2182" w:author="PR Preview" w:date="2026-01-01T00:00:00Z">
        <w:r>
          <w:t xml:space="preserve">is</w:t>
        </w:r>
      </w:ins>
      <w:ins w:id="21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184" w:author="PR Preview" w:date="2026-01-01T00:00:00Z">
        <w:r>
          <w:t xml:space="preserve">,</w:t>
        </w:r>
      </w:ins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a set of vectors in</w:t>
        </w:r>
      </w:ins>
      <w:ins w:id="218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188" w:author="PR Preview" w:date="2026-01-01T00:00:00Z">
        <w:r>
          <w:t xml:space="preserve">.</w:t>
        </w:r>
      </w:ins>
    </w:p>
    <w:bookmarkEnd w:id="63"/>
    <w:bookmarkStart w:id="64" w:name="exm-column-space"/>
    <w:p>
      <w:pPr>
        <w:pStyle w:val="BodyText"/>
      </w:pPr>
      <w:ins w:id="2189" w:author="PR Preview" w:date="2026-01-01T00:00:00Z">
        <w:r>
          <w:rPr>
            <w:b/>
            <w:bCs/>
          </w:rPr>
          <w:t xml:space="preserve">Example 22 (The column space of a rank-one matrix)</w:t>
        </w:r>
      </w:ins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192" w:author="PR Preview" w:date="2026-01-01T00:00:00Z">
        <w:r>
          <w:t xml:space="preserve">For any</w:t>
        </w:r>
      </w:ins>
      <w:ins w:id="21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19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195" w:author="PR Preview" w:date="2026-01-01T00:00:00Z">
        <w:r>
          <w:t xml:space="preserve">(</w:t>
        </w:r>
      </w:ins>
      <w:hyperlink r:id="rId48">
        <w:ins w:id="2196" w:author="PR Preview" w:date="2026-01-01T00:00:00Z">
          <w:r>
            <w:rPr>
              <w:rStyle w:val="Hyperlink"/>
            </w:rPr>
            <w:t xml:space="preserve">Definition 11 in Matrices</w:t>
          </w:r>
        </w:ins>
      </w:hyperlink>
      <w:ins w:id="2197" w:author="PR Preview" w:date="2026-01-01T00:00:00Z">
        <w:r>
          <w:t xml:space="preserve">).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The number</w:t>
        </w:r>
      </w:ins>
      <w:ins w:id="22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can be any real number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(take</w:t>
        </w:r>
      </w:ins>
      <w:ins w:id="220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and</w:t>
        </w:r>
      </w:ins>
      <w:ins w:id="220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2209" w:author="PR Preview" w:date="2026-01-01T00:00:00Z">
        <w:r>
          <w:t xml:space="preserve">),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so</w:t>
        </w:r>
      </w:ins>
      <w:ins w:id="22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2213" w:author="PR Preview" w:date="2026-01-01T00:00:00Z">
        <w:r>
          <w:t xml:space="preserve">,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a line in</w:t>
        </w:r>
      </w:ins>
      <w:ins w:id="221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217" w:author="PR Preview" w:date="2026-01-01T00:00:00Z">
        <w:r>
          <w:t xml:space="preserve">.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The vector</w:t>
        </w:r>
      </w:ins>
      <w:ins w:id="22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is not in</w:t>
        </w:r>
      </w:ins>
      <w:ins w:id="22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24" w:author="PR Preview" w:date="2026-01-01T00:00:00Z">
        <w:r>
          <w:t xml:space="preserve">:</w:t>
        </w:r>
      </w:ins>
      <w:ins w:id="2225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has second entry</w:t>
        </w:r>
      </w:ins>
      <w:ins w:id="2228" w:author="PR Preview" w:date="2026-01-01T00:00:00Z">
        <w:r>
          <w:t xml:space="preserve"> </w:t>
        </w:r>
      </w:ins>
      <m:oMath>
        <m:r>
          <m:t>3</m:t>
        </m:r>
        <m:r>
          <m:t>c</m:t>
        </m:r>
      </m:oMath>
      <w:ins w:id="2229" w:author="PR Preview" w:date="2026-01-01T00:00:00Z">
        <w:r>
          <w:t xml:space="preserve">,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which is</w:t>
        </w:r>
      </w:ins>
      <w:ins w:id="2232" w:author="PR Preview" w:date="2026-01-01T00:00:00Z">
        <w:r>
          <w:t xml:space="preserve"> </w:t>
        </w:r>
      </w:ins>
      <m:oMath>
        <m:r>
          <m:t>0</m:t>
        </m:r>
      </m:oMath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only if</w:t>
        </w:r>
      </w:ins>
      <w:ins w:id="223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236" w:author="PR Preview" w:date="2026-01-01T00:00:00Z">
        <w:r>
          <w:t xml:space="preserve">, and then the first entry is</w:t>
        </w:r>
      </w:ins>
      <w:ins w:id="2237" w:author="PR Preview" w:date="2026-01-01T00:00:00Z">
        <w:r>
          <w:t xml:space="preserve"> </w:t>
        </w:r>
      </w:ins>
      <m:oMath>
        <m:r>
          <m:t>0</m:t>
        </m:r>
      </m:oMath>
      <w:ins w:id="2238" w:author="PR Preview" w:date="2026-01-01T00:00:00Z">
        <w:r>
          <w:t xml:space="preserve">, not</w:t>
        </w:r>
      </w:ins>
      <w:ins w:id="2239" w:author="PR Preview" w:date="2026-01-01T00:00:00Z">
        <w:r>
          <w:t xml:space="preserve"> </w:t>
        </w:r>
      </w:ins>
      <m:oMath>
        <m:r>
          <m:t>1</m:t>
        </m:r>
      </m:oMath>
      <w:ins w:id="2240" w:author="PR Preview" w:date="2026-01-01T00:00:00Z">
        <w:r>
          <w:t xml:space="preserve">.</w:t>
        </w:r>
      </w:ins>
    </w:p>
    <w:bookmarkEnd w:id="64"/>
    <w:bookmarkStart w:id="65" w:name="thm-column-space-span"/>
    <w:p>
      <w:pPr>
        <w:pStyle w:val="BodyText"/>
      </w:pPr>
      <w:ins w:id="2241" w:author="PR Preview" w:date="2026-01-01T00:00:00Z">
        <w:r>
          <w:rPr>
            <w:b/>
            <w:bCs/>
          </w:rPr>
          <w:t xml:space="preserve">Theorem 12 (The column space is the span of the columns)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If</w:t>
        </w:r>
      </w:ins>
      <w:ins w:id="22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is an</w:t>
        </w:r>
      </w:ins>
      <w:ins w:id="224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matrix</w:t>
        </w:r>
      </w:ins>
      <w:ins w:id="2250" w:author="PR Preview" w:date="2026-01-01T00:00:00Z">
        <w:r>
          <w:t xml:space="preserve"> </w:t>
        </w:r>
      </w:ins>
      <w:ins w:id="2251" w:author="PR Preview" w:date="2026-01-01T00:00:00Z">
        <w:r>
          <w:t xml:space="preserve">with columns</w:t>
        </w:r>
      </w:ins>
      <w:ins w:id="225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225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254" w:author="PR Preview" w:date="2026-01-01T00:00:00Z">
        <w:r>
          <w:t xml:space="preserve">so</w:t>
        </w:r>
      </w:ins>
      <w:ins w:id="22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is a subspace of</w:t>
        </w:r>
      </w:ins>
      <w:ins w:id="22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259" w:author="PR Preview" w:date="2026-01-01T00:00:00Z">
        <w:r>
          <w:t xml:space="preserve">,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t xml:space="preserve">and the row space</w:t>
        </w:r>
      </w:ins>
      <w:ins w:id="22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is a subspace of</w:t>
        </w:r>
      </w:ins>
      <w:ins w:id="22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266" w:author="PR Preview" w:date="2026-01-01T00:00:00Z">
        <w:r>
          <w:t xml:space="preserve">.</w:t>
        </w:r>
      </w:ins>
    </w:p>
    <w:bookmarkEnd w:id="65"/>
    <w:p>
      <w:pPr>
        <w:pStyle w:val="BodyText"/>
      </w:pPr>
      <w:ins w:id="2267" w:author="PR Preview" w:date="2026-01-01T00:00:00Z">
        <w:r>
          <w:rPr>
            <w:i/>
            <w:iCs/>
          </w:rPr>
          <w:t xml:space="preserve">Proof</w:t>
        </w:r>
      </w:ins>
      <w:ins w:id="2268" w:author="PR Preview" w:date="2026-01-01T00:00:00Z">
        <w:r>
          <w:t xml:space="preserve">. </w:t>
        </w:r>
      </w:ins>
      <w:ins w:id="2269" w:author="PR Preview" w:date="2026-01-01T00:00:00Z">
        <w:r>
          <w:t xml:space="preserve">By</w:t>
        </w:r>
      </w:ins>
      <w:ins w:id="2270" w:author="PR Preview" w:date="2026-01-01T00:00:00Z">
        <w:r>
          <w:t xml:space="preserve"> </w:t>
        </w:r>
      </w:ins>
      <w:hyperlink w:anchor="thm-matvec-columns">
        <w:ins w:id="227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272" w:author="PR Preview" w:date="2026-01-01T00:00:00Z">
        <w:r>
          <w:t xml:space="preserve">,</w:t>
        </w:r>
      </w:ins>
      <w:ins w:id="22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2274" w:author="PR Preview" w:date="2026-01-01T00:00:00Z">
        <w:r>
          <w:t xml:space="preserve">,</w:t>
        </w:r>
      </w:ins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and as</w:t>
        </w:r>
      </w:ins>
      <w:ins w:id="22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ranges over</w:t>
        </w:r>
      </w:ins>
      <w:ins w:id="228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281" w:author="PR Preview" w:date="2026-01-01T00:00:00Z">
        <w:r>
          <w:t xml:space="preserve">,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the coefficients</w:t>
        </w:r>
      </w:ins>
      <w:ins w:id="22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range over all lists of</w:t>
        </w:r>
      </w:ins>
      <w:ins w:id="2287" w:author="PR Preview" w:date="2026-01-01T00:00:00Z">
        <w:r>
          <w:t xml:space="preserve"> </w:t>
        </w:r>
      </w:ins>
      <m:oMath>
        <m:r>
          <m:t>n</m:t>
        </m:r>
      </m:oMath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numbers.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So the set of all</w:t>
        </w:r>
      </w:ins>
      <w:ins w:id="22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(</w:t>
        </w:r>
      </w:ins>
      <w:hyperlink w:anchor="def-column-space">
        <w:ins w:id="229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296" w:author="PR Preview" w:date="2026-01-01T00:00:00Z">
        <w:r>
          <w:t xml:space="preserve">)</w:t>
        </w:r>
      </w:ins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is the set of all linear combinations of the columns,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which is their span (</w:t>
        </w:r>
      </w:ins>
      <w:hyperlink w:anchor="def-span">
        <w:ins w:id="230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302" w:author="PR Preview" w:date="2026-01-01T00:00:00Z">
        <w:r>
          <w:t xml:space="preserve">).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A span is a subspace (</w:t>
        </w:r>
      </w:ins>
      <w:hyperlink w:anchor="thm-span-subspace">
        <w:ins w:id="230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306" w:author="PR Preview" w:date="2026-01-01T00:00:00Z">
        <w:r>
          <w:t xml:space="preserve">).</w:t>
        </w:r>
      </w:ins>
      <w:ins w:id="2307" w:author="PR Preview" w:date="2026-01-01T00:00:00Z">
        <w:r>
          <w:t xml:space="preserve"> </w:t>
        </w:r>
      </w:ins>
      <w:ins w:id="2308" w:author="PR Preview" w:date="2026-01-01T00:00:00Z">
        <w:r>
          <w:t xml:space="preserve">Applying the same argument to</w:t>
        </w:r>
      </w:ins>
      <w:ins w:id="230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310" w:author="PR Preview" w:date="2026-01-01T00:00:00Z">
        <w:r>
          <w:t xml:space="preserve">,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whose columns are the rows of</w:t>
        </w:r>
      </w:ins>
      <w:ins w:id="23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14" w:author="PR Preview" w:date="2026-01-01T00:00:00Z">
        <w:r>
          <w:t xml:space="preserve">,</w:t>
        </w:r>
      </w:ins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shows the row space is a subspace of</w:t>
        </w:r>
      </w:ins>
      <w:ins w:id="231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318" w:author="PR Preview" w:date="2026-01-01T00:00:00Z">
        <w:r>
          <w:t xml:space="preserve">.</w:t>
        </w:r>
      </w:ins>
    </w:p>
    <w:bookmarkStart w:id="66" w:name="exm-column-space-span"/>
    <w:p>
      <w:pPr>
        <w:pStyle w:val="BodyText"/>
      </w:pPr>
      <w:ins w:id="2319" w:author="PR Preview" w:date="2026-01-01T00:00:00Z">
        <w:r>
          <w:rPr>
            <w:b/>
            <w:bCs/>
          </w:rPr>
          <w:t xml:space="preserve">Example 23 (Reading off the column space and row space from the columns and rows)</w:t>
        </w:r>
      </w:ins>
      <w:ins w:id="2320" w:author="PR Preview" w:date="2026-01-01T00:00:00Z">
        <w:r>
          <w:t xml:space="preserve"> </w:t>
        </w:r>
      </w:ins>
      <w:ins w:id="2321" w:author="PR Preview" w:date="2026-01-01T00:00:00Z">
        <w:r>
          <w:t xml:space="preserve">For</w:t>
        </w:r>
      </w:ins>
      <w:ins w:id="23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23" w:author="PR Preview" w:date="2026-01-01T00:00:00Z">
        <w:r>
          <w:t xml:space="preserve"> </w:t>
        </w:r>
      </w:ins>
      <w:ins w:id="2324" w:author="PR Preview" w:date="2026-01-01T00:00:00Z">
        <w:r>
          <w:t xml:space="preserve">in</w:t>
        </w:r>
      </w:ins>
      <w:ins w:id="2325" w:author="PR Preview" w:date="2026-01-01T00:00:00Z">
        <w:r>
          <w:t xml:space="preserve"> </w:t>
        </w:r>
      </w:ins>
      <w:hyperlink w:anchor="exm-column-space">
        <w:ins w:id="232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327" w:author="PR Preview" w:date="2026-01-01T00:00:00Z">
        <w:r>
          <w:t xml:space="preserve">,</w:t>
        </w:r>
      </w:ins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the columns are</w:t>
        </w:r>
      </w:ins>
      <w:ins w:id="23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331" w:author="PR Preview" w:date="2026-01-01T00:00:00Z">
        <w:r>
          <w:t xml:space="preserve">,</w:t>
        </w:r>
      </w:ins>
      <w:ins w:id="23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and</w:t>
        </w:r>
      </w:ins>
      <w:ins w:id="23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336" w:author="PR Preview" w:date="2026-01-01T00:00:00Z">
        <w:r>
          <w:t xml:space="preserve">,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so by</w:t>
        </w:r>
      </w:ins>
      <w:ins w:id="2339" w:author="PR Preview" w:date="2026-01-01T00:00:00Z">
        <w:r>
          <w:t xml:space="preserve"> </w:t>
        </w:r>
      </w:ins>
      <w:hyperlink w:anchor="thm-column-space-span">
        <w:ins w:id="234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3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42" w:author="PR Preview" w:date="2026-01-01T00:00:00Z">
        <w:r>
          <w:t xml:space="preserve">,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the same line found in</w:t>
        </w:r>
      </w:ins>
      <w:ins w:id="2345" w:author="PR Preview" w:date="2026-01-01T00:00:00Z">
        <w:r>
          <w:t xml:space="preserve"> </w:t>
        </w:r>
      </w:ins>
      <w:hyperlink w:anchor="exm-column-space">
        <w:ins w:id="234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347" w:author="PR Preview" w:date="2026-01-01T00:00:00Z">
        <w:r>
          <w:t xml:space="preserve">.</w:t>
        </w:r>
      </w:ins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The rows are</w:t>
        </w:r>
      </w:ins>
      <w:ins w:id="23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and</w:t>
        </w:r>
      </w:ins>
      <w:ins w:id="23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354" w:author="PR Preview" w:date="2026-01-01T00:00:00Z">
        <w:r>
          <w:t xml:space="preserve">,</w:t>
        </w:r>
      </w:ins>
      <w:ins w:id="2355" w:author="PR Preview" w:date="2026-01-01T00:00:00Z">
        <w:r>
          <w:t xml:space="preserve"> </w:t>
        </w:r>
      </w:ins>
      <w:ins w:id="2356" w:author="PR Preview" w:date="2026-01-01T00:00:00Z">
        <w:r>
          <w:t xml:space="preserve">so the row space is</w:t>
        </w:r>
      </w:ins>
      <w:ins w:id="2357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358" w:author="PR Preview" w:date="2026-01-01T00:00:00Z">
        <w:r>
          <w:t xml:space="preserve">,</w:t>
        </w:r>
      </w:ins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a line in</w:t>
        </w:r>
      </w:ins>
      <w:ins w:id="236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362" w:author="PR Preview" w:date="2026-01-01T00:00:00Z">
        <w:r>
          <w:t xml:space="preserve">.</w:t>
        </w:r>
      </w:ins>
    </w:p>
    <w:bookmarkEnd w:id="66"/>
    <w:bookmarkStart w:id="68" w:name="def-null-space"/>
    <w:p>
      <w:pPr>
        <w:pStyle w:val="BodyText"/>
      </w:pPr>
      <w:ins w:id="2363" w:author="PR Preview" w:date="2026-01-01T00:00:00Z">
        <w:r>
          <w:rPr>
            <w:b/>
            <w:bCs/>
          </w:rPr>
          <w:t xml:space="preserve">Definition 10 (Null space (kernel))</w:t>
        </w:r>
      </w:ins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The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rPr>
            <w:b/>
            <w:bCs/>
          </w:rPr>
          <w:t xml:space="preserve">null space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of an</w:t>
        </w:r>
      </w:ins>
      <w:ins w:id="23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matrix</w:t>
        </w:r>
      </w:ins>
      <w:ins w:id="23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76" w:author="PR Preview" w:date="2026-01-01T00:00:00Z">
        <w:r>
          <w:t xml:space="preserve">the set of</w:t>
        </w:r>
      </w:ins>
      <w:ins w:id="2377" w:author="PR Preview" w:date="2026-01-01T00:00:00Z">
        <w:r>
          <w:t xml:space="preserve"> </w:t>
        </w:r>
      </w:ins>
      <w:hyperlink r:id="rId67">
        <w:ins w:id="2378" w:author="PR Preview" w:date="2026-01-01T00:00:00Z">
          <w:r>
            <w:rPr>
              <w:rStyle w:val="Hyperlink"/>
            </w:rPr>
            <w:t xml:space="preserve">solutions</w:t>
          </w:r>
        </w:ins>
      </w:hyperlink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of the linear system</w:t>
        </w:r>
      </w:ins>
      <w:ins w:id="23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382" w:author="PR Preview" w:date="2026-01-01T00:00:00Z">
        <w:r>
          <w:t xml:space="preserve">.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It is also called the</w:t>
        </w:r>
      </w:ins>
      <w:ins w:id="2385" w:author="PR Preview" w:date="2026-01-01T00:00:00Z">
        <w:r>
          <w:t xml:space="preserve"> </w:t>
        </w:r>
      </w:ins>
      <w:ins w:id="2386" w:author="PR Preview" w:date="2026-01-01T00:00:00Z">
        <w:r>
          <w:rPr>
            <w:b/>
            <w:bCs/>
          </w:rPr>
          <w:t xml:space="preserve">kernel</w:t>
        </w:r>
      </w:ins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of</w:t>
        </w:r>
      </w:ins>
      <w:ins w:id="23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90" w:author="PR Preview" w:date="2026-01-01T00:00:00Z">
        <w:r>
          <w:t xml:space="preserve">.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The</w:t>
        </w:r>
      </w:ins>
      <w:ins w:id="2393" w:author="PR Preview" w:date="2026-01-01T00:00:00Z">
        <w:r>
          <w:t xml:space="preserve"> </w:t>
        </w:r>
      </w:ins>
      <w:ins w:id="2394" w:author="PR Preview" w:date="2026-01-01T00:00:00Z">
        <w:r>
          <w:rPr>
            <w:b/>
            <w:bCs/>
          </w:rPr>
          <w:t xml:space="preserve">left null space</w:t>
        </w:r>
      </w:ins>
      <w:ins w:id="2395" w:author="PR Preview" w:date="2026-01-01T00:00:00Z">
        <w:r>
          <w:t xml:space="preserve"> </w:t>
        </w:r>
      </w:ins>
      <w:ins w:id="2396" w:author="PR Preview" w:date="2026-01-01T00:00:00Z">
        <w:r>
          <w:t xml:space="preserve">of</w:t>
        </w:r>
      </w:ins>
      <w:ins w:id="23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is</w:t>
        </w:r>
      </w:ins>
      <w:ins w:id="24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401" w:author="PR Preview" w:date="2026-01-01T00:00:00Z">
        <w:r>
          <w:t xml:space="preserve">,</w:t>
        </w:r>
      </w:ins>
      <w:ins w:id="2402" w:author="PR Preview" w:date="2026-01-01T00:00:00Z">
        <w:r>
          <w:t xml:space="preserve"> </w:t>
        </w:r>
      </w:ins>
      <w:ins w:id="2403" w:author="PR Preview" w:date="2026-01-01T00:00:00Z">
        <w:r>
          <w:t xml:space="preserve">a set of vectors in</w:t>
        </w:r>
      </w:ins>
      <w:ins w:id="240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405" w:author="PR Preview" w:date="2026-01-01T00:00:00Z">
        <w:r>
          <w:t xml:space="preserve">.</w:t>
        </w:r>
      </w:ins>
    </w:p>
    <w:bookmarkEnd w:id="68"/>
    <w:bookmarkStart w:id="69" w:name="exm-null-space"/>
    <w:p>
      <w:pPr>
        <w:pStyle w:val="BodyText"/>
      </w:pPr>
      <w:ins w:id="2406" w:author="PR Preview" w:date="2026-01-01T00:00:00Z">
        <w:r>
          <w:rPr>
            <w:b/>
            <w:bCs/>
          </w:rPr>
          <w:t xml:space="preserve">Example 24 (The null space and left null space of a rank-one matrix)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For</w:t>
        </w:r>
      </w:ins>
      <w:ins w:id="24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in</w:t>
        </w:r>
      </w:ins>
      <w:ins w:id="2412" w:author="PR Preview" w:date="2026-01-01T00:00:00Z">
        <w:r>
          <w:t xml:space="preserve"> </w:t>
        </w:r>
      </w:ins>
      <w:hyperlink w:anchor="exm-column-space">
        <w:ins w:id="2413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414" w:author="PR Preview" w:date="2026-01-01T00:00:00Z">
        <w:r>
          <w:t xml:space="preserve">,</w:t>
        </w:r>
      </w:ins>
      <w:ins w:id="24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ins w:id="2416" w:author="PR Preview" w:date="2026-01-01T00:00:00Z">
        <w:r>
          <w:t xml:space="preserve">,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so</w:t>
        </w:r>
      </w:ins>
      <w:ins w:id="24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exactly when</w:t>
        </w:r>
      </w:ins>
      <w:ins w:id="242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ins w:id="2423" w:author="PR Preview" w:date="2026-01-01T00:00:00Z">
        <w:r>
          <w:t xml:space="preserve">.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Writing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426" w:author="PR Preview" w:date="2026-01-01T00:00:00Z">
        <w:r>
          <w:t xml:space="preserve">shows</w:t>
        </w:r>
      </w:ins>
      <w:ins w:id="24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428" w:author="PR Preview" w:date="2026-01-01T00:00:00Z">
        <w:r>
          <w:t xml:space="preserve">,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a plane in</w:t>
        </w:r>
      </w:ins>
      <w:ins w:id="24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432" w:author="PR Preview" w:date="2026-01-01T00:00:00Z">
        <w:r>
          <w:t xml:space="preserve">.</w:t>
        </w:r>
      </w:ins>
    </w:p>
    <w:p>
      <w:pPr>
        <w:pStyle w:val="BodyText"/>
      </w:pPr>
      <w:ins w:id="2433" w:author="PR Preview" w:date="2026-01-01T00:00:00Z">
        <w:r>
          <w:t xml:space="preserve">For the left null space,</w:t>
        </w:r>
      </w:ins>
      <w:ins w:id="24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ins w:id="2435" w:author="PR Preview" w:date="2026-01-01T00:00:00Z">
        <w:r>
          <w:t xml:space="preserve">,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which is</w:t>
        </w:r>
      </w:ins>
      <w:ins w:id="243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exactly when</w:t>
        </w:r>
      </w:ins>
      <w:ins w:id="244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2442" w:author="PR Preview" w:date="2026-01-01T00:00:00Z">
        <w:r>
          <w:t xml:space="preserve">,</w:t>
        </w:r>
      </w:ins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so</w:t>
        </w:r>
      </w:ins>
      <w:ins w:id="24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446" w:author="PR Preview" w:date="2026-01-01T00:00:00Z">
        <w:r>
          <w:t xml:space="preserve">,</w:t>
        </w:r>
      </w:ins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a line in</w:t>
        </w:r>
      </w:ins>
      <w:ins w:id="244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450" w:author="PR Preview" w:date="2026-01-01T00:00:00Z">
        <w:r>
          <w:t xml:space="preserve">.</w:t>
        </w:r>
      </w:ins>
    </w:p>
    <w:bookmarkEnd w:id="69"/>
    <w:bookmarkStart w:id="70" w:name="thm-null-space-subspace"/>
    <w:p>
      <w:pPr>
        <w:pStyle w:val="BodyText"/>
      </w:pPr>
      <w:ins w:id="2451" w:author="PR Preview" w:date="2026-01-01T00:00:00Z">
        <w:r>
          <w:rPr>
            <w:b/>
            <w:bCs/>
          </w:rPr>
          <w:t xml:space="preserve">Theorem 13 (A null space is a subspace)</w:t>
        </w:r>
      </w:ins>
      <w:ins w:id="2452" w:author="PR Preview" w:date="2026-01-01T00:00:00Z">
        <w:r>
          <w:t xml:space="preserve"> </w:t>
        </w:r>
      </w:ins>
      <w:ins w:id="2453" w:author="PR Preview" w:date="2026-01-01T00:00:00Z">
        <w:r>
          <w:t xml:space="preserve">For any</w:t>
        </w:r>
      </w:ins>
      <w:ins w:id="245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matrix</w:t>
        </w:r>
      </w:ins>
      <w:ins w:id="24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58" w:author="PR Preview" w:date="2026-01-01T00:00:00Z">
        <w:r>
          <w:t xml:space="preserve">,</w:t>
        </w:r>
      </w:ins>
      <w:ins w:id="24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(</w:t>
        </w:r>
      </w:ins>
      <w:hyperlink w:anchor="def-null-space">
        <w:ins w:id="2462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463" w:author="PR Preview" w:date="2026-01-01T00:00:00Z">
        <w:r>
          <w:t xml:space="preserve">)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is a subspace of</w:t>
        </w:r>
      </w:ins>
      <w:ins w:id="246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(</w:t>
        </w:r>
      </w:ins>
      <w:hyperlink w:anchor="def-subspace">
        <w:ins w:id="246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470" w:author="PR Preview" w:date="2026-01-01T00:00:00Z">
        <w:r>
          <w:t xml:space="preserve">).</w:t>
        </w:r>
      </w:ins>
    </w:p>
    <w:bookmarkEnd w:id="70"/>
    <w:p>
      <w:pPr>
        <w:pStyle w:val="BodyText"/>
      </w:pPr>
      <w:ins w:id="2471" w:author="PR Preview" w:date="2026-01-01T00:00:00Z">
        <w:r>
          <w:rPr>
            <w:i/>
            <w:iCs/>
          </w:rPr>
          <w:t xml:space="preserve">Proof</w:t>
        </w:r>
      </w:ins>
      <w:ins w:id="2472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473" w:author="PR Preview" w:date="2026-01-01T00:00:00Z">
        <w:r>
          <w:t xml:space="preserve">, so</w:t>
        </w:r>
      </w:ins>
      <w:ins w:id="247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475" w:author="PR Preview" w:date="2026-01-01T00:00:00Z">
        <w:r>
          <w:t xml:space="preserve">,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and the null space is not empty.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If</w:t>
        </w:r>
      </w:ins>
      <w:ins w:id="24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and</w:t>
        </w:r>
      </w:ins>
      <w:ins w:id="248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48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ins w:id="2485" w:author="PR Preview" w:date="2026-01-01T00:00:00Z">
        <w:r>
          <w:t xml:space="preserve">and, for each entry</w:t>
        </w:r>
      </w:ins>
      <w:ins w:id="24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ins w:id="248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488" w:author="PR Preview" w:date="2026-01-01T00:00:00Z">
        <w:r>
          <w:t xml:space="preserve">so</w:t>
        </w:r>
      </w:ins>
      <w:ins w:id="24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490" w:author="PR Preview" w:date="2026-01-01T00:00:00Z">
        <w:r>
          <w:t xml:space="preserve">.</w:t>
        </w:r>
      </w:ins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Therefore</w:t>
        </w:r>
      </w:ins>
      <w:ins w:id="24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and</w:t>
        </w:r>
      </w:ins>
      <w:ins w:id="2496" w:author="PR Preview" w:date="2026-01-01T00:00:00Z">
        <w:r>
          <w:t xml:space="preserve"> </w:t>
        </w:r>
      </w:ins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ins w:id="2497" w:author="PR Preview" w:date="2026-01-01T00:00:00Z">
        <w:r>
          <w:t xml:space="preserve"> </w:t>
        </w:r>
      </w:ins>
      <w:ins w:id="2498" w:author="PR Preview" w:date="2026-01-01T00:00:00Z">
        <w:r>
          <w:t xml:space="preserve">are in</w:t>
        </w:r>
      </w:ins>
      <w:ins w:id="24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00" w:author="PR Preview" w:date="2026-01-01T00:00:00Z">
        <w:r>
          <w:t xml:space="preserve">.</w:t>
        </w:r>
      </w:ins>
    </w:p>
    <w:bookmarkStart w:id="71" w:name="exm-null-space-subspace"/>
    <w:p>
      <w:pPr>
        <w:pStyle w:val="BodyText"/>
      </w:pPr>
      <w:ins w:id="2501" w:author="PR Preview" w:date="2026-01-01T00:00:00Z">
        <w:r>
          <w:rPr>
            <w:b/>
            <w:bCs/>
          </w:rPr>
          <w:t xml:space="preserve">Example 25 (The solutions of</w:t>
        </w:r>
      </w:ins>
      <w:ins w:id="250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2503" w:author="PR Preview" w:date="2026-01-01T00:00:00Z">
        <w:r>
          <w:rPr>
            <w:b/>
            <w:bCs/>
          </w:rPr>
          <w:t xml:space="preserve"> </w:t>
        </w:r>
      </w:ins>
      <w:ins w:id="2504" w:author="PR Preview" w:date="2026-01-01T00:00:00Z">
        <w:r>
          <w:rPr>
            <w:b/>
            <w:bCs/>
          </w:rPr>
          <w:t xml:space="preserve">with</w:t>
        </w:r>
      </w:ins>
      <w:ins w:id="2505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2506" w:author="PR Preview" w:date="2026-01-01T00:00:00Z">
        <w:r>
          <w:rPr>
            <w:b/>
            <w:bCs/>
          </w:rPr>
          <w:t xml:space="preserve"> </w:t>
        </w:r>
      </w:ins>
      <w:ins w:id="2507" w:author="PR Preview" w:date="2026-01-01T00:00:00Z">
        <w:r>
          <w:rPr>
            <w:b/>
            <w:bCs/>
          </w:rPr>
          <w:t xml:space="preserve">are not a subspace)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In</w:t>
        </w:r>
      </w:ins>
      <w:ins w:id="2510" w:author="PR Preview" w:date="2026-01-01T00:00:00Z">
        <w:r>
          <w:t xml:space="preserve"> </w:t>
        </w:r>
      </w:ins>
      <w:hyperlink w:anchor="exm-null-space">
        <w:ins w:id="2511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512" w:author="PR Preview" w:date="2026-01-01T00:00:00Z">
        <w:r>
          <w:t xml:space="preserve">,</w:t>
        </w:r>
      </w:ins>
      <w:ins w:id="25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and</w:t>
        </w:r>
      </w:ins>
      <w:ins w:id="25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are in</w:t>
        </w:r>
      </w:ins>
      <w:ins w:id="25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520" w:author="PR Preview" w:date="2026-01-01T00:00:00Z">
        <w:r>
          <w:t xml:space="preserve">,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and so is their sum</w:t>
        </w:r>
      </w:ins>
      <w:ins w:id="25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24" w:author="PR Preview" w:date="2026-01-01T00:00:00Z">
        <w:r>
          <w:t xml:space="preserve">,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since</w:t>
        </w:r>
      </w:ins>
      <w:ins w:id="2527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528" w:author="PR Preview" w:date="2026-01-01T00:00:00Z">
        <w:r>
          <w:t xml:space="preserve">.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By contrast, the solutions of</w:t>
        </w:r>
      </w:ins>
      <w:ins w:id="25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for the same</w:t>
        </w:r>
      </w:ins>
      <w:ins w:id="25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are the vectors with</w:t>
        </w:r>
      </w:ins>
      <w:ins w:id="25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2538" w:author="PR Preview" w:date="2026-01-01T00:00:00Z">
        <w:r>
          <w:t xml:space="preserve">.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That set does not contain</w:t>
        </w:r>
      </w:ins>
      <w:ins w:id="25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2542" w:author="PR Preview" w:date="2026-01-01T00:00:00Z">
        <w:r>
          <w:t xml:space="preserve">,</w:t>
        </w:r>
      </w:ins>
      <w:ins w:id="2543" w:author="PR Preview" w:date="2026-01-01T00:00:00Z">
        <w:r>
          <w:t xml:space="preserve"> </w:t>
        </w:r>
      </w:ins>
      <w:ins w:id="2544" w:author="PR Preview" w:date="2026-01-01T00:00:00Z">
        <w:r>
          <w:t xml:space="preserve">so by</w:t>
        </w:r>
      </w:ins>
      <w:ins w:id="2545" w:author="PR Preview" w:date="2026-01-01T00:00:00Z">
        <w:r>
          <w:t xml:space="preserve"> </w:t>
        </w:r>
      </w:ins>
      <w:hyperlink w:anchor="thm-subspace-zero">
        <w:ins w:id="254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it is not a subspace.</w:t>
        </w:r>
      </w:ins>
    </w:p>
    <w:bookmarkEnd w:id="71"/>
    <w:bookmarkStart w:id="72" w:name="thm-row-null-disjoint"/>
    <w:p>
      <w:pPr>
        <w:pStyle w:val="BodyText"/>
      </w:pPr>
      <w:ins w:id="2549" w:author="PR Preview" w:date="2026-01-01T00:00:00Z">
        <w:r>
          <w:rPr>
            <w:b/>
            <w:bCs/>
          </w:rPr>
          <w:t xml:space="preserve">Theorem 14 (The row space and null space share only the zero vector)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For any</w:t>
        </w:r>
      </w:ins>
      <w:ins w:id="255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553" w:author="PR Preview" w:date="2026-01-01T00:00:00Z">
        <w:r>
          <w:t xml:space="preserve"> </w:t>
        </w:r>
      </w:ins>
      <w:ins w:id="2554" w:author="PR Preview" w:date="2026-01-01T00:00:00Z">
        <w:r>
          <w:t xml:space="preserve">matrix</w:t>
        </w:r>
      </w:ins>
      <w:ins w:id="25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5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ins w:id="2557" w:author="PR Preview" w:date="2026-01-01T00:00:00Z">
        <w:r>
          <w:rPr>
            <w:i/>
            <w:iCs/>
          </w:rPr>
          <w:t xml:space="preserve">Proof</w:t>
        </w:r>
      </w:ins>
      <w:ins w:id="2558" w:author="PR Preview" w:date="2026-01-01T00:00:00Z">
        <w:r>
          <w:t xml:space="preserve">. </w:t>
        </w:r>
      </w:ins>
      <w:ins w:id="2559" w:author="PR Preview" w:date="2026-01-01T00:00:00Z">
        <w:r>
          <w:t xml:space="preserve">Both sets are subspaces,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by</w:t>
        </w:r>
      </w:ins>
      <w:ins w:id="2562" w:author="PR Preview" w:date="2026-01-01T00:00:00Z">
        <w:r>
          <w:t xml:space="preserve"> </w:t>
        </w:r>
      </w:ins>
      <w:hyperlink w:anchor="thm-column-space-span">
        <w:ins w:id="256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and</w:t>
        </w:r>
      </w:ins>
      <w:ins w:id="2566" w:author="PR Preview" w:date="2026-01-01T00:00:00Z">
        <w:r>
          <w:t xml:space="preserve"> </w:t>
        </w:r>
      </w:ins>
      <w:hyperlink w:anchor="thm-null-space-subspace">
        <w:ins w:id="256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568" w:author="PR Preview" w:date="2026-01-01T00:00:00Z">
        <w:r>
          <w:t xml:space="preserve">,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so both contain</w:t>
        </w:r>
      </w:ins>
      <w:ins w:id="25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(</w:t>
        </w:r>
      </w:ins>
      <w:hyperlink w:anchor="thm-subspace-zero">
        <w:ins w:id="257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575" w:author="PR Preview" w:date="2026-01-01T00:00:00Z">
        <w:r>
          <w:t xml:space="preserve">).</w:t>
        </w:r>
      </w:ins>
    </w:p>
    <w:p>
      <w:pPr>
        <w:pStyle w:val="BodyText"/>
      </w:pPr>
      <w:ins w:id="2576" w:author="PR Preview" w:date="2026-01-01T00:00:00Z">
        <w:r>
          <w:t xml:space="preserve">Now take any</w:t>
        </w:r>
      </w:ins>
      <w:ins w:id="25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in both sets.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Being in the row space means</w:t>
        </w:r>
      </w:ins>
      <w:ins w:id="25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for some</w:t>
        </w:r>
      </w:ins>
      <w:ins w:id="25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(</w:t>
        </w:r>
      </w:ins>
      <w:hyperlink w:anchor="def-column-space">
        <w:ins w:id="258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589" w:author="PR Preview" w:date="2026-01-01T00:00:00Z">
        <w:r>
          <w:t xml:space="preserve">),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and being in the null space means</w:t>
        </w:r>
      </w:ins>
      <w:ins w:id="25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(</w:t>
        </w:r>
      </w:ins>
      <w:hyperlink w:anchor="def-null-space">
        <w:ins w:id="259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596" w:author="PR Preview" w:date="2026-01-01T00:00:00Z">
        <w:r>
          <w:t xml:space="preserve">).</w:t>
        </w:r>
      </w:ins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599" w:author="PR Preview" w:date="2026-01-01T00:00:00Z">
        <w:r>
          <w:t xml:space="preserve">But</w:t>
        </w:r>
      </w:ins>
      <w:ins w:id="260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ins w:id="2601" w:author="PR Preview" w:date="2026-01-01T00:00:00Z">
        <w:r>
          <w:t xml:space="preserve">,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which is</w:t>
        </w:r>
      </w:ins>
      <w:ins w:id="2604" w:author="PR Preview" w:date="2026-01-01T00:00:00Z">
        <w:r>
          <w:t xml:space="preserve"> </w:t>
        </w:r>
      </w:ins>
      <m:oMath>
        <m:r>
          <m:t>0</m:t>
        </m:r>
      </m:oMath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only when every</w:t>
        </w:r>
      </w:ins>
      <w:ins w:id="260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608" w:author="PR Preview" w:date="2026-01-01T00:00:00Z">
        <w:r>
          <w:t xml:space="preserve">.</w:t>
        </w:r>
      </w:ins>
      <w:ins w:id="2609" w:author="PR Preview" w:date="2026-01-01T00:00:00Z">
        <w:r>
          <w:t xml:space="preserve"> </w:t>
        </w:r>
      </w:ins>
      <w:ins w:id="2610" w:author="PR Preview" w:date="2026-01-01T00:00:00Z">
        <w:r>
          <w:t xml:space="preserve">So</w:t>
        </w:r>
      </w:ins>
      <w:ins w:id="26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2612" w:author="PR Preview" w:date="2026-01-01T00:00:00Z">
        <w:r>
          <w:t xml:space="preserve">.</w:t>
        </w:r>
      </w:ins>
    </w:p>
    <w:bookmarkStart w:id="73" w:name="exm-row-null-disjoint"/>
    <w:p>
      <w:pPr>
        <w:pStyle w:val="BodyText"/>
      </w:pPr>
      <w:ins w:id="2613" w:author="PR Preview" w:date="2026-01-01T00:00:00Z">
        <w:r>
          <w:rPr>
            <w:b/>
            <w:bCs/>
          </w:rPr>
          <w:t xml:space="preserve">Example 26 (The row space and null space in</w:t>
        </w:r>
      </w:ins>
      <w:ins w:id="2614" w:author="PR Preview" w:date="2026-01-01T00:00:00Z">
        <w:r>
          <w:rPr>
            <w:b/>
            <w:bCs/>
          </w:rPr>
          <w:t xml:space="preserve"> </w:t>
        </w:r>
      </w:ins>
      <w:hyperlink w:anchor="exm-null-space">
        <w:ins w:id="2615" w:author="PR Preview" w:date="2026-01-01T00:00:00Z">
          <w:r>
            <w:rPr>
              <w:rStyle w:val="Hyperlink"/>
              <w:b/>
              <w:bCs/>
            </w:rPr>
            <w:t xml:space="preserve">Example 24</w:t>
          </w:r>
        </w:ins>
      </w:hyperlink>
      <w:ins w:id="2616" w:author="PR Preview" w:date="2026-01-01T00:00:00Z">
        <w:r>
          <w:rPr>
            <w:b/>
            <w:bCs/>
          </w:rPr>
          <w:t xml:space="preserve">)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For</w:t>
        </w:r>
      </w:ins>
      <w:ins w:id="261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in</w:t>
        </w:r>
      </w:ins>
      <w:ins w:id="2622" w:author="PR Preview" w:date="2026-01-01T00:00:00Z">
        <w:r>
          <w:t xml:space="preserve"> </w:t>
        </w:r>
      </w:ins>
      <w:hyperlink w:anchor="exm-column-space">
        <w:ins w:id="2623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624" w:author="PR Preview" w:date="2026-01-01T00:00:00Z">
        <w:r>
          <w:t xml:space="preserve">,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the row space is</w:t>
        </w:r>
      </w:ins>
      <w:ins w:id="2627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and the null space is</w:t>
        </w:r>
      </w:ins>
      <w:ins w:id="263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631" w:author="PR Preview" w:date="2026-01-01T00:00:00Z">
        <w:r>
          <w:t xml:space="preserve"> </w:t>
        </w:r>
      </w:ins>
      <w:ins w:id="2632" w:author="PR Preview" w:date="2026-01-01T00:00:00Z">
        <w:r>
          <w:t xml:space="preserve">(</w:t>
        </w:r>
      </w:ins>
      <w:hyperlink w:anchor="exm-null-space">
        <w:ins w:id="2633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634" w:author="PR Preview" w:date="2026-01-01T00:00:00Z">
        <w:r>
          <w:t xml:space="preserve">).</w:t>
        </w:r>
      </w:ins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A vector</w:t>
        </w:r>
      </w:ins>
      <w:ins w:id="2637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of the row space is in the null space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24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640" w:author="PR Preview" w:date="2026-01-01T00:00:00Z">
        <w:r>
          <w:t xml:space="preserve">is</w:t>
        </w:r>
      </w:ins>
      <w:ins w:id="26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642" w:author="PR Preview" w:date="2026-01-01T00:00:00Z">
        <w:r>
          <w:t xml:space="preserve">, that is, only if</w:t>
        </w:r>
      </w:ins>
      <w:ins w:id="264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644" w:author="PR Preview" w:date="2026-01-01T00:00:00Z">
        <w:r>
          <w:t xml:space="preserve">.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So the two subspaces share only</w:t>
        </w:r>
      </w:ins>
      <w:ins w:id="26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2648" w:author="PR Preview" w:date="2026-01-01T00:00:00Z">
        <w:r>
          <w:t xml:space="preserve">.</w:t>
        </w:r>
      </w:ins>
    </w:p>
    <w:bookmarkEnd w:id="73"/>
    <w:bookmarkStart w:id="74" w:name="def-gram-matrix"/>
    <w:p>
      <w:pPr>
        <w:pStyle w:val="BodyText"/>
      </w:pPr>
      <w:ins w:id="2649" w:author="PR Preview" w:date="2026-01-01T00:00:00Z">
        <w:r>
          <w:rPr>
            <w:b/>
            <w:bCs/>
          </w:rPr>
          <w:t xml:space="preserve">Definition 11 (Gram matrix)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The</w:t>
        </w:r>
      </w:ins>
      <w:ins w:id="2652" w:author="PR Preview" w:date="2026-01-01T00:00:00Z">
        <w:r>
          <w:t xml:space="preserve"> </w:t>
        </w:r>
      </w:ins>
      <w:ins w:id="2653" w:author="PR Preview" w:date="2026-01-01T00:00:00Z">
        <w:r>
          <w:rPr>
            <w:b/>
            <w:bCs/>
          </w:rPr>
          <w:t xml:space="preserve">Gram matrix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of an</w:t>
        </w:r>
      </w:ins>
      <w:ins w:id="265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matrix</w:t>
        </w:r>
      </w:ins>
      <w:ins w:id="26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60" w:author="PR Preview" w:date="2026-01-01T00:00:00Z">
        <w:r>
          <w:t xml:space="preserve"> </w:t>
        </w:r>
      </w:ins>
      <w:ins w:id="2661" w:author="PR Preview" w:date="2026-01-01T00:00:00Z">
        <w:r>
          <w:t xml:space="preserve">is the</w:t>
        </w:r>
      </w:ins>
      <w:ins w:id="266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matrix</w:t>
        </w:r>
      </w:ins>
      <w:ins w:id="266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666" w:author="PR Preview" w:date="2026-01-01T00:00:00Z">
        <w:r>
          <w:t xml:space="preserve">.</w:t>
        </w:r>
      </w:ins>
    </w:p>
    <w:bookmarkEnd w:id="74"/>
    <w:bookmarkStart w:id="75" w:name="exm-gram-matrix"/>
    <w:p>
      <w:pPr>
        <w:pStyle w:val="BodyText"/>
      </w:pPr>
      <w:ins w:id="2667" w:author="PR Preview" w:date="2026-01-01T00:00:00Z">
        <w:r>
          <w:rPr>
            <w:b/>
            <w:bCs/>
          </w:rPr>
          <w:t xml:space="preserve">Example 27 (A Gram matrix and its entries)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Let</w:t>
        </w:r>
      </w:ins>
      <w:ins w:id="26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71" w:author="PR Preview" w:date="2026-01-01T00:00:00Z">
        <w:r>
          <w:t xml:space="preserve">,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with columns</w:t>
        </w:r>
      </w:ins>
      <w:ins w:id="267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and</w:t>
        </w:r>
      </w:ins>
      <w:ins w:id="26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78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2679" w:author="PR Preview" w:date="2026-01-01T00:00:00Z">
        <w:r>
          <w:t xml:space="preserve">Row</w:t>
        </w:r>
      </w:ins>
      <w:ins w:id="2680" w:author="PR Preview" w:date="2026-01-01T00:00:00Z">
        <w:r>
          <w:t xml:space="preserve"> </w:t>
        </w:r>
      </w:ins>
      <m:oMath>
        <m:r>
          <m:t>i</m:t>
        </m:r>
      </m:oMath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of</w:t>
        </w:r>
      </w:ins>
      <w:ins w:id="268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is column</w:t>
        </w:r>
      </w:ins>
      <w:ins w:id="2686" w:author="PR Preview" w:date="2026-01-01T00:00:00Z">
        <w:r>
          <w:t xml:space="preserve"> </w:t>
        </w:r>
      </w:ins>
      <m:oMath>
        <m:r>
          <m:t>i</m:t>
        </m:r>
      </m:oMath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of</w:t>
        </w:r>
      </w:ins>
      <w:ins w:id="26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90" w:author="PR Preview" w:date="2026-01-01T00:00:00Z">
        <w:r>
          <w:t xml:space="preserve">,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so entry</w:t>
        </w:r>
      </w:ins>
      <w:ins w:id="26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of the Gram matrix is the dot product</w:t>
        </w:r>
      </w:ins>
      <w:ins w:id="269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2697" w:author="PR Preview" w:date="2026-01-01T00:00:00Z">
        <w:r>
          <w:t xml:space="preserve">:</w:t>
        </w:r>
      </w:ins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for instance,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2700" w:author="PR Preview" w:date="2026-01-01T00:00:00Z">
        <w:r>
          <w:t xml:space="preserve">is entry</w:t>
        </w:r>
      </w:ins>
      <w:ins w:id="27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702" w:author="PR Preview" w:date="2026-01-01T00:00:00Z">
        <w:r>
          <w:t xml:space="preserve">.</w:t>
        </w:r>
      </w:ins>
    </w:p>
    <w:bookmarkEnd w:id="75"/>
    <w:bookmarkStart w:id="76" w:name="thm-null-gram"/>
    <w:p>
      <w:pPr>
        <w:pStyle w:val="BodyText"/>
      </w:pPr>
      <w:ins w:id="2703" w:author="PR Preview" w:date="2026-01-01T00:00:00Z">
        <w:r>
          <w:rPr>
            <w:b/>
            <w:bCs/>
          </w:rPr>
          <w:t xml:space="preserve">Theorem 15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704" w:author="PR Preview" w:date="2026-01-01T00:00:00Z">
        <w:r>
          <w:rPr>
            <w:b/>
            <w:bCs/>
          </w:rPr>
          <w:t xml:space="preserve"> </w:t>
        </w:r>
      </w:ins>
      <w:ins w:id="2705" w:author="PR Preview" w:date="2026-01-01T00:00:00Z">
        <w:r>
          <w:rPr>
            <w:b/>
            <w:bCs/>
          </w:rPr>
          <w:t xml:space="preserve">has the same null space as</w:t>
        </w:r>
      </w:ins>
      <w:ins w:id="270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2707" w:author="PR Preview" w:date="2026-01-01T00:00:00Z">
        <w:r>
          <w:rPr>
            <w:b/>
            <w:bCs/>
          </w:rPr>
          <w:t xml:space="preserve">)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For any</w:t>
        </w:r>
      </w:ins>
      <w:ins w:id="271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matrix</w:t>
        </w:r>
      </w:ins>
      <w:ins w:id="271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ins w:id="2715" w:author="PR Preview" w:date="2026-01-01T00:00:00Z">
        <w:r>
          <w:rPr>
            <w:i/>
            <w:iCs/>
          </w:rPr>
          <w:t xml:space="preserve">Proof</w:t>
        </w:r>
      </w:ins>
      <w:ins w:id="2716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17" w:author="PR Preview" w:date="2026-01-01T00:00:00Z">
        <w:r>
          <w:rPr>
            <w:b/>
            <w:bCs/>
          </w:rPr>
          <w:t xml:space="preserve">.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If</w:t>
        </w:r>
      </w:ins>
      <w:ins w:id="27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721" w:author="PR Preview" w:date="2026-01-01T00:00:00Z">
        <w:r>
          <w:t xml:space="preserve">,</w:t>
        </w:r>
      </w:ins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24" w:author="PR Preview" w:date="2026-01-01T00:00:00Z">
        <w:r>
          <w:rPr>
            <w:b/>
            <w:bCs/>
          </w:rPr>
          <w:t xml:space="preserve">.</w:t>
        </w:r>
      </w:ins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If</w:t>
        </w:r>
      </w:ins>
      <w:ins w:id="272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272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29" w:author="PR Preview" w:date="2026-01-01T00:00:00Z">
        <w:r>
          <w:t xml:space="preserve">A vector whose Euclidean norm is</w:t>
        </w:r>
      </w:ins>
      <w:ins w:id="2730" w:author="PR Preview" w:date="2026-01-01T00:00:00Z">
        <w:r>
          <w:t xml:space="preserve"> </w:t>
        </w:r>
      </w:ins>
      <m:oMath>
        <m:r>
          <m:t>0</m:t>
        </m:r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has every entry</w:t>
        </w:r>
      </w:ins>
      <w:ins w:id="2733" w:author="PR Preview" w:date="2026-01-01T00:00:00Z">
        <w:r>
          <w:t xml:space="preserve"> </w:t>
        </w:r>
      </w:ins>
      <m:oMath>
        <m:r>
          <m:t>0</m:t>
        </m:r>
      </m:oMath>
      <w:ins w:id="2734" w:author="PR Preview" w:date="2026-01-01T00:00:00Z">
        <w:r>
          <w:t xml:space="preserve">,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so</w:t>
        </w:r>
      </w:ins>
      <w:ins w:id="27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738" w:author="PR Preview" w:date="2026-01-01T00:00:00Z">
        <w:r>
          <w:t xml:space="preserve">.</w:t>
        </w:r>
      </w:ins>
    </w:p>
    <w:bookmarkStart w:id="77" w:name="exm-null-gram"/>
    <w:p>
      <w:pPr>
        <w:pStyle w:val="BodyText"/>
      </w:pPr>
      <w:ins w:id="2739" w:author="PR Preview" w:date="2026-01-01T00:00:00Z">
        <w:r>
          <w:rPr>
            <w:b/>
            <w:bCs/>
          </w:rPr>
          <w:t xml:space="preserve">Example 28 (The null space of a Gram matrix)</w:t>
        </w:r>
      </w:ins>
      <w:ins w:id="2740" w:author="PR Preview" w:date="2026-01-01T00:00:00Z">
        <w:r>
          <w:t xml:space="preserve"> </w:t>
        </w:r>
      </w:ins>
      <w:ins w:id="2741" w:author="PR Preview" w:date="2026-01-01T00:00:00Z">
        <w:r>
          <w:t xml:space="preserve">For</w:t>
        </w:r>
      </w:ins>
      <w:ins w:id="27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in</w:t>
        </w:r>
      </w:ins>
      <w:ins w:id="2745" w:author="PR Preview" w:date="2026-01-01T00:00:00Z">
        <w:r>
          <w:t xml:space="preserve"> </w:t>
        </w:r>
      </w:ins>
      <w:hyperlink w:anchor="exm-column-space">
        <w:ins w:id="274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74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748" w:author="PR Preview" w:date="2026-01-01T00:00:00Z">
        <w:r>
          <w:t xml:space="preserve">Every row is a multiple of</w:t>
        </w:r>
      </w:ins>
      <w:ins w:id="27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750" w:author="PR Preview" w:date="2026-01-01T00:00:00Z">
        <w:r>
          <w:t xml:space="preserve">,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so</w:t>
        </w:r>
      </w:ins>
      <w:ins w:id="275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exactly when</w:t>
        </w:r>
      </w:ins>
      <w:ins w:id="275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2757" w:author="PR Preview" w:date="2026-01-01T00:00:00Z">
        <w:r>
          <w:t xml:space="preserve">,</w:t>
        </w:r>
      </w:ins>
      <w:ins w:id="2758" w:author="PR Preview" w:date="2026-01-01T00:00:00Z">
        <w:r>
          <w:t xml:space="preserve"> </w:t>
        </w:r>
      </w:ins>
      <w:ins w:id="2759" w:author="PR Preview" w:date="2026-01-01T00:00:00Z">
        <w:r>
          <w:t xml:space="preserve">the same condition as for</w:t>
        </w:r>
      </w:ins>
      <w:ins w:id="27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in</w:t>
        </w:r>
      </w:ins>
      <w:ins w:id="2763" w:author="PR Preview" w:date="2026-01-01T00:00:00Z">
        <w:r>
          <w:t xml:space="preserve"> </w:t>
        </w:r>
      </w:ins>
      <w:hyperlink w:anchor="exm-null-space">
        <w:ins w:id="276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765" w:author="PR Preview" w:date="2026-01-01T00:00:00Z">
        <w:r>
          <w:t xml:space="preserve">.</w:t>
        </w:r>
      </w:ins>
    </w:p>
    <w:bookmarkEnd w:id="77"/>
    <w:bookmarkEnd w:id="78"/>
    <w:bookmarkStart w:id="120" w:name="sec-rank-nullity"/>
    <w:p>
      <w:pPr>
        <w:pStyle w:val="Heading2"/>
      </w:pPr>
      <w:ins w:id="2766" w:author="PR Preview" w:date="2026-01-01T00:00:00Z">
        <w:r>
          <w:t xml:space="preserve">4 Rank-nullity and rank factorization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w:anchor="sec-subspace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).</w:t>
            </w:r>
          </w:p>
          <w:p/>
        </w:tc>
      </w:tr>
    </w:tbl>
    <w:bookmarkStart w:id="81" w:name="thm-rank-dim"/>
    <w:p>
      <w:pPr>
        <w:pStyle w:val="BodyText"/>
      </w:pPr>
      <w:ins w:id="2767" w:author="PR Preview" w:date="2026-01-01T00:00:00Z">
        <w:r>
          <w:rPr>
            <w:b/>
            <w:bCs/>
          </w:rPr>
          <w:t xml:space="preserve">Theorem 16 (The rank is the dimension of the column space)</w:t>
        </w:r>
      </w:ins>
      <w:ins w:id="2768" w:author="PR Preview" w:date="2026-01-01T00:00:00Z">
        <w:r>
          <w:t xml:space="preserve"> </w:t>
        </w:r>
      </w:ins>
      <w:ins w:id="2769" w:author="PR Preview" w:date="2026-01-01T00:00:00Z">
        <w:r>
          <w:t xml:space="preserve">For any</w:t>
        </w:r>
      </w:ins>
      <w:ins w:id="27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matrix</w:t>
        </w:r>
      </w:ins>
      <w:ins w:id="27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ins w:id="2775" w:author="PR Preview" w:date="2026-01-01T00:00:00Z">
        <w:r>
          <w:rPr>
            <w:i/>
            <w:iCs/>
          </w:rPr>
          <w:t xml:space="preserve">Proof</w:t>
        </w:r>
      </w:ins>
      <w:ins w:id="2776" w:author="PR Preview" w:date="2026-01-01T00:00:00Z">
        <w:r>
          <w:t xml:space="preserve">. </w:t>
        </w:r>
      </w:ins>
      <w:ins w:id="2777" w:author="PR Preview" w:date="2026-01-01T00:00:00Z">
        <w:r>
          <w:t xml:space="preserve">Let</w:t>
        </w:r>
      </w:ins>
      <w:ins w:id="277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(</w:t>
        </w:r>
      </w:ins>
      <w:hyperlink w:anchor="def-rank">
        <w:ins w:id="278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82" w:author="PR Preview" w:date="2026-01-01T00:00:00Z">
        <w:r>
          <w:t xml:space="preserve">),</w:t>
        </w:r>
      </w:ins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and choose</w:t>
        </w:r>
      </w:ins>
      <w:ins w:id="2785" w:author="PR Preview" w:date="2026-01-01T00:00:00Z">
        <w:r>
          <w:t xml:space="preserve"> </w:t>
        </w:r>
      </w:ins>
      <m:oMath>
        <m:r>
          <m:t>r</m:t>
        </m:r>
      </m:oMath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linearly independent columns of</w:t>
        </w:r>
      </w:ins>
      <w:ins w:id="278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89" w:author="PR Preview" w:date="2026-01-01T00:00:00Z">
        <w:r>
          <w:t xml:space="preserve">;</w:t>
        </w:r>
      </w:ins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by</w:t>
        </w:r>
      </w:ins>
      <w:ins w:id="2792" w:author="PR Preview" w:date="2026-01-01T00:00:00Z">
        <w:r>
          <w:t xml:space="preserve"> </w:t>
        </w:r>
      </w:ins>
      <w:hyperlink w:anchor="def-rank">
        <w:ins w:id="279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794" w:author="PR Preview" w:date="2026-01-01T00:00:00Z">
        <w:r>
          <w:t xml:space="preserve">, no larger set of columns is linearly independent.</w:t>
        </w:r>
      </w:ins>
      <w:ins w:id="2795" w:author="PR Preview" w:date="2026-01-01T00:00:00Z">
        <w:r>
          <w:t xml:space="preserve"> </w:t>
        </w:r>
      </w:ins>
      <w:ins w:id="2796" w:author="PR Preview" w:date="2026-01-01T00:00:00Z">
        <w:r>
          <w:t xml:space="preserve">We show the chosen columns are a basis of</w:t>
        </w:r>
      </w:ins>
      <w:ins w:id="279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(</w:t>
        </w:r>
      </w:ins>
      <w:hyperlink w:anchor="def-basis">
        <w:ins w:id="2800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801" w:author="PR Preview" w:date="2026-01-01T00:00:00Z">
        <w:r>
          <w:t xml:space="preserve">).</w:t>
        </w:r>
      </w:ins>
    </w:p>
    <w:p>
      <w:pPr>
        <w:pStyle w:val="BodyText"/>
      </w:pPr>
      <w:ins w:id="2802" w:author="PR Preview" w:date="2026-01-01T00:00:00Z">
        <w:r>
          <w:rPr>
            <w:b/>
            <w:bCs/>
          </w:rPr>
          <w:t xml:space="preserve">Every column is in the span of the chosen columns.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A chosen column is in that span trivially.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If some unchosen column</w:t>
        </w:r>
      </w:ins>
      <w:ins w:id="280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were not in the span,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then adding it to the chosen columns would give</w:t>
        </w:r>
      </w:ins>
      <w:ins w:id="281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+</m:t>
        </m:r>
        <m:r>
          <m:t>1</m:t>
        </m:r>
      </m:oMath>
      <w:ins w:id="2813" w:author="PR Preview" w:date="2026-01-01T00:00:00Z">
        <w:r>
          <w:t xml:space="preserve"> </w:t>
        </w:r>
      </w:ins>
      <w:ins w:id="2814" w:author="PR Preview" w:date="2026-01-01T00:00:00Z">
        <w:r>
          <w:t xml:space="preserve">linearly independent columns</w:t>
        </w:r>
      </w:ins>
      <w:ins w:id="2815" w:author="PR Preview" w:date="2026-01-01T00:00:00Z">
        <w:r>
          <w:t xml:space="preserve"> </w:t>
        </w:r>
      </w:ins>
      <w:ins w:id="2816" w:author="PR Preview" w:date="2026-01-01T00:00:00Z">
        <w:r>
          <w:t xml:space="preserve">(</w:t>
        </w:r>
      </w:ins>
      <w:hyperlink w:anchor="thm-add-outside-span">
        <w:ins w:id="2817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2818" w:author="PR Preview" w:date="2026-01-01T00:00:00Z">
        <w:r>
          <w:t xml:space="preserve">),</w:t>
        </w:r>
      </w:ins>
      <w:ins w:id="2819" w:author="PR Preview" w:date="2026-01-01T00:00:00Z">
        <w:r>
          <w:t xml:space="preserve"> </w:t>
        </w:r>
      </w:ins>
      <w:ins w:id="2820" w:author="PR Preview" w:date="2026-01-01T00:00:00Z">
        <w:r>
          <w:t xml:space="preserve">more than</w:t>
        </w:r>
      </w:ins>
      <w:ins w:id="2821" w:author="PR Preview" w:date="2026-01-01T00:00:00Z">
        <w:r>
          <w:t xml:space="preserve"> </w:t>
        </w:r>
      </w:ins>
      <m:oMath>
        <m:r>
          <m:t>r</m:t>
        </m:r>
      </m:oMath>
      <w:ins w:id="2822" w:author="PR Preview" w:date="2026-01-01T00:00:00Z">
        <w:r>
          <w:t xml:space="preserve">.</w:t>
        </w:r>
      </w:ins>
      <w:ins w:id="2823" w:author="PR Preview" w:date="2026-01-01T00:00:00Z">
        <w:r>
          <w:t xml:space="preserve"> </w:t>
        </w:r>
      </w:ins>
      <w:ins w:id="2824" w:author="PR Preview" w:date="2026-01-01T00:00:00Z">
        <w:r>
          <w:t xml:space="preserve">So every column of</w:t>
        </w:r>
      </w:ins>
      <w:ins w:id="28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26" w:author="PR Preview" w:date="2026-01-01T00:00:00Z">
        <w:r>
          <w:t xml:space="preserve"> </w:t>
        </w:r>
      </w:ins>
      <w:ins w:id="2827" w:author="PR Preview" w:date="2026-01-01T00:00:00Z">
        <w:r>
          <w:t xml:space="preserve">is in the span of the chosen columns.</w:t>
        </w:r>
      </w:ins>
    </w:p>
    <w:p>
      <w:pPr>
        <w:pStyle w:val="BodyText"/>
      </w:pPr>
      <w:ins w:id="2828" w:author="PR Preview" w:date="2026-01-01T00:00:00Z">
        <w:r>
          <w:rPr>
            <w:b/>
            <w:bCs/>
          </w:rPr>
          <w:t xml:space="preserve">The chosen columns span</w:t>
        </w:r>
      </w:ins>
      <w:ins w:id="282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30" w:author="PR Preview" w:date="2026-01-01T00:00:00Z">
        <w:r>
          <w:rPr>
            <w:b/>
            <w:bCs/>
          </w:rPr>
          <w:t xml:space="preserve">.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The span of the chosen columns is a subspace (</w:t>
        </w:r>
      </w:ins>
      <w:hyperlink w:anchor="thm-span-subspace">
        <w:ins w:id="283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834" w:author="PR Preview" w:date="2026-01-01T00:00:00Z">
        <w:r>
          <w:t xml:space="preserve">),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so it is closed under addition and scalar multiplication,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and it contains every linear combination of the columns of</w:t>
        </w:r>
      </w:ins>
      <w:ins w:id="28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40" w:author="PR Preview" w:date="2026-01-01T00:00:00Z">
        <w:r>
          <w:t xml:space="preserve">.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By</w:t>
        </w:r>
      </w:ins>
      <w:ins w:id="2843" w:author="PR Preview" w:date="2026-01-01T00:00:00Z">
        <w:r>
          <w:t xml:space="preserve"> </w:t>
        </w:r>
      </w:ins>
      <w:hyperlink w:anchor="thm-column-space-span">
        <w:ins w:id="284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845" w:author="PR Preview" w:date="2026-01-01T00:00:00Z">
        <w:r>
          <w:t xml:space="preserve">,</w:t>
        </w:r>
      </w:ins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those combinations make up</w:t>
        </w:r>
      </w:ins>
      <w:ins w:id="284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49" w:author="PR Preview" w:date="2026-01-01T00:00:00Z">
        <w:r>
          <w:t xml:space="preserve">,</w:t>
        </w:r>
      </w:ins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so</w:t>
        </w:r>
      </w:ins>
      <w:ins w:id="28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is contained in the span of the chosen columns.</w:t>
        </w:r>
      </w:ins>
      <w:ins w:id="2855" w:author="PR Preview" w:date="2026-01-01T00:00:00Z">
        <w:r>
          <w:t xml:space="preserve"> </w:t>
        </w:r>
      </w:ins>
      <w:ins w:id="2856" w:author="PR Preview" w:date="2026-01-01T00:00:00Z">
        <w:r>
          <w:t xml:space="preserve">The chosen columns are themselves columns of</w:t>
        </w:r>
      </w:ins>
      <w:ins w:id="28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58" w:author="PR Preview" w:date="2026-01-01T00:00:00Z">
        <w:r>
          <w:t xml:space="preserve">,</w:t>
        </w:r>
      </w:ins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so their span is contained in</w:t>
        </w:r>
      </w:ins>
      <w:ins w:id="28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62" w:author="PR Preview" w:date="2026-01-01T00:00:00Z">
        <w:r>
          <w:t xml:space="preserve">,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and the two sets are equal.</w:t>
        </w:r>
      </w:ins>
    </w:p>
    <w:p>
      <w:pPr>
        <w:pStyle w:val="BodyText"/>
      </w:pPr>
      <w:ins w:id="2865" w:author="PR Preview" w:date="2026-01-01T00:00:00Z">
        <w:r>
          <w:t xml:space="preserve">The chosen columns are linearly independent and span</w:t>
        </w:r>
      </w:ins>
      <w:ins w:id="28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67" w:author="PR Preview" w:date="2026-01-01T00:00:00Z">
        <w:r>
          <w:t xml:space="preserve">,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so they are a basis of it,</w:t>
        </w:r>
      </w:ins>
      <w:ins w:id="2870" w:author="PR Preview" w:date="2026-01-01T00:00:00Z">
        <w:r>
          <w:t xml:space="preserve"> </w:t>
        </w:r>
      </w:ins>
      <w:ins w:id="2871" w:author="PR Preview" w:date="2026-01-01T00:00:00Z">
        <w:r>
          <w:t xml:space="preserve">and</w:t>
        </w:r>
      </w:ins>
      <w:ins w:id="287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(</w:t>
        </w:r>
      </w:ins>
      <w:hyperlink w:anchor="def-dimension">
        <w:ins w:id="287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876" w:author="PR Preview" w:date="2026-01-01T00:00:00Z">
        <w:r>
          <w:t xml:space="preserve">).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If</w:t>
        </w:r>
      </w:ins>
      <w:ins w:id="287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2880" w:author="PR Preview" w:date="2026-01-01T00:00:00Z">
        <w:r>
          <w:t xml:space="preserve">, every column is</w:t>
        </w:r>
      </w:ins>
      <w:ins w:id="28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882" w:author="PR Preview" w:date="2026-01-01T00:00:00Z">
        <w:r>
          <w:t xml:space="preserve">,</w:t>
        </w:r>
      </w:ins>
      <w:ins w:id="28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ins w:id="2884" w:author="PR Preview" w:date="2026-01-01T00:00:00Z">
        <w:r>
          <w:t xml:space="preserve">, and both sides are</w:t>
        </w:r>
      </w:ins>
      <w:ins w:id="2885" w:author="PR Preview" w:date="2026-01-01T00:00:00Z">
        <w:r>
          <w:t xml:space="preserve"> </w:t>
        </w:r>
      </w:ins>
      <m:oMath>
        <m:r>
          <m:t>0</m:t>
        </m:r>
      </m:oMath>
      <w:ins w:id="2886" w:author="PR Preview" w:date="2026-01-01T00:00:00Z">
        <w:r>
          <w:t xml:space="preserve">.</w:t>
        </w:r>
      </w:ins>
    </w:p>
    <w:bookmarkStart w:id="82" w:name="exm-rank-dim"/>
    <w:p>
      <w:pPr>
        <w:pStyle w:val="BodyText"/>
      </w:pPr>
      <w:ins w:id="2887" w:author="PR Preview" w:date="2026-01-01T00:00:00Z">
        <w:r>
          <w:rPr>
            <w:b/>
            <w:bCs/>
          </w:rPr>
          <w:t xml:space="preserve">Example 29 (The rank of the matrix in</w:t>
        </w:r>
      </w:ins>
      <w:ins w:id="2888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2889" w:author="PR Preview" w:date="2026-01-01T00:00:00Z">
          <w:r>
            <w:rPr>
              <w:rStyle w:val="Hyperlink"/>
              <w:b/>
              <w:bCs/>
            </w:rPr>
            <w:t xml:space="preserve">Example 22</w:t>
          </w:r>
        </w:ins>
      </w:hyperlink>
      <w:ins w:id="2890" w:author="PR Preview" w:date="2026-01-01T00:00:00Z">
        <w:r>
          <w:rPr>
            <w:b/>
            <w:bCs/>
          </w:rPr>
          <w:t xml:space="preserve">)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For</w:t>
        </w:r>
      </w:ins>
      <w:ins w:id="28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94" w:author="PR Preview" w:date="2026-01-01T00:00:00Z">
        <w:r>
          <w:t xml:space="preserve"> </w:t>
        </w:r>
      </w:ins>
      <w:ins w:id="2895" w:author="PR Preview" w:date="2026-01-01T00:00:00Z">
        <w:r>
          <w:t xml:space="preserve">in</w:t>
        </w:r>
      </w:ins>
      <w:ins w:id="2896" w:author="PR Preview" w:date="2026-01-01T00:00:00Z">
        <w:r>
          <w:t xml:space="preserve"> </w:t>
        </w:r>
      </w:ins>
      <w:hyperlink w:anchor="exm-column-space">
        <w:ins w:id="289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898" w:author="PR Preview" w:date="2026-01-01T00:00:00Z">
        <w:r>
          <w:t xml:space="preserve">,</w:t>
        </w:r>
      </w:ins>
      <w:ins w:id="28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900" w:author="PR Preview" w:date="2026-01-01T00:00:00Z">
        <w:r>
          <w:t xml:space="preserve"> </w:t>
        </w:r>
      </w:ins>
      <w:ins w:id="2901" w:author="PR Preview" w:date="2026-01-01T00:00:00Z">
        <w:r>
          <w:t xml:space="preserve">(1),</w:t>
        </w:r>
      </w:ins>
      <w:ins w:id="2902" w:author="PR Preview" w:date="2026-01-01T00:00:00Z">
        <w:r>
          <w:t xml:space="preserve"> </w:t>
        </w:r>
      </w:ins>
      <w:ins w:id="2903" w:author="PR Preview" w:date="2026-01-01T00:00:00Z">
        <w:r>
          <w:t xml:space="preserve">and</w:t>
        </w:r>
      </w:ins>
      <w:ins w:id="29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905" w:author="PR Preview" w:date="2026-01-01T00:00:00Z">
        <w:r>
          <w:t xml:space="preserve"> </w:t>
        </w:r>
      </w:ins>
      <w:ins w:id="2906" w:author="PR Preview" w:date="2026-01-01T00:00:00Z">
        <w:r>
          <w:t xml:space="preserve">is linearly independent because it is nonzero,</w:t>
        </w:r>
      </w:ins>
      <w:ins w:id="2907" w:author="PR Preview" w:date="2026-01-01T00:00:00Z">
        <w:r>
          <w:t xml:space="preserve"> </w:t>
        </w:r>
      </w:ins>
      <w:ins w:id="2908" w:author="PR Preview" w:date="2026-01-01T00:00:00Z">
        <w:r>
          <w:t xml:space="preserve">so it is a basis and</w:t>
        </w:r>
      </w:ins>
      <w:ins w:id="29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10" w:author="PR Preview" w:date="2026-01-01T00:00:00Z">
        <w:r>
          <w:t xml:space="preserve"> </w:t>
        </w:r>
      </w:ins>
      <w:ins w:id="2911" w:author="PR Preview" w:date="2026-01-01T00:00:00Z">
        <w:r>
          <w:t xml:space="preserve">has dimension</w:t>
        </w:r>
      </w:ins>
      <w:ins w:id="2912" w:author="PR Preview" w:date="2026-01-01T00:00:00Z">
        <w:r>
          <w:t xml:space="preserve"> </w:t>
        </w:r>
      </w:ins>
      <m:oMath>
        <m:r>
          <m:t>1</m:t>
        </m:r>
      </m:oMath>
      <w:ins w:id="2913" w:author="PR Preview" w:date="2026-01-01T00:00:00Z">
        <w:r>
          <w:t xml:space="preserve">.</w:t>
        </w:r>
      </w:ins>
      <w:ins w:id="2914" w:author="PR Preview" w:date="2026-01-01T00:00:00Z">
        <w:r>
          <w:t xml:space="preserve"> </w:t>
        </w:r>
      </w:ins>
      <w:ins w:id="2915" w:author="PR Preview" w:date="2026-01-01T00:00:00Z">
        <w:r>
          <w:t xml:space="preserve">So</w:t>
        </w:r>
      </w:ins>
      <w:ins w:id="291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917" w:author="PR Preview" w:date="2026-01-01T00:00:00Z">
        <w:r>
          <w:t xml:space="preserve">, by</w:t>
        </w:r>
      </w:ins>
      <w:ins w:id="2918" w:author="PR Preview" w:date="2026-01-01T00:00:00Z">
        <w:r>
          <w:t xml:space="preserve"> </w:t>
        </w:r>
      </w:ins>
      <w:hyperlink w:anchor="thm-rank-dim">
        <w:ins w:id="2919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920" w:author="PR Preview" w:date="2026-01-01T00:00:00Z">
        <w:r>
          <w:t xml:space="preserve">.</w:t>
        </w:r>
      </w:ins>
      <w:ins w:id="2921" w:author="PR Preview" w:date="2026-01-01T00:00:00Z">
        <w:r>
          <w:t xml:space="preserve"> </w:t>
        </w:r>
      </w:ins>
      <w:ins w:id="2922" w:author="PR Preview" w:date="2026-01-01T00:00:00Z">
        <w:r>
          <w:t xml:space="preserve">Directly: the first column</w:t>
        </w:r>
      </w:ins>
      <w:ins w:id="29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is linearly independent on its own,</w:t>
        </w:r>
      </w:ins>
      <w:ins w:id="2926" w:author="PR Preview" w:date="2026-01-01T00:00:00Z">
        <w:r>
          <w:t xml:space="preserve"> </w:t>
        </w:r>
      </w:ins>
      <w:ins w:id="2927" w:author="PR Preview" w:date="2026-01-01T00:00:00Z">
        <w:r>
          <w:t xml:space="preserve">and any two columns are dependent,</w:t>
        </w:r>
      </w:ins>
      <w:ins w:id="2928" w:author="PR Preview" w:date="2026-01-01T00:00:00Z">
        <w:r>
          <w:t xml:space="preserve"> </w:t>
        </w:r>
      </w:ins>
      <w:ins w:id="2929" w:author="PR Preview" w:date="2026-01-01T00:00:00Z">
        <w:r>
          <w:t xml:space="preserve">because each column is a multiple of</w:t>
        </w:r>
      </w:ins>
      <w:ins w:id="29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2931" w:author="PR Preview" w:date="2026-01-01T00:00:00Z">
        <w:r>
          <w:t xml:space="preserve">.</w:t>
        </w:r>
      </w:ins>
    </w:p>
    <w:bookmarkEnd w:id="82"/>
    <w:bookmarkStart w:id="83" w:name="def-nullity"/>
    <w:p>
      <w:pPr>
        <w:pStyle w:val="BodyText"/>
      </w:pPr>
      <w:ins w:id="2932" w:author="PR Preview" w:date="2026-01-01T00:00:00Z">
        <w:r>
          <w:rPr>
            <w:b/>
            <w:bCs/>
          </w:rPr>
          <w:t xml:space="preserve">Definition 12 (Nullity)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The</w:t>
        </w:r>
      </w:ins>
      <w:ins w:id="2935" w:author="PR Preview" w:date="2026-01-01T00:00:00Z">
        <w:r>
          <w:t xml:space="preserve"> </w:t>
        </w:r>
      </w:ins>
      <w:ins w:id="2936" w:author="PR Preview" w:date="2026-01-01T00:00:00Z">
        <w:r>
          <w:rPr>
            <w:b/>
            <w:bCs/>
          </w:rPr>
          <w:t xml:space="preserve">nullity</w:t>
        </w:r>
      </w:ins>
      <w:ins w:id="2937" w:author="PR Preview" w:date="2026-01-01T00:00:00Z">
        <w:r>
          <w:t xml:space="preserve"> </w:t>
        </w:r>
      </w:ins>
      <w:ins w:id="2938" w:author="PR Preview" w:date="2026-01-01T00:00:00Z">
        <w:r>
          <w:t xml:space="preserve">of a matrix</w:t>
        </w:r>
      </w:ins>
      <w:ins w:id="29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is</w:t>
        </w:r>
      </w:ins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the dimension of its null space (</w:t>
        </w:r>
      </w:ins>
      <w:hyperlink w:anchor="def-null-space">
        <w:ins w:id="294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94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nullity"/>
    <w:p>
      <w:pPr>
        <w:pStyle w:val="FirstParagraph"/>
      </w:pPr>
      <w:ins w:id="2946" w:author="PR Preview" w:date="2026-01-01T00:00:00Z">
        <w:r>
          <w:rPr>
            <w:b/>
            <w:bCs/>
          </w:rPr>
          <w:t xml:space="preserve">Example 30 (The nullity of the matrix in</w:t>
        </w:r>
      </w:ins>
      <w:ins w:id="2947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2948" w:author="PR Preview" w:date="2026-01-01T00:00:00Z">
          <w:r>
            <w:rPr>
              <w:rStyle w:val="Hyperlink"/>
              <w:b/>
              <w:bCs/>
            </w:rPr>
            <w:t xml:space="preserve">Example 22</w:t>
          </w:r>
        </w:ins>
      </w:hyperlink>
      <w:ins w:id="2949" w:author="PR Preview" w:date="2026-01-01T00:00:00Z">
        <w:r>
          <w:rPr>
            <w:b/>
            <w:bCs/>
          </w:rPr>
          <w:t xml:space="preserve">)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For</w:t>
        </w:r>
      </w:ins>
      <w:ins w:id="29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in</w:t>
        </w:r>
      </w:ins>
      <w:ins w:id="2955" w:author="PR Preview" w:date="2026-01-01T00:00:00Z">
        <w:r>
          <w:t xml:space="preserve"> </w:t>
        </w:r>
      </w:ins>
      <w:hyperlink w:anchor="exm-column-space">
        <w:ins w:id="295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957" w:author="PR Preview" w:date="2026-01-01T00:00:00Z">
        <w:r>
          <w:t xml:space="preserve">,</w:t>
        </w:r>
      </w:ins>
      <w:ins w:id="29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(</w:t>
        </w:r>
      </w:ins>
      <w:hyperlink w:anchor="exm-null-space">
        <w:ins w:id="2961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962" w:author="PR Preview" w:date="2026-01-01T00:00:00Z">
        <w:r>
          <w:t xml:space="preserve">).</w:t>
        </w:r>
      </w:ins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Those two vectors are linearly independent:</w:t>
        </w:r>
      </w:ins>
      <w:ins w:id="29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966" w:author="PR Preview" w:date="2026-01-01T00:00:00Z">
        <w:r>
          <w:t xml:space="preserve">,</w:t>
        </w:r>
      </w:ins>
      <w:ins w:id="2967" w:author="PR Preview" w:date="2026-01-01T00:00:00Z">
        <w:r>
          <w:t xml:space="preserve"> </w:t>
        </w:r>
      </w:ins>
      <w:ins w:id="2968" w:author="PR Preview" w:date="2026-01-01T00:00:00Z">
        <w:r>
          <w:t xml:space="preserve">which is</w:t>
        </w:r>
      </w:ins>
      <w:ins w:id="296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2970" w:author="PR Preview" w:date="2026-01-01T00:00:00Z">
        <w:r>
          <w:t xml:space="preserve"> </w:t>
        </w:r>
      </w:ins>
      <w:ins w:id="2971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972" w:author="PR Preview" w:date="2026-01-01T00:00:00Z">
        <w:r>
          <w:t xml:space="preserve">So they are a basis of</w:t>
        </w:r>
      </w:ins>
      <w:ins w:id="29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74" w:author="PR Preview" w:date="2026-01-01T00:00:00Z">
        <w:r>
          <w:t xml:space="preserve">,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and</w:t>
        </w:r>
      </w:ins>
      <w:ins w:id="2977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2978" w:author="PR Preview" w:date="2026-01-01T00:00:00Z">
        <w:r>
          <w:t xml:space="preserve">.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The</w:t>
        </w:r>
      </w:ins>
      <w:ins w:id="2981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identity matrix has nullity</w:t>
        </w:r>
      </w:ins>
      <w:ins w:id="2984" w:author="PR Preview" w:date="2026-01-01T00:00:00Z">
        <w:r>
          <w:t xml:space="preserve"> </w:t>
        </w:r>
      </w:ins>
      <m:oMath>
        <m:r>
          <m:t>0</m:t>
        </m:r>
      </m:oMath>
      <w:ins w:id="2985" w:author="PR Preview" w:date="2026-01-01T00:00:00Z">
        <w:r>
          <w:t xml:space="preserve">,</w:t>
        </w:r>
      </w:ins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because</w:t>
        </w:r>
      </w:ins>
      <w:ins w:id="2988" w:author="PR Preview" w:date="2026-01-01T00:00:00Z">
        <w:r>
          <w:t xml:space="preserve"> </w:t>
        </w:r>
      </w:ins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is</w:t>
        </w:r>
      </w:ins>
      <w:ins w:id="299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only when</w:t>
        </w:r>
      </w:ins>
      <w:ins w:id="29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995" w:author="PR Preview" w:date="2026-01-01T00:00:00Z">
        <w:r>
          <w:t xml:space="preserve">.</w:t>
        </w:r>
      </w:ins>
    </w:p>
    <w:bookmarkEnd w:id="84"/>
    <w:bookmarkStart w:id="85" w:name="thm-rank-nullity"/>
    <w:p>
      <w:pPr>
        <w:pStyle w:val="BodyText"/>
      </w:pPr>
      <w:ins w:id="2996" w:author="PR Preview" w:date="2026-01-01T00:00:00Z">
        <w:r>
          <w:rPr>
            <w:b/>
            <w:bCs/>
          </w:rPr>
          <w:t xml:space="preserve">Theorem 17 (Rank-nullity theorem)</w:t>
        </w:r>
      </w:ins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For any</w:t>
        </w:r>
      </w:ins>
      <w:ins w:id="299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matrix</w:t>
        </w:r>
      </w:ins>
      <w:ins w:id="30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0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ins w:id="3004" w:author="PR Preview" w:date="2026-01-01T00:00:00Z">
        <w:r>
          <w:rPr>
            <w:i/>
            <w:iCs/>
          </w:rPr>
          <w:t xml:space="preserve">Proof</w:t>
        </w:r>
      </w:ins>
      <w:ins w:id="3005" w:author="PR Preview" w:date="2026-01-01T00:00:00Z">
        <w:r>
          <w:t xml:space="preserve">. </w:t>
        </w:r>
      </w:ins>
      <w:ins w:id="3006" w:author="PR Preview" w:date="2026-01-01T00:00:00Z">
        <w:r>
          <w:t xml:space="preserve">Let</w:t>
        </w:r>
      </w:ins>
      <w:ins w:id="3007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008" w:author="PR Preview" w:date="2026-01-01T00:00:00Z">
        <w:r>
          <w:t xml:space="preserve">.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Choose a basis</w:t>
        </w:r>
      </w:ins>
      <w:ins w:id="301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ins w:id="3012" w:author="PR Preview" w:date="2026-01-01T00:00:00Z">
        <w:r>
          <w:t xml:space="preserve"> </w:t>
        </w:r>
      </w:ins>
      <w:ins w:id="3013" w:author="PR Preview" w:date="2026-01-01T00:00:00Z">
        <w:r>
          <w:t xml:space="preserve">of</w:t>
        </w:r>
      </w:ins>
      <w:ins w:id="30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015" w:author="PR Preview" w:date="2026-01-01T00:00:00Z">
        <w:r>
          <w:t xml:space="preserve">,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and extend it to a basis</w:t>
        </w:r>
      </w:ins>
      <w:ins w:id="301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of</w:t>
        </w:r>
      </w:ins>
      <w:ins w:id="30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(</w:t>
        </w:r>
      </w:ins>
      <w:hyperlink w:anchor="thm-extend-basis">
        <w:ins w:id="302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3025" w:author="PR Preview" w:date="2026-01-01T00:00:00Z">
        <w:r>
          <w:t xml:space="preserve">);</w:t>
        </w:r>
      </w:ins>
      <w:ins w:id="3026" w:author="PR Preview" w:date="2026-01-01T00:00:00Z">
        <w:r>
          <w:t xml:space="preserve"> </w:t>
        </w:r>
      </w:ins>
      <w:ins w:id="3027" w:author="PR Preview" w:date="2026-01-01T00:00:00Z">
        <w:r>
          <w:t xml:space="preserve">it has</w:t>
        </w:r>
      </w:ins>
      <w:ins w:id="3028" w:author="PR Preview" w:date="2026-01-01T00:00:00Z">
        <w:r>
          <w:t xml:space="preserve"> </w:t>
        </w:r>
      </w:ins>
      <m:oMath>
        <m:r>
          <m:t>n</m:t>
        </m:r>
      </m:oMath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vectors,</w:t>
        </w:r>
      </w:ins>
      <w:ins w:id="3031" w:author="PR Preview" w:date="2026-01-01T00:00:00Z">
        <w:r>
          <w:t xml:space="preserve"> </w:t>
        </w:r>
      </w:ins>
      <w:ins w:id="3032" w:author="PR Preview" w:date="2026-01-01T00:00:00Z">
        <w:r>
          <w:t xml:space="preserve">because every basis of</w:t>
        </w:r>
      </w:ins>
      <w:ins w:id="30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has</w:t>
        </w:r>
      </w:ins>
      <w:ins w:id="3036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037" w:author="PR Preview" w:date="2026-01-01T00:00:00Z">
        <w:r>
          <w:t xml:space="preserve"> </w:t>
        </w:r>
      </w:ins>
      <w:ins w:id="3038" w:author="PR Preview" w:date="2026-01-01T00:00:00Z">
        <w:r>
          <w:t xml:space="preserve">vectors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(</w:t>
        </w:r>
      </w:ins>
      <w:hyperlink w:anchor="thm-basis-size">
        <w:ins w:id="304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042" w:author="PR Preview" w:date="2026-01-01T00:00:00Z">
        <w:r>
          <w:t xml:space="preserve">,</w:t>
        </w:r>
      </w:ins>
      <w:ins w:id="3043" w:author="PR Preview" w:date="2026-01-01T00:00:00Z">
        <w:r>
          <w:t xml:space="preserve"> </w:t>
        </w:r>
      </w:ins>
      <w:hyperlink w:anchor="exm-dimension">
        <w:ins w:id="304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3045" w:author="PR Preview" w:date="2026-01-01T00:00:00Z">
        <w:r>
          <w:t xml:space="preserve">).</w:t>
        </w:r>
      </w:ins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We show that</w:t>
        </w:r>
      </w:ins>
      <w:ins w:id="30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ins w:id="3049" w:author="PR Preview" w:date="2026-01-01T00:00:00Z">
        <w:r>
          <w:t xml:space="preserve"> </w:t>
        </w:r>
      </w:ins>
      <w:ins w:id="3050" w:author="PR Preview" w:date="2026-01-01T00:00:00Z">
        <w:r>
          <w:t xml:space="preserve">are a basis of</w:t>
        </w:r>
      </w:ins>
      <w:ins w:id="30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052" w:author="PR Preview" w:date="2026-01-01T00:00:00Z">
        <w:r>
          <w:t xml:space="preserve">,</w:t>
        </w:r>
      </w:ins>
      <w:ins w:id="3053" w:author="PR Preview" w:date="2026-01-01T00:00:00Z">
        <w:r>
          <w:t xml:space="preserve"> </w:t>
        </w:r>
      </w:ins>
      <w:ins w:id="3054" w:author="PR Preview" w:date="2026-01-01T00:00:00Z">
        <w:r>
          <w:t xml:space="preserve">using</w:t>
        </w:r>
      </w:ins>
      <w:ins w:id="3055" w:author="PR Preview" w:date="2026-01-01T00:00:00Z">
        <w:r>
          <w:t xml:space="preserve"> </w:t>
        </w:r>
      </w:ins>
      <w:hyperlink w:anchor="thm-matvec-linear">
        <w:ins w:id="305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to apply</w:t>
        </w:r>
      </w:ins>
      <w:ins w:id="30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60" w:author="PR Preview" w:date="2026-01-01T00:00:00Z">
        <w:r>
          <w:t xml:space="preserve"> </w:t>
        </w:r>
      </w:ins>
      <w:ins w:id="3061" w:author="PR Preview" w:date="2026-01-01T00:00:00Z">
        <w:r>
          <w:t xml:space="preserve">to linear combinations.</w:t>
        </w:r>
      </w:ins>
    </w:p>
    <w:p>
      <w:pPr>
        <w:pStyle w:val="BodyText"/>
      </w:pPr>
      <w:ins w:id="3062" w:author="PR Preview" w:date="2026-01-01T00:00:00Z">
        <w:r>
          <w:rPr>
            <w:b/>
            <w:bCs/>
          </w:rPr>
          <w:t xml:space="preserve">They are linearly independent.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Suppose</w:t>
        </w:r>
      </w:ins>
      <w:ins w:id="306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3066" w:author="PR Preview" w:date="2026-01-01T00:00:00Z">
        <w:r>
          <w:t xml:space="preserve">.</w:t>
        </w:r>
      </w:ins>
      <w:ins w:id="3067" w:author="PR Preview" w:date="2026-01-01T00:00:00Z">
        <w:r>
          <w:t xml:space="preserve"> </w:t>
        </w:r>
      </w:ins>
      <w:ins w:id="3068" w:author="PR Preview" w:date="2026-01-01T00:00:00Z">
        <w:r>
          <w:t xml:space="preserve">Then</w:t>
        </w:r>
      </w:ins>
      <w:ins w:id="306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(</w:t>
        </w:r>
      </w:ins>
      <w:hyperlink w:anchor="thm-matvec-linear">
        <w:ins w:id="307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3073" w:author="PR Preview" w:date="2026-01-01T00:00:00Z">
        <w:r>
          <w:t xml:space="preserve">),</w:t>
        </w:r>
      </w:ins>
      <w:ins w:id="3074" w:author="PR Preview" w:date="2026-01-01T00:00:00Z">
        <w:r>
          <w:t xml:space="preserve"> </w:t>
        </w:r>
      </w:ins>
      <w:ins w:id="3075" w:author="PR Preview" w:date="2026-01-01T00:00:00Z">
        <w:r>
          <w:t xml:space="preserve">so</w:t>
        </w:r>
      </w:ins>
      <w:ins w:id="307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077" w:author="PR Preview" w:date="2026-01-01T00:00:00Z">
        <w:r>
          <w:t xml:space="preserve">,</w:t>
        </w:r>
      </w:ins>
      <w:ins w:id="3078" w:author="PR Preview" w:date="2026-01-01T00:00:00Z">
        <w:r>
          <w:t xml:space="preserve"> </w:t>
        </w:r>
      </w:ins>
      <w:ins w:id="3079" w:author="PR Preview" w:date="2026-01-01T00:00:00Z">
        <w:r>
          <w:t xml:space="preserve">and it equals</w:t>
        </w:r>
      </w:ins>
      <w:ins w:id="308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3081" w:author="PR Preview" w:date="2026-01-01T00:00:00Z">
        <w:r>
          <w:t xml:space="preserve"> </w:t>
        </w:r>
      </w:ins>
      <w:ins w:id="3082" w:author="PR Preview" w:date="2026-01-01T00:00:00Z">
        <w:r>
          <w:t xml:space="preserve">for some numbers</w:t>
        </w:r>
      </w:ins>
      <w:ins w:id="3083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j</m:t>
            </m:r>
          </m:sub>
        </m:sSub>
      </m:oMath>
      <w:ins w:id="3084" w:author="PR Preview" w:date="2026-01-01T00:00:00Z">
        <w:r>
          <w:t xml:space="preserve">,</w:t>
        </w:r>
      </w:ins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since the</w:t>
        </w:r>
      </w:ins>
      <w:ins w:id="308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3088" w:author="PR Preview" w:date="2026-01-01T00:00:00Z">
        <w:r>
          <w:t xml:space="preserve"> </w:t>
        </w:r>
      </w:ins>
      <w:ins w:id="3089" w:author="PR Preview" w:date="2026-01-01T00:00:00Z">
        <w:r>
          <w:t xml:space="preserve">span</w:t>
        </w:r>
      </w:ins>
      <w:ins w:id="30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091" w:author="PR Preview" w:date="2026-01-01T00:00:00Z">
        <w:r>
          <w:t xml:space="preserve">.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Moving everything to one side,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094" w:author="PR Preview" w:date="2026-01-01T00:00:00Z">
        <w:r>
          <w:t xml:space="preserve">and because the</w:t>
        </w:r>
      </w:ins>
      <w:ins w:id="30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096" w:author="PR Preview" w:date="2026-01-01T00:00:00Z">
        <w:r>
          <w:t xml:space="preserve">’s and</w:t>
        </w:r>
      </w:ins>
      <w:ins w:id="30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3098" w:author="PR Preview" w:date="2026-01-01T00:00:00Z">
        <w:r>
          <w:t xml:space="preserve">’s together form a basis of</w:t>
        </w:r>
      </w:ins>
      <w:ins w:id="309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100" w:author="PR Preview" w:date="2026-01-01T00:00:00Z">
        <w:r>
          <w:t xml:space="preserve">,</w:t>
        </w:r>
      </w:ins>
      <w:ins w:id="3101" w:author="PR Preview" w:date="2026-01-01T00:00:00Z">
        <w:r>
          <w:t xml:space="preserve"> </w:t>
        </w:r>
      </w:ins>
      <w:ins w:id="3102" w:author="PR Preview" w:date="2026-01-01T00:00:00Z">
        <w:r>
          <w:t xml:space="preserve">which is linearly independent,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every coefficient is</w:t>
        </w:r>
      </w:ins>
      <w:ins w:id="3105" w:author="PR Preview" w:date="2026-01-01T00:00:00Z">
        <w:r>
          <w:t xml:space="preserve"> </w:t>
        </w:r>
      </w:ins>
      <m:oMath>
        <m:r>
          <m:t>0</m:t>
        </m:r>
      </m:oMath>
      <w:ins w:id="3106" w:author="PR Preview" w:date="2026-01-01T00:00:00Z">
        <w:r>
          <w:t xml:space="preserve">; in particular every</w:t>
        </w:r>
      </w:ins>
      <w:ins w:id="3107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3108" w:author="PR Preview" w:date="2026-01-01T00:00:00Z">
        <w:r>
          <w:t xml:space="preserve">.</w:t>
        </w:r>
      </w:ins>
    </w:p>
    <w:p>
      <w:pPr>
        <w:pStyle w:val="BodyText"/>
      </w:pPr>
      <w:ins w:id="3109" w:author="PR Preview" w:date="2026-01-01T00:00:00Z">
        <w:r>
          <w:rPr>
            <w:b/>
            <w:bCs/>
          </w:rPr>
          <w:t xml:space="preserve">They span</w:t>
        </w:r>
      </w:ins>
      <w:ins w:id="311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11" w:author="PR Preview" w:date="2026-01-01T00:00:00Z">
        <w:r>
          <w:rPr>
            <w:b/>
            <w:bCs/>
          </w:rPr>
          <w:t xml:space="preserve">.</w:t>
        </w:r>
      </w:ins>
      <w:ins w:id="3112" w:author="PR Preview" w:date="2026-01-01T00:00:00Z">
        <w:r>
          <w:t xml:space="preserve"> </w:t>
        </w:r>
      </w:ins>
      <w:ins w:id="3113" w:author="PR Preview" w:date="2026-01-01T00:00:00Z">
        <w:r>
          <w:t xml:space="preserve">Take any</w:t>
        </w:r>
      </w:ins>
      <w:ins w:id="311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15" w:author="PR Preview" w:date="2026-01-01T00:00:00Z">
        <w:r>
          <w:t xml:space="preserve">,</w:t>
        </w:r>
      </w:ins>
      <w:ins w:id="3116" w:author="PR Preview" w:date="2026-01-01T00:00:00Z">
        <w:r>
          <w:t xml:space="preserve"> </w:t>
        </w:r>
      </w:ins>
      <w:ins w:id="3117" w:author="PR Preview" w:date="2026-01-01T00:00:00Z">
        <w:r>
          <w:t xml:space="preserve">so</w:t>
        </w:r>
      </w:ins>
      <w:ins w:id="31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for some</w:t>
        </w:r>
      </w:ins>
      <w:ins w:id="31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(</w:t>
        </w:r>
      </w:ins>
      <w:hyperlink w:anchor="def-column-space">
        <w:ins w:id="312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125" w:author="PR Preview" w:date="2026-01-01T00:00:00Z">
        <w:r>
          <w:t xml:space="preserve">).</w:t>
        </w:r>
      </w:ins>
      <w:ins w:id="3126" w:author="PR Preview" w:date="2026-01-01T00:00:00Z">
        <w:r>
          <w:t xml:space="preserve"> </w:t>
        </w:r>
      </w:ins>
      <w:ins w:id="3127" w:author="PR Preview" w:date="2026-01-01T00:00:00Z">
        <w:r>
          <w:t xml:space="preserve">Write</w:t>
        </w:r>
      </w:ins>
      <w:ins w:id="31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3129" w:author="PR Preview" w:date="2026-01-01T00:00:00Z">
        <w:r>
          <w:t xml:space="preserve"> </w:t>
        </w:r>
      </w:ins>
      <w:ins w:id="3130" w:author="PR Preview" w:date="2026-01-01T00:00:00Z">
        <w:r>
          <w:t xml:space="preserve">in the basis of</w:t>
        </w:r>
      </w:ins>
      <w:ins w:id="31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132" w:author="PR Preview" w:date="2026-01-01T00:00:00Z">
        <w:r>
          <w:t xml:space="preserve">.</w:t>
        </w:r>
      </w:ins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ins w:id="3135" w:author="PR Preview" w:date="2026-01-01T00:00:00Z">
        <w:r>
          <w:t xml:space="preserve">a linear combination of</w:t>
        </w:r>
      </w:ins>
      <w:ins w:id="31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ins w:id="3137" w:author="PR Preview" w:date="2026-01-01T00:00:00Z">
        <w:r>
          <w:t xml:space="preserve">.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These vectors are in</w:t>
        </w:r>
      </w:ins>
      <w:ins w:id="31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41" w:author="PR Preview" w:date="2026-01-01T00:00:00Z">
        <w:r>
          <w:t xml:space="preserve">,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so their span is exactly</w:t>
        </w:r>
      </w:ins>
      <w:ins w:id="31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145" w:author="PR Preview" w:date="2026-01-01T00:00:00Z">
        <w:r>
          <w:t xml:space="preserve">.</w:t>
        </w:r>
      </w:ins>
    </w:p>
    <w:p>
      <w:pPr>
        <w:pStyle w:val="BodyText"/>
      </w:pPr>
      <w:ins w:id="3146" w:author="PR Preview" w:date="2026-01-01T00:00:00Z">
        <w:r>
          <w:t xml:space="preserve">So</w:t>
        </w:r>
      </w:ins>
      <w:ins w:id="314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3148" w:author="PR Preview" w:date="2026-01-01T00:00:00Z">
        <w:r>
          <w:t xml:space="preserve">,</w:t>
        </w:r>
      </w:ins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and</w:t>
        </w:r>
      </w:ins>
      <w:ins w:id="315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3152" w:author="PR Preview" w:date="2026-01-01T00:00:00Z">
        <w:r>
          <w:t xml:space="preserve"> </w:t>
        </w:r>
      </w:ins>
      <w:ins w:id="3153" w:author="PR Preview" w:date="2026-01-01T00:00:00Z">
        <w:r>
          <w:t xml:space="preserve">by</w:t>
        </w:r>
      </w:ins>
      <w:ins w:id="3154" w:author="PR Preview" w:date="2026-01-01T00:00:00Z">
        <w:r>
          <w:t xml:space="preserve"> </w:t>
        </w:r>
      </w:ins>
      <w:hyperlink w:anchor="thm-rank-dim">
        <w:ins w:id="315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156" w:author="PR Preview" w:date="2026-01-01T00:00:00Z">
        <w:r>
          <w:t xml:space="preserve">.</w:t>
        </w:r>
      </w:ins>
    </w:p>
    <w:bookmarkStart w:id="86" w:name="exm-rank-nullity"/>
    <w:p>
      <w:pPr>
        <w:pStyle w:val="BodyText"/>
      </w:pPr>
      <w:ins w:id="3157" w:author="PR Preview" w:date="2026-01-01T00:00:00Z">
        <w:r>
          <w:rPr>
            <w:b/>
            <w:bCs/>
          </w:rPr>
          <w:t xml:space="preserve">Example 31 (Checking rank-nullity on the matrix in</w:t>
        </w:r>
      </w:ins>
      <w:ins w:id="3158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3159" w:author="PR Preview" w:date="2026-01-01T00:00:00Z">
          <w:r>
            <w:rPr>
              <w:rStyle w:val="Hyperlink"/>
              <w:b/>
              <w:bCs/>
            </w:rPr>
            <w:t xml:space="preserve">Example 22</w:t>
          </w:r>
        </w:ins>
      </w:hyperlink>
      <w:ins w:id="3160" w:author="PR Preview" w:date="2026-01-01T00:00:00Z">
        <w:r>
          <w:rPr>
            <w:b/>
            <w:bCs/>
          </w:rPr>
          <w:t xml:space="preserve">)</w:t>
        </w:r>
      </w:ins>
      <w:ins w:id="3161" w:author="PR Preview" w:date="2026-01-01T00:00:00Z">
        <w:r>
          <w:t xml:space="preserve"> </w:t>
        </w:r>
      </w:ins>
      <w:ins w:id="3162" w:author="PR Preview" w:date="2026-01-01T00:00:00Z">
        <w:r>
          <w:t xml:space="preserve">The matrix</w:t>
        </w:r>
      </w:ins>
      <w:ins w:id="316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in</w:t>
        </w:r>
      </w:ins>
      <w:ins w:id="3166" w:author="PR Preview" w:date="2026-01-01T00:00:00Z">
        <w:r>
          <w:t xml:space="preserve"> </w:t>
        </w:r>
      </w:ins>
      <w:hyperlink w:anchor="exm-column-space">
        <w:ins w:id="316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3168" w:author="PR Preview" w:date="2026-01-01T00:00:00Z">
        <w:r>
          <w:t xml:space="preserve"> </w:t>
        </w:r>
      </w:ins>
      <w:ins w:id="3169" w:author="PR Preview" w:date="2026-01-01T00:00:00Z">
        <w:r>
          <w:t xml:space="preserve">has</w:t>
        </w:r>
      </w:ins>
      <w:ins w:id="31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3171" w:author="PR Preview" w:date="2026-01-01T00:00:00Z">
        <w:r>
          <w:t xml:space="preserve"> </w:t>
        </w:r>
      </w:ins>
      <w:ins w:id="3172" w:author="PR Preview" w:date="2026-01-01T00:00:00Z">
        <w:r>
          <w:t xml:space="preserve">columns,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rank</w:t>
        </w:r>
      </w:ins>
      <w:ins w:id="3175" w:author="PR Preview" w:date="2026-01-01T00:00:00Z">
        <w:r>
          <w:t xml:space="preserve"> </w:t>
        </w:r>
      </w:ins>
      <m:oMath>
        <m:r>
          <m:t>1</m:t>
        </m:r>
      </m:oMath>
      <w:ins w:id="3176" w:author="PR Preview" w:date="2026-01-01T00:00:00Z">
        <w:r>
          <w:t xml:space="preserve"> </w:t>
        </w:r>
      </w:ins>
      <w:ins w:id="3177" w:author="PR Preview" w:date="2026-01-01T00:00:00Z">
        <w:r>
          <w:t xml:space="preserve">(</w:t>
        </w:r>
      </w:ins>
      <w:hyperlink w:anchor="exm-rank-dim">
        <w:ins w:id="3178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3179" w:author="PR Preview" w:date="2026-01-01T00:00:00Z">
        <w:r>
          <w:t xml:space="preserve">)</w:t>
        </w:r>
      </w:ins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and nullity</w:t>
        </w:r>
      </w:ins>
      <w:ins w:id="3182" w:author="PR Preview" w:date="2026-01-01T00:00:00Z">
        <w:r>
          <w:t xml:space="preserve"> </w:t>
        </w:r>
      </w:ins>
      <m:oMath>
        <m:r>
          <m:t>2</m:t>
        </m:r>
      </m:oMath>
      <w:ins w:id="3183" w:author="PR Preview" w:date="2026-01-01T00:00:00Z">
        <w:r>
          <w:t xml:space="preserve"> </w:t>
        </w:r>
      </w:ins>
      <w:ins w:id="3184" w:author="PR Preview" w:date="2026-01-01T00:00:00Z">
        <w:r>
          <w:t xml:space="preserve">(</w:t>
        </w:r>
      </w:ins>
      <w:hyperlink w:anchor="exm-nullity">
        <w:ins w:id="3185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186" w:author="PR Preview" w:date="2026-01-01T00:00:00Z">
        <w:r>
          <w:t xml:space="preserve">),</w:t>
        </w:r>
      </w:ins>
      <w:ins w:id="3187" w:author="PR Preview" w:date="2026-01-01T00:00:00Z">
        <w:r>
          <w:t xml:space="preserve"> </w:t>
        </w:r>
      </w:ins>
      <w:ins w:id="3188" w:author="PR Preview" w:date="2026-01-01T00:00:00Z">
        <w:r>
          <w:t xml:space="preserve">and</w:t>
        </w:r>
      </w:ins>
      <w:ins w:id="31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3190" w:author="PR Preview" w:date="2026-01-01T00:00:00Z">
        <w:r>
          <w:t xml:space="preserve">.</w:t>
        </w:r>
      </w:ins>
      <w:ins w:id="3191" w:author="PR Preview" w:date="2026-01-01T00:00:00Z">
        <w:r>
          <w:t xml:space="preserve"> </w:t>
        </w:r>
      </w:ins>
      <w:ins w:id="3192" w:author="PR Preview" w:date="2026-01-01T00:00:00Z">
        <w:r>
          <w:t xml:space="preserve">The</w:t>
        </w:r>
      </w:ins>
      <w:ins w:id="319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194" w:author="PR Preview" w:date="2026-01-01T00:00:00Z">
        <w:r>
          <w:t xml:space="preserve"> </w:t>
        </w:r>
      </w:ins>
      <w:ins w:id="3195" w:author="PR Preview" w:date="2026-01-01T00:00:00Z">
        <w:r>
          <w:t xml:space="preserve">identity matrix has rank</w:t>
        </w:r>
      </w:ins>
      <w:ins w:id="3196" w:author="PR Preview" w:date="2026-01-01T00:00:00Z">
        <w:r>
          <w:t xml:space="preserve"> </w:t>
        </w:r>
      </w:ins>
      <m:oMath>
        <m:r>
          <m:t>2</m:t>
        </m:r>
      </m:oMath>
      <w:ins w:id="3197" w:author="PR Preview" w:date="2026-01-01T00:00:00Z">
        <w:r>
          <w:t xml:space="preserve"> </w:t>
        </w:r>
      </w:ins>
      <w:ins w:id="3198" w:author="PR Preview" w:date="2026-01-01T00:00:00Z">
        <w:r>
          <w:t xml:space="preserve">and nullity</w:t>
        </w:r>
      </w:ins>
      <w:ins w:id="3199" w:author="PR Preview" w:date="2026-01-01T00:00:00Z">
        <w:r>
          <w:t xml:space="preserve"> </w:t>
        </w:r>
      </w:ins>
      <m:oMath>
        <m:r>
          <m:t>0</m:t>
        </m:r>
      </m:oMath>
      <w:ins w:id="3200" w:author="PR Preview" w:date="2026-01-01T00:00:00Z">
        <w:r>
          <w:t xml:space="preserve"> </w:t>
        </w:r>
      </w:ins>
      <w:ins w:id="3201" w:author="PR Preview" w:date="2026-01-01T00:00:00Z">
        <w:r>
          <w:t xml:space="preserve">(</w:t>
        </w:r>
      </w:ins>
      <w:hyperlink w:anchor="exm-nullity">
        <w:ins w:id="3202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3203" w:author="PR Preview" w:date="2026-01-01T00:00:00Z">
        <w:r>
          <w:t xml:space="preserve">),</w:t>
        </w:r>
      </w:ins>
      <w:ins w:id="3204" w:author="PR Preview" w:date="2026-01-01T00:00:00Z">
        <w:r>
          <w:t xml:space="preserve"> </w:t>
        </w:r>
      </w:ins>
      <w:ins w:id="3205" w:author="PR Preview" w:date="2026-01-01T00:00:00Z">
        <w:r>
          <w:t xml:space="preserve">and</w:t>
        </w:r>
      </w:ins>
      <w:ins w:id="320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ins w:id="3207" w:author="PR Preview" w:date="2026-01-01T00:00:00Z">
        <w:r>
          <w:t xml:space="preserve">.</w:t>
        </w:r>
      </w:ins>
    </w:p>
    <w:bookmarkEnd w:id="86"/>
    <w:bookmarkStart w:id="87" w:name="thm-rank-product"/>
    <w:p>
      <w:pPr>
        <w:pStyle w:val="BodyText"/>
      </w:pPr>
      <w:ins w:id="3208" w:author="PR Preview" w:date="2026-01-01T00:00:00Z">
        <w:r>
          <w:rPr>
            <w:b/>
            <w:bCs/>
          </w:rPr>
          <w:t xml:space="preserve">Theorem 18 (Multiplying on the right cannot increase the rank)</w:t>
        </w:r>
      </w:ins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If</w:t>
        </w:r>
      </w:ins>
      <w:ins w:id="32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12" w:author="PR Preview" w:date="2026-01-01T00:00:00Z">
        <w:r>
          <w:t xml:space="preserve"> </w:t>
        </w:r>
      </w:ins>
      <w:ins w:id="3213" w:author="PR Preview" w:date="2026-01-01T00:00:00Z">
        <w:r>
          <w:t xml:space="preserve">is</w:t>
        </w:r>
      </w:ins>
      <w:ins w:id="321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215" w:author="PR Preview" w:date="2026-01-01T00:00:00Z">
        <w:r>
          <w:t xml:space="preserve"> </w:t>
        </w:r>
      </w:ins>
      <w:ins w:id="3216" w:author="PR Preview" w:date="2026-01-01T00:00:00Z">
        <w:r>
          <w:t xml:space="preserve">and</w:t>
        </w:r>
      </w:ins>
      <w:ins w:id="321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218" w:author="PR Preview" w:date="2026-01-01T00:00:00Z">
        <w:r>
          <w:t xml:space="preserve"> </w:t>
        </w:r>
      </w:ins>
      <w:ins w:id="3219" w:author="PR Preview" w:date="2026-01-01T00:00:00Z">
        <w:r>
          <w:t xml:space="preserve">is</w:t>
        </w:r>
      </w:ins>
      <w:ins w:id="32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3221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ins w:id="3222" w:author="PR Preview" w:date="2026-01-01T00:00:00Z">
        <w:r>
          <w:rPr>
            <w:i/>
            <w:iCs/>
          </w:rPr>
          <w:t xml:space="preserve">Proof</w:t>
        </w:r>
      </w:ins>
      <w:ins w:id="3223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224" w:author="PR Preview" w:date="2026-01-01T00:00:00Z">
        <w:r>
          <w:rPr>
            <w:b/>
            <w:bCs/>
          </w:rPr>
          <w:t xml:space="preserve">.</w:t>
        </w:r>
      </w:ins>
      <w:ins w:id="3225" w:author="PR Preview" w:date="2026-01-01T00:00:00Z">
        <w:r>
          <w:t xml:space="preserve"> </w:t>
        </w:r>
      </w:ins>
      <w:ins w:id="3226" w:author="PR Preview" w:date="2026-01-01T00:00:00Z">
        <w:r>
          <w:t xml:space="preserve">Any vector in</w:t>
        </w:r>
      </w:ins>
      <w:ins w:id="32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3228" w:author="PR Preview" w:date="2026-01-01T00:00:00Z">
        <w:r>
          <w:t xml:space="preserve"> </w:t>
        </w:r>
      </w:ins>
      <w:ins w:id="3229" w:author="PR Preview" w:date="2026-01-01T00:00:00Z">
        <w:r>
          <w:t xml:space="preserve">is</w:t>
        </w:r>
      </w:ins>
      <w:ins w:id="32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ins w:id="3231" w:author="PR Preview" w:date="2026-01-01T00:00:00Z">
        <w:r>
          <w:t xml:space="preserve"> </w:t>
        </w:r>
      </w:ins>
      <w:ins w:id="3232" w:author="PR Preview" w:date="2026-01-01T00:00:00Z">
        <w:r>
          <w:t xml:space="preserve">for some</w:t>
        </w:r>
      </w:ins>
      <w:ins w:id="32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3234" w:author="PR Preview" w:date="2026-01-01T00:00:00Z">
        <w:r>
          <w:t xml:space="preserve"> </w:t>
        </w:r>
      </w:ins>
      <w:ins w:id="3235" w:author="PR Preview" w:date="2026-01-01T00:00:00Z">
        <w:r>
          <w:t xml:space="preserve">(</w:t>
        </w:r>
      </w:ins>
      <w:hyperlink w:anchor="def-column-space">
        <w:ins w:id="323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37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238" w:author="PR Preview" w:date="2026-01-01T00:00:00Z">
        <w:r>
          <w:t xml:space="preserve">is</w:t>
        </w:r>
      </w:ins>
      <w:ins w:id="32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40" w:author="PR Preview" w:date="2026-01-01T00:00:00Z">
        <w:r>
          <w:t xml:space="preserve"> </w:t>
        </w:r>
      </w:ins>
      <w:ins w:id="3241" w:author="PR Preview" w:date="2026-01-01T00:00:00Z">
        <w:r>
          <w:t xml:space="preserve">times the vector</w:t>
        </w:r>
      </w:ins>
      <w:ins w:id="324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243" w:author="PR Preview" w:date="2026-01-01T00:00:00Z">
        <w:r>
          <w:t xml:space="preserve">,</w:t>
        </w:r>
      </w:ins>
      <w:ins w:id="3244" w:author="PR Preview" w:date="2026-01-01T00:00:00Z">
        <w:r>
          <w:t xml:space="preserve"> </w:t>
        </w:r>
      </w:ins>
      <w:ins w:id="3245" w:author="PR Preview" w:date="2026-01-01T00:00:00Z">
        <w:r>
          <w:t xml:space="preserve">so it is in</w:t>
        </w:r>
      </w:ins>
      <w:ins w:id="32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247" w:author="PR Preview" w:date="2026-01-01T00:00:00Z">
        <w:r>
          <w:t xml:space="preserve">.</w:t>
        </w:r>
      </w:ins>
    </w:p>
    <w:p>
      <w:pPr>
        <w:pStyle w:val="BodyText"/>
      </w:pPr>
      <w:ins w:id="3248" w:author="PR Preview" w:date="2026-01-01T00:00:00Z">
        <w:r>
          <w:rPr>
            <w:b/>
            <w:bCs/>
          </w:rPr>
          <w:t xml:space="preserve">Compare dimensions.</w:t>
        </w:r>
      </w:ins>
      <w:ins w:id="3249" w:author="PR Preview" w:date="2026-01-01T00:00:00Z">
        <w:r>
          <w:t xml:space="preserve"> </w:t>
        </w:r>
      </w:ins>
      <w:ins w:id="3250" w:author="PR Preview" w:date="2026-01-01T00:00:00Z">
        <w:r>
          <w:t xml:space="preserve">Both column spaces are subspaces (</w:t>
        </w:r>
      </w:ins>
      <w:hyperlink w:anchor="thm-column-space-span">
        <w:ins w:id="3251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252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8" w:name="exm-rank-product"/>
    <w:p>
      <w:pPr>
        <w:pStyle w:val="FirstParagraph"/>
      </w:pPr>
      <w:ins w:id="3253" w:author="PR Preview" w:date="2026-01-01T00:00:00Z">
        <w:r>
          <w:rPr>
            <w:b/>
            <w:bCs/>
          </w:rPr>
          <w:t xml:space="preserve">Example 32 (A product can lose rank)</w:t>
        </w:r>
      </w:ins>
      <w:ins w:id="3254" w:author="PR Preview" w:date="2026-01-01T00:00:00Z">
        <w:r>
          <w:t xml:space="preserve"> </w:t>
        </w:r>
      </w:ins>
      <w:ins w:id="3255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has rank</w:t>
        </w:r>
      </w:ins>
      <w:ins w:id="3258" w:author="PR Preview" w:date="2026-01-01T00:00:00Z">
        <w:r>
          <w:t xml:space="preserve"> </w:t>
        </w:r>
      </w:ins>
      <m:oMath>
        <m:r>
          <m:t>1</m:t>
        </m:r>
      </m:oMath>
      <w:ins w:id="3259" w:author="PR Preview" w:date="2026-01-01T00:00:00Z">
        <w:r>
          <w:t xml:space="preserve">, but</w:t>
        </w:r>
      </w:ins>
      <w:ins w:id="32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3261" w:author="PR Preview" w:date="2026-01-01T00:00:00Z">
        <w:r>
          <w:t xml:space="preserve"> </w:t>
        </w:r>
      </w:ins>
      <w:ins w:id="3262" w:author="PR Preview" w:date="2026-01-01T00:00:00Z">
        <w:r>
          <w:t xml:space="preserve">has rank</w:t>
        </w:r>
      </w:ins>
      <w:ins w:id="3263" w:author="PR Preview" w:date="2026-01-01T00:00:00Z">
        <w:r>
          <w:t xml:space="preserve"> </w:t>
        </w:r>
      </w:ins>
      <m:oMath>
        <m:r>
          <m:t>0</m:t>
        </m:r>
      </m:oMath>
      <w:ins w:id="3264" w:author="PR Preview" w:date="2026-01-01T00:00:00Z">
        <w:r>
          <w:t xml:space="preserve">,</w:t>
        </w:r>
      </w:ins>
      <w:ins w:id="3265" w:author="PR Preview" w:date="2026-01-01T00:00:00Z">
        <w:r>
          <w:t xml:space="preserve"> </w:t>
        </w:r>
      </w:ins>
      <w:ins w:id="3266" w:author="PR Preview" w:date="2026-01-01T00:00:00Z">
        <w:r>
          <w:t xml:space="preserve">so the inequality in</w:t>
        </w:r>
      </w:ins>
      <w:ins w:id="3267" w:author="PR Preview" w:date="2026-01-01T00:00:00Z">
        <w:r>
          <w:t xml:space="preserve"> </w:t>
        </w:r>
      </w:ins>
      <w:hyperlink w:anchor="thm-rank-product">
        <w:ins w:id="326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can be strict.</w:t>
        </w:r>
      </w:ins>
      <w:ins w:id="3271" w:author="PR Preview" w:date="2026-01-01T00:00:00Z">
        <w:r>
          <w:t xml:space="preserve"> </w:t>
        </w:r>
      </w:ins>
      <w:ins w:id="3272" w:author="PR Preview" w:date="2026-01-01T00:00:00Z">
        <w:r>
          <w:t xml:space="preserve">With the</w:t>
        </w:r>
      </w:ins>
      <w:ins w:id="327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identity in place of</w:t>
        </w:r>
      </w:ins>
      <w:ins w:id="327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277" w:author="PR Preview" w:date="2026-01-01T00:00:00Z">
        <w:r>
          <w:t xml:space="preserve">,</w:t>
        </w:r>
      </w:ins>
      <w:ins w:id="327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3279" w:author="PR Preview" w:date="2026-01-01T00:00:00Z">
        <w:r>
          <w:t xml:space="preserve"> </w:t>
        </w:r>
      </w:ins>
      <w:ins w:id="3280" w:author="PR Preview" w:date="2026-01-01T00:00:00Z">
        <w:r>
          <w:t xml:space="preserve">keeps rank</w:t>
        </w:r>
      </w:ins>
      <w:ins w:id="3281" w:author="PR Preview" w:date="2026-01-01T00:00:00Z">
        <w:r>
          <w:t xml:space="preserve"> </w:t>
        </w:r>
      </w:ins>
      <m:oMath>
        <m:r>
          <m:t>1</m:t>
        </m:r>
      </m:oMath>
      <w:ins w:id="3282" w:author="PR Preview" w:date="2026-01-01T00:00:00Z">
        <w:r>
          <w:t xml:space="preserve">, and the inequality is an equality.</w:t>
        </w:r>
      </w:ins>
    </w:p>
    <w:bookmarkEnd w:id="88"/>
    <w:bookmarkStart w:id="89" w:name="thm-rank-transpose"/>
    <w:p>
      <w:pPr>
        <w:pStyle w:val="BodyText"/>
      </w:pPr>
      <w:ins w:id="3283" w:author="PR Preview" w:date="2026-01-01T00:00:00Z">
        <w:r>
          <w:rPr>
            <w:b/>
            <w:bCs/>
          </w:rPr>
          <w:t xml:space="preserve">Theorem 19 (Fundamental theorem of ranks)</w:t>
        </w:r>
      </w:ins>
      <w:ins w:id="3284" w:author="PR Preview" w:date="2026-01-01T00:00:00Z">
        <w:r>
          <w:t xml:space="preserve"> </w:t>
        </w:r>
      </w:ins>
      <w:ins w:id="3285" w:author="PR Preview" w:date="2026-01-01T00:00:00Z">
        <w:r>
          <w:t xml:space="preserve">For any</w:t>
        </w:r>
      </w:ins>
      <w:ins w:id="328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287" w:author="PR Preview" w:date="2026-01-01T00:00:00Z">
        <w:r>
          <w:t xml:space="preserve"> </w:t>
        </w:r>
      </w:ins>
      <w:ins w:id="3288" w:author="PR Preview" w:date="2026-01-01T00:00:00Z">
        <w:r>
          <w:t xml:space="preserve">matrix</w:t>
        </w:r>
      </w:ins>
      <w:ins w:id="32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291" w:author="PR Preview" w:date="2026-01-01T00:00:00Z">
        <w:r>
          <w:t xml:space="preserve">In particular, the largest number of linearly independent rows of</w:t>
        </w:r>
      </w:ins>
      <w:ins w:id="32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93" w:author="PR Preview" w:date="2026-01-01T00:00:00Z">
        <w:r>
          <w:t xml:space="preserve"> </w:t>
        </w:r>
      </w:ins>
      <w:ins w:id="3294" w:author="PR Preview" w:date="2026-01-01T00:00:00Z">
        <w:r>
          <w:t xml:space="preserve">equals the largest number of linearly independent columns.</w:t>
        </w:r>
      </w:ins>
    </w:p>
    <w:bookmarkEnd w:id="89"/>
    <w:p>
      <w:pPr>
        <w:pStyle w:val="BodyText"/>
      </w:pPr>
      <w:ins w:id="3295" w:author="PR Preview" w:date="2026-01-01T00:00:00Z">
        <w:r>
          <w:rPr>
            <w:i/>
            <w:iCs/>
          </w:rPr>
          <w:t xml:space="preserve">Proof</w:t>
        </w:r>
      </w:ins>
      <w:ins w:id="3296" w:author="PR Preview" w:date="2026-01-01T00:00:00Z">
        <w:r>
          <w:t xml:space="preserve">.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297" w:author="PR Preview" w:date="2026-01-01T00:00:00Z">
        <w:r>
          <w:rPr>
            <w:b/>
            <w:bCs/>
          </w:rPr>
          <w:t xml:space="preserve">.</w:t>
        </w:r>
      </w:ins>
      <w:ins w:id="3298" w:author="PR Preview" w:date="2026-01-01T00:00:00Z">
        <w:r>
          <w:t xml:space="preserve"> </w:t>
        </w:r>
      </w:ins>
      <w:ins w:id="3299" w:author="PR Preview" w:date="2026-01-01T00:00:00Z">
        <w:r>
          <w:t xml:space="preserve">Both matrices have</w:t>
        </w:r>
      </w:ins>
      <w:ins w:id="3300" w:author="PR Preview" w:date="2026-01-01T00:00:00Z">
        <w:r>
          <w:t xml:space="preserve"> </w:t>
        </w:r>
      </w:ins>
      <m:oMath>
        <m:r>
          <m:t>n</m:t>
        </m:r>
      </m:oMath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columns,</w:t>
        </w:r>
      </w:ins>
      <w:ins w:id="3303" w:author="PR Preview" w:date="2026-01-01T00:00:00Z">
        <w:r>
          <w:t xml:space="preserve"> </w:t>
        </w:r>
      </w:ins>
      <w:ins w:id="3304" w:author="PR Preview" w:date="2026-01-01T00:00:00Z">
        <w:r>
          <w:t xml:space="preserve">and</w:t>
        </w:r>
      </w:ins>
      <w:ins w:id="33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306" w:author="PR Preview" w:date="2026-01-01T00:00:00Z">
        <w:r>
          <w:t xml:space="preserve"> </w:t>
        </w:r>
      </w:ins>
      <w:ins w:id="3307" w:author="PR Preview" w:date="2026-01-01T00:00:00Z">
        <w:r>
          <w:t xml:space="preserve">(</w:t>
        </w:r>
      </w:ins>
      <w:hyperlink w:anchor="thm-null-gram">
        <w:ins w:id="3308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309" w:author="PR Preview" w:date="2026-01-01T00:00:00Z">
        <w:r>
          <w:t xml:space="preserve">),</w:t>
        </w:r>
      </w:ins>
      <w:ins w:id="3310" w:author="PR Preview" w:date="2026-01-01T00:00:00Z">
        <w:r>
          <w:t xml:space="preserve"> </w:t>
        </w:r>
      </w:ins>
      <w:ins w:id="3311" w:author="PR Preview" w:date="2026-01-01T00:00:00Z">
        <w:r>
          <w:t xml:space="preserve">so they have the same nullity (</w:t>
        </w:r>
      </w:ins>
      <w:hyperlink w:anchor="def-nullity">
        <w:ins w:id="3312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313" w:author="PR Preview" w:date="2026-01-01T00:00:00Z">
        <w:r>
          <w:t xml:space="preserve">).</w:t>
        </w:r>
      </w:ins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316" w:author="PR Preview" w:date="2026-01-01T00:00:00Z">
        <w:r>
          <w:rPr>
            <w:b/>
            <w:bCs/>
          </w:rPr>
          <w:t xml:space="preserve">.</w:t>
        </w:r>
      </w:ins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Apply the previous step to the</w:t>
        </w:r>
      </w:ins>
      <w:ins w:id="331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3320" w:author="PR Preview" w:date="2026-01-01T00:00:00Z">
        <w:r>
          <w:t xml:space="preserve"> </w:t>
        </w:r>
      </w:ins>
      <w:ins w:id="3321" w:author="PR Preview" w:date="2026-01-01T00:00:00Z">
        <w:r>
          <w:t xml:space="preserve">matrix</w:t>
        </w:r>
      </w:ins>
      <w:ins w:id="33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323" w:author="PR Preview" w:date="2026-01-01T00:00:00Z">
        <w:r>
          <w:t xml:space="preserve">,</w:t>
        </w:r>
      </w:ins>
      <w:ins w:id="3324" w:author="PR Preview" w:date="2026-01-01T00:00:00Z">
        <w:r>
          <w:t xml:space="preserve"> </w:t>
        </w:r>
      </w:ins>
      <w:ins w:id="3325" w:author="PR Preview" w:date="2026-01-01T00:00:00Z">
        <w:r>
          <w:t xml:space="preserve">using</w:t>
        </w:r>
      </w:ins>
      <w:ins w:id="332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3327" w:author="PR Preview" w:date="2026-01-01T00:00:00Z">
        <w:r>
          <w:t xml:space="preserve">.</w:t>
        </w:r>
      </w:ins>
    </w:p>
    <w:p>
      <w:pPr>
        <w:pStyle w:val="BodyText"/>
      </w:pPr>
      <w:ins w:id="3328" w:author="PR Preview" w:date="2026-01-01T00:00:00Z">
        <w:r>
          <w:rPr>
            <w:b/>
            <w:bCs/>
          </w:rPr>
          <w:t xml:space="preserve">Chain the inequalities.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ins w:id="3329" w:author="PR Preview" w:date="2026-01-01T00:00:00Z">
        <w:r>
          <w:t xml:space="preserve">The chain starts and ends at</w:t>
        </w:r>
      </w:ins>
      <w:ins w:id="333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331" w:author="PR Preview" w:date="2026-01-01T00:00:00Z">
        <w:r>
          <w:t xml:space="preserve">,</w:t>
        </w:r>
      </w:ins>
      <w:ins w:id="3332" w:author="PR Preview" w:date="2026-01-01T00:00:00Z">
        <w:r>
          <w:t xml:space="preserve"> </w:t>
        </w:r>
      </w:ins>
      <w:ins w:id="3333" w:author="PR Preview" w:date="2026-01-01T00:00:00Z">
        <w:r>
          <w:t xml:space="preserve">so every quantity in it equals</w:t>
        </w:r>
      </w:ins>
      <w:ins w:id="333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335" w:author="PR Preview" w:date="2026-01-01T00:00:00Z">
        <w:r>
          <w:t xml:space="preserve">.</w:t>
        </w:r>
      </w:ins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The columns of</w:t>
        </w:r>
      </w:ins>
      <w:ins w:id="333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339" w:author="PR Preview" w:date="2026-01-01T00:00:00Z">
        <w:r>
          <w:t xml:space="preserve"> </w:t>
        </w:r>
      </w:ins>
      <w:ins w:id="3340" w:author="PR Preview" w:date="2026-01-01T00:00:00Z">
        <w:r>
          <w:t xml:space="preserve">are the rows of</w:t>
        </w:r>
      </w:ins>
      <w:ins w:id="33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42" w:author="PR Preview" w:date="2026-01-01T00:00:00Z">
        <w:r>
          <w:t xml:space="preserve">,</w:t>
        </w:r>
      </w:ins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which gives the statement about rows.</w:t>
        </w:r>
      </w:ins>
    </w:p>
    <w:bookmarkStart w:id="90" w:name="exm-rank-transpose"/>
    <w:p>
      <w:pPr>
        <w:pStyle w:val="BodyText"/>
      </w:pPr>
      <w:ins w:id="3345" w:author="PR Preview" w:date="2026-01-01T00:00:00Z">
        <w:r>
          <w:rPr>
            <w:b/>
            <w:bCs/>
          </w:rPr>
          <w:t xml:space="preserve">Example 33 (Four equal ranks)</w:t>
        </w:r>
      </w:ins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For</w:t>
        </w:r>
      </w:ins>
      <w:ins w:id="33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49" w:author="PR Preview" w:date="2026-01-01T00:00:00Z">
        <w:r>
          <w:t xml:space="preserve"> </w:t>
        </w:r>
      </w:ins>
      <w:ins w:id="3350" w:author="PR Preview" w:date="2026-01-01T00:00:00Z">
        <w:r>
          <w:t xml:space="preserve">in</w:t>
        </w:r>
      </w:ins>
      <w:ins w:id="3351" w:author="PR Preview" w:date="2026-01-01T00:00:00Z">
        <w:r>
          <w:t xml:space="preserve"> </w:t>
        </w:r>
      </w:ins>
      <w:hyperlink w:anchor="exm-column-space">
        <w:ins w:id="3352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3353" w:author="PR Preview" w:date="2026-01-01T00:00:00Z">
        <w:r>
          <w:t xml:space="preserve">,</w:t>
        </w:r>
      </w:ins>
      <w:ins w:id="335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(</w:t>
        </w:r>
      </w:ins>
      <w:hyperlink w:anchor="exm-rank-dim">
        <w:ins w:id="3357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3358" w:author="PR Preview" w:date="2026-01-01T00:00:00Z">
        <w:r>
          <w:t xml:space="preserve">).</w:t>
        </w:r>
      </w:ins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Its transpose</w:t>
        </w:r>
      </w:ins>
      <w:ins w:id="336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has second column</w:t>
        </w:r>
      </w:ins>
      <w:ins w:id="3364" w:author="PR Preview" w:date="2026-01-01T00:00:00Z">
        <w:r>
          <w:t xml:space="preserve"> </w:t>
        </w:r>
      </w:ins>
      <m:oMath>
        <m:r>
          <m:t>3</m:t>
        </m:r>
      </m:oMath>
      <w:ins w:id="3365" w:author="PR Preview" w:date="2026-01-01T00:00:00Z">
        <w:r>
          <w:t xml:space="preserve"> </w:t>
        </w:r>
      </w:ins>
      <w:ins w:id="3366" w:author="PR Preview" w:date="2026-01-01T00:00:00Z">
        <w:r>
          <w:t xml:space="preserve">times its first, so its rank is</w:t>
        </w:r>
      </w:ins>
      <w:ins w:id="3367" w:author="PR Preview" w:date="2026-01-01T00:00:00Z">
        <w:r>
          <w:t xml:space="preserve"> </w:t>
        </w:r>
      </w:ins>
      <m:oMath>
        <m:r>
          <m:t>1</m:t>
        </m:r>
      </m:oMath>
      <w:ins w:id="3368" w:author="PR Preview" w:date="2026-01-01T00:00:00Z">
        <w:r>
          <w:t xml:space="preserve">.</w:t>
        </w:r>
      </w:ins>
      <w:ins w:id="336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in</w:t>
        </w:r>
      </w:ins>
      <w:ins w:id="3372" w:author="PR Preview" w:date="2026-01-01T00:00:00Z">
        <w:r>
          <w:t xml:space="preserve"> </w:t>
        </w:r>
      </w:ins>
      <w:hyperlink w:anchor="exm-null-gram">
        <w:ins w:id="3373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has every row a multiple of</w:t>
        </w:r>
      </w:ins>
      <w:ins w:id="33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3377" w:author="PR Preview" w:date="2026-01-01T00:00:00Z">
        <w:r>
          <w:t xml:space="preserve">,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so its rank is</w:t>
        </w:r>
      </w:ins>
      <w:ins w:id="3380" w:author="PR Preview" w:date="2026-01-01T00:00:00Z">
        <w:r>
          <w:t xml:space="preserve"> </w:t>
        </w:r>
      </w:ins>
      <m:oMath>
        <m:r>
          <m:t>1</m:t>
        </m:r>
      </m:oMath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too,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383" w:author="PR Preview" w:date="2026-01-01T00:00:00Z">
        <w:r>
          <w:t xml:space="preserve">whose second column is</w:t>
        </w:r>
      </w:ins>
      <w:ins w:id="3384" w:author="PR Preview" w:date="2026-01-01T00:00:00Z">
        <w:r>
          <w:t xml:space="preserve"> </w:t>
        </w:r>
      </w:ins>
      <m:oMath>
        <m:r>
          <m:t>3</m:t>
        </m:r>
      </m:oMath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times its first, so its rank is</w:t>
        </w:r>
      </w:ins>
      <w:ins w:id="3387" w:author="PR Preview" w:date="2026-01-01T00:00:00Z">
        <w:r>
          <w:t xml:space="preserve"> </w:t>
        </w:r>
      </w:ins>
      <m:oMath>
        <m:r>
          <m:t>1</m:t>
        </m:r>
      </m:oMath>
      <w:ins w:id="3388" w:author="PR Preview" w:date="2026-01-01T00:00:00Z">
        <w:r>
          <w:t xml:space="preserve">.</w:t>
        </w:r>
      </w:ins>
    </w:p>
    <w:bookmarkEnd w:id="90"/>
    <w:bookmarkStart w:id="91" w:name="cor-rank-bound"/>
    <w:p>
      <w:pPr>
        <w:pStyle w:val="BodyText"/>
      </w:pPr>
      <w:ins w:id="3389" w:author="PR Preview" w:date="2026-01-01T00:00:00Z">
        <w:r>
          <w:rPr>
            <w:b/>
            <w:bCs/>
          </w:rPr>
          <w:t xml:space="preserve">Corollary 1 (The rank is at most the smaller dimension)</w:t>
        </w:r>
      </w:ins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For any</w:t>
        </w:r>
      </w:ins>
      <w:ins w:id="339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matrix</w:t>
        </w:r>
      </w:ins>
      <w:ins w:id="33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96" w:author="PR Preview" w:date="2026-01-01T00:00:00Z">
        <w:r>
          <w:t xml:space="preserve">,</w:t>
        </w:r>
      </w:ins>
      <w:ins w:id="339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3398" w:author="PR Preview" w:date="2026-01-01T00:00:00Z">
        <w:r>
          <w:t xml:space="preserve">.</w:t>
        </w:r>
      </w:ins>
    </w:p>
    <w:bookmarkEnd w:id="91"/>
    <w:p>
      <w:pPr>
        <w:pStyle w:val="BodyText"/>
      </w:pPr>
      <w:ins w:id="3399" w:author="PR Preview" w:date="2026-01-01T00:00:00Z">
        <w:r>
          <w:rPr>
            <w:i/>
            <w:iCs/>
          </w:rPr>
          <w:t xml:space="preserve">Proof</w:t>
        </w:r>
      </w:ins>
      <w:ins w:id="3400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</m:oMath>
      <w:ins w:id="3401" w:author="PR Preview" w:date="2026-01-01T00:00:00Z">
        <w:r>
          <w:t xml:space="preserve"> </w:t>
        </w:r>
      </w:ins>
      <w:ins w:id="3402" w:author="PR Preview" w:date="2026-01-01T00:00:00Z">
        <w:r>
          <w:t xml:space="preserve">has</w:t>
        </w:r>
      </w:ins>
      <w:ins w:id="3403" w:author="PR Preview" w:date="2026-01-01T00:00:00Z">
        <w:r>
          <w:t xml:space="preserve"> </w:t>
        </w:r>
      </w:ins>
      <m:oMath>
        <m:r>
          <m:t>n</m:t>
        </m:r>
      </m:oMath>
      <w:ins w:id="3404" w:author="PR Preview" w:date="2026-01-01T00:00:00Z">
        <w:r>
          <w:t xml:space="preserve"> </w:t>
        </w:r>
      </w:ins>
      <w:ins w:id="3405" w:author="PR Preview" w:date="2026-01-01T00:00:00Z">
        <w:r>
          <w:t xml:space="preserve">columns,</w:t>
        </w:r>
      </w:ins>
      <w:ins w:id="3406" w:author="PR Preview" w:date="2026-01-01T00:00:00Z">
        <w:r>
          <w:t xml:space="preserve"> </w:t>
        </w:r>
      </w:ins>
      <w:ins w:id="3407" w:author="PR Preview" w:date="2026-01-01T00:00:00Z">
        <w:r>
          <w:t xml:space="preserve">so at most</w:t>
        </w:r>
      </w:ins>
      <w:ins w:id="3408" w:author="PR Preview" w:date="2026-01-01T00:00:00Z">
        <w:r>
          <w:t xml:space="preserve"> </w:t>
        </w:r>
      </w:ins>
      <m:oMath>
        <m:r>
          <m:t>n</m:t>
        </m:r>
      </m:oMath>
      <w:ins w:id="3409" w:author="PR Preview" w:date="2026-01-01T00:00:00Z">
        <w:r>
          <w:t xml:space="preserve"> </w:t>
        </w:r>
      </w:ins>
      <w:ins w:id="3410" w:author="PR Preview" w:date="2026-01-01T00:00:00Z">
        <w:r>
          <w:t xml:space="preserve">of them are linearly independent,</w:t>
        </w:r>
      </w:ins>
      <w:ins w:id="3411" w:author="PR Preview" w:date="2026-01-01T00:00:00Z">
        <w:r>
          <w:t xml:space="preserve"> </w:t>
        </w:r>
      </w:ins>
      <w:ins w:id="3412" w:author="PR Preview" w:date="2026-01-01T00:00:00Z">
        <w:r>
          <w:t xml:space="preserve">and</w:t>
        </w:r>
      </w:ins>
      <w:ins w:id="341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(</w:t>
        </w:r>
      </w:ins>
      <w:hyperlink w:anchor="def-rank">
        <w:ins w:id="341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417" w:author="PR Preview" w:date="2026-01-01T00:00:00Z">
        <w:r>
          <w:t xml:space="preserve">).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Likewise</w:t>
        </w:r>
      </w:ins>
      <w:ins w:id="342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has</w:t>
        </w:r>
      </w:ins>
      <w:ins w:id="3423" w:author="PR Preview" w:date="2026-01-01T00:00:00Z">
        <w:r>
          <w:t xml:space="preserve"> </w:t>
        </w:r>
      </w:ins>
      <m:oMath>
        <m:r>
          <m:t>m</m:t>
        </m:r>
      </m:oMath>
      <w:ins w:id="3424" w:author="PR Preview" w:date="2026-01-01T00:00:00Z">
        <w:r>
          <w:t xml:space="preserve"> </w:t>
        </w:r>
      </w:ins>
      <w:ins w:id="3425" w:author="PR Preview" w:date="2026-01-01T00:00:00Z">
        <w:r>
          <w:t xml:space="preserve">columns,</w:t>
        </w:r>
      </w:ins>
      <w:ins w:id="3426" w:author="PR Preview" w:date="2026-01-01T00:00:00Z">
        <w:r>
          <w:t xml:space="preserve"> </w:t>
        </w:r>
      </w:ins>
      <w:ins w:id="3427" w:author="PR Preview" w:date="2026-01-01T00:00:00Z">
        <w:r>
          <w:t xml:space="preserve">so</w:t>
        </w:r>
      </w:ins>
      <w:ins w:id="342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ins w:id="3429" w:author="PR Preview" w:date="2026-01-01T00:00:00Z">
        <w:r>
          <w:t xml:space="preserve"> </w:t>
        </w:r>
      </w:ins>
      <w:ins w:id="3430" w:author="PR Preview" w:date="2026-01-01T00:00:00Z">
        <w:r>
          <w:t xml:space="preserve">(</w:t>
        </w:r>
      </w:ins>
      <w:hyperlink w:anchor="thm-rank-transpose">
        <w:ins w:id="3431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432" w:author="PR Preview" w:date="2026-01-01T00:00:00Z">
        <w:r>
          <w:t xml:space="preserve">).</w:t>
        </w:r>
      </w:ins>
    </w:p>
    <w:bookmarkStart w:id="92" w:name="exm-rank-bound"/>
    <w:p>
      <w:pPr>
        <w:pStyle w:val="BodyText"/>
      </w:pPr>
      <w:ins w:id="3433" w:author="PR Preview" w:date="2026-01-01T00:00:00Z">
        <w:r>
          <w:rPr>
            <w:b/>
            <w:bCs/>
          </w:rPr>
          <w:t xml:space="preserve">Example 34 (A</w:t>
        </w:r>
      </w:ins>
      <w:ins w:id="343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3435" w:author="PR Preview" w:date="2026-01-01T00:00:00Z">
        <w:r>
          <w:rPr>
            <w:b/>
            <w:bCs/>
          </w:rPr>
          <w:t xml:space="preserve"> </w:t>
        </w:r>
      </w:ins>
      <w:ins w:id="3436" w:author="PR Preview" w:date="2026-01-01T00:00:00Z">
        <w:r>
          <w:rPr>
            <w:b/>
            <w:bCs/>
          </w:rPr>
          <w:t xml:space="preserve">matrix has rank at most</w:t>
        </w:r>
      </w:ins>
      <w:ins w:id="343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3438" w:author="PR Preview" w:date="2026-01-01T00:00:00Z">
        <w:r>
          <w:rPr>
            <w:b/>
            <w:bCs/>
          </w:rPr>
          <w:t xml:space="preserve">)</w:t>
        </w:r>
      </w:ins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By</w:t>
        </w:r>
      </w:ins>
      <w:ins w:id="3441" w:author="PR Preview" w:date="2026-01-01T00:00:00Z">
        <w:r>
          <w:t xml:space="preserve"> </w:t>
        </w:r>
      </w:ins>
      <w:hyperlink w:anchor="cor-rank-bound">
        <w:ins w:id="344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443" w:author="PR Preview" w:date="2026-01-01T00:00:00Z">
        <w:r>
          <w:t xml:space="preserve">, every</w:t>
        </w:r>
      </w:ins>
      <w:ins w:id="344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3445" w:author="PR Preview" w:date="2026-01-01T00:00:00Z">
        <w:r>
          <w:t xml:space="preserve"> </w:t>
        </w:r>
      </w:ins>
      <w:ins w:id="3446" w:author="PR Preview" w:date="2026-01-01T00:00:00Z">
        <w:r>
          <w:t xml:space="preserve">matrix has rank at most</w:t>
        </w:r>
      </w:ins>
      <w:ins w:id="3447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3448" w:author="PR Preview" w:date="2026-01-01T00:00:00Z">
        <w:r>
          <w:t xml:space="preserve">,</w:t>
        </w:r>
      </w:ins>
      <w:ins w:id="3449" w:author="PR Preview" w:date="2026-01-01T00:00:00Z">
        <w:r>
          <w:t xml:space="preserve"> </w:t>
        </w:r>
      </w:ins>
      <w:ins w:id="3450" w:author="PR Preview" w:date="2026-01-01T00:00:00Z">
        <w:r>
          <w:t xml:space="preserve">even though it has</w:t>
        </w:r>
      </w:ins>
      <w:ins w:id="3451" w:author="PR Preview" w:date="2026-01-01T00:00:00Z">
        <w:r>
          <w:t xml:space="preserve"> </w:t>
        </w:r>
      </w:ins>
      <m:oMath>
        <m:r>
          <m:t>3</m:t>
        </m:r>
      </m:oMath>
      <w:ins w:id="3452" w:author="PR Preview" w:date="2026-01-01T00:00:00Z">
        <w:r>
          <w:t xml:space="preserve"> </w:t>
        </w:r>
      </w:ins>
      <w:ins w:id="3453" w:author="PR Preview" w:date="2026-01-01T00:00:00Z">
        <w:r>
          <w:t xml:space="preserve">columns.</w:t>
        </w:r>
      </w:ins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The matrix</w:t>
        </w:r>
      </w:ins>
      <w:ins w:id="3456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457" w:author="PR Preview" w:date="2026-01-01T00:00:00Z">
        <w:r>
          <w:t xml:space="preserve"> </w:t>
        </w:r>
      </w:ins>
      <w:ins w:id="3458" w:author="PR Preview" w:date="2026-01-01T00:00:00Z">
        <w:r>
          <w:t xml:space="preserve">of</w:t>
        </w:r>
      </w:ins>
      <w:ins w:id="3459" w:author="PR Preview" w:date="2026-01-01T00:00:00Z">
        <w:r>
          <w:t xml:space="preserve"> </w:t>
        </w:r>
      </w:ins>
      <w:hyperlink w:anchor="rem-full-column-rank-shape">
        <w:ins w:id="3460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reaches that bound: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t xml:space="preserve">its first two columns</w:t>
        </w:r>
      </w:ins>
      <w:ins w:id="34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66" w:author="PR Preview" w:date="2026-01-01T00:00:00Z">
        <w:r>
          <w:t xml:space="preserve"> </w:t>
        </w:r>
      </w:ins>
      <w:ins w:id="3467" w:author="PR Preview" w:date="2026-01-01T00:00:00Z">
        <w:r>
          <w:t xml:space="preserve">and</w:t>
        </w:r>
      </w:ins>
      <w:ins w:id="34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69" w:author="PR Preview" w:date="2026-01-01T00:00:00Z">
        <w:r>
          <w:t xml:space="preserve"> </w:t>
        </w:r>
      </w:ins>
      <w:ins w:id="3470" w:author="PR Preview" w:date="2026-01-01T00:00:00Z">
        <w:r>
          <w:t xml:space="preserve">are linearly independent,</w:t>
        </w:r>
      </w:ins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so its rank is</w:t>
        </w:r>
      </w:ins>
      <w:ins w:id="3473" w:author="PR Preview" w:date="2026-01-01T00:00:00Z">
        <w:r>
          <w:t xml:space="preserve"> </w:t>
        </w:r>
      </w:ins>
      <m:oMath>
        <m:r>
          <m:t>2</m:t>
        </m:r>
      </m:oMath>
      <w:ins w:id="3474" w:author="PR Preview" w:date="2026-01-01T00:00:00Z">
        <w:r>
          <w:t xml:space="preserve">.</w:t>
        </w:r>
      </w:ins>
    </w:p>
    <w:bookmarkEnd w:id="92"/>
    <w:bookmarkStart w:id="95" w:name="def-affine-subspace"/>
    <w:p>
      <w:pPr>
        <w:pStyle w:val="BodyText"/>
      </w:pPr>
      <w:ins w:id="3475" w:author="PR Preview" w:date="2026-01-01T00:00:00Z">
        <w:r>
          <w:rPr>
            <w:b/>
            <w:bCs/>
          </w:rPr>
          <w:t xml:space="preserve">Definition 13 (Affine subspace)</w:t>
        </w:r>
      </w:ins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An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rPr>
            <w:b/>
            <w:bCs/>
          </w:rPr>
          <w:t xml:space="preserve">affine subspace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of</w:t>
        </w:r>
      </w:ins>
      <w:ins w:id="348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is a set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ins w:id="3485" w:author="PR Preview" w:date="2026-01-01T00:00:00Z">
        <w:r>
          <w:t xml:space="preserve">for some vector</w:t>
        </w:r>
      </w:ins>
      <w:ins w:id="348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and some subspace</w:t>
        </w:r>
      </w:ins>
      <w:ins w:id="34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490" w:author="PR Preview" w:date="2026-01-01T00:00:00Z">
        <w:r>
          <w:t xml:space="preserve"> </w:t>
        </w:r>
      </w:ins>
      <w:ins w:id="3491" w:author="PR Preview" w:date="2026-01-01T00:00:00Z">
        <w:r>
          <w:t xml:space="preserve">of</w:t>
        </w:r>
      </w:ins>
      <w:ins w:id="349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(</w:t>
        </w:r>
      </w:ins>
      <w:hyperlink w:anchor="def-subspace">
        <w:ins w:id="349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496" w:author="PR Preview" w:date="2026-01-01T00:00:00Z">
        <w:r>
          <w:t xml:space="preserve">):</w:t>
        </w:r>
      </w:ins>
      <w:ins w:id="3497" w:author="PR Preview" w:date="2026-01-01T00:00:00Z">
        <w:r>
          <w:t xml:space="preserve"> </w:t>
        </w:r>
      </w:ins>
      <w:ins w:id="3498" w:author="PR Preview" w:date="2026-01-01T00:00:00Z">
        <w:r>
          <w:t xml:space="preserve">the</w:t>
        </w:r>
      </w:ins>
      <w:ins w:id="3499" w:author="PR Preview" w:date="2026-01-01T00:00:00Z">
        <w:r>
          <w:t xml:space="preserve"> </w:t>
        </w:r>
      </w:ins>
      <w:hyperlink r:id="rId93">
        <w:ins w:id="350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501" w:author="PR Preview" w:date="2026-01-01T00:00:00Z">
        <w:r>
          <w:t xml:space="preserve"> </w:t>
        </w:r>
      </w:ins>
      <w:ins w:id="3502" w:author="PR Preview" w:date="2026-01-01T00:00:00Z">
        <w:r>
          <w:t xml:space="preserve">of</w:t>
        </w:r>
      </w:ins>
      <w:ins w:id="35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under the translation by</w:t>
        </w:r>
      </w:ins>
      <w:ins w:id="350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(</w:t>
        </w:r>
      </w:ins>
      <w:hyperlink r:id="rId94">
        <w:ins w:id="3509" w:author="PR Preview" w:date="2026-01-01T00:00:00Z">
          <w:r>
            <w:rPr>
              <w:rStyle w:val="Hyperlink"/>
            </w:rPr>
            <w:t xml:space="preserve">Definition 16 in Matrices</w:t>
          </w:r>
        </w:ins>
      </w:hyperlink>
      <w:ins w:id="3510" w:author="PR Preview" w:date="2026-01-01T00:00:00Z">
        <w:r>
          <w:t xml:space="preserve">).</w:t>
        </w:r>
      </w:ins>
    </w:p>
    <w:bookmarkEnd w:id="95"/>
    <w:bookmarkStart w:id="96" w:name="exm-affine-subspace"/>
    <w:p>
      <w:pPr>
        <w:pStyle w:val="BodyText"/>
      </w:pPr>
      <w:ins w:id="3511" w:author="PR Preview" w:date="2026-01-01T00:00:00Z">
        <w:r>
          <w:rPr>
            <w:b/>
            <w:bCs/>
          </w:rPr>
          <w:t xml:space="preserve">Example 35 (A line that misses the origin is an affine subspace)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The line</w:t>
        </w:r>
      </w:ins>
      <w:ins w:id="35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3515" w:author="PR Preview" w:date="2026-01-01T00:00:00Z">
        <w:r>
          <w:t xml:space="preserve"> </w:t>
        </w:r>
      </w:ins>
      <w:ins w:id="3516" w:author="PR Preview" w:date="2026-01-01T00:00:00Z">
        <w:r>
          <w:t xml:space="preserve">of</w:t>
        </w:r>
      </w:ins>
      <w:ins w:id="3517" w:author="PR Preview" w:date="2026-01-01T00:00:00Z">
        <w:r>
          <w:t xml:space="preserve"> </w:t>
        </w:r>
      </w:ins>
      <w:hyperlink w:anchor="exm-not-subspace">
        <w:ins w:id="351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is not a subspace,</w:t>
        </w:r>
      </w:ins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but it is an affine subspace,</w:t>
        </w:r>
      </w:ins>
      <w:ins w:id="3523" w:author="PR Preview" w:date="2026-01-01T00:00:00Z">
        <w:r>
          <w:t xml:space="preserve"> </w:t>
        </w:r>
      </w:ins>
      <w:ins w:id="3524" w:author="PR Preview" w:date="2026-01-01T00:00:00Z">
        <w:r>
          <w:t xml:space="preserve">with</w:t>
        </w:r>
      </w:ins>
      <w:ins w:id="352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26" w:author="PR Preview" w:date="2026-01-01T00:00:00Z">
        <w:r>
          <w:t xml:space="preserve"> </w:t>
        </w:r>
      </w:ins>
      <w:ins w:id="3527" w:author="PR Preview" w:date="2026-01-01T00:00:00Z">
        <w:r>
          <w:t xml:space="preserve">and</w:t>
        </w:r>
      </w:ins>
      <w:ins w:id="35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529" w:author="PR Preview" w:date="2026-01-01T00:00:00Z">
        <w:r>
          <w:t xml:space="preserve"> </w:t>
        </w:r>
      </w:ins>
      <w:ins w:id="3530" w:author="PR Preview" w:date="2026-01-01T00:00:00Z">
        <w:r>
          <w:t xml:space="preserve">(</w:t>
        </w:r>
      </w:ins>
      <w:hyperlink w:anchor="def-span">
        <w:ins w:id="353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53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3533" w:author="PR Preview" w:date="2026-01-01T00:00:00Z">
        <w:r>
          <w:t xml:space="preserve">and as</w:t>
        </w:r>
      </w:ins>
      <w:ins w:id="3534" w:author="PR Preview" w:date="2026-01-01T00:00:00Z">
        <w:r>
          <w:t xml:space="preserve"> </w:t>
        </w:r>
      </w:ins>
      <m:oMath>
        <m:r>
          <m:t>c</m:t>
        </m:r>
      </m:oMath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ranges over</w:t>
        </w:r>
      </w:ins>
      <w:ins w:id="353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538" w:author="PR Preview" w:date="2026-01-01T00:00:00Z">
        <w:r>
          <w:t xml:space="preserve">,</w:t>
        </w:r>
      </w:ins>
      <w:ins w:id="35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ranges over all of</w:t>
        </w:r>
      </w:ins>
      <w:ins w:id="35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3543" w:author="PR Preview" w:date="2026-01-01T00:00:00Z">
        <w:r>
          <w:t xml:space="preserve">.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Every subspace</w:t>
        </w:r>
      </w:ins>
      <w:ins w:id="35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547" w:author="PR Preview" w:date="2026-01-01T00:00:00Z">
        <w:r>
          <w:t xml:space="preserve"> </w:t>
        </w:r>
      </w:ins>
      <w:ins w:id="3548" w:author="PR Preview" w:date="2026-01-01T00:00:00Z">
        <w:r>
          <w:t xml:space="preserve">is also an affine subspace, with</w:t>
        </w:r>
      </w:ins>
      <w:ins w:id="354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3550" w:author="PR Preview" w:date="2026-01-01T00:00:00Z">
        <w:r>
          <w:t xml:space="preserve">.</w:t>
        </w:r>
      </w:ins>
    </w:p>
    <w:bookmarkEnd w:id="96"/>
    <w:bookmarkStart w:id="99" w:name="thm-hyperplane-subspace"/>
    <w:p>
      <w:pPr>
        <w:pStyle w:val="BodyText"/>
      </w:pPr>
      <w:ins w:id="3551" w:author="PR Preview" w:date="2026-01-01T00:00:00Z">
        <w:r>
          <w:rPr>
            <w:b/>
            <w:bCs/>
          </w:rPr>
          <w:t xml:space="preserve">Theorem 20 (A hyperplane is a translated subspace of dimension</w:t>
        </w:r>
      </w:ins>
      <w:ins w:id="3552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3553" w:author="PR Preview" w:date="2026-01-01T00:00:00Z">
        <w:r>
          <w:rPr>
            <w:b/>
            <w:bCs/>
          </w:rPr>
          <w:t xml:space="preserve">)</w:t>
        </w:r>
      </w:ins>
      <w:ins w:id="3554" w:author="PR Preview" w:date="2026-01-01T00:00:00Z">
        <w:r>
          <w:t xml:space="preserve"> </w:t>
        </w:r>
      </w:ins>
      <w:ins w:id="3555" w:author="PR Preview" w:date="2026-01-01T00:00:00Z">
        <w:r>
          <w:t xml:space="preserve">Let</w:t>
        </w:r>
      </w:ins>
      <w:ins w:id="35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57" w:author="PR Preview" w:date="2026-01-01T00:00:00Z">
        <w:r>
          <w:t xml:space="preserve"> </w:t>
        </w:r>
      </w:ins>
      <w:ins w:id="3558" w:author="PR Preview" w:date="2026-01-01T00:00:00Z">
        <w:r>
          <w:t xml:space="preserve">be nonzero, let</w:t>
        </w:r>
      </w:ins>
      <w:ins w:id="35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560" w:author="PR Preview" w:date="2026-01-01T00:00:00Z">
        <w:r>
          <w:t xml:space="preserve">,</w:t>
        </w:r>
      </w:ins>
      <w:ins w:id="3561" w:author="PR Preview" w:date="2026-01-01T00:00:00Z">
        <w:r>
          <w:t xml:space="preserve"> </w:t>
        </w:r>
      </w:ins>
      <w:ins w:id="3562" w:author="PR Preview" w:date="2026-01-01T00:00:00Z">
        <w:r>
          <w:t xml:space="preserve">let</w:t>
        </w:r>
      </w:ins>
      <w:ins w:id="35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564" w:author="PR Preview" w:date="2026-01-01T00:00:00Z">
        <w:r>
          <w:t xml:space="preserve"> </w:t>
        </w:r>
      </w:ins>
      <w:ins w:id="3565" w:author="PR Preview" w:date="2026-01-01T00:00:00Z">
        <w:r>
          <w:t xml:space="preserve">be the hyperplane</w:t>
        </w:r>
      </w:ins>
      <w:ins w:id="3566" w:author="PR Preview" w:date="2026-01-01T00:00:00Z">
        <w:r>
          <w:t xml:space="preserve"> </w:t>
        </w:r>
      </w:ins>
      <w:ins w:id="3567" w:author="PR Preview" w:date="2026-01-01T00:00:00Z">
        <w:r>
          <w:t xml:space="preserve">with normal vector</w:t>
        </w:r>
      </w:ins>
      <w:ins w:id="35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3569" w:author="PR Preview" w:date="2026-01-01T00:00:00Z">
        <w:r>
          <w:t xml:space="preserve"> </w:t>
        </w:r>
      </w:ins>
      <w:ins w:id="3570" w:author="PR Preview" w:date="2026-01-01T00:00:00Z">
        <w:r>
          <w:t xml:space="preserve">and offset</w:t>
        </w:r>
      </w:ins>
      <w:ins w:id="3571" w:author="PR Preview" w:date="2026-01-01T00:00:00Z">
        <w:r>
          <w:t xml:space="preserve"> </w:t>
        </w:r>
      </w:ins>
      <m:oMath>
        <m:r>
          <m:t>b</m:t>
        </m:r>
      </m:oMath>
      <w:ins w:id="3572" w:author="PR Preview" w:date="2026-01-01T00:00:00Z">
        <w:r>
          <w:t xml:space="preserve"> </w:t>
        </w:r>
      </w:ins>
      <w:ins w:id="3573" w:author="PR Preview" w:date="2026-01-01T00:00:00Z">
        <w:r>
          <w:t xml:space="preserve">(</w:t>
        </w:r>
      </w:ins>
      <w:hyperlink r:id="rId97">
        <w:ins w:id="3574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3575" w:author="PR Preview" w:date="2026-01-01T00:00:00Z">
        <w:r>
          <w:t xml:space="preserve">),</w:t>
        </w:r>
      </w:ins>
      <w:ins w:id="3576" w:author="PR Preview" w:date="2026-01-01T00:00:00Z">
        <w:r>
          <w:t xml:space="preserve"> </w:t>
        </w:r>
      </w:ins>
      <w:ins w:id="3577" w:author="PR Preview" w:date="2026-01-01T00:00:00Z">
        <w:r>
          <w:t xml:space="preserve">and let</w:t>
        </w:r>
      </w:ins>
      <w:ins w:id="35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579" w:author="PR Preview" w:date="2026-01-01T00:00:00Z">
        <w:r>
          <w:t xml:space="preserve"> </w:t>
        </w:r>
      </w:ins>
      <w:ins w:id="3580" w:author="PR Preview" w:date="2026-01-01T00:00:00Z">
        <w:r>
          <w:t xml:space="preserve">be the hyperplane with the same normal vector and offset</w:t>
        </w:r>
      </w:ins>
      <w:ins w:id="3581" w:author="PR Preview" w:date="2026-01-01T00:00:00Z">
        <w:r>
          <w:t xml:space="preserve"> </w:t>
        </w:r>
      </w:ins>
      <m:oMath>
        <m:r>
          <m:t>0</m:t>
        </m:r>
      </m:oMath>
      <w:ins w:id="358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583" w:author="PR Preview" w:date="2026-01-01T00:00:00Z">
        <w:r>
          <w:t xml:space="preserve"> </w:t>
        </w:r>
      </w:ins>
      <w:ins w:id="3584" w:author="PR Preview" w:date="2026-01-01T00:00:00Z">
        <w:r>
          <w:t xml:space="preserve">is a subspace of</w:t>
        </w:r>
      </w:ins>
      <w:ins w:id="358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586" w:author="PR Preview" w:date="2026-01-01T00:00:00Z">
        <w:r>
          <w:t xml:space="preserve"> </w:t>
        </w:r>
      </w:ins>
      <w:ins w:id="3587" w:author="PR Preview" w:date="2026-01-01T00:00:00Z">
        <w:r>
          <w:t xml:space="preserve">(</w:t>
        </w:r>
      </w:ins>
      <w:hyperlink w:anchor="def-subspace">
        <w:ins w:id="358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589" w:author="PR Preview" w:date="2026-01-01T00:00:00Z">
        <w:r>
          <w:t xml:space="preserve">) of dimension</w:t>
        </w:r>
      </w:ins>
      <w:ins w:id="35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3591" w:author="PR Preview" w:date="2026-01-01T00:00:00Z">
        <w:r>
          <w:t xml:space="preserve"> </w:t>
        </w:r>
      </w:ins>
      <w:ins w:id="3592" w:author="PR Preview" w:date="2026-01-01T00:00:00Z">
        <w:r>
          <w:t xml:space="preserve">(</w:t>
        </w:r>
      </w:ins>
      <w:hyperlink w:anchor="def-dimension">
        <w:ins w:id="359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3594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cr m:val="script"/>
            <m:sty m:val="p"/>
          </m:rPr>
          <m:t>H</m:t>
        </m:r>
      </m:oMath>
      <w:ins w:id="3595" w:author="PR Preview" w:date="2026-01-01T00:00:00Z">
        <w:r>
          <w:t xml:space="preserve"> </w:t>
        </w:r>
      </w:ins>
      <w:ins w:id="3596" w:author="PR Preview" w:date="2026-01-01T00:00:00Z">
        <w:r>
          <w:t xml:space="preserve">is not empty, and for any</w:t>
        </w:r>
      </w:ins>
      <w:ins w:id="359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598" w:author="PR Preview" w:date="2026-01-01T00:00:00Z">
        <w:r>
          <w:t xml:space="preserve">,</w:t>
        </w:r>
      </w:ins>
      <w:ins w:id="35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3600" w:author="PR Preview" w:date="2026-01-01T00:00:00Z">
        <w:r>
          <w:t xml:space="preserve">,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so</w:t>
        </w:r>
      </w:ins>
      <w:ins w:id="36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is an affine subspace (</w:t>
        </w:r>
      </w:ins>
      <w:hyperlink w:anchor="def-affine-subspace">
        <w:ins w:id="3606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60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0"/>
        </w:numPr>
      </w:pPr>
      <w:ins w:id="3608" w:author="PR Preview" w:date="2026-01-01T00:00:00Z">
        <w:r>
          <w:t xml:space="preserve">For any</w:t>
        </w:r>
      </w:ins>
      <w:ins w:id="36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610" w:author="PR Preview" w:date="2026-01-01T00:00:00Z">
        <w:r>
          <w:t xml:space="preserve">,</w:t>
        </w:r>
      </w:ins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the normal vector is orthogonal to their difference:</w:t>
        </w:r>
      </w:ins>
      <w:ins w:id="36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3614" w:author="PR Preview" w:date="2026-01-01T00:00:00Z">
        <w:r>
          <w:t xml:space="preserve"> </w:t>
        </w:r>
      </w:ins>
      <w:ins w:id="3615" w:author="PR Preview" w:date="2026-01-01T00:00:00Z">
        <w:r>
          <w:t xml:space="preserve">(</w:t>
        </w:r>
      </w:ins>
      <w:hyperlink r:id="rId98">
        <w:ins w:id="3616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617" w:author="PR Preview" w:date="2026-01-01T00:00:00Z">
        <w:r>
          <w:t xml:space="preserve">).</w:t>
        </w:r>
      </w:ins>
    </w:p>
    <w:bookmarkEnd w:id="99"/>
    <w:p>
      <w:pPr>
        <w:pStyle w:val="FirstParagraph"/>
      </w:pPr>
      <w:ins w:id="3618" w:author="PR Preview" w:date="2026-01-01T00:00:00Z">
        <w:r>
          <w:rPr>
            <w:i/>
            <w:iCs/>
          </w:rPr>
          <w:t xml:space="preserve">Proof</w:t>
        </w:r>
      </w:ins>
      <w:ins w:id="3619" w:author="PR Preview" w:date="2026-01-01T00:00:00Z">
        <w:r>
          <w:t xml:space="preserve">. </w:t>
        </w:r>
      </w:ins>
      <w:ins w:id="3620" w:author="PR Preview" w:date="2026-01-01T00:00:00Z">
        <w:r>
          <w:t xml:space="preserve">Here</w:t>
        </w:r>
      </w:ins>
      <w:ins w:id="362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3622" w:author="PR Preview" w:date="2026-01-01T00:00:00Z">
        <w:r>
          <w:t xml:space="preserve"> </w:t>
        </w:r>
      </w:ins>
      <w:ins w:id="3623" w:author="PR Preview" w:date="2026-01-01T00:00:00Z">
        <w:r>
          <w:t xml:space="preserve">is a</w:t>
        </w:r>
      </w:ins>
      <w:ins w:id="36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3625" w:author="PR Preview" w:date="2026-01-01T00:00:00Z">
        <w:r>
          <w:t xml:space="preserve"> </w:t>
        </w:r>
      </w:ins>
      <w:ins w:id="3626" w:author="PR Preview" w:date="2026-01-01T00:00:00Z">
        <w:r>
          <w:t xml:space="preserve">matrix, and</w:t>
        </w:r>
      </w:ins>
      <w:ins w:id="362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3628" w:author="PR Preview" w:date="2026-01-01T00:00:00Z">
        <w:r>
          <w:t xml:space="preserve"> </w:t>
        </w:r>
      </w:ins>
      <w:ins w:id="3629" w:author="PR Preview" w:date="2026-01-01T00:00:00Z">
        <w:r>
          <w:t xml:space="preserve">(</w:t>
        </w:r>
      </w:ins>
      <w:hyperlink r:id="rId100">
        <w:ins w:id="3630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3631" w:author="PR Preview" w:date="2026-01-01T00:00:00Z">
        <w:r>
          <w:t xml:space="preserve">).</w:t>
        </w:r>
      </w:ins>
    </w:p>
    <w:p>
      <w:pPr>
        <w:pStyle w:val="BodyText"/>
      </w:pPr>
      <w:ins w:id="3632" w:author="PR Preview" w:date="2026-01-01T00:00:00Z">
        <w:r>
          <w:rPr>
            <w:b/>
            <w:bCs/>
          </w:rPr>
          <w:t xml:space="preserve">Part 1.</w:t>
        </w:r>
      </w:ins>
      <w:ins w:id="36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634" w:author="PR Preview" w:date="2026-01-01T00:00:00Z">
        <w:r>
          <w:t xml:space="preserve"> </w:t>
        </w:r>
      </w:ins>
      <w:ins w:id="3635" w:author="PR Preview" w:date="2026-01-01T00:00:00Z">
        <w:r>
          <w:t xml:space="preserve">is the null space</w:t>
        </w:r>
      </w:ins>
      <w:ins w:id="36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3637" w:author="PR Preview" w:date="2026-01-01T00:00:00Z">
        <w:r>
          <w:t xml:space="preserve"> </w:t>
        </w:r>
      </w:ins>
      <w:ins w:id="3638" w:author="PR Preview" w:date="2026-01-01T00:00:00Z">
        <w:r>
          <w:t xml:space="preserve">(</w:t>
        </w:r>
      </w:ins>
      <w:hyperlink w:anchor="def-null-space">
        <w:ins w:id="363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640" w:author="PR Preview" w:date="2026-01-01T00:00:00Z">
        <w:r>
          <w:t xml:space="preserve">),</w:t>
        </w:r>
      </w:ins>
      <w:ins w:id="3641" w:author="PR Preview" w:date="2026-01-01T00:00:00Z">
        <w:r>
          <w:t xml:space="preserve"> </w:t>
        </w:r>
      </w:ins>
      <w:ins w:id="3642" w:author="PR Preview" w:date="2026-01-01T00:00:00Z">
        <w:r>
          <w:t xml:space="preserve">so it is a subspace (</w:t>
        </w:r>
      </w:ins>
      <w:hyperlink w:anchor="thm-null-space-subspace">
        <w:ins w:id="364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644" w:author="PR Preview" w:date="2026-01-01T00:00:00Z">
        <w:r>
          <w:t xml:space="preserve">).</w:t>
        </w:r>
      </w:ins>
      <w:ins w:id="3645" w:author="PR Preview" w:date="2026-01-01T00:00:00Z">
        <w:r>
          <w:t xml:space="preserve"> </w:t>
        </w:r>
      </w:ins>
      <w:ins w:id="3646" w:author="PR Preview" w:date="2026-01-01T00:00:00Z">
        <w:r>
          <w:t xml:space="preserve">The</w:t>
        </w:r>
      </w:ins>
      <w:ins w:id="3647" w:author="PR Preview" w:date="2026-01-01T00:00:00Z">
        <w:r>
          <w:t xml:space="preserve"> </w:t>
        </w:r>
      </w:ins>
      <m:oMath>
        <m:r>
          <m:t>p</m:t>
        </m:r>
      </m:oMath>
      <w:ins w:id="3648" w:author="PR Preview" w:date="2026-01-01T00:00:00Z">
        <w:r>
          <w:t xml:space="preserve"> </w:t>
        </w:r>
      </w:ins>
      <w:ins w:id="3649" w:author="PR Preview" w:date="2026-01-01T00:00:00Z">
        <w:r>
          <w:t xml:space="preserve">columns of</w:t>
        </w:r>
      </w:ins>
      <w:ins w:id="365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are the numbers</w:t>
        </w:r>
      </w:ins>
      <w:ins w:id="3653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ins w:id="3654" w:author="PR Preview" w:date="2026-01-01T00:00:00Z">
        <w:r>
          <w:t xml:space="preserve">.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Some</w:t>
        </w:r>
      </w:ins>
      <w:ins w:id="3657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3658" w:author="PR Preview" w:date="2026-01-01T00:00:00Z">
        <w:r>
          <w:t xml:space="preserve">, because</w:t>
        </w:r>
      </w:ins>
      <w:ins w:id="36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3660" w:author="PR Preview" w:date="2026-01-01T00:00:00Z">
        <w:r>
          <w:t xml:space="preserve">,</w:t>
        </w:r>
      </w:ins>
      <w:ins w:id="3661" w:author="PR Preview" w:date="2026-01-01T00:00:00Z">
        <w:r>
          <w:t xml:space="preserve"> </w:t>
        </w:r>
      </w:ins>
      <w:ins w:id="3662" w:author="PR Preview" w:date="2026-01-01T00:00:00Z">
        <w:r>
          <w:t xml:space="preserve">and that column on its own is linearly independent (</w:t>
        </w:r>
      </w:ins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3663" w:author="PR Preview" w:date="2026-01-01T00:00:00Z">
        <w:r>
          <w:t xml:space="preserve"> </w:t>
        </w:r>
      </w:ins>
      <w:ins w:id="3664" w:author="PR Preview" w:date="2026-01-01T00:00:00Z">
        <w:r>
          <w:t xml:space="preserve">forces</w:t>
        </w:r>
      </w:ins>
      <w:ins w:id="366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3666" w:author="PR Preview" w:date="2026-01-01T00:00:00Z">
        <w:r>
          <w:t xml:space="preserve">),</w:t>
        </w:r>
      </w:ins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so</w:t>
        </w:r>
      </w:ins>
      <w:ins w:id="366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3670" w:author="PR Preview" w:date="2026-01-01T00:00:00Z">
        <w:r>
          <w:t xml:space="preserve"> </w:t>
        </w:r>
      </w:ins>
      <w:ins w:id="3671" w:author="PR Preview" w:date="2026-01-01T00:00:00Z">
        <w:r>
          <w:t xml:space="preserve">(</w:t>
        </w:r>
      </w:ins>
      <w:hyperlink w:anchor="def-rank">
        <w:ins w:id="367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673" w:author="PR Preview" w:date="2026-01-01T00:00:00Z">
        <w:r>
          <w:t xml:space="preserve">);</w:t>
        </w:r>
      </w:ins>
      <w:ins w:id="3674" w:author="PR Preview" w:date="2026-01-01T00:00:00Z">
        <w:r>
          <w:t xml:space="preserve"> </w:t>
        </w:r>
      </w:ins>
      <w:ins w:id="3675" w:author="PR Preview" w:date="2026-01-01T00:00:00Z">
        <w:r>
          <w:t xml:space="preserve">and</w:t>
        </w:r>
      </w:ins>
      <w:ins w:id="367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(</w:t>
        </w:r>
      </w:ins>
      <w:hyperlink w:anchor="cor-rank-bound">
        <w:ins w:id="3679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3680" w:author="PR Preview" w:date="2026-01-01T00:00:00Z">
        <w:r>
          <w:t xml:space="preserve">).</w:t>
        </w:r>
      </w:ins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683" w:author="PR Preview" w:date="2026-01-01T00:00:00Z">
        <w:r>
          <w:rPr>
            <w:b/>
            <w:bCs/>
          </w:rPr>
          <w:t xml:space="preserve">Part 2.</w:t>
        </w:r>
      </w:ins>
      <w:ins w:id="36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3685" w:author="PR Preview" w:date="2026-01-01T00:00:00Z">
        <w:r>
          <w:t xml:space="preserve">, because some</w:t>
        </w:r>
      </w:ins>
      <w:ins w:id="3686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3687" w:author="PR Preview" w:date="2026-01-01T00:00:00Z">
        <w:r>
          <w:t xml:space="preserve">.</w:t>
        </w:r>
      </w:ins>
      <w:ins w:id="3688" w:author="PR Preview" w:date="2026-01-01T00:00:00Z">
        <w:r>
          <w:t xml:space="preserve"> </w:t>
        </w:r>
      </w:ins>
      <w:ins w:id="3689" w:author="PR Preview" w:date="2026-01-01T00:00:00Z">
        <w:r>
          <w:t xml:space="preserve">So</w:t>
        </w:r>
      </w:ins>
      <w:ins w:id="369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3691" w:author="PR Preview" w:date="2026-01-01T00:00:00Z">
        <w:r>
          <w:t xml:space="preserve"> </w:t>
        </w:r>
      </w:ins>
      <w:ins w:id="3692" w:author="PR Preview" w:date="2026-01-01T00:00:00Z">
        <w:r>
          <w:t xml:space="preserve">is defined,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3693" w:author="PR Preview" w:date="2026-01-01T00:00:00Z">
        <w:r>
          <w:t xml:space="preserve">so</w:t>
        </w:r>
      </w:ins>
      <w:ins w:id="369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695" w:author="PR Preview" w:date="2026-01-01T00:00:00Z">
        <w:r>
          <w:t xml:space="preserve">, and</w:t>
        </w:r>
      </w:ins>
      <w:ins w:id="36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697" w:author="PR Preview" w:date="2026-01-01T00:00:00Z">
        <w:r>
          <w:t xml:space="preserve"> </w:t>
        </w:r>
      </w:ins>
      <w:ins w:id="3698" w:author="PR Preview" w:date="2026-01-01T00:00:00Z">
        <w:r>
          <w:t xml:space="preserve">is not empty.</w:t>
        </w:r>
      </w:ins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Now take any</w:t>
        </w:r>
      </w:ins>
      <w:ins w:id="370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702" w:author="PR Preview" w:date="2026-01-01T00:00:00Z">
        <w:r>
          <w:t xml:space="preserve">, so</w:t>
        </w:r>
      </w:ins>
      <w:ins w:id="370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ins w:id="3704" w:author="PR Preview" w:date="2026-01-01T00:00:00Z">
        <w:r>
          <w:t xml:space="preserve">.</w:t>
        </w:r>
      </w:ins>
      <w:ins w:id="3705" w:author="PR Preview" w:date="2026-01-01T00:00:00Z">
        <w:r>
          <w:t xml:space="preserve"> </w:t>
        </w:r>
      </w:ins>
      <w:ins w:id="3706" w:author="PR Preview" w:date="2026-01-01T00:00:00Z">
        <w:r>
          <w:t xml:space="preserve">For any</w:t>
        </w:r>
      </w:ins>
      <w:ins w:id="37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70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3709" w:author="PR Preview" w:date="2026-01-01T00:00:00Z">
        <w:r>
          <w:t xml:space="preserve">so</w:t>
        </w:r>
      </w:ins>
      <w:ins w:id="37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exactly when</w:t>
        </w:r>
      </w:ins>
      <w:ins w:id="37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714" w:author="PR Preview" w:date="2026-01-01T00:00:00Z">
        <w:r>
          <w:t xml:space="preserve">,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that is, exactly when</w:t>
        </w:r>
      </w:ins>
      <w:ins w:id="37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3718" w:author="PR Preview" w:date="2026-01-01T00:00:00Z">
        <w:r>
          <w:t xml:space="preserve"> </w:t>
        </w:r>
      </w:ins>
      <w:ins w:id="3719" w:author="PR Preview" w:date="2026-01-01T00:00:00Z">
        <w:r>
          <w:t xml:space="preserve">with</w:t>
        </w:r>
      </w:ins>
      <w:ins w:id="37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721" w:author="PR Preview" w:date="2026-01-01T00:00:00Z">
        <w:r>
          <w:t xml:space="preserve">.</w:t>
        </w:r>
      </w:ins>
      <w:ins w:id="372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is a subspace (part 1),</w:t>
        </w:r>
      </w:ins>
      <w:ins w:id="3725" w:author="PR Preview" w:date="2026-01-01T00:00:00Z">
        <w:r>
          <w:t xml:space="preserve"> </w:t>
        </w:r>
      </w:ins>
      <w:ins w:id="3726" w:author="PR Preview" w:date="2026-01-01T00:00:00Z">
        <w:r>
          <w:t xml:space="preserve">so</w:t>
        </w:r>
      </w:ins>
      <w:ins w:id="37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728" w:author="PR Preview" w:date="2026-01-01T00:00:00Z">
        <w:r>
          <w:t xml:space="preserve"> </w:t>
        </w:r>
      </w:ins>
      <w:ins w:id="3729" w:author="PR Preview" w:date="2026-01-01T00:00:00Z">
        <w:r>
          <w:t xml:space="preserve">has the form in</w:t>
        </w:r>
      </w:ins>
      <w:ins w:id="3730" w:author="PR Preview" w:date="2026-01-01T00:00:00Z">
        <w:r>
          <w:t xml:space="preserve"> </w:t>
        </w:r>
      </w:ins>
      <w:hyperlink w:anchor="def-affine-subspace">
        <w:ins w:id="3731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732" w:author="PR Preview" w:date="2026-01-01T00:00:00Z">
        <w:r>
          <w:t xml:space="preserve">.</w:t>
        </w:r>
      </w:ins>
    </w:p>
    <w:p>
      <w:pPr>
        <w:pStyle w:val="BodyText"/>
      </w:pPr>
      <w:ins w:id="3733" w:author="PR Preview" w:date="2026-01-01T00:00:00Z">
        <w:r>
          <w:rPr>
            <w:b/>
            <w:bCs/>
          </w:rPr>
          <w:t xml:space="preserve">Part 3.</w:t>
        </w:r>
      </w:ins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For</w:t>
        </w:r>
      </w:ins>
      <w:ins w:id="37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737" w:author="PR Preview" w:date="2026-01-01T00:00:00Z">
        <w:r>
          <w:t xml:space="preserve">, both</w:t>
        </w:r>
      </w:ins>
      <w:ins w:id="3738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3739" w:author="PR Preview" w:date="2026-01-01T00:00:00Z">
        <w:r>
          <w:t xml:space="preserve"> </w:t>
        </w:r>
      </w:ins>
      <w:ins w:id="3740" w:author="PR Preview" w:date="2026-01-01T00:00:00Z">
        <w:r>
          <w:t xml:space="preserve">and</w:t>
        </w:r>
      </w:ins>
      <w:ins w:id="374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3742" w:author="PR Preview" w:date="2026-01-01T00:00:00Z">
        <w:r>
          <w:t xml:space="preserve"> </w:t>
        </w:r>
      </w:ins>
      <w:ins w:id="3743" w:author="PR Preview" w:date="2026-01-01T00:00:00Z">
        <w:r>
          <w:t xml:space="preserve">equal</w:t>
        </w:r>
      </w:ins>
      <w:ins w:id="374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374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101" w:name="exm-hyperplane-subspace"/>
    <w:p>
      <w:pPr>
        <w:pStyle w:val="FirstParagraph"/>
      </w:pPr>
      <w:ins w:id="3746" w:author="PR Preview" w:date="2026-01-01T00:00:00Z">
        <w:r>
          <w:rPr>
            <w:b/>
            <w:bCs/>
          </w:rPr>
          <w:t xml:space="preserve">Example 36 (The plane</w:t>
        </w:r>
      </w:ins>
      <w:ins w:id="3747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3748" w:author="PR Preview" w:date="2026-01-01T00:00:00Z">
        <w:r>
          <w:rPr>
            <w:b/>
            <w:bCs/>
          </w:rPr>
          <w:t xml:space="preserve"> </w:t>
        </w:r>
      </w:ins>
      <w:ins w:id="3749" w:author="PR Preview" w:date="2026-01-01T00:00:00Z">
        <w:r>
          <w:rPr>
            <w:b/>
            <w:bCs/>
          </w:rPr>
          <w:t xml:space="preserve">in</w:t>
        </w:r>
      </w:ins>
      <w:ins w:id="375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751" w:author="PR Preview" w:date="2026-01-01T00:00:00Z">
        <w:r>
          <w:rPr>
            <w:b/>
            <w:bCs/>
          </w:rPr>
          <w:t xml:space="preserve">)</w:t>
        </w:r>
      </w:ins>
      <w:ins w:id="3752" w:author="PR Preview" w:date="2026-01-01T00:00:00Z">
        <w:r>
          <w:t xml:space="preserve"> </w:t>
        </w:r>
      </w:ins>
      <w:ins w:id="3753" w:author="PR Preview" w:date="2026-01-01T00:00:00Z">
        <w:r>
          <w:t xml:space="preserve">Take</w:t>
        </w:r>
      </w:ins>
      <w:ins w:id="37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and</w:t>
        </w:r>
      </w:ins>
      <w:ins w:id="375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758" w:author="PR Preview" w:date="2026-01-01T00:00:00Z">
        <w:r>
          <w:t xml:space="preserve">,</w:t>
        </w:r>
      </w:ins>
      <w:ins w:id="3759" w:author="PR Preview" w:date="2026-01-01T00:00:00Z">
        <w:r>
          <w:t xml:space="preserve"> </w:t>
        </w:r>
      </w:ins>
      <w:ins w:id="3760" w:author="PR Preview" w:date="2026-01-01T00:00:00Z">
        <w:r>
          <w:t xml:space="preserve">so</w:t>
        </w:r>
      </w:ins>
      <w:ins w:id="37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762" w:author="PR Preview" w:date="2026-01-01T00:00:00Z">
        <w:r>
          <w:t xml:space="preserve">,</w:t>
        </w:r>
      </w:ins>
      <w:ins w:id="3763" w:author="PR Preview" w:date="2026-01-01T00:00:00Z">
        <w:r>
          <w:t xml:space="preserve"> </w:t>
        </w:r>
      </w:ins>
      <w:ins w:id="3764" w:author="PR Preview" w:date="2026-01-01T00:00:00Z">
        <w:r>
          <w:t xml:space="preserve">the plane that</w:t>
        </w:r>
      </w:ins>
      <w:ins w:id="3765" w:author="PR Preview" w:date="2026-01-01T00:00:00Z">
        <w:r>
          <w:t xml:space="preserve"> </w:t>
        </w:r>
      </w:ins>
      <w:hyperlink w:anchor="exm-subspace-zero">
        <w:ins w:id="376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767" w:author="PR Preview" w:date="2026-01-01T00:00:00Z">
        <w:r>
          <w:t xml:space="preserve"> </w:t>
        </w:r>
      </w:ins>
      <w:ins w:id="3768" w:author="PR Preview" w:date="2026-01-01T00:00:00Z">
        <w:r>
          <w:t xml:space="preserve">showed is not a subspace.</w:t>
        </w:r>
      </w:ins>
      <w:ins w:id="3769" w:author="PR Preview" w:date="2026-01-01T00:00:00Z">
        <w:r>
          <w:t xml:space="preserve"> </w:t>
        </w:r>
      </w:ins>
      <w:ins w:id="3770" w:author="PR Preview" w:date="2026-01-01T00:00:00Z">
        <w:r>
          <w:t xml:space="preserve">By part 1,</w:t>
        </w:r>
      </w:ins>
      <w:ins w:id="377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772" w:author="PR Preview" w:date="2026-01-01T00:00:00Z">
        <w:r>
          <w:t xml:space="preserve"> </w:t>
        </w:r>
      </w:ins>
      <w:ins w:id="3773" w:author="PR Preview" w:date="2026-01-01T00:00:00Z">
        <w:r>
          <w:t xml:space="preserve">is a subspace of dimension</w:t>
        </w:r>
      </w:ins>
      <w:ins w:id="377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3775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76" w:author="PR Preview" w:date="2026-01-01T00:00:00Z">
        <w:r>
          <w:t xml:space="preserve"> </w:t>
        </w:r>
      </w:ins>
      <w:ins w:id="3777" w:author="PR Preview" w:date="2026-01-01T00:00:00Z">
        <w:r>
          <w:t xml:space="preserve">is in</w:t>
        </w:r>
      </w:ins>
      <w:ins w:id="37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779" w:author="PR Preview" w:date="2026-01-01T00:00:00Z">
        <w:r>
          <w:t xml:space="preserve">, since</w:t>
        </w:r>
      </w:ins>
      <w:ins w:id="378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781" w:author="PR Preview" w:date="2026-01-01T00:00:00Z">
        <w:r>
          <w:t xml:space="preserve">,</w:t>
        </w:r>
      </w:ins>
      <w:ins w:id="3782" w:author="PR Preview" w:date="2026-01-01T00:00:00Z">
        <w:r>
          <w:t xml:space="preserve"> </w:t>
        </w:r>
      </w:ins>
      <w:ins w:id="3783" w:author="PR Preview" w:date="2026-01-01T00:00:00Z">
        <w:r>
          <w:t xml:space="preserve">and so is</w:t>
        </w:r>
      </w:ins>
      <w:ins w:id="37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85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ins w:id="3786" w:author="PR Preview" w:date="2026-01-01T00:00:00Z">
        <w:r>
          <w:t xml:space="preserve">Their difference</w:t>
        </w:r>
      </w:ins>
      <w:ins w:id="37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has entries summing to</w:t>
        </w:r>
      </w:ins>
      <w:ins w:id="37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3791" w:author="PR Preview" w:date="2026-01-01T00:00:00Z">
        <w:r>
          <w:t xml:space="preserve">,</w:t>
        </w:r>
      </w:ins>
      <w:ins w:id="3792" w:author="PR Preview" w:date="2026-01-01T00:00:00Z">
        <w:r>
          <w:t xml:space="preserve"> </w:t>
        </w:r>
      </w:ins>
      <w:ins w:id="3793" w:author="PR Preview" w:date="2026-01-01T00:00:00Z">
        <w:r>
          <w:t xml:space="preserve">so it is in</w:t>
        </w:r>
      </w:ins>
      <w:ins w:id="37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795" w:author="PR Preview" w:date="2026-01-01T00:00:00Z">
        <w:r>
          <w:t xml:space="preserve">, and</w:t>
        </w:r>
      </w:ins>
      <w:ins w:id="37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97" w:author="PR Preview" w:date="2026-01-01T00:00:00Z">
        <w:r>
          <w:t xml:space="preserve">, as part 2 says.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798" w:author="PR Preview" w:date="2026-01-01T00:00:00Z">
        <w:r>
          <w:t xml:space="preserve">as part 3 says.</w:t>
        </w:r>
      </w:ins>
    </w:p>
    <w:p>
      <w:pPr>
        <w:numPr>
          <w:ilvl w:val="0"/>
          <w:numId w:val="1011"/>
        </w:numPr>
      </w:pPr>
      <w:ins w:id="3799" w:author="PR Preview" w:date="2026-01-01T00:00:00Z">
        <w:r>
          <w:t xml:space="preserve">The point built in the proof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800" w:author="PR Preview" w:date="2026-01-01T00:00:00Z">
        <w:r>
          <w:t xml:space="preserve">and</w:t>
        </w:r>
      </w:ins>
      <w:ins w:id="380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802" w:author="PR Preview" w:date="2026-01-01T00:00:00Z">
        <w:r>
          <w:t xml:space="preserve">.</w:t>
        </w:r>
      </w:ins>
    </w:p>
    <w:bookmarkEnd w:id="101"/>
    <w:bookmarkStart w:id="102" w:name="thm-hyperplane-origin"/>
    <w:p>
      <w:pPr>
        <w:pStyle w:val="FirstParagraph"/>
      </w:pPr>
      <w:ins w:id="3803" w:author="PR Preview" w:date="2026-01-01T00:00:00Z">
        <w:r>
          <w:rPr>
            <w:b/>
            <w:bCs/>
          </w:rPr>
          <w:t xml:space="preserve">Theorem 21 (Where a hyperplane passes, and its shape in</w:t>
        </w:r>
      </w:ins>
      <w:ins w:id="380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805" w:author="PR Preview" w:date="2026-01-01T00:00:00Z">
        <w:r>
          <w:rPr>
            <w:b/>
            <w:bCs/>
          </w:rPr>
          <w:t xml:space="preserve"> </w:t>
        </w:r>
      </w:ins>
      <w:ins w:id="3806" w:author="PR Preview" w:date="2026-01-01T00:00:00Z">
        <w:r>
          <w:rPr>
            <w:b/>
            <w:bCs/>
          </w:rPr>
          <w:t xml:space="preserve">and</w:t>
        </w:r>
      </w:ins>
      <w:ins w:id="380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08" w:author="PR Preview" w:date="2026-01-01T00:00:00Z">
        <w:r>
          <w:rPr>
            <w:b/>
            <w:bCs/>
          </w:rPr>
          <w:t xml:space="preserve">)</w:t>
        </w:r>
      </w:ins>
      <w:ins w:id="3809" w:author="PR Preview" w:date="2026-01-01T00:00:00Z">
        <w:r>
          <w:t xml:space="preserve"> </w:t>
        </w:r>
      </w:ins>
      <w:ins w:id="3810" w:author="PR Preview" w:date="2026-01-01T00:00:00Z">
        <w:r>
          <w:t xml:space="preserve">Let</w:t>
        </w:r>
      </w:ins>
      <w:ins w:id="381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812" w:author="PR Preview" w:date="2026-01-01T00:00:00Z">
        <w:r>
          <w:t xml:space="preserve"> </w:t>
        </w:r>
      </w:ins>
      <w:ins w:id="3813" w:author="PR Preview" w:date="2026-01-01T00:00:00Z">
        <w:r>
          <w:t xml:space="preserve">be a hyperplane (</w:t>
        </w:r>
      </w:ins>
      <w:hyperlink r:id="rId97">
        <w:ins w:id="3814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381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H</m:t>
        </m:r>
      </m:oMath>
      <w:ins w:id="3816" w:author="PR Preview" w:date="2026-01-01T00:00:00Z">
        <w:r>
          <w:t xml:space="preserve"> </w:t>
        </w:r>
      </w:ins>
      <w:ins w:id="3817" w:author="PR Preview" w:date="2026-01-01T00:00:00Z">
        <w:r>
          <w:t xml:space="preserve">contains the origin</w:t>
        </w:r>
      </w:ins>
      <w:ins w:id="381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exactly when</w:t>
        </w:r>
      </w:ins>
      <w:ins w:id="382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382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3823" w:author="PR Preview" w:date="2026-01-01T00:00:00Z">
        <w:r>
          <w:t xml:space="preserve">If</w:t>
        </w:r>
      </w:ins>
      <w:ins w:id="382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825" w:author="PR Preview" w:date="2026-01-01T00:00:00Z">
        <w:r>
          <w:t xml:space="preserve">, then</w:t>
        </w:r>
      </w:ins>
      <w:ins w:id="38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827" w:author="PR Preview" w:date="2026-01-01T00:00:00Z">
        <w:r>
          <w:t xml:space="preserve"> </w:t>
        </w:r>
      </w:ins>
      <w:ins w:id="3828" w:author="PR Preview" w:date="2026-01-01T00:00:00Z">
        <w:r>
          <w:t xml:space="preserve">is a line:</w:t>
        </w:r>
      </w:ins>
      <w:ins w:id="38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3830" w:author="PR Preview" w:date="2026-01-01T00:00:00Z">
        <w:r>
          <w:t xml:space="preserve"> </w:t>
        </w:r>
      </w:ins>
      <w:ins w:id="3831" w:author="PR Preview" w:date="2026-01-01T00:00:00Z">
        <w:r>
          <w:t xml:space="preserve">for some</w:t>
        </w:r>
      </w:ins>
      <w:ins w:id="38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833" w:author="PR Preview" w:date="2026-01-01T00:00:00Z">
        <w:r>
          <w:t xml:space="preserve"> </w:t>
        </w:r>
      </w:ins>
      <w:ins w:id="3834" w:author="PR Preview" w:date="2026-01-01T00:00:00Z">
        <w:r>
          <w:t xml:space="preserve">and some nonzero</w:t>
        </w:r>
      </w:ins>
      <w:ins w:id="38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8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3837" w:author="PR Preview" w:date="2026-01-01T00:00:00Z">
        <w:r>
          <w:t xml:space="preserve">If</w:t>
        </w:r>
      </w:ins>
      <w:ins w:id="383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3839" w:author="PR Preview" w:date="2026-01-01T00:00:00Z">
        <w:r>
          <w:t xml:space="preserve">, then</w:t>
        </w:r>
      </w:ins>
      <w:ins w:id="38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3841" w:author="PR Preview" w:date="2026-01-01T00:00:00Z">
        <w:r>
          <w:t xml:space="preserve"> </w:t>
        </w:r>
      </w:ins>
      <w:ins w:id="3842" w:author="PR Preview" w:date="2026-01-01T00:00:00Z">
        <w:r>
          <w:t xml:space="preserve">is a plane:</w:t>
        </w:r>
      </w:ins>
      <w:ins w:id="38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for some</w:t>
        </w:r>
      </w:ins>
      <w:ins w:id="384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and some linearly independent</w:t>
        </w:r>
      </w:ins>
      <w:ins w:id="384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850" w:author="PR Preview" w:date="2026-01-01T00:00:00Z">
        <w:r>
          <w:t xml:space="preserve">.</w:t>
        </w:r>
      </w:ins>
    </w:p>
    <w:bookmarkEnd w:id="102"/>
    <w:p>
      <w:pPr>
        <w:pStyle w:val="FirstParagraph"/>
      </w:pPr>
      <w:ins w:id="3851" w:author="PR Preview" w:date="2026-01-01T00:00:00Z">
        <w:r>
          <w:rPr>
            <w:i/>
            <w:iCs/>
          </w:rPr>
          <w:t xml:space="preserve">Proof</w:t>
        </w:r>
      </w:ins>
      <w:ins w:id="3852" w:author="PR Preview" w:date="2026-01-01T00:00:00Z">
        <w:r>
          <w:t xml:space="preserve">. </w:t>
        </w:r>
      </w:ins>
      <w:ins w:id="3853" w:author="PR Preview" w:date="2026-01-01T00:00:00Z">
        <w:r>
          <w:rPr>
            <w:b/>
            <w:bCs/>
          </w:rPr>
          <w:t xml:space="preserve">Part 1.</w:t>
        </w:r>
      </w:ins>
      <w:ins w:id="3854" w:author="PR Preview" w:date="2026-01-01T00:00:00Z">
        <w:r>
          <w:t xml:space="preserve"> </w:t>
        </w:r>
      </w:ins>
      <w:ins w:id="3855" w:author="PR Preview" w:date="2026-01-01T00:00:00Z">
        <w:r>
          <w:t xml:space="preserve">Since</w:t>
        </w:r>
      </w:ins>
      <w:ins w:id="38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ins w:id="385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ins w:id="3858" w:author="PR Preview" w:date="2026-01-01T00:00:00Z">
        <w:r>
          <w:t xml:space="preserve">so</w:t>
        </w:r>
      </w:ins>
      <w:ins w:id="38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860" w:author="PR Preview" w:date="2026-01-01T00:00:00Z">
        <w:r>
          <w:t xml:space="preserve"> </w:t>
        </w:r>
      </w:ins>
      <w:ins w:id="3861" w:author="PR Preview" w:date="2026-01-01T00:00:00Z">
        <w:r>
          <w:t xml:space="preserve">exactly when</w:t>
        </w:r>
      </w:ins>
      <w:ins w:id="386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3863" w:author="PR Preview" w:date="2026-01-01T00:00:00Z">
        <w:r>
          <w:t xml:space="preserve">.</w:t>
        </w:r>
      </w:ins>
    </w:p>
    <w:p>
      <w:pPr>
        <w:pStyle w:val="BodyText"/>
      </w:pPr>
      <w:ins w:id="3864" w:author="PR Preview" w:date="2026-01-01T00:00:00Z">
        <w:r>
          <w:rPr>
            <w:b/>
            <w:bCs/>
          </w:rPr>
          <w:t xml:space="preserve">Parts 2 and 3.</w:t>
        </w:r>
      </w:ins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By</w:t>
        </w:r>
      </w:ins>
      <w:ins w:id="3867" w:author="PR Preview" w:date="2026-01-01T00:00:00Z">
        <w:r>
          <w:t xml:space="preserve"> </w:t>
        </w:r>
      </w:ins>
      <w:hyperlink w:anchor="thm-hyperplane-subspace">
        <w:ins w:id="3868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869" w:author="PR Preview" w:date="2026-01-01T00:00:00Z">
        <w:r>
          <w:t xml:space="preserve">,</w:t>
        </w:r>
      </w:ins>
      <w:ins w:id="38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for any</w:t>
        </w:r>
      </w:ins>
      <w:ins w:id="387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3874" w:author="PR Preview" w:date="2026-01-01T00:00:00Z">
        <w:r>
          <w:t xml:space="preserve">,</w:t>
        </w:r>
      </w:ins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where</w:t>
        </w:r>
      </w:ins>
      <w:ins w:id="38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878" w:author="PR Preview" w:date="2026-01-01T00:00:00Z">
        <w:r>
          <w:t xml:space="preserve"> </w:t>
        </w:r>
      </w:ins>
      <w:ins w:id="3879" w:author="PR Preview" w:date="2026-01-01T00:00:00Z">
        <w:r>
          <w:t xml:space="preserve">is a subspace of</w:t>
        </w:r>
      </w:ins>
      <w:ins w:id="388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881" w:author="PR Preview" w:date="2026-01-01T00:00:00Z">
        <w:r>
          <w:t xml:space="preserve"> </w:t>
        </w:r>
      </w:ins>
      <w:ins w:id="3882" w:author="PR Preview" w:date="2026-01-01T00:00:00Z">
        <w:r>
          <w:t xml:space="preserve">of dimension</w:t>
        </w:r>
      </w:ins>
      <w:ins w:id="38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3884" w:author="PR Preview" w:date="2026-01-01T00:00:00Z">
        <w:r>
          <w:t xml:space="preserve">.</w:t>
        </w:r>
      </w:ins>
    </w:p>
    <w:p>
      <w:pPr>
        <w:pStyle w:val="BodyText"/>
      </w:pPr>
      <w:ins w:id="3885" w:author="PR Preview" w:date="2026-01-01T00:00:00Z">
        <w:r>
          <w:t xml:space="preserve">For</w:t>
        </w:r>
      </w:ins>
      <w:ins w:id="38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887" w:author="PR Preview" w:date="2026-01-01T00:00:00Z">
        <w:r>
          <w:t xml:space="preserve">,</w:t>
        </w:r>
      </w:ins>
      <w:ins w:id="38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has dimension</w:t>
        </w:r>
      </w:ins>
      <w:ins w:id="3891" w:author="PR Preview" w:date="2026-01-01T00:00:00Z">
        <w:r>
          <w:t xml:space="preserve"> </w:t>
        </w:r>
      </w:ins>
      <m:oMath>
        <m:r>
          <m:t>1</m:t>
        </m:r>
      </m:oMath>
      <w:ins w:id="3892" w:author="PR Preview" w:date="2026-01-01T00:00:00Z">
        <w:r>
          <w:t xml:space="preserve">, so it has a basis (</w:t>
        </w:r>
      </w:ins>
      <w:hyperlink w:anchor="def-basis">
        <w:ins w:id="389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894" w:author="PR Preview" w:date="2026-01-01T00:00:00Z">
        <w:r>
          <w:t xml:space="preserve">) with one vector</w:t>
        </w:r>
      </w:ins>
      <w:ins w:id="389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3896" w:author="PR Preview" w:date="2026-01-01T00:00:00Z">
        <w:r>
          <w:t xml:space="preserve">.</w:t>
        </w:r>
      </w:ins>
      <w:ins w:id="3897" w:author="PR Preview" w:date="2026-01-01T00:00:00Z">
        <w:r>
          <w:t xml:space="preserve"> </w:t>
        </w:r>
      </w:ins>
      <w:ins w:id="3898" w:author="PR Preview" w:date="2026-01-01T00:00:00Z">
        <w:r>
          <w:t xml:space="preserve">That vector is nonzero, and</w:t>
        </w:r>
      </w:ins>
      <w:ins w:id="389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3900" w:author="PR Preview" w:date="2026-01-01T00:00:00Z">
        <w:r>
          <w:t xml:space="preserve">.</w:t>
        </w:r>
      </w:ins>
    </w:p>
    <w:p>
      <w:pPr>
        <w:pStyle w:val="BodyText"/>
      </w:pPr>
      <w:ins w:id="3901" w:author="PR Preview" w:date="2026-01-01T00:00:00Z">
        <w:r>
          <w:t xml:space="preserve">For</w:t>
        </w:r>
      </w:ins>
      <w:ins w:id="390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3903" w:author="PR Preview" w:date="2026-01-01T00:00:00Z">
        <w:r>
          <w:t xml:space="preserve">,</w:t>
        </w:r>
      </w:ins>
      <w:ins w:id="39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905" w:author="PR Preview" w:date="2026-01-01T00:00:00Z">
        <w:r>
          <w:t xml:space="preserve"> </w:t>
        </w:r>
      </w:ins>
      <w:ins w:id="3906" w:author="PR Preview" w:date="2026-01-01T00:00:00Z">
        <w:r>
          <w:t xml:space="preserve">has dimension</w:t>
        </w:r>
      </w:ins>
      <w:ins w:id="3907" w:author="PR Preview" w:date="2026-01-01T00:00:00Z">
        <w:r>
          <w:t xml:space="preserve"> </w:t>
        </w:r>
      </w:ins>
      <m:oMath>
        <m:r>
          <m:t>2</m:t>
        </m:r>
      </m:oMath>
      <w:ins w:id="3908" w:author="PR Preview" w:date="2026-01-01T00:00:00Z">
        <w:r>
          <w:t xml:space="preserve">, so it has a basis with two vectors</w:t>
        </w:r>
      </w:ins>
      <w:ins w:id="390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3910" w:author="PR Preview" w:date="2026-01-01T00:00:00Z">
        <w:r>
          <w:t xml:space="preserve"> </w:t>
        </w:r>
      </w:ins>
      <w:ins w:id="3911" w:author="PR Preview" w:date="2026-01-01T00:00:00Z">
        <w:r>
          <w:t xml:space="preserve">and</w:t>
        </w:r>
      </w:ins>
      <w:ins w:id="39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3913" w:author="PR Preview" w:date="2026-01-01T00:00:00Z">
        <w:r>
          <w:t xml:space="preserve">.</w:t>
        </w:r>
      </w:ins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They are linearly independent, and</w:t>
        </w:r>
      </w:ins>
      <w:ins w:id="39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3917" w:author="PR Preview" w:date="2026-01-01T00:00:00Z">
        <w:r>
          <w:t xml:space="preserve">.</w:t>
        </w:r>
      </w:ins>
    </w:p>
    <w:bookmarkStart w:id="104" w:name="exm-hyperplane-origin"/>
    <w:p>
      <w:pPr>
        <w:pStyle w:val="BodyText"/>
      </w:pPr>
      <w:ins w:id="3918" w:author="PR Preview" w:date="2026-01-01T00:00:00Z">
        <w:r>
          <w:rPr>
            <w:b/>
            <w:bCs/>
          </w:rPr>
          <w:t xml:space="preserve">Example 37 (A line in</w:t>
        </w:r>
      </w:ins>
      <w:ins w:id="391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920" w:author="PR Preview" w:date="2026-01-01T00:00:00Z">
        <w:r>
          <w:rPr>
            <w:b/>
            <w:bCs/>
          </w:rPr>
          <w:t xml:space="preserve"> </w:t>
        </w:r>
      </w:ins>
      <w:ins w:id="3921" w:author="PR Preview" w:date="2026-01-01T00:00:00Z">
        <w:r>
          <w:rPr>
            <w:b/>
            <w:bCs/>
          </w:rPr>
          <w:t xml:space="preserve">and a plane in</w:t>
        </w:r>
      </w:ins>
      <w:ins w:id="392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923" w:author="PR Preview" w:date="2026-01-01T00:00:00Z">
        <w:r>
          <w:rPr>
            <w:b/>
            <w:bCs/>
          </w:rPr>
          <w:t xml:space="preserve">, checked on a grid of points)</w:t>
        </w:r>
      </w:ins>
      <w:ins w:id="3924" w:author="PR Preview" w:date="2026-01-01T00:00:00Z">
        <w:r>
          <w:t xml:space="preserve"> </w:t>
        </w:r>
      </w:ins>
      <w:ins w:id="3925" w:author="PR Preview" w:date="2026-01-01T00:00:00Z">
        <w:r>
          <w:t xml:space="preserve">In</w:t>
        </w:r>
      </w:ins>
      <w:ins w:id="39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927" w:author="PR Preview" w:date="2026-01-01T00:00:00Z">
        <w:r>
          <w:t xml:space="preserve">, take</w:t>
        </w:r>
      </w:ins>
      <w:ins w:id="39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and</w:t>
        </w:r>
      </w:ins>
      <w:ins w:id="393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932" w:author="PR Preview" w:date="2026-01-01T00:00:00Z">
        <w:r>
          <w:t xml:space="preserve">, the line of</w:t>
        </w:r>
      </w:ins>
      <w:ins w:id="3933" w:author="PR Preview" w:date="2026-01-01T00:00:00Z">
        <w:r>
          <w:t xml:space="preserve"> </w:t>
        </w:r>
      </w:ins>
      <w:hyperlink r:id="rId103">
        <w:ins w:id="3934" w:author="PR Preview" w:date="2026-01-01T00:00:00Z">
          <w:r>
            <w:rPr>
              <w:rStyle w:val="Hyperlink"/>
            </w:rPr>
            <w:t xml:space="preserve">Example 19 in Matrices</w:t>
          </w:r>
        </w:ins>
      </w:hyperlink>
      <w:ins w:id="3935" w:author="PR Preview" w:date="2026-01-01T00:00:00Z">
        <w:r>
          <w:t xml:space="preserve">.</w:t>
        </w:r>
      </w:ins>
      <w:ins w:id="3936" w:author="PR Preview" w:date="2026-01-01T00:00:00Z">
        <w:r>
          <w:t xml:space="preserve"> </w:t>
        </w:r>
      </w:ins>
      <w:ins w:id="3937" w:author="PR Preview" w:date="2026-01-01T00:00:00Z">
        <w:r>
          <w:t xml:space="preserve">The point</w:t>
        </w:r>
      </w:ins>
      <w:ins w:id="393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is on it,</w:t>
        </w:r>
      </w:ins>
      <w:ins w:id="3941" w:author="PR Preview" w:date="2026-01-01T00:00:00Z">
        <w:r>
          <w:t xml:space="preserve"> </w:t>
        </w:r>
      </w:ins>
      <w:ins w:id="3942" w:author="PR Preview" w:date="2026-01-01T00:00:00Z">
        <w:r>
          <w:t xml:space="preserve">and the vector</w:t>
        </w:r>
      </w:ins>
      <w:ins w:id="39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3944" w:author="PR Preview" w:date="2026-01-01T00:00:00Z">
        <w:r>
          <w:t xml:space="preserve"> </w:t>
        </w:r>
      </w:ins>
      <w:ins w:id="3945" w:author="PR Preview" w:date="2026-01-01T00:00:00Z">
        <w:r>
          <w:t xml:space="preserve">is nonzero with</w:t>
        </w:r>
      </w:ins>
      <w:ins w:id="39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ins w:id="3947" w:author="PR Preview" w:date="2026-01-01T00:00:00Z">
        <w:r>
          <w:t xml:space="preserve">,</w:t>
        </w:r>
      </w:ins>
      <w:ins w:id="3948" w:author="PR Preview" w:date="2026-01-01T00:00:00Z">
        <w:r>
          <w:t xml:space="preserve"> </w:t>
        </w:r>
      </w:ins>
      <w:ins w:id="3949" w:author="PR Preview" w:date="2026-01-01T00:00:00Z">
        <w:r>
          <w:t xml:space="preserve">so it spans the subspace</w:t>
        </w:r>
      </w:ins>
      <w:ins w:id="395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of</w:t>
        </w:r>
      </w:ins>
      <w:ins w:id="3953" w:author="PR Preview" w:date="2026-01-01T00:00:00Z">
        <w:r>
          <w:t xml:space="preserve"> </w:t>
        </w:r>
      </w:ins>
      <w:hyperlink w:anchor="thm-hyperplane-subspace">
        <w:ins w:id="3954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955" w:author="PR Preview" w:date="2026-01-01T00:00:00Z">
        <w:r>
          <w:t xml:space="preserve">.</w:t>
        </w:r>
      </w:ins>
      <w:ins w:id="3956" w:author="PR Preview" w:date="2026-01-01T00:00:00Z">
        <w:r>
          <w:t xml:space="preserve"> </w:t>
        </w:r>
      </w:ins>
      <w:ins w:id="3957" w:author="PR Preview" w:date="2026-01-01T00:00:00Z">
        <w:r>
          <w:t xml:space="preserve">In</w:t>
        </w:r>
      </w:ins>
      <w:ins w:id="39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3959" w:author="PR Preview" w:date="2026-01-01T00:00:00Z">
        <w:r>
          <w:t xml:space="preserve">, take</w:t>
        </w:r>
      </w:ins>
      <w:ins w:id="39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61" w:author="PR Preview" w:date="2026-01-01T00:00:00Z">
        <w:r>
          <w:t xml:space="preserve"> </w:t>
        </w:r>
      </w:ins>
      <w:ins w:id="3962" w:author="PR Preview" w:date="2026-01-01T00:00:00Z">
        <w:r>
          <w:t xml:space="preserve">and</w:t>
        </w:r>
      </w:ins>
      <w:ins w:id="396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3964" w:author="PR Preview" w:date="2026-01-01T00:00:00Z">
        <w:r>
          <w:t xml:space="preserve">, the plane of</w:t>
        </w:r>
      </w:ins>
      <w:ins w:id="3965" w:author="PR Preview" w:date="2026-01-01T00:00:00Z">
        <w:r>
          <w:t xml:space="preserve"> </w:t>
        </w:r>
      </w:ins>
      <w:hyperlink w:anchor="exm-hyperplane-subspace">
        <w:ins w:id="3966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967" w:author="PR Preview" w:date="2026-01-01T00:00:00Z">
        <w:r>
          <w:t xml:space="preserve">,</w:t>
        </w:r>
      </w:ins>
      <w:ins w:id="3968" w:author="PR Preview" w:date="2026-01-01T00:00:00Z">
        <w:r>
          <w:t xml:space="preserve"> </w:t>
        </w:r>
      </w:ins>
      <w:ins w:id="3969" w:author="PR Preview" w:date="2026-01-01T00:00:00Z">
        <w:r>
          <w:t xml:space="preserve">with the independent vectors</w:t>
        </w:r>
      </w:ins>
      <w:ins w:id="397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971" w:author="PR Preview" w:date="2026-01-01T00:00:00Z">
        <w:r>
          <w:t xml:space="preserve"> </w:t>
        </w:r>
      </w:ins>
      <w:ins w:id="3972" w:author="PR Preview" w:date="2026-01-01T00:00:00Z">
        <w:r>
          <w:t xml:space="preserve">and</w:t>
        </w:r>
      </w:ins>
      <w:ins w:id="397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974" w:author="PR Preview" w:date="2026-01-01T00:00:00Z">
        <w:r>
          <w:t xml:space="preserve"> </w:t>
        </w:r>
      </w:ins>
      <w:ins w:id="3975" w:author="PR Preview" w:date="2026-01-01T00:00:00Z">
        <w:r>
          <w:t xml:space="preserve">in</w:t>
        </w:r>
      </w:ins>
      <w:ins w:id="397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3977" w:author="PR Preview" w:date="2026-01-01T00:00:00Z">
        <w:r>
          <w:t xml:space="preserve">.</w:t>
        </w:r>
      </w:ins>
      <w:ins w:id="3978" w:author="PR Preview" w:date="2026-01-01T00:00:00Z">
        <w:r>
          <w:t xml:space="preserve"> </w:t>
        </w:r>
      </w:ins>
      <w:ins w:id="3979" w:author="PR Preview" w:date="2026-01-01T00:00:00Z">
        <w:r>
          <w:t xml:space="preserve">The code evaluates</w:t>
        </w:r>
      </w:ins>
      <w:ins w:id="39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3981" w:author="PR Preview" w:date="2026-01-01T00:00:00Z">
        <w:r>
          <w:t xml:space="preserve"> </w:t>
        </w:r>
      </w:ins>
      <w:ins w:id="3982" w:author="PR Preview" w:date="2026-01-01T00:00:00Z">
        <w:r>
          <w:t xml:space="preserve">at the origin</w:t>
        </w:r>
      </w:ins>
      <w:ins w:id="3983" w:author="PR Preview" w:date="2026-01-01T00:00:00Z">
        <w:r>
          <w:t xml:space="preserve"> </w:t>
        </w:r>
      </w:ins>
      <w:ins w:id="3984" w:author="PR Preview" w:date="2026-01-01T00:00:00Z">
        <w:r>
          <w:t xml:space="preserve">and at points</w:t>
        </w:r>
      </w:ins>
      <w:ins w:id="39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3986" w:author="PR Preview" w:date="2026-01-01T00:00:00Z">
        <w:r>
          <w:t xml:space="preserve"> </w:t>
        </w:r>
      </w:ins>
      <w:ins w:id="3987" w:author="PR Preview" w:date="2026-01-01T00:00:00Z">
        <w:r>
          <w:t xml:space="preserve">and</w:t>
        </w:r>
      </w:ins>
      <w:ins w:id="39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3989" w:author="PR Preview" w:date="2026-01-01T00:00:00Z">
        <w:r>
          <w:t xml:space="preserve">.</w:t>
        </w:r>
      </w:ins>
    </w:p>
    <w:p>
      <w:pPr>
        <w:pStyle w:val="SourceCode"/>
      </w:pPr>
      <w:ins w:id="3990" w:author="PR Preview" w:date="2026-01-01T00:00:00Z">
        <w:r>
          <w:rPr>
            <w:rStyle w:val="NormalTok"/>
          </w:rPr>
          <w:t xml:space="preserve">level </w:t>
        </w:r>
      </w:ins>
      <w:ins w:id="3991" w:author="PR Preview" w:date="2026-01-01T00:00:00Z">
        <w:r>
          <w:rPr>
            <w:rStyle w:val="OtherTok"/>
          </w:rPr>
          <w:t xml:space="preserve">&lt;-</w:t>
        </w:r>
      </w:ins>
      <w:ins w:id="3992" w:author="PR Preview" w:date="2026-01-01T00:00:00Z">
        <w:r>
          <w:rPr>
            <w:rStyle w:val="NormalTok"/>
          </w:rPr>
          <w:t xml:space="preserve"> </w:t>
        </w:r>
      </w:ins>
      <w:ins w:id="3993" w:author="PR Preview" w:date="2026-01-01T00:00:00Z">
        <w:r>
          <w:rPr>
            <w:rStyle w:val="ControlFlowTok"/>
          </w:rPr>
          <w:t xml:space="preserve">function</w:t>
        </w:r>
      </w:ins>
      <w:ins w:id="3994" w:author="PR Preview" w:date="2026-01-01T00:00:00Z">
        <w:r>
          <w:rPr>
            <w:rStyle w:val="NormalTok"/>
          </w:rPr>
          <w:t xml:space="preserve">(w, b, x) </w:t>
        </w:r>
      </w:ins>
      <w:ins w:id="3995" w:author="PR Preview" w:date="2026-01-01T00:00:00Z">
        <w:r>
          <w:rPr>
            <w:rStyle w:val="FunctionTok"/>
          </w:rPr>
          <w:t xml:space="preserve">sum</w:t>
        </w:r>
      </w:ins>
      <w:ins w:id="3996" w:author="PR Preview" w:date="2026-01-01T00:00:00Z">
        <w:r>
          <w:rPr>
            <w:rStyle w:val="NormalTok"/>
          </w:rPr>
          <w:t xml:space="preserve">(w </w:t>
        </w:r>
      </w:ins>
      <w:ins w:id="3997" w:author="PR Preview" w:date="2026-01-01T00:00:00Z">
        <w:r>
          <w:rPr>
            <w:rStyle w:val="SpecialCharTok"/>
          </w:rPr>
          <w:t xml:space="preserve">*</w:t>
        </w:r>
      </w:ins>
      <w:ins w:id="3998" w:author="PR Preview" w:date="2026-01-01T00:00:00Z">
        <w:r>
          <w:rPr>
            <w:rStyle w:val="NormalTok"/>
          </w:rPr>
          <w:t xml:space="preserve"> x) </w:t>
        </w:r>
      </w:ins>
      <w:ins w:id="3999" w:author="PR Preview" w:date="2026-01-01T00:00:00Z">
        <w:r>
          <w:rPr>
            <w:rStyle w:val="SpecialCharTok"/>
          </w:rPr>
          <w:t xml:space="preserve">+</w:t>
        </w:r>
      </w:ins>
      <w:ins w:id="4000" w:author="PR Preview" w:date="2026-01-01T00:00:00Z">
        <w:r>
          <w:rPr>
            <w:rStyle w:val="NormalTok"/>
          </w:rPr>
          <w:t xml:space="preserve"> b</w:t>
        </w:r>
      </w:ins>
      <w:ins w:id="4001" w:author="PR Preview" w:date="2026-01-01T00:00:00Z">
        <w:r>
          <w:br/>
        </w:r>
      </w:ins>
      <w:ins w:id="4002" w:author="PR Preview" w:date="2026-01-01T00:00:00Z">
        <w:r>
          <w:br/>
        </w:r>
      </w:ins>
      <w:ins w:id="4003" w:author="PR Preview" w:date="2026-01-01T00:00:00Z">
        <w:r>
          <w:rPr>
            <w:rStyle w:val="NormalTok"/>
          </w:rPr>
          <w:t xml:space="preserve">w2 </w:t>
        </w:r>
      </w:ins>
      <w:ins w:id="4004" w:author="PR Preview" w:date="2026-01-01T00:00:00Z">
        <w:r>
          <w:rPr>
            <w:rStyle w:val="OtherTok"/>
          </w:rPr>
          <w:t xml:space="preserve">&lt;-</w:t>
        </w:r>
      </w:ins>
      <w:ins w:id="4005" w:author="PR Preview" w:date="2026-01-01T00:00:00Z">
        <w:r>
          <w:rPr>
            <w:rStyle w:val="NormalTok"/>
          </w:rPr>
          <w:t xml:space="preserve"> </w:t>
        </w:r>
      </w:ins>
      <w:ins w:id="4006" w:author="PR Preview" w:date="2026-01-01T00:00:00Z">
        <w:r>
          <w:rPr>
            <w:rStyle w:val="FunctionTok"/>
          </w:rPr>
          <w:t xml:space="preserve">c</w:t>
        </w:r>
      </w:ins>
      <w:ins w:id="4007" w:author="PR Preview" w:date="2026-01-01T00:00:00Z">
        <w:r>
          <w:rPr>
            <w:rStyle w:val="NormalTok"/>
          </w:rPr>
          <w:t xml:space="preserve">(</w:t>
        </w:r>
      </w:ins>
      <w:ins w:id="4008" w:author="PR Preview" w:date="2026-01-01T00:00:00Z">
        <w:r>
          <w:rPr>
            <w:rStyle w:val="DecValTok"/>
          </w:rPr>
          <w:t xml:space="preserve">1</w:t>
        </w:r>
      </w:ins>
      <w:ins w:id="4009" w:author="PR Preview" w:date="2026-01-01T00:00:00Z">
        <w:r>
          <w:rPr>
            <w:rStyle w:val="NormalTok"/>
          </w:rPr>
          <w:t xml:space="preserve">, </w:t>
        </w:r>
      </w:ins>
      <w:ins w:id="4010" w:author="PR Preview" w:date="2026-01-01T00:00:00Z">
        <w:r>
          <w:rPr>
            <w:rStyle w:val="DecValTok"/>
          </w:rPr>
          <w:t xml:space="preserve">1</w:t>
        </w:r>
      </w:ins>
      <w:ins w:id="4011" w:author="PR Preview" w:date="2026-01-01T00:00:00Z">
        <w:r>
          <w:rPr>
            <w:rStyle w:val="NormalTok"/>
          </w:rPr>
          <w:t xml:space="preserve">)</w:t>
        </w:r>
      </w:ins>
      <w:ins w:id="4012" w:author="PR Preview" w:date="2026-01-01T00:00:00Z">
        <w:r>
          <w:br/>
        </w:r>
      </w:ins>
      <w:ins w:id="4013" w:author="PR Preview" w:date="2026-01-01T00:00:00Z">
        <w:r>
          <w:rPr>
            <w:rStyle w:val="NormalTok"/>
          </w:rPr>
          <w:t xml:space="preserve">b2 </w:t>
        </w:r>
      </w:ins>
      <w:ins w:id="4014" w:author="PR Preview" w:date="2026-01-01T00:00:00Z">
        <w:r>
          <w:rPr>
            <w:rStyle w:val="OtherTok"/>
          </w:rPr>
          <w:t xml:space="preserve">&lt;-</w:t>
        </w:r>
      </w:ins>
      <w:ins w:id="4015" w:author="PR Preview" w:date="2026-01-01T00:00:00Z">
        <w:r>
          <w:rPr>
            <w:rStyle w:val="NormalTok"/>
          </w:rPr>
          <w:t xml:space="preserve"> </w:t>
        </w:r>
      </w:ins>
      <w:ins w:id="4016" w:author="PR Preview" w:date="2026-01-01T00:00:00Z">
        <w:r>
          <w:rPr>
            <w:rStyle w:val="SpecialCharTok"/>
          </w:rPr>
          <w:t xml:space="preserve">-</w:t>
        </w:r>
      </w:ins>
      <w:ins w:id="4017" w:author="PR Preview" w:date="2026-01-01T00:00:00Z">
        <w:r>
          <w:rPr>
            <w:rStyle w:val="DecValTok"/>
          </w:rPr>
          <w:t xml:space="preserve">1</w:t>
        </w:r>
      </w:ins>
      <w:ins w:id="4018" w:author="PR Preview" w:date="2026-01-01T00:00:00Z">
        <w:r>
          <w:br/>
        </w:r>
      </w:ins>
      <w:ins w:id="4019" w:author="PR Preview" w:date="2026-01-01T00:00:00Z">
        <w:r>
          <w:rPr>
            <w:rStyle w:val="NormalTok"/>
          </w:rPr>
          <w:t xml:space="preserve">point_line </w:t>
        </w:r>
      </w:ins>
      <w:ins w:id="4020" w:author="PR Preview" w:date="2026-01-01T00:00:00Z">
        <w:r>
          <w:rPr>
            <w:rStyle w:val="OtherTok"/>
          </w:rPr>
          <w:t xml:space="preserve">&lt;-</w:t>
        </w:r>
      </w:ins>
      <w:ins w:id="4021" w:author="PR Preview" w:date="2026-01-01T00:00:00Z">
        <w:r>
          <w:rPr>
            <w:rStyle w:val="NormalTok"/>
          </w:rPr>
          <w:t xml:space="preserve"> </w:t>
        </w:r>
      </w:ins>
      <w:ins w:id="4022" w:author="PR Preview" w:date="2026-01-01T00:00:00Z">
        <w:r>
          <w:rPr>
            <w:rStyle w:val="SpecialCharTok"/>
          </w:rPr>
          <w:t xml:space="preserve">-</w:t>
        </w:r>
      </w:ins>
      <w:ins w:id="4023" w:author="PR Preview" w:date="2026-01-01T00:00:00Z">
        <w:r>
          <w:rPr>
            <w:rStyle w:val="NormalTok"/>
          </w:rPr>
          <w:t xml:space="preserve">b2 </w:t>
        </w:r>
      </w:ins>
      <w:ins w:id="4024" w:author="PR Preview" w:date="2026-01-01T00:00:00Z">
        <w:r>
          <w:rPr>
            <w:rStyle w:val="SpecialCharTok"/>
          </w:rPr>
          <w:t xml:space="preserve">/</w:t>
        </w:r>
      </w:ins>
      <w:ins w:id="4025" w:author="PR Preview" w:date="2026-01-01T00:00:00Z">
        <w:r>
          <w:rPr>
            <w:rStyle w:val="NormalTok"/>
          </w:rPr>
          <w:t xml:space="preserve"> </w:t>
        </w:r>
      </w:ins>
      <w:ins w:id="4026" w:author="PR Preview" w:date="2026-01-01T00:00:00Z">
        <w:r>
          <w:rPr>
            <w:rStyle w:val="FunctionTok"/>
          </w:rPr>
          <w:t xml:space="preserve">sum</w:t>
        </w:r>
      </w:ins>
      <w:ins w:id="4027" w:author="PR Preview" w:date="2026-01-01T00:00:00Z">
        <w:r>
          <w:rPr>
            <w:rStyle w:val="NormalTok"/>
          </w:rPr>
          <w:t xml:space="preserve">(w2 </w:t>
        </w:r>
      </w:ins>
      <w:ins w:id="4028" w:author="PR Preview" w:date="2026-01-01T00:00:00Z">
        <w:r>
          <w:rPr>
            <w:rStyle w:val="SpecialCharTok"/>
          </w:rPr>
          <w:t xml:space="preserve">*</w:t>
        </w:r>
      </w:ins>
      <w:ins w:id="4029" w:author="PR Preview" w:date="2026-01-01T00:00:00Z">
        <w:r>
          <w:rPr>
            <w:rStyle w:val="NormalTok"/>
          </w:rPr>
          <w:t xml:space="preserve"> w2) </w:t>
        </w:r>
      </w:ins>
      <w:ins w:id="4030" w:author="PR Preview" w:date="2026-01-01T00:00:00Z">
        <w:r>
          <w:rPr>
            <w:rStyle w:val="SpecialCharTok"/>
          </w:rPr>
          <w:t xml:space="preserve">*</w:t>
        </w:r>
      </w:ins>
      <w:ins w:id="4031" w:author="PR Preview" w:date="2026-01-01T00:00:00Z">
        <w:r>
          <w:rPr>
            <w:rStyle w:val="NormalTok"/>
          </w:rPr>
          <w:t xml:space="preserve"> w2</w:t>
        </w:r>
      </w:ins>
      <w:ins w:id="4032" w:author="PR Preview" w:date="2026-01-01T00:00:00Z">
        <w:r>
          <w:br/>
        </w:r>
      </w:ins>
      <w:ins w:id="4033" w:author="PR Preview" w:date="2026-01-01T00:00:00Z">
        <w:r>
          <w:rPr>
            <w:rStyle w:val="NormalTok"/>
          </w:rPr>
          <w:t xml:space="preserve">v </w:t>
        </w:r>
      </w:ins>
      <w:ins w:id="4034" w:author="PR Preview" w:date="2026-01-01T00:00:00Z">
        <w:r>
          <w:rPr>
            <w:rStyle w:val="OtherTok"/>
          </w:rPr>
          <w:t xml:space="preserve">&lt;-</w:t>
        </w:r>
      </w:ins>
      <w:ins w:id="4035" w:author="PR Preview" w:date="2026-01-01T00:00:00Z">
        <w:r>
          <w:rPr>
            <w:rStyle w:val="NormalTok"/>
          </w:rPr>
          <w:t xml:space="preserve"> </w:t>
        </w:r>
      </w:ins>
      <w:ins w:id="4036" w:author="PR Preview" w:date="2026-01-01T00:00:00Z">
        <w:r>
          <w:rPr>
            <w:rStyle w:val="FunctionTok"/>
          </w:rPr>
          <w:t xml:space="preserve">c</w:t>
        </w:r>
      </w:ins>
      <w:ins w:id="4037" w:author="PR Preview" w:date="2026-01-01T00:00:00Z">
        <w:r>
          <w:rPr>
            <w:rStyle w:val="NormalTok"/>
          </w:rPr>
          <w:t xml:space="preserve">(</w:t>
        </w:r>
      </w:ins>
      <w:ins w:id="4038" w:author="PR Preview" w:date="2026-01-01T00:00:00Z">
        <w:r>
          <w:rPr>
            <w:rStyle w:val="SpecialCharTok"/>
          </w:rPr>
          <w:t xml:space="preserve">-</w:t>
        </w:r>
      </w:ins>
      <w:ins w:id="4039" w:author="PR Preview" w:date="2026-01-01T00:00:00Z">
        <w:r>
          <w:rPr>
            <w:rStyle w:val="NormalTok"/>
          </w:rPr>
          <w:t xml:space="preserve">w2[</w:t>
        </w:r>
      </w:ins>
      <w:ins w:id="4040" w:author="PR Preview" w:date="2026-01-01T00:00:00Z">
        <w:r>
          <w:rPr>
            <w:rStyle w:val="DecValTok"/>
          </w:rPr>
          <w:t xml:space="preserve">2</w:t>
        </w:r>
      </w:ins>
      <w:ins w:id="4041" w:author="PR Preview" w:date="2026-01-01T00:00:00Z">
        <w:r>
          <w:rPr>
            <w:rStyle w:val="NormalTok"/>
          </w:rPr>
          <w:t xml:space="preserve">], w2[</w:t>
        </w:r>
      </w:ins>
      <w:ins w:id="4042" w:author="PR Preview" w:date="2026-01-01T00:00:00Z">
        <w:r>
          <w:rPr>
            <w:rStyle w:val="DecValTok"/>
          </w:rPr>
          <w:t xml:space="preserve">1</w:t>
        </w:r>
      </w:ins>
      <w:ins w:id="4043" w:author="PR Preview" w:date="2026-01-01T00:00:00Z">
        <w:r>
          <w:rPr>
            <w:rStyle w:val="NormalTok"/>
          </w:rPr>
          <w:t xml:space="preserve">])</w:t>
        </w:r>
      </w:ins>
      <w:ins w:id="4044" w:author="PR Preview" w:date="2026-01-01T00:00:00Z">
        <w:r>
          <w:br/>
        </w:r>
      </w:ins>
      <w:ins w:id="4045" w:author="PR Preview" w:date="2026-01-01T00:00:00Z">
        <w:r>
          <w:rPr>
            <w:rStyle w:val="NormalTok"/>
          </w:rPr>
          <w:t xml:space="preserve">line_levels </w:t>
        </w:r>
      </w:ins>
      <w:ins w:id="4046" w:author="PR Preview" w:date="2026-01-01T00:00:00Z">
        <w:r>
          <w:rPr>
            <w:rStyle w:val="OtherTok"/>
          </w:rPr>
          <w:t xml:space="preserve">&lt;-</w:t>
        </w:r>
      </w:ins>
      <w:ins w:id="4047" w:author="PR Preview" w:date="2026-01-01T00:00:00Z">
        <w:r>
          <w:rPr>
            <w:rStyle w:val="NormalTok"/>
          </w:rPr>
          <w:t xml:space="preserve"> </w:t>
        </w:r>
      </w:ins>
      <w:ins w:id="4048" w:author="PR Preview" w:date="2026-01-01T00:00:00Z">
        <w:r>
          <w:rPr>
            <w:rStyle w:val="FunctionTok"/>
          </w:rPr>
          <w:t xml:space="preserve">sapply</w:t>
        </w:r>
      </w:ins>
      <w:ins w:id="4049" w:author="PR Preview" w:date="2026-01-01T00:00:00Z">
        <w:r>
          <w:rPr>
            <w:rStyle w:val="NormalTok"/>
          </w:rPr>
          <w:t xml:space="preserve">(</w:t>
        </w:r>
      </w:ins>
      <w:ins w:id="4050" w:author="PR Preview" w:date="2026-01-01T00:00:00Z">
        <w:r>
          <w:rPr>
            <w:rStyle w:val="SpecialCharTok"/>
          </w:rPr>
          <w:t xml:space="preserve">-</w:t>
        </w:r>
      </w:ins>
      <w:ins w:id="4051" w:author="PR Preview" w:date="2026-01-01T00:00:00Z">
        <w:r>
          <w:rPr>
            <w:rStyle w:val="DecValTok"/>
          </w:rPr>
          <w:t xml:space="preserve">2</w:t>
        </w:r>
      </w:ins>
      <w:ins w:id="4052" w:author="PR Preview" w:date="2026-01-01T00:00:00Z">
        <w:r>
          <w:rPr>
            <w:rStyle w:val="SpecialCharTok"/>
          </w:rPr>
          <w:t xml:space="preserve">:</w:t>
        </w:r>
      </w:ins>
      <w:ins w:id="4053" w:author="PR Preview" w:date="2026-01-01T00:00:00Z">
        <w:r>
          <w:rPr>
            <w:rStyle w:val="DecValTok"/>
          </w:rPr>
          <w:t xml:space="preserve">2</w:t>
        </w:r>
      </w:ins>
      <w:ins w:id="4054" w:author="PR Preview" w:date="2026-01-01T00:00:00Z">
        <w:r>
          <w:rPr>
            <w:rStyle w:val="NormalTok"/>
          </w:rPr>
          <w:t xml:space="preserve">, </w:t>
        </w:r>
      </w:ins>
      <w:ins w:id="4055" w:author="PR Preview" w:date="2026-01-01T00:00:00Z">
        <w:r>
          <w:rPr>
            <w:rStyle w:val="ControlFlowTok"/>
          </w:rPr>
          <w:t xml:space="preserve">function</w:t>
        </w:r>
      </w:ins>
      <w:ins w:id="4056" w:author="PR Preview" w:date="2026-01-01T00:00:00Z">
        <w:r>
          <w:rPr>
            <w:rStyle w:val="NormalTok"/>
          </w:rPr>
          <w:t xml:space="preserve">(t) </w:t>
        </w:r>
      </w:ins>
      <w:ins w:id="4057" w:author="PR Preview" w:date="2026-01-01T00:00:00Z">
        <w:r>
          <w:rPr>
            <w:rStyle w:val="FunctionTok"/>
          </w:rPr>
          <w:t xml:space="preserve">level</w:t>
        </w:r>
      </w:ins>
      <w:ins w:id="4058" w:author="PR Preview" w:date="2026-01-01T00:00:00Z">
        <w:r>
          <w:rPr>
            <w:rStyle w:val="NormalTok"/>
          </w:rPr>
          <w:t xml:space="preserve">(w2, b2, point_line </w:t>
        </w:r>
      </w:ins>
      <w:ins w:id="4059" w:author="PR Preview" w:date="2026-01-01T00:00:00Z">
        <w:r>
          <w:rPr>
            <w:rStyle w:val="SpecialCharTok"/>
          </w:rPr>
          <w:t xml:space="preserve">+</w:t>
        </w:r>
      </w:ins>
      <w:ins w:id="4060" w:author="PR Preview" w:date="2026-01-01T00:00:00Z">
        <w:r>
          <w:rPr>
            <w:rStyle w:val="NormalTok"/>
          </w:rPr>
          <w:t xml:space="preserve"> t </w:t>
        </w:r>
      </w:ins>
      <w:ins w:id="4061" w:author="PR Preview" w:date="2026-01-01T00:00:00Z">
        <w:r>
          <w:rPr>
            <w:rStyle w:val="SpecialCharTok"/>
          </w:rPr>
          <w:t xml:space="preserve">*</w:t>
        </w:r>
      </w:ins>
      <w:ins w:id="4062" w:author="PR Preview" w:date="2026-01-01T00:00:00Z">
        <w:r>
          <w:rPr>
            <w:rStyle w:val="NormalTok"/>
          </w:rPr>
          <w:t xml:space="preserve"> v))</w:t>
        </w:r>
      </w:ins>
      <w:ins w:id="4063" w:author="PR Preview" w:date="2026-01-01T00:00:00Z">
        <w:r>
          <w:br/>
        </w:r>
      </w:ins>
      <w:ins w:id="4064" w:author="PR Preview" w:date="2026-01-01T00:00:00Z">
        <w:r>
          <w:br/>
        </w:r>
      </w:ins>
      <w:ins w:id="4065" w:author="PR Preview" w:date="2026-01-01T00:00:00Z">
        <w:r>
          <w:rPr>
            <w:rStyle w:val="NormalTok"/>
          </w:rPr>
          <w:t xml:space="preserve">w3 </w:t>
        </w:r>
      </w:ins>
      <w:ins w:id="4066" w:author="PR Preview" w:date="2026-01-01T00:00:00Z">
        <w:r>
          <w:rPr>
            <w:rStyle w:val="OtherTok"/>
          </w:rPr>
          <w:t xml:space="preserve">&lt;-</w:t>
        </w:r>
      </w:ins>
      <w:ins w:id="4067" w:author="PR Preview" w:date="2026-01-01T00:00:00Z">
        <w:r>
          <w:rPr>
            <w:rStyle w:val="NormalTok"/>
          </w:rPr>
          <w:t xml:space="preserve"> </w:t>
        </w:r>
      </w:ins>
      <w:ins w:id="4068" w:author="PR Preview" w:date="2026-01-01T00:00:00Z">
        <w:r>
          <w:rPr>
            <w:rStyle w:val="FunctionTok"/>
          </w:rPr>
          <w:t xml:space="preserve">c</w:t>
        </w:r>
      </w:ins>
      <w:ins w:id="4069" w:author="PR Preview" w:date="2026-01-01T00:00:00Z">
        <w:r>
          <w:rPr>
            <w:rStyle w:val="NormalTok"/>
          </w:rPr>
          <w:t xml:space="preserve">(</w:t>
        </w:r>
      </w:ins>
      <w:ins w:id="4070" w:author="PR Preview" w:date="2026-01-01T00:00:00Z">
        <w:r>
          <w:rPr>
            <w:rStyle w:val="DecValTok"/>
          </w:rPr>
          <w:t xml:space="preserve">1</w:t>
        </w:r>
      </w:ins>
      <w:ins w:id="4071" w:author="PR Preview" w:date="2026-01-01T00:00:00Z">
        <w:r>
          <w:rPr>
            <w:rStyle w:val="NormalTok"/>
          </w:rPr>
          <w:t xml:space="preserve">, </w:t>
        </w:r>
      </w:ins>
      <w:ins w:id="4072" w:author="PR Preview" w:date="2026-01-01T00:00:00Z">
        <w:r>
          <w:rPr>
            <w:rStyle w:val="DecValTok"/>
          </w:rPr>
          <w:t xml:space="preserve">1</w:t>
        </w:r>
      </w:ins>
      <w:ins w:id="4073" w:author="PR Preview" w:date="2026-01-01T00:00:00Z">
        <w:r>
          <w:rPr>
            <w:rStyle w:val="NormalTok"/>
          </w:rPr>
          <w:t xml:space="preserve">, </w:t>
        </w:r>
      </w:ins>
      <w:ins w:id="4074" w:author="PR Preview" w:date="2026-01-01T00:00:00Z">
        <w:r>
          <w:rPr>
            <w:rStyle w:val="DecValTok"/>
          </w:rPr>
          <w:t xml:space="preserve">1</w:t>
        </w:r>
      </w:ins>
      <w:ins w:id="4075" w:author="PR Preview" w:date="2026-01-01T00:00:00Z">
        <w:r>
          <w:rPr>
            <w:rStyle w:val="NormalTok"/>
          </w:rPr>
          <w:t xml:space="preserve">)</w:t>
        </w:r>
      </w:ins>
      <w:ins w:id="4076" w:author="PR Preview" w:date="2026-01-01T00:00:00Z">
        <w:r>
          <w:br/>
        </w:r>
      </w:ins>
      <w:ins w:id="4077" w:author="PR Preview" w:date="2026-01-01T00:00:00Z">
        <w:r>
          <w:rPr>
            <w:rStyle w:val="NormalTok"/>
          </w:rPr>
          <w:t xml:space="preserve">b3 </w:t>
        </w:r>
      </w:ins>
      <w:ins w:id="4078" w:author="PR Preview" w:date="2026-01-01T00:00:00Z">
        <w:r>
          <w:rPr>
            <w:rStyle w:val="OtherTok"/>
          </w:rPr>
          <w:t xml:space="preserve">&lt;-</w:t>
        </w:r>
      </w:ins>
      <w:ins w:id="4079" w:author="PR Preview" w:date="2026-01-01T00:00:00Z">
        <w:r>
          <w:rPr>
            <w:rStyle w:val="NormalTok"/>
          </w:rPr>
          <w:t xml:space="preserve"> </w:t>
        </w:r>
      </w:ins>
      <w:ins w:id="4080" w:author="PR Preview" w:date="2026-01-01T00:00:00Z">
        <w:r>
          <w:rPr>
            <w:rStyle w:val="SpecialCharTok"/>
          </w:rPr>
          <w:t xml:space="preserve">-</w:t>
        </w:r>
      </w:ins>
      <w:ins w:id="4081" w:author="PR Preview" w:date="2026-01-01T00:00:00Z">
        <w:r>
          <w:rPr>
            <w:rStyle w:val="DecValTok"/>
          </w:rPr>
          <w:t xml:space="preserve">1</w:t>
        </w:r>
      </w:ins>
      <w:ins w:id="4082" w:author="PR Preview" w:date="2026-01-01T00:00:00Z">
        <w:r>
          <w:br/>
        </w:r>
      </w:ins>
      <w:ins w:id="4083" w:author="PR Preview" w:date="2026-01-01T00:00:00Z">
        <w:r>
          <w:rPr>
            <w:rStyle w:val="NormalTok"/>
          </w:rPr>
          <w:t xml:space="preserve">point_plane </w:t>
        </w:r>
      </w:ins>
      <w:ins w:id="4084" w:author="PR Preview" w:date="2026-01-01T00:00:00Z">
        <w:r>
          <w:rPr>
            <w:rStyle w:val="OtherTok"/>
          </w:rPr>
          <w:t xml:space="preserve">&lt;-</w:t>
        </w:r>
      </w:ins>
      <w:ins w:id="4085" w:author="PR Preview" w:date="2026-01-01T00:00:00Z">
        <w:r>
          <w:rPr>
            <w:rStyle w:val="NormalTok"/>
          </w:rPr>
          <w:t xml:space="preserve"> </w:t>
        </w:r>
      </w:ins>
      <w:ins w:id="4086" w:author="PR Preview" w:date="2026-01-01T00:00:00Z">
        <w:r>
          <w:rPr>
            <w:rStyle w:val="SpecialCharTok"/>
          </w:rPr>
          <w:t xml:space="preserve">-</w:t>
        </w:r>
      </w:ins>
      <w:ins w:id="4087" w:author="PR Preview" w:date="2026-01-01T00:00:00Z">
        <w:r>
          <w:rPr>
            <w:rStyle w:val="NormalTok"/>
          </w:rPr>
          <w:t xml:space="preserve">b3 </w:t>
        </w:r>
      </w:ins>
      <w:ins w:id="4088" w:author="PR Preview" w:date="2026-01-01T00:00:00Z">
        <w:r>
          <w:rPr>
            <w:rStyle w:val="SpecialCharTok"/>
          </w:rPr>
          <w:t xml:space="preserve">/</w:t>
        </w:r>
      </w:ins>
      <w:ins w:id="4089" w:author="PR Preview" w:date="2026-01-01T00:00:00Z">
        <w:r>
          <w:rPr>
            <w:rStyle w:val="NormalTok"/>
          </w:rPr>
          <w:t xml:space="preserve"> </w:t>
        </w:r>
      </w:ins>
      <w:ins w:id="4090" w:author="PR Preview" w:date="2026-01-01T00:00:00Z">
        <w:r>
          <w:rPr>
            <w:rStyle w:val="FunctionTok"/>
          </w:rPr>
          <w:t xml:space="preserve">sum</w:t>
        </w:r>
      </w:ins>
      <w:ins w:id="4091" w:author="PR Preview" w:date="2026-01-01T00:00:00Z">
        <w:r>
          <w:rPr>
            <w:rStyle w:val="NormalTok"/>
          </w:rPr>
          <w:t xml:space="preserve">(w3 </w:t>
        </w:r>
      </w:ins>
      <w:ins w:id="4092" w:author="PR Preview" w:date="2026-01-01T00:00:00Z">
        <w:r>
          <w:rPr>
            <w:rStyle w:val="SpecialCharTok"/>
          </w:rPr>
          <w:t xml:space="preserve">*</w:t>
        </w:r>
      </w:ins>
      <w:ins w:id="4093" w:author="PR Preview" w:date="2026-01-01T00:00:00Z">
        <w:r>
          <w:rPr>
            <w:rStyle w:val="NormalTok"/>
          </w:rPr>
          <w:t xml:space="preserve"> w3) </w:t>
        </w:r>
      </w:ins>
      <w:ins w:id="4094" w:author="PR Preview" w:date="2026-01-01T00:00:00Z">
        <w:r>
          <w:rPr>
            <w:rStyle w:val="SpecialCharTok"/>
          </w:rPr>
          <w:t xml:space="preserve">*</w:t>
        </w:r>
      </w:ins>
      <w:ins w:id="4095" w:author="PR Preview" w:date="2026-01-01T00:00:00Z">
        <w:r>
          <w:rPr>
            <w:rStyle w:val="NormalTok"/>
          </w:rPr>
          <w:t xml:space="preserve"> w3</w:t>
        </w:r>
      </w:ins>
      <w:ins w:id="4096" w:author="PR Preview" w:date="2026-01-01T00:00:00Z">
        <w:r>
          <w:br/>
        </w:r>
      </w:ins>
      <w:ins w:id="4097" w:author="PR Preview" w:date="2026-01-01T00:00:00Z">
        <w:r>
          <w:rPr>
            <w:rStyle w:val="NormalTok"/>
          </w:rPr>
          <w:t xml:space="preserve">v1 </w:t>
        </w:r>
      </w:ins>
      <w:ins w:id="4098" w:author="PR Preview" w:date="2026-01-01T00:00:00Z">
        <w:r>
          <w:rPr>
            <w:rStyle w:val="OtherTok"/>
          </w:rPr>
          <w:t xml:space="preserve">&lt;-</w:t>
        </w:r>
      </w:ins>
      <w:ins w:id="4099" w:author="PR Preview" w:date="2026-01-01T00:00:00Z">
        <w:r>
          <w:rPr>
            <w:rStyle w:val="NormalTok"/>
          </w:rPr>
          <w:t xml:space="preserve"> </w:t>
        </w:r>
      </w:ins>
      <w:ins w:id="4100" w:author="PR Preview" w:date="2026-01-01T00:00:00Z">
        <w:r>
          <w:rPr>
            <w:rStyle w:val="FunctionTok"/>
          </w:rPr>
          <w:t xml:space="preserve">c</w:t>
        </w:r>
      </w:ins>
      <w:ins w:id="4101" w:author="PR Preview" w:date="2026-01-01T00:00:00Z">
        <w:r>
          <w:rPr>
            <w:rStyle w:val="NormalTok"/>
          </w:rPr>
          <w:t xml:space="preserve">(</w:t>
        </w:r>
      </w:ins>
      <w:ins w:id="4102" w:author="PR Preview" w:date="2026-01-01T00:00:00Z">
        <w:r>
          <w:rPr>
            <w:rStyle w:val="DecValTok"/>
          </w:rPr>
          <w:t xml:space="preserve">1</w:t>
        </w:r>
      </w:ins>
      <w:ins w:id="4103" w:author="PR Preview" w:date="2026-01-01T00:00:00Z">
        <w:r>
          <w:rPr>
            <w:rStyle w:val="NormalTok"/>
          </w:rPr>
          <w:t xml:space="preserve">, </w:t>
        </w:r>
      </w:ins>
      <w:ins w:id="4104" w:author="PR Preview" w:date="2026-01-01T00:00:00Z">
        <w:r>
          <w:rPr>
            <w:rStyle w:val="SpecialCharTok"/>
          </w:rPr>
          <w:t xml:space="preserve">-</w:t>
        </w:r>
      </w:ins>
      <w:ins w:id="4105" w:author="PR Preview" w:date="2026-01-01T00:00:00Z">
        <w:r>
          <w:rPr>
            <w:rStyle w:val="DecValTok"/>
          </w:rPr>
          <w:t xml:space="preserve">1</w:t>
        </w:r>
      </w:ins>
      <w:ins w:id="4106" w:author="PR Preview" w:date="2026-01-01T00:00:00Z">
        <w:r>
          <w:rPr>
            <w:rStyle w:val="NormalTok"/>
          </w:rPr>
          <w:t xml:space="preserve">, </w:t>
        </w:r>
      </w:ins>
      <w:ins w:id="4107" w:author="PR Preview" w:date="2026-01-01T00:00:00Z">
        <w:r>
          <w:rPr>
            <w:rStyle w:val="DecValTok"/>
          </w:rPr>
          <w:t xml:space="preserve">0</w:t>
        </w:r>
      </w:ins>
      <w:ins w:id="4108" w:author="PR Preview" w:date="2026-01-01T00:00:00Z">
        <w:r>
          <w:rPr>
            <w:rStyle w:val="NormalTok"/>
          </w:rPr>
          <w:t xml:space="preserve">)</w:t>
        </w:r>
      </w:ins>
      <w:ins w:id="4109" w:author="PR Preview" w:date="2026-01-01T00:00:00Z">
        <w:r>
          <w:br/>
        </w:r>
      </w:ins>
      <w:ins w:id="4110" w:author="PR Preview" w:date="2026-01-01T00:00:00Z">
        <w:r>
          <w:rPr>
            <w:rStyle w:val="NormalTok"/>
          </w:rPr>
          <w:t xml:space="preserve">v2 </w:t>
        </w:r>
      </w:ins>
      <w:ins w:id="4111" w:author="PR Preview" w:date="2026-01-01T00:00:00Z">
        <w:r>
          <w:rPr>
            <w:rStyle w:val="OtherTok"/>
          </w:rPr>
          <w:t xml:space="preserve">&lt;-</w:t>
        </w:r>
      </w:ins>
      <w:ins w:id="4112" w:author="PR Preview" w:date="2026-01-01T00:00:00Z">
        <w:r>
          <w:rPr>
            <w:rStyle w:val="NormalTok"/>
          </w:rPr>
          <w:t xml:space="preserve"> </w:t>
        </w:r>
      </w:ins>
      <w:ins w:id="4113" w:author="PR Preview" w:date="2026-01-01T00:00:00Z">
        <w:r>
          <w:rPr>
            <w:rStyle w:val="FunctionTok"/>
          </w:rPr>
          <w:t xml:space="preserve">c</w:t>
        </w:r>
      </w:ins>
      <w:ins w:id="4114" w:author="PR Preview" w:date="2026-01-01T00:00:00Z">
        <w:r>
          <w:rPr>
            <w:rStyle w:val="NormalTok"/>
          </w:rPr>
          <w:t xml:space="preserve">(</w:t>
        </w:r>
      </w:ins>
      <w:ins w:id="4115" w:author="PR Preview" w:date="2026-01-01T00:00:00Z">
        <w:r>
          <w:rPr>
            <w:rStyle w:val="DecValTok"/>
          </w:rPr>
          <w:t xml:space="preserve">0</w:t>
        </w:r>
      </w:ins>
      <w:ins w:id="4116" w:author="PR Preview" w:date="2026-01-01T00:00:00Z">
        <w:r>
          <w:rPr>
            <w:rStyle w:val="NormalTok"/>
          </w:rPr>
          <w:t xml:space="preserve">, </w:t>
        </w:r>
      </w:ins>
      <w:ins w:id="4117" w:author="PR Preview" w:date="2026-01-01T00:00:00Z">
        <w:r>
          <w:rPr>
            <w:rStyle w:val="DecValTok"/>
          </w:rPr>
          <w:t xml:space="preserve">1</w:t>
        </w:r>
      </w:ins>
      <w:ins w:id="4118" w:author="PR Preview" w:date="2026-01-01T00:00:00Z">
        <w:r>
          <w:rPr>
            <w:rStyle w:val="NormalTok"/>
          </w:rPr>
          <w:t xml:space="preserve">, </w:t>
        </w:r>
      </w:ins>
      <w:ins w:id="4119" w:author="PR Preview" w:date="2026-01-01T00:00:00Z">
        <w:r>
          <w:rPr>
            <w:rStyle w:val="SpecialCharTok"/>
          </w:rPr>
          <w:t xml:space="preserve">-</w:t>
        </w:r>
      </w:ins>
      <w:ins w:id="4120" w:author="PR Preview" w:date="2026-01-01T00:00:00Z">
        <w:r>
          <w:rPr>
            <w:rStyle w:val="DecValTok"/>
          </w:rPr>
          <w:t xml:space="preserve">1</w:t>
        </w:r>
      </w:ins>
      <w:ins w:id="4121" w:author="PR Preview" w:date="2026-01-01T00:00:00Z">
        <w:r>
          <w:rPr>
            <w:rStyle w:val="NormalTok"/>
          </w:rPr>
          <w:t xml:space="preserve">)</w:t>
        </w:r>
      </w:ins>
      <w:ins w:id="4122" w:author="PR Preview" w:date="2026-01-01T00:00:00Z">
        <w:r>
          <w:br/>
        </w:r>
      </w:ins>
      <w:ins w:id="4123" w:author="PR Preview" w:date="2026-01-01T00:00:00Z">
        <w:r>
          <w:rPr>
            <w:rStyle w:val="NormalTok"/>
          </w:rPr>
          <w:t xml:space="preserve">grid </w:t>
        </w:r>
      </w:ins>
      <w:ins w:id="4124" w:author="PR Preview" w:date="2026-01-01T00:00:00Z">
        <w:r>
          <w:rPr>
            <w:rStyle w:val="OtherTok"/>
          </w:rPr>
          <w:t xml:space="preserve">&lt;-</w:t>
        </w:r>
      </w:ins>
      <w:ins w:id="4125" w:author="PR Preview" w:date="2026-01-01T00:00:00Z">
        <w:r>
          <w:rPr>
            <w:rStyle w:val="NormalTok"/>
          </w:rPr>
          <w:t xml:space="preserve"> </w:t>
        </w:r>
      </w:ins>
      <w:ins w:id="4126" w:author="PR Preview" w:date="2026-01-01T00:00:00Z">
        <w:r>
          <w:rPr>
            <w:rStyle w:val="FunctionTok"/>
          </w:rPr>
          <w:t xml:space="preserve">expand.grid</w:t>
        </w:r>
      </w:ins>
      <w:ins w:id="4127" w:author="PR Preview" w:date="2026-01-01T00:00:00Z">
        <w:r>
          <w:rPr>
            <w:rStyle w:val="NormalTok"/>
          </w:rPr>
          <w:t xml:space="preserve">(</w:t>
        </w:r>
      </w:ins>
      <w:ins w:id="4128" w:author="PR Preview" w:date="2026-01-01T00:00:00Z">
        <w:r>
          <w:rPr>
            <w:rStyle w:val="AttributeTok"/>
          </w:rPr>
          <w:t xml:space="preserve">s =</w:t>
        </w:r>
      </w:ins>
      <w:ins w:id="4129" w:author="PR Preview" w:date="2026-01-01T00:00:00Z">
        <w:r>
          <w:rPr>
            <w:rStyle w:val="NormalTok"/>
          </w:rPr>
          <w:t xml:space="preserve"> </w:t>
        </w:r>
      </w:ins>
      <w:ins w:id="4130" w:author="PR Preview" w:date="2026-01-01T00:00:00Z">
        <w:r>
          <w:rPr>
            <w:rStyle w:val="SpecialCharTok"/>
          </w:rPr>
          <w:t xml:space="preserve">-</w:t>
        </w:r>
      </w:ins>
      <w:ins w:id="4131" w:author="PR Preview" w:date="2026-01-01T00:00:00Z">
        <w:r>
          <w:rPr>
            <w:rStyle w:val="DecValTok"/>
          </w:rPr>
          <w:t xml:space="preserve">2</w:t>
        </w:r>
      </w:ins>
      <w:ins w:id="4132" w:author="PR Preview" w:date="2026-01-01T00:00:00Z">
        <w:r>
          <w:rPr>
            <w:rStyle w:val="SpecialCharTok"/>
          </w:rPr>
          <w:t xml:space="preserve">:</w:t>
        </w:r>
      </w:ins>
      <w:ins w:id="4133" w:author="PR Preview" w:date="2026-01-01T00:00:00Z">
        <w:r>
          <w:rPr>
            <w:rStyle w:val="DecValTok"/>
          </w:rPr>
          <w:t xml:space="preserve">2</w:t>
        </w:r>
      </w:ins>
      <w:ins w:id="4134" w:author="PR Preview" w:date="2026-01-01T00:00:00Z">
        <w:r>
          <w:rPr>
            <w:rStyle w:val="NormalTok"/>
          </w:rPr>
          <w:t xml:space="preserve">, </w:t>
        </w:r>
      </w:ins>
      <w:ins w:id="4135" w:author="PR Preview" w:date="2026-01-01T00:00:00Z">
        <w:r>
          <w:rPr>
            <w:rStyle w:val="AttributeTok"/>
          </w:rPr>
          <w:t xml:space="preserve">t =</w:t>
        </w:r>
      </w:ins>
      <w:ins w:id="4136" w:author="PR Preview" w:date="2026-01-01T00:00:00Z">
        <w:r>
          <w:rPr>
            <w:rStyle w:val="NormalTok"/>
          </w:rPr>
          <w:t xml:space="preserve"> </w:t>
        </w:r>
      </w:ins>
      <w:ins w:id="4137" w:author="PR Preview" w:date="2026-01-01T00:00:00Z">
        <w:r>
          <w:rPr>
            <w:rStyle w:val="SpecialCharTok"/>
          </w:rPr>
          <w:t xml:space="preserve">-</w:t>
        </w:r>
      </w:ins>
      <w:ins w:id="4138" w:author="PR Preview" w:date="2026-01-01T00:00:00Z">
        <w:r>
          <w:rPr>
            <w:rStyle w:val="DecValTok"/>
          </w:rPr>
          <w:t xml:space="preserve">2</w:t>
        </w:r>
      </w:ins>
      <w:ins w:id="4139" w:author="PR Preview" w:date="2026-01-01T00:00:00Z">
        <w:r>
          <w:rPr>
            <w:rStyle w:val="SpecialCharTok"/>
          </w:rPr>
          <w:t xml:space="preserve">:</w:t>
        </w:r>
      </w:ins>
      <w:ins w:id="4140" w:author="PR Preview" w:date="2026-01-01T00:00:00Z">
        <w:r>
          <w:rPr>
            <w:rStyle w:val="DecValTok"/>
          </w:rPr>
          <w:t xml:space="preserve">2</w:t>
        </w:r>
      </w:ins>
      <w:ins w:id="4141" w:author="PR Preview" w:date="2026-01-01T00:00:00Z">
        <w:r>
          <w:rPr>
            <w:rStyle w:val="NormalTok"/>
          </w:rPr>
          <w:t xml:space="preserve">)</w:t>
        </w:r>
      </w:ins>
      <w:ins w:id="4142" w:author="PR Preview" w:date="2026-01-01T00:00:00Z">
        <w:r>
          <w:br/>
        </w:r>
      </w:ins>
      <w:ins w:id="4143" w:author="PR Preview" w:date="2026-01-01T00:00:00Z">
        <w:r>
          <w:rPr>
            <w:rStyle w:val="NormalTok"/>
          </w:rPr>
          <w:t xml:space="preserve">plane_levels </w:t>
        </w:r>
      </w:ins>
      <w:ins w:id="4144" w:author="PR Preview" w:date="2026-01-01T00:00:00Z">
        <w:r>
          <w:rPr>
            <w:rStyle w:val="OtherTok"/>
          </w:rPr>
          <w:t xml:space="preserve">&lt;-</w:t>
        </w:r>
      </w:ins>
      <w:ins w:id="4145" w:author="PR Preview" w:date="2026-01-01T00:00:00Z">
        <w:r>
          <w:rPr>
            <w:rStyle w:val="NormalTok"/>
          </w:rPr>
          <w:t xml:space="preserve"> </w:t>
        </w:r>
      </w:ins>
      <w:ins w:id="4146" w:author="PR Preview" w:date="2026-01-01T00:00:00Z">
        <w:r>
          <w:rPr>
            <w:rStyle w:val="FunctionTok"/>
          </w:rPr>
          <w:t xml:space="preserve">mapply</w:t>
        </w:r>
      </w:ins>
      <w:ins w:id="4147" w:author="PR Preview" w:date="2026-01-01T00:00:00Z">
        <w:r>
          <w:rPr>
            <w:rStyle w:val="NormalTok"/>
          </w:rPr>
          <w:t xml:space="preserve">(</w:t>
        </w:r>
      </w:ins>
      <w:ins w:id="4148" w:author="PR Preview" w:date="2026-01-01T00:00:00Z">
        <w:r>
          <w:br/>
        </w:r>
      </w:ins>
      <w:ins w:id="4149" w:author="PR Preview" w:date="2026-01-01T00:00:00Z">
        <w:r>
          <w:rPr>
            <w:rStyle w:val="NormalTok"/>
          </w:rPr>
          <w:t xml:space="preserve">  </w:t>
        </w:r>
      </w:ins>
      <w:ins w:id="4150" w:author="PR Preview" w:date="2026-01-01T00:00:00Z">
        <w:r>
          <w:rPr>
            <w:rStyle w:val="ControlFlowTok"/>
          </w:rPr>
          <w:t xml:space="preserve">function</w:t>
        </w:r>
      </w:ins>
      <w:ins w:id="4151" w:author="PR Preview" w:date="2026-01-01T00:00:00Z">
        <w:r>
          <w:rPr>
            <w:rStyle w:val="NormalTok"/>
          </w:rPr>
          <w:t xml:space="preserve">(s, t) </w:t>
        </w:r>
      </w:ins>
      <w:ins w:id="4152" w:author="PR Preview" w:date="2026-01-01T00:00:00Z">
        <w:r>
          <w:rPr>
            <w:rStyle w:val="FunctionTok"/>
          </w:rPr>
          <w:t xml:space="preserve">level</w:t>
        </w:r>
      </w:ins>
      <w:ins w:id="4153" w:author="PR Preview" w:date="2026-01-01T00:00:00Z">
        <w:r>
          <w:rPr>
            <w:rStyle w:val="NormalTok"/>
          </w:rPr>
          <w:t xml:space="preserve">(w3, b3, point_plane </w:t>
        </w:r>
      </w:ins>
      <w:ins w:id="4154" w:author="PR Preview" w:date="2026-01-01T00:00:00Z">
        <w:r>
          <w:rPr>
            <w:rStyle w:val="SpecialCharTok"/>
          </w:rPr>
          <w:t xml:space="preserve">+</w:t>
        </w:r>
      </w:ins>
      <w:ins w:id="4155" w:author="PR Preview" w:date="2026-01-01T00:00:00Z">
        <w:r>
          <w:rPr>
            <w:rStyle w:val="NormalTok"/>
          </w:rPr>
          <w:t xml:space="preserve"> s </w:t>
        </w:r>
      </w:ins>
      <w:ins w:id="4156" w:author="PR Preview" w:date="2026-01-01T00:00:00Z">
        <w:r>
          <w:rPr>
            <w:rStyle w:val="SpecialCharTok"/>
          </w:rPr>
          <w:t xml:space="preserve">*</w:t>
        </w:r>
      </w:ins>
      <w:ins w:id="4157" w:author="PR Preview" w:date="2026-01-01T00:00:00Z">
        <w:r>
          <w:rPr>
            <w:rStyle w:val="NormalTok"/>
          </w:rPr>
          <w:t xml:space="preserve"> v1 </w:t>
        </w:r>
      </w:ins>
      <w:ins w:id="4158" w:author="PR Preview" w:date="2026-01-01T00:00:00Z">
        <w:r>
          <w:rPr>
            <w:rStyle w:val="SpecialCharTok"/>
          </w:rPr>
          <w:t xml:space="preserve">+</w:t>
        </w:r>
      </w:ins>
      <w:ins w:id="4159" w:author="PR Preview" w:date="2026-01-01T00:00:00Z">
        <w:r>
          <w:rPr>
            <w:rStyle w:val="NormalTok"/>
          </w:rPr>
          <w:t xml:space="preserve"> t </w:t>
        </w:r>
      </w:ins>
      <w:ins w:id="4160" w:author="PR Preview" w:date="2026-01-01T00:00:00Z">
        <w:r>
          <w:rPr>
            <w:rStyle w:val="SpecialCharTok"/>
          </w:rPr>
          <w:t xml:space="preserve">*</w:t>
        </w:r>
      </w:ins>
      <w:ins w:id="4161" w:author="PR Preview" w:date="2026-01-01T00:00:00Z">
        <w:r>
          <w:rPr>
            <w:rStyle w:val="NormalTok"/>
          </w:rPr>
          <w:t xml:space="preserve"> v2),</w:t>
        </w:r>
      </w:ins>
      <w:ins w:id="4162" w:author="PR Preview" w:date="2026-01-01T00:00:00Z">
        <w:r>
          <w:br/>
        </w:r>
      </w:ins>
      <w:ins w:id="4163" w:author="PR Preview" w:date="2026-01-01T00:00:00Z">
        <w:r>
          <w:rPr>
            <w:rStyle w:val="NormalTok"/>
          </w:rPr>
          <w:t xml:space="preserve">  grid</w:t>
        </w:r>
      </w:ins>
      <w:ins w:id="4164" w:author="PR Preview" w:date="2026-01-01T00:00:00Z">
        <w:r>
          <w:rPr>
            <w:rStyle w:val="SpecialCharTok"/>
          </w:rPr>
          <w:t xml:space="preserve">$</w:t>
        </w:r>
      </w:ins>
      <w:ins w:id="4165" w:author="PR Preview" w:date="2026-01-01T00:00:00Z">
        <w:r>
          <w:rPr>
            <w:rStyle w:val="NormalTok"/>
          </w:rPr>
          <w:t xml:space="preserve">s, grid</w:t>
        </w:r>
      </w:ins>
      <w:ins w:id="4166" w:author="PR Preview" w:date="2026-01-01T00:00:00Z">
        <w:r>
          <w:rPr>
            <w:rStyle w:val="SpecialCharTok"/>
          </w:rPr>
          <w:t xml:space="preserve">$</w:t>
        </w:r>
      </w:ins>
      <w:ins w:id="4167" w:author="PR Preview" w:date="2026-01-01T00:00:00Z">
        <w:r>
          <w:rPr>
            <w:rStyle w:val="NormalTok"/>
          </w:rPr>
          <w:t xml:space="preserve">t</w:t>
        </w:r>
      </w:ins>
      <w:ins w:id="4168" w:author="PR Preview" w:date="2026-01-01T00:00:00Z">
        <w:r>
          <w:br/>
        </w:r>
      </w:ins>
      <w:ins w:id="4169" w:author="PR Preview" w:date="2026-01-01T00:00:00Z">
        <w:r>
          <w:rPr>
            <w:rStyle w:val="NormalTok"/>
          </w:rPr>
          <w:t xml:space="preserve">)</w:t>
        </w:r>
      </w:ins>
      <w:ins w:id="4170" w:author="PR Preview" w:date="2026-01-01T00:00:00Z">
        <w:r>
          <w:br/>
        </w:r>
      </w:ins>
      <w:ins w:id="4171" w:author="PR Preview" w:date="2026-01-01T00:00:00Z">
        <w:r>
          <w:br/>
        </w:r>
      </w:ins>
      <w:ins w:id="4172" w:author="PR Preview" w:date="2026-01-01T00:00:00Z">
        <w:r>
          <w:rPr>
            <w:rStyle w:val="FunctionTok"/>
          </w:rPr>
          <w:t xml:space="preserve">c</w:t>
        </w:r>
      </w:ins>
      <w:ins w:id="4173" w:author="PR Preview" w:date="2026-01-01T00:00:00Z">
        <w:r>
          <w:rPr>
            <w:rStyle w:val="NormalTok"/>
          </w:rPr>
          <w:t xml:space="preserve">(</w:t>
        </w:r>
      </w:ins>
      <w:ins w:id="4174" w:author="PR Preview" w:date="2026-01-01T00:00:00Z">
        <w:r>
          <w:br/>
        </w:r>
      </w:ins>
      <w:ins w:id="4175" w:author="PR Preview" w:date="2026-01-01T00:00:00Z">
        <w:r>
          <w:rPr>
            <w:rStyle w:val="NormalTok"/>
          </w:rPr>
          <w:t xml:space="preserve">  </w:t>
        </w:r>
      </w:ins>
      <w:ins w:id="4176" w:author="PR Preview" w:date="2026-01-01T00:00:00Z">
        <w:r>
          <w:rPr>
            <w:rStyle w:val="AttributeTok"/>
          </w:rPr>
          <w:t xml:space="preserve">origin_in_R2 =</w:t>
        </w:r>
      </w:ins>
      <w:ins w:id="4177" w:author="PR Preview" w:date="2026-01-01T00:00:00Z">
        <w:r>
          <w:rPr>
            <w:rStyle w:val="NormalTok"/>
          </w:rPr>
          <w:t xml:space="preserve"> </w:t>
        </w:r>
      </w:ins>
      <w:ins w:id="4178" w:author="PR Preview" w:date="2026-01-01T00:00:00Z">
        <w:r>
          <w:rPr>
            <w:rStyle w:val="FunctionTok"/>
          </w:rPr>
          <w:t xml:space="preserve">level</w:t>
        </w:r>
      </w:ins>
      <w:ins w:id="4179" w:author="PR Preview" w:date="2026-01-01T00:00:00Z">
        <w:r>
          <w:rPr>
            <w:rStyle w:val="NormalTok"/>
          </w:rPr>
          <w:t xml:space="preserve">(w2, b2, </w:t>
        </w:r>
      </w:ins>
      <w:ins w:id="4180" w:author="PR Preview" w:date="2026-01-01T00:00:00Z">
        <w:r>
          <w:rPr>
            <w:rStyle w:val="FunctionTok"/>
          </w:rPr>
          <w:t xml:space="preserve">c</w:t>
        </w:r>
      </w:ins>
      <w:ins w:id="4181" w:author="PR Preview" w:date="2026-01-01T00:00:00Z">
        <w:r>
          <w:rPr>
            <w:rStyle w:val="NormalTok"/>
          </w:rPr>
          <w:t xml:space="preserve">(</w:t>
        </w:r>
      </w:ins>
      <w:ins w:id="4182" w:author="PR Preview" w:date="2026-01-01T00:00:00Z">
        <w:r>
          <w:rPr>
            <w:rStyle w:val="DecValTok"/>
          </w:rPr>
          <w:t xml:space="preserve">0</w:t>
        </w:r>
      </w:ins>
      <w:ins w:id="4183" w:author="PR Preview" w:date="2026-01-01T00:00:00Z">
        <w:r>
          <w:rPr>
            <w:rStyle w:val="NormalTok"/>
          </w:rPr>
          <w:t xml:space="preserve">, </w:t>
        </w:r>
      </w:ins>
      <w:ins w:id="4184" w:author="PR Preview" w:date="2026-01-01T00:00:00Z">
        <w:r>
          <w:rPr>
            <w:rStyle w:val="DecValTok"/>
          </w:rPr>
          <w:t xml:space="preserve">0</w:t>
        </w:r>
      </w:ins>
      <w:ins w:id="4185" w:author="PR Preview" w:date="2026-01-01T00:00:00Z">
        <w:r>
          <w:rPr>
            <w:rStyle w:val="NormalTok"/>
          </w:rPr>
          <w:t xml:space="preserve">)),</w:t>
        </w:r>
      </w:ins>
      <w:ins w:id="4186" w:author="PR Preview" w:date="2026-01-01T00:00:00Z">
        <w:r>
          <w:br/>
        </w:r>
      </w:ins>
      <w:ins w:id="4187" w:author="PR Preview" w:date="2026-01-01T00:00:00Z">
        <w:r>
          <w:rPr>
            <w:rStyle w:val="NormalTok"/>
          </w:rPr>
          <w:t xml:space="preserve">  </w:t>
        </w:r>
      </w:ins>
      <w:ins w:id="4188" w:author="PR Preview" w:date="2026-01-01T00:00:00Z">
        <w:r>
          <w:rPr>
            <w:rStyle w:val="AttributeTok"/>
          </w:rPr>
          <w:t xml:space="preserve">origin_in_R3 =</w:t>
        </w:r>
      </w:ins>
      <w:ins w:id="4189" w:author="PR Preview" w:date="2026-01-01T00:00:00Z">
        <w:r>
          <w:rPr>
            <w:rStyle w:val="NormalTok"/>
          </w:rPr>
          <w:t xml:space="preserve"> </w:t>
        </w:r>
      </w:ins>
      <w:ins w:id="4190" w:author="PR Preview" w:date="2026-01-01T00:00:00Z">
        <w:r>
          <w:rPr>
            <w:rStyle w:val="FunctionTok"/>
          </w:rPr>
          <w:t xml:space="preserve">level</w:t>
        </w:r>
      </w:ins>
      <w:ins w:id="4191" w:author="PR Preview" w:date="2026-01-01T00:00:00Z">
        <w:r>
          <w:rPr>
            <w:rStyle w:val="NormalTok"/>
          </w:rPr>
          <w:t xml:space="preserve">(w3, b3, </w:t>
        </w:r>
      </w:ins>
      <w:ins w:id="4192" w:author="PR Preview" w:date="2026-01-01T00:00:00Z">
        <w:r>
          <w:rPr>
            <w:rStyle w:val="FunctionTok"/>
          </w:rPr>
          <w:t xml:space="preserve">c</w:t>
        </w:r>
      </w:ins>
      <w:ins w:id="4193" w:author="PR Preview" w:date="2026-01-01T00:00:00Z">
        <w:r>
          <w:rPr>
            <w:rStyle w:val="NormalTok"/>
          </w:rPr>
          <w:t xml:space="preserve">(</w:t>
        </w:r>
      </w:ins>
      <w:ins w:id="4194" w:author="PR Preview" w:date="2026-01-01T00:00:00Z">
        <w:r>
          <w:rPr>
            <w:rStyle w:val="DecValTok"/>
          </w:rPr>
          <w:t xml:space="preserve">0</w:t>
        </w:r>
      </w:ins>
      <w:ins w:id="4195" w:author="PR Preview" w:date="2026-01-01T00:00:00Z">
        <w:r>
          <w:rPr>
            <w:rStyle w:val="NormalTok"/>
          </w:rPr>
          <w:t xml:space="preserve">, </w:t>
        </w:r>
      </w:ins>
      <w:ins w:id="4196" w:author="PR Preview" w:date="2026-01-01T00:00:00Z">
        <w:r>
          <w:rPr>
            <w:rStyle w:val="DecValTok"/>
          </w:rPr>
          <w:t xml:space="preserve">0</w:t>
        </w:r>
      </w:ins>
      <w:ins w:id="4197" w:author="PR Preview" w:date="2026-01-01T00:00:00Z">
        <w:r>
          <w:rPr>
            <w:rStyle w:val="NormalTok"/>
          </w:rPr>
          <w:t xml:space="preserve">, </w:t>
        </w:r>
      </w:ins>
      <w:ins w:id="4198" w:author="PR Preview" w:date="2026-01-01T00:00:00Z">
        <w:r>
          <w:rPr>
            <w:rStyle w:val="DecValTok"/>
          </w:rPr>
          <w:t xml:space="preserve">0</w:t>
        </w:r>
      </w:ins>
      <w:ins w:id="4199" w:author="PR Preview" w:date="2026-01-01T00:00:00Z">
        <w:r>
          <w:rPr>
            <w:rStyle w:val="NormalTok"/>
          </w:rPr>
          <w:t xml:space="preserve">)),</w:t>
        </w:r>
      </w:ins>
      <w:ins w:id="4200" w:author="PR Preview" w:date="2026-01-01T00:00:00Z">
        <w:r>
          <w:br/>
        </w:r>
      </w:ins>
      <w:ins w:id="4201" w:author="PR Preview" w:date="2026-01-01T00:00:00Z">
        <w:r>
          <w:rPr>
            <w:rStyle w:val="NormalTok"/>
          </w:rPr>
          <w:t xml:space="preserve">  </w:t>
        </w:r>
      </w:ins>
      <w:ins w:id="4202" w:author="PR Preview" w:date="2026-01-01T00:00:00Z">
        <w:r>
          <w:rPr>
            <w:rStyle w:val="AttributeTok"/>
          </w:rPr>
          <w:t xml:space="preserve">origin_with_b0 =</w:t>
        </w:r>
      </w:ins>
      <w:ins w:id="4203" w:author="PR Preview" w:date="2026-01-01T00:00:00Z">
        <w:r>
          <w:rPr>
            <w:rStyle w:val="NormalTok"/>
          </w:rPr>
          <w:t xml:space="preserve"> </w:t>
        </w:r>
      </w:ins>
      <w:ins w:id="4204" w:author="PR Preview" w:date="2026-01-01T00:00:00Z">
        <w:r>
          <w:rPr>
            <w:rStyle w:val="FunctionTok"/>
          </w:rPr>
          <w:t xml:space="preserve">level</w:t>
        </w:r>
      </w:ins>
      <w:ins w:id="4205" w:author="PR Preview" w:date="2026-01-01T00:00:00Z">
        <w:r>
          <w:rPr>
            <w:rStyle w:val="NormalTok"/>
          </w:rPr>
          <w:t xml:space="preserve">(w3, </w:t>
        </w:r>
      </w:ins>
      <w:ins w:id="4206" w:author="PR Preview" w:date="2026-01-01T00:00:00Z">
        <w:r>
          <w:rPr>
            <w:rStyle w:val="DecValTok"/>
          </w:rPr>
          <w:t xml:space="preserve">0</w:t>
        </w:r>
      </w:ins>
      <w:ins w:id="4207" w:author="PR Preview" w:date="2026-01-01T00:00:00Z">
        <w:r>
          <w:rPr>
            <w:rStyle w:val="NormalTok"/>
          </w:rPr>
          <w:t xml:space="preserve">, </w:t>
        </w:r>
      </w:ins>
      <w:ins w:id="4208" w:author="PR Preview" w:date="2026-01-01T00:00:00Z">
        <w:r>
          <w:rPr>
            <w:rStyle w:val="FunctionTok"/>
          </w:rPr>
          <w:t xml:space="preserve">c</w:t>
        </w:r>
      </w:ins>
      <w:ins w:id="4209" w:author="PR Preview" w:date="2026-01-01T00:00:00Z">
        <w:r>
          <w:rPr>
            <w:rStyle w:val="NormalTok"/>
          </w:rPr>
          <w:t xml:space="preserve">(</w:t>
        </w:r>
      </w:ins>
      <w:ins w:id="4210" w:author="PR Preview" w:date="2026-01-01T00:00:00Z">
        <w:r>
          <w:rPr>
            <w:rStyle w:val="DecValTok"/>
          </w:rPr>
          <w:t xml:space="preserve">0</w:t>
        </w:r>
      </w:ins>
      <w:ins w:id="4211" w:author="PR Preview" w:date="2026-01-01T00:00:00Z">
        <w:r>
          <w:rPr>
            <w:rStyle w:val="NormalTok"/>
          </w:rPr>
          <w:t xml:space="preserve">, </w:t>
        </w:r>
      </w:ins>
      <w:ins w:id="4212" w:author="PR Preview" w:date="2026-01-01T00:00:00Z">
        <w:r>
          <w:rPr>
            <w:rStyle w:val="DecValTok"/>
          </w:rPr>
          <w:t xml:space="preserve">0</w:t>
        </w:r>
      </w:ins>
      <w:ins w:id="4213" w:author="PR Preview" w:date="2026-01-01T00:00:00Z">
        <w:r>
          <w:rPr>
            <w:rStyle w:val="NormalTok"/>
          </w:rPr>
          <w:t xml:space="preserve">, </w:t>
        </w:r>
      </w:ins>
      <w:ins w:id="4214" w:author="PR Preview" w:date="2026-01-01T00:00:00Z">
        <w:r>
          <w:rPr>
            <w:rStyle w:val="DecValTok"/>
          </w:rPr>
          <w:t xml:space="preserve">0</w:t>
        </w:r>
      </w:ins>
      <w:ins w:id="4215" w:author="PR Preview" w:date="2026-01-01T00:00:00Z">
        <w:r>
          <w:rPr>
            <w:rStyle w:val="NormalTok"/>
          </w:rPr>
          <w:t xml:space="preserve">))</w:t>
        </w:r>
      </w:ins>
      <w:ins w:id="4216" w:author="PR Preview" w:date="2026-01-01T00:00:00Z">
        <w:r>
          <w:br/>
        </w:r>
      </w:ins>
      <w:ins w:id="4217" w:author="PR Preview" w:date="2026-01-01T00:00:00Z">
        <w:r>
          <w:rPr>
            <w:rStyle w:val="NormalTok"/>
          </w:rPr>
          <w:t xml:space="preserve">)</w:t>
        </w:r>
      </w:ins>
      <w:ins w:id="4218" w:author="PR Preview" w:date="2026-01-01T00:00:00Z">
        <w:r>
          <w:br/>
        </w:r>
      </w:ins>
      <w:ins w:id="4219" w:author="PR Preview" w:date="2026-01-01T00:00:00Z">
        <w:r>
          <w:rPr>
            <w:rStyle w:val="CommentTok"/>
          </w:rPr>
          <w:t xml:space="preserve">#&gt;   origin_in_R2   origin_in_R3 origin_with_b0 </w:t>
        </w:r>
      </w:ins>
      <w:ins w:id="4220" w:author="PR Preview" w:date="2026-01-01T00:00:00Z">
        <w:r>
          <w:br/>
        </w:r>
      </w:ins>
      <w:ins w:id="4221" w:author="PR Preview" w:date="2026-01-01T00:00:00Z">
        <w:r>
          <w:rPr>
            <w:rStyle w:val="CommentTok"/>
          </w:rPr>
          <w:t xml:space="preserve">#&gt;             -1             -1              0</w:t>
        </w:r>
      </w:ins>
    </w:p>
    <w:p>
      <w:pPr>
        <w:pStyle w:val="FirstParagraph"/>
      </w:pPr>
      <w:ins w:id="4222" w:author="PR Preview" w:date="2026-01-01T00:00:00Z">
        <w:r>
          <w:t xml:space="preserve">At the origin the left side equals the offset,</w:t>
        </w:r>
      </w:ins>
      <w:ins w:id="4223" w:author="PR Preview" w:date="2026-01-01T00:00:00Z">
        <w:r>
          <w:t xml:space="preserve"> </w:t>
        </w:r>
      </w:ins>
      <w:ins w:id="4224" w:author="PR Preview" w:date="2026-01-01T00:00:00Z">
        <w:r>
          <w:t xml:space="preserve">so the origin is on the line only if</w:t>
        </w:r>
      </w:ins>
      <w:ins w:id="4225" w:author="PR Preview" w:date="2026-01-01T00:00:00Z">
        <w:r>
          <w:t xml:space="preserve"> </w:t>
        </w:r>
      </w:ins>
      <m:oMath>
        <m:r>
          <m:t>b</m:t>
        </m:r>
      </m:oMath>
      <w:ins w:id="4226" w:author="PR Preview" w:date="2026-01-01T00:00:00Z">
        <w:r>
          <w:t xml:space="preserve"> </w:t>
        </w:r>
      </w:ins>
      <w:ins w:id="4227" w:author="PR Preview" w:date="2026-01-01T00:00:00Z">
        <w:r>
          <w:t xml:space="preserve">is</w:t>
        </w:r>
      </w:ins>
      <w:ins w:id="4228" w:author="PR Preview" w:date="2026-01-01T00:00:00Z">
        <w:r>
          <w:t xml:space="preserve"> </w:t>
        </w:r>
      </w:ins>
      <m:oMath>
        <m:r>
          <m:t>0</m:t>
        </m:r>
      </m:oMath>
      <w:ins w:id="4229" w:author="PR Preview" w:date="2026-01-01T00:00:00Z">
        <w:r>
          <w:t xml:space="preserve">:</w:t>
        </w:r>
      </w:ins>
      <w:ins w:id="4230" w:author="PR Preview" w:date="2026-01-01T00:00:00Z">
        <w:r>
          <w:t xml:space="preserve"> </w:t>
        </w:r>
      </w:ins>
      <w:ins w:id="4231" w:author="PR Preview" w:date="2026-01-01T00:00:00Z">
        <w:r>
          <w:t xml:space="preserve">it gives -1 for the line and -1 for the plane,</w:t>
        </w:r>
      </w:ins>
      <w:ins w:id="4232" w:author="PR Preview" w:date="2026-01-01T00:00:00Z">
        <w:r>
          <w:t xml:space="preserve"> </w:t>
        </w:r>
      </w:ins>
      <w:ins w:id="4233" w:author="PR Preview" w:date="2026-01-01T00:00:00Z">
        <w:r>
          <w:t xml:space="preserve">and 0 once the offset is changed to</w:t>
        </w:r>
      </w:ins>
      <w:ins w:id="4234" w:author="PR Preview" w:date="2026-01-01T00:00:00Z">
        <w:r>
          <w:t xml:space="preserve"> </w:t>
        </w:r>
      </w:ins>
      <m:oMath>
        <m:r>
          <m:t>0</m:t>
        </m:r>
      </m:oMath>
      <w:ins w:id="4235" w:author="PR Preview" w:date="2026-01-01T00:00:00Z">
        <w:r>
          <w:t xml:space="preserve">.</w:t>
        </w:r>
      </w:ins>
      <w:ins w:id="4236" w:author="PR Preview" w:date="2026-01-01T00:00:00Z">
        <w:r>
          <w:t xml:space="preserve"> </w:t>
        </w:r>
      </w:ins>
      <w:ins w:id="4237" w:author="PR Preview" w:date="2026-01-01T00:00:00Z">
        <w:r>
          <w:t xml:space="preserve">All 5 points</w:t>
        </w:r>
      </w:ins>
      <w:ins w:id="423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4239" w:author="PR Preview" w:date="2026-01-01T00:00:00Z">
        <w:r>
          <w:t xml:space="preserve"> </w:t>
        </w:r>
      </w:ins>
      <w:ins w:id="4240" w:author="PR Preview" w:date="2026-01-01T00:00:00Z">
        <w:r>
          <w:t xml:space="preserve">on the line</w:t>
        </w:r>
      </w:ins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and all 25 points</w:t>
        </w:r>
      </w:ins>
      <w:ins w:id="424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4244" w:author="PR Preview" w:date="2026-01-01T00:00:00Z">
        <w:r>
          <w:t xml:space="preserve"> </w:t>
        </w:r>
      </w:ins>
      <w:ins w:id="4245" w:author="PR Preview" w:date="2026-01-01T00:00:00Z">
        <w:r>
          <w:t xml:space="preserve">on the plane</w:t>
        </w:r>
      </w:ins>
      <w:ins w:id="4246" w:author="PR Preview" w:date="2026-01-01T00:00:00Z">
        <w:r>
          <w:t xml:space="preserve"> </w:t>
        </w:r>
      </w:ins>
      <w:ins w:id="4247" w:author="PR Preview" w:date="2026-01-01T00:00:00Z">
        <w:r>
          <w:t xml:space="preserve">satisfy the equation up to rounding error:</w:t>
        </w:r>
      </w:ins>
      <w:ins w:id="4248" w:author="PR Preview" w:date="2026-01-01T00:00:00Z">
        <w:r>
          <w:t xml:space="preserve"> </w:t>
        </w:r>
      </w:ins>
      <w:ins w:id="4249" w:author="PR Preview" w:date="2026-01-01T00:00:00Z">
        <w:r>
          <w:t xml:space="preserve">30 of the</w:t>
        </w:r>
      </w:ins>
      <w:ins w:id="4250" w:author="PR Preview" w:date="2026-01-01T00:00:00Z">
        <w:r>
          <w:t xml:space="preserve"> </w:t>
        </w:r>
      </w:ins>
      <w:ins w:id="4251" w:author="PR Preview" w:date="2026-01-01T00:00:00Z">
        <w:r>
          <w:t xml:space="preserve">30 points have</w:t>
        </w:r>
      </w:ins>
      <w:ins w:id="425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ins w:id="4253" w:author="PR Preview" w:date="2026-01-01T00:00:00Z">
        <w:r>
          <w:t xml:space="preserve">.</w:t>
        </w:r>
      </w:ins>
    </w:p>
    <w:bookmarkEnd w:id="104"/>
    <w:bookmarkStart w:id="106" w:name="def-half-space"/>
    <w:p>
      <w:pPr>
        <w:pStyle w:val="BodyText"/>
      </w:pPr>
      <w:ins w:id="4254" w:author="PR Preview" w:date="2026-01-01T00:00:00Z">
        <w:r>
          <w:rPr>
            <w:b/>
            <w:bCs/>
          </w:rPr>
          <w:t xml:space="preserve">Definition 14 (Half-space)</w:t>
        </w:r>
      </w:ins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Let</w:t>
        </w:r>
      </w:ins>
      <w:ins w:id="42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4258" w:author="PR Preview" w:date="2026-01-01T00:00:00Z">
        <w:r>
          <w:t xml:space="preserve"> </w:t>
        </w:r>
      </w:ins>
      <w:ins w:id="4259" w:author="PR Preview" w:date="2026-01-01T00:00:00Z">
        <w:r>
          <w:t xml:space="preserve">be a hyperplane (</w:t>
        </w:r>
      </w:ins>
      <w:hyperlink r:id="rId97">
        <w:ins w:id="4260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4261" w:author="PR Preview" w:date="2026-01-01T00:00:00Z">
        <w:r>
          <w:t xml:space="preserve">).</w:t>
        </w:r>
      </w:ins>
      <w:ins w:id="4262" w:author="PR Preview" w:date="2026-01-01T00:00:00Z">
        <w:r>
          <w:t xml:space="preserve"> </w:t>
        </w:r>
      </w:ins>
      <w:ins w:id="4263" w:author="PR Preview" w:date="2026-01-01T00:00:00Z">
        <w:r>
          <w:t xml:space="preserve">The two</w:t>
        </w:r>
      </w:ins>
      <w:ins w:id="4264" w:author="PR Preview" w:date="2026-01-01T00:00:00Z">
        <w:r>
          <w:t xml:space="preserve"> </w:t>
        </w:r>
      </w:ins>
      <w:ins w:id="4265" w:author="PR Preview" w:date="2026-01-01T00:00:00Z">
        <w:r>
          <w:rPr>
            <w:b/>
            <w:bCs/>
          </w:rPr>
          <w:t xml:space="preserve">open half-spaces</w:t>
        </w:r>
      </w:ins>
      <w:ins w:id="4266" w:author="PR Preview" w:date="2026-01-01T00:00:00Z">
        <w:r>
          <w:t xml:space="preserve"> </w:t>
        </w:r>
      </w:ins>
      <w:ins w:id="4267" w:author="PR Preview" w:date="2026-01-01T00:00:00Z">
        <w:r>
          <w:t xml:space="preserve">of</w:t>
        </w:r>
      </w:ins>
      <w:ins w:id="42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269" w:author="PR Preview" w:date="2026-01-01T00:00:00Z">
        <w:r>
          <w:t xml:space="preserve"> </w:t>
        </w:r>
      </w:ins>
      <w:ins w:id="4270" w:author="PR Preview" w:date="2026-01-01T00:00:00Z">
        <w:r>
          <w:t xml:space="preserve">are</w:t>
        </w:r>
      </w:ins>
    </w:p>
    <w:p>
      <w:pPr>
        <w:pStyle w:val="BodyText"/>
      </w:pPr>
      <w:bookmarkStart w:id="105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ins w:id="4271" w:author="PR Preview" w:date="2026-01-01T00:00:00Z">
        <w:r>
          <w:t xml:space="preserve">The</w:t>
        </w:r>
      </w:ins>
      <w:ins w:id="4272" w:author="PR Preview" w:date="2026-01-01T00:00:00Z">
        <w:r>
          <w:t xml:space="preserve"> </w:t>
        </w:r>
      </w:ins>
      <w:ins w:id="4273" w:author="PR Preview" w:date="2026-01-01T00:00:00Z">
        <w:r>
          <w:rPr>
            <w:b/>
            <w:bCs/>
          </w:rPr>
          <w:t xml:space="preserve">closed half-spaces</w:t>
        </w:r>
      </w:ins>
      <w:ins w:id="4274" w:author="PR Preview" w:date="2026-01-01T00:00:00Z">
        <w:r>
          <w:t xml:space="preserve"> </w:t>
        </w:r>
      </w:ins>
      <w:ins w:id="4275" w:author="PR Preview" w:date="2026-01-01T00:00:00Z">
        <w:r>
          <w:t xml:space="preserve">also include</w:t>
        </w:r>
      </w:ins>
      <w:ins w:id="42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277" w:author="PR Preview" w:date="2026-01-01T00:00:00Z">
        <w:r>
          <w:t xml:space="preserve"> </w:t>
        </w:r>
      </w:ins>
      <w:ins w:id="4278" w:author="PR Preview" w:date="2026-01-01T00:00:00Z">
        <w:r>
          <w:t xml:space="preserve">itself:</w:t>
        </w:r>
      </w:ins>
      <w:ins w:id="427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4280" w:author="PR Preview" w:date="2026-01-01T00:00:00Z">
        <w:r>
          <w:t xml:space="preserve"> </w:t>
        </w:r>
      </w:ins>
      <w:ins w:id="4281" w:author="PR Preview" w:date="2026-01-01T00:00:00Z">
        <w:r>
          <w:t xml:space="preserve">and</w:t>
        </w:r>
      </w:ins>
      <w:ins w:id="428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4283" w:author="PR Preview" w:date="2026-01-01T00:00:00Z">
        <w:r>
          <w:t xml:space="preserve">.</w:t>
        </w:r>
      </w:ins>
      <w:ins w:id="4284" w:author="PR Preview" w:date="2026-01-01T00:00:00Z">
        <w:r>
          <w:t xml:space="preserve"> </w:t>
        </w:r>
      </w:ins>
      <w:ins w:id="4285" w:author="PR Preview" w:date="2026-01-01T00:00:00Z">
        <w:r>
          <w:t xml:space="preserve">Every point of</w:t>
        </w:r>
      </w:ins>
      <w:ins w:id="42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287" w:author="PR Preview" w:date="2026-01-01T00:00:00Z">
        <w:r>
          <w:t xml:space="preserve"> </w:t>
        </w:r>
      </w:ins>
      <w:ins w:id="4288" w:author="PR Preview" w:date="2026-01-01T00:00:00Z">
        <w:r>
          <w:t xml:space="preserve">is in exactly one of</w:t>
        </w:r>
      </w:ins>
      <w:ins w:id="428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290" w:author="PR Preview" w:date="2026-01-01T00:00:00Z">
        <w:r>
          <w:t xml:space="preserve">,</w:t>
        </w:r>
      </w:ins>
      <w:ins w:id="42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292" w:author="PR Preview" w:date="2026-01-01T00:00:00Z">
        <w:r>
          <w:t xml:space="preserve"> </w:t>
        </w:r>
      </w:ins>
      <w:ins w:id="4293" w:author="PR Preview" w:date="2026-01-01T00:00:00Z">
        <w:r>
          <w:t xml:space="preserve">and</w:t>
        </w:r>
      </w:ins>
      <w:ins w:id="429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295" w:author="PR Preview" w:date="2026-01-01T00:00:00Z">
        <w:r>
          <w:t xml:space="preserve">,</w:t>
        </w:r>
      </w:ins>
      <w:ins w:id="4296" w:author="PR Preview" w:date="2026-01-01T00:00:00Z">
        <w:r>
          <w:t xml:space="preserve"> </w:t>
        </w:r>
      </w:ins>
      <w:ins w:id="4297" w:author="PR Preview" w:date="2026-01-01T00:00:00Z">
        <w:r>
          <w:t xml:space="preserve">because the number</w:t>
        </w:r>
      </w:ins>
      <w:ins w:id="42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4299" w:author="PR Preview" w:date="2026-01-01T00:00:00Z">
        <w:r>
          <w:t xml:space="preserve"> </w:t>
        </w:r>
      </w:ins>
      <w:ins w:id="4300" w:author="PR Preview" w:date="2026-01-01T00:00:00Z">
        <w:r>
          <w:t xml:space="preserve">is positive, zero or negative.</w:t>
        </w:r>
      </w:ins>
      <w:ins w:id="4301" w:author="PR Preview" w:date="2026-01-01T00:00:00Z">
        <w:r>
          <w:t xml:space="preserve"> </w:t>
        </w:r>
      </w:ins>
      <w:ins w:id="4302" w:author="PR Preview" w:date="2026-01-01T00:00:00Z">
        <w:r>
          <w:t xml:space="preserve">The vector</w:t>
        </w:r>
      </w:ins>
      <w:ins w:id="43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points into</w:t>
        </w:r>
      </w:ins>
      <w:ins w:id="430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307" w:author="PR Preview" w:date="2026-01-01T00:00:00Z">
        <w:r>
          <w:t xml:space="preserve">:</w:t>
        </w:r>
      </w:ins>
      <w:ins w:id="4308" w:author="PR Preview" w:date="2026-01-01T00:00:00Z">
        <w:r>
          <w:t xml:space="preserve"> </w:t>
        </w:r>
      </w:ins>
      <w:ins w:id="4309" w:author="PR Preview" w:date="2026-01-01T00:00:00Z">
        <w:r>
          <w:t xml:space="preserve">the number</w:t>
        </w:r>
      </w:ins>
      <w:ins w:id="43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4311" w:author="PR Preview" w:date="2026-01-01T00:00:00Z">
        <w:r>
          <w:t xml:space="preserve"> </w:t>
        </w:r>
      </w:ins>
      <w:ins w:id="4312" w:author="PR Preview" w:date="2026-01-01T00:00:00Z">
        <w:r>
          <w:t xml:space="preserve">goes up when</w:t>
        </w:r>
      </w:ins>
      <w:ins w:id="43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314" w:author="PR Preview" w:date="2026-01-01T00:00:00Z">
        <w:r>
          <w:t xml:space="preserve"> </w:t>
        </w:r>
      </w:ins>
      <w:ins w:id="4315" w:author="PR Preview" w:date="2026-01-01T00:00:00Z">
        <w:r>
          <w:t xml:space="preserve">moves in the direction</w:t>
        </w:r>
      </w:ins>
      <w:ins w:id="43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4317" w:author="PR Preview" w:date="2026-01-01T00:00:00Z">
        <w:r>
          <w:t xml:space="preserve">.</w:t>
        </w:r>
      </w:ins>
    </w:p>
    <w:bookmarkEnd w:id="106"/>
    <w:p>
      <w:pPr>
        <w:pStyle w:val="BodyText"/>
      </w:pPr>
      <w:ins w:id="4318" w:author="PR Preview" w:date="2026-01-01T00:00:00Z">
        <w:r>
          <w:rPr>
            <w:i/>
            <w:iCs/>
          </w:rPr>
          <w:t xml:space="preserve">Remark</w:t>
        </w:r>
      </w:ins>
      <w:ins w:id="4319" w:author="PR Preview" w:date="2026-01-01T00:00:00Z">
        <w:r>
          <w:t xml:space="preserve">. </w:t>
        </w:r>
      </w:ins>
      <w:ins w:id="4320" w:author="PR Preview" w:date="2026-01-01T00:00:00Z">
        <w:r>
          <w:t xml:space="preserve">Replacing</w:t>
        </w:r>
      </w:ins>
      <w:ins w:id="43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322" w:author="PR Preview" w:date="2026-01-01T00:00:00Z">
        <w:r>
          <w:t xml:space="preserve"> </w:t>
        </w:r>
      </w:ins>
      <w:ins w:id="4323" w:author="PR Preview" w:date="2026-01-01T00:00:00Z">
        <w:r>
          <w:t xml:space="preserve">by</w:t>
        </w:r>
      </w:ins>
      <w:ins w:id="43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ins w:id="4325" w:author="PR Preview" w:date="2026-01-01T00:00:00Z">
        <w:r>
          <w:t xml:space="preserve"> </w:t>
        </w:r>
      </w:ins>
      <w:ins w:id="4326" w:author="PR Preview" w:date="2026-01-01T00:00:00Z">
        <w:r>
          <w:t xml:space="preserve">describes the same hyperplane</w:t>
        </w:r>
      </w:ins>
      <w:ins w:id="4327" w:author="PR Preview" w:date="2026-01-01T00:00:00Z">
        <w:r>
          <w:t xml:space="preserve"> </w:t>
        </w:r>
      </w:ins>
      <w:ins w:id="4328" w:author="PR Preview" w:date="2026-01-01T00:00:00Z">
        <w:r>
          <w:t xml:space="preserve">but swaps the names</w:t>
        </w:r>
      </w:ins>
      <w:ins w:id="432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330" w:author="PR Preview" w:date="2026-01-01T00:00:00Z">
        <w:r>
          <w:t xml:space="preserve"> </w:t>
        </w:r>
      </w:ins>
      <w:ins w:id="4331" w:author="PR Preview" w:date="2026-01-01T00:00:00Z">
        <w:r>
          <w:t xml:space="preserve">and</w:t>
        </w:r>
      </w:ins>
      <w:ins w:id="433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333" w:author="PR Preview" w:date="2026-01-01T00:00:00Z">
        <w:r>
          <w:t xml:space="preserve">.</w:t>
        </w:r>
      </w:ins>
      <w:ins w:id="4334" w:author="PR Preview" w:date="2026-01-01T00:00:00Z">
        <w:r>
          <w:t xml:space="preserve"> </w:t>
        </w:r>
      </w:ins>
      <w:ins w:id="4335" w:author="PR Preview" w:date="2026-01-01T00:00:00Z">
        <w:r>
          <w:t xml:space="preserve">The sign of</w:t>
        </w:r>
      </w:ins>
      <w:ins w:id="43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tells you which side of the hyperplane</w:t>
        </w:r>
      </w:ins>
      <w:ins w:id="43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340" w:author="PR Preview" w:date="2026-01-01T00:00:00Z">
        <w:r>
          <w:t xml:space="preserve"> </w:t>
        </w:r>
      </w:ins>
      <w:ins w:id="4341" w:author="PR Preview" w:date="2026-01-01T00:00:00Z">
        <w:r>
          <w:t xml:space="preserve">is on.</w:t>
        </w:r>
      </w:ins>
      <w:ins w:id="4342" w:author="PR Preview" w:date="2026-01-01T00:00:00Z">
        <w:r>
          <w:t xml:space="preserve"> </w:t>
        </w:r>
      </w:ins>
      <w:ins w:id="4343" w:author="PR Preview" w:date="2026-01-01T00:00:00Z">
        <w:r>
          <w:t xml:space="preserve">A linear classifier uses this sign to assign one of two labels.</w:t>
        </w:r>
      </w:ins>
    </w:p>
    <w:bookmarkStart w:id="107" w:name="exm-half-space-plane"/>
    <w:p>
      <w:pPr>
        <w:pStyle w:val="BodyText"/>
      </w:pPr>
      <w:ins w:id="4344" w:author="PR Preview" w:date="2026-01-01T00:00:00Z">
        <w:r>
          <w:rPr>
            <w:b/>
            <w:bCs/>
          </w:rPr>
          <w:t xml:space="preserve">Example 38 (Half-spaces of a line in the plane)</w:t>
        </w:r>
      </w:ins>
      <w:ins w:id="4345" w:author="PR Preview" w:date="2026-01-01T00:00:00Z">
        <w:r>
          <w:t xml:space="preserve"> </w:t>
        </w:r>
      </w:ins>
      <w:ins w:id="4346" w:author="PR Preview" w:date="2026-01-01T00:00:00Z">
        <w:r>
          <w:t xml:space="preserve">Let</w:t>
        </w:r>
      </w:ins>
      <w:ins w:id="43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348" w:author="PR Preview" w:date="2026-01-01T00:00:00Z">
        <w:r>
          <w:t xml:space="preserve"> </w:t>
        </w:r>
      </w:ins>
      <w:ins w:id="4349" w:author="PR Preview" w:date="2026-01-01T00:00:00Z">
        <w:r>
          <w:t xml:space="preserve">be the line in</w:t>
        </w:r>
      </w:ins>
      <w:ins w:id="435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351" w:author="PR Preview" w:date="2026-01-01T00:00:00Z">
        <w:r>
          <w:t xml:space="preserve"> </w:t>
        </w:r>
      </w:ins>
      <w:ins w:id="4352" w:author="PR Preview" w:date="2026-01-01T00:00:00Z">
        <w:r>
          <w:t xml:space="preserve">with</w:t>
        </w:r>
      </w:ins>
      <w:ins w:id="43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354" w:author="PR Preview" w:date="2026-01-01T00:00:00Z">
        <w:r>
          <w:t xml:space="preserve"> </w:t>
        </w:r>
      </w:ins>
      <w:ins w:id="4355" w:author="PR Preview" w:date="2026-01-01T00:00:00Z">
        <w:r>
          <w:t xml:space="preserve">and</w:t>
        </w:r>
      </w:ins>
      <w:ins w:id="435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4357" w:author="PR Preview" w:date="2026-01-01T00:00:00Z">
        <w:r>
          <w:t xml:space="preserve"> </w:t>
        </w:r>
      </w:ins>
      <w:ins w:id="4358" w:author="PR Preview" w:date="2026-01-01T00:00:00Z">
        <w:r>
          <w:t xml:space="preserve">(</w:t>
        </w:r>
      </w:ins>
      <w:hyperlink r:id="rId97">
        <w:ins w:id="4359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4360" w:author="PR Preview" w:date="2026-01-01T00:00:00Z">
        <w:r>
          <w:t xml:space="preserve">),</w:t>
        </w:r>
      </w:ins>
      <w:ins w:id="4361" w:author="PR Preview" w:date="2026-01-01T00:00:00Z">
        <w:r>
          <w:t xml:space="preserve"> </w:t>
        </w:r>
      </w:ins>
      <w:ins w:id="4362" w:author="PR Preview" w:date="2026-01-01T00:00:00Z">
        <w:r>
          <w:t xml:space="preserve">so</w:t>
        </w:r>
      </w:ins>
      <w:ins w:id="43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4364" w:author="PR Preview" w:date="2026-01-01T00:00:00Z">
        <w:r>
          <w:t xml:space="preserve">.</w:t>
        </w:r>
      </w:ins>
      <w:ins w:id="4365" w:author="PR Preview" w:date="2026-01-01T00:00:00Z">
        <w:r>
          <w:t xml:space="preserve"> </w:t>
        </w:r>
      </w:ins>
      <w:ins w:id="4366" w:author="PR Preview" w:date="2026-01-01T00:00:00Z">
        <w:r>
          <w:t xml:space="preserve">Evaluate</w:t>
        </w:r>
      </w:ins>
      <w:ins w:id="43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4368" w:author="PR Preview" w:date="2026-01-01T00:00:00Z">
        <w:r>
          <w:t xml:space="preserve"> </w:t>
        </w:r>
      </w:ins>
      <w:ins w:id="4369" w:author="PR Preview" w:date="2026-01-01T00:00:00Z">
        <w:r>
          <w:t xml:space="preserve">at three points (</w:t>
        </w:r>
      </w:ins>
      <w:hyperlink w:anchor="def-half-space">
        <w:ins w:id="437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371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13"/>
        </w:numPr>
      </w:pPr>
      <w:ins w:id="4372" w:author="PR Preview" w:date="2026-01-01T00:00:00Z">
        <w:r>
          <w:t xml:space="preserve">At</w:t>
        </w:r>
      </w:ins>
      <w:ins w:id="43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374" w:author="PR Preview" w:date="2026-01-01T00:00:00Z">
        <w:r>
          <w:t xml:space="preserve"> </w:t>
        </w:r>
      </w:ins>
      <w:ins w:id="4375" w:author="PR Preview" w:date="2026-01-01T00:00:00Z">
        <w:r>
          <w:t xml:space="preserve">it equals</w:t>
        </w:r>
      </w:ins>
      <w:ins w:id="4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ins w:id="4377" w:author="PR Preview" w:date="2026-01-01T00:00:00Z">
        <w:r>
          <w:t xml:space="preserve">, so</w:t>
        </w:r>
      </w:ins>
      <w:ins w:id="43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37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4380" w:author="PR Preview" w:date="2026-01-01T00:00:00Z">
        <w:r>
          <w:t xml:space="preserve">At</w:t>
        </w:r>
      </w:ins>
      <w:ins w:id="43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382" w:author="PR Preview" w:date="2026-01-01T00:00:00Z">
        <w:r>
          <w:t xml:space="preserve"> </w:t>
        </w:r>
      </w:ins>
      <w:ins w:id="4383" w:author="PR Preview" w:date="2026-01-01T00:00:00Z">
        <w:r>
          <w:t xml:space="preserve">it equals</w:t>
        </w:r>
      </w:ins>
      <w:ins w:id="438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ins w:id="4385" w:author="PR Preview" w:date="2026-01-01T00:00:00Z">
        <w:r>
          <w:t xml:space="preserve">, so</w:t>
        </w:r>
      </w:ins>
      <w:ins w:id="4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438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4388" w:author="PR Preview" w:date="2026-01-01T00:00:00Z">
        <w:r>
          <w:t xml:space="preserve">At</w:t>
        </w:r>
      </w:ins>
      <w:ins w:id="43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390" w:author="PR Preview" w:date="2026-01-01T00:00:00Z">
        <w:r>
          <w:t xml:space="preserve"> </w:t>
        </w:r>
      </w:ins>
      <w:ins w:id="4391" w:author="PR Preview" w:date="2026-01-01T00:00:00Z">
        <w:r>
          <w:t xml:space="preserve">it equals</w:t>
        </w:r>
      </w:ins>
      <w:ins w:id="439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ins w:id="4393" w:author="PR Preview" w:date="2026-01-01T00:00:00Z">
        <w:r>
          <w:t xml:space="preserve">, so</w:t>
        </w:r>
      </w:ins>
      <w:ins w:id="43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395" w:author="PR Preview" w:date="2026-01-01T00:00:00Z">
        <w:r>
          <w:t xml:space="preserve">.</w:t>
        </w:r>
      </w:ins>
    </w:p>
    <w:p>
      <w:pPr>
        <w:pStyle w:val="FirstParagraph"/>
      </w:pPr>
      <w:ins w:id="4396" w:author="PR Preview" w:date="2026-01-01T00:00:00Z">
        <w:r>
          <w:t xml:space="preserve">Moving from</w:t>
        </w:r>
      </w:ins>
      <w:ins w:id="43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in the direction</w:t>
        </w:r>
      </w:ins>
      <w:ins w:id="44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401" w:author="PR Preview" w:date="2026-01-01T00:00:00Z">
        <w:r>
          <w:t xml:space="preserve"> </w:t>
        </w:r>
      </w:ins>
      <w:ins w:id="4402" w:author="PR Preview" w:date="2026-01-01T00:00:00Z">
        <w:r>
          <w:t xml:space="preserve">gives</w:t>
        </w:r>
      </w:ins>
      <w:ins w:id="44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404" w:author="PR Preview" w:date="2026-01-01T00:00:00Z">
        <w:r>
          <w:t xml:space="preserve">,</w:t>
        </w:r>
      </w:ins>
      <w:ins w:id="4405" w:author="PR Preview" w:date="2026-01-01T00:00:00Z">
        <w:r>
          <w:t xml:space="preserve"> </w:t>
        </w:r>
      </w:ins>
      <w:ins w:id="4406" w:author="PR Preview" w:date="2026-01-01T00:00:00Z">
        <w:r>
          <w:t xml:space="preserve">where the value is</w:t>
        </w:r>
      </w:ins>
      <w:ins w:id="440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ins w:id="4408" w:author="PR Preview" w:date="2026-01-01T00:00:00Z">
        <w:r>
          <w:t xml:space="preserve">.</w:t>
        </w:r>
      </w:ins>
      <w:ins w:id="4409" w:author="PR Preview" w:date="2026-01-01T00:00:00Z">
        <w:r>
          <w:t xml:space="preserve"> </w:t>
        </w:r>
      </w:ins>
      <w:ins w:id="4410" w:author="PR Preview" w:date="2026-01-01T00:00:00Z">
        <w:r>
          <w:t xml:space="preserve">So the direction</w:t>
        </w:r>
      </w:ins>
      <w:ins w:id="44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4412" w:author="PR Preview" w:date="2026-01-01T00:00:00Z">
        <w:r>
          <w:t xml:space="preserve"> </w:t>
        </w:r>
      </w:ins>
      <w:ins w:id="4413" w:author="PR Preview" w:date="2026-01-01T00:00:00Z">
        <w:r>
          <w:t xml:space="preserve">leads into</w:t>
        </w:r>
      </w:ins>
      <w:ins w:id="441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415" w:author="PR Preview" w:date="2026-01-01T00:00:00Z">
        <w:r>
          <w:t xml:space="preserve">.</w:t>
        </w:r>
      </w:ins>
    </w:p>
    <w:bookmarkEnd w:id="107"/>
    <w:bookmarkStart w:id="108" w:name="thm-half-space-dimension"/>
    <w:p>
      <w:pPr>
        <w:pStyle w:val="BodyText"/>
      </w:pPr>
      <w:ins w:id="4416" w:author="PR Preview" w:date="2026-01-01T00:00:00Z">
        <w:r>
          <w:rPr>
            <w:b/>
            <w:bCs/>
          </w:rPr>
          <w:t xml:space="preserve">Theorem 22 (Differences of points in a hyperplane and in a half-space)</w:t>
        </w:r>
      </w:ins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Let</w:t>
        </w:r>
      </w:ins>
      <w:ins w:id="44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20" w:author="PR Preview" w:date="2026-01-01T00:00:00Z">
        <w:r>
          <w:t xml:space="preserve"> </w:t>
        </w:r>
      </w:ins>
      <w:ins w:id="4421" w:author="PR Preview" w:date="2026-01-01T00:00:00Z">
        <w:r>
          <w:t xml:space="preserve">be nonzero, let</w:t>
        </w:r>
      </w:ins>
      <w:ins w:id="44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423" w:author="PR Preview" w:date="2026-01-01T00:00:00Z">
        <w:r>
          <w:t xml:space="preserve">,</w:t>
        </w:r>
      </w:ins>
      <w:ins w:id="4424" w:author="PR Preview" w:date="2026-01-01T00:00:00Z">
        <w:r>
          <w:t xml:space="preserve"> </w:t>
        </w:r>
      </w:ins>
      <w:ins w:id="4425" w:author="PR Preview" w:date="2026-01-01T00:00:00Z">
        <w:r>
          <w:t xml:space="preserve">and let</w:t>
        </w:r>
      </w:ins>
      <w:ins w:id="44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427" w:author="PR Preview" w:date="2026-01-01T00:00:00Z">
        <w:r>
          <w:t xml:space="preserve">,</w:t>
        </w:r>
      </w:ins>
      <w:ins w:id="442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429" w:author="PR Preview" w:date="2026-01-01T00:00:00Z">
        <w:r>
          <w:t xml:space="preserve"> </w:t>
        </w:r>
      </w:ins>
      <w:ins w:id="4430" w:author="PR Preview" w:date="2026-01-01T00:00:00Z">
        <w:r>
          <w:t xml:space="preserve">be the hyperplane and open half-space of</w:t>
        </w:r>
      </w:ins>
      <w:ins w:id="4431" w:author="PR Preview" w:date="2026-01-01T00:00:00Z">
        <w:r>
          <w:t xml:space="preserve"> </w:t>
        </w:r>
      </w:ins>
      <w:hyperlink w:anchor="def-half-space">
        <w:ins w:id="443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433" w:author="PR Preview" w:date="2026-01-01T00:00:00Z">
        <w:r>
          <w:t xml:space="preserve">.</w:t>
        </w:r>
      </w:ins>
      <w:ins w:id="4434" w:author="PR Preview" w:date="2026-01-01T00:00:00Z">
        <w:r>
          <w:t xml:space="preserve"> </w:t>
        </w:r>
      </w:ins>
      <w:ins w:id="4435" w:author="PR Preview" w:date="2026-01-01T00:00:00Z">
        <w:r>
          <w:t xml:space="preserve">For a set</w:t>
        </w:r>
      </w:ins>
      <w:ins w:id="443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37" w:author="PR Preview" w:date="2026-01-01T00:00:00Z">
        <w:r>
          <w:t xml:space="preserve">, let</w:t>
        </w:r>
      </w:ins>
      <w:ins w:id="443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ins w:id="4439" w:author="PR Preview" w:date="2026-01-01T00:00:00Z">
        <w:r>
          <w:t xml:space="preserve"> </w:t>
        </w:r>
      </w:ins>
      <w:ins w:id="4440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14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4441" w:author="PR Preview" w:date="2026-01-01T00:00:00Z">
        <w:r>
          <w:t xml:space="preserve">,</w:t>
        </w:r>
      </w:ins>
      <w:ins w:id="4442" w:author="PR Preview" w:date="2026-01-01T00:00:00Z">
        <w:r>
          <w:t xml:space="preserve"> </w:t>
        </w:r>
      </w:ins>
      <w:ins w:id="4443" w:author="PR Preview" w:date="2026-01-01T00:00:00Z">
        <w:r>
          <w:t xml:space="preserve">a subspace of dimension</w:t>
        </w:r>
      </w:ins>
      <w:ins w:id="444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44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446" w:author="PR Preview" w:date="2026-01-01T00:00:00Z">
        <w:r>
          <w:t xml:space="preserve">, a subspace of dimension</w:t>
        </w:r>
      </w:ins>
      <w:ins w:id="4447" w:author="PR Preview" w:date="2026-01-01T00:00:00Z">
        <w:r>
          <w:t xml:space="preserve"> </w:t>
        </w:r>
      </w:ins>
      <m:oMath>
        <m:r>
          <m:t>p</m:t>
        </m:r>
      </m:oMath>
      <w:ins w:id="4448" w:author="PR Preview" w:date="2026-01-01T00:00:00Z">
        <w:r>
          <w:t xml:space="preserve">.</w:t>
        </w:r>
      </w:ins>
    </w:p>
    <w:p>
      <w:pPr>
        <w:pStyle w:val="FirstParagraph"/>
      </w:pPr>
      <w:ins w:id="4449" w:author="PR Preview" w:date="2026-01-01T00:00:00Z">
        <w:r>
          <w:t xml:space="preserve">The same holds for</w:t>
        </w:r>
      </w:ins>
      <w:ins w:id="445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451" w:author="PR Preview" w:date="2026-01-01T00:00:00Z">
        <w:r>
          <w:t xml:space="preserve">.</w:t>
        </w:r>
      </w:ins>
    </w:p>
    <w:bookmarkEnd w:id="108"/>
    <w:p>
      <w:pPr>
        <w:pStyle w:val="BodyText"/>
      </w:pPr>
      <w:ins w:id="4452" w:author="PR Preview" w:date="2026-01-01T00:00:00Z">
        <w:r>
          <w:rPr>
            <w:i/>
            <w:iCs/>
          </w:rPr>
          <w:t xml:space="preserve">Proof</w:t>
        </w:r>
      </w:ins>
      <w:ins w:id="4453" w:author="PR Preview" w:date="2026-01-01T00:00:00Z">
        <w:r>
          <w:t xml:space="preserve">. </w:t>
        </w:r>
      </w:ins>
      <w:ins w:id="4454" w:author="PR Preview" w:date="2026-01-01T00:00:00Z">
        <w:r>
          <w:rPr>
            <w:b/>
            <w:bCs/>
          </w:rPr>
          <w:t xml:space="preserve">Part 1.</w:t>
        </w:r>
      </w:ins>
      <w:ins w:id="4455" w:author="PR Preview" w:date="2026-01-01T00:00:00Z">
        <w:r>
          <w:t xml:space="preserve"> </w:t>
        </w:r>
      </w:ins>
      <w:ins w:id="4456" w:author="PR Preview" w:date="2026-01-01T00:00:00Z">
        <w:r>
          <w:t xml:space="preserve">Let</w:t>
        </w:r>
      </w:ins>
      <w:ins w:id="44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4458" w:author="PR Preview" w:date="2026-01-01T00:00:00Z">
        <w:r>
          <w:t xml:space="preserve">.</w:t>
        </w:r>
      </w:ins>
      <w:ins w:id="4459" w:author="PR Preview" w:date="2026-01-01T00:00:00Z">
        <w:r>
          <w:t xml:space="preserve"> </w:t>
        </w:r>
      </w:ins>
      <w:ins w:id="4460" w:author="PR Preview" w:date="2026-01-01T00:00:00Z">
        <w:r>
          <w:t xml:space="preserve">By</w:t>
        </w:r>
      </w:ins>
      <w:ins w:id="4461" w:author="PR Preview" w:date="2026-01-01T00:00:00Z">
        <w:r>
          <w:t xml:space="preserve"> </w:t>
        </w:r>
      </w:ins>
      <w:hyperlink w:anchor="thm-hyperplane-subspace">
        <w:ins w:id="4462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4463" w:author="PR Preview" w:date="2026-01-01T00:00:00Z">
        <w:r>
          <w:t xml:space="preserve"> </w:t>
        </w:r>
      </w:ins>
      <w:ins w:id="4464" w:author="PR Preview" w:date="2026-01-01T00:00:00Z">
        <w:r>
          <w:t xml:space="preserve">part 3,</w:t>
        </w:r>
      </w:ins>
      <w:ins w:id="44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466" w:author="PR Preview" w:date="2026-01-01T00:00:00Z">
        <w:r>
          <w:t xml:space="preserve">,</w:t>
        </w:r>
      </w:ins>
      <w:ins w:id="4467" w:author="PR Preview" w:date="2026-01-01T00:00:00Z">
        <w:r>
          <w:t xml:space="preserve"> </w:t>
        </w:r>
      </w:ins>
      <w:ins w:id="4468" w:author="PR Preview" w:date="2026-01-01T00:00:00Z">
        <w:r>
          <w:t xml:space="preserve">so</w:t>
        </w:r>
      </w:ins>
      <w:ins w:id="44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4470" w:author="PR Preview" w:date="2026-01-01T00:00:00Z">
        <w:r>
          <w:t xml:space="preserve">.</w:t>
        </w:r>
      </w:ins>
      <w:ins w:id="4471" w:author="PR Preview" w:date="2026-01-01T00:00:00Z">
        <w:r>
          <w:t xml:space="preserve"> </w:t>
        </w:r>
      </w:ins>
      <w:ins w:id="4472" w:author="PR Preview" w:date="2026-01-01T00:00:00Z">
        <w:r>
          <w:t xml:space="preserve">Conversely, fix any</w:t>
        </w:r>
      </w:ins>
      <w:ins w:id="447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(it exists by</w:t>
        </w:r>
      </w:ins>
      <w:ins w:id="4476" w:author="PR Preview" w:date="2026-01-01T00:00:00Z">
        <w:r>
          <w:t xml:space="preserve"> </w:t>
        </w:r>
      </w:ins>
      <w:hyperlink w:anchor="thm-hyperplane-subspace">
        <w:ins w:id="4477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4478" w:author="PR Preview" w:date="2026-01-01T00:00:00Z">
        <w:r>
          <w:t xml:space="preserve"> </w:t>
        </w:r>
      </w:ins>
      <w:ins w:id="4479" w:author="PR Preview" w:date="2026-01-01T00:00:00Z">
        <w:r>
          <w:t xml:space="preserve">part 2).</w:t>
        </w:r>
      </w:ins>
      <w:ins w:id="4480" w:author="PR Preview" w:date="2026-01-01T00:00:00Z">
        <w:r>
          <w:t xml:space="preserve"> </w:t>
        </w:r>
      </w:ins>
      <w:ins w:id="4481" w:author="PR Preview" w:date="2026-01-01T00:00:00Z">
        <w:r>
          <w:t xml:space="preserve">For any</w:t>
        </w:r>
      </w:ins>
      <w:ins w:id="44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4483" w:author="PR Preview" w:date="2026-01-01T00:00:00Z">
        <w:r>
          <w:t xml:space="preserve">, the point</w:t>
        </w:r>
      </w:ins>
      <w:ins w:id="448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is in</w:t>
        </w:r>
      </w:ins>
      <w:ins w:id="44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488" w:author="PR Preview" w:date="2026-01-01T00:00:00Z">
        <w:r>
          <w:t xml:space="preserve"> </w:t>
        </w:r>
      </w:ins>
      <w:ins w:id="4489" w:author="PR Preview" w:date="2026-01-01T00:00:00Z">
        <w:r>
          <w:t xml:space="preserve">by the same part,</w:t>
        </w:r>
      </w:ins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and</w:t>
        </w:r>
      </w:ins>
      <w:ins w:id="44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ins w:id="4493" w:author="PR Preview" w:date="2026-01-01T00:00:00Z">
        <w:r>
          <w:t xml:space="preserve">.</w:t>
        </w:r>
      </w:ins>
      <w:ins w:id="4494" w:author="PR Preview" w:date="2026-01-01T00:00:00Z">
        <w:r>
          <w:t xml:space="preserve"> </w:t>
        </w:r>
      </w:ins>
      <w:ins w:id="4495" w:author="PR Preview" w:date="2026-01-01T00:00:00Z">
        <w:r>
          <w:t xml:space="preserve">So</w:t>
        </w:r>
      </w:ins>
      <w:ins w:id="4496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4497" w:author="PR Preview" w:date="2026-01-01T00:00:00Z">
        <w:r>
          <w:t xml:space="preserve">, which has dimension</w:t>
        </w:r>
      </w:ins>
      <w:ins w:id="44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4499" w:author="PR Preview" w:date="2026-01-01T00:00:00Z">
        <w:r>
          <w:t xml:space="preserve"> </w:t>
        </w:r>
      </w:ins>
      <w:ins w:id="4500" w:author="PR Preview" w:date="2026-01-01T00:00:00Z">
        <w:r>
          <w:t xml:space="preserve">by</w:t>
        </w:r>
      </w:ins>
      <w:ins w:id="4501" w:author="PR Preview" w:date="2026-01-01T00:00:00Z">
        <w:r>
          <w:t xml:space="preserve"> </w:t>
        </w:r>
      </w:ins>
      <w:hyperlink w:anchor="thm-hyperplane-subspace">
        <w:ins w:id="4502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4503" w:author="PR Preview" w:date="2026-01-01T00:00:00Z">
        <w:r>
          <w:t xml:space="preserve"> </w:t>
        </w:r>
      </w:ins>
      <w:ins w:id="4504" w:author="PR Preview" w:date="2026-01-01T00:00:00Z">
        <w:r>
          <w:t xml:space="preserve">part 1.</w:t>
        </w:r>
      </w:ins>
    </w:p>
    <w:p>
      <w:pPr>
        <w:pStyle w:val="BodyText"/>
      </w:pPr>
      <w:ins w:id="4505" w:author="PR Preview" w:date="2026-01-01T00:00:00Z">
        <w:r>
          <w:rPr>
            <w:b/>
            <w:bCs/>
          </w:rPr>
          <w:t xml:space="preserve">Part 2.</w:t>
        </w:r>
      </w:ins>
      <w:ins w:id="4506" w:author="PR Preview" w:date="2026-01-01T00:00:00Z">
        <w:r>
          <w:t xml:space="preserve"> </w:t>
        </w:r>
      </w:ins>
      <w:ins w:id="4507" w:author="PR Preview" w:date="2026-01-01T00:00:00Z">
        <w:r>
          <w:t xml:space="preserve">Every difference is in</w:t>
        </w:r>
      </w:ins>
      <w:ins w:id="450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509" w:author="PR Preview" w:date="2026-01-01T00:00:00Z">
        <w:r>
          <w:t xml:space="preserve">, so</w:t>
        </w:r>
      </w:ins>
      <w:ins w:id="451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511" w:author="PR Preview" w:date="2026-01-01T00:00:00Z">
        <w:r>
          <w:t xml:space="preserve">.</w:t>
        </w:r>
      </w:ins>
      <w:ins w:id="4512" w:author="PR Preview" w:date="2026-01-01T00:00:00Z">
        <w:r>
          <w:t xml:space="preserve"> </w:t>
        </w:r>
      </w:ins>
      <w:ins w:id="4513" w:author="PR Preview" w:date="2026-01-01T00:00:00Z">
        <w:r>
          <w:t xml:space="preserve">For the other direction, fix any</w:t>
        </w:r>
      </w:ins>
      <w:ins w:id="451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4515" w:author="PR Preview" w:date="2026-01-01T00:00:00Z">
        <w:r>
          <w:t xml:space="preserve"> </w:t>
        </w:r>
      </w:ins>
      <w:ins w:id="4516" w:author="PR Preview" w:date="2026-01-01T00:00:00Z">
        <w:r>
          <w:t xml:space="preserve">and any</w:t>
        </w:r>
      </w:ins>
      <w:ins w:id="45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518" w:author="PR Preview" w:date="2026-01-01T00:00:00Z">
        <w:r>
          <w:t xml:space="preserve">.</w:t>
        </w:r>
      </w:ins>
      <w:ins w:id="4519" w:author="PR Preview" w:date="2026-01-01T00:00:00Z">
        <w:r>
          <w:t xml:space="preserve"> </w:t>
        </w:r>
      </w:ins>
      <w:ins w:id="4520" w:author="PR Preview" w:date="2026-01-01T00:00:00Z">
        <w:r>
          <w:t xml:space="preserve">For a number</w:t>
        </w:r>
      </w:ins>
      <w:ins w:id="452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522" w:author="PR Preview" w:date="2026-01-01T00:00:00Z">
        <w:r>
          <w:t xml:space="preserve"> </w:t>
        </w:r>
      </w:ins>
      <w:ins w:id="4523" w:author="PR Preview" w:date="2026-01-01T00:00:00Z">
        <w:r>
          <w:t xml:space="preserve">to be chosen, let</w:t>
        </w:r>
      </w:ins>
      <w:ins w:id="452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4525" w:author="PR Preview" w:date="2026-01-01T00:00:00Z">
        <w:r>
          <w:t xml:space="preserve">.</w:t>
        </w:r>
      </w:ins>
      <w:ins w:id="4526" w:author="PR Preview" w:date="2026-01-01T00:00:00Z">
        <w:r>
          <w:t xml:space="preserve"> </w:t>
        </w:r>
      </w:ins>
      <w:ins w:id="452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528" w:author="PR Preview" w:date="2026-01-01T00:00:00Z">
        <w:r>
          <w:t xml:space="preserve">which is positive, so</w:t>
        </w:r>
      </w:ins>
      <w:ins w:id="452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530" w:author="PR Preview" w:date="2026-01-01T00:00:00Z">
        <w:r>
          <w:t xml:space="preserve">.</w:t>
        </w:r>
      </w:ins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Next,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ins w:id="4533" w:author="PR Preview" w:date="2026-01-01T00:00:00Z">
        <w:r>
          <w:t xml:space="preserve">Because</w:t>
        </w:r>
      </w:ins>
      <w:ins w:id="45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ins w:id="4535" w:author="PR Preview" w:date="2026-01-01T00:00:00Z">
        <w:r>
          <w:t xml:space="preserve">, this is positive once</w:t>
        </w:r>
      </w:ins>
      <w:ins w:id="453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ins w:id="4537" w:author="PR Preview" w:date="2026-01-01T00:00:00Z">
        <w:r>
          <w:t xml:space="preserve">.</w:t>
        </w:r>
      </w:ins>
      <w:ins w:id="4538" w:author="PR Preview" w:date="2026-01-01T00:00:00Z">
        <w:r>
          <w:t xml:space="preserve"> </w:t>
        </w:r>
      </w:ins>
      <w:ins w:id="4539" w:author="PR Preview" w:date="2026-01-01T00:00:00Z">
        <w:r>
          <w:t xml:space="preserve">Choose such a</w:t>
        </w:r>
      </w:ins>
      <w:ins w:id="454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4541" w:author="PR Preview" w:date="2026-01-01T00:00:00Z">
        <w:r>
          <w:t xml:space="preserve">.</w:t>
        </w:r>
      </w:ins>
      <w:ins w:id="4542" w:author="PR Preview" w:date="2026-01-01T00:00:00Z">
        <w:r>
          <w:t xml:space="preserve"> </w:t>
        </w:r>
      </w:ins>
      <w:ins w:id="4543" w:author="PR Preview" w:date="2026-01-01T00:00:00Z">
        <w:r>
          <w:t xml:space="preserve">Then</w:t>
        </w:r>
      </w:ins>
      <w:ins w:id="454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ins w:id="4545" w:author="PR Preview" w:date="2026-01-01T00:00:00Z">
        <w:r>
          <w:t xml:space="preserve"> </w:t>
        </w:r>
      </w:ins>
      <w:ins w:id="4546" w:author="PR Preview" w:date="2026-01-01T00:00:00Z">
        <w:r>
          <w:t xml:space="preserve">and</w:t>
        </w:r>
      </w:ins>
      <w:ins w:id="45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are both in</w:t>
        </w:r>
      </w:ins>
      <w:ins w:id="455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551" w:author="PR Preview" w:date="2026-01-01T00:00:00Z">
        <w:r>
          <w:t xml:space="preserve">,</w:t>
        </w:r>
      </w:ins>
      <w:ins w:id="4552" w:author="PR Preview" w:date="2026-01-01T00:00:00Z">
        <w:r>
          <w:t xml:space="preserve"> </w:t>
        </w:r>
      </w:ins>
      <w:ins w:id="4553" w:author="PR Preview" w:date="2026-01-01T00:00:00Z">
        <w:r>
          <w:t xml:space="preserve">and their difference is</w:t>
        </w:r>
      </w:ins>
      <w:ins w:id="45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4555" w:author="PR Preview" w:date="2026-01-01T00:00:00Z">
        <w:r>
          <w:t xml:space="preserve">.</w:t>
        </w:r>
      </w:ins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So</w:t>
        </w:r>
      </w:ins>
      <w:ins w:id="45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4559" w:author="PR Preview" w:date="2026-01-01T00:00:00Z">
        <w:r>
          <w:t xml:space="preserve">.</w:t>
        </w:r>
      </w:ins>
      <w:ins w:id="4560" w:author="PR Preview" w:date="2026-01-01T00:00:00Z">
        <w:r>
          <w:t xml:space="preserve"> </w:t>
        </w:r>
      </w:ins>
      <w:ins w:id="4561" w:author="PR Preview" w:date="2026-01-01T00:00:00Z">
        <w:r>
          <w:t xml:space="preserve">The whole space</w:t>
        </w:r>
      </w:ins>
      <w:ins w:id="45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563" w:author="PR Preview" w:date="2026-01-01T00:00:00Z">
        <w:r>
          <w:t xml:space="preserve"> </w:t>
        </w:r>
      </w:ins>
      <w:ins w:id="4564" w:author="PR Preview" w:date="2026-01-01T00:00:00Z">
        <w:r>
          <w:t xml:space="preserve">is a subspace of dimension</w:t>
        </w:r>
      </w:ins>
      <w:ins w:id="4565" w:author="PR Preview" w:date="2026-01-01T00:00:00Z">
        <w:r>
          <w:t xml:space="preserve"> </w:t>
        </w:r>
      </w:ins>
      <m:oMath>
        <m:r>
          <m:t>p</m:t>
        </m:r>
      </m:oMath>
      <w:ins w:id="4566" w:author="PR Preview" w:date="2026-01-01T00:00:00Z">
        <w:r>
          <w:t xml:space="preserve"> </w:t>
        </w:r>
      </w:ins>
      <w:ins w:id="4567" w:author="PR Preview" w:date="2026-01-01T00:00:00Z">
        <w:r>
          <w:t xml:space="preserve">(</w:t>
        </w:r>
      </w:ins>
      <w:hyperlink w:anchor="def-dimension">
        <w:ins w:id="456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569" w:author="PR Preview" w:date="2026-01-01T00:00:00Z">
        <w:r>
          <w:t xml:space="preserve">).</w:t>
        </w:r>
      </w:ins>
    </w:p>
    <w:p>
      <w:pPr>
        <w:pStyle w:val="BodyText"/>
      </w:pPr>
      <w:ins w:id="4570" w:author="PR Preview" w:date="2026-01-01T00:00:00Z">
        <w:r>
          <w:t xml:space="preserve">The proof for</w:t>
        </w:r>
      </w:ins>
      <w:ins w:id="457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is the same with</w:t>
        </w:r>
      </w:ins>
      <w:ins w:id="45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ins w:id="4575" w:author="PR Preview" w:date="2026-01-01T00:00:00Z">
        <w:r>
          <w:t xml:space="preserve"> </w:t>
        </w:r>
      </w:ins>
      <w:ins w:id="4576" w:author="PR Preview" w:date="2026-01-01T00:00:00Z">
        <w:r>
          <w:t xml:space="preserve">and</w:t>
        </w:r>
      </w:ins>
      <w:ins w:id="457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4578" w:author="PR Preview" w:date="2026-01-01T00:00:00Z">
        <w:r>
          <w:t xml:space="preserve"> </w:t>
        </w:r>
      </w:ins>
      <w:ins w:id="4579" w:author="PR Preview" w:date="2026-01-01T00:00:00Z">
        <w:r>
          <w:t xml:space="preserve">in place of</w:t>
        </w:r>
      </w:ins>
      <w:ins w:id="45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4581" w:author="PR Preview" w:date="2026-01-01T00:00:00Z">
        <w:r>
          <w:t xml:space="preserve"> </w:t>
        </w:r>
      </w:ins>
      <w:ins w:id="4582" w:author="PR Preview" w:date="2026-01-01T00:00:00Z">
        <w:r>
          <w:t xml:space="preserve">and</w:t>
        </w:r>
      </w:ins>
      <w:ins w:id="4583" w:author="PR Preview" w:date="2026-01-01T00:00:00Z">
        <w:r>
          <w:t xml:space="preserve"> </w:t>
        </w:r>
      </w:ins>
      <m:oMath>
        <m:r>
          <m:t>b</m:t>
        </m:r>
      </m:oMath>
      <w:ins w:id="4584" w:author="PR Preview" w:date="2026-01-01T00:00:00Z">
        <w:r>
          <w:t xml:space="preserve">.</w:t>
        </w:r>
      </w:ins>
    </w:p>
    <w:bookmarkStart w:id="113" w:name="exm-half-space-iris"/>
    <w:p>
      <w:pPr>
        <w:pStyle w:val="BodyText"/>
      </w:pPr>
      <w:ins w:id="4585" w:author="PR Preview" w:date="2026-01-01T00:00:00Z">
        <w:r>
          <w:rPr>
            <w:b/>
            <w:bCs/>
          </w:rPr>
          <w:t xml:space="preserve">Example 39 (Two iris species on either side of a line)</w:t>
        </w:r>
      </w:ins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The</w:t>
        </w:r>
      </w:ins>
      <w:ins w:id="4588" w:author="PR Preview" w:date="2026-01-01T00:00:00Z">
        <w:r>
          <w:t xml:space="preserve"> </w:t>
        </w:r>
      </w:ins>
      <w:ins w:id="4589" w:author="PR Preview" w:date="2026-01-01T00:00:00Z">
        <w:r>
          <w:rPr>
            <w:rStyle w:val="VerbatimChar"/>
          </w:rPr>
          <w:t xml:space="preserve">iris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data set in R has the petal length and petal width, in centimeters, of 150 irises.</w:t>
        </w:r>
      </w:ins>
      <w:ins w:id="4592" w:author="PR Preview" w:date="2026-01-01T00:00:00Z">
        <w:r>
          <w:t xml:space="preserve"> </w:t>
        </w:r>
      </w:ins>
      <w:ins w:id="4593" w:author="PR Preview" w:date="2026-01-01T00:00:00Z">
        <w:r>
          <w:t xml:space="preserve">Take the 100 flowers of the species versicolor and virginica,</w:t>
        </w:r>
      </w:ins>
      <w:ins w:id="4594" w:author="PR Preview" w:date="2026-01-01T00:00:00Z">
        <w:r>
          <w:t xml:space="preserve"> </w:t>
        </w:r>
      </w:ins>
      <w:ins w:id="4595" w:author="PR Preview" w:date="2026-01-01T00:00:00Z">
        <w:r>
          <w:t xml:space="preserve">and let</w:t>
        </w:r>
      </w:ins>
      <w:ins w:id="45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597" w:author="PR Preview" w:date="2026-01-01T00:00:00Z">
        <w:r>
          <w:t xml:space="preserve"> </w:t>
        </w:r>
      </w:ins>
      <w:ins w:id="4598" w:author="PR Preview" w:date="2026-01-01T00:00:00Z">
        <w:r>
          <w:t xml:space="preserve">be the petal length and petal width of one flower.</w:t>
        </w:r>
      </w:ins>
      <w:ins w:id="4599" w:author="PR Preview" w:date="2026-01-01T00:00:00Z">
        <w:r>
          <w:t xml:space="preserve"> </w:t>
        </w:r>
      </w:ins>
      <w:ins w:id="4600" w:author="PR Preview" w:date="2026-01-01T00:00:00Z">
        <w:r>
          <w:t xml:space="preserve">A logistic regression of the species on</w:t>
        </w:r>
      </w:ins>
      <w:ins w:id="46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602" w:author="PR Preview" w:date="2026-01-01T00:00:00Z">
        <w:r>
          <w:t xml:space="preserve"> </w:t>
        </w:r>
      </w:ins>
      <w:ins w:id="4603" w:author="PR Preview" w:date="2026-01-01T00:00:00Z">
        <w:r>
          <w:t xml:space="preserve">gives a coefficient vector</w:t>
        </w:r>
      </w:ins>
      <w:ins w:id="46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4605" w:author="PR Preview" w:date="2026-01-01T00:00:00Z">
        <w:r>
          <w:t xml:space="preserve"> </w:t>
        </w:r>
      </w:ins>
      <w:ins w:id="4606" w:author="PR Preview" w:date="2026-01-01T00:00:00Z">
        <w:r>
          <w:t xml:space="preserve">and an intercept</w:t>
        </w:r>
      </w:ins>
      <w:ins w:id="4607" w:author="PR Preview" w:date="2026-01-01T00:00:00Z">
        <w:r>
          <w:t xml:space="preserve"> </w:t>
        </w:r>
      </w:ins>
      <m:oMath>
        <m:r>
          <m:t>b</m:t>
        </m:r>
      </m:oMath>
      <w:ins w:id="4608" w:author="PR Preview" w:date="2026-01-01T00:00:00Z">
        <w:r>
          <w:t xml:space="preserve">.</w:t>
        </w:r>
      </w:ins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The line</w:t>
        </w:r>
      </w:ins>
      <w:ins w:id="46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is a hyperplane in</w:t>
        </w:r>
      </w:ins>
      <w:ins w:id="461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615" w:author="PR Preview" w:date="2026-01-01T00:00:00Z">
        <w:r>
          <w:t xml:space="preserve"> </w:t>
        </w:r>
      </w:ins>
      <w:ins w:id="4616" w:author="PR Preview" w:date="2026-01-01T00:00:00Z">
        <w:r>
          <w:t xml:space="preserve">(</w:t>
        </w:r>
      </w:ins>
      <w:hyperlink r:id="rId97">
        <w:ins w:id="4617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4618" w:author="PR Preview" w:date="2026-01-01T00:00:00Z">
        <w:r>
          <w:t xml:space="preserve">),</w:t>
        </w:r>
      </w:ins>
      <w:ins w:id="4619" w:author="PR Preview" w:date="2026-01-01T00:00:00Z">
        <w:r>
          <w:t xml:space="preserve"> </w:t>
        </w:r>
      </w:ins>
      <w:ins w:id="4620" w:author="PR Preview" w:date="2026-01-01T00:00:00Z">
        <w:r>
          <w:t xml:space="preserve">and the two species mostly fall in its two open half-spaces (</w:t>
        </w:r>
      </w:ins>
      <w:hyperlink w:anchor="def-half-space">
        <w:ins w:id="4621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622" w:author="PR Preview" w:date="2026-01-01T00:00:00Z">
        <w:r>
          <w:t xml:space="preserve">).</w:t>
        </w:r>
      </w:ins>
      <w:ins w:id="4623" w:author="PR Preview" w:date="2026-01-01T00:00:00Z">
        <w:r>
          <w:t xml:space="preserve"> </w:t>
        </w:r>
      </w:ins>
      <w:hyperlink w:anchor="fig-half-space-iris">
        <w:ins w:id="4624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4625" w:author="PR Preview" w:date="2026-01-01T00:00:00Z">
        <w:r>
          <w:t xml:space="preserve"> </w:t>
        </w:r>
      </w:ins>
      <w:ins w:id="4626" w:author="PR Preview" w:date="2026-01-01T00:00:00Z">
        <w:r>
          <w:t xml:space="preserve">shows the line and the flowers.</w:t>
        </w:r>
      </w:ins>
    </w:p>
    <w:p>
      <w:pPr>
        <w:pStyle w:val="SourceCode"/>
      </w:pPr>
      <w:ins w:id="4627" w:author="PR Preview" w:date="2026-01-01T00:00:00Z">
        <w:r>
          <w:rPr>
            <w:rStyle w:val="NormalTok"/>
          </w:rPr>
          <w:t xml:space="preserve">two_species </w:t>
        </w:r>
      </w:ins>
      <w:ins w:id="4628" w:author="PR Preview" w:date="2026-01-01T00:00:00Z">
        <w:r>
          <w:rPr>
            <w:rStyle w:val="OtherTok"/>
          </w:rPr>
          <w:t xml:space="preserve">&lt;-</w:t>
        </w:r>
      </w:ins>
      <w:ins w:id="4629" w:author="PR Preview" w:date="2026-01-01T00:00:00Z">
        <w:r>
          <w:rPr>
            <w:rStyle w:val="NormalTok"/>
          </w:rPr>
          <w:t xml:space="preserve"> dplyr</w:t>
        </w:r>
      </w:ins>
      <w:ins w:id="4630" w:author="PR Preview" w:date="2026-01-01T00:00:00Z">
        <w:r>
          <w:rPr>
            <w:rStyle w:val="SpecialCharTok"/>
          </w:rPr>
          <w:t xml:space="preserve">::</w:t>
        </w:r>
      </w:ins>
      <w:ins w:id="4631" w:author="PR Preview" w:date="2026-01-01T00:00:00Z">
        <w:r>
          <w:rPr>
            <w:rStyle w:val="FunctionTok"/>
          </w:rPr>
          <w:t xml:space="preserve">filter</w:t>
        </w:r>
      </w:ins>
      <w:ins w:id="4632" w:author="PR Preview" w:date="2026-01-01T00:00:00Z">
        <w:r>
          <w:rPr>
            <w:rStyle w:val="NormalTok"/>
          </w:rPr>
          <w:t xml:space="preserve">(iris, Species </w:t>
        </w:r>
      </w:ins>
      <w:ins w:id="4633" w:author="PR Preview" w:date="2026-01-01T00:00:00Z">
        <w:r>
          <w:rPr>
            <w:rStyle w:val="SpecialCharTok"/>
          </w:rPr>
          <w:t xml:space="preserve">!=</w:t>
        </w:r>
      </w:ins>
      <w:ins w:id="4634" w:author="PR Preview" w:date="2026-01-01T00:00:00Z">
        <w:r>
          <w:rPr>
            <w:rStyle w:val="NormalTok"/>
          </w:rPr>
          <w:t xml:space="preserve"> </w:t>
        </w:r>
      </w:ins>
      <w:ins w:id="4635" w:author="PR Preview" w:date="2026-01-01T00:00:00Z">
        <w:r>
          <w:rPr>
            <w:rStyle w:val="StringTok"/>
          </w:rPr>
          <w:t xml:space="preserve">"setosa"</w:t>
        </w:r>
      </w:ins>
      <w:ins w:id="4636" w:author="PR Preview" w:date="2026-01-01T00:00:00Z">
        <w:r>
          <w:rPr>
            <w:rStyle w:val="NormalTok"/>
          </w:rPr>
          <w:t xml:space="preserve">) </w:t>
        </w:r>
      </w:ins>
      <w:ins w:id="4637" w:author="PR Preview" w:date="2026-01-01T00:00:00Z">
        <w:r>
          <w:rPr>
            <w:rStyle w:val="SpecialCharTok"/>
          </w:rPr>
          <w:t xml:space="preserve">|&gt;</w:t>
        </w:r>
      </w:ins>
      <w:ins w:id="4638" w:author="PR Preview" w:date="2026-01-01T00:00:00Z">
        <w:r>
          <w:rPr>
            <w:rStyle w:val="NormalTok"/>
          </w:rPr>
          <w:t xml:space="preserve"> </w:t>
        </w:r>
      </w:ins>
      <w:ins w:id="4639" w:author="PR Preview" w:date="2026-01-01T00:00:00Z">
        <w:r>
          <w:rPr>
            <w:rStyle w:val="FunctionTok"/>
          </w:rPr>
          <w:t xml:space="preserve">droplevels</w:t>
        </w:r>
      </w:ins>
      <w:ins w:id="4640" w:author="PR Preview" w:date="2026-01-01T00:00:00Z">
        <w:r>
          <w:rPr>
            <w:rStyle w:val="NormalTok"/>
          </w:rPr>
          <w:t xml:space="preserve">()</w:t>
        </w:r>
      </w:ins>
      <w:ins w:id="4641" w:author="PR Preview" w:date="2026-01-01T00:00:00Z">
        <w:r>
          <w:br/>
        </w:r>
      </w:ins>
      <w:ins w:id="4642" w:author="PR Preview" w:date="2026-01-01T00:00:00Z">
        <w:r>
          <w:rPr>
            <w:rStyle w:val="NormalTok"/>
          </w:rPr>
          <w:t xml:space="preserve">fit </w:t>
        </w:r>
      </w:ins>
      <w:ins w:id="4643" w:author="PR Preview" w:date="2026-01-01T00:00:00Z">
        <w:r>
          <w:rPr>
            <w:rStyle w:val="OtherTok"/>
          </w:rPr>
          <w:t xml:space="preserve">&lt;-</w:t>
        </w:r>
      </w:ins>
      <w:ins w:id="4644" w:author="PR Preview" w:date="2026-01-01T00:00:00Z">
        <w:r>
          <w:rPr>
            <w:rStyle w:val="NormalTok"/>
          </w:rPr>
          <w:t xml:space="preserve"> </w:t>
        </w:r>
      </w:ins>
      <w:ins w:id="4645" w:author="PR Preview" w:date="2026-01-01T00:00:00Z">
        <w:r>
          <w:rPr>
            <w:rStyle w:val="FunctionTok"/>
          </w:rPr>
          <w:t xml:space="preserve">glm</w:t>
        </w:r>
      </w:ins>
      <w:ins w:id="4646" w:author="PR Preview" w:date="2026-01-01T00:00:00Z">
        <w:r>
          <w:rPr>
            <w:rStyle w:val="NormalTok"/>
          </w:rPr>
          <w:t xml:space="preserve">(</w:t>
        </w:r>
      </w:ins>
      <w:ins w:id="4647" w:author="PR Preview" w:date="2026-01-01T00:00:00Z">
        <w:r>
          <w:br/>
        </w:r>
      </w:ins>
      <w:ins w:id="4648" w:author="PR Preview" w:date="2026-01-01T00:00:00Z">
        <w:r>
          <w:rPr>
            <w:rStyle w:val="NormalTok"/>
          </w:rPr>
          <w:t xml:space="preserve">  Species </w:t>
        </w:r>
      </w:ins>
      <w:ins w:id="4649" w:author="PR Preview" w:date="2026-01-01T00:00:00Z">
        <w:r>
          <w:rPr>
            <w:rStyle w:val="SpecialCharTok"/>
          </w:rPr>
          <w:t xml:space="preserve">~</w:t>
        </w:r>
      </w:ins>
      <w:ins w:id="4650" w:author="PR Preview" w:date="2026-01-01T00:00:00Z">
        <w:r>
          <w:rPr>
            <w:rStyle w:val="NormalTok"/>
          </w:rPr>
          <w:t xml:space="preserve"> Petal.Length </w:t>
        </w:r>
      </w:ins>
      <w:ins w:id="4651" w:author="PR Preview" w:date="2026-01-01T00:00:00Z">
        <w:r>
          <w:rPr>
            <w:rStyle w:val="SpecialCharTok"/>
          </w:rPr>
          <w:t xml:space="preserve">+</w:t>
        </w:r>
      </w:ins>
      <w:ins w:id="4652" w:author="PR Preview" w:date="2026-01-01T00:00:00Z">
        <w:r>
          <w:rPr>
            <w:rStyle w:val="NormalTok"/>
          </w:rPr>
          <w:t xml:space="preserve"> Petal.Width,</w:t>
        </w:r>
      </w:ins>
      <w:ins w:id="4653" w:author="PR Preview" w:date="2026-01-01T00:00:00Z">
        <w:r>
          <w:br/>
        </w:r>
      </w:ins>
      <w:ins w:id="4654" w:author="PR Preview" w:date="2026-01-01T00:00:00Z">
        <w:r>
          <w:rPr>
            <w:rStyle w:val="NormalTok"/>
          </w:rPr>
          <w:t xml:space="preserve">  </w:t>
        </w:r>
      </w:ins>
      <w:ins w:id="4655" w:author="PR Preview" w:date="2026-01-01T00:00:00Z">
        <w:r>
          <w:rPr>
            <w:rStyle w:val="AttributeTok"/>
          </w:rPr>
          <w:t xml:space="preserve">family =</w:t>
        </w:r>
      </w:ins>
      <w:ins w:id="4656" w:author="PR Preview" w:date="2026-01-01T00:00:00Z">
        <w:r>
          <w:rPr>
            <w:rStyle w:val="NormalTok"/>
          </w:rPr>
          <w:t xml:space="preserve"> binomial,</w:t>
        </w:r>
      </w:ins>
      <w:ins w:id="4657" w:author="PR Preview" w:date="2026-01-01T00:00:00Z">
        <w:r>
          <w:br/>
        </w:r>
      </w:ins>
      <w:ins w:id="4658" w:author="PR Preview" w:date="2026-01-01T00:00:00Z">
        <w:r>
          <w:rPr>
            <w:rStyle w:val="NormalTok"/>
          </w:rPr>
          <w:t xml:space="preserve">  </w:t>
        </w:r>
      </w:ins>
      <w:ins w:id="4659" w:author="PR Preview" w:date="2026-01-01T00:00:00Z">
        <w:r>
          <w:rPr>
            <w:rStyle w:val="AttributeTok"/>
          </w:rPr>
          <w:t xml:space="preserve">data =</w:t>
        </w:r>
      </w:ins>
      <w:ins w:id="4660" w:author="PR Preview" w:date="2026-01-01T00:00:00Z">
        <w:r>
          <w:rPr>
            <w:rStyle w:val="NormalTok"/>
          </w:rPr>
          <w:t xml:space="preserve"> two_species</w:t>
        </w:r>
      </w:ins>
      <w:ins w:id="4661" w:author="PR Preview" w:date="2026-01-01T00:00:00Z">
        <w:r>
          <w:br/>
        </w:r>
      </w:ins>
      <w:ins w:id="4662" w:author="PR Preview" w:date="2026-01-01T00:00:00Z">
        <w:r>
          <w:rPr>
            <w:rStyle w:val="NormalTok"/>
          </w:rPr>
          <w:t xml:space="preserve">)</w:t>
        </w:r>
      </w:ins>
      <w:ins w:id="4663" w:author="PR Preview" w:date="2026-01-01T00:00:00Z">
        <w:r>
          <w:br/>
        </w:r>
      </w:ins>
      <w:ins w:id="4664" w:author="PR Preview" w:date="2026-01-01T00:00:00Z">
        <w:r>
          <w:rPr>
            <w:rStyle w:val="NormalTok"/>
          </w:rPr>
          <w:t xml:space="preserve">w </w:t>
        </w:r>
      </w:ins>
      <w:ins w:id="4665" w:author="PR Preview" w:date="2026-01-01T00:00:00Z">
        <w:r>
          <w:rPr>
            <w:rStyle w:val="OtherTok"/>
          </w:rPr>
          <w:t xml:space="preserve">&lt;-</w:t>
        </w:r>
      </w:ins>
      <w:ins w:id="4666" w:author="PR Preview" w:date="2026-01-01T00:00:00Z">
        <w:r>
          <w:rPr>
            <w:rStyle w:val="NormalTok"/>
          </w:rPr>
          <w:t xml:space="preserve"> </w:t>
        </w:r>
      </w:ins>
      <w:ins w:id="4667" w:author="PR Preview" w:date="2026-01-01T00:00:00Z">
        <w:r>
          <w:rPr>
            <w:rStyle w:val="FunctionTok"/>
          </w:rPr>
          <w:t xml:space="preserve">coef</w:t>
        </w:r>
      </w:ins>
      <w:ins w:id="4668" w:author="PR Preview" w:date="2026-01-01T00:00:00Z">
        <w:r>
          <w:rPr>
            <w:rStyle w:val="NormalTok"/>
          </w:rPr>
          <w:t xml:space="preserve">(fit)[</w:t>
        </w:r>
      </w:ins>
      <w:ins w:id="4669" w:author="PR Preview" w:date="2026-01-01T00:00:00Z">
        <w:r>
          <w:rPr>
            <w:rStyle w:val="FunctionTok"/>
          </w:rPr>
          <w:t xml:space="preserve">c</w:t>
        </w:r>
      </w:ins>
      <w:ins w:id="4670" w:author="PR Preview" w:date="2026-01-01T00:00:00Z">
        <w:r>
          <w:rPr>
            <w:rStyle w:val="NormalTok"/>
          </w:rPr>
          <w:t xml:space="preserve">(</w:t>
        </w:r>
      </w:ins>
      <w:ins w:id="4671" w:author="PR Preview" w:date="2026-01-01T00:00:00Z">
        <w:r>
          <w:rPr>
            <w:rStyle w:val="StringTok"/>
          </w:rPr>
          <w:t xml:space="preserve">"Petal.Length"</w:t>
        </w:r>
      </w:ins>
      <w:ins w:id="4672" w:author="PR Preview" w:date="2026-01-01T00:00:00Z">
        <w:r>
          <w:rPr>
            <w:rStyle w:val="NormalTok"/>
          </w:rPr>
          <w:t xml:space="preserve">, </w:t>
        </w:r>
      </w:ins>
      <w:ins w:id="4673" w:author="PR Preview" w:date="2026-01-01T00:00:00Z">
        <w:r>
          <w:rPr>
            <w:rStyle w:val="StringTok"/>
          </w:rPr>
          <w:t xml:space="preserve">"Petal.Width"</w:t>
        </w:r>
      </w:ins>
      <w:ins w:id="4674" w:author="PR Preview" w:date="2026-01-01T00:00:00Z">
        <w:r>
          <w:rPr>
            <w:rStyle w:val="NormalTok"/>
          </w:rPr>
          <w:t xml:space="preserve">)]</w:t>
        </w:r>
      </w:ins>
      <w:ins w:id="4675" w:author="PR Preview" w:date="2026-01-01T00:00:00Z">
        <w:r>
          <w:br/>
        </w:r>
      </w:ins>
      <w:ins w:id="4676" w:author="PR Preview" w:date="2026-01-01T00:00:00Z">
        <w:r>
          <w:rPr>
            <w:rStyle w:val="NormalTok"/>
          </w:rPr>
          <w:t xml:space="preserve">b </w:t>
        </w:r>
      </w:ins>
      <w:ins w:id="4677" w:author="PR Preview" w:date="2026-01-01T00:00:00Z">
        <w:r>
          <w:rPr>
            <w:rStyle w:val="OtherTok"/>
          </w:rPr>
          <w:t xml:space="preserve">&lt;-</w:t>
        </w:r>
      </w:ins>
      <w:ins w:id="4678" w:author="PR Preview" w:date="2026-01-01T00:00:00Z">
        <w:r>
          <w:rPr>
            <w:rStyle w:val="NormalTok"/>
          </w:rPr>
          <w:t xml:space="preserve"> </w:t>
        </w:r>
      </w:ins>
      <w:ins w:id="4679" w:author="PR Preview" w:date="2026-01-01T00:00:00Z">
        <w:r>
          <w:rPr>
            <w:rStyle w:val="FunctionTok"/>
          </w:rPr>
          <w:t xml:space="preserve">coef</w:t>
        </w:r>
      </w:ins>
      <w:ins w:id="4680" w:author="PR Preview" w:date="2026-01-01T00:00:00Z">
        <w:r>
          <w:rPr>
            <w:rStyle w:val="NormalTok"/>
          </w:rPr>
          <w:t xml:space="preserve">(fit)[[</w:t>
        </w:r>
      </w:ins>
      <w:ins w:id="4681" w:author="PR Preview" w:date="2026-01-01T00:00:00Z">
        <w:r>
          <w:rPr>
            <w:rStyle w:val="StringTok"/>
          </w:rPr>
          <w:t xml:space="preserve">"(Intercept)"</w:t>
        </w:r>
      </w:ins>
      <w:ins w:id="4682" w:author="PR Preview" w:date="2026-01-01T00:00:00Z">
        <w:r>
          <w:rPr>
            <w:rStyle w:val="NormalTok"/>
          </w:rPr>
          <w:t xml:space="preserve">]]</w:t>
        </w:r>
      </w:ins>
      <w:ins w:id="4683" w:author="PR Preview" w:date="2026-01-01T00:00:00Z">
        <w:r>
          <w:br/>
        </w:r>
      </w:ins>
      <w:ins w:id="4684" w:author="PR Preview" w:date="2026-01-01T00:00:00Z">
        <w:r>
          <w:rPr>
            <w:rStyle w:val="NormalTok"/>
          </w:rPr>
          <w:t xml:space="preserve">two_species</w:t>
        </w:r>
      </w:ins>
      <w:ins w:id="4685" w:author="PR Preview" w:date="2026-01-01T00:00:00Z">
        <w:r>
          <w:rPr>
            <w:rStyle w:val="SpecialCharTok"/>
          </w:rPr>
          <w:t xml:space="preserve">$</w:t>
        </w:r>
      </w:ins>
      <w:ins w:id="4686" w:author="PR Preview" w:date="2026-01-01T00:00:00Z">
        <w:r>
          <w:rPr>
            <w:rStyle w:val="NormalTok"/>
          </w:rPr>
          <w:t xml:space="preserve">score </w:t>
        </w:r>
      </w:ins>
      <w:ins w:id="4687" w:author="PR Preview" w:date="2026-01-01T00:00:00Z">
        <w:r>
          <w:rPr>
            <w:rStyle w:val="OtherTok"/>
          </w:rPr>
          <w:t xml:space="preserve">&lt;-</w:t>
        </w:r>
      </w:ins>
      <w:ins w:id="4688" w:author="PR Preview" w:date="2026-01-01T00:00:00Z">
        <w:r>
          <w:rPr>
            <w:rStyle w:val="NormalTok"/>
          </w:rPr>
          <w:t xml:space="preserve"> </w:t>
        </w:r>
      </w:ins>
      <w:ins w:id="4689" w:author="PR Preview" w:date="2026-01-01T00:00:00Z">
        <w:r>
          <w:rPr>
            <w:rStyle w:val="FunctionTok"/>
          </w:rPr>
          <w:t xml:space="preserve">as.vector</w:t>
        </w:r>
      </w:ins>
      <w:ins w:id="4690" w:author="PR Preview" w:date="2026-01-01T00:00:00Z">
        <w:r>
          <w:rPr>
            <w:rStyle w:val="NormalTok"/>
          </w:rPr>
          <w:t xml:space="preserve">(</w:t>
        </w:r>
      </w:ins>
      <w:ins w:id="4691" w:author="PR Preview" w:date="2026-01-01T00:00:00Z">
        <w:r>
          <w:br/>
        </w:r>
      </w:ins>
      <w:ins w:id="4692" w:author="PR Preview" w:date="2026-01-01T00:00:00Z">
        <w:r>
          <w:rPr>
            <w:rStyle w:val="NormalTok"/>
          </w:rPr>
          <w:t xml:space="preserve">  </w:t>
        </w:r>
      </w:ins>
      <w:ins w:id="4693" w:author="PR Preview" w:date="2026-01-01T00:00:00Z">
        <w:r>
          <w:rPr>
            <w:rStyle w:val="FunctionTok"/>
          </w:rPr>
          <w:t xml:space="preserve">as.matrix</w:t>
        </w:r>
      </w:ins>
      <w:ins w:id="4694" w:author="PR Preview" w:date="2026-01-01T00:00:00Z">
        <w:r>
          <w:rPr>
            <w:rStyle w:val="NormalTok"/>
          </w:rPr>
          <w:t xml:space="preserve">(two_species[</w:t>
        </w:r>
      </w:ins>
      <w:ins w:id="4695" w:author="PR Preview" w:date="2026-01-01T00:00:00Z">
        <w:r>
          <w:rPr>
            <w:rStyle w:val="FunctionTok"/>
          </w:rPr>
          <w:t xml:space="preserve">c</w:t>
        </w:r>
      </w:ins>
      <w:ins w:id="4696" w:author="PR Preview" w:date="2026-01-01T00:00:00Z">
        <w:r>
          <w:rPr>
            <w:rStyle w:val="NormalTok"/>
          </w:rPr>
          <w:t xml:space="preserve">(</w:t>
        </w:r>
      </w:ins>
      <w:ins w:id="4697" w:author="PR Preview" w:date="2026-01-01T00:00:00Z">
        <w:r>
          <w:rPr>
            <w:rStyle w:val="StringTok"/>
          </w:rPr>
          <w:t xml:space="preserve">"Petal.Length"</w:t>
        </w:r>
      </w:ins>
      <w:ins w:id="4698" w:author="PR Preview" w:date="2026-01-01T00:00:00Z">
        <w:r>
          <w:rPr>
            <w:rStyle w:val="NormalTok"/>
          </w:rPr>
          <w:t xml:space="preserve">, </w:t>
        </w:r>
      </w:ins>
      <w:ins w:id="4699" w:author="PR Preview" w:date="2026-01-01T00:00:00Z">
        <w:r>
          <w:rPr>
            <w:rStyle w:val="StringTok"/>
          </w:rPr>
          <w:t xml:space="preserve">"Petal.Width"</w:t>
        </w:r>
      </w:ins>
      <w:ins w:id="4700" w:author="PR Preview" w:date="2026-01-01T00:00:00Z">
        <w:r>
          <w:rPr>
            <w:rStyle w:val="NormalTok"/>
          </w:rPr>
          <w:t xml:space="preserve">)]) </w:t>
        </w:r>
      </w:ins>
      <w:ins w:id="4701" w:author="PR Preview" w:date="2026-01-01T00:00:00Z">
        <w:r>
          <w:rPr>
            <w:rStyle w:val="SpecialCharTok"/>
          </w:rPr>
          <w:t xml:space="preserve">%*%</w:t>
        </w:r>
      </w:ins>
      <w:ins w:id="4702" w:author="PR Preview" w:date="2026-01-01T00:00:00Z">
        <w:r>
          <w:rPr>
            <w:rStyle w:val="NormalTok"/>
          </w:rPr>
          <w:t xml:space="preserve"> w </w:t>
        </w:r>
      </w:ins>
      <w:ins w:id="4703" w:author="PR Preview" w:date="2026-01-01T00:00:00Z">
        <w:r>
          <w:rPr>
            <w:rStyle w:val="SpecialCharTok"/>
          </w:rPr>
          <w:t xml:space="preserve">+</w:t>
        </w:r>
      </w:ins>
      <w:ins w:id="4704" w:author="PR Preview" w:date="2026-01-01T00:00:00Z">
        <w:r>
          <w:rPr>
            <w:rStyle w:val="NormalTok"/>
          </w:rPr>
          <w:t xml:space="preserve"> b</w:t>
        </w:r>
      </w:ins>
      <w:ins w:id="4705" w:author="PR Preview" w:date="2026-01-01T00:00:00Z">
        <w:r>
          <w:br/>
        </w:r>
      </w:ins>
      <w:ins w:id="4706" w:author="PR Preview" w:date="2026-01-01T00:00:00Z">
        <w:r>
          <w:rPr>
            <w:rStyle w:val="NormalTok"/>
          </w:rPr>
          <w:t xml:space="preserve">)</w:t>
        </w:r>
      </w:ins>
      <w:ins w:id="4707" w:author="PR Preview" w:date="2026-01-01T00:00:00Z">
        <w:r>
          <w:br/>
        </w:r>
      </w:ins>
      <w:ins w:id="4708" w:author="PR Preview" w:date="2026-01-01T00:00:00Z">
        <w:r>
          <w:rPr>
            <w:rStyle w:val="NormalTok"/>
          </w:rPr>
          <w:t xml:space="preserve">two_species</w:t>
        </w:r>
      </w:ins>
      <w:ins w:id="4709" w:author="PR Preview" w:date="2026-01-01T00:00:00Z">
        <w:r>
          <w:rPr>
            <w:rStyle w:val="SpecialCharTok"/>
          </w:rPr>
          <w:t xml:space="preserve">$</w:t>
        </w:r>
      </w:ins>
      <w:ins w:id="4710" w:author="PR Preview" w:date="2026-01-01T00:00:00Z">
        <w:r>
          <w:rPr>
            <w:rStyle w:val="NormalTok"/>
          </w:rPr>
          <w:t xml:space="preserve">side </w:t>
        </w:r>
      </w:ins>
      <w:ins w:id="4711" w:author="PR Preview" w:date="2026-01-01T00:00:00Z">
        <w:r>
          <w:rPr>
            <w:rStyle w:val="OtherTok"/>
          </w:rPr>
          <w:t xml:space="preserve">&lt;-</w:t>
        </w:r>
      </w:ins>
      <w:ins w:id="4712" w:author="PR Preview" w:date="2026-01-01T00:00:00Z">
        <w:r>
          <w:rPr>
            <w:rStyle w:val="NormalTok"/>
          </w:rPr>
          <w:t xml:space="preserve"> </w:t>
        </w:r>
      </w:ins>
      <w:ins w:id="4713" w:author="PR Preview" w:date="2026-01-01T00:00:00Z">
        <w:r>
          <w:rPr>
            <w:rStyle w:val="FunctionTok"/>
          </w:rPr>
          <w:t xml:space="preserve">ifelse</w:t>
        </w:r>
      </w:ins>
      <w:ins w:id="4714" w:author="PR Preview" w:date="2026-01-01T00:00:00Z">
        <w:r>
          <w:rPr>
            <w:rStyle w:val="NormalTok"/>
          </w:rPr>
          <w:t xml:space="preserve">(two_species</w:t>
        </w:r>
      </w:ins>
      <w:ins w:id="4715" w:author="PR Preview" w:date="2026-01-01T00:00:00Z">
        <w:r>
          <w:rPr>
            <w:rStyle w:val="SpecialCharTok"/>
          </w:rPr>
          <w:t xml:space="preserve">$</w:t>
        </w:r>
      </w:ins>
      <w:ins w:id="4716" w:author="PR Preview" w:date="2026-01-01T00:00:00Z">
        <w:r>
          <w:rPr>
            <w:rStyle w:val="NormalTok"/>
          </w:rPr>
          <w:t xml:space="preserve">score </w:t>
        </w:r>
      </w:ins>
      <w:ins w:id="4717" w:author="PR Preview" w:date="2026-01-01T00:00:00Z">
        <w:r>
          <w:rPr>
            <w:rStyle w:val="SpecialCharTok"/>
          </w:rPr>
          <w:t xml:space="preserve">&gt;</w:t>
        </w:r>
      </w:ins>
      <w:ins w:id="4718" w:author="PR Preview" w:date="2026-01-01T00:00:00Z">
        <w:r>
          <w:rPr>
            <w:rStyle w:val="NormalTok"/>
          </w:rPr>
          <w:t xml:space="preserve"> </w:t>
        </w:r>
      </w:ins>
      <w:ins w:id="4719" w:author="PR Preview" w:date="2026-01-01T00:00:00Z">
        <w:r>
          <w:rPr>
            <w:rStyle w:val="DecValTok"/>
          </w:rPr>
          <w:t xml:space="preserve">0</w:t>
        </w:r>
      </w:ins>
      <w:ins w:id="4720" w:author="PR Preview" w:date="2026-01-01T00:00:00Z">
        <w:r>
          <w:rPr>
            <w:rStyle w:val="NormalTok"/>
          </w:rPr>
          <w:t xml:space="preserve">, </w:t>
        </w:r>
      </w:ins>
      <w:ins w:id="4721" w:author="PR Preview" w:date="2026-01-01T00:00:00Z">
        <w:r>
          <w:rPr>
            <w:rStyle w:val="StringTok"/>
          </w:rPr>
          <w:t xml:space="preserve">"positive"</w:t>
        </w:r>
      </w:ins>
      <w:ins w:id="4722" w:author="PR Preview" w:date="2026-01-01T00:00:00Z">
        <w:r>
          <w:rPr>
            <w:rStyle w:val="NormalTok"/>
          </w:rPr>
          <w:t xml:space="preserve">, </w:t>
        </w:r>
      </w:ins>
      <w:ins w:id="4723" w:author="PR Preview" w:date="2026-01-01T00:00:00Z">
        <w:r>
          <w:rPr>
            <w:rStyle w:val="StringTok"/>
          </w:rPr>
          <w:t xml:space="preserve">"negative"</w:t>
        </w:r>
      </w:ins>
      <w:ins w:id="4724" w:author="PR Preview" w:date="2026-01-01T00:00:00Z">
        <w:r>
          <w:rPr>
            <w:rStyle w:val="NormalTok"/>
          </w:rPr>
          <w:t xml:space="preserve">)</w:t>
        </w:r>
      </w:ins>
      <w:ins w:id="4725" w:author="PR Preview" w:date="2026-01-01T00:00:00Z">
        <w:r>
          <w:br/>
        </w:r>
      </w:ins>
      <w:ins w:id="4726" w:author="PR Preview" w:date="2026-01-01T00:00:00Z">
        <w:r>
          <w:rPr>
            <w:rStyle w:val="NormalTok"/>
          </w:rPr>
          <w:t xml:space="preserve">ggplot2</w:t>
        </w:r>
      </w:ins>
      <w:ins w:id="4727" w:author="PR Preview" w:date="2026-01-01T00:00:00Z">
        <w:r>
          <w:rPr>
            <w:rStyle w:val="SpecialCharTok"/>
          </w:rPr>
          <w:t xml:space="preserve">::</w:t>
        </w:r>
      </w:ins>
      <w:ins w:id="4728" w:author="PR Preview" w:date="2026-01-01T00:00:00Z">
        <w:r>
          <w:rPr>
            <w:rStyle w:val="FunctionTok"/>
          </w:rPr>
          <w:t xml:space="preserve">ggplot</w:t>
        </w:r>
      </w:ins>
      <w:ins w:id="4729" w:author="PR Preview" w:date="2026-01-01T00:00:00Z">
        <w:r>
          <w:rPr>
            <w:rStyle w:val="NormalTok"/>
          </w:rPr>
          <w:t xml:space="preserve">(two_species) </w:t>
        </w:r>
      </w:ins>
      <w:ins w:id="4730" w:author="PR Preview" w:date="2026-01-01T00:00:00Z">
        <w:r>
          <w:rPr>
            <w:rStyle w:val="SpecialCharTok"/>
          </w:rPr>
          <w:t xml:space="preserve">+</w:t>
        </w:r>
      </w:ins>
      <w:ins w:id="4731" w:author="PR Preview" w:date="2026-01-01T00:00:00Z">
        <w:r>
          <w:br/>
        </w:r>
      </w:ins>
      <w:ins w:id="4732" w:author="PR Preview" w:date="2026-01-01T00:00:00Z">
        <w:r>
          <w:rPr>
            <w:rStyle w:val="NormalTok"/>
          </w:rPr>
          <w:t xml:space="preserve">  ggplot2</w:t>
        </w:r>
      </w:ins>
      <w:ins w:id="4733" w:author="PR Preview" w:date="2026-01-01T00:00:00Z">
        <w:r>
          <w:rPr>
            <w:rStyle w:val="SpecialCharTok"/>
          </w:rPr>
          <w:t xml:space="preserve">::</w:t>
        </w:r>
      </w:ins>
      <w:ins w:id="4734" w:author="PR Preview" w:date="2026-01-01T00:00:00Z">
        <w:r>
          <w:rPr>
            <w:rStyle w:val="FunctionTok"/>
          </w:rPr>
          <w:t xml:space="preserve">aes</w:t>
        </w:r>
      </w:ins>
      <w:ins w:id="4735" w:author="PR Preview" w:date="2026-01-01T00:00:00Z">
        <w:r>
          <w:rPr>
            <w:rStyle w:val="NormalTok"/>
          </w:rPr>
          <w:t xml:space="preserve">(</w:t>
        </w:r>
      </w:ins>
      <w:ins w:id="4736" w:author="PR Preview" w:date="2026-01-01T00:00:00Z">
        <w:r>
          <w:rPr>
            <w:rStyle w:val="AttributeTok"/>
          </w:rPr>
          <w:t xml:space="preserve">x =</w:t>
        </w:r>
      </w:ins>
      <w:ins w:id="4737" w:author="PR Preview" w:date="2026-01-01T00:00:00Z">
        <w:r>
          <w:rPr>
            <w:rStyle w:val="NormalTok"/>
          </w:rPr>
          <w:t xml:space="preserve"> Petal.Length, </w:t>
        </w:r>
      </w:ins>
      <w:ins w:id="4738" w:author="PR Preview" w:date="2026-01-01T00:00:00Z">
        <w:r>
          <w:rPr>
            <w:rStyle w:val="AttributeTok"/>
          </w:rPr>
          <w:t xml:space="preserve">y =</w:t>
        </w:r>
      </w:ins>
      <w:ins w:id="4739" w:author="PR Preview" w:date="2026-01-01T00:00:00Z">
        <w:r>
          <w:rPr>
            <w:rStyle w:val="NormalTok"/>
          </w:rPr>
          <w:t xml:space="preserve"> Petal.Width, </w:t>
        </w:r>
      </w:ins>
      <w:ins w:id="4740" w:author="PR Preview" w:date="2026-01-01T00:00:00Z">
        <w:r>
          <w:rPr>
            <w:rStyle w:val="AttributeTok"/>
          </w:rPr>
          <w:t xml:space="preserve">colour =</w:t>
        </w:r>
      </w:ins>
      <w:ins w:id="4741" w:author="PR Preview" w:date="2026-01-01T00:00:00Z">
        <w:r>
          <w:rPr>
            <w:rStyle w:val="NormalTok"/>
          </w:rPr>
          <w:t xml:space="preserve"> Species) </w:t>
        </w:r>
      </w:ins>
      <w:ins w:id="4742" w:author="PR Preview" w:date="2026-01-01T00:00:00Z">
        <w:r>
          <w:rPr>
            <w:rStyle w:val="SpecialCharTok"/>
          </w:rPr>
          <w:t xml:space="preserve">+</w:t>
        </w:r>
      </w:ins>
      <w:ins w:id="4743" w:author="PR Preview" w:date="2026-01-01T00:00:00Z">
        <w:r>
          <w:br/>
        </w:r>
      </w:ins>
      <w:ins w:id="4744" w:author="PR Preview" w:date="2026-01-01T00:00:00Z">
        <w:r>
          <w:rPr>
            <w:rStyle w:val="NormalTok"/>
          </w:rPr>
          <w:t xml:space="preserve">  ggplot2</w:t>
        </w:r>
      </w:ins>
      <w:ins w:id="4745" w:author="PR Preview" w:date="2026-01-01T00:00:00Z">
        <w:r>
          <w:rPr>
            <w:rStyle w:val="SpecialCharTok"/>
          </w:rPr>
          <w:t xml:space="preserve">::</w:t>
        </w:r>
      </w:ins>
      <w:ins w:id="4746" w:author="PR Preview" w:date="2026-01-01T00:00:00Z">
        <w:r>
          <w:rPr>
            <w:rStyle w:val="FunctionTok"/>
          </w:rPr>
          <w:t xml:space="preserve">geom_point</w:t>
        </w:r>
      </w:ins>
      <w:ins w:id="4747" w:author="PR Preview" w:date="2026-01-01T00:00:00Z">
        <w:r>
          <w:rPr>
            <w:rStyle w:val="NormalTok"/>
          </w:rPr>
          <w:t xml:space="preserve">() </w:t>
        </w:r>
      </w:ins>
      <w:ins w:id="4748" w:author="PR Preview" w:date="2026-01-01T00:00:00Z">
        <w:r>
          <w:rPr>
            <w:rStyle w:val="SpecialCharTok"/>
          </w:rPr>
          <w:t xml:space="preserve">+</w:t>
        </w:r>
      </w:ins>
      <w:ins w:id="4749" w:author="PR Preview" w:date="2026-01-01T00:00:00Z">
        <w:r>
          <w:br/>
        </w:r>
      </w:ins>
      <w:ins w:id="4750" w:author="PR Preview" w:date="2026-01-01T00:00:00Z">
        <w:r>
          <w:rPr>
            <w:rStyle w:val="NormalTok"/>
          </w:rPr>
          <w:t xml:space="preserve">  ggplot2</w:t>
        </w:r>
      </w:ins>
      <w:ins w:id="4751" w:author="PR Preview" w:date="2026-01-01T00:00:00Z">
        <w:r>
          <w:rPr>
            <w:rStyle w:val="SpecialCharTok"/>
          </w:rPr>
          <w:t xml:space="preserve">::</w:t>
        </w:r>
      </w:ins>
      <w:ins w:id="4752" w:author="PR Preview" w:date="2026-01-01T00:00:00Z">
        <w:r>
          <w:rPr>
            <w:rStyle w:val="FunctionTok"/>
          </w:rPr>
          <w:t xml:space="preserve">geom_abline</w:t>
        </w:r>
      </w:ins>
      <w:ins w:id="4753" w:author="PR Preview" w:date="2026-01-01T00:00:00Z">
        <w:r>
          <w:rPr>
            <w:rStyle w:val="NormalTok"/>
          </w:rPr>
          <w:t xml:space="preserve">(</w:t>
        </w:r>
      </w:ins>
      <w:ins w:id="4754" w:author="PR Preview" w:date="2026-01-01T00:00:00Z">
        <w:r>
          <w:rPr>
            <w:rStyle w:val="AttributeTok"/>
          </w:rPr>
          <w:t xml:space="preserve">intercept =</w:t>
        </w:r>
      </w:ins>
      <w:ins w:id="4755" w:author="PR Preview" w:date="2026-01-01T00:00:00Z">
        <w:r>
          <w:rPr>
            <w:rStyle w:val="NormalTok"/>
          </w:rPr>
          <w:t xml:space="preserve"> </w:t>
        </w:r>
      </w:ins>
      <w:ins w:id="4756" w:author="PR Preview" w:date="2026-01-01T00:00:00Z">
        <w:r>
          <w:rPr>
            <w:rStyle w:val="SpecialCharTok"/>
          </w:rPr>
          <w:t xml:space="preserve">-</w:t>
        </w:r>
      </w:ins>
      <w:ins w:id="4757" w:author="PR Preview" w:date="2026-01-01T00:00:00Z">
        <w:r>
          <w:rPr>
            <w:rStyle w:val="NormalTok"/>
          </w:rPr>
          <w:t xml:space="preserve">b </w:t>
        </w:r>
      </w:ins>
      <w:ins w:id="4758" w:author="PR Preview" w:date="2026-01-01T00:00:00Z">
        <w:r>
          <w:rPr>
            <w:rStyle w:val="SpecialCharTok"/>
          </w:rPr>
          <w:t xml:space="preserve">/</w:t>
        </w:r>
      </w:ins>
      <w:ins w:id="4759" w:author="PR Preview" w:date="2026-01-01T00:00:00Z">
        <w:r>
          <w:rPr>
            <w:rStyle w:val="NormalTok"/>
          </w:rPr>
          <w:t xml:space="preserve"> w[[</w:t>
        </w:r>
      </w:ins>
      <w:ins w:id="4760" w:author="PR Preview" w:date="2026-01-01T00:00:00Z">
        <w:r>
          <w:rPr>
            <w:rStyle w:val="DecValTok"/>
          </w:rPr>
          <w:t xml:space="preserve">2</w:t>
        </w:r>
      </w:ins>
      <w:ins w:id="4761" w:author="PR Preview" w:date="2026-01-01T00:00:00Z">
        <w:r>
          <w:rPr>
            <w:rStyle w:val="NormalTok"/>
          </w:rPr>
          <w:t xml:space="preserve">]], </w:t>
        </w:r>
      </w:ins>
      <w:ins w:id="4762" w:author="PR Preview" w:date="2026-01-01T00:00:00Z">
        <w:r>
          <w:rPr>
            <w:rStyle w:val="AttributeTok"/>
          </w:rPr>
          <w:t xml:space="preserve">slope =</w:t>
        </w:r>
      </w:ins>
      <w:ins w:id="4763" w:author="PR Preview" w:date="2026-01-01T00:00:00Z">
        <w:r>
          <w:rPr>
            <w:rStyle w:val="NormalTok"/>
          </w:rPr>
          <w:t xml:space="preserve"> </w:t>
        </w:r>
      </w:ins>
      <w:ins w:id="4764" w:author="PR Preview" w:date="2026-01-01T00:00:00Z">
        <w:r>
          <w:rPr>
            <w:rStyle w:val="SpecialCharTok"/>
          </w:rPr>
          <w:t xml:space="preserve">-</w:t>
        </w:r>
      </w:ins>
      <w:ins w:id="4765" w:author="PR Preview" w:date="2026-01-01T00:00:00Z">
        <w:r>
          <w:rPr>
            <w:rStyle w:val="NormalTok"/>
          </w:rPr>
          <w:t xml:space="preserve">w[[</w:t>
        </w:r>
      </w:ins>
      <w:ins w:id="4766" w:author="PR Preview" w:date="2026-01-01T00:00:00Z">
        <w:r>
          <w:rPr>
            <w:rStyle w:val="DecValTok"/>
          </w:rPr>
          <w:t xml:space="preserve">1</w:t>
        </w:r>
      </w:ins>
      <w:ins w:id="4767" w:author="PR Preview" w:date="2026-01-01T00:00:00Z">
        <w:r>
          <w:rPr>
            <w:rStyle w:val="NormalTok"/>
          </w:rPr>
          <w:t xml:space="preserve">]] </w:t>
        </w:r>
      </w:ins>
      <w:ins w:id="4768" w:author="PR Preview" w:date="2026-01-01T00:00:00Z">
        <w:r>
          <w:rPr>
            <w:rStyle w:val="SpecialCharTok"/>
          </w:rPr>
          <w:t xml:space="preserve">/</w:t>
        </w:r>
      </w:ins>
      <w:ins w:id="4769" w:author="PR Preview" w:date="2026-01-01T00:00:00Z">
        <w:r>
          <w:rPr>
            <w:rStyle w:val="NormalTok"/>
          </w:rPr>
          <w:t xml:space="preserve"> w[[</w:t>
        </w:r>
      </w:ins>
      <w:ins w:id="4770" w:author="PR Preview" w:date="2026-01-01T00:00:00Z">
        <w:r>
          <w:rPr>
            <w:rStyle w:val="DecValTok"/>
          </w:rPr>
          <w:t xml:space="preserve">2</w:t>
        </w:r>
      </w:ins>
      <w:ins w:id="4771" w:author="PR Preview" w:date="2026-01-01T00:00:00Z">
        <w:r>
          <w:rPr>
            <w:rStyle w:val="NormalTok"/>
          </w:rPr>
          <w:t xml:space="preserve">]]) </w:t>
        </w:r>
      </w:ins>
      <w:ins w:id="4772" w:author="PR Preview" w:date="2026-01-01T00:00:00Z">
        <w:r>
          <w:rPr>
            <w:rStyle w:val="SpecialCharTok"/>
          </w:rPr>
          <w:t xml:space="preserve">+</w:t>
        </w:r>
      </w:ins>
      <w:ins w:id="4773" w:author="PR Preview" w:date="2026-01-01T00:00:00Z">
        <w:r>
          <w:br/>
        </w:r>
      </w:ins>
      <w:ins w:id="4774" w:author="PR Preview" w:date="2026-01-01T00:00:00Z">
        <w:r>
          <w:rPr>
            <w:rStyle w:val="NormalTok"/>
          </w:rPr>
          <w:t xml:space="preserve">  ggplot2</w:t>
        </w:r>
      </w:ins>
      <w:ins w:id="4775" w:author="PR Preview" w:date="2026-01-01T00:00:00Z">
        <w:r>
          <w:rPr>
            <w:rStyle w:val="SpecialCharTok"/>
          </w:rPr>
          <w:t xml:space="preserve">::</w:t>
        </w:r>
      </w:ins>
      <w:ins w:id="4776" w:author="PR Preview" w:date="2026-01-01T00:00:00Z">
        <w:r>
          <w:rPr>
            <w:rStyle w:val="FunctionTok"/>
          </w:rPr>
          <w:t xml:space="preserve">labs</w:t>
        </w:r>
      </w:ins>
      <w:ins w:id="4777" w:author="PR Preview" w:date="2026-01-01T00:00:00Z">
        <w:r>
          <w:rPr>
            <w:rStyle w:val="NormalTok"/>
          </w:rPr>
          <w:t xml:space="preserve">(</w:t>
        </w:r>
      </w:ins>
      <w:ins w:id="4778" w:author="PR Preview" w:date="2026-01-01T00:00:00Z">
        <w:r>
          <w:rPr>
            <w:rStyle w:val="AttributeTok"/>
          </w:rPr>
          <w:t xml:space="preserve">x =</w:t>
        </w:r>
      </w:ins>
      <w:ins w:id="4779" w:author="PR Preview" w:date="2026-01-01T00:00:00Z">
        <w:r>
          <w:rPr>
            <w:rStyle w:val="NormalTok"/>
          </w:rPr>
          <w:t xml:space="preserve"> </w:t>
        </w:r>
      </w:ins>
      <w:ins w:id="4780" w:author="PR Preview" w:date="2026-01-01T00:00:00Z">
        <w:r>
          <w:rPr>
            <w:rStyle w:val="StringTok"/>
          </w:rPr>
          <w:t xml:space="preserve">"Petal length (cm)"</w:t>
        </w:r>
      </w:ins>
      <w:ins w:id="4781" w:author="PR Preview" w:date="2026-01-01T00:00:00Z">
        <w:r>
          <w:rPr>
            <w:rStyle w:val="NormalTok"/>
          </w:rPr>
          <w:t xml:space="preserve">, </w:t>
        </w:r>
      </w:ins>
      <w:ins w:id="4782" w:author="PR Preview" w:date="2026-01-01T00:00:00Z">
        <w:r>
          <w:rPr>
            <w:rStyle w:val="AttributeTok"/>
          </w:rPr>
          <w:t xml:space="preserve">y =</w:t>
        </w:r>
      </w:ins>
      <w:ins w:id="4783" w:author="PR Preview" w:date="2026-01-01T00:00:00Z">
        <w:r>
          <w:rPr>
            <w:rStyle w:val="NormalTok"/>
          </w:rPr>
          <w:t xml:space="preserve"> </w:t>
        </w:r>
      </w:ins>
      <w:ins w:id="4784" w:author="PR Preview" w:date="2026-01-01T00:00:00Z">
        <w:r>
          <w:rPr>
            <w:rStyle w:val="StringTok"/>
          </w:rPr>
          <w:t xml:space="preserve">"Petal width (cm)"</w:t>
        </w:r>
      </w:ins>
      <w:ins w:id="4785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linear-algebra-subspaces_files/figure-docx/fig-half-space-iris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12"/>
        </w:tc>
      </w:tr>
    </w:tbl>
    <w:p>
      <w:pPr>
        <w:pStyle w:val="SourceCode"/>
      </w:pPr>
      <w:ins w:id="4786" w:author="PR Preview" w:date="2026-01-01T00:00:00Z">
        <w:r>
          <w:rPr>
            <w:rStyle w:val="FunctionTok"/>
          </w:rPr>
          <w:t xml:space="preserve">table</w:t>
        </w:r>
      </w:ins>
      <w:ins w:id="4787" w:author="PR Preview" w:date="2026-01-01T00:00:00Z">
        <w:r>
          <w:rPr>
            <w:rStyle w:val="NormalTok"/>
          </w:rPr>
          <w:t xml:space="preserve">(two_species</w:t>
        </w:r>
      </w:ins>
      <w:ins w:id="4788" w:author="PR Preview" w:date="2026-01-01T00:00:00Z">
        <w:r>
          <w:rPr>
            <w:rStyle w:val="SpecialCharTok"/>
          </w:rPr>
          <w:t xml:space="preserve">$</w:t>
        </w:r>
      </w:ins>
      <w:ins w:id="4789" w:author="PR Preview" w:date="2026-01-01T00:00:00Z">
        <w:r>
          <w:rPr>
            <w:rStyle w:val="NormalTok"/>
          </w:rPr>
          <w:t xml:space="preserve">Species, two_species</w:t>
        </w:r>
      </w:ins>
      <w:ins w:id="4790" w:author="PR Preview" w:date="2026-01-01T00:00:00Z">
        <w:r>
          <w:rPr>
            <w:rStyle w:val="SpecialCharTok"/>
          </w:rPr>
          <w:t xml:space="preserve">$</w:t>
        </w:r>
      </w:ins>
      <w:ins w:id="4791" w:author="PR Preview" w:date="2026-01-01T00:00:00Z">
        <w:r>
          <w:rPr>
            <w:rStyle w:val="NormalTok"/>
          </w:rPr>
          <w:t xml:space="preserve">side)</w:t>
        </w:r>
      </w:ins>
      <w:ins w:id="4792" w:author="PR Preview" w:date="2026-01-01T00:00:00Z">
        <w:r>
          <w:br/>
        </w:r>
      </w:ins>
      <w:ins w:id="4793" w:author="PR Preview" w:date="2026-01-01T00:00:00Z">
        <w:r>
          <w:rPr>
            <w:rStyle w:val="CommentTok"/>
          </w:rPr>
          <w:t xml:space="preserve">#&gt;             </w:t>
        </w:r>
      </w:ins>
      <w:ins w:id="4794" w:author="PR Preview" w:date="2026-01-01T00:00:00Z">
        <w:r>
          <w:br/>
        </w:r>
      </w:ins>
      <w:ins w:id="4795" w:author="PR Preview" w:date="2026-01-01T00:00:00Z">
        <w:r>
          <w:rPr>
            <w:rStyle w:val="CommentTok"/>
          </w:rPr>
          <w:t xml:space="preserve">#&gt;              negative positive</w:t>
        </w:r>
      </w:ins>
      <w:ins w:id="4796" w:author="PR Preview" w:date="2026-01-01T00:00:00Z">
        <w:r>
          <w:br/>
        </w:r>
      </w:ins>
      <w:ins w:id="4797" w:author="PR Preview" w:date="2026-01-01T00:00:00Z">
        <w:r>
          <w:rPr>
            <w:rStyle w:val="CommentTok"/>
          </w:rPr>
          <w:t xml:space="preserve">#&gt;   versicolor       47        3</w:t>
        </w:r>
      </w:ins>
      <w:ins w:id="4798" w:author="PR Preview" w:date="2026-01-01T00:00:00Z">
        <w:r>
          <w:br/>
        </w:r>
      </w:ins>
      <w:ins w:id="4799" w:author="PR Preview" w:date="2026-01-01T00:00:00Z">
        <w:r>
          <w:rPr>
            <w:rStyle w:val="CommentTok"/>
          </w:rPr>
          <w:t xml:space="preserve">#&gt;   virginica         3       47</w:t>
        </w:r>
      </w:ins>
    </w:p>
    <w:p>
      <w:pPr>
        <w:pStyle w:val="FirstParagraph"/>
      </w:pPr>
      <w:ins w:id="4800" w:author="PR Preview" w:date="2026-01-01T00:00:00Z">
        <w:r>
          <w:t xml:space="preserve">The vector</w:t>
        </w:r>
      </w:ins>
      <w:ins w:id="48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4802" w:author="PR Preview" w:date="2026-01-01T00:00:00Z">
        <w:r>
          <w:t xml:space="preserve"> </w:t>
        </w:r>
      </w:ins>
      <w:ins w:id="4803" w:author="PR Preview" w:date="2026-01-01T00:00:00Z">
        <w:r>
          <w:t xml:space="preserve">points toward the virginica side,</w:t>
        </w:r>
      </w:ins>
      <w:ins w:id="4804" w:author="PR Preview" w:date="2026-01-01T00:00:00Z">
        <w:r>
          <w:t xml:space="preserve"> </w:t>
        </w:r>
      </w:ins>
      <w:ins w:id="4805" w:author="PR Preview" w:date="2026-01-01T00:00:00Z">
        <w:r>
          <w:t xml:space="preserve">so the positive half-space</w:t>
        </w:r>
      </w:ins>
      <w:ins w:id="480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807" w:author="PR Preview" w:date="2026-01-01T00:00:00Z">
        <w:r>
          <w:t xml:space="preserve"> </w:t>
        </w:r>
      </w:ins>
      <w:ins w:id="4808" w:author="PR Preview" w:date="2026-01-01T00:00:00Z">
        <w:r>
          <w:t xml:space="preserve">holds</w:t>
        </w:r>
      </w:ins>
      <w:ins w:id="4809" w:author="PR Preview" w:date="2026-01-01T00:00:00Z">
        <w:r>
          <w:t xml:space="preserve"> </w:t>
        </w:r>
      </w:ins>
      <w:ins w:id="4810" w:author="PR Preview" w:date="2026-01-01T00:00:00Z">
        <w:r>
          <w:t xml:space="preserve">50 of the 100 flowers,</w:t>
        </w:r>
      </w:ins>
      <w:ins w:id="4811" w:author="PR Preview" w:date="2026-01-01T00:00:00Z">
        <w:r>
          <w:t xml:space="preserve"> </w:t>
        </w:r>
      </w:ins>
      <w:ins w:id="4812" w:author="PR Preview" w:date="2026-01-01T00:00:00Z">
        <w:r>
          <w:t xml:space="preserve">and 47 of them are virginica.</w:t>
        </w:r>
      </w:ins>
      <w:ins w:id="4813" w:author="PR Preview" w:date="2026-01-01T00:00:00Z">
        <w:r>
          <w:t xml:space="preserve"> </w:t>
        </w:r>
      </w:ins>
      <w:ins w:id="4814" w:author="PR Preview" w:date="2026-01-01T00:00:00Z">
        <w:r>
          <w:t xml:space="preserve">The line is a set of dimension</w:t>
        </w:r>
      </w:ins>
      <w:ins w:id="481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4816" w:author="PR Preview" w:date="2026-01-01T00:00:00Z">
        <w:r>
          <w:t xml:space="preserve">,</w:t>
        </w:r>
      </w:ins>
      <w:ins w:id="4817" w:author="PR Preview" w:date="2026-01-01T00:00:00Z">
        <w:r>
          <w:t xml:space="preserve"> </w:t>
        </w:r>
      </w:ins>
      <w:ins w:id="4818" w:author="PR Preview" w:date="2026-01-01T00:00:00Z">
        <w:r>
          <w:t xml:space="preserve">and each side is a region of the plane of dimension</w:t>
        </w:r>
      </w:ins>
      <w:ins w:id="48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4820" w:author="PR Preview" w:date="2026-01-01T00:00:00Z">
        <w:r>
          <w:t xml:space="preserve"> </w:t>
        </w:r>
      </w:ins>
      <w:ins w:id="4821" w:author="PR Preview" w:date="2026-01-01T00:00:00Z">
        <w:r>
          <w:t xml:space="preserve">(</w:t>
        </w:r>
      </w:ins>
      <w:hyperlink w:anchor="thm-half-space-dimension">
        <w:ins w:id="4822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4823" w:author="PR Preview" w:date="2026-01-01T00:00:00Z">
        <w:r>
          <w:t xml:space="preserve">).</w:t>
        </w:r>
      </w:ins>
    </w:p>
    <w:bookmarkEnd w:id="113"/>
    <w:bookmarkStart w:id="114" w:name="exr-half-space-sides"/>
    <w:p>
      <w:pPr>
        <w:pStyle w:val="BodyText"/>
      </w:pPr>
      <w:ins w:id="4824" w:author="PR Preview" w:date="2026-01-01T00:00:00Z">
        <w:r>
          <w:rPr>
            <w:b/>
            <w:bCs/>
          </w:rPr>
          <w:t xml:space="preserve">Exercise 1 (Which side of the plane?)</w:t>
        </w:r>
      </w:ins>
      <w:ins w:id="4825" w:author="PR Preview" w:date="2026-01-01T00:00:00Z">
        <w:r>
          <w:t xml:space="preserve"> </w:t>
        </w:r>
      </w:ins>
      <w:ins w:id="4826" w:author="PR Preview" w:date="2026-01-01T00:00:00Z">
        <w:r>
          <w:t xml:space="preserve">Let</w:t>
        </w:r>
      </w:ins>
      <w:ins w:id="48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828" w:author="PR Preview" w:date="2026-01-01T00:00:00Z">
        <w:r>
          <w:t xml:space="preserve"> </w:t>
        </w:r>
      </w:ins>
      <w:ins w:id="4829" w:author="PR Preview" w:date="2026-01-01T00:00:00Z">
        <w:r>
          <w:t xml:space="preserve">be the plane in</w:t>
        </w:r>
      </w:ins>
      <w:ins w:id="48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831" w:author="PR Preview" w:date="2026-01-01T00:00:00Z">
        <w:r>
          <w:t xml:space="preserve"> </w:t>
        </w:r>
      </w:ins>
      <w:ins w:id="4832" w:author="PR Preview" w:date="2026-01-01T00:00:00Z">
        <w:r>
          <w:t xml:space="preserve">with</w:t>
        </w:r>
      </w:ins>
      <w:ins w:id="483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834" w:author="PR Preview" w:date="2026-01-01T00:00:00Z">
        <w:r>
          <w:t xml:space="preserve"> </w:t>
        </w:r>
      </w:ins>
      <w:ins w:id="4835" w:author="PR Preview" w:date="2026-01-01T00:00:00Z">
        <w:r>
          <w:t xml:space="preserve">and</w:t>
        </w:r>
      </w:ins>
      <w:ins w:id="48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4837" w:author="PR Preview" w:date="2026-01-01T00:00:00Z">
        <w:r>
          <w:t xml:space="preserve"> </w:t>
        </w:r>
      </w:ins>
      <w:ins w:id="4838" w:author="PR Preview" w:date="2026-01-01T00:00:00Z">
        <w:r>
          <w:t xml:space="preserve">(</w:t>
        </w:r>
      </w:ins>
      <w:hyperlink w:anchor="exm-hyperplane-subspace">
        <w:ins w:id="4839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484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5"/>
        </w:numPr>
      </w:pPr>
      <w:ins w:id="4841" w:author="PR Preview" w:date="2026-01-01T00:00:00Z">
        <w:r>
          <w:t xml:space="preserve">For each point, say whether it is in</w:t>
        </w:r>
      </w:ins>
      <w:ins w:id="484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843" w:author="PR Preview" w:date="2026-01-01T00:00:00Z">
        <w:r>
          <w:t xml:space="preserve">,</w:t>
        </w:r>
      </w:ins>
      <w:ins w:id="48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845" w:author="PR Preview" w:date="2026-01-01T00:00:00Z">
        <w:r>
          <w:t xml:space="preserve"> </w:t>
        </w:r>
      </w:ins>
      <w:ins w:id="4846" w:author="PR Preview" w:date="2026-01-01T00:00:00Z">
        <w:r>
          <w:t xml:space="preserve">or</w:t>
        </w:r>
      </w:ins>
      <w:ins w:id="484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848" w:author="PR Preview" w:date="2026-01-01T00:00:00Z">
        <w:r>
          <w:t xml:space="preserve"> </w:t>
        </w:r>
      </w:ins>
      <w:ins w:id="4849" w:author="PR Preview" w:date="2026-01-01T00:00:00Z">
        <w:r>
          <w:t xml:space="preserve">(</w:t>
        </w:r>
      </w:ins>
      <w:hyperlink w:anchor="def-half-space">
        <w:ins w:id="4850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851" w:author="PR Preview" w:date="2026-01-01T00:00:00Z">
        <w:r>
          <w:t xml:space="preserve">):</w:t>
        </w:r>
      </w:ins>
      <w:ins w:id="48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853" w:author="PR Preview" w:date="2026-01-01T00:00:00Z">
        <w:r>
          <w:t xml:space="preserve">,</w:t>
        </w:r>
      </w:ins>
      <w:ins w:id="48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855" w:author="PR Preview" w:date="2026-01-01T00:00:00Z">
        <w:r>
          <w:t xml:space="preserve"> </w:t>
        </w:r>
      </w:ins>
      <w:ins w:id="4856" w:author="PR Preview" w:date="2026-01-01T00:00:00Z">
        <w:r>
          <w:t xml:space="preserve">and</w:t>
        </w:r>
      </w:ins>
      <w:ins w:id="48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85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4859" w:author="PR Preview" w:date="2026-01-01T00:00:00Z">
        <w:r>
          <w:t xml:space="preserve">Write the plane and its half-spaces using</w:t>
        </w:r>
      </w:ins>
      <w:ins w:id="486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ins w:id="4861" w:author="PR Preview" w:date="2026-01-01T00:00:00Z">
        <w:r>
          <w:t xml:space="preserve"> </w:t>
        </w:r>
      </w:ins>
      <w:ins w:id="4862" w:author="PR Preview" w:date="2026-01-01T00:00:00Z">
        <w:r>
          <w:t xml:space="preserve">and</w:t>
        </w:r>
      </w:ins>
      <w:ins w:id="486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4864" w:author="PR Preview" w:date="2026-01-01T00:00:00Z">
        <w:r>
          <w:t xml:space="preserve">.</w:t>
        </w:r>
      </w:ins>
      <w:ins w:id="4865" w:author="PR Preview" w:date="2026-01-01T00:00:00Z">
        <w:r>
          <w:t xml:space="preserve"> </w:t>
        </w:r>
      </w:ins>
      <w:ins w:id="4866" w:author="PR Preview" w:date="2026-01-01T00:00:00Z">
        <w:r>
          <w:t xml:space="preserve">Which points from part 1 change sides?</w:t>
        </w:r>
      </w:ins>
    </w:p>
    <w:p>
      <w:pPr>
        <w:pStyle w:val="Compact"/>
        <w:numPr>
          <w:ilvl w:val="0"/>
          <w:numId w:val="1015"/>
        </w:numPr>
      </w:pPr>
      <w:ins w:id="4867" w:author="PR Preview" w:date="2026-01-01T00:00:00Z">
        <w:r>
          <w:t xml:space="preserve">State the dimension of</w:t>
        </w:r>
      </w:ins>
      <w:ins w:id="486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4869" w:author="PR Preview" w:date="2026-01-01T00:00:00Z">
        <w:r>
          <w:t xml:space="preserve"> </w:t>
        </w:r>
      </w:ins>
      <w:ins w:id="4870" w:author="PR Preview" w:date="2026-01-01T00:00:00Z">
        <w:r>
          <w:t xml:space="preserve">and of</w:t>
        </w:r>
      </w:ins>
      <w:ins w:id="487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4872" w:author="PR Preview" w:date="2026-01-01T00:00:00Z">
        <w:r>
          <w:t xml:space="preserve"> </w:t>
        </w:r>
      </w:ins>
      <w:ins w:id="4873" w:author="PR Preview" w:date="2026-01-01T00:00:00Z">
        <w:r>
          <w:t xml:space="preserve">(</w:t>
        </w:r>
      </w:ins>
      <w:hyperlink w:anchor="thm-half-space-dimension">
        <w:ins w:id="4874" w:author="PR Preview" w:date="2026-01-01T00:00:00Z">
          <w:r>
            <w:rPr>
              <w:rStyle w:val="Hyperlink"/>
            </w:rPr>
            <w:t xml:space="preserve">Theorem 22</w:t>
          </w:r>
        </w:ins>
      </w:hyperlink>
      <w:ins w:id="4875" w:author="PR Preview" w:date="2026-01-01T00:00:00Z">
        <w:r>
          <w:t xml:space="preserve">).</w:t>
        </w:r>
      </w:ins>
    </w:p>
    <w:bookmarkEnd w:id="114"/>
    <w:bookmarkStart w:id="115" w:name="sol-half-space-sides"/>
    <w:p>
      <w:pPr>
        <w:pStyle w:val="FirstParagraph"/>
      </w:pPr>
      <w:ins w:id="4876" w:author="PR Preview" w:date="2026-01-01T00:00:00Z">
        <w:r>
          <w:rPr>
            <w:i/>
            <w:iCs/>
          </w:rPr>
          <w:t xml:space="preserve">Solution 1</w:t>
        </w:r>
      </w:ins>
      <w:ins w:id="4877" w:author="PR Preview" w:date="2026-01-01T00:00:00Z">
        <w:r>
          <w:t xml:space="preserve">. </w:t>
        </w:r>
      </w:ins>
    </w:p>
    <w:p>
      <w:pPr>
        <w:numPr>
          <w:ilvl w:val="0"/>
          <w:numId w:val="1016"/>
        </w:numPr>
      </w:pPr>
      <w:ins w:id="4878" w:author="PR Preview" w:date="2026-01-01T00:00:00Z">
        <w:r>
          <w:t xml:space="preserve">Compute</w:t>
        </w:r>
      </w:ins>
      <w:ins w:id="48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ins w:id="4880" w:author="PR Preview" w:date="2026-01-01T00:00:00Z">
        <w:r>
          <w:t xml:space="preserve"> </w:t>
        </w:r>
      </w:ins>
      <w:ins w:id="4881" w:author="PR Preview" w:date="2026-01-01T00:00:00Z">
        <w:r>
          <w:t xml:space="preserve">at each point.</w:t>
        </w:r>
      </w:ins>
    </w:p>
    <w:p>
      <w:pPr>
        <w:pStyle w:val="Compact"/>
        <w:numPr>
          <w:ilvl w:val="1"/>
          <w:numId w:val="1017"/>
        </w:numPr>
      </w:pPr>
      <w:ins w:id="4882" w:author="PR Preview" w:date="2026-01-01T00:00:00Z">
        <w:r>
          <w:t xml:space="preserve">At</w:t>
        </w:r>
      </w:ins>
      <w:ins w:id="48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884" w:author="PR Preview" w:date="2026-01-01T00:00:00Z">
        <w:r>
          <w:t xml:space="preserve"> </w:t>
        </w:r>
      </w:ins>
      <w:ins w:id="4885" w:author="PR Preview" w:date="2026-01-01T00:00:00Z">
        <w:r>
          <w:t xml:space="preserve">it equals</w:t>
        </w:r>
      </w:ins>
      <w:ins w:id="488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ins w:id="4887" w:author="PR Preview" w:date="2026-01-01T00:00:00Z">
        <w:r>
          <w:t xml:space="preserve">, so the point is in</w:t>
        </w:r>
      </w:ins>
      <w:ins w:id="488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889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17"/>
        </w:numPr>
      </w:pPr>
      <w:ins w:id="4890" w:author="PR Preview" w:date="2026-01-01T00:00:00Z">
        <w:r>
          <w:t xml:space="preserve">At</w:t>
        </w:r>
      </w:ins>
      <w:ins w:id="48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892" w:author="PR Preview" w:date="2026-01-01T00:00:00Z">
        <w:r>
          <w:t xml:space="preserve"> </w:t>
        </w:r>
      </w:ins>
      <w:ins w:id="4893" w:author="PR Preview" w:date="2026-01-01T00:00:00Z">
        <w:r>
          <w:t xml:space="preserve">it equals</w:t>
        </w:r>
      </w:ins>
      <w:ins w:id="489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895" w:author="PR Preview" w:date="2026-01-01T00:00:00Z">
        <w:r>
          <w:t xml:space="preserve">, so the point is in</w:t>
        </w:r>
      </w:ins>
      <w:ins w:id="48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897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17"/>
        </w:numPr>
      </w:pPr>
      <w:ins w:id="4898" w:author="PR Preview" w:date="2026-01-01T00:00:00Z">
        <w:r>
          <w:t xml:space="preserve">At</w:t>
        </w:r>
      </w:ins>
      <w:ins w:id="48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900" w:author="PR Preview" w:date="2026-01-01T00:00:00Z">
        <w:r>
          <w:t xml:space="preserve"> </w:t>
        </w:r>
      </w:ins>
      <w:ins w:id="4901" w:author="PR Preview" w:date="2026-01-01T00:00:00Z">
        <w:r>
          <w:t xml:space="preserve">it equals</w:t>
        </w:r>
      </w:ins>
      <w:ins w:id="490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ins w:id="4903" w:author="PR Preview" w:date="2026-01-01T00:00:00Z">
        <w:r>
          <w:t xml:space="preserve">, so the point is in</w:t>
        </w:r>
      </w:ins>
      <w:ins w:id="490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905" w:author="PR Preview" w:date="2026-01-01T00:00:00Z">
        <w:r>
          <w:t xml:space="preserve">.</w:t>
        </w:r>
      </w:ins>
    </w:p>
    <w:p>
      <w:pPr>
        <w:numPr>
          <w:ilvl w:val="0"/>
          <w:numId w:val="1016"/>
        </w:numPr>
      </w:pPr>
      <w:ins w:id="4906" w:author="PR Preview" w:date="2026-01-01T00:00:00Z">
        <w:r>
          <w:t xml:space="preserve">With</w:t>
        </w:r>
      </w:ins>
      <w:ins w:id="490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4908" w:author="PR Preview" w:date="2026-01-01T00:00:00Z">
        <w:r>
          <w:t xml:space="preserve"> </w:t>
        </w:r>
      </w:ins>
      <w:ins w:id="4909" w:author="PR Preview" w:date="2026-01-01T00:00:00Z">
        <w:r>
          <w:t xml:space="preserve">and</w:t>
        </w:r>
      </w:ins>
      <w:ins w:id="491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ins w:id="4911" w:author="PR Preview" w:date="2026-01-01T00:00:00Z">
        <w:r>
          <w:t xml:space="preserve">, the equation is</w:t>
        </w:r>
      </w:ins>
      <w:ins w:id="491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4913" w:author="PR Preview" w:date="2026-01-01T00:00:00Z">
        <w:r>
          <w:t xml:space="preserve">.</w:t>
        </w:r>
      </w:ins>
      <w:ins w:id="4914" w:author="PR Preview" w:date="2026-01-01T00:00:00Z">
        <w:r>
          <w:t xml:space="preserve"> </w:t>
        </w:r>
      </w:ins>
      <w:ins w:id="4915" w:author="PR Preview" w:date="2026-01-01T00:00:00Z">
        <w:r>
          <w:t xml:space="preserve">Multiplying both sides by</w:t>
        </w:r>
      </w:ins>
      <w:ins w:id="49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4917" w:author="PR Preview" w:date="2026-01-01T00:00:00Z">
        <w:r>
          <w:t xml:space="preserve"> </w:t>
        </w:r>
      </w:ins>
      <w:ins w:id="4918" w:author="PR Preview" w:date="2026-01-01T00:00:00Z">
        <w:r>
          <w:t xml:space="preserve">gives the original equation, so it is the same plane.</w:t>
        </w:r>
      </w:ins>
      <w:ins w:id="4919" w:author="PR Preview" w:date="2026-01-01T00:00:00Z">
        <w:r>
          <w:t xml:space="preserve"> </w:t>
        </w:r>
      </w:ins>
      <w:ins w:id="4920" w:author="PR Preview" w:date="2026-01-01T00:00:00Z">
        <w:r>
          <w:t xml:space="preserve">The new expression is the negative of the old one at every point,</w:t>
        </w:r>
      </w:ins>
      <w:ins w:id="4921" w:author="PR Preview" w:date="2026-01-01T00:00:00Z">
        <w:r>
          <w:t xml:space="preserve"> </w:t>
        </w:r>
      </w:ins>
      <w:ins w:id="4922" w:author="PR Preview" w:date="2026-01-01T00:00:00Z">
        <w:r>
          <w:t xml:space="preserve">so the new positive half-space is the old</w:t>
        </w:r>
      </w:ins>
      <w:ins w:id="492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4924" w:author="PR Preview" w:date="2026-01-01T00:00:00Z">
        <w:r>
          <w:t xml:space="preserve"> </w:t>
        </w:r>
      </w:ins>
      <w:ins w:id="4925" w:author="PR Preview" w:date="2026-01-01T00:00:00Z">
        <w:r>
          <w:t xml:space="preserve">and the new negative half-space is the old</w:t>
        </w:r>
      </w:ins>
      <w:ins w:id="492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4927" w:author="PR Preview" w:date="2026-01-01T00:00:00Z">
        <w:r>
          <w:t xml:space="preserve">.</w:t>
        </w:r>
      </w:ins>
      <w:ins w:id="4928" w:author="PR Preview" w:date="2026-01-01T00:00:00Z">
        <w:r>
          <w:t xml:space="preserve"> </w:t>
        </w:r>
      </w:ins>
      <w:ins w:id="4929" w:author="PR Preview" w:date="2026-01-01T00:00:00Z">
        <w:r>
          <w:t xml:space="preserve">The origin</w:t>
        </w:r>
      </w:ins>
      <w:ins w:id="49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931" w:author="PR Preview" w:date="2026-01-01T00:00:00Z">
        <w:r>
          <w:t xml:space="preserve"> </w:t>
        </w:r>
      </w:ins>
      <w:ins w:id="4932" w:author="PR Preview" w:date="2026-01-01T00:00:00Z">
        <w:r>
          <w:t xml:space="preserve">is now in the positive half-space,</w:t>
        </w:r>
      </w:ins>
      <w:ins w:id="4933" w:author="PR Preview" w:date="2026-01-01T00:00:00Z">
        <w:r>
          <w:t xml:space="preserve"> </w:t>
        </w:r>
      </w:ins>
      <w:ins w:id="4934" w:author="PR Preview" w:date="2026-01-01T00:00:00Z">
        <w:r>
          <w:t xml:space="preserve">and</w:t>
        </w:r>
      </w:ins>
      <w:ins w:id="49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936" w:author="PR Preview" w:date="2026-01-01T00:00:00Z">
        <w:r>
          <w:t xml:space="preserve"> </w:t>
        </w:r>
      </w:ins>
      <w:ins w:id="4937" w:author="PR Preview" w:date="2026-01-01T00:00:00Z">
        <w:r>
          <w:t xml:space="preserve">is now in the negative half-space.</w:t>
        </w:r>
      </w:ins>
      <w:ins w:id="4938" w:author="PR Preview" w:date="2026-01-01T00:00:00Z">
        <w:r>
          <w:t xml:space="preserve"> </w:t>
        </w:r>
      </w:ins>
      <w:ins w:id="4939" w:author="PR Preview" w:date="2026-01-01T00:00:00Z">
        <w:r>
          <w:t xml:space="preserve">The point</w:t>
        </w:r>
      </w:ins>
      <w:ins w:id="49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941" w:author="PR Preview" w:date="2026-01-01T00:00:00Z">
        <w:r>
          <w:t xml:space="preserve"> </w:t>
        </w:r>
      </w:ins>
      <w:ins w:id="4942" w:author="PR Preview" w:date="2026-01-01T00:00:00Z">
        <w:r>
          <w:t xml:space="preserve">stays on the plane.</w:t>
        </w:r>
      </w:ins>
      <w:ins w:id="4943" w:author="PR Preview" w:date="2026-01-01T00:00:00Z">
        <w:r>
          <w:t xml:space="preserve"> </w:t>
        </w:r>
      </w:ins>
      <w:ins w:id="4944" w:author="PR Preview" w:date="2026-01-01T00:00:00Z">
        <w:r>
          <w:t xml:space="preserve">So the origin and</w:t>
        </w:r>
      </w:ins>
      <w:ins w:id="49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946" w:author="PR Preview" w:date="2026-01-01T00:00:00Z">
        <w:r>
          <w:t xml:space="preserve"> </w:t>
        </w:r>
      </w:ins>
      <w:ins w:id="4947" w:author="PR Preview" w:date="2026-01-01T00:00:00Z">
        <w:r>
          <w:t xml:space="preserve">both change names, and the point on the plane does not.</w:t>
        </w:r>
      </w:ins>
    </w:p>
    <w:p>
      <w:pPr>
        <w:numPr>
          <w:ilvl w:val="0"/>
          <w:numId w:val="1016"/>
        </w:numPr>
      </w:pPr>
      <w:ins w:id="4948" w:author="PR Preview" w:date="2026-01-01T00:00:00Z">
        <w:r>
          <w:t xml:space="preserve">Here</w:t>
        </w:r>
      </w:ins>
      <w:ins w:id="49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4950" w:author="PR Preview" w:date="2026-01-01T00:00:00Z">
        <w:r>
          <w:t xml:space="preserve">.</w:t>
        </w:r>
      </w:ins>
      <w:ins w:id="495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4952" w:author="PR Preview" w:date="2026-01-01T00:00:00Z">
        <w:r>
          <w:t xml:space="preserve"> </w:t>
        </w:r>
      </w:ins>
      <w:ins w:id="4953" w:author="PR Preview" w:date="2026-01-01T00:00:00Z">
        <w:r>
          <w:t xml:space="preserve">is the subspace</w:t>
        </w:r>
      </w:ins>
      <w:ins w:id="495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4955" w:author="PR Preview" w:date="2026-01-01T00:00:00Z">
        <w:r>
          <w:t xml:space="preserve">, which has dimension</w:t>
        </w:r>
      </w:ins>
      <w:ins w:id="49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4957" w:author="PR Preview" w:date="2026-01-01T00:00:00Z">
        <w:r>
          <w:t xml:space="preserve">.</w:t>
        </w:r>
      </w:ins>
      <w:ins w:id="495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4959" w:author="PR Preview" w:date="2026-01-01T00:00:00Z">
        <w:r>
          <w:t xml:space="preserve"> </w:t>
        </w:r>
      </w:ins>
      <w:ins w:id="4960" w:author="PR Preview" w:date="2026-01-01T00:00:00Z">
        <w:r>
          <w:t xml:space="preserve">has dimension</w:t>
        </w:r>
      </w:ins>
      <w:ins w:id="49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4962" w:author="PR Preview" w:date="2026-01-01T00:00:00Z">
        <w:r>
          <w:t xml:space="preserve">.</w:t>
        </w:r>
      </w:ins>
    </w:p>
    <w:bookmarkEnd w:id="115"/>
    <w:bookmarkStart w:id="116" w:name="def-rank-factorization"/>
    <w:p>
      <w:pPr>
        <w:pStyle w:val="FirstParagraph"/>
      </w:pPr>
      <w:ins w:id="4963" w:author="PR Preview" w:date="2026-01-01T00:00:00Z">
        <w:r>
          <w:rPr>
            <w:b/>
            <w:bCs/>
          </w:rPr>
          <w:t xml:space="preserve">Definition 15 (Rank factorization)</w:t>
        </w:r>
      </w:ins>
      <w:ins w:id="4964" w:author="PR Preview" w:date="2026-01-01T00:00:00Z">
        <w:r>
          <w:t xml:space="preserve"> </w:t>
        </w:r>
      </w:ins>
      <w:ins w:id="4965" w:author="PR Preview" w:date="2026-01-01T00:00:00Z">
        <w:r>
          <w:t xml:space="preserve">Let</w:t>
        </w:r>
      </w:ins>
      <w:ins w:id="49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67" w:author="PR Preview" w:date="2026-01-01T00:00:00Z">
        <w:r>
          <w:t xml:space="preserve"> </w:t>
        </w:r>
      </w:ins>
      <w:ins w:id="4968" w:author="PR Preview" w:date="2026-01-01T00:00:00Z">
        <w:r>
          <w:t xml:space="preserve">be an</w:t>
        </w:r>
      </w:ins>
      <w:ins w:id="496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matrix with</w:t>
        </w:r>
      </w:ins>
      <w:ins w:id="497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4973" w:author="PR Preview" w:date="2026-01-01T00:00:00Z">
        <w:r>
          <w:t xml:space="preserve">.</w:t>
        </w:r>
      </w:ins>
      <w:ins w:id="4974" w:author="PR Preview" w:date="2026-01-01T00:00:00Z">
        <w:r>
          <w:t xml:space="preserve"> </w:t>
        </w:r>
      </w:ins>
      <w:ins w:id="4975" w:author="PR Preview" w:date="2026-01-01T00:00:00Z">
        <w:r>
          <w:t xml:space="preserve">A</w:t>
        </w:r>
      </w:ins>
      <w:ins w:id="4976" w:author="PR Preview" w:date="2026-01-01T00:00:00Z">
        <w:r>
          <w:t xml:space="preserve"> </w:t>
        </w:r>
      </w:ins>
      <w:ins w:id="4977" w:author="PR Preview" w:date="2026-01-01T00:00:00Z">
        <w:r>
          <w:rPr>
            <w:b/>
            <w:bCs/>
          </w:rPr>
          <w:t xml:space="preserve">rank factorization</w:t>
        </w:r>
      </w:ins>
      <w:ins w:id="4978" w:author="PR Preview" w:date="2026-01-01T00:00:00Z">
        <w:r>
          <w:t xml:space="preserve"> </w:t>
        </w:r>
      </w:ins>
      <w:ins w:id="4979" w:author="PR Preview" w:date="2026-01-01T00:00:00Z">
        <w:r>
          <w:t xml:space="preserve">of</w:t>
        </w:r>
      </w:ins>
      <w:ins w:id="49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81" w:author="PR Preview" w:date="2026-01-01T00:00:00Z">
        <w:r>
          <w:t xml:space="preserve"> </w:t>
        </w:r>
      </w:ins>
      <w:ins w:id="4982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16"/>
    <w:bookmarkStart w:id="117" w:name="exm-rank-factorization"/>
    <w:p>
      <w:pPr>
        <w:pStyle w:val="FirstParagraph"/>
      </w:pPr>
      <w:ins w:id="4983" w:author="PR Preview" w:date="2026-01-01T00:00:00Z">
        <w:r>
          <w:rPr>
            <w:b/>
            <w:bCs/>
          </w:rPr>
          <w:t xml:space="preserve">Example 40 (A rank factorization of a rank-one matrix)</w:t>
        </w:r>
      </w:ins>
      <w:ins w:id="4984" w:author="PR Preview" w:date="2026-01-01T00:00:00Z">
        <w:r>
          <w:t xml:space="preserve"> </w:t>
        </w:r>
      </w:ins>
      <w:ins w:id="4985" w:author="PR Preview" w:date="2026-01-01T00:00:00Z">
        <w:r>
          <w:t xml:space="preserve">The matrix</w:t>
        </w:r>
      </w:ins>
      <w:ins w:id="49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987" w:author="PR Preview" w:date="2026-01-01T00:00:00Z">
        <w:r>
          <w:t xml:space="preserve"> </w:t>
        </w:r>
      </w:ins>
      <w:ins w:id="4988" w:author="PR Preview" w:date="2026-01-01T00:00:00Z">
        <w:r>
          <w:t xml:space="preserve">in</w:t>
        </w:r>
      </w:ins>
      <w:ins w:id="4989" w:author="PR Preview" w:date="2026-01-01T00:00:00Z">
        <w:r>
          <w:t xml:space="preserve"> </w:t>
        </w:r>
      </w:ins>
      <w:hyperlink w:anchor="exm-column-space">
        <w:ins w:id="4990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4991" w:author="PR Preview" w:date="2026-01-01T00:00:00Z">
        <w:r>
          <w:t xml:space="preserve"> </w:t>
        </w:r>
      </w:ins>
      <w:ins w:id="4992" w:author="PR Preview" w:date="2026-01-01T00:00:00Z">
        <w:r>
          <w:t xml:space="preserve">has rank</w:t>
        </w:r>
      </w:ins>
      <w:ins w:id="4993" w:author="PR Preview" w:date="2026-01-01T00:00:00Z">
        <w:r>
          <w:t xml:space="preserve"> </w:t>
        </w:r>
      </w:ins>
      <m:oMath>
        <m:r>
          <m:t>1</m:t>
        </m:r>
      </m:oMath>
      <w:ins w:id="4994" w:author="PR Preview" w:date="2026-01-01T00:00:00Z">
        <w:r>
          <w:t xml:space="preserve"> </w:t>
        </w:r>
      </w:ins>
      <w:ins w:id="4995" w:author="PR Preview" w:date="2026-01-01T00:00:00Z">
        <w:r>
          <w:t xml:space="preserve">(</w:t>
        </w:r>
      </w:ins>
      <w:hyperlink w:anchor="exm-rank-dim">
        <w:ins w:id="4996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4997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4998" w:author="PR Preview" w:date="2026-01-01T00:00:00Z">
        <w:r>
          <w:t xml:space="preserve">so</w:t>
        </w:r>
      </w:ins>
      <w:ins w:id="499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5000" w:author="PR Preview" w:date="2026-01-01T00:00:00Z">
        <w:r>
          <w:t xml:space="preserve"> </w:t>
        </w:r>
      </w:ins>
      <w:ins w:id="5001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5002" w:author="PR Preview" w:date="2026-01-01T00:00:00Z">
        <w:r>
          <w:t xml:space="preserve">)</w:t>
        </w:r>
      </w:ins>
      <w:ins w:id="5003" w:author="PR Preview" w:date="2026-01-01T00:00:00Z">
        <w:r>
          <w:t xml:space="preserve"> </w:t>
        </w:r>
      </w:ins>
      <w:ins w:id="5004" w:author="PR Preview" w:date="2026-01-01T00:00:00Z">
        <w:r>
          <w:t xml:space="preserve">and</w:t>
        </w:r>
      </w:ins>
      <w:ins w:id="5005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5006" w:author="PR Preview" w:date="2026-01-01T00:00:00Z">
        <w:r>
          <w:t xml:space="preserve"> </w:t>
        </w:r>
      </w:ins>
      <w:ins w:id="5007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3</m:t>
        </m:r>
      </m:oMath>
      <w:ins w:id="5008" w:author="PR Preview" w:date="2026-01-01T00:00:00Z">
        <w:r>
          <w:t xml:space="preserve">)</w:t>
        </w:r>
      </w:ins>
      <w:ins w:id="5009" w:author="PR Preview" w:date="2026-01-01T00:00:00Z">
        <w:r>
          <w:t xml:space="preserve"> </w:t>
        </w:r>
      </w:ins>
      <w:ins w:id="5010" w:author="PR Preview" w:date="2026-01-01T00:00:00Z">
        <w:r>
          <w:t xml:space="preserve">are a rank factorization.</w:t>
        </w:r>
      </w:ins>
      <w:ins w:id="5011" w:author="PR Preview" w:date="2026-01-01T00:00:00Z">
        <w:r>
          <w:t xml:space="preserve"> </w:t>
        </w:r>
      </w:ins>
      <w:ins w:id="5012" w:author="PR Preview" w:date="2026-01-01T00:00:00Z">
        <w:r>
          <w:t xml:space="preserve">It is not unique:</w:t>
        </w:r>
      </w:ins>
      <w:ins w:id="501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ins w:id="5014" w:author="PR Preview" w:date="2026-01-01T00:00:00Z">
        <w:r>
          <w:t xml:space="preserve"> </w:t>
        </w:r>
      </w:ins>
      <w:ins w:id="5015" w:author="PR Preview" w:date="2026-01-01T00:00:00Z">
        <w:r>
          <w:t xml:space="preserve">and</w:t>
        </w:r>
      </w:ins>
      <w:ins w:id="5016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5017" w:author="PR Preview" w:date="2026-01-01T00:00:00Z">
        <w:r>
          <w:t xml:space="preserve"> </w:t>
        </w:r>
      </w:ins>
      <w:ins w:id="5018" w:author="PR Preview" w:date="2026-01-01T00:00:00Z">
        <w:r>
          <w:t xml:space="preserve">give the same product.</w:t>
        </w:r>
      </w:ins>
      <w:ins w:id="5019" w:author="PR Preview" w:date="2026-01-01T00:00:00Z">
        <w:r>
          <w:t xml:space="preserve"> </w:t>
        </w:r>
      </w:ins>
      <w:ins w:id="5020" w:author="PR Preview" w:date="2026-01-01T00:00:00Z">
        <w:r>
          <w:t xml:space="preserve">A product</w:t>
        </w:r>
      </w:ins>
      <w:ins w:id="502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5022" w:author="PR Preview" w:date="2026-01-01T00:00:00Z">
        <w:r>
          <w:t xml:space="preserve"> </w:t>
        </w:r>
      </w:ins>
      <w:ins w:id="5023" w:author="PR Preview" w:date="2026-01-01T00:00:00Z">
        <w:r>
          <w:t xml:space="preserve">with</w:t>
        </w:r>
      </w:ins>
      <w:ins w:id="502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5025" w:author="PR Preview" w:date="2026-01-01T00:00:00Z">
        <w:r>
          <w:t xml:space="preserve"> </w:t>
        </w:r>
      </w:ins>
      <w:ins w:id="5026" w:author="PR Preview" w:date="2026-01-01T00:00:00Z">
        <w:r>
          <w:t xml:space="preserve">of size</w:t>
        </w:r>
      </w:ins>
      <w:ins w:id="502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028" w:author="PR Preview" w:date="2026-01-01T00:00:00Z">
        <w:r>
          <w:t xml:space="preserve"> </w:t>
        </w:r>
      </w:ins>
      <w:ins w:id="5029" w:author="PR Preview" w:date="2026-01-01T00:00:00Z">
        <w:r>
          <w:t xml:space="preserve">is not a rank factorization of this</w:t>
        </w:r>
      </w:ins>
      <w:ins w:id="50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31" w:author="PR Preview" w:date="2026-01-01T00:00:00Z">
        <w:r>
          <w:t xml:space="preserve">,</w:t>
        </w:r>
      </w:ins>
      <w:ins w:id="5032" w:author="PR Preview" w:date="2026-01-01T00:00:00Z">
        <w:r>
          <w:t xml:space="preserve"> </w:t>
        </w:r>
      </w:ins>
      <w:ins w:id="5033" w:author="PR Preview" w:date="2026-01-01T00:00:00Z">
        <w:r>
          <w:t xml:space="preserve">because the inner dimension must equal</w:t>
        </w:r>
      </w:ins>
      <w:ins w:id="503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5035" w:author="PR Preview" w:date="2026-01-01T00:00:00Z">
        <w:r>
          <w:t xml:space="preserve">.</w:t>
        </w:r>
      </w:ins>
    </w:p>
    <w:bookmarkEnd w:id="117"/>
    <w:bookmarkStart w:id="118" w:name="thm-rank-factorization"/>
    <w:p>
      <w:pPr>
        <w:pStyle w:val="BodyText"/>
      </w:pPr>
      <w:ins w:id="5036" w:author="PR Preview" w:date="2026-01-01T00:00:00Z">
        <w:r>
          <w:rPr>
            <w:b/>
            <w:bCs/>
          </w:rPr>
          <w:t xml:space="preserve">Theorem 23 (Every nonzero matrix has a rank factorization)</w:t>
        </w:r>
      </w:ins>
      <w:ins w:id="5037" w:author="PR Preview" w:date="2026-01-01T00:00:00Z">
        <w:r>
          <w:t xml:space="preserve"> </w:t>
        </w:r>
      </w:ins>
      <w:ins w:id="5038" w:author="PR Preview" w:date="2026-01-01T00:00:00Z">
        <w:r>
          <w:t xml:space="preserve">Every</w:t>
        </w:r>
      </w:ins>
      <w:ins w:id="503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040" w:author="PR Preview" w:date="2026-01-01T00:00:00Z">
        <w:r>
          <w:t xml:space="preserve"> </w:t>
        </w:r>
      </w:ins>
      <w:ins w:id="5041" w:author="PR Preview" w:date="2026-01-01T00:00:00Z">
        <w:r>
          <w:t xml:space="preserve">matrix</w:t>
        </w:r>
      </w:ins>
      <w:ins w:id="50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43" w:author="PR Preview" w:date="2026-01-01T00:00:00Z">
        <w:r>
          <w:t xml:space="preserve"> </w:t>
        </w:r>
      </w:ins>
      <w:ins w:id="5044" w:author="PR Preview" w:date="2026-01-01T00:00:00Z">
        <w:r>
          <w:t xml:space="preserve">with</w:t>
        </w:r>
      </w:ins>
      <w:ins w:id="504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5046" w:author="PR Preview" w:date="2026-01-01T00:00:00Z">
        <w:r>
          <w:t xml:space="preserve"> </w:t>
        </w:r>
      </w:ins>
      <w:ins w:id="5047" w:author="PR Preview" w:date="2026-01-01T00:00:00Z">
        <w:r>
          <w:t xml:space="preserve">has a rank factorization (</w:t>
        </w:r>
      </w:ins>
      <w:hyperlink w:anchor="def-rank-factorization">
        <w:ins w:id="504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5049" w:author="PR Preview" w:date="2026-01-01T00:00:00Z">
        <w:r>
          <w:t xml:space="preserve">).</w:t>
        </w:r>
      </w:ins>
      <w:ins w:id="5050" w:author="PR Preview" w:date="2026-01-01T00:00:00Z">
        <w:r>
          <w:t xml:space="preserve"> </w:t>
        </w:r>
      </w:ins>
      <w:ins w:id="5051" w:author="PR Preview" w:date="2026-01-01T00:00:00Z">
        <w:r>
          <w:t xml:space="preserve">One is given by taking the columns of</w:t>
        </w:r>
      </w:ins>
      <w:ins w:id="505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5053" w:author="PR Preview" w:date="2026-01-01T00:00:00Z">
        <w:r>
          <w:t xml:space="preserve"> </w:t>
        </w:r>
      </w:ins>
      <w:ins w:id="5054" w:author="PR Preview" w:date="2026-01-01T00:00:00Z">
        <w:r>
          <w:t xml:space="preserve">to be any basis of</w:t>
        </w:r>
      </w:ins>
      <w:ins w:id="50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056" w:author="PR Preview" w:date="2026-01-01T00:00:00Z">
        <w:r>
          <w:t xml:space="preserve">.</w:t>
        </w:r>
      </w:ins>
    </w:p>
    <w:bookmarkEnd w:id="118"/>
    <w:p>
      <w:pPr>
        <w:pStyle w:val="BodyText"/>
      </w:pPr>
      <w:ins w:id="5057" w:author="PR Preview" w:date="2026-01-01T00:00:00Z">
        <w:r>
          <w:rPr>
            <w:i/>
            <w:iCs/>
          </w:rPr>
          <w:t xml:space="preserve">Proof</w:t>
        </w:r>
      </w:ins>
      <w:ins w:id="5058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059" w:author="PR Preview" w:date="2026-01-01T00:00:00Z">
        <w:r>
          <w:t xml:space="preserve"> </w:t>
        </w:r>
      </w:ins>
      <w:ins w:id="5060" w:author="PR Preview" w:date="2026-01-01T00:00:00Z">
        <w:r>
          <w:t xml:space="preserve">has dimension</w:t>
        </w:r>
      </w:ins>
      <w:ins w:id="5061" w:author="PR Preview" w:date="2026-01-01T00:00:00Z">
        <w:r>
          <w:t xml:space="preserve"> </w:t>
        </w:r>
      </w:ins>
      <m:oMath>
        <m:r>
          <m:t>r</m:t>
        </m:r>
      </m:oMath>
      <w:ins w:id="5062" w:author="PR Preview" w:date="2026-01-01T00:00:00Z">
        <w:r>
          <w:t xml:space="preserve"> </w:t>
        </w:r>
      </w:ins>
      <w:ins w:id="5063" w:author="PR Preview" w:date="2026-01-01T00:00:00Z">
        <w:r>
          <w:t xml:space="preserve">(</w:t>
        </w:r>
      </w:ins>
      <w:hyperlink w:anchor="thm-rank-dim">
        <w:ins w:id="5064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5065" w:author="PR Preview" w:date="2026-01-01T00:00:00Z">
        <w:r>
          <w:t xml:space="preserve">),</w:t>
        </w:r>
      </w:ins>
      <w:ins w:id="5066" w:author="PR Preview" w:date="2026-01-01T00:00:00Z">
        <w:r>
          <w:t xml:space="preserve"> </w:t>
        </w:r>
      </w:ins>
      <w:ins w:id="5067" w:author="PR Preview" w:date="2026-01-01T00:00:00Z">
        <w:r>
          <w:t xml:space="preserve">so it has a basis</w:t>
        </w:r>
      </w:ins>
      <w:ins w:id="50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5069" w:author="PR Preview" w:date="2026-01-01T00:00:00Z">
        <w:r>
          <w:t xml:space="preserve"> </w:t>
        </w:r>
      </w:ins>
      <w:ins w:id="5070" w:author="PR Preview" w:date="2026-01-01T00:00:00Z">
        <w:r>
          <w:t xml:space="preserve">(</w:t>
        </w:r>
      </w:ins>
      <w:hyperlink w:anchor="thm-extend-basis">
        <w:ins w:id="507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5072" w:author="PR Preview" w:date="2026-01-01T00:00:00Z">
        <w:r>
          <w:t xml:space="preserve">);</w:t>
        </w:r>
      </w:ins>
      <w:ins w:id="5073" w:author="PR Preview" w:date="2026-01-01T00:00:00Z">
        <w:r>
          <w:t xml:space="preserve"> </w:t>
        </w:r>
      </w:ins>
      <w:ins w:id="5074" w:author="PR Preview" w:date="2026-01-01T00:00:00Z">
        <w:r>
          <w:t xml:space="preserve">let</w:t>
        </w:r>
      </w:ins>
      <w:ins w:id="507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5076" w:author="PR Preview" w:date="2026-01-01T00:00:00Z">
        <w:r>
          <w:t xml:space="preserve"> </w:t>
        </w:r>
      </w:ins>
      <w:ins w:id="5077" w:author="PR Preview" w:date="2026-01-01T00:00:00Z">
        <w:r>
          <w:t xml:space="preserve">be the</w:t>
        </w:r>
      </w:ins>
      <w:ins w:id="507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5079" w:author="PR Preview" w:date="2026-01-01T00:00:00Z">
        <w:r>
          <w:t xml:space="preserve"> </w:t>
        </w:r>
      </w:ins>
      <w:ins w:id="5080" w:author="PR Preview" w:date="2026-01-01T00:00:00Z">
        <w:r>
          <w:t xml:space="preserve">matrix with these columns.</w:t>
        </w:r>
      </w:ins>
      <w:ins w:id="5081" w:author="PR Preview" w:date="2026-01-01T00:00:00Z">
        <w:r>
          <w:t xml:space="preserve"> </w:t>
        </w:r>
      </w:ins>
      <w:ins w:id="5082" w:author="PR Preview" w:date="2026-01-01T00:00:00Z">
        <w:r>
          <w:t xml:space="preserve">Each column</w:t>
        </w:r>
      </w:ins>
      <w:ins w:id="508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5084" w:author="PR Preview" w:date="2026-01-01T00:00:00Z">
        <w:r>
          <w:t xml:space="preserve"> </w:t>
        </w:r>
      </w:ins>
      <w:ins w:id="5085" w:author="PR Preview" w:date="2026-01-01T00:00:00Z">
        <w:r>
          <w:t xml:space="preserve">of</w:t>
        </w:r>
      </w:ins>
      <w:ins w:id="50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087" w:author="PR Preview" w:date="2026-01-01T00:00:00Z">
        <w:r>
          <w:t xml:space="preserve"> </w:t>
        </w:r>
      </w:ins>
      <w:ins w:id="5088" w:author="PR Preview" w:date="2026-01-01T00:00:00Z">
        <w:r>
          <w:t xml:space="preserve">is in</w:t>
        </w:r>
      </w:ins>
      <w:ins w:id="50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090" w:author="PR Preview" w:date="2026-01-01T00:00:00Z">
        <w:r>
          <w:t xml:space="preserve">,</w:t>
        </w:r>
      </w:ins>
      <w:ins w:id="5091" w:author="PR Preview" w:date="2026-01-01T00:00:00Z">
        <w:r>
          <w:t xml:space="preserve"> </w:t>
        </w:r>
      </w:ins>
      <w:ins w:id="5092" w:author="PR Preview" w:date="2026-01-01T00:00:00Z">
        <w:r>
          <w:t xml:space="preserve">so</w:t>
        </w:r>
      </w:ins>
      <w:ins w:id="509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5094" w:author="PR Preview" w:date="2026-01-01T00:00:00Z">
        <w:r>
          <w:t xml:space="preserve"> </w:t>
        </w:r>
      </w:ins>
      <w:ins w:id="5095" w:author="PR Preview" w:date="2026-01-01T00:00:00Z">
        <w:r>
          <w:t xml:space="preserve">for some numbers</w:t>
        </w:r>
      </w:ins>
      <w:ins w:id="5096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5097" w:author="PR Preview" w:date="2026-01-01T00:00:00Z">
        <w:r>
          <w:t xml:space="preserve">,</w:t>
        </w:r>
      </w:ins>
      <w:ins w:id="5098" w:author="PR Preview" w:date="2026-01-01T00:00:00Z">
        <w:r>
          <w:t xml:space="preserve"> </w:t>
        </w:r>
      </w:ins>
      <w:ins w:id="5099" w:author="PR Preview" w:date="2026-01-01T00:00:00Z">
        <w:r>
          <w:t xml:space="preserve">because the basis spans</w:t>
        </w:r>
      </w:ins>
      <w:ins w:id="51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101" w:author="PR Preview" w:date="2026-01-01T00:00:00Z">
        <w:r>
          <w:t xml:space="preserve">.</w:t>
        </w:r>
      </w:ins>
      <w:ins w:id="5102" w:author="PR Preview" w:date="2026-01-01T00:00:00Z">
        <w:r>
          <w:t xml:space="preserve"> </w:t>
        </w:r>
      </w:ins>
      <w:ins w:id="5103" w:author="PR Preview" w:date="2026-01-01T00:00:00Z">
        <w:r>
          <w:t xml:space="preserve">Let</w:t>
        </w:r>
      </w:ins>
      <w:ins w:id="5104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5105" w:author="PR Preview" w:date="2026-01-01T00:00:00Z">
        <w:r>
          <w:t xml:space="preserve"> </w:t>
        </w:r>
      </w:ins>
      <w:ins w:id="5106" w:author="PR Preview" w:date="2026-01-01T00:00:00Z">
        <w:r>
          <w:t xml:space="preserve">be the</w:t>
        </w:r>
      </w:ins>
      <w:ins w:id="5107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5108" w:author="PR Preview" w:date="2026-01-01T00:00:00Z">
        <w:r>
          <w:t xml:space="preserve"> </w:t>
        </w:r>
      </w:ins>
      <w:ins w:id="5109" w:author="PR Preview" w:date="2026-01-01T00:00:00Z">
        <w:r>
          <w:t xml:space="preserve">matrix with entries</w:t>
        </w:r>
      </w:ins>
      <w:ins w:id="5110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5111" w:author="PR Preview" w:date="2026-01-01T00:00:00Z">
        <w:r>
          <w:t xml:space="preserve">,</w:t>
        </w:r>
      </w:ins>
      <w:ins w:id="5112" w:author="PR Preview" w:date="2026-01-01T00:00:00Z">
        <w:r>
          <w:t xml:space="preserve"> </w:t>
        </w:r>
      </w:ins>
      <w:ins w:id="5113" w:author="PR Preview" w:date="2026-01-01T00:00:00Z">
        <w:r>
          <w:t xml:space="preserve">whose column</w:t>
        </w:r>
      </w:ins>
      <w:ins w:id="5114" w:author="PR Preview" w:date="2026-01-01T00:00:00Z">
        <w:r>
          <w:t xml:space="preserve"> </w:t>
        </w:r>
      </w:ins>
      <m:oMath>
        <m:r>
          <m:t>j</m:t>
        </m:r>
      </m:oMath>
      <w:ins w:id="5115" w:author="PR Preview" w:date="2026-01-01T00:00:00Z">
        <w:r>
          <w:t xml:space="preserve"> </w:t>
        </w:r>
      </w:ins>
      <w:ins w:id="5116" w:author="PR Preview" w:date="2026-01-01T00:00:00Z">
        <w:r>
          <w:t xml:space="preserve">is</w:t>
        </w:r>
      </w:ins>
      <w:ins w:id="511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ins w:id="5118" w:author="PR Preview" w:date="2026-01-01T00:00:00Z">
        <w:r>
          <w:t xml:space="preserve">.</w:t>
        </w:r>
      </w:ins>
      <w:ins w:id="5119" w:author="PR Preview" w:date="2026-01-01T00:00:00Z">
        <w:r>
          <w:t xml:space="preserve"> </w:t>
        </w:r>
      </w:ins>
      <w:ins w:id="5120" w:author="PR Preview" w:date="2026-01-01T00:00:00Z">
        <w:r>
          <w:t xml:space="preserve">Then column</w:t>
        </w:r>
      </w:ins>
      <w:ins w:id="5121" w:author="PR Preview" w:date="2026-01-01T00:00:00Z">
        <w:r>
          <w:t xml:space="preserve"> </w:t>
        </w:r>
      </w:ins>
      <m:oMath>
        <m:r>
          <m:t>j</m:t>
        </m:r>
      </m:oMath>
      <w:ins w:id="5122" w:author="PR Preview" w:date="2026-01-01T00:00:00Z">
        <w:r>
          <w:t xml:space="preserve"> </w:t>
        </w:r>
      </w:ins>
      <w:ins w:id="5123" w:author="PR Preview" w:date="2026-01-01T00:00:00Z">
        <w:r>
          <w:t xml:space="preserve">of</w:t>
        </w:r>
      </w:ins>
      <w:ins w:id="512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5125" w:author="PR Preview" w:date="2026-01-01T00:00:00Z">
        <w:r>
          <w:t xml:space="preserve"> </w:t>
        </w:r>
      </w:ins>
      <w:ins w:id="512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127" w:author="PR Preview" w:date="2026-01-01T00:00:00Z">
        <w:r>
          <w:t xml:space="preserve">so</w:t>
        </w:r>
      </w:ins>
      <w:ins w:id="512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5129" w:author="PR Preview" w:date="2026-01-01T00:00:00Z">
        <w:r>
          <w:t xml:space="preserve">.</w:t>
        </w:r>
      </w:ins>
    </w:p>
    <w:bookmarkStart w:id="119" w:name="exm-rank-factorization-construct"/>
    <w:p>
      <w:pPr>
        <w:pStyle w:val="BodyText"/>
      </w:pPr>
      <w:ins w:id="5130" w:author="PR Preview" w:date="2026-01-01T00:00:00Z">
        <w:r>
          <w:rPr>
            <w:b/>
            <w:bCs/>
          </w:rPr>
          <w:t xml:space="preserve">Example 41 (Building a rank factorization from a basis)</w:t>
        </w:r>
      </w:ins>
      <w:ins w:id="5131" w:author="PR Preview" w:date="2026-01-01T00:00:00Z">
        <w:r>
          <w:t xml:space="preserve"> </w:t>
        </w:r>
      </w:ins>
      <w:ins w:id="5132" w:author="PR Preview" w:date="2026-01-01T00:00:00Z">
        <w:r>
          <w:t xml:space="preserve">For</w:t>
        </w:r>
      </w:ins>
      <w:ins w:id="51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34" w:author="PR Preview" w:date="2026-01-01T00:00:00Z">
        <w:r>
          <w:t xml:space="preserve"> </w:t>
        </w:r>
      </w:ins>
      <w:ins w:id="5135" w:author="PR Preview" w:date="2026-01-01T00:00:00Z">
        <w:r>
          <w:t xml:space="preserve">in</w:t>
        </w:r>
      </w:ins>
      <w:ins w:id="5136" w:author="PR Preview" w:date="2026-01-01T00:00:00Z">
        <w:r>
          <w:t xml:space="preserve"> </w:t>
        </w:r>
      </w:ins>
      <w:hyperlink w:anchor="exm-column-space">
        <w:ins w:id="513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5138" w:author="PR Preview" w:date="2026-01-01T00:00:00Z">
        <w:r>
          <w:t xml:space="preserve">,</w:t>
        </w:r>
      </w:ins>
      <w:ins w:id="51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5140" w:author="PR Preview" w:date="2026-01-01T00:00:00Z">
        <w:r>
          <w:t xml:space="preserve"> </w:t>
        </w:r>
      </w:ins>
      <w:ins w:id="5141" w:author="PR Preview" w:date="2026-01-01T00:00:00Z">
        <w:r>
          <w:t xml:space="preserve">spans</w:t>
        </w:r>
      </w:ins>
      <w:ins w:id="51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143" w:author="PR Preview" w:date="2026-01-01T00:00:00Z">
        <w:r>
          <w:t xml:space="preserve"> </w:t>
        </w:r>
      </w:ins>
      <w:ins w:id="5144" w:author="PR Preview" w:date="2026-01-01T00:00:00Z">
        <w:r>
          <w:t xml:space="preserve">(1),</w:t>
        </w:r>
      </w:ins>
      <w:ins w:id="5145" w:author="PR Preview" w:date="2026-01-01T00:00:00Z">
        <w:r>
          <w:t xml:space="preserve"> </w:t>
        </w:r>
      </w:ins>
      <w:ins w:id="5146" w:author="PR Preview" w:date="2026-01-01T00:00:00Z">
        <w:r>
          <w:t xml:space="preserve">and it is linearly independent because it is nonzero</w:t>
        </w:r>
      </w:ins>
      <w:ins w:id="5147" w:author="PR Preview" w:date="2026-01-01T00:00:00Z">
        <w:r>
          <w:t xml:space="preserve"> </w:t>
        </w:r>
      </w:ins>
      <w:ins w:id="5148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5149" w:author="PR Preview" w:date="2026-01-01T00:00:00Z">
        <w:r>
          <w:t xml:space="preserve"> </w:t>
        </w:r>
      </w:ins>
      <w:ins w:id="5150" w:author="PR Preview" w:date="2026-01-01T00:00:00Z">
        <w:r>
          <w:t xml:space="preserve">forces</w:t>
        </w:r>
      </w:ins>
      <w:ins w:id="515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5152" w:author="PR Preview" w:date="2026-01-01T00:00:00Z">
        <w:r>
          <w:t xml:space="preserve">),</w:t>
        </w:r>
      </w:ins>
      <w:ins w:id="5153" w:author="PR Preview" w:date="2026-01-01T00:00:00Z">
        <w:r>
          <w:t xml:space="preserve"> </w:t>
        </w:r>
      </w:ins>
      <w:ins w:id="5154" w:author="PR Preview" w:date="2026-01-01T00:00:00Z">
        <w:r>
          <w:t xml:space="preserve">so it is a basis of</w:t>
        </w:r>
      </w:ins>
      <w:ins w:id="51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156" w:author="PR Preview" w:date="2026-01-01T00:00:00Z">
        <w:r>
          <w:t xml:space="preserve">.</w:t>
        </w:r>
      </w:ins>
      <w:ins w:id="5157" w:author="PR Preview" w:date="2026-01-01T00:00:00Z">
        <w:r>
          <w:t xml:space="preserve"> </w:t>
        </w:r>
      </w:ins>
      <w:ins w:id="5158" w:author="PR Preview" w:date="2026-01-01T00:00:00Z">
        <w:r>
          <w:t xml:space="preserve">The columns of</w:t>
        </w:r>
      </w:ins>
      <w:ins w:id="51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60" w:author="PR Preview" w:date="2026-01-01T00:00:00Z">
        <w:r>
          <w:t xml:space="preserve"> </w:t>
        </w:r>
      </w:ins>
      <w:ins w:id="5161" w:author="PR Preview" w:date="2026-01-01T00:00:00Z">
        <w:r>
          <w:t xml:space="preserve">are</w:t>
        </w:r>
      </w:ins>
      <w:ins w:id="51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5163" w:author="PR Preview" w:date="2026-01-01T00:00:00Z">
        <w:r>
          <w:t xml:space="preserve">,</w:t>
        </w:r>
      </w:ins>
      <w:ins w:id="5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5165" w:author="PR Preview" w:date="2026-01-01T00:00:00Z">
        <w:r>
          <w:t xml:space="preserve"> </w:t>
        </w:r>
      </w:ins>
      <w:ins w:id="5166" w:author="PR Preview" w:date="2026-01-01T00:00:00Z">
        <w:r>
          <w:t xml:space="preserve">and</w:t>
        </w:r>
      </w:ins>
      <w:ins w:id="51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5168" w:author="PR Preview" w:date="2026-01-01T00:00:00Z">
        <w:r>
          <w:t xml:space="preserve">,</w:t>
        </w:r>
      </w:ins>
      <w:ins w:id="5169" w:author="PR Preview" w:date="2026-01-01T00:00:00Z">
        <w:r>
          <w:t xml:space="preserve"> </w:t>
        </w:r>
      </w:ins>
      <w:ins w:id="5170" w:author="PR Preview" w:date="2026-01-01T00:00:00Z">
        <w:r>
          <w:t xml:space="preserve">so the construction in</w:t>
        </w:r>
      </w:ins>
      <w:ins w:id="5171" w:author="PR Preview" w:date="2026-01-01T00:00:00Z">
        <w:r>
          <w:t xml:space="preserve"> </w:t>
        </w:r>
      </w:ins>
      <w:hyperlink w:anchor="thm-rank-factorization">
        <w:ins w:id="5172" w:author="PR Preview" w:date="2026-01-01T00:00:00Z">
          <w:r>
            <w:rPr>
              <w:rStyle w:val="Hyperlink"/>
            </w:rPr>
            <w:t xml:space="preserve">Theorem 23</w:t>
          </w:r>
        </w:ins>
      </w:hyperlink>
      <w:ins w:id="5173" w:author="PR Preview" w:date="2026-01-01T00:00:00Z">
        <w:r>
          <w:t xml:space="preserve"> </w:t>
        </w:r>
      </w:ins>
      <w:ins w:id="5174" w:author="PR Preview" w:date="2026-01-01T00:00:00Z">
        <w:r>
          <w:t xml:space="preserve">gives</w:t>
        </w:r>
      </w:ins>
      <w:ins w:id="517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5176" w:author="PR Preview" w:date="2026-01-01T00:00:00Z">
        <w:r>
          <w:t xml:space="preserve"> </w:t>
        </w:r>
      </w:ins>
      <w:ins w:id="5177" w:author="PR Preview" w:date="2026-01-01T00:00:00Z">
        <w:r>
          <w:t xml:space="preserve">and</w:t>
        </w:r>
      </w:ins>
      <w:ins w:id="517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5179" w:author="PR Preview" w:date="2026-01-01T00:00:00Z">
        <w:r>
          <w:t xml:space="preserve">,</w:t>
        </w:r>
      </w:ins>
      <w:ins w:id="5180" w:author="PR Preview" w:date="2026-01-01T00:00:00Z">
        <w:r>
          <w:t xml:space="preserve"> </w:t>
        </w:r>
      </w:ins>
      <w:ins w:id="5181" w:author="PR Preview" w:date="2026-01-01T00:00:00Z">
        <w:r>
          <w:t xml:space="preserve">the factorization in</w:t>
        </w:r>
      </w:ins>
      <w:ins w:id="5182" w:author="PR Preview" w:date="2026-01-01T00:00:00Z">
        <w:r>
          <w:t xml:space="preserve"> </w:t>
        </w:r>
      </w:ins>
      <w:hyperlink w:anchor="exm-rank-factorization">
        <w:ins w:id="5183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5184" w:author="PR Preview" w:date="2026-01-01T00:00:00Z">
        <w:r>
          <w:t xml:space="preserve">.</w:t>
        </w:r>
      </w:ins>
    </w:p>
    <w:bookmarkEnd w:id="119"/>
    <w:bookmarkEnd w:id="120"/>
    <w:bookmarkStart w:id="143" w:name="sec-direct-sums"/>
    <w:p>
      <w:pPr>
        <w:pStyle w:val="Heading2"/>
      </w:pPr>
      <w:ins w:id="5185" w:author="PR Preview" w:date="2026-01-01T00:00:00Z">
        <w:r>
          <w:t xml:space="preserve">5 Sums and direct sums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6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7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w:anchor="sec-subspace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w:anchor="thm-rank-nullity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) instead.</w:t>
            </w:r>
          </w:p>
          <w:p/>
        </w:tc>
      </w:tr>
    </w:tbl>
    <w:bookmarkStart w:id="123" w:name="def-subspace-sum"/>
    <w:p>
      <w:pPr>
        <w:pStyle w:val="BodyText"/>
      </w:pPr>
      <w:ins w:id="5186" w:author="PR Preview" w:date="2026-01-01T00:00:00Z">
        <w:r>
          <w:rPr>
            <w:b/>
            <w:bCs/>
          </w:rPr>
          <w:t xml:space="preserve">Definition 16 (Sum of subspaces)</w:t>
        </w:r>
      </w:ins>
      <w:ins w:id="5187" w:author="PR Preview" w:date="2026-01-01T00:00:00Z">
        <w:r>
          <w:t xml:space="preserve"> </w:t>
        </w:r>
      </w:ins>
      <w:ins w:id="5188" w:author="PR Preview" w:date="2026-01-01T00:00:00Z">
        <w:r>
          <w:t xml:space="preserve">The</w:t>
        </w:r>
      </w:ins>
      <w:ins w:id="5189" w:author="PR Preview" w:date="2026-01-01T00:00:00Z">
        <w:r>
          <w:t xml:space="preserve"> </w:t>
        </w:r>
      </w:ins>
      <w:ins w:id="5190" w:author="PR Preview" w:date="2026-01-01T00:00:00Z">
        <w:r>
          <w:rPr>
            <w:b/>
            <w:bCs/>
          </w:rPr>
          <w:t xml:space="preserve">sum</w:t>
        </w:r>
      </w:ins>
      <w:ins w:id="5191" w:author="PR Preview" w:date="2026-01-01T00:00:00Z">
        <w:r>
          <w:t xml:space="preserve"> </w:t>
        </w:r>
      </w:ins>
      <w:ins w:id="5192" w:author="PR Preview" w:date="2026-01-01T00:00:00Z">
        <w:r>
          <w:t xml:space="preserve">of two subspaces</w:t>
        </w:r>
      </w:ins>
      <w:ins w:id="51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194" w:author="PR Preview" w:date="2026-01-01T00:00:00Z">
        <w:r>
          <w:t xml:space="preserve"> </w:t>
        </w:r>
      </w:ins>
      <w:ins w:id="5195" w:author="PR Preview" w:date="2026-01-01T00:00:00Z">
        <w:r>
          <w:t xml:space="preserve">and</w:t>
        </w:r>
      </w:ins>
      <w:ins w:id="51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197" w:author="PR Preview" w:date="2026-01-01T00:00:00Z">
        <w:r>
          <w:t xml:space="preserve"> </w:t>
        </w:r>
      </w:ins>
      <w:ins w:id="5198" w:author="PR Preview" w:date="2026-01-01T00:00:00Z">
        <w:r>
          <w:t xml:space="preserve">of</w:t>
        </w:r>
      </w:ins>
      <w:ins w:id="519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200" w:author="PR Preview" w:date="2026-01-01T00:00:00Z">
        <w:r>
          <w:t xml:space="preserve"> </w:t>
        </w:r>
      </w:ins>
      <w:ins w:id="5201" w:author="PR Preview" w:date="2026-01-01T00:00:00Z">
        <w:r>
          <w:t xml:space="preserve">(</w:t>
        </w:r>
      </w:ins>
      <w:hyperlink w:anchor="def-subspace">
        <w:ins w:id="520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203" w:author="PR Preview" w:date="2026-01-01T00:00:00Z">
        <w:r>
          <w:t xml:space="preserve">)</w:t>
        </w:r>
      </w:ins>
      <w:ins w:id="5204" w:author="PR Preview" w:date="2026-01-01T00:00:00Z">
        <w:r>
          <w:t xml:space="preserve"> </w:t>
        </w:r>
      </w:ins>
      <w:ins w:id="5205" w:author="PR Preview" w:date="2026-01-01T00:00:00Z">
        <w:r>
          <w:t xml:space="preserve">is the set of all sums of a vector from</w:t>
        </w:r>
      </w:ins>
      <w:ins w:id="52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207" w:author="PR Preview" w:date="2026-01-01T00:00:00Z">
        <w:r>
          <w:t xml:space="preserve"> </w:t>
        </w:r>
      </w:ins>
      <w:ins w:id="5208" w:author="PR Preview" w:date="2026-01-01T00:00:00Z">
        <w:r>
          <w:t xml:space="preserve">and a vector from</w:t>
        </w:r>
      </w:ins>
      <w:ins w:id="52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2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3"/>
    <w:bookmarkStart w:id="124" w:name="exm-subspace-sum"/>
    <w:p>
      <w:pPr>
        <w:pStyle w:val="FirstParagraph"/>
      </w:pPr>
      <w:ins w:id="5211" w:author="PR Preview" w:date="2026-01-01T00:00:00Z">
        <w:r>
          <w:rPr>
            <w:b/>
            <w:bCs/>
          </w:rPr>
          <w:t xml:space="preserve">Example 42 (Two lines sum to a plane)</w:t>
        </w:r>
      </w:ins>
      <w:ins w:id="5212" w:author="PR Preview" w:date="2026-01-01T00:00:00Z">
        <w:r>
          <w:t xml:space="preserve"> </w:t>
        </w:r>
      </w:ins>
      <w:ins w:id="5213" w:author="PR Preview" w:date="2026-01-01T00:00:00Z">
        <w:r>
          <w:t xml:space="preserve">Let</w:t>
        </w:r>
      </w:ins>
      <w:ins w:id="521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215" w:author="PR Preview" w:date="2026-01-01T00:00:00Z">
        <w:r>
          <w:t xml:space="preserve"> </w:t>
        </w:r>
      </w:ins>
      <w:ins w:id="5216" w:author="PR Preview" w:date="2026-01-01T00:00:00Z">
        <w:r>
          <w:t xml:space="preserve">and</w:t>
        </w:r>
      </w:ins>
      <w:ins w:id="52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218" w:author="PR Preview" w:date="2026-01-01T00:00:00Z">
        <w:r>
          <w:t xml:space="preserve">,</w:t>
        </w:r>
      </w:ins>
      <w:ins w:id="5219" w:author="PR Preview" w:date="2026-01-01T00:00:00Z">
        <w:r>
          <w:t xml:space="preserve"> </w:t>
        </w:r>
      </w:ins>
      <w:ins w:id="5220" w:author="PR Preview" w:date="2026-01-01T00:00:00Z">
        <w:r>
          <w:t xml:space="preserve">two lines in</w:t>
        </w:r>
      </w:ins>
      <w:ins w:id="52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222" w:author="PR Preview" w:date="2026-01-01T00:00:00Z">
        <w:r>
          <w:t xml:space="preserve">.</w:t>
        </w:r>
      </w:ins>
      <w:ins w:id="5223" w:author="PR Preview" w:date="2026-01-01T00:00:00Z">
        <w:r>
          <w:t xml:space="preserve"> </w:t>
        </w:r>
      </w:ins>
      <w:ins w:id="5224" w:author="PR Preview" w:date="2026-01-01T00:00:00Z">
        <w:r>
          <w:t xml:space="preserve">A vector of</w:t>
        </w:r>
      </w:ins>
      <w:ins w:id="52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226" w:author="PR Preview" w:date="2026-01-01T00:00:00Z">
        <w:r>
          <w:t xml:space="preserve"> </w:t>
        </w:r>
      </w:ins>
      <w:ins w:id="5227" w:author="PR Preview" w:date="2026-01-01T00:00:00Z">
        <w:r>
          <w:t xml:space="preserve">has the form</w:t>
        </w:r>
      </w:ins>
      <w:ins w:id="5228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229" w:author="PR Preview" w:date="2026-01-01T00:00:00Z">
        <w:r>
          <w:t xml:space="preserve">,</w:t>
        </w:r>
      </w:ins>
      <w:ins w:id="5230" w:author="PR Preview" w:date="2026-01-01T00:00:00Z">
        <w:r>
          <w:t xml:space="preserve"> </w:t>
        </w:r>
      </w:ins>
      <w:ins w:id="5231" w:author="PR Preview" w:date="2026-01-01T00:00:00Z">
        <w:r>
          <w:t xml:space="preserve">and</w:t>
        </w:r>
      </w:ins>
      <w:ins w:id="5232" w:author="PR Preview" w:date="2026-01-01T00:00:00Z">
        <w:r>
          <w:t xml:space="preserve"> </w:t>
        </w:r>
      </w:ins>
      <m:oMath>
        <m:r>
          <m:t>a</m:t>
        </m:r>
      </m:oMath>
      <w:ins w:id="5233" w:author="PR Preview" w:date="2026-01-01T00:00:00Z">
        <w:r>
          <w:t xml:space="preserve"> </w:t>
        </w:r>
      </w:ins>
      <w:ins w:id="5234" w:author="PR Preview" w:date="2026-01-01T00:00:00Z">
        <w:r>
          <w:t xml:space="preserve">and</w:t>
        </w:r>
      </w:ins>
      <w:ins w:id="5235" w:author="PR Preview" w:date="2026-01-01T00:00:00Z">
        <w:r>
          <w:t xml:space="preserve"> </w:t>
        </w:r>
      </w:ins>
      <m:oMath>
        <m:r>
          <m:t>b</m:t>
        </m:r>
      </m:oMath>
      <w:ins w:id="5236" w:author="PR Preview" w:date="2026-01-01T00:00:00Z">
        <w:r>
          <w:t xml:space="preserve"> </w:t>
        </w:r>
      </w:ins>
      <w:ins w:id="5237" w:author="PR Preview" w:date="2026-01-01T00:00:00Z">
        <w:r>
          <w:t xml:space="preserve">can be any numbers,</w:t>
        </w:r>
      </w:ins>
      <w:ins w:id="5238" w:author="PR Preview" w:date="2026-01-01T00:00:00Z">
        <w:r>
          <w:t xml:space="preserve"> </w:t>
        </w:r>
      </w:ins>
      <w:ins w:id="5239" w:author="PR Preview" w:date="2026-01-01T00:00:00Z">
        <w:r>
          <w:t xml:space="preserve">so</w:t>
        </w:r>
      </w:ins>
      <w:ins w:id="52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241" w:author="PR Preview" w:date="2026-01-01T00:00:00Z">
        <w:r>
          <w:t xml:space="preserve">,</w:t>
        </w:r>
      </w:ins>
      <w:ins w:id="5242" w:author="PR Preview" w:date="2026-01-01T00:00:00Z">
        <w:r>
          <w:t xml:space="preserve"> </w:t>
        </w:r>
      </w:ins>
      <w:ins w:id="5243" w:author="PR Preview" w:date="2026-01-01T00:00:00Z">
        <w:r>
          <w:t xml:space="preserve">the plane</w:t>
        </w:r>
      </w:ins>
      <w:ins w:id="524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245" w:author="PR Preview" w:date="2026-01-01T00:00:00Z">
        <w:r>
          <w:t xml:space="preserve">.</w:t>
        </w:r>
      </w:ins>
    </w:p>
    <w:bookmarkEnd w:id="124"/>
    <w:bookmarkStart w:id="125" w:name="exm-sum-not-union"/>
    <w:p>
      <w:pPr>
        <w:pStyle w:val="BodyText"/>
      </w:pPr>
      <w:ins w:id="5246" w:author="PR Preview" w:date="2026-01-01T00:00:00Z">
        <w:r>
          <w:rPr>
            <w:b/>
            <w:bCs/>
          </w:rPr>
          <w:t xml:space="preserve">Example 43 (The sum is not the union)</w:t>
        </w:r>
      </w:ins>
      <w:ins w:id="5247" w:author="PR Preview" w:date="2026-01-01T00:00:00Z">
        <w:r>
          <w:t xml:space="preserve"> </w:t>
        </w:r>
      </w:ins>
      <w:ins w:id="5248" w:author="PR Preview" w:date="2026-01-01T00:00:00Z">
        <w:r>
          <w:t xml:space="preserve">For the two lines in</w:t>
        </w:r>
      </w:ins>
      <w:ins w:id="5249" w:author="PR Preview" w:date="2026-01-01T00:00:00Z">
        <w:r>
          <w:t xml:space="preserve"> </w:t>
        </w:r>
      </w:ins>
      <w:hyperlink w:anchor="exm-subspace-sum">
        <w:ins w:id="5250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251" w:author="PR Preview" w:date="2026-01-01T00:00:00Z">
        <w:r>
          <w:t xml:space="preserve">,</w:t>
        </w:r>
      </w:ins>
      <w:ins w:id="5252" w:author="PR Preview" w:date="2026-01-01T00:00:00Z">
        <w:r>
          <w:t xml:space="preserve"> </w:t>
        </w:r>
      </w:ins>
      <w:ins w:id="5253" w:author="PR Preview" w:date="2026-01-01T00:00:00Z">
        <w:r>
          <w:t xml:space="preserve">the union</w:t>
        </w:r>
      </w:ins>
      <w:ins w:id="52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255" w:author="PR Preview" w:date="2026-01-01T00:00:00Z">
        <w:r>
          <w:t xml:space="preserve"> </w:t>
        </w:r>
      </w:ins>
      <w:ins w:id="5256" w:author="PR Preview" w:date="2026-01-01T00:00:00Z">
        <w:r>
          <w:t xml:space="preserve">contains</w:t>
        </w:r>
      </w:ins>
      <w:ins w:id="52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258" w:author="PR Preview" w:date="2026-01-01T00:00:00Z">
        <w:r>
          <w:t xml:space="preserve"> </w:t>
        </w:r>
      </w:ins>
      <w:ins w:id="5259" w:author="PR Preview" w:date="2026-01-01T00:00:00Z">
        <w:r>
          <w:t xml:space="preserve">and</w:t>
        </w:r>
      </w:ins>
      <w:ins w:id="52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261" w:author="PR Preview" w:date="2026-01-01T00:00:00Z">
        <w:r>
          <w:t xml:space="preserve"> </w:t>
        </w:r>
      </w:ins>
      <w:ins w:id="5262" w:author="PR Preview" w:date="2026-01-01T00:00:00Z">
        <w:r>
          <w:t xml:space="preserve">but not their sum</w:t>
        </w:r>
      </w:ins>
      <w:ins w:id="52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264" w:author="PR Preview" w:date="2026-01-01T00:00:00Z">
        <w:r>
          <w:t xml:space="preserve">:</w:t>
        </w:r>
      </w:ins>
      <w:ins w:id="5265" w:author="PR Preview" w:date="2026-01-01T00:00:00Z">
        <w:r>
          <w:t xml:space="preserve"> </w:t>
        </w:r>
      </w:ins>
      <w:ins w:id="5266" w:author="PR Preview" w:date="2026-01-01T00:00:00Z">
        <w:r>
          <w:t xml:space="preserve">every multiple of</w:t>
        </w:r>
      </w:ins>
      <w:ins w:id="52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268" w:author="PR Preview" w:date="2026-01-01T00:00:00Z">
        <w:r>
          <w:t xml:space="preserve"> </w:t>
        </w:r>
      </w:ins>
      <w:ins w:id="5269" w:author="PR Preview" w:date="2026-01-01T00:00:00Z">
        <w:r>
          <w:t xml:space="preserve">has second entry</w:t>
        </w:r>
      </w:ins>
      <w:ins w:id="5270" w:author="PR Preview" w:date="2026-01-01T00:00:00Z">
        <w:r>
          <w:t xml:space="preserve"> </w:t>
        </w:r>
      </w:ins>
      <m:oMath>
        <m:r>
          <m:t>0</m:t>
        </m:r>
      </m:oMath>
      <w:ins w:id="5271" w:author="PR Preview" w:date="2026-01-01T00:00:00Z">
        <w:r>
          <w:t xml:space="preserve">,</w:t>
        </w:r>
      </w:ins>
      <w:ins w:id="5272" w:author="PR Preview" w:date="2026-01-01T00:00:00Z">
        <w:r>
          <w:t xml:space="preserve"> </w:t>
        </w:r>
      </w:ins>
      <w:ins w:id="5273" w:author="PR Preview" w:date="2026-01-01T00:00:00Z">
        <w:r>
          <w:t xml:space="preserve">and every multiple of</w:t>
        </w:r>
      </w:ins>
      <w:ins w:id="52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275" w:author="PR Preview" w:date="2026-01-01T00:00:00Z">
        <w:r>
          <w:t xml:space="preserve"> </w:t>
        </w:r>
      </w:ins>
      <w:ins w:id="5276" w:author="PR Preview" w:date="2026-01-01T00:00:00Z">
        <w:r>
          <w:t xml:space="preserve">has first entry</w:t>
        </w:r>
      </w:ins>
      <w:ins w:id="5277" w:author="PR Preview" w:date="2026-01-01T00:00:00Z">
        <w:r>
          <w:t xml:space="preserve"> </w:t>
        </w:r>
      </w:ins>
      <m:oMath>
        <m:r>
          <m:t>0</m:t>
        </m:r>
      </m:oMath>
      <w:ins w:id="5278" w:author="PR Preview" w:date="2026-01-01T00:00:00Z">
        <w:r>
          <w:t xml:space="preserve">.</w:t>
        </w:r>
      </w:ins>
      <w:ins w:id="5279" w:author="PR Preview" w:date="2026-01-01T00:00:00Z">
        <w:r>
          <w:t xml:space="preserve"> </w:t>
        </w:r>
      </w:ins>
      <w:ins w:id="5280" w:author="PR Preview" w:date="2026-01-01T00:00:00Z">
        <w:r>
          <w:t xml:space="preserve">So the union is not closed under addition and is not a subspace,</w:t>
        </w:r>
      </w:ins>
      <w:ins w:id="5281" w:author="PR Preview" w:date="2026-01-01T00:00:00Z">
        <w:r>
          <w:t xml:space="preserve"> </w:t>
        </w:r>
      </w:ins>
      <w:ins w:id="5282" w:author="PR Preview" w:date="2026-01-01T00:00:00Z">
        <w:r>
          <w:t xml:space="preserve">while the sum, the whole plane</w:t>
        </w:r>
      </w:ins>
      <w:ins w:id="528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284" w:author="PR Preview" w:date="2026-01-01T00:00:00Z">
        <w:r>
          <w:t xml:space="preserve">, is.</w:t>
        </w:r>
      </w:ins>
    </w:p>
    <w:bookmarkEnd w:id="125"/>
    <w:bookmarkStart w:id="126" w:name="thm-sum-intersection-subspace"/>
    <w:p>
      <w:pPr>
        <w:pStyle w:val="BodyText"/>
      </w:pPr>
      <w:ins w:id="5285" w:author="PR Preview" w:date="2026-01-01T00:00:00Z">
        <w:r>
          <w:rPr>
            <w:b/>
            <w:bCs/>
          </w:rPr>
          <w:t xml:space="preserve">Theorem 24 (Sums and intersections of subspaces are subspaces)</w:t>
        </w:r>
      </w:ins>
      <w:ins w:id="5286" w:author="PR Preview" w:date="2026-01-01T00:00:00Z">
        <w:r>
          <w:t xml:space="preserve"> </w:t>
        </w:r>
      </w:ins>
      <w:ins w:id="5287" w:author="PR Preview" w:date="2026-01-01T00:00:00Z">
        <w:r>
          <w:t xml:space="preserve">If</w:t>
        </w:r>
      </w:ins>
      <w:ins w:id="528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289" w:author="PR Preview" w:date="2026-01-01T00:00:00Z">
        <w:r>
          <w:t xml:space="preserve"> </w:t>
        </w:r>
      </w:ins>
      <w:ins w:id="5290" w:author="PR Preview" w:date="2026-01-01T00:00:00Z">
        <w:r>
          <w:t xml:space="preserve">and</w:t>
        </w:r>
      </w:ins>
      <w:ins w:id="52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292" w:author="PR Preview" w:date="2026-01-01T00:00:00Z">
        <w:r>
          <w:t xml:space="preserve"> </w:t>
        </w:r>
      </w:ins>
      <w:ins w:id="5293" w:author="PR Preview" w:date="2026-01-01T00:00:00Z">
        <w:r>
          <w:t xml:space="preserve">are subspaces of</w:t>
        </w:r>
      </w:ins>
      <w:ins w:id="52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295" w:author="PR Preview" w:date="2026-01-01T00:00:00Z">
        <w:r>
          <w:t xml:space="preserve"> </w:t>
        </w:r>
      </w:ins>
      <w:ins w:id="5296" w:author="PR Preview" w:date="2026-01-01T00:00:00Z">
        <w:r>
          <w:t xml:space="preserve">(</w:t>
        </w:r>
      </w:ins>
      <w:hyperlink w:anchor="def-subspace">
        <w:ins w:id="529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5298" w:author="PR Preview" w:date="2026-01-01T00:00:00Z">
        <w:r>
          <w:t xml:space="preserve">),</w:t>
        </w:r>
      </w:ins>
      <w:ins w:id="5299" w:author="PR Preview" w:date="2026-01-01T00:00:00Z">
        <w:r>
          <w:t xml:space="preserve"> </w:t>
        </w:r>
      </w:ins>
      <w:ins w:id="5300" w:author="PR Preview" w:date="2026-01-01T00:00:00Z">
        <w:r>
          <w:t xml:space="preserve">then</w:t>
        </w:r>
      </w:ins>
      <w:ins w:id="53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02" w:author="PR Preview" w:date="2026-01-01T00:00:00Z">
        <w:r>
          <w:t xml:space="preserve"> </w:t>
        </w:r>
      </w:ins>
      <w:ins w:id="5303" w:author="PR Preview" w:date="2026-01-01T00:00:00Z">
        <w:r>
          <w:t xml:space="preserve">(</w:t>
        </w:r>
      </w:ins>
      <w:hyperlink w:anchor="def-subspace-sum">
        <w:ins w:id="530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305" w:author="PR Preview" w:date="2026-01-01T00:00:00Z">
        <w:r>
          <w:t xml:space="preserve">)</w:t>
        </w:r>
      </w:ins>
      <w:ins w:id="5306" w:author="PR Preview" w:date="2026-01-01T00:00:00Z">
        <w:r>
          <w:t xml:space="preserve"> </w:t>
        </w:r>
      </w:ins>
      <w:ins w:id="5307" w:author="PR Preview" w:date="2026-01-01T00:00:00Z">
        <w:r>
          <w:t xml:space="preserve">and</w:t>
        </w:r>
      </w:ins>
      <w:ins w:id="53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09" w:author="PR Preview" w:date="2026-01-01T00:00:00Z">
        <w:r>
          <w:t xml:space="preserve"> </w:t>
        </w:r>
      </w:ins>
      <w:ins w:id="5310" w:author="PR Preview" w:date="2026-01-01T00:00:00Z">
        <w:r>
          <w:t xml:space="preserve">are subspaces of</w:t>
        </w:r>
      </w:ins>
      <w:ins w:id="531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312" w:author="PR Preview" w:date="2026-01-01T00:00:00Z">
        <w:r>
          <w:t xml:space="preserve">.</w:t>
        </w:r>
      </w:ins>
    </w:p>
    <w:bookmarkEnd w:id="126"/>
    <w:p>
      <w:pPr>
        <w:pStyle w:val="BodyText"/>
      </w:pPr>
      <w:ins w:id="5313" w:author="PR Preview" w:date="2026-01-01T00:00:00Z">
        <w:r>
          <w:rPr>
            <w:i/>
            <w:iCs/>
          </w:rPr>
          <w:t xml:space="preserve">Proof</w:t>
        </w:r>
      </w:ins>
      <w:ins w:id="5314" w:author="PR Preview" w:date="2026-01-01T00:00:00Z">
        <w:r>
          <w:t xml:space="preserve">. </w:t>
        </w:r>
      </w:ins>
      <w:ins w:id="5315" w:author="PR Preview" w:date="2026-01-01T00:00:00Z">
        <w:r>
          <w:t xml:space="preserve">Both</w:t>
        </w:r>
      </w:ins>
      <w:ins w:id="53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317" w:author="PR Preview" w:date="2026-01-01T00:00:00Z">
        <w:r>
          <w:t xml:space="preserve"> </w:t>
        </w:r>
      </w:ins>
      <w:ins w:id="5318" w:author="PR Preview" w:date="2026-01-01T00:00:00Z">
        <w:r>
          <w:t xml:space="preserve">and</w:t>
        </w:r>
      </w:ins>
      <w:ins w:id="53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20" w:author="PR Preview" w:date="2026-01-01T00:00:00Z">
        <w:r>
          <w:t xml:space="preserve"> </w:t>
        </w:r>
      </w:ins>
      <w:ins w:id="5321" w:author="PR Preview" w:date="2026-01-01T00:00:00Z">
        <w:r>
          <w:t xml:space="preserve">contain</w:t>
        </w:r>
      </w:ins>
      <w:ins w:id="53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5323" w:author="PR Preview" w:date="2026-01-01T00:00:00Z">
        <w:r>
          <w:t xml:space="preserve"> </w:t>
        </w:r>
      </w:ins>
      <w:ins w:id="5324" w:author="PR Preview" w:date="2026-01-01T00:00:00Z">
        <w:r>
          <w:t xml:space="preserve">(</w:t>
        </w:r>
      </w:ins>
      <w:hyperlink w:anchor="thm-subspace-zero">
        <w:ins w:id="532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326" w:author="PR Preview" w:date="2026-01-01T00:00:00Z">
        <w:r>
          <w:t xml:space="preserve">).</w:t>
        </w:r>
      </w:ins>
    </w:p>
    <w:p>
      <w:pPr>
        <w:pStyle w:val="BodyText"/>
      </w:pPr>
      <w:ins w:id="5327" w:author="PR Preview" w:date="2026-01-01T00:00:00Z">
        <w:r>
          <w:rPr>
            <w:b/>
            <w:bCs/>
          </w:rPr>
          <w:t xml:space="preserve">The sum.</w:t>
        </w:r>
      </w:ins>
      <w:ins w:id="5328" w:author="PR Preview" w:date="2026-01-01T00:00:00Z">
        <w:r>
          <w:t xml:space="preserve"> </w:t>
        </w:r>
      </w:ins>
      <w:ins w:id="5329" w:author="PR Preview" w:date="2026-01-01T00:00:00Z">
        <w:r>
          <w:t xml:space="preserve">It is not empty: it contains</w:t>
        </w:r>
      </w:ins>
      <w:ins w:id="53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5331" w:author="PR Preview" w:date="2026-01-01T00:00:00Z">
        <w:r>
          <w:t xml:space="preserve">.</w:t>
        </w:r>
      </w:ins>
      <w:ins w:id="5332" w:author="PR Preview" w:date="2026-01-01T00:00:00Z">
        <w:r>
          <w:t xml:space="preserve"> </w:t>
        </w:r>
      </w:ins>
      <w:ins w:id="5333" w:author="PR Preview" w:date="2026-01-01T00:00:00Z">
        <w:r>
          <w:t xml:space="preserve">Take two of its vectors,</w:t>
        </w:r>
      </w:ins>
      <w:ins w:id="53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ins w:id="5335" w:author="PR Preview" w:date="2026-01-01T00:00:00Z">
        <w:r>
          <w:t xml:space="preserve"> </w:t>
        </w:r>
      </w:ins>
      <w:ins w:id="5336" w:author="PR Preview" w:date="2026-01-01T00:00:00Z">
        <w:r>
          <w:t xml:space="preserve">and</w:t>
        </w:r>
      </w:ins>
      <w:ins w:id="53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ins w:id="5338" w:author="PR Preview" w:date="2026-01-01T00:00:00Z">
        <w:r>
          <w:t xml:space="preserve">,</w:t>
        </w:r>
      </w:ins>
      <w:ins w:id="5339" w:author="PR Preview" w:date="2026-01-01T00:00:00Z">
        <w:r>
          <w:t xml:space="preserve"> </w:t>
        </w:r>
      </w:ins>
      <w:ins w:id="5340" w:author="PR Preview" w:date="2026-01-01T00:00:00Z">
        <w:r>
          <w:t xml:space="preserve">with</w:t>
        </w:r>
      </w:ins>
      <w:ins w:id="534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342" w:author="PR Preview" w:date="2026-01-01T00:00:00Z">
        <w:r>
          <w:t xml:space="preserve"> </w:t>
        </w:r>
      </w:ins>
      <w:ins w:id="5343" w:author="PR Preview" w:date="2026-01-01T00:00:00Z">
        <w:r>
          <w:t xml:space="preserve">and</w:t>
        </w:r>
      </w:ins>
      <w:ins w:id="534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45" w:author="PR Preview" w:date="2026-01-01T00:00:00Z">
        <w:r>
          <w:t xml:space="preserve">,</w:t>
        </w:r>
      </w:ins>
      <w:ins w:id="5346" w:author="PR Preview" w:date="2026-01-01T00:00:00Z">
        <w:r>
          <w:t xml:space="preserve"> </w:t>
        </w:r>
      </w:ins>
      <w:ins w:id="5347" w:author="PR Preview" w:date="2026-01-01T00:00:00Z">
        <w:r>
          <w:t xml:space="preserve">and a number</w:t>
        </w:r>
      </w:ins>
      <w:ins w:id="5348" w:author="PR Preview" w:date="2026-01-01T00:00:00Z">
        <w:r>
          <w:t xml:space="preserve"> </w:t>
        </w:r>
      </w:ins>
      <m:oMath>
        <m:r>
          <m:t>c</m:t>
        </m:r>
      </m:oMath>
      <w:ins w:id="5349" w:author="PR Preview" w:date="2026-01-01T00:00:00Z">
        <w:r>
          <w:t xml:space="preserve">.</w:t>
        </w:r>
      </w:ins>
      <w:ins w:id="5350" w:author="PR Preview" w:date="2026-01-01T00:00:00Z">
        <w:r>
          <w:t xml:space="preserve"> </w:t>
        </w:r>
      </w:ins>
      <w:ins w:id="535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ins w:id="5352" w:author="PR Preview" w:date="2026-01-01T00:00:00Z">
        <w:r>
          <w:t xml:space="preserve">where</w:t>
        </w:r>
      </w:ins>
      <w:ins w:id="535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354" w:author="PR Preview" w:date="2026-01-01T00:00:00Z">
        <w:r>
          <w:t xml:space="preserve"> </w:t>
        </w:r>
      </w:ins>
      <w:ins w:id="5355" w:author="PR Preview" w:date="2026-01-01T00:00:00Z">
        <w:r>
          <w:t xml:space="preserve">and</w:t>
        </w:r>
      </w:ins>
      <w:ins w:id="535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57" w:author="PR Preview" w:date="2026-01-01T00:00:00Z">
        <w:r>
          <w:t xml:space="preserve">,</w:t>
        </w:r>
      </w:ins>
      <w:ins w:id="5358" w:author="PR Preview" w:date="2026-01-01T00:00:00Z">
        <w:r>
          <w:t xml:space="preserve"> </w:t>
        </w:r>
      </w:ins>
      <w:ins w:id="5359" w:author="PR Preview" w:date="2026-01-01T00:00:00Z">
        <w:r>
          <w:t xml:space="preserve">because each subspace is closed under addition.</w:t>
        </w:r>
      </w:ins>
      <w:ins w:id="5360" w:author="PR Preview" w:date="2026-01-01T00:00:00Z">
        <w:r>
          <w:t xml:space="preserve"> </w:t>
        </w:r>
      </w:ins>
      <w:ins w:id="5361" w:author="PR Preview" w:date="2026-01-01T00:00:00Z">
        <w:r>
          <w:t xml:space="preserve">Likewise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ins w:id="5362" w:author="PR Preview" w:date="2026-01-01T00:00:00Z">
        <w:r>
          <w:t xml:space="preserve">where</w:t>
        </w:r>
      </w:ins>
      <w:ins w:id="5363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364" w:author="PR Preview" w:date="2026-01-01T00:00:00Z">
        <w:r>
          <w:t xml:space="preserve"> </w:t>
        </w:r>
      </w:ins>
      <w:ins w:id="5365" w:author="PR Preview" w:date="2026-01-01T00:00:00Z">
        <w:r>
          <w:t xml:space="preserve">and</w:t>
        </w:r>
      </w:ins>
      <w:ins w:id="5366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67" w:author="PR Preview" w:date="2026-01-01T00:00:00Z">
        <w:r>
          <w:t xml:space="preserve">,</w:t>
        </w:r>
      </w:ins>
      <w:ins w:id="5368" w:author="PR Preview" w:date="2026-01-01T00:00:00Z">
        <w:r>
          <w:t xml:space="preserve"> </w:t>
        </w:r>
      </w:ins>
      <w:ins w:id="5369" w:author="PR Preview" w:date="2026-01-01T00:00:00Z">
        <w:r>
          <w:t xml:space="preserve">because each subspace is closed under scalar multiplication.</w:t>
        </w:r>
      </w:ins>
      <w:ins w:id="5370" w:author="PR Preview" w:date="2026-01-01T00:00:00Z">
        <w:r>
          <w:t xml:space="preserve"> </w:t>
        </w:r>
      </w:ins>
      <w:ins w:id="5371" w:author="PR Preview" w:date="2026-01-01T00:00:00Z">
        <w:r>
          <w:t xml:space="preserve">So</w:t>
        </w:r>
      </w:ins>
      <w:ins w:id="53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5373" w:author="PR Preview" w:date="2026-01-01T00:00:00Z">
        <w:r>
          <w:t xml:space="preserve"> </w:t>
        </w:r>
      </w:ins>
      <w:ins w:id="5374" w:author="PR Preview" w:date="2026-01-01T00:00:00Z">
        <w:r>
          <w:t xml:space="preserve">and</w:t>
        </w:r>
      </w:ins>
      <w:ins w:id="5375" w:author="PR Preview" w:date="2026-01-01T00:00:00Z">
        <w:r>
          <w:t xml:space="preserve"> 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ins w:id="5376" w:author="PR Preview" w:date="2026-01-01T00:00:00Z">
        <w:r>
          <w:t xml:space="preserve"> </w:t>
        </w:r>
      </w:ins>
      <w:ins w:id="5377" w:author="PR Preview" w:date="2026-01-01T00:00:00Z">
        <w:r>
          <w:t xml:space="preserve">are in</w:t>
        </w:r>
      </w:ins>
      <w:ins w:id="53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79" w:author="PR Preview" w:date="2026-01-01T00:00:00Z">
        <w:r>
          <w:t xml:space="preserve">.</w:t>
        </w:r>
      </w:ins>
    </w:p>
    <w:p>
      <w:pPr>
        <w:pStyle w:val="BodyText"/>
      </w:pPr>
      <w:ins w:id="5380" w:author="PR Preview" w:date="2026-01-01T00:00:00Z">
        <w:r>
          <w:rPr>
            <w:b/>
            <w:bCs/>
          </w:rPr>
          <w:t xml:space="preserve">The intersection.</w:t>
        </w:r>
      </w:ins>
      <w:ins w:id="5381" w:author="PR Preview" w:date="2026-01-01T00:00:00Z">
        <w:r>
          <w:t xml:space="preserve"> </w:t>
        </w:r>
      </w:ins>
      <w:ins w:id="5382" w:author="PR Preview" w:date="2026-01-01T00:00:00Z">
        <w:r>
          <w:t xml:space="preserve">It is not empty: it contains</w:t>
        </w:r>
      </w:ins>
      <w:ins w:id="53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5384" w:author="PR Preview" w:date="2026-01-01T00:00:00Z">
        <w:r>
          <w:t xml:space="preserve">.</w:t>
        </w:r>
      </w:ins>
      <w:ins w:id="5385" w:author="PR Preview" w:date="2026-01-01T00:00:00Z">
        <w:r>
          <w:t xml:space="preserve"> </w:t>
        </w:r>
      </w:ins>
      <w:ins w:id="5386" w:author="PR Preview" w:date="2026-01-01T00:00:00Z">
        <w:r>
          <w:t xml:space="preserve">If</w:t>
        </w:r>
      </w:ins>
      <w:ins w:id="5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5388" w:author="PR Preview" w:date="2026-01-01T00:00:00Z">
        <w:r>
          <w:t xml:space="preserve"> </w:t>
        </w:r>
      </w:ins>
      <w:ins w:id="5389" w:author="PR Preview" w:date="2026-01-01T00:00:00Z">
        <w:r>
          <w:t xml:space="preserve">and</w:t>
        </w:r>
      </w:ins>
      <w:ins w:id="5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5391" w:author="PR Preview" w:date="2026-01-01T00:00:00Z">
        <w:r>
          <w:t xml:space="preserve"> </w:t>
        </w:r>
      </w:ins>
      <w:ins w:id="5392" w:author="PR Preview" w:date="2026-01-01T00:00:00Z">
        <w:r>
          <w:t xml:space="preserve">are in both</w:t>
        </w:r>
      </w:ins>
      <w:ins w:id="53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394" w:author="PR Preview" w:date="2026-01-01T00:00:00Z">
        <w:r>
          <w:t xml:space="preserve"> </w:t>
        </w:r>
      </w:ins>
      <w:ins w:id="5395" w:author="PR Preview" w:date="2026-01-01T00:00:00Z">
        <w:r>
          <w:t xml:space="preserve">and</w:t>
        </w:r>
      </w:ins>
      <w:ins w:id="53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397" w:author="PR Preview" w:date="2026-01-01T00:00:00Z">
        <w:r>
          <w:t xml:space="preserve">,</w:t>
        </w:r>
      </w:ins>
      <w:ins w:id="5398" w:author="PR Preview" w:date="2026-01-01T00:00:00Z">
        <w:r>
          <w:t xml:space="preserve"> </w:t>
        </w:r>
      </w:ins>
      <w:ins w:id="5399" w:author="PR Preview" w:date="2026-01-01T00:00:00Z">
        <w:r>
          <w:t xml:space="preserve">then</w:t>
        </w:r>
      </w:ins>
      <w:ins w:id="54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5401" w:author="PR Preview" w:date="2026-01-01T00:00:00Z">
        <w:r>
          <w:t xml:space="preserve"> </w:t>
        </w:r>
      </w:ins>
      <w:ins w:id="5402" w:author="PR Preview" w:date="2026-01-01T00:00:00Z">
        <w:r>
          <w:t xml:space="preserve">and</w:t>
        </w:r>
      </w:ins>
      <w:ins w:id="5403" w:author="PR Preview" w:date="2026-01-01T00:00:00Z">
        <w:r>
          <w:t xml:space="preserve"> 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ins w:id="5404" w:author="PR Preview" w:date="2026-01-01T00:00:00Z">
        <w:r>
          <w:t xml:space="preserve"> </w:t>
        </w:r>
      </w:ins>
      <w:ins w:id="5405" w:author="PR Preview" w:date="2026-01-01T00:00:00Z">
        <w:r>
          <w:t xml:space="preserve">are in</w:t>
        </w:r>
      </w:ins>
      <w:ins w:id="54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407" w:author="PR Preview" w:date="2026-01-01T00:00:00Z">
        <w:r>
          <w:t xml:space="preserve">,</w:t>
        </w:r>
      </w:ins>
      <w:ins w:id="5408" w:author="PR Preview" w:date="2026-01-01T00:00:00Z">
        <w:r>
          <w:t xml:space="preserve"> </w:t>
        </w:r>
      </w:ins>
      <w:ins w:id="5409" w:author="PR Preview" w:date="2026-01-01T00:00:00Z">
        <w:r>
          <w:t xml:space="preserve">because</w:t>
        </w:r>
      </w:ins>
      <w:ins w:id="541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411" w:author="PR Preview" w:date="2026-01-01T00:00:00Z">
        <w:r>
          <w:t xml:space="preserve"> </w:t>
        </w:r>
      </w:ins>
      <w:ins w:id="5412" w:author="PR Preview" w:date="2026-01-01T00:00:00Z">
        <w:r>
          <w:t xml:space="preserve">is a subspace,</w:t>
        </w:r>
      </w:ins>
      <w:ins w:id="5413" w:author="PR Preview" w:date="2026-01-01T00:00:00Z">
        <w:r>
          <w:t xml:space="preserve"> </w:t>
        </w:r>
      </w:ins>
      <w:ins w:id="5414" w:author="PR Preview" w:date="2026-01-01T00:00:00Z">
        <w:r>
          <w:t xml:space="preserve">and in</w:t>
        </w:r>
      </w:ins>
      <w:ins w:id="541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416" w:author="PR Preview" w:date="2026-01-01T00:00:00Z">
        <w:r>
          <w:t xml:space="preserve"> </w:t>
        </w:r>
      </w:ins>
      <w:ins w:id="5417" w:author="PR Preview" w:date="2026-01-01T00:00:00Z">
        <w:r>
          <w:t xml:space="preserve">for the same reason,</w:t>
        </w:r>
      </w:ins>
      <w:ins w:id="5418" w:author="PR Preview" w:date="2026-01-01T00:00:00Z">
        <w:r>
          <w:t xml:space="preserve"> </w:t>
        </w:r>
      </w:ins>
      <w:ins w:id="5419" w:author="PR Preview" w:date="2026-01-01T00:00:00Z">
        <w:r>
          <w:t xml:space="preserve">so they are in</w:t>
        </w:r>
      </w:ins>
      <w:ins w:id="54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421" w:author="PR Preview" w:date="2026-01-01T00:00:00Z">
        <w:r>
          <w:t xml:space="preserve">.</w:t>
        </w:r>
      </w:ins>
    </w:p>
    <w:bookmarkStart w:id="127" w:name="exm-sum-intersection-subspace"/>
    <w:p>
      <w:pPr>
        <w:pStyle w:val="BodyText"/>
      </w:pPr>
      <w:ins w:id="5422" w:author="PR Preview" w:date="2026-01-01T00:00:00Z">
        <w:r>
          <w:rPr>
            <w:b/>
            <w:bCs/>
          </w:rPr>
          <w:t xml:space="preserve">Example 44 (Two planes in</w:t>
        </w:r>
      </w:ins>
      <w:ins w:id="542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424" w:author="PR Preview" w:date="2026-01-01T00:00:00Z">
        <w:r>
          <w:rPr>
            <w:b/>
            <w:bCs/>
          </w:rPr>
          <w:t xml:space="preserve">)</w:t>
        </w:r>
      </w:ins>
      <w:ins w:id="5425" w:author="PR Preview" w:date="2026-01-01T00:00:00Z">
        <w:r>
          <w:t xml:space="preserve"> </w:t>
        </w:r>
      </w:ins>
      <w:ins w:id="5426" w:author="PR Preview" w:date="2026-01-01T00:00:00Z">
        <w:r>
          <w:t xml:space="preserve">Let</w:t>
        </w:r>
      </w:ins>
      <w:ins w:id="54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428" w:author="PR Preview" w:date="2026-01-01T00:00:00Z">
        <w:r>
          <w:t xml:space="preserve">,</w:t>
        </w:r>
      </w:ins>
      <w:ins w:id="5429" w:author="PR Preview" w:date="2026-01-01T00:00:00Z">
        <w:r>
          <w:t xml:space="preserve"> </w:t>
        </w:r>
      </w:ins>
      <w:ins w:id="5430" w:author="PR Preview" w:date="2026-01-01T00:00:00Z">
        <w:r>
          <w:t xml:space="preserve">the plane</w:t>
        </w:r>
      </w:ins>
      <w:ins w:id="543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432" w:author="PR Preview" w:date="2026-01-01T00:00:00Z">
        <w:r>
          <w:t xml:space="preserve">,</w:t>
        </w:r>
      </w:ins>
      <w:ins w:id="5433" w:author="PR Preview" w:date="2026-01-01T00:00:00Z">
        <w:r>
          <w:t xml:space="preserve"> </w:t>
        </w:r>
      </w:ins>
      <w:ins w:id="5434" w:author="PR Preview" w:date="2026-01-01T00:00:00Z">
        <w:r>
          <w:t xml:space="preserve">and</w:t>
        </w:r>
      </w:ins>
      <w:ins w:id="54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436" w:author="PR Preview" w:date="2026-01-01T00:00:00Z">
        <w:r>
          <w:t xml:space="preserve">,</w:t>
        </w:r>
      </w:ins>
      <w:ins w:id="5437" w:author="PR Preview" w:date="2026-01-01T00:00:00Z">
        <w:r>
          <w:t xml:space="preserve"> </w:t>
        </w:r>
      </w:ins>
      <w:ins w:id="5438" w:author="PR Preview" w:date="2026-01-01T00:00:00Z">
        <w:r>
          <w:t xml:space="preserve">the plane</w:t>
        </w:r>
      </w:ins>
      <w:ins w:id="54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4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ins w:id="5441" w:author="PR Preview" w:date="2026-01-01T00:00:00Z">
        <w:r>
          <w:rPr>
            <w:b/>
            <w:bCs/>
          </w:rPr>
          <w:t xml:space="preserve">Intersection:</w:t>
        </w:r>
      </w:ins>
      <w:ins w:id="5442" w:author="PR Preview" w:date="2026-01-01T00:00:00Z">
        <w:r>
          <w:t xml:space="preserve"> </w:t>
        </w:r>
      </w:ins>
      <w:ins w:id="5443" w:author="PR Preview" w:date="2026-01-01T00:00:00Z">
        <w:r>
          <w:t xml:space="preserve">a vector in both has third entry</w:t>
        </w:r>
      </w:ins>
      <w:ins w:id="5444" w:author="PR Preview" w:date="2026-01-01T00:00:00Z">
        <w:r>
          <w:t xml:space="preserve"> </w:t>
        </w:r>
      </w:ins>
      <m:oMath>
        <m:r>
          <m:t>0</m:t>
        </m:r>
      </m:oMath>
      <w:ins w:id="5445" w:author="PR Preview" w:date="2026-01-01T00:00:00Z">
        <w:r>
          <w:t xml:space="preserve"> </w:t>
        </w:r>
      </w:ins>
      <w:ins w:id="5446" w:author="PR Preview" w:date="2026-01-01T00:00:00Z">
        <w:r>
          <w:t xml:space="preserve">and first entry</w:t>
        </w:r>
      </w:ins>
      <w:ins w:id="5447" w:author="PR Preview" w:date="2026-01-01T00:00:00Z">
        <w:r>
          <w:t xml:space="preserve"> </w:t>
        </w:r>
      </w:ins>
      <m:oMath>
        <m:r>
          <m:t>0</m:t>
        </m:r>
      </m:oMath>
      <w:ins w:id="5448" w:author="PR Preview" w:date="2026-01-01T00:00:00Z">
        <w:r>
          <w:t xml:space="preserve">,</w:t>
        </w:r>
      </w:ins>
      <w:ins w:id="5449" w:author="PR Preview" w:date="2026-01-01T00:00:00Z">
        <w:r>
          <w:t xml:space="preserve"> </w:t>
        </w:r>
      </w:ins>
      <w:ins w:id="5450" w:author="PR Preview" w:date="2026-01-01T00:00:00Z">
        <w:r>
          <w:t xml:space="preserve">so</w:t>
        </w:r>
      </w:ins>
      <w:ins w:id="54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5452" w:author="PR Preview" w:date="2026-01-01T00:00:00Z">
        <w:r>
          <w:t xml:space="preserve">,</w:t>
        </w:r>
      </w:ins>
      <w:ins w:id="5453" w:author="PR Preview" w:date="2026-01-01T00:00:00Z">
        <w:r>
          <w:t xml:space="preserve"> </w:t>
        </w:r>
      </w:ins>
      <w:ins w:id="5454" w:author="PR Preview" w:date="2026-01-01T00:00:00Z">
        <w:r>
          <w:t xml:space="preserve">the</w:t>
        </w:r>
      </w:ins>
      <w:ins w:id="5455" w:author="PR Preview" w:date="2026-01-01T00:00:00Z">
        <w:r>
          <w:t xml:space="preserve"> </w:t>
        </w:r>
      </w:ins>
      <m:oMath>
        <m:r>
          <m:t>y</m:t>
        </m:r>
      </m:oMath>
      <w:ins w:id="5456" w:author="PR Preview" w:date="2026-01-01T00:00:00Z">
        <w:r>
          <w:t xml:space="preserve">-axis, which is a line through the origin.</w:t>
        </w:r>
      </w:ins>
    </w:p>
    <w:p>
      <w:pPr>
        <w:pStyle w:val="Compact"/>
        <w:numPr>
          <w:ilvl w:val="0"/>
          <w:numId w:val="1018"/>
        </w:numPr>
      </w:pPr>
      <w:ins w:id="5457" w:author="PR Preview" w:date="2026-01-01T00:00:00Z">
        <w:r>
          <w:rPr>
            <w:b/>
            <w:bCs/>
          </w:rPr>
          <w:t xml:space="preserve">Sum:</w:t>
        </w:r>
      </w:ins>
      <w:ins w:id="54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5459" w:author="PR Preview" w:date="2026-01-01T00:00:00Z">
        <w:r>
          <w:t xml:space="preserve">,</w:t>
        </w:r>
      </w:ins>
      <w:ins w:id="5460" w:author="PR Preview" w:date="2026-01-01T00:00:00Z">
        <w:r>
          <w:t xml:space="preserve"> </w:t>
        </w:r>
      </w:ins>
      <w:ins w:id="5461" w:author="PR Preview" w:date="2026-01-01T00:00:00Z">
        <w:r>
          <w:t xml:space="preserve">and any</w:t>
        </w:r>
      </w:ins>
      <w:ins w:id="54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ins w:id="5463" w:author="PR Preview" w:date="2026-01-01T00:00:00Z">
        <w:r>
          <w:t xml:space="preserve"> </w:t>
        </w:r>
      </w:ins>
      <w:ins w:id="5464" w:author="PR Preview" w:date="2026-01-01T00:00:00Z">
        <w:r>
          <w:t xml:space="preserve">arises this way,</w:t>
        </w:r>
      </w:ins>
      <w:ins w:id="5465" w:author="PR Preview" w:date="2026-01-01T00:00:00Z">
        <w:r>
          <w:t xml:space="preserve"> </w:t>
        </w:r>
      </w:ins>
      <w:ins w:id="5466" w:author="PR Preview" w:date="2026-01-01T00:00:00Z">
        <w:r>
          <w:t xml:space="preserve">with</w:t>
        </w:r>
      </w:ins>
      <w:ins w:id="54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x</m:t>
        </m:r>
      </m:oMath>
      <w:ins w:id="5468" w:author="PR Preview" w:date="2026-01-01T00:00:00Z">
        <w:r>
          <w:t xml:space="preserve">,</w:t>
        </w:r>
      </w:ins>
      <w:ins w:id="546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y</m:t>
        </m:r>
      </m:oMath>
      <w:ins w:id="5470" w:author="PR Preview" w:date="2026-01-01T00:00:00Z">
        <w:r>
          <w:t xml:space="preserve">,</w:t>
        </w:r>
      </w:ins>
      <w:ins w:id="5471" w:author="PR Preview" w:date="2026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ins w:id="5472" w:author="PR Preview" w:date="2026-01-01T00:00:00Z">
        <w:r>
          <w:t xml:space="preserve"> </w:t>
        </w:r>
      </w:ins>
      <w:ins w:id="5473" w:author="PR Preview" w:date="2026-01-01T00:00:00Z">
        <w:r>
          <w:t xml:space="preserve">and</w:t>
        </w:r>
      </w:ins>
      <w:ins w:id="547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z</m:t>
        </m:r>
      </m:oMath>
      <w:ins w:id="5475" w:author="PR Preview" w:date="2026-01-01T00:00:00Z">
        <w:r>
          <w:t xml:space="preserve">.</w:t>
        </w:r>
      </w:ins>
      <w:ins w:id="5476" w:author="PR Preview" w:date="2026-01-01T00:00:00Z">
        <w:r>
          <w:t xml:space="preserve"> </w:t>
        </w:r>
      </w:ins>
      <w:ins w:id="5477" w:author="PR Preview" w:date="2026-01-01T00:00:00Z">
        <w:r>
          <w:t xml:space="preserve">So</w:t>
        </w:r>
      </w:ins>
      <w:ins w:id="54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479" w:author="PR Preview" w:date="2026-01-01T00:00:00Z">
        <w:r>
          <w:t xml:space="preserve">.</w:t>
        </w:r>
      </w:ins>
    </w:p>
    <w:bookmarkEnd w:id="127"/>
    <w:bookmarkStart w:id="128" w:name="thm-dim-sum"/>
    <w:p>
      <w:pPr>
        <w:pStyle w:val="FirstParagraph"/>
      </w:pPr>
      <w:ins w:id="5480" w:author="PR Preview" w:date="2026-01-01T00:00:00Z">
        <w:r>
          <w:rPr>
            <w:b/>
            <w:bCs/>
          </w:rPr>
          <w:t xml:space="preserve">Theorem 25 (The dimension of a sum of subspaces)</w:t>
        </w:r>
      </w:ins>
      <w:ins w:id="5481" w:author="PR Preview" w:date="2026-01-01T00:00:00Z">
        <w:r>
          <w:t xml:space="preserve"> </w:t>
        </w:r>
      </w:ins>
      <w:ins w:id="5482" w:author="PR Preview" w:date="2026-01-01T00:00:00Z">
        <w:r>
          <w:t xml:space="preserve">If</w:t>
        </w:r>
      </w:ins>
      <w:ins w:id="54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484" w:author="PR Preview" w:date="2026-01-01T00:00:00Z">
        <w:r>
          <w:t xml:space="preserve"> </w:t>
        </w:r>
      </w:ins>
      <w:ins w:id="5485" w:author="PR Preview" w:date="2026-01-01T00:00:00Z">
        <w:r>
          <w:t xml:space="preserve">and</w:t>
        </w:r>
      </w:ins>
      <w:ins w:id="54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487" w:author="PR Preview" w:date="2026-01-01T00:00:00Z">
        <w:r>
          <w:t xml:space="preserve"> </w:t>
        </w:r>
      </w:ins>
      <w:ins w:id="5488" w:author="PR Preview" w:date="2026-01-01T00:00:00Z">
        <w:r>
          <w:t xml:space="preserve">are subspaces of</w:t>
        </w:r>
      </w:ins>
      <w:ins w:id="548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49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28"/>
    <w:p>
      <w:pPr>
        <w:pStyle w:val="FirstParagraph"/>
      </w:pPr>
      <w:ins w:id="5491" w:author="PR Preview" w:date="2026-01-01T00:00:00Z">
        <w:r>
          <w:rPr>
            <w:i/>
            <w:iCs/>
          </w:rPr>
          <w:t xml:space="preserve">Proof</w:t>
        </w:r>
      </w:ins>
      <w:ins w:id="5492" w:author="PR Preview" w:date="2026-01-01T00:00:00Z">
        <w:r>
          <w:t xml:space="preserve">. </w:t>
        </w:r>
      </w:ins>
      <w:ins w:id="5493" w:author="PR Preview" w:date="2026-01-01T00:00:00Z">
        <w:r>
          <w:t xml:space="preserve">All three sets in the formula are subspaces</w:t>
        </w:r>
      </w:ins>
      <w:ins w:id="5494" w:author="PR Preview" w:date="2026-01-01T00:00:00Z">
        <w:r>
          <w:t xml:space="preserve"> </w:t>
        </w:r>
      </w:ins>
      <w:ins w:id="5495" w:author="PR Preview" w:date="2026-01-01T00:00:00Z">
        <w:r>
          <w:t xml:space="preserve">(</w:t>
        </w:r>
      </w:ins>
      <w:hyperlink w:anchor="thm-sum-intersection-subspace">
        <w:ins w:id="5496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5497" w:author="PR Preview" w:date="2026-01-01T00:00:00Z">
        <w:r>
          <w:t xml:space="preserve">),</w:t>
        </w:r>
      </w:ins>
      <w:ins w:id="5498" w:author="PR Preview" w:date="2026-01-01T00:00:00Z">
        <w:r>
          <w:t xml:space="preserve"> </w:t>
        </w:r>
      </w:ins>
      <w:ins w:id="5499" w:author="PR Preview" w:date="2026-01-01T00:00:00Z">
        <w:r>
          <w:t xml:space="preserve">so each has a dimension (</w:t>
        </w:r>
      </w:ins>
      <w:hyperlink w:anchor="def-dimension">
        <w:ins w:id="550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501" w:author="PR Preview" w:date="2026-01-01T00:00:00Z">
        <w:r>
          <w:t xml:space="preserve">).</w:t>
        </w:r>
      </w:ins>
      <w:ins w:id="5502" w:author="PR Preview" w:date="2026-01-01T00:00:00Z">
        <w:r>
          <w:t xml:space="preserve"> </w:t>
        </w:r>
      </w:ins>
      <w:ins w:id="5503" w:author="PR Preview" w:date="2026-01-01T00:00:00Z">
        <w:r>
          <w:t xml:space="preserve">Let</w:t>
        </w:r>
      </w:ins>
      <w:ins w:id="550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505" w:author="PR Preview" w:date="2026-01-01T00:00:00Z">
        <w:r>
          <w:t xml:space="preserve">,</w:t>
        </w:r>
      </w:ins>
      <w:ins w:id="5506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5507" w:author="PR Preview" w:date="2026-01-01T00:00:00Z">
        <w:r>
          <w:t xml:space="preserve"> </w:t>
        </w:r>
      </w:ins>
      <w:ins w:id="5508" w:author="PR Preview" w:date="2026-01-01T00:00:00Z">
        <w:r>
          <w:t xml:space="preserve">and</w:t>
        </w:r>
      </w:ins>
      <w:ins w:id="550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510" w:author="PR Preview" w:date="2026-01-01T00:00:00Z">
        <w:r>
          <w:t xml:space="preserve">.</w:t>
        </w:r>
      </w:ins>
    </w:p>
    <w:p>
      <w:pPr>
        <w:pStyle w:val="BodyText"/>
      </w:pPr>
      <w:ins w:id="5511" w:author="PR Preview" w:date="2026-01-01T00:00:00Z">
        <w:r>
          <w:rPr>
            <w:b/>
            <w:bCs/>
          </w:rPr>
          <w:t xml:space="preserve">Build a list.</w:t>
        </w:r>
      </w:ins>
      <w:ins w:id="5512" w:author="PR Preview" w:date="2026-01-01T00:00:00Z">
        <w:r>
          <w:t xml:space="preserve"> </w:t>
        </w:r>
      </w:ins>
      <w:ins w:id="5513" w:author="PR Preview" w:date="2026-01-01T00:00:00Z">
        <w:r>
          <w:t xml:space="preserve">Choose a basis</w:t>
        </w:r>
      </w:ins>
      <w:ins w:id="551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ins w:id="5515" w:author="PR Preview" w:date="2026-01-01T00:00:00Z">
        <w:r>
          <w:t xml:space="preserve"> </w:t>
        </w:r>
      </w:ins>
      <w:ins w:id="5516" w:author="PR Preview" w:date="2026-01-01T00:00:00Z">
        <w:r>
          <w:t xml:space="preserve">of</w:t>
        </w:r>
      </w:ins>
      <w:ins w:id="55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518" w:author="PR Preview" w:date="2026-01-01T00:00:00Z">
        <w:r>
          <w:t xml:space="preserve"> </w:t>
        </w:r>
      </w:ins>
      <w:ins w:id="5519" w:author="PR Preview" w:date="2026-01-01T00:00:00Z">
        <w:r>
          <w:t xml:space="preserve">(</w:t>
        </w:r>
      </w:ins>
      <w:hyperlink w:anchor="thm-extend-basis">
        <w:ins w:id="552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5521" w:author="PR Preview" w:date="2026-01-01T00:00:00Z">
        <w:r>
          <w:t xml:space="preserve">).</w:t>
        </w:r>
      </w:ins>
      <w:ins w:id="5522" w:author="PR Preview" w:date="2026-01-01T00:00:00Z">
        <w:r>
          <w:t xml:space="preserve"> </w:t>
        </w:r>
      </w:ins>
      <w:ins w:id="5523" w:author="PR Preview" w:date="2026-01-01T00:00:00Z">
        <w:r>
          <w:t xml:space="preserve">These vectors are linearly independent and lie in</w:t>
        </w:r>
      </w:ins>
      <w:ins w:id="55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525" w:author="PR Preview" w:date="2026-01-01T00:00:00Z">
        <w:r>
          <w:t xml:space="preserve">,</w:t>
        </w:r>
      </w:ins>
      <w:ins w:id="5526" w:author="PR Preview" w:date="2026-01-01T00:00:00Z">
        <w:r>
          <w:t xml:space="preserve"> </w:t>
        </w:r>
      </w:ins>
      <w:ins w:id="5527" w:author="PR Preview" w:date="2026-01-01T00:00:00Z">
        <w:r>
          <w:t xml:space="preserve">so</w:t>
        </w:r>
      </w:ins>
      <w:ins w:id="5528" w:author="PR Preview" w:date="2026-01-01T00:00:00Z">
        <w:r>
          <w:t xml:space="preserve"> </w:t>
        </w:r>
      </w:ins>
      <w:hyperlink w:anchor="thm-extend-basis">
        <w:ins w:id="552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5530" w:author="PR Preview" w:date="2026-01-01T00:00:00Z">
        <w:r>
          <w:t xml:space="preserve"> </w:t>
        </w:r>
      </w:ins>
      <w:ins w:id="5531" w:author="PR Preview" w:date="2026-01-01T00:00:00Z">
        <w:r>
          <w:t xml:space="preserve">extends them to a basis</w:t>
        </w:r>
      </w:ins>
      <w:ins w:id="55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5533" w:author="PR Preview" w:date="2026-01-01T00:00:00Z">
        <w:r>
          <w:t xml:space="preserve"> </w:t>
        </w:r>
      </w:ins>
      <w:ins w:id="5534" w:author="PR Preview" w:date="2026-01-01T00:00:00Z">
        <w:r>
          <w:t xml:space="preserve">of</w:t>
        </w:r>
      </w:ins>
      <w:ins w:id="55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536" w:author="PR Preview" w:date="2026-01-01T00:00:00Z">
        <w:r>
          <w:t xml:space="preserve">,</w:t>
        </w:r>
      </w:ins>
      <w:ins w:id="5537" w:author="PR Preview" w:date="2026-01-01T00:00:00Z">
        <w:r>
          <w:t xml:space="preserve"> </w:t>
        </w:r>
      </w:ins>
      <w:ins w:id="5538" w:author="PR Preview" w:date="2026-01-01T00:00:00Z">
        <w:r>
          <w:t xml:space="preserve">which has</w:t>
        </w:r>
      </w:ins>
      <w:ins w:id="553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1</m:t>
            </m:r>
          </m:sub>
        </m:sSub>
      </m:oMath>
      <w:ins w:id="5540" w:author="PR Preview" w:date="2026-01-01T00:00:00Z">
        <w:r>
          <w:t xml:space="preserve"> </w:t>
        </w:r>
      </w:ins>
      <w:ins w:id="5541" w:author="PR Preview" w:date="2026-01-01T00:00:00Z">
        <w:r>
          <w:t xml:space="preserve">vectors (</w:t>
        </w:r>
      </w:ins>
      <w:hyperlink w:anchor="thm-basis-size">
        <w:ins w:id="554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5543" w:author="PR Preview" w:date="2026-01-01T00:00:00Z">
        <w:r>
          <w:t xml:space="preserve">).</w:t>
        </w:r>
      </w:ins>
      <w:ins w:id="5544" w:author="PR Preview" w:date="2026-01-01T00:00:00Z">
        <w:r>
          <w:t xml:space="preserve"> </w:t>
        </w:r>
      </w:ins>
      <w:ins w:id="5545" w:author="PR Preview" w:date="2026-01-01T00:00:00Z">
        <w:r>
          <w:t xml:space="preserve">In the same way, extend them to a basis</w:t>
        </w:r>
      </w:ins>
      <w:ins w:id="554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ins w:id="5547" w:author="PR Preview" w:date="2026-01-01T00:00:00Z">
        <w:r>
          <w:t xml:space="preserve"> </w:t>
        </w:r>
      </w:ins>
      <w:ins w:id="5548" w:author="PR Preview" w:date="2026-01-01T00:00:00Z">
        <w:r>
          <w:t xml:space="preserve">of</w:t>
        </w:r>
      </w:ins>
      <w:ins w:id="554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550" w:author="PR Preview" w:date="2026-01-01T00:00:00Z">
        <w:r>
          <w:t xml:space="preserve">.</w:t>
        </w:r>
      </w:ins>
      <w:ins w:id="5551" w:author="PR Preview" w:date="2026-01-01T00:00:00Z">
        <w:r>
          <w:t xml:space="preserve"> </w:t>
        </w:r>
      </w:ins>
      <w:ins w:id="5552" w:author="PR Preview" w:date="2026-01-01T00:00:00Z">
        <w:r>
          <w:t xml:space="preserve">We show that the</w:t>
        </w:r>
      </w:ins>
      <w:ins w:id="555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5554" w:author="PR Preview" w:date="2026-01-01T00:00:00Z">
        <w:r>
          <w:t xml:space="preserve">’s,</w:t>
        </w:r>
      </w:ins>
      <w:ins w:id="55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556" w:author="PR Preview" w:date="2026-01-01T00:00:00Z">
        <w:r>
          <w:t xml:space="preserve">’s and</w:t>
        </w:r>
      </w:ins>
      <w:ins w:id="55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558" w:author="PR Preview" w:date="2026-01-01T00:00:00Z">
        <w:r>
          <w:t xml:space="preserve">’s together,</w:t>
        </w:r>
      </w:ins>
      <w:ins w:id="555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5560" w:author="PR Preview" w:date="2026-01-01T00:00:00Z">
        <w:r>
          <w:t xml:space="preserve"> </w:t>
        </w:r>
      </w:ins>
      <w:ins w:id="5561" w:author="PR Preview" w:date="2026-01-01T00:00:00Z">
        <w:r>
          <w:t xml:space="preserve">vectors,</w:t>
        </w:r>
      </w:ins>
      <w:ins w:id="5562" w:author="PR Preview" w:date="2026-01-01T00:00:00Z">
        <w:r>
          <w:t xml:space="preserve"> </w:t>
        </w:r>
      </w:ins>
      <w:ins w:id="5563" w:author="PR Preview" w:date="2026-01-01T00:00:00Z">
        <w:r>
          <w:t xml:space="preserve">are a basis of</w:t>
        </w:r>
      </w:ins>
      <w:ins w:id="55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565" w:author="PR Preview" w:date="2026-01-01T00:00:00Z">
        <w:r>
          <w:t xml:space="preserve"> </w:t>
        </w:r>
      </w:ins>
      <w:ins w:id="5566" w:author="PR Preview" w:date="2026-01-01T00:00:00Z">
        <w:r>
          <w:t xml:space="preserve">(</w:t>
        </w:r>
      </w:ins>
      <w:hyperlink w:anchor="def-basis">
        <w:ins w:id="5567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568" w:author="PR Preview" w:date="2026-01-01T00:00:00Z">
        <w:r>
          <w:t xml:space="preserve">).</w:t>
        </w:r>
      </w:ins>
    </w:p>
    <w:p>
      <w:pPr>
        <w:pStyle w:val="BodyText"/>
      </w:pPr>
      <w:ins w:id="5569" w:author="PR Preview" w:date="2026-01-01T00:00:00Z">
        <w:r>
          <w:rPr>
            <w:b/>
            <w:bCs/>
          </w:rPr>
          <w:t xml:space="preserve">They span</w:t>
        </w:r>
      </w:ins>
      <w:ins w:id="5570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571" w:author="PR Preview" w:date="2026-01-01T00:00:00Z">
        <w:r>
          <w:rPr>
            <w:b/>
            <w:bCs/>
          </w:rPr>
          <w:t xml:space="preserve">.</w:t>
        </w:r>
      </w:ins>
      <w:ins w:id="5572" w:author="PR Preview" w:date="2026-01-01T00:00:00Z">
        <w:r>
          <w:t xml:space="preserve"> </w:t>
        </w:r>
      </w:ins>
      <w:ins w:id="5573" w:author="PR Preview" w:date="2026-01-01T00:00:00Z">
        <w:r>
          <w:t xml:space="preserve">Any</w:t>
        </w:r>
      </w:ins>
      <w:ins w:id="55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575" w:author="PR Preview" w:date="2026-01-01T00:00:00Z">
        <w:r>
          <w:t xml:space="preserve"> </w:t>
        </w:r>
      </w:ins>
      <w:ins w:id="5576" w:author="PR Preview" w:date="2026-01-01T00:00:00Z">
        <w:r>
          <w:t xml:space="preserve">is</w:t>
        </w:r>
      </w:ins>
      <w:ins w:id="55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5578" w:author="PR Preview" w:date="2026-01-01T00:00:00Z">
        <w:r>
          <w:t xml:space="preserve"> </w:t>
        </w:r>
      </w:ins>
      <w:ins w:id="5579" w:author="PR Preview" w:date="2026-01-01T00:00:00Z">
        <w:r>
          <w:t xml:space="preserve">with</w:t>
        </w:r>
      </w:ins>
      <w:ins w:id="55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581" w:author="PR Preview" w:date="2026-01-01T00:00:00Z">
        <w:r>
          <w:t xml:space="preserve"> </w:t>
        </w:r>
      </w:ins>
      <w:ins w:id="5582" w:author="PR Preview" w:date="2026-01-01T00:00:00Z">
        <w:r>
          <w:t xml:space="preserve">and</w:t>
        </w:r>
      </w:ins>
      <w:ins w:id="558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584" w:author="PR Preview" w:date="2026-01-01T00:00:00Z">
        <w:r>
          <w:t xml:space="preserve">.</w:t>
        </w:r>
      </w:ins>
      <w:ins w:id="55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5586" w:author="PR Preview" w:date="2026-01-01T00:00:00Z">
        <w:r>
          <w:t xml:space="preserve"> </w:t>
        </w:r>
      </w:ins>
      <w:ins w:id="5587" w:author="PR Preview" w:date="2026-01-01T00:00:00Z">
        <w:r>
          <w:t xml:space="preserve">is a linear combination of the</w:t>
        </w:r>
      </w:ins>
      <w:ins w:id="55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5589" w:author="PR Preview" w:date="2026-01-01T00:00:00Z">
        <w:r>
          <w:t xml:space="preserve">’s and</w:t>
        </w:r>
      </w:ins>
      <w:ins w:id="55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591" w:author="PR Preview" w:date="2026-01-01T00:00:00Z">
        <w:r>
          <w:t xml:space="preserve">’s,</w:t>
        </w:r>
      </w:ins>
      <w:ins w:id="5592" w:author="PR Preview" w:date="2026-01-01T00:00:00Z">
        <w:r>
          <w:t xml:space="preserve"> </w:t>
        </w:r>
      </w:ins>
      <w:ins w:id="5593" w:author="PR Preview" w:date="2026-01-01T00:00:00Z">
        <w:r>
          <w:t xml:space="preserve">and</w:t>
        </w:r>
      </w:ins>
      <w:ins w:id="559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5595" w:author="PR Preview" w:date="2026-01-01T00:00:00Z">
        <w:r>
          <w:t xml:space="preserve"> </w:t>
        </w:r>
      </w:ins>
      <w:ins w:id="5596" w:author="PR Preview" w:date="2026-01-01T00:00:00Z">
        <w:r>
          <w:t xml:space="preserve">is a linear combination of the</w:t>
        </w:r>
      </w:ins>
      <w:ins w:id="55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5598" w:author="PR Preview" w:date="2026-01-01T00:00:00Z">
        <w:r>
          <w:t xml:space="preserve">’s and</w:t>
        </w:r>
      </w:ins>
      <w:ins w:id="55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600" w:author="PR Preview" w:date="2026-01-01T00:00:00Z">
        <w:r>
          <w:t xml:space="preserve">’s,</w:t>
        </w:r>
      </w:ins>
      <w:ins w:id="5601" w:author="PR Preview" w:date="2026-01-01T00:00:00Z">
        <w:r>
          <w:t xml:space="preserve"> </w:t>
        </w:r>
      </w:ins>
      <w:ins w:id="5602" w:author="PR Preview" w:date="2026-01-01T00:00:00Z">
        <w:r>
          <w:t xml:space="preserve">so their sum is a linear combination of all three groups.</w:t>
        </w:r>
      </w:ins>
      <w:ins w:id="5603" w:author="PR Preview" w:date="2026-01-01T00:00:00Z">
        <w:r>
          <w:t xml:space="preserve"> </w:t>
        </w:r>
      </w:ins>
      <w:ins w:id="5604" w:author="PR Preview" w:date="2026-01-01T00:00:00Z">
        <w:r>
          <w:t xml:space="preserve">Conversely, each vector in the list is in</w:t>
        </w:r>
      </w:ins>
      <w:ins w:id="56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606" w:author="PR Preview" w:date="2026-01-01T00:00:00Z">
        <w:r>
          <w:t xml:space="preserve"> </w:t>
        </w:r>
      </w:ins>
      <w:ins w:id="5607" w:author="PR Preview" w:date="2026-01-01T00:00:00Z">
        <w:r>
          <w:t xml:space="preserve">(for example,</w:t>
        </w:r>
      </w:ins>
      <w:ins w:id="56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ins w:id="5609" w:author="PR Preview" w:date="2026-01-01T00:00:00Z">
        <w:r>
          <w:t xml:space="preserve">),</w:t>
        </w:r>
      </w:ins>
      <w:ins w:id="5610" w:author="PR Preview" w:date="2026-01-01T00:00:00Z">
        <w:r>
          <w:t xml:space="preserve"> </w:t>
        </w:r>
      </w:ins>
      <w:ins w:id="5611" w:author="PR Preview" w:date="2026-01-01T00:00:00Z">
        <w:r>
          <w:t xml:space="preserve">and</w:t>
        </w:r>
      </w:ins>
      <w:ins w:id="56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613" w:author="PR Preview" w:date="2026-01-01T00:00:00Z">
        <w:r>
          <w:t xml:space="preserve"> </w:t>
        </w:r>
      </w:ins>
      <w:ins w:id="5614" w:author="PR Preview" w:date="2026-01-01T00:00:00Z">
        <w:r>
          <w:t xml:space="preserve">is a subspace,</w:t>
        </w:r>
      </w:ins>
      <w:ins w:id="5615" w:author="PR Preview" w:date="2026-01-01T00:00:00Z">
        <w:r>
          <w:t xml:space="preserve"> </w:t>
        </w:r>
      </w:ins>
      <w:ins w:id="5616" w:author="PR Preview" w:date="2026-01-01T00:00:00Z">
        <w:r>
          <w:t xml:space="preserve">so it contains every linear combination of them.</w:t>
        </w:r>
      </w:ins>
    </w:p>
    <w:p>
      <w:pPr>
        <w:pStyle w:val="BodyText"/>
      </w:pPr>
      <w:ins w:id="5617" w:author="PR Preview" w:date="2026-01-01T00:00:00Z">
        <w:r>
          <w:rPr>
            <w:b/>
            <w:bCs/>
          </w:rPr>
          <w:t xml:space="preserve">They are linearly independent.</w:t>
        </w:r>
      </w:ins>
      <w:ins w:id="5618" w:author="PR Preview" w:date="2026-01-01T00:00:00Z">
        <w:r>
          <w:t xml:space="preserve"> </w:t>
        </w:r>
      </w:ins>
      <w:ins w:id="5619" w:author="PR Preview" w:date="2026-01-01T00:00:00Z">
        <w:r>
          <w:t xml:space="preserve">Suppose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620" w:author="PR Preview" w:date="2026-01-01T00:00:00Z">
        <w:r>
          <w:t xml:space="preserve">Let</w:t>
        </w:r>
      </w:ins>
      <w:ins w:id="56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5622" w:author="PR Preview" w:date="2026-01-01T00:00:00Z">
        <w:r>
          <w:t xml:space="preserve">.</w:t>
        </w:r>
      </w:ins>
      <w:ins w:id="5623" w:author="PR Preview" w:date="2026-01-01T00:00:00Z">
        <w:r>
          <w:t xml:space="preserve"> </w:t>
        </w:r>
      </w:ins>
      <w:ins w:id="5624" w:author="PR Preview" w:date="2026-01-01T00:00:00Z">
        <w:r>
          <w:t xml:space="preserve">Then</w:t>
        </w:r>
      </w:ins>
      <w:ins w:id="562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626" w:author="PR Preview" w:date="2026-01-01T00:00:00Z">
        <w:r>
          <w:t xml:space="preserve">,</w:t>
        </w:r>
      </w:ins>
      <w:ins w:id="5627" w:author="PR Preview" w:date="2026-01-01T00:00:00Z">
        <w:r>
          <w:t xml:space="preserve"> </w:t>
        </w:r>
      </w:ins>
      <w:ins w:id="5628" w:author="PR Preview" w:date="2026-01-01T00:00:00Z">
        <w:r>
          <w:t xml:space="preserve">because it is a linear combination of vectors of</w:t>
        </w:r>
      </w:ins>
      <w:ins w:id="56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630" w:author="PR Preview" w:date="2026-01-01T00:00:00Z">
        <w:r>
          <w:t xml:space="preserve">.</w:t>
        </w:r>
      </w:ins>
      <w:ins w:id="5631" w:author="PR Preview" w:date="2026-01-01T00:00:00Z">
        <w:r>
          <w:t xml:space="preserve"> </w:t>
        </w:r>
      </w:ins>
      <w:ins w:id="5632" w:author="PR Preview" w:date="2026-01-01T00:00:00Z">
        <w:r>
          <w:t xml:space="preserve">Subtracting</w:t>
        </w:r>
      </w:ins>
      <w:ins w:id="563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5634" w:author="PR Preview" w:date="2026-01-01T00:00:00Z">
        <w:r>
          <w:t xml:space="preserve"> </w:t>
        </w:r>
      </w:ins>
      <w:ins w:id="5635" w:author="PR Preview" w:date="2026-01-01T00:00:00Z">
        <w:r>
          <w:t xml:space="preserve">from both sides of the supposed equation gives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636" w:author="PR Preview" w:date="2026-01-01T00:00:00Z">
        <w:r>
          <w:t xml:space="preserve">a linear combination of vectors of</w:t>
        </w:r>
      </w:ins>
      <w:ins w:id="56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638" w:author="PR Preview" w:date="2026-01-01T00:00:00Z">
        <w:r>
          <w:t xml:space="preserve">,</w:t>
        </w:r>
      </w:ins>
      <w:ins w:id="5639" w:author="PR Preview" w:date="2026-01-01T00:00:00Z">
        <w:r>
          <w:t xml:space="preserve"> </w:t>
        </w:r>
      </w:ins>
      <w:ins w:id="5640" w:author="PR Preview" w:date="2026-01-01T00:00:00Z">
        <w:r>
          <w:t xml:space="preserve">so</w:t>
        </w:r>
      </w:ins>
      <w:ins w:id="56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642" w:author="PR Preview" w:date="2026-01-01T00:00:00Z">
        <w:r>
          <w:t xml:space="preserve"> </w:t>
        </w:r>
      </w:ins>
      <w:ins w:id="5643" w:author="PR Preview" w:date="2026-01-01T00:00:00Z">
        <w:r>
          <w:t xml:space="preserve">too.</w:t>
        </w:r>
      </w:ins>
      <w:ins w:id="5644" w:author="PR Preview" w:date="2026-01-01T00:00:00Z">
        <w:r>
          <w:t xml:space="preserve"> </w:t>
        </w:r>
      </w:ins>
      <w:ins w:id="5645" w:author="PR Preview" w:date="2026-01-01T00:00:00Z">
        <w:r>
          <w:t xml:space="preserve">So</w:t>
        </w:r>
      </w:ins>
      <w:ins w:id="56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647" w:author="PR Preview" w:date="2026-01-01T00:00:00Z">
        <w:r>
          <w:t xml:space="preserve">,</w:t>
        </w:r>
      </w:ins>
      <w:ins w:id="5648" w:author="PR Preview" w:date="2026-01-01T00:00:00Z">
        <w:r>
          <w:t xml:space="preserve"> </w:t>
        </w:r>
      </w:ins>
      <w:ins w:id="5649" w:author="PR Preview" w:date="2026-01-01T00:00:00Z">
        <w:r>
          <w:t xml:space="preserve">and</w:t>
        </w:r>
      </w:ins>
      <w:ins w:id="56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ins w:id="5651" w:author="PR Preview" w:date="2026-01-01T00:00:00Z">
        <w:r>
          <w:t xml:space="preserve"> </w:t>
        </w:r>
      </w:ins>
      <w:ins w:id="5652" w:author="PR Preview" w:date="2026-01-01T00:00:00Z">
        <w:r>
          <w:t xml:space="preserve">for some numbers</w:t>
        </w:r>
      </w:ins>
      <w:ins w:id="5653" w:author="PR Preview" w:date="2026-01-01T00:00:00Z">
        <w:r>
          <w:t xml:space="preserve"> </w:t>
        </w:r>
      </w:ins>
      <m:oMath>
        <m:sSub>
          <m:e>
            <m:r>
              <m:t>e</m:t>
            </m:r>
          </m:e>
          <m:sub>
            <m:r>
              <m:t>i</m:t>
            </m:r>
          </m:sub>
        </m:sSub>
      </m:oMath>
      <w:ins w:id="5654" w:author="PR Preview" w:date="2026-01-01T00:00:00Z">
        <w:r>
          <w:t xml:space="preserve">,</w:t>
        </w:r>
      </w:ins>
      <w:ins w:id="5655" w:author="PR Preview" w:date="2026-01-01T00:00:00Z">
        <w:r>
          <w:t xml:space="preserve"> </w:t>
        </w:r>
      </w:ins>
      <w:ins w:id="5656" w:author="PR Preview" w:date="2026-01-01T00:00:00Z">
        <w:r>
          <w:t xml:space="preserve">since the</w:t>
        </w:r>
      </w:ins>
      <w:ins w:id="56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5658" w:author="PR Preview" w:date="2026-01-01T00:00:00Z">
        <w:r>
          <w:t xml:space="preserve">’s span the intersection.</w:t>
        </w:r>
      </w:ins>
      <w:ins w:id="5659" w:author="PR Preview" w:date="2026-01-01T00:00:00Z">
        <w:r>
          <w:t xml:space="preserve"> </w:t>
        </w:r>
      </w:ins>
      <w:ins w:id="566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ins w:id="5661" w:author="PR Preview" w:date="2026-01-01T00:00:00Z">
        <w:r>
          <w:t xml:space="preserve">and because the</w:t>
        </w:r>
      </w:ins>
      <w:ins w:id="56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5663" w:author="PR Preview" w:date="2026-01-01T00:00:00Z">
        <w:r>
          <w:t xml:space="preserve">’s and</w:t>
        </w:r>
      </w:ins>
      <w:ins w:id="56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665" w:author="PR Preview" w:date="2026-01-01T00:00:00Z">
        <w:r>
          <w:t xml:space="preserve">’s are a basis of</w:t>
        </w:r>
      </w:ins>
      <w:ins w:id="566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667" w:author="PR Preview" w:date="2026-01-01T00:00:00Z">
        <w:r>
          <w:t xml:space="preserve">,</w:t>
        </w:r>
      </w:ins>
      <w:ins w:id="5668" w:author="PR Preview" w:date="2026-01-01T00:00:00Z">
        <w:r>
          <w:t xml:space="preserve"> </w:t>
        </w:r>
      </w:ins>
      <w:ins w:id="5669" w:author="PR Preview" w:date="2026-01-01T00:00:00Z">
        <w:r>
          <w:t xml:space="preserve">every</w:t>
        </w:r>
      </w:ins>
      <w:ins w:id="567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ins w:id="5671" w:author="PR Preview" w:date="2026-01-01T00:00:00Z">
        <w:r>
          <w:t xml:space="preserve">.</w:t>
        </w:r>
      </w:ins>
      <w:ins w:id="5672" w:author="PR Preview" w:date="2026-01-01T00:00:00Z">
        <w:r>
          <w:t xml:space="preserve"> </w:t>
        </w:r>
      </w:ins>
      <w:ins w:id="5673" w:author="PR Preview" w:date="2026-01-01T00:00:00Z">
        <w:r>
          <w:t xml:space="preserve">The supposed equation then reads</w:t>
        </w:r>
      </w:ins>
      <w:ins w:id="567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5675" w:author="PR Preview" w:date="2026-01-01T00:00:00Z">
        <w:r>
          <w:t xml:space="preserve">,</w:t>
        </w:r>
      </w:ins>
      <w:ins w:id="5676" w:author="PR Preview" w:date="2026-01-01T00:00:00Z">
        <w:r>
          <w:t xml:space="preserve"> </w:t>
        </w:r>
      </w:ins>
      <w:ins w:id="5677" w:author="PR Preview" w:date="2026-01-01T00:00:00Z">
        <w:r>
          <w:t xml:space="preserve">and because the</w:t>
        </w:r>
      </w:ins>
      <w:ins w:id="56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</m:oMath>
      <w:ins w:id="5679" w:author="PR Preview" w:date="2026-01-01T00:00:00Z">
        <w:r>
          <w:t xml:space="preserve">’s and</w:t>
        </w:r>
      </w:ins>
      <w:ins w:id="56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681" w:author="PR Preview" w:date="2026-01-01T00:00:00Z">
        <w:r>
          <w:t xml:space="preserve">’s are a basis of</w:t>
        </w:r>
      </w:ins>
      <w:ins w:id="56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683" w:author="PR Preview" w:date="2026-01-01T00:00:00Z">
        <w:r>
          <w:t xml:space="preserve">,</w:t>
        </w:r>
      </w:ins>
      <w:ins w:id="5684" w:author="PR Preview" w:date="2026-01-01T00:00:00Z">
        <w:r>
          <w:t xml:space="preserve"> </w:t>
        </w:r>
      </w:ins>
      <w:ins w:id="5685" w:author="PR Preview" w:date="2026-01-01T00:00:00Z">
        <w:r>
          <w:t xml:space="preserve">every</w:t>
        </w:r>
      </w:ins>
      <w:ins w:id="56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5687" w:author="PR Preview" w:date="2026-01-01T00:00:00Z">
        <w:r>
          <w:t xml:space="preserve"> </w:t>
        </w:r>
      </w:ins>
      <w:ins w:id="5688" w:author="PR Preview" w:date="2026-01-01T00:00:00Z">
        <w:r>
          <w:t xml:space="preserve">and</w:t>
        </w:r>
      </w:ins>
      <w:ins w:id="5689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j</m:t>
            </m:r>
          </m:sub>
        </m:sSub>
      </m:oMath>
      <w:ins w:id="5690" w:author="PR Preview" w:date="2026-01-01T00:00:00Z">
        <w:r>
          <w:t xml:space="preserve"> </w:t>
        </w:r>
      </w:ins>
      <w:ins w:id="5691" w:author="PR Preview" w:date="2026-01-01T00:00:00Z">
        <w:r>
          <w:t xml:space="preserve">is</w:t>
        </w:r>
      </w:ins>
      <w:ins w:id="5692" w:author="PR Preview" w:date="2026-01-01T00:00:00Z">
        <w:r>
          <w:t xml:space="preserve"> </w:t>
        </w:r>
      </w:ins>
      <m:oMath>
        <m:r>
          <m:t>0</m:t>
        </m:r>
      </m:oMath>
      <w:ins w:id="5693" w:author="PR Preview" w:date="2026-01-01T00:00:00Z">
        <w:r>
          <w:t xml:space="preserve">.</w:t>
        </w:r>
      </w:ins>
    </w:p>
    <w:p>
      <w:pPr>
        <w:pStyle w:val="BodyText"/>
      </w:pPr>
      <w:ins w:id="5694" w:author="PR Preview" w:date="2026-01-01T00:00:00Z">
        <w:r>
          <w:t xml:space="preserve">So</w:t>
        </w:r>
      </w:ins>
      <w:ins w:id="569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ins w:id="5696" w:author="PR Preview" w:date="2026-01-01T00:00:00Z">
        <w:r>
          <w:t xml:space="preserve">.</w:t>
        </w:r>
      </w:ins>
      <w:ins w:id="5697" w:author="PR Preview" w:date="2026-01-01T00:00:00Z">
        <w:r>
          <w:t xml:space="preserve"> </w:t>
        </w:r>
      </w:ins>
      <w:ins w:id="5698" w:author="PR Preview" w:date="2026-01-01T00:00:00Z">
        <w:r>
          <w:t xml:space="preserve">When some of the groups are empty</w:t>
        </w:r>
      </w:ins>
      <w:ins w:id="5699" w:author="PR Preview" w:date="2026-01-01T00:00:00Z">
        <w:r>
          <w:t xml:space="preserve"> </w:t>
        </w:r>
      </w:ins>
      <w:ins w:id="5700" w:author="PR Preview" w:date="2026-01-01T00:00:00Z">
        <w:r>
          <w:t xml:space="preserve">(for example</w:t>
        </w:r>
      </w:ins>
      <w:ins w:id="57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</m:oMath>
      <w:ins w:id="5702" w:author="PR Preview" w:date="2026-01-01T00:00:00Z">
        <w:r>
          <w:t xml:space="preserve">, or</w:t>
        </w:r>
      </w:ins>
      <w:ins w:id="570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704" w:author="PR Preview" w:date="2026-01-01T00:00:00Z">
        <w:r>
          <w:t xml:space="preserve">),</w:t>
        </w:r>
      </w:ins>
      <w:ins w:id="5705" w:author="PR Preview" w:date="2026-01-01T00:00:00Z">
        <w:r>
          <w:t xml:space="preserve"> </w:t>
        </w:r>
      </w:ins>
      <w:ins w:id="5706" w:author="PR Preview" w:date="2026-01-01T00:00:00Z">
        <w:r>
          <w:t xml:space="preserve">the sums over them are</w:t>
        </w:r>
      </w:ins>
      <w:ins w:id="57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5708" w:author="PR Preview" w:date="2026-01-01T00:00:00Z">
        <w:r>
          <w:t xml:space="preserve"> </w:t>
        </w:r>
      </w:ins>
      <w:ins w:id="5709" w:author="PR Preview" w:date="2026-01-01T00:00:00Z">
        <w:r>
          <w:t xml:space="preserve">and the argument goes through unchanged.</w:t>
        </w:r>
      </w:ins>
    </w:p>
    <w:bookmarkStart w:id="129" w:name="exm-dim-sum"/>
    <w:p>
      <w:pPr>
        <w:pStyle w:val="BodyText"/>
      </w:pPr>
      <w:ins w:id="5710" w:author="PR Preview" w:date="2026-01-01T00:00:00Z">
        <w:r>
          <w:rPr>
            <w:b/>
            <w:bCs/>
          </w:rPr>
          <w:t xml:space="preserve">Example 45 (Two planes in</w:t>
        </w:r>
      </w:ins>
      <w:ins w:id="571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712" w:author="PR Preview" w:date="2026-01-01T00:00:00Z">
        <w:r>
          <w:rPr>
            <w:b/>
            <w:bCs/>
          </w:rPr>
          <w:t xml:space="preserve">, by dimension)</w:t>
        </w:r>
      </w:ins>
      <w:ins w:id="5713" w:author="PR Preview" w:date="2026-01-01T00:00:00Z">
        <w:r>
          <w:t xml:space="preserve"> </w:t>
        </w:r>
      </w:ins>
      <w:ins w:id="5714" w:author="PR Preview" w:date="2026-01-01T00:00:00Z">
        <w:r>
          <w:t xml:space="preserve">For the planes</w:t>
        </w:r>
      </w:ins>
      <w:ins w:id="571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716" w:author="PR Preview" w:date="2026-01-01T00:00:00Z">
        <w:r>
          <w:t xml:space="preserve"> </w:t>
        </w:r>
      </w:ins>
      <w:ins w:id="5717" w:author="PR Preview" w:date="2026-01-01T00:00:00Z">
        <w:r>
          <w:t xml:space="preserve">and</w:t>
        </w:r>
      </w:ins>
      <w:ins w:id="57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719" w:author="PR Preview" w:date="2026-01-01T00:00:00Z">
        <w:r>
          <w:t xml:space="preserve"> </w:t>
        </w:r>
      </w:ins>
      <w:ins w:id="5720" w:author="PR Preview" w:date="2026-01-01T00:00:00Z">
        <w:r>
          <w:t xml:space="preserve">in</w:t>
        </w:r>
      </w:ins>
      <w:ins w:id="5721" w:author="PR Preview" w:date="2026-01-01T00:00:00Z">
        <w:r>
          <w:t xml:space="preserve"> </w:t>
        </w:r>
      </w:ins>
      <w:hyperlink w:anchor="exm-sum-intersection-subspace">
        <w:ins w:id="5722" w:author="PR Preview" w:date="2026-01-01T00:00:00Z">
          <w:r>
            <w:rPr>
              <w:rStyle w:val="Hyperlink"/>
            </w:rPr>
            <w:t xml:space="preserve">Example 44</w:t>
          </w:r>
        </w:ins>
      </w:hyperlink>
      <w:ins w:id="5723" w:author="PR Preview" w:date="2026-01-01T00:00:00Z">
        <w:r>
          <w:t xml:space="preserve">,</w:t>
        </w:r>
      </w:ins>
      <w:ins w:id="5724" w:author="PR Preview" w:date="2026-01-01T00:00:00Z">
        <w:r>
          <w:t xml:space="preserve"> </w:t>
        </w:r>
      </w:ins>
      <w:ins w:id="5725" w:author="PR Preview" w:date="2026-01-01T00:00:00Z">
        <w:r>
          <w:t xml:space="preserve">each has dimension</w:t>
        </w:r>
      </w:ins>
      <w:ins w:id="5726" w:author="PR Preview" w:date="2026-01-01T00:00:00Z">
        <w:r>
          <w:t xml:space="preserve"> </w:t>
        </w:r>
      </w:ins>
      <m:oMath>
        <m:r>
          <m:t>2</m:t>
        </m:r>
      </m:oMath>
      <w:ins w:id="5727" w:author="PR Preview" w:date="2026-01-01T00:00:00Z">
        <w:r>
          <w:t xml:space="preserve">:</w:t>
        </w:r>
      </w:ins>
      <w:ins w:id="5728" w:author="PR Preview" w:date="2026-01-01T00:00:00Z">
        <w:r>
          <w:t xml:space="preserve"> </w:t>
        </w:r>
      </w:ins>
      <w:ins w:id="5729" w:author="PR Preview" w:date="2026-01-01T00:00:00Z">
        <w:r>
          <w:t xml:space="preserve">the plane</w:t>
        </w:r>
      </w:ins>
      <w:ins w:id="5730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731" w:author="PR Preview" w:date="2026-01-01T00:00:00Z">
        <w:r>
          <w:t xml:space="preserve"> </w:t>
        </w:r>
      </w:ins>
      <w:ins w:id="5732" w:author="PR Preview" w:date="2026-01-01T00:00:00Z">
        <w:r>
          <w:t xml:space="preserve">has basis</w:t>
        </w:r>
      </w:ins>
      <w:ins w:id="57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734" w:author="PR Preview" w:date="2026-01-01T00:00:00Z">
        <w:r>
          <w:t xml:space="preserve"> </w:t>
        </w:r>
      </w:ins>
      <w:ins w:id="5735" w:author="PR Preview" w:date="2026-01-01T00:00:00Z">
        <w:r>
          <w:t xml:space="preserve">(</w:t>
        </w:r>
      </w:ins>
      <w:hyperlink w:anchor="exm-dimension">
        <w:ins w:id="5736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5737" w:author="PR Preview" w:date="2026-01-01T00:00:00Z">
        <w:r>
          <w:t xml:space="preserve">),</w:t>
        </w:r>
      </w:ins>
      <w:ins w:id="5738" w:author="PR Preview" w:date="2026-01-01T00:00:00Z">
        <w:r>
          <w:t xml:space="preserve"> </w:t>
        </w:r>
      </w:ins>
      <w:ins w:id="5739" w:author="PR Preview" w:date="2026-01-01T00:00:00Z">
        <w:r>
          <w:t xml:space="preserve">and the plane</w:t>
        </w:r>
      </w:ins>
      <w:ins w:id="57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5741" w:author="PR Preview" w:date="2026-01-01T00:00:00Z">
        <w:r>
          <w:t xml:space="preserve"> </w:t>
        </w:r>
      </w:ins>
      <w:ins w:id="5742" w:author="PR Preview" w:date="2026-01-01T00:00:00Z">
        <w:r>
          <w:t xml:space="preserve">has basis</w:t>
        </w:r>
      </w:ins>
      <w:ins w:id="57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744" w:author="PR Preview" w:date="2026-01-01T00:00:00Z">
        <w:r>
          <w:t xml:space="preserve"> </w:t>
        </w:r>
      </w:ins>
      <w:ins w:id="5745" w:author="PR Preview" w:date="2026-01-01T00:00:00Z">
        <w:r>
          <w:t xml:space="preserve">by the same argument.</w:t>
        </w:r>
      </w:ins>
      <w:ins w:id="5746" w:author="PR Preview" w:date="2026-01-01T00:00:00Z">
        <w:r>
          <w:t xml:space="preserve"> </w:t>
        </w:r>
      </w:ins>
      <w:ins w:id="5747" w:author="PR Preview" w:date="2026-01-01T00:00:00Z">
        <w:r>
          <w:t xml:space="preserve">Their intersection, the</w:t>
        </w:r>
      </w:ins>
      <w:ins w:id="5748" w:author="PR Preview" w:date="2026-01-01T00:00:00Z">
        <w:r>
          <w:t xml:space="preserve"> </w:t>
        </w:r>
      </w:ins>
      <m:oMath>
        <m:r>
          <m:t>y</m:t>
        </m:r>
      </m:oMath>
      <w:ins w:id="5749" w:author="PR Preview" w:date="2026-01-01T00:00:00Z">
        <w:r>
          <w:t xml:space="preserve">-axis</w:t>
        </w:r>
      </w:ins>
      <w:ins w:id="5750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751" w:author="PR Preview" w:date="2026-01-01T00:00:00Z">
        <w:r>
          <w:t xml:space="preserve">,</w:t>
        </w:r>
      </w:ins>
      <w:ins w:id="5752" w:author="PR Preview" w:date="2026-01-01T00:00:00Z">
        <w:r>
          <w:t xml:space="preserve"> </w:t>
        </w:r>
      </w:ins>
      <w:ins w:id="5753" w:author="PR Preview" w:date="2026-01-01T00:00:00Z">
        <w:r>
          <w:t xml:space="preserve">has dimension</w:t>
        </w:r>
      </w:ins>
      <w:ins w:id="5754" w:author="PR Preview" w:date="2026-01-01T00:00:00Z">
        <w:r>
          <w:t xml:space="preserve"> </w:t>
        </w:r>
      </w:ins>
      <m:oMath>
        <m:r>
          <m:t>1</m:t>
        </m:r>
      </m:oMath>
      <w:ins w:id="5755" w:author="PR Preview" w:date="2026-01-01T00:00:00Z">
        <w:r>
          <w:t xml:space="preserve">,</w:t>
        </w:r>
      </w:ins>
      <w:ins w:id="5756" w:author="PR Preview" w:date="2026-01-01T00:00:00Z">
        <w:r>
          <w:t xml:space="preserve"> </w:t>
        </w:r>
      </w:ins>
      <w:ins w:id="5757" w:author="PR Preview" w:date="2026-01-01T00:00:00Z">
        <w:r>
          <w:t xml:space="preserve">because the single nonzero vector</w:t>
        </w:r>
      </w:ins>
      <w:ins w:id="57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759" w:author="PR Preview" w:date="2026-01-01T00:00:00Z">
        <w:r>
          <w:t xml:space="preserve"> </w:t>
        </w:r>
      </w:ins>
      <w:ins w:id="5760" w:author="PR Preview" w:date="2026-01-01T00:00:00Z">
        <w:r>
          <w:t xml:space="preserve">is linearly independent</w:t>
        </w:r>
      </w:ins>
      <w:ins w:id="5761" w:author="PR Preview" w:date="2026-01-01T00:00:00Z">
        <w:r>
          <w:t xml:space="preserve"> </w:t>
        </w:r>
      </w:ins>
      <w:ins w:id="5762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763" w:author="PR Preview" w:date="2026-01-01T00:00:00Z">
        <w:r>
          <w:t xml:space="preserve"> </w:t>
        </w:r>
      </w:ins>
      <w:ins w:id="5764" w:author="PR Preview" w:date="2026-01-01T00:00:00Z">
        <w:r>
          <w:t xml:space="preserve">is</w:t>
        </w:r>
      </w:ins>
      <w:ins w:id="57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5766" w:author="PR Preview" w:date="2026-01-01T00:00:00Z">
        <w:r>
          <w:t xml:space="preserve"> </w:t>
        </w:r>
      </w:ins>
      <w:ins w:id="5767" w:author="PR Preview" w:date="2026-01-01T00:00:00Z">
        <w:r>
          <w:t xml:space="preserve">only if</w:t>
        </w:r>
      </w:ins>
      <w:ins w:id="576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5769" w:author="PR Preview" w:date="2026-01-01T00:00:00Z">
        <w:r>
          <w:t xml:space="preserve">)</w:t>
        </w:r>
      </w:ins>
      <w:ins w:id="5770" w:author="PR Preview" w:date="2026-01-01T00:00:00Z">
        <w:r>
          <w:t xml:space="preserve"> </w:t>
        </w:r>
      </w:ins>
      <w:ins w:id="5771" w:author="PR Preview" w:date="2026-01-01T00:00:00Z">
        <w:r>
          <w:t xml:space="preserve">and so is a basis of it.</w:t>
        </w:r>
      </w:ins>
      <w:ins w:id="5772" w:author="PR Preview" w:date="2026-01-01T00:00:00Z">
        <w:r>
          <w:t xml:space="preserve"> </w:t>
        </w:r>
      </w:ins>
      <w:hyperlink w:anchor="thm-dim-sum">
        <w:ins w:id="5773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5774" w:author="PR Preview" w:date="2026-01-01T00:00:00Z">
        <w:r>
          <w:t xml:space="preserve"> </w:t>
        </w:r>
      </w:ins>
      <w:ins w:id="5775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5776" w:author="PR Preview" w:date="2026-01-01T00:00:00Z">
        <w:r>
          <w:t xml:space="preserve">which agrees with</w:t>
        </w:r>
      </w:ins>
      <w:ins w:id="57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778" w:author="PR Preview" w:date="2026-01-01T00:00:00Z">
        <w:r>
          <w:t xml:space="preserve"> </w:t>
        </w:r>
      </w:ins>
      <w:ins w:id="5779" w:author="PR Preview" w:date="2026-01-01T00:00:00Z">
        <w:r>
          <w:t xml:space="preserve">(</w:t>
        </w:r>
      </w:ins>
      <w:hyperlink w:anchor="exm-sum-intersection-subspace">
        <w:ins w:id="5780" w:author="PR Preview" w:date="2026-01-01T00:00:00Z">
          <w:r>
            <w:rPr>
              <w:rStyle w:val="Hyperlink"/>
            </w:rPr>
            <w:t xml:space="preserve">Example 44</w:t>
          </w:r>
        </w:ins>
      </w:hyperlink>
      <w:ins w:id="5781" w:author="PR Preview" w:date="2026-01-01T00:00:00Z">
        <w:r>
          <w:t xml:space="preserve">)</w:t>
        </w:r>
      </w:ins>
      <w:ins w:id="5782" w:author="PR Preview" w:date="2026-01-01T00:00:00Z">
        <w:r>
          <w:t xml:space="preserve"> </w:t>
        </w:r>
      </w:ins>
      <w:ins w:id="5783" w:author="PR Preview" w:date="2026-01-01T00:00:00Z">
        <w:r>
          <w:t xml:space="preserve">and</w:t>
        </w:r>
      </w:ins>
      <w:ins w:id="5784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5785" w:author="PR Preview" w:date="2026-01-01T00:00:00Z">
        <w:r>
          <w:t xml:space="preserve"> </w:t>
        </w:r>
      </w:ins>
      <w:ins w:id="5786" w:author="PR Preview" w:date="2026-01-01T00:00:00Z">
        <w:r>
          <w:t xml:space="preserve">(</w:t>
        </w:r>
      </w:ins>
      <w:hyperlink w:anchor="exm-dimension">
        <w:ins w:id="5787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5788" w:author="PR Preview" w:date="2026-01-01T00:00:00Z">
        <w:r>
          <w:t xml:space="preserve">).</w:t>
        </w:r>
      </w:ins>
    </w:p>
    <w:bookmarkEnd w:id="129"/>
    <w:bookmarkStart w:id="130" w:name="cor-dim-subadditive"/>
    <w:p>
      <w:pPr>
        <w:pStyle w:val="BodyText"/>
      </w:pPr>
      <w:ins w:id="5789" w:author="PR Preview" w:date="2026-01-01T00:00:00Z">
        <w:r>
          <w:rPr>
            <w:b/>
            <w:bCs/>
          </w:rPr>
          <w:t xml:space="preserve">Corollary 2 (The dimension of a sum is at most the sum of the dimensions)</w:t>
        </w:r>
      </w:ins>
      <w:ins w:id="5790" w:author="PR Preview" w:date="2026-01-01T00:00:00Z">
        <w:r>
          <w:t xml:space="preserve"> </w:t>
        </w:r>
      </w:ins>
      <w:ins w:id="5791" w:author="PR Preview" w:date="2026-01-01T00:00:00Z">
        <w:r>
          <w:t xml:space="preserve">If</w:t>
        </w:r>
      </w:ins>
      <w:ins w:id="57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5793" w:author="PR Preview" w:date="2026-01-01T00:00:00Z">
        <w:r>
          <w:t xml:space="preserve"> </w:t>
        </w:r>
      </w:ins>
      <w:ins w:id="5794" w:author="PR Preview" w:date="2026-01-01T00:00:00Z">
        <w:r>
          <w:t xml:space="preserve">and</w:t>
        </w:r>
      </w:ins>
      <w:ins w:id="57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5796" w:author="PR Preview" w:date="2026-01-01T00:00:00Z">
        <w:r>
          <w:t xml:space="preserve"> </w:t>
        </w:r>
      </w:ins>
      <w:ins w:id="5797" w:author="PR Preview" w:date="2026-01-01T00:00:00Z">
        <w:r>
          <w:t xml:space="preserve">are subspaces of</w:t>
        </w:r>
      </w:ins>
      <w:ins w:id="57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799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800" w:author="PR Preview" w:date="2026-01-01T00:00:00Z">
        <w:r>
          <w:t xml:space="preserve">with equality exactly when</w:t>
        </w:r>
      </w:ins>
      <w:ins w:id="58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5802" w:author="PR Preview" w:date="2026-01-01T00:00:00Z">
        <w:r>
          <w:t xml:space="preserve">.</w:t>
        </w:r>
      </w:ins>
    </w:p>
    <w:bookmarkEnd w:id="130"/>
    <w:p>
      <w:pPr>
        <w:pStyle w:val="BodyText"/>
      </w:pPr>
      <w:ins w:id="5803" w:author="PR Preview" w:date="2026-01-01T00:00:00Z">
        <w:r>
          <w:rPr>
            <w:i/>
            <w:iCs/>
          </w:rPr>
          <w:t xml:space="preserve">Proof</w:t>
        </w:r>
      </w:ins>
      <w:ins w:id="5804" w:author="PR Preview" w:date="2026-01-01T00:00:00Z">
        <w:r>
          <w:t xml:space="preserve">. </w:t>
        </w:r>
      </w:ins>
      <w:ins w:id="5805" w:author="PR Preview" w:date="2026-01-01T00:00:00Z">
        <w:r>
          <w:t xml:space="preserve">By</w:t>
        </w:r>
      </w:ins>
      <w:ins w:id="5806" w:author="PR Preview" w:date="2026-01-01T00:00:00Z">
        <w:r>
          <w:t xml:space="preserve"> </w:t>
        </w:r>
      </w:ins>
      <w:hyperlink w:anchor="thm-dim-sum">
        <w:ins w:id="5807" w:author="PR Preview" w:date="2026-01-01T00:00:00Z">
          <w:r>
            <w:rPr>
              <w:rStyle w:val="Hyperlink"/>
            </w:rPr>
            <w:t xml:space="preserve">Theorem 25</w:t>
          </w:r>
        </w:ins>
      </w:hyperlink>
      <w:ins w:id="5808" w:author="PR Preview" w:date="2026-01-01T00:00:00Z">
        <w:r>
          <w:t xml:space="preserve">, the two sides differ by</w:t>
        </w:r>
      </w:ins>
      <w:ins w:id="580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5810" w:author="PR Preview" w:date="2026-01-01T00:00:00Z">
        <w:r>
          <w:t xml:space="preserve">.</w:t>
        </w:r>
      </w:ins>
      <w:ins w:id="5811" w:author="PR Preview" w:date="2026-01-01T00:00:00Z">
        <w:r>
          <w:t xml:space="preserve"> </w:t>
        </w:r>
      </w:ins>
      <w:ins w:id="5812" w:author="PR Preview" w:date="2026-01-01T00:00:00Z">
        <w:r>
          <w:t xml:space="preserve">That dimension is</w:t>
        </w:r>
      </w:ins>
      <w:ins w:id="5813" w:author="PR Preview" w:date="2026-01-01T00:00:00Z">
        <w:r>
          <w:t xml:space="preserve"> </w:t>
        </w:r>
      </w:ins>
      <m:oMath>
        <m:r>
          <m:t>0</m:t>
        </m:r>
      </m:oMath>
      <w:ins w:id="5814" w:author="PR Preview" w:date="2026-01-01T00:00:00Z">
        <w:r>
          <w:t xml:space="preserve"> </w:t>
        </w:r>
      </w:ins>
      <w:ins w:id="5815" w:author="PR Preview" w:date="2026-01-01T00:00:00Z">
        <w:r>
          <w:t xml:space="preserve">exactly when a basis of the intersection is the empty list,</w:t>
        </w:r>
      </w:ins>
      <w:ins w:id="5816" w:author="PR Preview" w:date="2026-01-01T00:00:00Z">
        <w:r>
          <w:t xml:space="preserve"> </w:t>
        </w:r>
      </w:ins>
      <w:ins w:id="5817" w:author="PR Preview" w:date="2026-01-01T00:00:00Z">
        <w:r>
          <w:t xml:space="preserve">that is, when the intersection is the span of the empty list,</w:t>
        </w:r>
      </w:ins>
      <w:ins w:id="581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5819" w:author="PR Preview" w:date="2026-01-01T00:00:00Z">
        <w:r>
          <w:t xml:space="preserve"> </w:t>
        </w:r>
      </w:ins>
      <w:ins w:id="5820" w:author="PR Preview" w:date="2026-01-01T00:00:00Z">
        <w:r>
          <w:t xml:space="preserve">(</w:t>
        </w:r>
      </w:ins>
      <w:hyperlink w:anchor="def-span">
        <w:ins w:id="582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5822" w:author="PR Preview" w:date="2026-01-01T00:00:00Z">
        <w:r>
          <w:t xml:space="preserve">,</w:t>
        </w:r>
      </w:ins>
      <w:ins w:id="5823" w:author="PR Preview" w:date="2026-01-01T00:00:00Z">
        <w:r>
          <w:t xml:space="preserve"> </w:t>
        </w:r>
      </w:ins>
      <w:hyperlink w:anchor="exm-dimension">
        <w:ins w:id="582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5825" w:author="PR Preview" w:date="2026-01-01T00:00:00Z">
        <w:r>
          <w:t xml:space="preserve">).</w:t>
        </w:r>
      </w:ins>
    </w:p>
    <w:bookmarkStart w:id="132" w:name="exm-dim-subadditive"/>
    <w:p>
      <w:pPr>
        <w:pStyle w:val="BodyText"/>
      </w:pPr>
      <w:ins w:id="5826" w:author="PR Preview" w:date="2026-01-01T00:00:00Z">
        <w:r>
          <w:rPr>
            <w:b/>
            <w:bCs/>
          </w:rPr>
          <w:t xml:space="preserve">Example 46 (Equality and strict inequality)</w:t>
        </w:r>
      </w:ins>
      <w:ins w:id="5827" w:author="PR Preview" w:date="2026-01-01T00:00:00Z">
        <w:r>
          <w:t xml:space="preserve"> </w:t>
        </w:r>
      </w:ins>
      <w:ins w:id="5828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w:ins w:id="5829" w:author="PR Preview" w:date="2026-01-01T00:00:00Z">
        <w:r>
          <w:t xml:space="preserve">For the lines</w:t>
        </w:r>
      </w:ins>
      <w:ins w:id="583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831" w:author="PR Preview" w:date="2026-01-01T00:00:00Z">
        <w:r>
          <w:t xml:space="preserve"> </w:t>
        </w:r>
      </w:ins>
      <w:ins w:id="5832" w:author="PR Preview" w:date="2026-01-01T00:00:00Z">
        <w:r>
          <w:t xml:space="preserve">and</w:t>
        </w:r>
      </w:ins>
      <w:ins w:id="583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5834" w:author="PR Preview" w:date="2026-01-01T00:00:00Z">
        <w:r>
          <w:t xml:space="preserve"> </w:t>
        </w:r>
      </w:ins>
      <w:ins w:id="5835" w:author="PR Preview" w:date="2026-01-01T00:00:00Z">
        <w:r>
          <w:t xml:space="preserve">in</w:t>
        </w:r>
      </w:ins>
      <w:ins w:id="5836" w:author="PR Preview" w:date="2026-01-01T00:00:00Z">
        <w:r>
          <w:t xml:space="preserve"> </w:t>
        </w:r>
      </w:ins>
      <w:hyperlink w:anchor="exm-subspace-sum">
        <w:ins w:id="5837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838" w:author="PR Preview" w:date="2026-01-01T00:00:00Z">
        <w:r>
          <w:t xml:space="preserve">,</w:t>
        </w:r>
      </w:ins>
      <w:ins w:id="5839" w:author="PR Preview" w:date="2026-01-01T00:00:00Z">
        <w:r>
          <w:t xml:space="preserve"> </w:t>
        </w:r>
      </w:ins>
      <w:ins w:id="5840" w:author="PR Preview" w:date="2026-01-01T00:00:00Z">
        <w:r>
          <w:t xml:space="preserve">a common vector satisfies</w:t>
        </w:r>
      </w:ins>
      <w:ins w:id="5841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842" w:author="PR Preview" w:date="2026-01-01T00:00:00Z">
        <w:r>
          <w:t xml:space="preserve">,</w:t>
        </w:r>
      </w:ins>
      <w:ins w:id="5843" w:author="PR Preview" w:date="2026-01-01T00:00:00Z">
        <w:r>
          <w:t xml:space="preserve"> </w:t>
        </w:r>
      </w:ins>
      <w:ins w:id="5844" w:author="PR Preview" w:date="2026-01-01T00:00:00Z">
        <w:r>
          <w:t xml:space="preserve">so</w:t>
        </w:r>
      </w:ins>
      <w:ins w:id="58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5846" w:author="PR Preview" w:date="2026-01-01T00:00:00Z">
        <w:r>
          <w:t xml:space="preserve"> </w:t>
        </w:r>
      </w:ins>
      <w:ins w:id="584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5848" w:author="PR Preview" w:date="2026-01-01T00:00:00Z">
        <w:r>
          <w:t xml:space="preserve">The intersection is</w:t>
        </w:r>
      </w:ins>
      <w:ins w:id="584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5850" w:author="PR Preview" w:date="2026-01-01T00:00:00Z">
        <w:r>
          <w:t xml:space="preserve">,</w:t>
        </w:r>
      </w:ins>
      <w:ins w:id="5851" w:author="PR Preview" w:date="2026-01-01T00:00:00Z">
        <w:r>
          <w:t xml:space="preserve"> </w:t>
        </w:r>
      </w:ins>
      <w:ins w:id="5852" w:author="PR Preview" w:date="2026-01-01T00:00:00Z">
        <w:r>
          <w:t xml:space="preserve">and indeed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5853" w:author="PR Preview" w:date="2026-01-01T00:00:00Z">
        <w:r>
          <w:t xml:space="preserve">the sum is the plane</w:t>
        </w:r>
      </w:ins>
      <w:ins w:id="585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5855" w:author="PR Preview" w:date="2026-01-01T00:00:00Z">
        <w:r>
          <w:t xml:space="preserve"> </w:t>
        </w:r>
      </w:ins>
      <w:ins w:id="5856" w:author="PR Preview" w:date="2026-01-01T00:00:00Z">
        <w:r>
          <w:t xml:space="preserve">(</w:t>
        </w:r>
      </w:ins>
      <w:hyperlink w:anchor="exm-subspace-sum">
        <w:ins w:id="5857" w:author="PR Preview" w:date="2026-01-01T00:00:00Z">
          <w:r>
            <w:rPr>
              <w:rStyle w:val="Hyperlink"/>
            </w:rPr>
            <w:t xml:space="preserve">Example 42</w:t>
          </w:r>
        </w:ins>
      </w:hyperlink>
      <w:ins w:id="5858" w:author="PR Preview" w:date="2026-01-01T00:00:00Z">
        <w:r>
          <w:t xml:space="preserve">),</w:t>
        </w:r>
      </w:ins>
      <w:ins w:id="5859" w:author="PR Preview" w:date="2026-01-01T00:00:00Z">
        <w:r>
          <w:t xml:space="preserve"> </w:t>
        </w:r>
      </w:ins>
      <w:ins w:id="5860" w:author="PR Preview" w:date="2026-01-01T00:00:00Z">
        <w:r>
          <w:t xml:space="preserve">which has dimension</w:t>
        </w:r>
      </w:ins>
      <w:ins w:id="5861" w:author="PR Preview" w:date="2026-01-01T00:00:00Z">
        <w:r>
          <w:t xml:space="preserve"> </w:t>
        </w:r>
      </w:ins>
      <m:oMath>
        <m:r>
          <m:t>2</m:t>
        </m:r>
      </m:oMath>
      <w:ins w:id="5862" w:author="PR Preview" w:date="2026-01-01T00:00:00Z">
        <w:r>
          <w:t xml:space="preserve"> </w:t>
        </w:r>
      </w:ins>
      <w:ins w:id="5863" w:author="PR Preview" w:date="2026-01-01T00:00:00Z">
        <w:r>
          <w:t xml:space="preserve">(</w:t>
        </w:r>
      </w:ins>
      <w:hyperlink w:anchor="exm-dimension">
        <w:ins w:id="586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5865" w:author="PR Preview" w:date="2026-01-01T00:00:00Z">
        <w:r>
          <w:t xml:space="preserve">),</w:t>
        </w:r>
      </w:ins>
      <w:ins w:id="5866" w:author="PR Preview" w:date="2026-01-01T00:00:00Z">
        <w:r>
          <w:t xml:space="preserve"> </w:t>
        </w:r>
      </w:ins>
      <w:ins w:id="5867" w:author="PR Preview" w:date="2026-01-01T00:00:00Z">
        <w:r>
          <w:t xml:space="preserve">and each line has dimension</w:t>
        </w:r>
      </w:ins>
      <w:ins w:id="5868" w:author="PR Preview" w:date="2026-01-01T00:00:00Z">
        <w:r>
          <w:t xml:space="preserve"> </w:t>
        </w:r>
      </w:ins>
      <m:oMath>
        <m:r>
          <m:t>1</m:t>
        </m:r>
      </m:oMath>
      <w:ins w:id="5869" w:author="PR Preview" w:date="2026-01-01T00:00:00Z">
        <w:r>
          <w:t xml:space="preserve">, with its spanning vector as a basis.</w:t>
        </w:r>
      </w:ins>
    </w:p>
    <w:p>
      <w:pPr>
        <w:numPr>
          <w:ilvl w:val="0"/>
          <w:numId w:val="1019"/>
        </w:numPr>
      </w:pPr>
      <w:ins w:id="5870" w:author="PR Preview" w:date="2026-01-01T00:00:00Z">
        <w:r>
          <w:t xml:space="preserve">For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5871" w:author="PR Preview" w:date="2026-01-01T00:00:00Z">
        <w:r>
          <w:t xml:space="preserve">the sum is the same line,</w:t>
        </w:r>
      </w:ins>
      <w:ins w:id="5872" w:author="PR Preview" w:date="2026-01-01T00:00:00Z">
        <w:r>
          <w:t xml:space="preserve"> </w:t>
        </w:r>
      </w:ins>
      <w:ins w:id="5873" w:author="PR Preview" w:date="2026-01-01T00:00:00Z">
        <w:r>
          <w:t xml:space="preserve">because</w:t>
        </w:r>
      </w:ins>
      <w:ins w:id="5874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875" w:author="PR Preview" w:date="2026-01-01T00:00:00Z">
        <w:r>
          <w:t xml:space="preserve">,</w:t>
        </w:r>
      </w:ins>
      <w:ins w:id="5876" w:author="PR Preview" w:date="2026-01-01T00:00:00Z">
        <w:r>
          <w:t xml:space="preserve"> </w:t>
        </w:r>
      </w:ins>
      <w:ins w:id="5877" w:author="PR Preview" w:date="2026-01-01T00:00:00Z">
        <w:r>
          <w:t xml:space="preserve">so</w:t>
        </w:r>
      </w:ins>
      <w:ins w:id="5878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5879" w:author="PR Preview" w:date="2026-01-01T00:00:00Z">
        <w:r>
          <w:t xml:space="preserve">,</w:t>
        </w:r>
      </w:ins>
      <w:ins w:id="5880" w:author="PR Preview" w:date="2026-01-01T00:00:00Z">
        <w:r>
          <w:t xml:space="preserve"> </w:t>
        </w:r>
      </w:ins>
      <w:ins w:id="5881" w:author="PR Preview" w:date="2026-01-01T00:00:00Z">
        <w:r>
          <w:t xml:space="preserve">a</w:t>
        </w:r>
      </w:ins>
      <w:ins w:id="5882" w:author="PR Preview" w:date="2026-01-01T00:00:00Z">
        <w:r>
          <w:t xml:space="preserve"> </w:t>
        </w:r>
      </w:ins>
      <w:hyperlink r:id="rId131">
        <w:ins w:id="5883" w:author="PR Preview" w:date="2026-01-01T00:00:00Z">
          <w:r>
            <w:rPr>
              <w:rStyle w:val="Hyperlink"/>
            </w:rPr>
            <w:t xml:space="preserve">strict inequality</w:t>
          </w:r>
        </w:ins>
      </w:hyperlink>
      <w:ins w:id="5884" w:author="PR Preview" w:date="2026-01-01T00:00:00Z">
        <w:r>
          <w:t xml:space="preserve">.</w:t>
        </w:r>
      </w:ins>
    </w:p>
    <w:bookmarkEnd w:id="132"/>
    <w:bookmarkStart w:id="133" w:name="thm-rank-subadditive"/>
    <w:p>
      <w:pPr>
        <w:pStyle w:val="FirstParagraph"/>
      </w:pPr>
      <w:ins w:id="5885" w:author="PR Preview" w:date="2026-01-01T00:00:00Z">
        <w:r>
          <w:rPr>
            <w:b/>
            <w:bCs/>
          </w:rPr>
          <w:t xml:space="preserve">Theorem 26 (Rank is subadditive)</w:t>
        </w:r>
      </w:ins>
      <w:ins w:id="5886" w:author="PR Preview" w:date="2026-01-01T00:00:00Z">
        <w:r>
          <w:t xml:space="preserve"> </w:t>
        </w:r>
      </w:ins>
      <w:ins w:id="5887" w:author="PR Preview" w:date="2026-01-01T00:00:00Z">
        <w:r>
          <w:t xml:space="preserve">For</w:t>
        </w:r>
      </w:ins>
      <w:ins w:id="58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889" w:author="PR Preview" w:date="2026-01-01T00:00:00Z">
        <w:r>
          <w:t xml:space="preserve"> </w:t>
        </w:r>
      </w:ins>
      <w:ins w:id="5890" w:author="PR Preview" w:date="2026-01-01T00:00:00Z">
        <w:r>
          <w:t xml:space="preserve">matrices</w:t>
        </w:r>
      </w:ins>
      <w:ins w:id="58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892" w:author="PR Preview" w:date="2026-01-01T00:00:00Z">
        <w:r>
          <w:t xml:space="preserve"> </w:t>
        </w:r>
      </w:ins>
      <w:ins w:id="5893" w:author="PR Preview" w:date="2026-01-01T00:00:00Z">
        <w:r>
          <w:t xml:space="preserve">and</w:t>
        </w:r>
      </w:ins>
      <w:ins w:id="589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589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3"/>
    <w:p>
      <w:pPr>
        <w:pStyle w:val="FirstParagraph"/>
      </w:pPr>
      <w:ins w:id="5896" w:author="PR Preview" w:date="2026-01-01T00:00:00Z">
        <w:r>
          <w:rPr>
            <w:i/>
            <w:iCs/>
          </w:rPr>
          <w:t xml:space="preserve">Proof</w:t>
        </w:r>
      </w:ins>
      <w:ins w:id="5897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5898" w:author="PR Preview" w:date="2026-01-01T00:00:00Z">
        <w:r>
          <w:rPr>
            <w:b/>
            <w:bCs/>
          </w:rPr>
          <w:t xml:space="preserve">.</w:t>
        </w:r>
      </w:ins>
      <w:ins w:id="5899" w:author="PR Preview" w:date="2026-01-01T00:00:00Z">
        <w:r>
          <w:t xml:space="preserve"> </w:t>
        </w:r>
      </w:ins>
      <w:ins w:id="5900" w:author="PR Preview" w:date="2026-01-01T00:00:00Z">
        <w:r>
          <w:t xml:space="preserve">Any vector of</w:t>
        </w:r>
      </w:ins>
      <w:ins w:id="590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5902" w:author="PR Preview" w:date="2026-01-01T00:00:00Z">
        <w:r>
          <w:t xml:space="preserve"> </w:t>
        </w:r>
      </w:ins>
      <w:ins w:id="5903" w:author="PR Preview" w:date="2026-01-01T00:00:00Z">
        <w:r>
          <w:t xml:space="preserve">is</w:t>
        </w:r>
      </w:ins>
      <w:ins w:id="59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ins w:id="5905" w:author="PR Preview" w:date="2026-01-01T00:00:00Z">
        <w:r>
          <w:t xml:space="preserve"> </w:t>
        </w:r>
      </w:ins>
      <w:ins w:id="5906" w:author="PR Preview" w:date="2026-01-01T00:00:00Z">
        <w:r>
          <w:t xml:space="preserve">for some</w:t>
        </w:r>
      </w:ins>
      <w:ins w:id="59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5908" w:author="PR Preview" w:date="2026-01-01T00:00:00Z">
        <w:r>
          <w:t xml:space="preserve"> </w:t>
        </w:r>
      </w:ins>
      <w:ins w:id="5909" w:author="PR Preview" w:date="2026-01-01T00:00:00Z">
        <w:r>
          <w:t xml:space="preserve">(</w:t>
        </w:r>
      </w:ins>
      <w:hyperlink w:anchor="def-column-space">
        <w:ins w:id="591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5911" w:author="PR Preview" w:date="2026-01-01T00:00:00Z">
        <w:r>
          <w:t xml:space="preserve">), and</w:t>
        </w:r>
      </w:ins>
      <w:ins w:id="59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ins w:id="5913" w:author="PR Preview" w:date="2026-01-01T00:00:00Z">
        <w:r>
          <w:t xml:space="preserve"> </w:t>
        </w:r>
      </w:ins>
      <w:ins w:id="5914" w:author="PR Preview" w:date="2026-01-01T00:00:00Z">
        <w:r>
          <w:t xml:space="preserve">(</w:t>
        </w:r>
      </w:ins>
      <w:hyperlink r:id="rId134">
        <w:ins w:id="5915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5916" w:author="PR Preview" w:date="2026-01-01T00:00:00Z">
        <w:r>
          <w:t xml:space="preserve">, with</w:t>
        </w:r>
      </w:ins>
      <w:ins w:id="59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918" w:author="PR Preview" w:date="2026-01-01T00:00:00Z">
        <w:r>
          <w:t xml:space="preserve"> </w:t>
        </w:r>
      </w:ins>
      <w:ins w:id="5919" w:author="PR Preview" w:date="2026-01-01T00:00:00Z">
        <w:r>
          <w:t xml:space="preserve">as an</w:t>
        </w:r>
      </w:ins>
      <w:ins w:id="59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5921" w:author="PR Preview" w:date="2026-01-01T00:00:00Z">
        <w:r>
          <w:t xml:space="preserve"> </w:t>
        </w:r>
      </w:ins>
      <w:ins w:id="5922" w:author="PR Preview" w:date="2026-01-01T00:00:00Z">
        <w:r>
          <w:t xml:space="preserve">matrix),</w:t>
        </w:r>
      </w:ins>
      <w:ins w:id="5923" w:author="PR Preview" w:date="2026-01-01T00:00:00Z">
        <w:r>
          <w:t xml:space="preserve"> </w:t>
        </w:r>
      </w:ins>
      <w:ins w:id="5924" w:author="PR Preview" w:date="2026-01-01T00:00:00Z">
        <w:r>
          <w:t xml:space="preserve">a vector of</w:t>
        </w:r>
      </w:ins>
      <w:ins w:id="59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926" w:author="PR Preview" w:date="2026-01-01T00:00:00Z">
        <w:r>
          <w:t xml:space="preserve"> </w:t>
        </w:r>
      </w:ins>
      <w:ins w:id="5927" w:author="PR Preview" w:date="2026-01-01T00:00:00Z">
        <w:r>
          <w:t xml:space="preserve">plus a vector of</w:t>
        </w:r>
      </w:ins>
      <w:ins w:id="59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5929" w:author="PR Preview" w:date="2026-01-01T00:00:00Z">
        <w:r>
          <w:t xml:space="preserve">.</w:t>
        </w:r>
      </w:ins>
    </w:p>
    <w:p>
      <w:pPr>
        <w:pStyle w:val="BodyText"/>
      </w:pPr>
      <w:ins w:id="5930" w:author="PR Preview" w:date="2026-01-01T00:00:00Z">
        <w:r>
          <w:rPr>
            <w:b/>
            <w:bCs/>
          </w:rPr>
          <w:t xml:space="preserve">Compare dimensions.</w:t>
        </w:r>
      </w:ins>
      <w:ins w:id="5931" w:author="PR Preview" w:date="2026-01-01T00:00:00Z">
        <w:r>
          <w:t xml:space="preserve"> </w:t>
        </w:r>
      </w:ins>
      <w:ins w:id="5932" w:author="PR Preview" w:date="2026-01-01T00:00:00Z">
        <w:r>
          <w:t xml:space="preserve">All the sets involved are subspaces of</w:t>
        </w:r>
      </w:ins>
      <w:ins w:id="59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934" w:author="PR Preview" w:date="2026-01-01T00:00:00Z">
        <w:r>
          <w:t xml:space="preserve"> </w:t>
        </w:r>
      </w:ins>
      <w:ins w:id="5935" w:author="PR Preview" w:date="2026-01-01T00:00:00Z">
        <w:r>
          <w:t xml:space="preserve">(</w:t>
        </w:r>
      </w:ins>
      <w:hyperlink w:anchor="thm-column-space-span">
        <w:ins w:id="593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5937" w:author="PR Preview" w:date="2026-01-01T00:00:00Z">
        <w:r>
          <w:t xml:space="preserve">,</w:t>
        </w:r>
      </w:ins>
      <w:ins w:id="5938" w:author="PR Preview" w:date="2026-01-01T00:00:00Z">
        <w:r>
          <w:t xml:space="preserve"> </w:t>
        </w:r>
      </w:ins>
      <w:hyperlink w:anchor="thm-sum-intersection-subspace">
        <w:ins w:id="5939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5940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rank-subadditive"/>
    <w:p>
      <w:pPr>
        <w:pStyle w:val="FirstParagraph"/>
      </w:pPr>
      <w:ins w:id="5941" w:author="PR Preview" w:date="2026-01-01T00:00:00Z">
        <w:r>
          <w:rPr>
            <w:b/>
            <w:bCs/>
          </w:rPr>
          <w:t xml:space="preserve">Example 47 (Subadditivity with equality and without)</w:t>
        </w:r>
      </w:ins>
      <w:ins w:id="5942" w:author="PR Preview" w:date="2026-01-01T00:00:00Z">
        <w:r>
          <w:t xml:space="preserve"> </w:t>
        </w:r>
      </w:ins>
      <w:ins w:id="5943" w:author="PR Preview" w:date="2026-01-01T00:00:00Z">
        <w:r>
          <w:t xml:space="preserve">Let</w:t>
        </w:r>
      </w:ins>
      <w:ins w:id="594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5945" w:author="PR Preview" w:date="2026-01-01T00:00:00Z">
        <w:r>
          <w:t xml:space="preserve"> </w:t>
        </w:r>
      </w:ins>
      <w:ins w:id="5946" w:author="PR Preview" w:date="2026-01-01T00:00:00Z">
        <w:r>
          <w:t xml:space="preserve">and</w:t>
        </w:r>
      </w:ins>
      <w:ins w:id="594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948" w:author="PR Preview" w:date="2026-01-01T00:00:00Z">
        <w:r>
          <w:t xml:space="preserve">.</w:t>
        </w:r>
      </w:ins>
      <w:ins w:id="5949" w:author="PR Preview" w:date="2026-01-01T00:00:00Z">
        <w:r>
          <w:t xml:space="preserve"> </w:t>
        </w:r>
      </w:ins>
      <w:ins w:id="5950" w:author="PR Preview" w:date="2026-01-01T00:00:00Z">
        <w:r>
          <w:t xml:space="preserve">Each has one nonzero column and one zero column.</w:t>
        </w:r>
      </w:ins>
      <w:ins w:id="5951" w:author="PR Preview" w:date="2026-01-01T00:00:00Z">
        <w:r>
          <w:t xml:space="preserve"> </w:t>
        </w:r>
      </w:ins>
      <w:ins w:id="5952" w:author="PR Preview" w:date="2026-01-01T00:00:00Z">
        <w:r>
          <w:t xml:space="preserve">The nonzero column on its own is linearly independent</w:t>
        </w:r>
      </w:ins>
      <w:ins w:id="5953" w:author="PR Preview" w:date="2026-01-01T00:00:00Z">
        <w:r>
          <w:t xml:space="preserve"> </w:t>
        </w:r>
      </w:ins>
      <w:ins w:id="5954" w:author="PR Preview" w:date="2026-01-01T00:00:00Z">
        <w:r>
          <w:t xml:space="preserve">(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5955" w:author="PR Preview" w:date="2026-01-01T00:00:00Z">
        <w:r>
          <w:t xml:space="preserve"> </w:t>
        </w:r>
      </w:ins>
      <w:ins w:id="5956" w:author="PR Preview" w:date="2026-01-01T00:00:00Z">
        <w:r>
          <w:t xml:space="preserve">with</w:t>
        </w:r>
      </w:ins>
      <w:ins w:id="59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5958" w:author="PR Preview" w:date="2026-01-01T00:00:00Z">
        <w:r>
          <w:t xml:space="preserve"> </w:t>
        </w:r>
      </w:ins>
      <w:ins w:id="5959" w:author="PR Preview" w:date="2026-01-01T00:00:00Z">
        <w:r>
          <w:t xml:space="preserve">forces</w:t>
        </w:r>
      </w:ins>
      <w:ins w:id="596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5961" w:author="PR Preview" w:date="2026-01-01T00:00:00Z">
        <w:r>
          <w:t xml:space="preserve">),</w:t>
        </w:r>
      </w:ins>
      <w:ins w:id="5962" w:author="PR Preview" w:date="2026-01-01T00:00:00Z">
        <w:r>
          <w:t xml:space="preserve"> </w:t>
        </w:r>
      </w:ins>
      <w:ins w:id="5963" w:author="PR Preview" w:date="2026-01-01T00:00:00Z">
        <w:r>
          <w:t xml:space="preserve">and the two columns together are not,</w:t>
        </w:r>
      </w:ins>
      <w:ins w:id="5964" w:author="PR Preview" w:date="2026-01-01T00:00:00Z">
        <w:r>
          <w:t xml:space="preserve"> </w:t>
        </w:r>
      </w:ins>
      <w:ins w:id="5965" w:author="PR Preview" w:date="2026-01-01T00:00:00Z">
        <w:r>
          <w:t xml:space="preserve">since</w:t>
        </w:r>
      </w:ins>
      <w:ins w:id="5966" w:author="PR Preview" w:date="2026-01-01T00:00:00Z">
        <w:r>
          <w:t xml:space="preserve"> </w:t>
        </w:r>
      </w:ins>
      <m:oMath>
        <m:r>
          <m:t>1</m:t>
        </m:r>
      </m:oMath>
      <w:ins w:id="5967" w:author="PR Preview" w:date="2026-01-01T00:00:00Z">
        <w:r>
          <w:t xml:space="preserve"> </w:t>
        </w:r>
      </w:ins>
      <w:ins w:id="5968" w:author="PR Preview" w:date="2026-01-01T00:00:00Z">
        <w:r>
          <w:t xml:space="preserve">times the zero column is</w:t>
        </w:r>
      </w:ins>
      <w:ins w:id="596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5970" w:author="PR Preview" w:date="2026-01-01T00:00:00Z">
        <w:r>
          <w:t xml:space="preserve">;</w:t>
        </w:r>
      </w:ins>
      <w:ins w:id="5971" w:author="PR Preview" w:date="2026-01-01T00:00:00Z">
        <w:r>
          <w:t xml:space="preserve"> </w:t>
        </w:r>
      </w:ins>
      <w:ins w:id="5972" w:author="PR Preview" w:date="2026-01-01T00:00:00Z">
        <w:r>
          <w:t xml:space="preserve">so each matrix has rank</w:t>
        </w:r>
      </w:ins>
      <w:ins w:id="5973" w:author="PR Preview" w:date="2026-01-01T00:00:00Z">
        <w:r>
          <w:t xml:space="preserve"> </w:t>
        </w:r>
      </w:ins>
      <m:oMath>
        <m:r>
          <m:t>1</m:t>
        </m:r>
      </m:oMath>
      <w:ins w:id="5974" w:author="PR Preview" w:date="2026-01-01T00:00:00Z">
        <w:r>
          <w:t xml:space="preserve"> </w:t>
        </w:r>
      </w:ins>
      <w:ins w:id="5975" w:author="PR Preview" w:date="2026-01-01T00:00:00Z">
        <w:r>
          <w:t xml:space="preserve">(</w:t>
        </w:r>
      </w:ins>
      <w:hyperlink w:anchor="def-rank">
        <w:ins w:id="597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977" w:author="PR Preview" w:date="2026-01-01T00:00:00Z">
        <w:r>
          <w:t xml:space="preserve">).</w:t>
        </w:r>
      </w:ins>
      <w:ins w:id="5978" w:author="PR Preview" w:date="2026-01-01T00:00:00Z">
        <w:r>
          <w:t xml:space="preserve"> </w:t>
        </w:r>
      </w:ins>
      <w:ins w:id="5979" w:author="PR Preview" w:date="2026-01-01T00:00:00Z">
        <w:r>
          <w:t xml:space="preserve">By the same argument,</w:t>
        </w:r>
      </w:ins>
      <w:ins w:id="598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ins w:id="5981" w:author="PR Preview" w:date="2026-01-01T00:00:00Z">
        <w:r>
          <w:t xml:space="preserve"> </w:t>
        </w:r>
      </w:ins>
      <w:ins w:id="5982" w:author="PR Preview" w:date="2026-01-01T00:00:00Z">
        <w:r>
          <w:t xml:space="preserve">has rank</w:t>
        </w:r>
      </w:ins>
      <w:ins w:id="5983" w:author="PR Preview" w:date="2026-01-01T00:00:00Z">
        <w:r>
          <w:t xml:space="preserve"> </w:t>
        </w:r>
      </w:ins>
      <m:oMath>
        <m:r>
          <m:t>1</m:t>
        </m:r>
      </m:oMath>
      <w:ins w:id="59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5985" w:author="PR Preview" w:date="2026-01-01T00:00:00Z">
        <w:r>
          <w:t xml:space="preserve"> </w:t>
        </w:r>
      </w:ins>
      <w:ins w:id="5986" w:author="PR Preview" w:date="2026-01-01T00:00:00Z">
        <w:r>
          <w:t xml:space="preserve">is the</w:t>
        </w:r>
      </w:ins>
      <w:ins w:id="598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5988" w:author="PR Preview" w:date="2026-01-01T00:00:00Z">
        <w:r>
          <w:t xml:space="preserve"> </w:t>
        </w:r>
      </w:ins>
      <w:ins w:id="5989" w:author="PR Preview" w:date="2026-01-01T00:00:00Z">
        <w:r>
          <w:t xml:space="preserve">identity matrix, which has rank</w:t>
        </w:r>
      </w:ins>
      <w:ins w:id="5990" w:author="PR Preview" w:date="2026-01-01T00:00:00Z">
        <w:r>
          <w:t xml:space="preserve"> </w:t>
        </w:r>
      </w:ins>
      <m:oMath>
        <m:r>
          <m:t>2</m:t>
        </m:r>
      </m:oMath>
      <w:ins w:id="5991" w:author="PR Preview" w:date="2026-01-01T00:00:00Z">
        <w:r>
          <w:t xml:space="preserve"> </w:t>
        </w:r>
      </w:ins>
      <w:ins w:id="5992" w:author="PR Preview" w:date="2026-01-01T00:00:00Z">
        <w:r>
          <w:t xml:space="preserve">(</w:t>
        </w:r>
      </w:ins>
      <w:hyperlink w:anchor="exm-rank-nullity">
        <w:ins w:id="5993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5994" w:author="PR Preview" w:date="2026-01-01T00:00:00Z">
        <w:r>
          <w:t xml:space="preserve">),</w:t>
        </w:r>
      </w:ins>
      <w:ins w:id="5995" w:author="PR Preview" w:date="2026-01-01T00:00:00Z">
        <w:r>
          <w:t xml:space="preserve"> </w:t>
        </w:r>
      </w:ins>
      <w:ins w:id="5996" w:author="PR Preview" w:date="2026-01-01T00:00:00Z">
        <w:r>
          <w:t xml:space="preserve">so the bound</w:t>
        </w:r>
      </w:ins>
      <w:ins w:id="599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5998" w:author="PR Preview" w:date="2026-01-01T00:00:00Z">
        <w:r>
          <w:t xml:space="preserve"> </w:t>
        </w:r>
      </w:ins>
      <w:ins w:id="5999" w:author="PR Preview" w:date="2026-01-01T00:00:00Z">
        <w:r>
          <w:t xml:space="preserve">holds with equality.</w:t>
        </w:r>
      </w:ins>
    </w:p>
    <w:p>
      <w:pPr>
        <w:pStyle w:val="Compact"/>
        <w:numPr>
          <w:ilvl w:val="0"/>
          <w:numId w:val="1020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000" w:author="PR Preview" w:date="2026-01-01T00:00:00Z">
        <w:r>
          <w:t xml:space="preserve"> </w:t>
        </w:r>
      </w:ins>
      <w:ins w:id="6001" w:author="PR Preview" w:date="2026-01-01T00:00:00Z">
        <w:r>
          <w:t xml:space="preserve">is the</w:t>
        </w:r>
      </w:ins>
      <w:ins w:id="600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6003" w:author="PR Preview" w:date="2026-01-01T00:00:00Z">
        <w:r>
          <w:t xml:space="preserve"> </w:t>
        </w:r>
      </w:ins>
      <w:ins w:id="6004" w:author="PR Preview" w:date="2026-01-01T00:00:00Z">
        <w:r>
          <w:t xml:space="preserve">zero matrix,</w:t>
        </w:r>
      </w:ins>
      <w:ins w:id="6005" w:author="PR Preview" w:date="2026-01-01T00:00:00Z">
        <w:r>
          <w:t xml:space="preserve"> </w:t>
        </w:r>
      </w:ins>
      <w:ins w:id="6006" w:author="PR Preview" w:date="2026-01-01T00:00:00Z">
        <w:r>
          <w:t xml:space="preserve">which has rank</w:t>
        </w:r>
      </w:ins>
      <w:ins w:id="6007" w:author="PR Preview" w:date="2026-01-01T00:00:00Z">
        <w:r>
          <w:t xml:space="preserve"> </w:t>
        </w:r>
      </w:ins>
      <m:oMath>
        <m:r>
          <m:t>0</m:t>
        </m:r>
      </m:oMath>
      <w:ins w:id="6008" w:author="PR Preview" w:date="2026-01-01T00:00:00Z">
        <w:r>
          <w:t xml:space="preserve">:</w:t>
        </w:r>
      </w:ins>
      <w:ins w:id="6009" w:author="PR Preview" w:date="2026-01-01T00:00:00Z">
        <w:r>
          <w:t xml:space="preserve"> </w:t>
        </w:r>
      </w:ins>
      <w:ins w:id="6010" w:author="PR Preview" w:date="2026-01-01T00:00:00Z">
        <w:r>
          <w:t xml:space="preserve">any nonempty list of its columns contains</w:t>
        </w:r>
      </w:ins>
      <w:ins w:id="601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6012" w:author="PR Preview" w:date="2026-01-01T00:00:00Z">
        <w:r>
          <w:t xml:space="preserve">,</w:t>
        </w:r>
      </w:ins>
      <w:ins w:id="6013" w:author="PR Preview" w:date="2026-01-01T00:00:00Z">
        <w:r>
          <w:t xml:space="preserve"> </w:t>
        </w:r>
      </w:ins>
      <w:ins w:id="6014" w:author="PR Preview" w:date="2026-01-01T00:00:00Z">
        <w:r>
          <w:t xml:space="preserve">and</w:t>
        </w:r>
      </w:ins>
      <w:ins w:id="601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6016" w:author="PR Preview" w:date="2026-01-01T00:00:00Z">
        <w:r>
          <w:t xml:space="preserve">.</w:t>
        </w:r>
      </w:ins>
      <w:ins w:id="6017" w:author="PR Preview" w:date="2026-01-01T00:00:00Z">
        <w:r>
          <w:t xml:space="preserve"> </w:t>
        </w:r>
      </w:ins>
      <w:ins w:id="6018" w:author="PR Preview" w:date="2026-01-01T00:00:00Z">
        <w:r>
          <w:t xml:space="preserve">So the bound</w:t>
        </w:r>
      </w:ins>
      <w:ins w:id="601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ins w:id="6020" w:author="PR Preview" w:date="2026-01-01T00:00:00Z">
        <w:r>
          <w:t xml:space="preserve"> </w:t>
        </w:r>
      </w:ins>
      <w:ins w:id="6021" w:author="PR Preview" w:date="2026-01-01T00:00:00Z">
        <w:r>
          <w:t xml:space="preserve">is strict.</w:t>
        </w:r>
      </w:ins>
    </w:p>
    <w:bookmarkEnd w:id="135"/>
    <w:bookmarkStart w:id="136" w:name="def-direct-sum"/>
    <w:p>
      <w:pPr>
        <w:pStyle w:val="FirstParagraph"/>
      </w:pPr>
      <w:ins w:id="6022" w:author="PR Preview" w:date="2026-01-01T00:00:00Z">
        <w:r>
          <w:rPr>
            <w:b/>
            <w:bCs/>
          </w:rPr>
          <w:t xml:space="preserve">Definition 17 (Direct sum)</w:t>
        </w:r>
      </w:ins>
      <w:ins w:id="6023" w:author="PR Preview" w:date="2026-01-01T00:00:00Z">
        <w:r>
          <w:t xml:space="preserve"> </w:t>
        </w:r>
      </w:ins>
      <w:ins w:id="6024" w:author="PR Preview" w:date="2026-01-01T00:00:00Z">
        <w:r>
          <w:t xml:space="preserve">Let</w:t>
        </w:r>
      </w:ins>
      <w:ins w:id="60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026" w:author="PR Preview" w:date="2026-01-01T00:00:00Z">
        <w:r>
          <w:t xml:space="preserve">,</w:t>
        </w:r>
      </w:ins>
      <w:ins w:id="602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028" w:author="PR Preview" w:date="2026-01-01T00:00:00Z">
        <w:r>
          <w:t xml:space="preserve"> </w:t>
        </w:r>
      </w:ins>
      <w:ins w:id="6029" w:author="PR Preview" w:date="2026-01-01T00:00:00Z">
        <w:r>
          <w:t xml:space="preserve">and</w:t>
        </w:r>
      </w:ins>
      <w:ins w:id="60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6031" w:author="PR Preview" w:date="2026-01-01T00:00:00Z">
        <w:r>
          <w:t xml:space="preserve"> </w:t>
        </w:r>
      </w:ins>
      <w:ins w:id="6032" w:author="PR Preview" w:date="2026-01-01T00:00:00Z">
        <w:r>
          <w:t xml:space="preserve">be subspaces of</w:t>
        </w:r>
      </w:ins>
      <w:ins w:id="603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034" w:author="PR Preview" w:date="2026-01-01T00:00:00Z">
        <w:r>
          <w:t xml:space="preserve">.</w:t>
        </w:r>
      </w:ins>
      <w:ins w:id="60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036" w:author="PR Preview" w:date="2026-01-01T00:00:00Z">
        <w:r>
          <w:t xml:space="preserve"> </w:t>
        </w:r>
      </w:ins>
      <w:ins w:id="6037" w:author="PR Preview" w:date="2026-01-01T00:00:00Z">
        <w:r>
          <w:t xml:space="preserve">and</w:t>
        </w:r>
      </w:ins>
      <w:ins w:id="60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039" w:author="PR Preview" w:date="2026-01-01T00:00:00Z">
        <w:r>
          <w:t xml:space="preserve"> </w:t>
        </w:r>
      </w:ins>
      <w:ins w:id="6040" w:author="PR Preview" w:date="2026-01-01T00:00:00Z">
        <w:r>
          <w:t xml:space="preserve">are</w:t>
        </w:r>
      </w:ins>
      <w:ins w:id="6041" w:author="PR Preview" w:date="2026-01-01T00:00:00Z">
        <w:r>
          <w:t xml:space="preserve"> </w:t>
        </w:r>
      </w:ins>
      <w:ins w:id="6042" w:author="PR Preview" w:date="2026-01-01T00:00:00Z">
        <w:r>
          <w:rPr>
            <w:b/>
            <w:bCs/>
          </w:rPr>
          <w:t xml:space="preserve">complementary</w:t>
        </w:r>
      </w:ins>
      <w:ins w:id="6043" w:author="PR Preview" w:date="2026-01-01T00:00:00Z">
        <w:r>
          <w:t xml:space="preserve"> </w:t>
        </w:r>
      </w:ins>
      <w:ins w:id="6044" w:author="PR Preview" w:date="2026-01-01T00:00:00Z">
        <w:r>
          <w:t xml:space="preserve">in</w:t>
        </w:r>
      </w:ins>
      <w:ins w:id="60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6046" w:author="PR Preview" w:date="2026-01-01T00:00:00Z">
        <w:r>
          <w:t xml:space="preserve"> </w:t>
        </w:r>
      </w:ins>
      <w:ins w:id="6047" w:author="PR Preview" w:date="2026-01-01T00:00:00Z">
        <w:r>
          <w:t xml:space="preserve">if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ins w:id="6048" w:author="PR Preview" w:date="2026-01-01T00:00:00Z">
        <w:r>
          <w:t xml:space="preserve">(</w:t>
        </w:r>
      </w:ins>
      <w:hyperlink w:anchor="def-subspace-sum">
        <w:ins w:id="6049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6050" w:author="PR Preview" w:date="2026-01-01T00:00:00Z">
        <w:r>
          <w:t xml:space="preserve">).</w:t>
        </w:r>
      </w:ins>
      <w:ins w:id="6051" w:author="PR Preview" w:date="2026-01-01T00:00:00Z">
        <w:r>
          <w:t xml:space="preserve"> </w:t>
        </w:r>
      </w:ins>
      <w:ins w:id="6052" w:author="PR Preview" w:date="2026-01-01T00:00:00Z">
        <w:r>
          <w:t xml:space="preserve">Then</w:t>
        </w:r>
      </w:ins>
      <w:ins w:id="60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</m:oMath>
      <w:ins w:id="6054" w:author="PR Preview" w:date="2026-01-01T00:00:00Z">
        <w:r>
          <w:t xml:space="preserve"> </w:t>
        </w:r>
      </w:ins>
      <w:ins w:id="6055" w:author="PR Preview" w:date="2026-01-01T00:00:00Z">
        <w:r>
          <w:t xml:space="preserve">is the</w:t>
        </w:r>
      </w:ins>
      <w:ins w:id="6056" w:author="PR Preview" w:date="2026-01-01T00:00:00Z">
        <w:r>
          <w:t xml:space="preserve"> </w:t>
        </w:r>
      </w:ins>
      <w:ins w:id="6057" w:author="PR Preview" w:date="2026-01-01T00:00:00Z">
        <w:r>
          <w:rPr>
            <w:b/>
            <w:bCs/>
          </w:rPr>
          <w:t xml:space="preserve">direct sum</w:t>
        </w:r>
      </w:ins>
      <w:ins w:id="6058" w:author="PR Preview" w:date="2026-01-01T00:00:00Z">
        <w:r>
          <w:t xml:space="preserve"> </w:t>
        </w:r>
      </w:ins>
      <w:ins w:id="6059" w:author="PR Preview" w:date="2026-01-01T00:00:00Z">
        <w:r>
          <w:t xml:space="preserve">of</w:t>
        </w:r>
      </w:ins>
      <w:ins w:id="60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061" w:author="PR Preview" w:date="2026-01-01T00:00:00Z">
        <w:r>
          <w:t xml:space="preserve"> </w:t>
        </w:r>
      </w:ins>
      <w:ins w:id="6062" w:author="PR Preview" w:date="2026-01-01T00:00:00Z">
        <w:r>
          <w:t xml:space="preserve">and</w:t>
        </w:r>
      </w:ins>
      <w:ins w:id="60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064" w:author="PR Preview" w:date="2026-01-01T00:00:00Z">
        <w:r>
          <w:t xml:space="preserve">,</w:t>
        </w:r>
      </w:ins>
      <w:ins w:id="6065" w:author="PR Preview" w:date="2026-01-01T00:00:00Z">
        <w:r>
          <w:t xml:space="preserve"> </w:t>
        </w:r>
      </w:ins>
      <w:ins w:id="6066" w:author="PR Preview" w:date="2026-01-01T00:00:00Z">
        <w:r>
          <w:t xml:space="preserve">written</w:t>
        </w:r>
      </w:ins>
      <w:ins w:id="60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068" w:author="PR Preview" w:date="2026-01-01T00:00:00Z">
        <w:r>
          <w:t xml:space="preserve">.</w:t>
        </w:r>
      </w:ins>
    </w:p>
    <w:bookmarkEnd w:id="136"/>
    <w:bookmarkStart w:id="137" w:name="exm-direct-sum"/>
    <w:p>
      <w:pPr>
        <w:pStyle w:val="BodyText"/>
      </w:pPr>
      <w:ins w:id="6069" w:author="PR Preview" w:date="2026-01-01T00:00:00Z">
        <w:r>
          <w:rPr>
            <w:b/>
            <w:bCs/>
          </w:rPr>
          <w:t xml:space="preserve">Example 48 (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070" w:author="PR Preview" w:date="2026-01-01T00:00:00Z">
        <w:r>
          <w:rPr>
            <w:b/>
            <w:bCs/>
          </w:rPr>
          <w:t xml:space="preserve"> </w:t>
        </w:r>
      </w:ins>
      <w:ins w:id="6071" w:author="PR Preview" w:date="2026-01-01T00:00:00Z">
        <w:r>
          <w:rPr>
            <w:b/>
            <w:bCs/>
          </w:rPr>
          <w:t xml:space="preserve">is a plane plus a line)</w:t>
        </w:r>
      </w:ins>
      <w:ins w:id="6072" w:author="PR Preview" w:date="2026-01-01T00:00:00Z">
        <w:r>
          <w:t xml:space="preserve"> </w:t>
        </w:r>
      </w:ins>
      <w:ins w:id="6073" w:author="PR Preview" w:date="2026-01-01T00:00:00Z">
        <w:r>
          <w:t xml:space="preserve">Let</w:t>
        </w:r>
      </w:ins>
      <w:ins w:id="607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6075" w:author="PR Preview" w:date="2026-01-01T00:00:00Z">
        <w:r>
          <w:t xml:space="preserve">, the plane</w:t>
        </w:r>
      </w:ins>
      <w:ins w:id="607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077" w:author="PR Preview" w:date="2026-01-01T00:00:00Z">
        <w:r>
          <w:t xml:space="preserve">,</w:t>
        </w:r>
      </w:ins>
      <w:ins w:id="6078" w:author="PR Preview" w:date="2026-01-01T00:00:00Z">
        <w:r>
          <w:t xml:space="preserve"> </w:t>
        </w:r>
      </w:ins>
      <w:ins w:id="6079" w:author="PR Preview" w:date="2026-01-01T00:00:00Z">
        <w:r>
          <w:t xml:space="preserve">and</w:t>
        </w:r>
      </w:ins>
      <w:ins w:id="608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6081" w:author="PR Preview" w:date="2026-01-01T00:00:00Z">
        <w:r>
          <w:t xml:space="preserve">, the</w:t>
        </w:r>
      </w:ins>
      <w:ins w:id="6082" w:author="PR Preview" w:date="2026-01-01T00:00:00Z">
        <w:r>
          <w:t xml:space="preserve"> </w:t>
        </w:r>
      </w:ins>
      <m:oMath>
        <m:r>
          <m:t>z</m:t>
        </m:r>
      </m:oMath>
      <w:ins w:id="6083" w:author="PR Preview" w:date="2026-01-01T00:00:00Z">
        <w:r>
          <w:t xml:space="preserve">-axis.</w:t>
        </w:r>
      </w:ins>
    </w:p>
    <w:p>
      <w:pPr>
        <w:pStyle w:val="Compact"/>
        <w:numPr>
          <w:ilvl w:val="0"/>
          <w:numId w:val="1021"/>
        </w:numPr>
      </w:pPr>
      <w:ins w:id="6084" w:author="PR Preview" w:date="2026-01-01T00:00:00Z">
        <w:r>
          <w:rPr>
            <w:b/>
            <w:bCs/>
          </w:rPr>
          <w:t xml:space="preserve">Sum:</w:t>
        </w:r>
      </w:ins>
      <w:ins w:id="6085" w:author="PR Preview" w:date="2026-01-01T00:00:00Z">
        <w:r>
          <w:t xml:space="preserve"> </w:t>
        </w:r>
      </w:ins>
      <w:ins w:id="6086" w:author="PR Preview" w:date="2026-01-01T00:00:00Z">
        <w:r>
          <w:t xml:space="preserve">any</w:t>
        </w:r>
      </w:ins>
      <w:ins w:id="60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088" w:author="PR Preview" w:date="2026-01-01T00:00:00Z">
        <w:r>
          <w:t xml:space="preserve"> </w:t>
        </w:r>
      </w:ins>
      <w:ins w:id="6089" w:author="PR Preview" w:date="2026-01-01T00:00:00Z">
        <w:r>
          <w:t xml:space="preserve">is</w:t>
        </w:r>
      </w:ins>
      <w:ins w:id="60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ins w:id="6091" w:author="PR Preview" w:date="2026-01-01T00:00:00Z">
        <w:r>
          <w:t xml:space="preserve">,</w:t>
        </w:r>
      </w:ins>
      <w:ins w:id="6092" w:author="PR Preview" w:date="2026-01-01T00:00:00Z">
        <w:r>
          <w:t xml:space="preserve"> </w:t>
        </w:r>
      </w:ins>
      <w:ins w:id="6093" w:author="PR Preview" w:date="2026-01-01T00:00:00Z">
        <w:r>
          <w:t xml:space="preserve">so</w:t>
        </w:r>
      </w:ins>
      <w:ins w:id="609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09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1"/>
        </w:numPr>
      </w:pPr>
      <w:ins w:id="6096" w:author="PR Preview" w:date="2026-01-01T00:00:00Z">
        <w:r>
          <w:rPr>
            <w:b/>
            <w:bCs/>
          </w:rPr>
          <w:t xml:space="preserve">Intersection:</w:t>
        </w:r>
      </w:ins>
      <w:ins w:id="6097" w:author="PR Preview" w:date="2026-01-01T00:00:00Z">
        <w:r>
          <w:t xml:space="preserve"> </w:t>
        </w:r>
      </w:ins>
      <w:ins w:id="6098" w:author="PR Preview" w:date="2026-01-01T00:00:00Z">
        <w:r>
          <w:t xml:space="preserve">a vector in both has third entry</w:t>
        </w:r>
      </w:ins>
      <w:ins w:id="6099" w:author="PR Preview" w:date="2026-01-01T00:00:00Z">
        <w:r>
          <w:t xml:space="preserve"> </w:t>
        </w:r>
      </w:ins>
      <m:oMath>
        <m:r>
          <m:t>0</m:t>
        </m:r>
      </m:oMath>
      <w:ins w:id="6100" w:author="PR Preview" w:date="2026-01-01T00:00:00Z">
        <w:r>
          <w:t xml:space="preserve"> </w:t>
        </w:r>
      </w:ins>
      <w:ins w:id="6101" w:author="PR Preview" w:date="2026-01-01T00:00:00Z">
        <w:r>
          <w:t xml:space="preserve">and first and second entries</w:t>
        </w:r>
      </w:ins>
      <w:ins w:id="6102" w:author="PR Preview" w:date="2026-01-01T00:00:00Z">
        <w:r>
          <w:t xml:space="preserve"> </w:t>
        </w:r>
      </w:ins>
      <m:oMath>
        <m:r>
          <m:t>0</m:t>
        </m:r>
      </m:oMath>
      <w:ins w:id="6103" w:author="PR Preview" w:date="2026-01-01T00:00:00Z">
        <w:r>
          <w:t xml:space="preserve">,</w:t>
        </w:r>
      </w:ins>
      <w:ins w:id="6104" w:author="PR Preview" w:date="2026-01-01T00:00:00Z">
        <w:r>
          <w:t xml:space="preserve"> </w:t>
        </w:r>
      </w:ins>
      <w:ins w:id="6105" w:author="PR Preview" w:date="2026-01-01T00:00:00Z">
        <w:r>
          <w:t xml:space="preserve">so</w:t>
        </w:r>
      </w:ins>
      <w:ins w:id="610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107" w:author="PR Preview" w:date="2026-01-01T00:00:00Z">
        <w:r>
          <w:t xml:space="preserve">.</w:t>
        </w:r>
      </w:ins>
    </w:p>
    <w:p>
      <w:pPr>
        <w:pStyle w:val="FirstParagraph"/>
      </w:pPr>
      <w:ins w:id="6108" w:author="PR Preview" w:date="2026-01-01T00:00:00Z">
        <w:r>
          <w:t xml:space="preserve">So</w:t>
        </w:r>
      </w:ins>
      <w:ins w:id="610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110" w:author="PR Preview" w:date="2026-01-01T00:00:00Z">
        <w:r>
          <w:t xml:space="preserve">.</w:t>
        </w:r>
      </w:ins>
    </w:p>
    <w:bookmarkEnd w:id="137"/>
    <w:bookmarkStart w:id="138" w:name="exm-not-direct-sum"/>
    <w:p>
      <w:pPr>
        <w:pStyle w:val="BodyText"/>
      </w:pPr>
      <w:ins w:id="6111" w:author="PR Preview" w:date="2026-01-01T00:00:00Z">
        <w:r>
          <w:rPr>
            <w:b/>
            <w:bCs/>
          </w:rPr>
          <w:t xml:space="preserve">Example 49 (Two planes that sum to</w:t>
        </w:r>
      </w:ins>
      <w:ins w:id="611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113" w:author="PR Preview" w:date="2026-01-01T00:00:00Z">
        <w:r>
          <w:rPr>
            <w:b/>
            <w:bCs/>
          </w:rPr>
          <w:t xml:space="preserve"> </w:t>
        </w:r>
      </w:ins>
      <w:ins w:id="6114" w:author="PR Preview" w:date="2026-01-01T00:00:00Z">
        <w:r>
          <w:rPr>
            <w:b/>
            <w:bCs/>
          </w:rPr>
          <w:t xml:space="preserve">but not directly)</w:t>
        </w:r>
      </w:ins>
      <w:ins w:id="6115" w:author="PR Preview" w:date="2026-01-01T00:00:00Z">
        <w:r>
          <w:t xml:space="preserve"> </w:t>
        </w:r>
      </w:ins>
      <w:ins w:id="6116" w:author="PR Preview" w:date="2026-01-01T00:00:00Z">
        <w:r>
          <w:t xml:space="preserve">The planes</w:t>
        </w:r>
      </w:ins>
      <w:ins w:id="611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118" w:author="PR Preview" w:date="2026-01-01T00:00:00Z">
        <w:r>
          <w:t xml:space="preserve"> </w:t>
        </w:r>
      </w:ins>
      <w:ins w:id="6119" w:author="PR Preview" w:date="2026-01-01T00:00:00Z">
        <w:r>
          <w:t xml:space="preserve">and</w:t>
        </w:r>
      </w:ins>
      <w:ins w:id="612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6121" w:author="PR Preview" w:date="2026-01-01T00:00:00Z">
        <w:r>
          <w:t xml:space="preserve"> </w:t>
        </w:r>
      </w:ins>
      <w:ins w:id="6122" w:author="PR Preview" w:date="2026-01-01T00:00:00Z">
        <w:r>
          <w:t xml:space="preserve">sum to</w:t>
        </w:r>
      </w:ins>
      <w:ins w:id="612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124" w:author="PR Preview" w:date="2026-01-01T00:00:00Z">
        <w:r>
          <w:t xml:space="preserve"> </w:t>
        </w:r>
      </w:ins>
      <w:ins w:id="6125" w:author="PR Preview" w:date="2026-01-01T00:00:00Z">
        <w:r>
          <w:t xml:space="preserve">(</w:t>
        </w:r>
      </w:ins>
      <w:hyperlink w:anchor="exm-sum-intersection-subspace">
        <w:ins w:id="6126" w:author="PR Preview" w:date="2026-01-01T00:00:00Z">
          <w:r>
            <w:rPr>
              <w:rStyle w:val="Hyperlink"/>
            </w:rPr>
            <w:t xml:space="preserve">Example 44</w:t>
          </w:r>
        </w:ins>
      </w:hyperlink>
      <w:ins w:id="6127" w:author="PR Preview" w:date="2026-01-01T00:00:00Z">
        <w:r>
          <w:t xml:space="preserve">),</w:t>
        </w:r>
      </w:ins>
      <w:ins w:id="6128" w:author="PR Preview" w:date="2026-01-01T00:00:00Z">
        <w:r>
          <w:t xml:space="preserve"> </w:t>
        </w:r>
      </w:ins>
      <w:ins w:id="6129" w:author="PR Preview" w:date="2026-01-01T00:00:00Z">
        <w:r>
          <w:t xml:space="preserve">but they share the</w:t>
        </w:r>
      </w:ins>
      <w:ins w:id="6130" w:author="PR Preview" w:date="2026-01-01T00:00:00Z">
        <w:r>
          <w:t xml:space="preserve"> </w:t>
        </w:r>
      </w:ins>
      <m:oMath>
        <m:r>
          <m:t>y</m:t>
        </m:r>
      </m:oMath>
      <w:ins w:id="6131" w:author="PR Preview" w:date="2026-01-01T00:00:00Z">
        <w:r>
          <w:t xml:space="preserve">-axis,</w:t>
        </w:r>
      </w:ins>
      <w:ins w:id="6132" w:author="PR Preview" w:date="2026-01-01T00:00:00Z">
        <w:r>
          <w:t xml:space="preserve"> </w:t>
        </w:r>
      </w:ins>
      <w:ins w:id="6133" w:author="PR Preview" w:date="2026-01-01T00:00:00Z">
        <w:r>
          <w:t xml:space="preserve">so they are not complementary,</w:t>
        </w:r>
      </w:ins>
      <w:ins w:id="6134" w:author="PR Preview" w:date="2026-01-01T00:00:00Z">
        <w:r>
          <w:t xml:space="preserve"> </w:t>
        </w:r>
      </w:ins>
      <w:ins w:id="6135" w:author="PR Preview" w:date="2026-01-01T00:00:00Z">
        <w:r>
          <w:t xml:space="preserve">and</w:t>
        </w:r>
      </w:ins>
      <w:ins w:id="61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137" w:author="PR Preview" w:date="2026-01-01T00:00:00Z">
        <w:r>
          <w:t xml:space="preserve"> </w:t>
        </w:r>
      </w:ins>
      <w:ins w:id="6138" w:author="PR Preview" w:date="2026-01-01T00:00:00Z">
        <w:r>
          <w:t xml:space="preserve">is not their direct sum.</w:t>
        </w:r>
      </w:ins>
      <w:ins w:id="6139" w:author="PR Preview" w:date="2026-01-01T00:00:00Z">
        <w:r>
          <w:t xml:space="preserve"> </w:t>
        </w:r>
      </w:ins>
      <w:ins w:id="6140" w:author="PR Preview" w:date="2026-01-01T00:00:00Z">
        <w:r>
          <w:t xml:space="preserve">The shared line shows up as more than one way to split a vector: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141" w:author="PR Preview" w:date="2026-01-01T00:00:00Z">
        <w:r>
          <w:t xml:space="preserve">with the first term in the plane</w:t>
        </w:r>
      </w:ins>
      <w:ins w:id="614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143" w:author="PR Preview" w:date="2026-01-01T00:00:00Z">
        <w:r>
          <w:t xml:space="preserve"> </w:t>
        </w:r>
      </w:ins>
      <w:ins w:id="6144" w:author="PR Preview" w:date="2026-01-01T00:00:00Z">
        <w:r>
          <w:t xml:space="preserve">and the second in the plane</w:t>
        </w:r>
      </w:ins>
      <w:ins w:id="614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6146" w:author="PR Preview" w:date="2026-01-01T00:00:00Z">
        <w:r>
          <w:t xml:space="preserve"> </w:t>
        </w:r>
      </w:ins>
      <w:ins w:id="6147" w:author="PR Preview" w:date="2026-01-01T00:00:00Z">
        <w:r>
          <w:t xml:space="preserve">both times.</w:t>
        </w:r>
      </w:ins>
    </w:p>
    <w:bookmarkEnd w:id="138"/>
    <w:bookmarkStart w:id="139" w:name="thm-direct-sum-equiv"/>
    <w:p>
      <w:pPr>
        <w:pStyle w:val="BodyText"/>
      </w:pPr>
      <w:ins w:id="6148" w:author="PR Preview" w:date="2026-01-01T00:00:00Z">
        <w:r>
          <w:rPr>
            <w:b/>
            <w:bCs/>
          </w:rPr>
          <w:t xml:space="preserve">Theorem 27 (Three ways to recognize a direct sum)</w:t>
        </w:r>
      </w:ins>
      <w:ins w:id="6149" w:author="PR Preview" w:date="2026-01-01T00:00:00Z">
        <w:r>
          <w:t xml:space="preserve"> </w:t>
        </w:r>
      </w:ins>
      <w:ins w:id="6150" w:author="PR Preview" w:date="2026-01-01T00:00:00Z">
        <w:r>
          <w:t xml:space="preserve">Let</w:t>
        </w:r>
      </w:ins>
      <w:ins w:id="61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152" w:author="PR Preview" w:date="2026-01-01T00:00:00Z">
        <w:r>
          <w:t xml:space="preserve"> </w:t>
        </w:r>
      </w:ins>
      <w:ins w:id="6153" w:author="PR Preview" w:date="2026-01-01T00:00:00Z">
        <w:r>
          <w:t xml:space="preserve">and</w:t>
        </w:r>
      </w:ins>
      <w:ins w:id="61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155" w:author="PR Preview" w:date="2026-01-01T00:00:00Z">
        <w:r>
          <w:t xml:space="preserve"> </w:t>
        </w:r>
      </w:ins>
      <w:ins w:id="6156" w:author="PR Preview" w:date="2026-01-01T00:00:00Z">
        <w:r>
          <w:t xml:space="preserve">be subspaces of</w:t>
        </w:r>
      </w:ins>
      <w:ins w:id="615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158" w:author="PR Preview" w:date="2026-01-01T00:00:00Z">
        <w:r>
          <w:t xml:space="preserve">,</w:t>
        </w:r>
      </w:ins>
      <w:ins w:id="6159" w:author="PR Preview" w:date="2026-01-01T00:00:00Z">
        <w:r>
          <w:t xml:space="preserve"> </w:t>
        </w:r>
      </w:ins>
      <w:ins w:id="6160" w:author="PR Preview" w:date="2026-01-01T00:00:00Z">
        <w:r>
          <w:t xml:space="preserve">and let</w:t>
        </w:r>
      </w:ins>
      <w:ins w:id="61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162" w:author="PR Preview" w:date="2026-01-01T00:00:00Z">
        <w:r>
          <w:t xml:space="preserve">.</w:t>
        </w:r>
      </w:ins>
      <w:ins w:id="6163" w:author="PR Preview" w:date="2026-01-01T00:00:00Z">
        <w:r>
          <w:t xml:space="preserve"> </w:t>
        </w:r>
      </w:ins>
      <w:ins w:id="6164" w:author="PR Preview" w:date="2026-01-01T00:00:00Z">
        <w:r>
          <w:t xml:space="preserve">The following statements are equivalent:</w:t>
        </w:r>
      </w:ins>
    </w:p>
    <w:p>
      <w:pPr>
        <w:pStyle w:val="Compact"/>
        <w:numPr>
          <w:ilvl w:val="0"/>
          <w:numId w:val="1022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165" w:author="PR Preview" w:date="2026-01-01T00:00:00Z">
        <w:r>
          <w:t xml:space="preserve"> </w:t>
        </w:r>
      </w:ins>
      <w:ins w:id="6166" w:author="PR Preview" w:date="2026-01-01T00:00:00Z">
        <w:r>
          <w:t xml:space="preserve">(</w:t>
        </w:r>
      </w:ins>
      <w:hyperlink w:anchor="def-direct-sum">
        <w:ins w:id="6167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16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616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6170" w:author="PR Preview" w:date="2026-01-01T00:00:00Z">
        <w:r>
          <w:t xml:space="preserve">Every</w:t>
        </w:r>
      </w:ins>
      <w:ins w:id="617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ins w:id="6172" w:author="PR Preview" w:date="2026-01-01T00:00:00Z">
        <w:r>
          <w:t xml:space="preserve"> </w:t>
        </w:r>
      </w:ins>
      <w:ins w:id="6173" w:author="PR Preview" w:date="2026-01-01T00:00:00Z">
        <w:r>
          <w:t xml:space="preserve">can be written as</w:t>
        </w:r>
      </w:ins>
      <w:ins w:id="61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ins w:id="6175" w:author="PR Preview" w:date="2026-01-01T00:00:00Z">
        <w:r>
          <w:t xml:space="preserve"> </w:t>
        </w:r>
      </w:ins>
      <w:ins w:id="6176" w:author="PR Preview" w:date="2026-01-01T00:00:00Z">
        <w:r>
          <w:t xml:space="preserve">with</w:t>
        </w:r>
      </w:ins>
      <w:ins w:id="61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178" w:author="PR Preview" w:date="2026-01-01T00:00:00Z">
        <w:r>
          <w:t xml:space="preserve"> </w:t>
        </w:r>
      </w:ins>
      <w:ins w:id="6179" w:author="PR Preview" w:date="2026-01-01T00:00:00Z">
        <w:r>
          <w:t xml:space="preserve">and</w:t>
        </w:r>
      </w:ins>
      <w:ins w:id="61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181" w:author="PR Preview" w:date="2026-01-01T00:00:00Z">
        <w:r>
          <w:t xml:space="preserve"> </w:t>
        </w:r>
      </w:ins>
      <w:ins w:id="6182" w:author="PR Preview" w:date="2026-01-01T00:00:00Z">
        <w:r>
          <w:t xml:space="preserve">in only one way.</w:t>
        </w:r>
      </w:ins>
    </w:p>
    <w:bookmarkEnd w:id="139"/>
    <w:p>
      <w:pPr>
        <w:pStyle w:val="FirstParagraph"/>
      </w:pPr>
      <w:ins w:id="6183" w:author="PR Preview" w:date="2026-01-01T00:00:00Z">
        <w:r>
          <w:rPr>
            <w:i/>
            <w:iCs/>
          </w:rPr>
          <w:t xml:space="preserve">Proof</w:t>
        </w:r>
      </w:ins>
      <w:ins w:id="6184" w:author="PR Preview" w:date="2026-01-01T00:00:00Z">
        <w:r>
          <w:t xml:space="preserve">. </w:t>
        </w:r>
      </w:ins>
      <w:ins w:id="6185" w:author="PR Preview" w:date="2026-01-01T00:00:00Z">
        <w:r>
          <w:t xml:space="preserve">Since</w:t>
        </w:r>
      </w:ins>
      <w:ins w:id="61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187" w:author="PR Preview" w:date="2026-01-01T00:00:00Z">
        <w:r>
          <w:t xml:space="preserve"> </w:t>
        </w:r>
      </w:ins>
      <w:ins w:id="6188" w:author="PR Preview" w:date="2026-01-01T00:00:00Z">
        <w:r>
          <w:t xml:space="preserve">is given,</w:t>
        </w:r>
      </w:ins>
      <w:ins w:id="6189" w:author="PR Preview" w:date="2026-01-01T00:00:00Z">
        <w:r>
          <w:t xml:space="preserve"> </w:t>
        </w:r>
      </w:ins>
      <w:ins w:id="6190" w:author="PR Preview" w:date="2026-01-01T00:00:00Z">
        <w:r>
          <w:t xml:space="preserve">statement 1 says exactly that</w:t>
        </w:r>
      </w:ins>
      <w:ins w:id="61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192" w:author="PR Preview" w:date="2026-01-01T00:00:00Z">
        <w:r>
          <w:t xml:space="preserve">.</w:t>
        </w:r>
      </w:ins>
    </w:p>
    <w:p>
      <w:pPr>
        <w:pStyle w:val="BodyText"/>
      </w:pPr>
      <w:ins w:id="6193" w:author="PR Preview" w:date="2026-01-01T00:00:00Z">
        <w:r>
          <w:rPr>
            <w:b/>
            <w:bCs/>
          </w:rPr>
          <w:t xml:space="preserve">1 and 2 are equivalent.</w:t>
        </w:r>
      </w:ins>
      <w:ins w:id="6194" w:author="PR Preview" w:date="2026-01-01T00:00:00Z">
        <w:r>
          <w:t xml:space="preserve"> </w:t>
        </w:r>
      </w:ins>
      <w:ins w:id="6195" w:author="PR Preview" w:date="2026-01-01T00:00:00Z">
        <w:r>
          <w:t xml:space="preserve">By</w:t>
        </w:r>
      </w:ins>
      <w:ins w:id="6196" w:author="PR Preview" w:date="2026-01-01T00:00:00Z">
        <w:r>
          <w:t xml:space="preserve"> </w:t>
        </w:r>
      </w:ins>
      <w:hyperlink w:anchor="cor-dim-subadditive">
        <w:ins w:id="6197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6198" w:author="PR Preview" w:date="2026-01-01T00:00:00Z">
        <w:r>
          <w:t xml:space="preserve">,</w:t>
        </w:r>
      </w:ins>
      <w:ins w:id="619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6200" w:author="PR Preview" w:date="2026-01-01T00:00:00Z">
        <w:r>
          <w:t xml:space="preserve"> </w:t>
        </w:r>
      </w:ins>
      <w:ins w:id="6201" w:author="PR Preview" w:date="2026-01-01T00:00:00Z">
        <w:r>
          <w:t xml:space="preserve">exactly when</w:t>
        </w:r>
      </w:ins>
      <w:ins w:id="62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203" w:author="PR Preview" w:date="2026-01-01T00:00:00Z">
        <w:r>
          <w:t xml:space="preserve">.</w:t>
        </w:r>
      </w:ins>
    </w:p>
    <w:p>
      <w:pPr>
        <w:pStyle w:val="BodyText"/>
      </w:pPr>
      <w:ins w:id="6204" w:author="PR Preview" w:date="2026-01-01T00:00:00Z">
        <w:r>
          <w:rPr>
            <w:b/>
            <w:bCs/>
          </w:rPr>
          <w:t xml:space="preserve">1 implies 3.</w:t>
        </w:r>
      </w:ins>
      <w:ins w:id="6205" w:author="PR Preview" w:date="2026-01-01T00:00:00Z">
        <w:r>
          <w:t xml:space="preserve"> </w:t>
        </w:r>
      </w:ins>
      <w:ins w:id="6206" w:author="PR Preview" w:date="2026-01-01T00:00:00Z">
        <w:r>
          <w:t xml:space="preserve">Every</w:t>
        </w:r>
      </w:ins>
      <w:ins w:id="62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ins w:id="6208" w:author="PR Preview" w:date="2026-01-01T00:00:00Z">
        <w:r>
          <w:t xml:space="preserve"> </w:t>
        </w:r>
      </w:ins>
      <w:ins w:id="6209" w:author="PR Preview" w:date="2026-01-01T00:00:00Z">
        <w:r>
          <w:t xml:space="preserve">has at least one such expression,</w:t>
        </w:r>
      </w:ins>
      <w:ins w:id="6210" w:author="PR Preview" w:date="2026-01-01T00:00:00Z">
        <w:r>
          <w:t xml:space="preserve"> </w:t>
        </w:r>
      </w:ins>
      <w:ins w:id="6211" w:author="PR Preview" w:date="2026-01-01T00:00:00Z">
        <w:r>
          <w:t xml:space="preserve">because</w:t>
        </w:r>
      </w:ins>
      <w:ins w:id="62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213" w:author="PR Preview" w:date="2026-01-01T00:00:00Z">
        <w:r>
          <w:t xml:space="preserve">.</w:t>
        </w:r>
      </w:ins>
      <w:ins w:id="6214" w:author="PR Preview" w:date="2026-01-01T00:00:00Z">
        <w:r>
          <w:t xml:space="preserve"> </w:t>
        </w:r>
      </w:ins>
      <w:ins w:id="6215" w:author="PR Preview" w:date="2026-01-01T00:00:00Z">
        <w:r>
          <w:t xml:space="preserve">Suppose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216" w:author="PR Preview" w:date="2026-01-01T00:00:00Z">
        <w:r>
          <w:t xml:space="preserve">with</w:t>
        </w:r>
      </w:ins>
      <w:ins w:id="621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218" w:author="PR Preview" w:date="2026-01-01T00:00:00Z">
        <w:r>
          <w:t xml:space="preserve"> </w:t>
        </w:r>
      </w:ins>
      <w:ins w:id="6219" w:author="PR Preview" w:date="2026-01-01T00:00:00Z">
        <w:r>
          <w:t xml:space="preserve">and</w:t>
        </w:r>
      </w:ins>
      <w:ins w:id="622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221" w:author="PR Preview" w:date="2026-01-01T00:00:00Z">
        <w:r>
          <w:t xml:space="preserve">.</w:t>
        </w:r>
      </w:ins>
      <w:ins w:id="6222" w:author="PR Preview" w:date="2026-01-01T00:00:00Z">
        <w:r>
          <w:t xml:space="preserve"> </w:t>
        </w:r>
      </w:ins>
      <w:ins w:id="6223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224" w:author="PR Preview" w:date="2026-01-01T00:00:00Z">
        <w:r>
          <w:t xml:space="preserve">The left side is in</w:t>
        </w:r>
      </w:ins>
      <w:ins w:id="62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226" w:author="PR Preview" w:date="2026-01-01T00:00:00Z">
        <w:r>
          <w:t xml:space="preserve"> </w:t>
        </w:r>
      </w:ins>
      <w:ins w:id="6227" w:author="PR Preview" w:date="2026-01-01T00:00:00Z">
        <w:r>
          <w:t xml:space="preserve">and the right side is in</w:t>
        </w:r>
      </w:ins>
      <w:ins w:id="62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229" w:author="PR Preview" w:date="2026-01-01T00:00:00Z">
        <w:r>
          <w:t xml:space="preserve">,</w:t>
        </w:r>
      </w:ins>
      <w:ins w:id="6230" w:author="PR Preview" w:date="2026-01-01T00:00:00Z">
        <w:r>
          <w:t xml:space="preserve"> </w:t>
        </w:r>
      </w:ins>
      <w:ins w:id="6231" w:author="PR Preview" w:date="2026-01-01T00:00:00Z">
        <w:r>
          <w:t xml:space="preserve">because each subspace is closed under addition and scalar multiplication</w:t>
        </w:r>
      </w:ins>
      <w:ins w:id="6232" w:author="PR Preview" w:date="2026-01-01T00:00:00Z">
        <w:r>
          <w:t xml:space="preserve"> </w:t>
        </w:r>
      </w:ins>
      <w:ins w:id="6233" w:author="PR Preview" w:date="2026-01-01T00:00:00Z">
        <w:r>
          <w:t xml:space="preserve">(the difference is</w:t>
        </w:r>
      </w:ins>
      <w:ins w:id="623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6235" w:author="PR Preview" w:date="2026-01-01T00:00:00Z">
        <w:r>
          <w:t xml:space="preserve">).</w:t>
        </w:r>
      </w:ins>
      <w:ins w:id="6236" w:author="PR Preview" w:date="2026-01-01T00:00:00Z">
        <w:r>
          <w:t xml:space="preserve"> </w:t>
        </w:r>
      </w:ins>
      <w:ins w:id="6237" w:author="PR Preview" w:date="2026-01-01T00:00:00Z">
        <w:r>
          <w:t xml:space="preserve">So both sides are in</w:t>
        </w:r>
      </w:ins>
      <w:ins w:id="62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239" w:author="PR Preview" w:date="2026-01-01T00:00:00Z">
        <w:r>
          <w:t xml:space="preserve">,</w:t>
        </w:r>
      </w:ins>
      <w:ins w:id="6240" w:author="PR Preview" w:date="2026-01-01T00:00:00Z">
        <w:r>
          <w:t xml:space="preserve"> </w:t>
        </w:r>
      </w:ins>
      <w:ins w:id="6241" w:author="PR Preview" w:date="2026-01-01T00:00:00Z">
        <w:r>
          <w:t xml:space="preserve">which gives</w:t>
        </w:r>
      </w:ins>
      <w:ins w:id="62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6243" w:author="PR Preview" w:date="2026-01-01T00:00:00Z">
        <w:r>
          <w:t xml:space="preserve"> </w:t>
        </w:r>
      </w:ins>
      <w:ins w:id="6244" w:author="PR Preview" w:date="2026-01-01T00:00:00Z">
        <w:r>
          <w:t xml:space="preserve">and</w:t>
        </w:r>
      </w:ins>
      <w:ins w:id="624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6246" w:author="PR Preview" w:date="2026-01-01T00:00:00Z">
        <w:r>
          <w:t xml:space="preserve">.</w:t>
        </w:r>
      </w:ins>
    </w:p>
    <w:p>
      <w:pPr>
        <w:pStyle w:val="BodyText"/>
      </w:pPr>
      <w:ins w:id="6247" w:author="PR Preview" w:date="2026-01-01T00:00:00Z">
        <w:r>
          <w:rPr>
            <w:b/>
            <w:bCs/>
          </w:rPr>
          <w:t xml:space="preserve">3 implies 1.</w:t>
        </w:r>
      </w:ins>
      <w:ins w:id="6248" w:author="PR Preview" w:date="2026-01-01T00:00:00Z">
        <w:r>
          <w:t xml:space="preserve"> </w:t>
        </w:r>
      </w:ins>
      <w:ins w:id="6249" w:author="PR Preview" w:date="2026-01-01T00:00:00Z">
        <w:r>
          <w:t xml:space="preserve">Take any</w:t>
        </w:r>
      </w:ins>
      <w:ins w:id="62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251" w:author="PR Preview" w:date="2026-01-01T00:00:00Z">
        <w:r>
          <w:t xml:space="preserve">.</w:t>
        </w:r>
      </w:ins>
      <w:ins w:id="6252" w:author="PR Preview" w:date="2026-01-01T00:00:00Z">
        <w:r>
          <w:t xml:space="preserve"> </w:t>
        </w:r>
      </w:ins>
      <w:ins w:id="6253" w:author="PR Preview" w:date="2026-01-01T00:00:00Z">
        <w:r>
          <w:t xml:space="preserve">Then</w:t>
        </w:r>
      </w:ins>
      <w:ins w:id="62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ins w:id="6255" w:author="PR Preview" w:date="2026-01-01T00:00:00Z">
        <w:r>
          <w:t xml:space="preserve">, with</w:t>
        </w:r>
      </w:ins>
      <w:ins w:id="625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257" w:author="PR Preview" w:date="2026-01-01T00:00:00Z">
        <w:r>
          <w:t xml:space="preserve"> </w:t>
        </w:r>
      </w:ins>
      <w:ins w:id="6258" w:author="PR Preview" w:date="2026-01-01T00:00:00Z">
        <w:r>
          <w:t xml:space="preserve">and</w:t>
        </w:r>
      </w:ins>
      <w:ins w:id="62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260" w:author="PR Preview" w:date="2026-01-01T00:00:00Z">
        <w:r>
          <w:t xml:space="preserve">,</w:t>
        </w:r>
      </w:ins>
      <w:ins w:id="6261" w:author="PR Preview" w:date="2026-01-01T00:00:00Z">
        <w:r>
          <w:t xml:space="preserve"> </w:t>
        </w:r>
      </w:ins>
      <w:ins w:id="6262" w:author="PR Preview" w:date="2026-01-01T00:00:00Z">
        <w:r>
          <w:t xml:space="preserve">and</w:t>
        </w:r>
      </w:ins>
      <w:ins w:id="62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ins w:id="6264" w:author="PR Preview" w:date="2026-01-01T00:00:00Z">
        <w:r>
          <w:t xml:space="preserve">, with</w:t>
        </w:r>
      </w:ins>
      <w:ins w:id="62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ins w:id="6266" w:author="PR Preview" w:date="2026-01-01T00:00:00Z">
        <w:r>
          <w:t xml:space="preserve"> </w:t>
        </w:r>
      </w:ins>
      <w:ins w:id="6267" w:author="PR Preview" w:date="2026-01-01T00:00:00Z">
        <w:r>
          <w:t xml:space="preserve">and</w:t>
        </w:r>
      </w:ins>
      <w:ins w:id="62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ins w:id="6269" w:author="PR Preview" w:date="2026-01-01T00:00:00Z">
        <w:r>
          <w:t xml:space="preserve"> </w:t>
        </w:r>
      </w:ins>
      <w:ins w:id="6270" w:author="PR Preview" w:date="2026-01-01T00:00:00Z">
        <w:r>
          <w:t xml:space="preserve">(</w:t>
        </w:r>
      </w:ins>
      <w:hyperlink w:anchor="thm-subspace-zero">
        <w:ins w:id="627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272" w:author="PR Preview" w:date="2026-01-01T00:00:00Z">
        <w:r>
          <w:t xml:space="preserve">).</w:t>
        </w:r>
      </w:ins>
      <w:ins w:id="6273" w:author="PR Preview" w:date="2026-01-01T00:00:00Z">
        <w:r>
          <w:t xml:space="preserve"> </w:t>
        </w:r>
      </w:ins>
      <w:ins w:id="6274" w:author="PR Preview" w:date="2026-01-01T00:00:00Z">
        <w:r>
          <w:t xml:space="preserve">By statement 3 these two expressions are the same,</w:t>
        </w:r>
      </w:ins>
      <w:ins w:id="6275" w:author="PR Preview" w:date="2026-01-01T00:00:00Z">
        <w:r>
          <w:t xml:space="preserve"> </w:t>
        </w:r>
      </w:ins>
      <w:ins w:id="6276" w:author="PR Preview" w:date="2026-01-01T00:00:00Z">
        <w:r>
          <w:t xml:space="preserve">so</w:t>
        </w:r>
      </w:ins>
      <w:ins w:id="62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278" w:author="PR Preview" w:date="2026-01-01T00:00:00Z">
        <w:r>
          <w:t xml:space="preserve">,</w:t>
        </w:r>
      </w:ins>
      <w:ins w:id="6279" w:author="PR Preview" w:date="2026-01-01T00:00:00Z">
        <w:r>
          <w:t xml:space="preserve"> </w:t>
        </w:r>
      </w:ins>
      <w:ins w:id="6280" w:author="PR Preview" w:date="2026-01-01T00:00:00Z">
        <w:r>
          <w:t xml:space="preserve">and</w:t>
        </w:r>
      </w:ins>
      <w:ins w:id="62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282" w:author="PR Preview" w:date="2026-01-01T00:00:00Z">
        <w:r>
          <w:t xml:space="preserve">.</w:t>
        </w:r>
      </w:ins>
    </w:p>
    <w:bookmarkStart w:id="140" w:name="exm-direct-sum-equiv"/>
    <w:p>
      <w:pPr>
        <w:pStyle w:val="BodyText"/>
      </w:pPr>
      <w:ins w:id="6283" w:author="PR Preview" w:date="2026-01-01T00:00:00Z">
        <w:r>
          <w:rPr>
            <w:b/>
            <w:bCs/>
          </w:rPr>
          <w:t xml:space="preserve">Example 50 (Checking the three statements)</w:t>
        </w:r>
      </w:ins>
      <w:ins w:id="6284" w:author="PR Preview" w:date="2026-01-01T00:00:00Z">
        <w:r>
          <w:t xml:space="preserve"> </w:t>
        </w:r>
      </w:ins>
      <w:ins w:id="6285" w:author="PR Preview" w:date="2026-01-01T00:00:00Z">
        <w:r>
          <w:t xml:space="preserve">For the plane</w:t>
        </w:r>
      </w:ins>
      <w:ins w:id="628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287" w:author="PR Preview" w:date="2026-01-01T00:00:00Z">
        <w:r>
          <w:t xml:space="preserve"> </w:t>
        </w:r>
      </w:ins>
      <w:ins w:id="6288" w:author="PR Preview" w:date="2026-01-01T00:00:00Z">
        <w:r>
          <w:t xml:space="preserve">and the</w:t>
        </w:r>
      </w:ins>
      <w:ins w:id="6289" w:author="PR Preview" w:date="2026-01-01T00:00:00Z">
        <w:r>
          <w:t xml:space="preserve"> </w:t>
        </w:r>
      </w:ins>
      <m:oMath>
        <m:r>
          <m:t>z</m:t>
        </m:r>
      </m:oMath>
      <w:ins w:id="6290" w:author="PR Preview" w:date="2026-01-01T00:00:00Z">
        <w:r>
          <w:t xml:space="preserve">-axis in</w:t>
        </w:r>
      </w:ins>
      <w:ins w:id="6291" w:author="PR Preview" w:date="2026-01-01T00:00:00Z">
        <w:r>
          <w:t xml:space="preserve"> </w:t>
        </w:r>
      </w:ins>
      <w:hyperlink w:anchor="exm-direct-sum">
        <w:ins w:id="6292" w:author="PR Preview" w:date="2026-01-01T00:00:00Z">
          <w:r>
            <w:rPr>
              <w:rStyle w:val="Hyperlink"/>
            </w:rPr>
            <w:t xml:space="preserve">Example 48</w:t>
          </w:r>
        </w:ins>
      </w:hyperlink>
      <w:ins w:id="6293" w:author="PR Preview" w:date="2026-01-01T00:00:00Z">
        <w:r>
          <w:t xml:space="preserve">:</w:t>
        </w:r>
      </w:ins>
    </w:p>
    <w:p>
      <w:pPr>
        <w:numPr>
          <w:ilvl w:val="0"/>
          <w:numId w:val="1023"/>
        </w:numPr>
      </w:pPr>
      <w:ins w:id="6294" w:author="PR Preview" w:date="2026-01-01T00:00:00Z">
        <w:r>
          <w:t xml:space="preserve">the dimensions add up: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295" w:author="PR Preview" w:date="2026-01-01T00:00:00Z">
        <w:r>
          <w:t xml:space="preserve">since the plane has dimension</w:t>
        </w:r>
      </w:ins>
      <w:ins w:id="6296" w:author="PR Preview" w:date="2026-01-01T00:00:00Z">
        <w:r>
          <w:t xml:space="preserve"> </w:t>
        </w:r>
      </w:ins>
      <m:oMath>
        <m:r>
          <m:t>2</m:t>
        </m:r>
      </m:oMath>
      <w:ins w:id="6297" w:author="PR Preview" w:date="2026-01-01T00:00:00Z">
        <w:r>
          <w:t xml:space="preserve"> </w:t>
        </w:r>
      </w:ins>
      <w:ins w:id="6298" w:author="PR Preview" w:date="2026-01-01T00:00:00Z">
        <w:r>
          <w:t xml:space="preserve">(</w:t>
        </w:r>
      </w:ins>
      <w:hyperlink w:anchor="exm-dimension">
        <w:ins w:id="629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6300" w:author="PR Preview" w:date="2026-01-01T00:00:00Z">
        <w:r>
          <w:t xml:space="preserve">),</w:t>
        </w:r>
      </w:ins>
      <w:ins w:id="6301" w:author="PR Preview" w:date="2026-01-01T00:00:00Z">
        <w:r>
          <w:t xml:space="preserve"> </w:t>
        </w:r>
      </w:ins>
      <w:ins w:id="6302" w:author="PR Preview" w:date="2026-01-01T00:00:00Z">
        <w:r>
          <w:t xml:space="preserve">the</w:t>
        </w:r>
      </w:ins>
      <w:ins w:id="6303" w:author="PR Preview" w:date="2026-01-01T00:00:00Z">
        <w:r>
          <w:t xml:space="preserve"> </w:t>
        </w:r>
      </w:ins>
      <m:oMath>
        <m:r>
          <m:t>z</m:t>
        </m:r>
      </m:oMath>
      <w:ins w:id="6304" w:author="PR Preview" w:date="2026-01-01T00:00:00Z">
        <w:r>
          <w:t xml:space="preserve">-axis has the single nonzero vector</w:t>
        </w:r>
      </w:ins>
      <w:ins w:id="63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306" w:author="PR Preview" w:date="2026-01-01T00:00:00Z">
        <w:r>
          <w:t xml:space="preserve"> </w:t>
        </w:r>
      </w:ins>
      <w:ins w:id="6307" w:author="PR Preview" w:date="2026-01-01T00:00:00Z">
        <w:r>
          <w:t xml:space="preserve">as a basis,</w:t>
        </w:r>
      </w:ins>
      <w:ins w:id="6308" w:author="PR Preview" w:date="2026-01-01T00:00:00Z">
        <w:r>
          <w:t xml:space="preserve"> </w:t>
        </w:r>
      </w:ins>
      <w:ins w:id="6309" w:author="PR Preview" w:date="2026-01-01T00:00:00Z">
        <w:r>
          <w:t xml:space="preserve">and</w:t>
        </w:r>
      </w:ins>
      <w:ins w:id="6310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6311" w:author="PR Preview" w:date="2026-01-01T00:00:00Z">
        <w:r>
          <w:t xml:space="preserve"> </w:t>
        </w:r>
      </w:ins>
      <w:ins w:id="6312" w:author="PR Preview" w:date="2026-01-01T00:00:00Z">
        <w:r>
          <w:t xml:space="preserve">(</w:t>
        </w:r>
      </w:ins>
      <w:hyperlink w:anchor="exm-dimension">
        <w:ins w:id="631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6314" w:author="PR Preview" w:date="2026-01-01T00:00:00Z">
        <w:r>
          <w:t xml:space="preserve">);</w:t>
        </w:r>
      </w:ins>
    </w:p>
    <w:p>
      <w:pPr>
        <w:numPr>
          <w:ilvl w:val="0"/>
          <w:numId w:val="1023"/>
        </w:numPr>
      </w:pPr>
      <w:ins w:id="6315" w:author="PR Preview" w:date="2026-01-01T00:00:00Z">
        <w:r>
          <w:t xml:space="preserve">the split is unique: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316" w:author="PR Preview" w:date="2026-01-01T00:00:00Z">
        <w:r>
          <w:t xml:space="preserve">then</w:t>
        </w:r>
      </w:ins>
      <w:ins w:id="63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x</m:t>
        </m:r>
      </m:oMath>
      <w:ins w:id="6318" w:author="PR Preview" w:date="2026-01-01T00:00:00Z">
        <w:r>
          <w:t xml:space="preserve">,</w:t>
        </w:r>
      </w:ins>
      <w:ins w:id="63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y</m:t>
        </m:r>
      </m:oMath>
      <w:ins w:id="6320" w:author="PR Preview" w:date="2026-01-01T00:00:00Z">
        <w:r>
          <w:t xml:space="preserve"> </w:t>
        </w:r>
      </w:ins>
      <w:ins w:id="6321" w:author="PR Preview" w:date="2026-01-01T00:00:00Z">
        <w:r>
          <w:t xml:space="preserve">and</w:t>
        </w:r>
      </w:ins>
      <w:ins w:id="632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z</m:t>
        </m:r>
      </m:oMath>
      <w:ins w:id="6323" w:author="PR Preview" w:date="2026-01-01T00:00:00Z">
        <w:r>
          <w:t xml:space="preserve">.</w:t>
        </w:r>
      </w:ins>
    </w:p>
    <w:p>
      <w:pPr>
        <w:pStyle w:val="FirstParagraph"/>
      </w:pPr>
      <w:ins w:id="6324" w:author="PR Preview" w:date="2026-01-01T00:00:00Z">
        <w:r>
          <w:t xml:space="preserve">For the planes</w:t>
        </w:r>
      </w:ins>
      <w:ins w:id="6325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326" w:author="PR Preview" w:date="2026-01-01T00:00:00Z">
        <w:r>
          <w:t xml:space="preserve"> </w:t>
        </w:r>
      </w:ins>
      <w:ins w:id="6327" w:author="PR Preview" w:date="2026-01-01T00:00:00Z">
        <w:r>
          <w:t xml:space="preserve">and</w:t>
        </w:r>
      </w:ins>
      <w:ins w:id="632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6329" w:author="PR Preview" w:date="2026-01-01T00:00:00Z">
        <w:r>
          <w:t xml:space="preserve"> </w:t>
        </w:r>
      </w:ins>
      <w:ins w:id="6330" w:author="PR Preview" w:date="2026-01-01T00:00:00Z">
        <w:r>
          <w:t xml:space="preserve">in</w:t>
        </w:r>
      </w:ins>
      <w:ins w:id="6331" w:author="PR Preview" w:date="2026-01-01T00:00:00Z">
        <w:r>
          <w:t xml:space="preserve"> </w:t>
        </w:r>
      </w:ins>
      <w:hyperlink w:anchor="exm-not-direct-sum">
        <w:ins w:id="6332" w:author="PR Preview" w:date="2026-01-01T00:00:00Z">
          <w:r>
            <w:rPr>
              <w:rStyle w:val="Hyperlink"/>
            </w:rPr>
            <w:t xml:space="preserve">Example 49</w:t>
          </w:r>
        </w:ins>
      </w:hyperlink>
      <w:ins w:id="6333" w:author="PR Preview" w:date="2026-01-01T00:00:00Z">
        <w:r>
          <w:t xml:space="preserve">,</w:t>
        </w:r>
      </w:ins>
      <w:ins w:id="6334" w:author="PR Preview" w:date="2026-01-01T00:00:00Z">
        <w:r>
          <w:t xml:space="preserve"> </w:t>
        </w:r>
      </w:ins>
      <w:ins w:id="6335" w:author="PR Preview" w:date="2026-01-01T00:00:00Z">
        <w:r>
          <w:t xml:space="preserve">both statements fail: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336" w:author="PR Preview" w:date="2026-01-01T00:00:00Z">
        <w:r>
          <w:t xml:space="preserve">(</w:t>
        </w:r>
      </w:ins>
      <w:hyperlink w:anchor="exm-dim-sum">
        <w:ins w:id="6337" w:author="PR Preview" w:date="2026-01-01T00:00:00Z">
          <w:r>
            <w:rPr>
              <w:rStyle w:val="Hyperlink"/>
            </w:rPr>
            <w:t xml:space="preserve">Example 45</w:t>
          </w:r>
        </w:ins>
      </w:hyperlink>
      <w:ins w:id="6338" w:author="PR Preview" w:date="2026-01-01T00:00:00Z">
        <w:r>
          <w:t xml:space="preserve">),</w:t>
        </w:r>
      </w:ins>
      <w:ins w:id="6339" w:author="PR Preview" w:date="2026-01-01T00:00:00Z">
        <w:r>
          <w:t xml:space="preserve"> </w:t>
        </w:r>
      </w:ins>
      <w:ins w:id="6340" w:author="PR Preview" w:date="2026-01-01T00:00:00Z">
        <w:r>
          <w:t xml:space="preserve">and</w:t>
        </w:r>
      </w:ins>
      <w:ins w:id="63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342" w:author="PR Preview" w:date="2026-01-01T00:00:00Z">
        <w:r>
          <w:t xml:space="preserve"> </w:t>
        </w:r>
      </w:ins>
      <w:ins w:id="6343" w:author="PR Preview" w:date="2026-01-01T00:00:00Z">
        <w:r>
          <w:t xml:space="preserve">splits in two ways.</w:t>
        </w:r>
      </w:ins>
    </w:p>
    <w:bookmarkEnd w:id="140"/>
    <w:bookmarkStart w:id="141" w:name="def-projection"/>
    <w:p>
      <w:pPr>
        <w:pStyle w:val="BodyText"/>
      </w:pPr>
      <w:ins w:id="6344" w:author="PR Preview" w:date="2026-01-01T00:00:00Z">
        <w:r>
          <w:rPr>
            <w:b/>
            <w:bCs/>
          </w:rPr>
          <w:t xml:space="preserve">Definition 18 (Projection onto a subspace along a complement)</w:t>
        </w:r>
      </w:ins>
      <w:ins w:id="6345" w:author="PR Preview" w:date="2026-01-01T00:00:00Z">
        <w:r>
          <w:t xml:space="preserve"> </w:t>
        </w:r>
      </w:ins>
      <w:ins w:id="6346" w:author="PR Preview" w:date="2026-01-01T00:00:00Z">
        <w:r>
          <w:t xml:space="preserve">Let</w:t>
        </w:r>
      </w:ins>
      <w:ins w:id="63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348" w:author="PR Preview" w:date="2026-01-01T00:00:00Z">
        <w:r>
          <w:t xml:space="preserve"> </w:t>
        </w:r>
      </w:ins>
      <w:ins w:id="6349" w:author="PR Preview" w:date="2026-01-01T00:00:00Z">
        <w:r>
          <w:t xml:space="preserve">and</w:t>
        </w:r>
      </w:ins>
      <w:ins w:id="63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6351" w:author="PR Preview" w:date="2026-01-01T00:00:00Z">
        <w:r>
          <w:t xml:space="preserve"> </w:t>
        </w:r>
      </w:ins>
      <w:ins w:id="6352" w:author="PR Preview" w:date="2026-01-01T00:00:00Z">
        <w:r>
          <w:t xml:space="preserve">be subspaces of</w:t>
        </w:r>
      </w:ins>
      <w:ins w:id="635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54" w:author="PR Preview" w:date="2026-01-01T00:00:00Z">
        <w:r>
          <w:t xml:space="preserve"> </w:t>
        </w:r>
      </w:ins>
      <w:ins w:id="6355" w:author="PR Preview" w:date="2026-01-01T00:00:00Z">
        <w:r>
          <w:t xml:space="preserve">with</w:t>
        </w:r>
      </w:ins>
      <w:ins w:id="635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ins w:id="6357" w:author="PR Preview" w:date="2026-01-01T00:00:00Z">
        <w:r>
          <w:t xml:space="preserve"> </w:t>
        </w:r>
      </w:ins>
      <w:ins w:id="6358" w:author="PR Preview" w:date="2026-01-01T00:00:00Z">
        <w:r>
          <w:t xml:space="preserve">(</w:t>
        </w:r>
      </w:ins>
      <w:hyperlink w:anchor="def-direct-sum">
        <w:ins w:id="6359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360" w:author="PR Preview" w:date="2026-01-01T00:00:00Z">
        <w:r>
          <w:t xml:space="preserve">),</w:t>
        </w:r>
      </w:ins>
      <w:ins w:id="6361" w:author="PR Preview" w:date="2026-01-01T00:00:00Z">
        <w:r>
          <w:t xml:space="preserve"> </w:t>
        </w:r>
      </w:ins>
      <w:ins w:id="6362" w:author="PR Preview" w:date="2026-01-01T00:00:00Z">
        <w:r>
          <w:t xml:space="preserve">and let</w:t>
        </w:r>
      </w:ins>
      <w:ins w:id="63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64" w:author="PR Preview" w:date="2026-01-01T00:00:00Z">
        <w:r>
          <w:t xml:space="preserve">.</w:t>
        </w:r>
      </w:ins>
      <w:ins w:id="6365" w:author="PR Preview" w:date="2026-01-01T00:00:00Z">
        <w:r>
          <w:t xml:space="preserve"> </w:t>
        </w:r>
      </w:ins>
      <w:ins w:id="6366" w:author="PR Preview" w:date="2026-01-01T00:00:00Z">
        <w:r>
          <w:t xml:space="preserve">By</w:t>
        </w:r>
      </w:ins>
      <w:ins w:id="6367" w:author="PR Preview" w:date="2026-01-01T00:00:00Z">
        <w:r>
          <w:t xml:space="preserve"> </w:t>
        </w:r>
      </w:ins>
      <w:hyperlink w:anchor="thm-direct-sum-equiv">
        <w:ins w:id="6368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6369" w:author="PR Preview" w:date="2026-01-01T00:00:00Z">
        <w:r>
          <w:t xml:space="preserve">,</w:t>
        </w:r>
      </w:ins>
      <w:ins w:id="63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6371" w:author="PR Preview" w:date="2026-01-01T00:00:00Z">
        <w:r>
          <w:t xml:space="preserve"> </w:t>
        </w:r>
      </w:ins>
      <w:ins w:id="6372" w:author="PR Preview" w:date="2026-01-01T00:00:00Z">
        <w:r>
          <w:t xml:space="preserve">for exactly one</w:t>
        </w:r>
      </w:ins>
      <w:ins w:id="63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6374" w:author="PR Preview" w:date="2026-01-01T00:00:00Z">
        <w:r>
          <w:t xml:space="preserve"> </w:t>
        </w:r>
      </w:ins>
      <w:ins w:id="6375" w:author="PR Preview" w:date="2026-01-01T00:00:00Z">
        <w:r>
          <w:t xml:space="preserve">and</w:t>
        </w:r>
      </w:ins>
      <w:ins w:id="63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6377" w:author="PR Preview" w:date="2026-01-01T00:00:00Z">
        <w:r>
          <w:t xml:space="preserve">.</w:t>
        </w:r>
      </w:ins>
      <w:ins w:id="6378" w:author="PR Preview" w:date="2026-01-01T00:00:00Z">
        <w:r>
          <w:t xml:space="preserve"> </w:t>
        </w:r>
      </w:ins>
      <w:ins w:id="6379" w:author="PR Preview" w:date="2026-01-01T00:00:00Z">
        <w:r>
          <w:t xml:space="preserve">The vector</w:t>
        </w:r>
      </w:ins>
      <w:ins w:id="63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6381" w:author="PR Preview" w:date="2026-01-01T00:00:00Z">
        <w:r>
          <w:t xml:space="preserve"> </w:t>
        </w:r>
      </w:ins>
      <w:ins w:id="6382" w:author="PR Preview" w:date="2026-01-01T00:00:00Z">
        <w:r>
          <w:t xml:space="preserve">is the</w:t>
        </w:r>
      </w:ins>
      <w:ins w:id="6383" w:author="PR Preview" w:date="2026-01-01T00:00:00Z">
        <w:r>
          <w:t xml:space="preserve"> </w:t>
        </w:r>
      </w:ins>
      <w:ins w:id="6384" w:author="PR Preview" w:date="2026-01-01T00:00:00Z">
        <w:r>
          <w:rPr>
            <w:b/>
            <w:bCs/>
          </w:rPr>
          <w:t xml:space="preserve">projection</w:t>
        </w:r>
      </w:ins>
      <w:ins w:id="6385" w:author="PR Preview" w:date="2026-01-01T00:00:00Z">
        <w:r>
          <w:t xml:space="preserve"> </w:t>
        </w:r>
      </w:ins>
      <w:ins w:id="6386" w:author="PR Preview" w:date="2026-01-01T00:00:00Z">
        <w:r>
          <w:t xml:space="preserve">of</w:t>
        </w:r>
      </w:ins>
      <w:ins w:id="6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6388" w:author="PR Preview" w:date="2026-01-01T00:00:00Z">
        <w:r>
          <w:t xml:space="preserve"> </w:t>
        </w:r>
      </w:ins>
      <w:ins w:id="6389" w:author="PR Preview" w:date="2026-01-01T00:00:00Z">
        <w:r>
          <w:t xml:space="preserve">onto</w:t>
        </w:r>
      </w:ins>
      <w:ins w:id="63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391" w:author="PR Preview" w:date="2026-01-01T00:00:00Z">
        <w:r>
          <w:t xml:space="preserve"> </w:t>
        </w:r>
      </w:ins>
      <w:ins w:id="6392" w:author="PR Preview" w:date="2026-01-01T00:00:00Z">
        <w:r>
          <w:t xml:space="preserve">along</w:t>
        </w:r>
      </w:ins>
      <w:ins w:id="63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6394" w:author="PR Preview" w:date="2026-01-01T00:00:00Z">
        <w:r>
          <w:t xml:space="preserve"> </w:t>
        </w:r>
      </w:ins>
      <w:ins w:id="6395" w:author="PR Preview" w:date="2026-01-01T00:00:00Z">
        <w:r>
          <w:t xml:space="preserve">(Banerjee and Roy 2014, Definition 6.3, p. 163)</w:t>
        </w:r>
      </w:ins>
      <w:ins w:id="6396" w:author="PR Preview" w:date="2026-01-01T00:00:00Z">
        <w:r>
          <w:t xml:space="preserve">.</w:t>
        </w:r>
      </w:ins>
    </w:p>
    <w:bookmarkEnd w:id="141"/>
    <w:bookmarkStart w:id="142" w:name="exm-projection"/>
    <w:p>
      <w:pPr>
        <w:pStyle w:val="BodyText"/>
      </w:pPr>
      <w:ins w:id="6397" w:author="PR Preview" w:date="2026-01-01T00:00:00Z">
        <w:r>
          <w:rPr>
            <w:b/>
            <w:bCs/>
          </w:rPr>
          <w:t xml:space="preserve">Example 51 (The projection depends on the complement)</w:t>
        </w:r>
      </w:ins>
      <w:ins w:id="6398" w:author="PR Preview" w:date="2026-01-01T00:00:00Z">
        <w:r>
          <w:t xml:space="preserve"> </w:t>
        </w:r>
      </w:ins>
      <w:ins w:id="6399" w:author="PR Preview" w:date="2026-01-01T00:00:00Z">
        <w:r>
          <w:t xml:space="preserve">Let</w:t>
        </w:r>
      </w:ins>
      <w:ins w:id="64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401" w:author="PR Preview" w:date="2026-01-01T00:00:00Z">
        <w:r>
          <w:t xml:space="preserve">, the horizontal axis in</w:t>
        </w:r>
      </w:ins>
      <w:ins w:id="64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403" w:author="PR Preview" w:date="2026-01-01T00:00:00Z">
        <w:r>
          <w:t xml:space="preserve">,</w:t>
        </w:r>
      </w:ins>
      <w:ins w:id="6404" w:author="PR Preview" w:date="2026-01-01T00:00:00Z">
        <w:r>
          <w:t xml:space="preserve"> </w:t>
        </w:r>
      </w:ins>
      <w:ins w:id="6405" w:author="PR Preview" w:date="2026-01-01T00:00:00Z">
        <w:r>
          <w:t xml:space="preserve">and let</w:t>
        </w:r>
      </w:ins>
      <w:ins w:id="64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40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4"/>
        </w:numPr>
      </w:pPr>
      <w:ins w:id="6408" w:author="PR Preview" w:date="2026-01-01T00:00:00Z">
        <w:r>
          <w:rPr>
            <w:b/>
            <w:bCs/>
          </w:rPr>
          <w:t xml:space="preserve">Along</w:t>
        </w:r>
      </w:ins>
      <w:ins w:id="6409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410" w:author="PR Preview" w:date="2026-01-01T00:00:00Z">
        <w:r>
          <w:rPr>
            <w:b/>
            <w:bCs/>
          </w:rPr>
          <w:t xml:space="preserve">:</w:t>
        </w:r>
      </w:ins>
      <w:ins w:id="64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412" w:author="PR Preview" w:date="2026-01-01T00:00:00Z">
        <w:r>
          <w:t xml:space="preserve">,</w:t>
        </w:r>
      </w:ins>
      <w:ins w:id="6413" w:author="PR Preview" w:date="2026-01-01T00:00:00Z">
        <w:r>
          <w:t xml:space="preserve"> </w:t>
        </w:r>
      </w:ins>
      <w:ins w:id="6414" w:author="PR Preview" w:date="2026-01-01T00:00:00Z">
        <w:r>
          <w:t xml:space="preserve">with</w:t>
        </w:r>
      </w:ins>
      <w:ins w:id="64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6416" w:author="PR Preview" w:date="2026-01-01T00:00:00Z">
        <w:r>
          <w:t xml:space="preserve"> </w:t>
        </w:r>
      </w:ins>
      <w:ins w:id="6417" w:author="PR Preview" w:date="2026-01-01T00:00:00Z">
        <w:r>
          <w:t xml:space="preserve">and</w:t>
        </w:r>
      </w:ins>
      <w:ins w:id="64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6419" w:author="PR Preview" w:date="2026-01-01T00:00:00Z">
        <w:r>
          <w:t xml:space="preserve">,</w:t>
        </w:r>
      </w:ins>
      <w:ins w:id="6420" w:author="PR Preview" w:date="2026-01-01T00:00:00Z">
        <w:r>
          <w:t xml:space="preserve"> </w:t>
        </w:r>
      </w:ins>
      <w:ins w:id="6421" w:author="PR Preview" w:date="2026-01-01T00:00:00Z">
        <w:r>
          <w:t xml:space="preserve">so the projection of</w:t>
        </w:r>
      </w:ins>
      <w:ins w:id="64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423" w:author="PR Preview" w:date="2026-01-01T00:00:00Z">
        <w:r>
          <w:t xml:space="preserve"> </w:t>
        </w:r>
      </w:ins>
      <w:ins w:id="6424" w:author="PR Preview" w:date="2026-01-01T00:00:00Z">
        <w:r>
          <w:t xml:space="preserve">onto</w:t>
        </w:r>
      </w:ins>
      <w:ins w:id="642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426" w:author="PR Preview" w:date="2026-01-01T00:00:00Z">
        <w:r>
          <w:t xml:space="preserve"> </w:t>
        </w:r>
      </w:ins>
      <w:ins w:id="6427" w:author="PR Preview" w:date="2026-01-01T00:00:00Z">
        <w:r>
          <w:t xml:space="preserve">along</w:t>
        </w:r>
      </w:ins>
      <w:ins w:id="64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6429" w:author="PR Preview" w:date="2026-01-01T00:00:00Z">
        <w:r>
          <w:t xml:space="preserve"> </w:t>
        </w:r>
      </w:ins>
      <w:ins w:id="6430" w:author="PR Preview" w:date="2026-01-01T00:00:00Z">
        <w:r>
          <w:t xml:space="preserve">is</w:t>
        </w:r>
      </w:ins>
      <w:ins w:id="64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4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24"/>
        </w:numPr>
      </w:pPr>
      <w:ins w:id="6433" w:author="PR Preview" w:date="2026-01-01T00:00:00Z">
        <w:r>
          <w:rPr>
            <w:b/>
            <w:bCs/>
          </w:rPr>
          <w:t xml:space="preserve">Along</w:t>
        </w:r>
      </w:ins>
      <w:ins w:id="6434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435" w:author="PR Preview" w:date="2026-01-01T00:00:00Z">
        <w:r>
          <w:rPr>
            <w:b/>
            <w:bCs/>
          </w:rPr>
          <w:t xml:space="preserve">:</w:t>
        </w:r>
      </w:ins>
      <w:ins w:id="64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437" w:author="PR Preview" w:date="2026-01-01T00:00:00Z">
        <w:r>
          <w:t xml:space="preserve">,</w:t>
        </w:r>
      </w:ins>
      <w:ins w:id="6438" w:author="PR Preview" w:date="2026-01-01T00:00:00Z">
        <w:r>
          <w:t xml:space="preserve"> </w:t>
        </w:r>
      </w:ins>
      <w:ins w:id="6439" w:author="PR Preview" w:date="2026-01-01T00:00:00Z">
        <w:r>
          <w:t xml:space="preserve">with</w:t>
        </w:r>
      </w:ins>
      <w:ins w:id="64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6441" w:author="PR Preview" w:date="2026-01-01T00:00:00Z">
        <w:r>
          <w:t xml:space="preserve"> </w:t>
        </w:r>
      </w:ins>
      <w:ins w:id="6442" w:author="PR Preview" w:date="2026-01-01T00:00:00Z">
        <w:r>
          <w:t xml:space="preserve">and</w:t>
        </w:r>
      </w:ins>
      <w:ins w:id="64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6444" w:author="PR Preview" w:date="2026-01-01T00:00:00Z">
        <w:r>
          <w:t xml:space="preserve">,</w:t>
        </w:r>
      </w:ins>
      <w:ins w:id="6445" w:author="PR Preview" w:date="2026-01-01T00:00:00Z">
        <w:r>
          <w:t xml:space="preserve"> </w:t>
        </w:r>
      </w:ins>
      <w:ins w:id="6446" w:author="PR Preview" w:date="2026-01-01T00:00:00Z">
        <w:r>
          <w:t xml:space="preserve">so the projection of</w:t>
        </w:r>
      </w:ins>
      <w:ins w:id="644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448" w:author="PR Preview" w:date="2026-01-01T00:00:00Z">
        <w:r>
          <w:t xml:space="preserve"> </w:t>
        </w:r>
      </w:ins>
      <w:ins w:id="6449" w:author="PR Preview" w:date="2026-01-01T00:00:00Z">
        <w:r>
          <w:t xml:space="preserve">onto</w:t>
        </w:r>
      </w:ins>
      <w:ins w:id="64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451" w:author="PR Preview" w:date="2026-01-01T00:00:00Z">
        <w:r>
          <w:t xml:space="preserve"> </w:t>
        </w:r>
      </w:ins>
      <w:ins w:id="6452" w:author="PR Preview" w:date="2026-01-01T00:00:00Z">
        <w:r>
          <w:t xml:space="preserve">along</w:t>
        </w:r>
      </w:ins>
      <w:ins w:id="64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6454" w:author="PR Preview" w:date="2026-01-01T00:00:00Z">
        <w:r>
          <w:t xml:space="preserve"> </w:t>
        </w:r>
      </w:ins>
      <w:ins w:id="6455" w:author="PR Preview" w:date="2026-01-01T00:00:00Z">
        <w:r>
          <w:t xml:space="preserve">is</w:t>
        </w:r>
      </w:ins>
      <w:ins w:id="64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457" w:author="PR Preview" w:date="2026-01-01T00:00:00Z">
        <w:r>
          <w:t xml:space="preserve">.</w:t>
        </w:r>
      </w:ins>
    </w:p>
    <w:p>
      <w:pPr>
        <w:pStyle w:val="FirstParagraph"/>
      </w:pPr>
      <w:ins w:id="6458" w:author="PR Preview" w:date="2026-01-01T00:00:00Z">
        <w:r>
          <w:t xml:space="preserve">Each of</w:t>
        </w:r>
      </w:ins>
      <w:ins w:id="64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ins w:id="6460" w:author="PR Preview" w:date="2026-01-01T00:00:00Z">
        <w:r>
          <w:t xml:space="preserve"> </w:t>
        </w:r>
      </w:ins>
      <w:ins w:id="6461" w:author="PR Preview" w:date="2026-01-01T00:00:00Z">
        <w:r>
          <w:t xml:space="preserve">and</w:t>
        </w:r>
      </w:ins>
      <w:ins w:id="64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ins w:id="6463" w:author="PR Preview" w:date="2026-01-01T00:00:00Z">
        <w:r>
          <w:t xml:space="preserve"> </w:t>
        </w:r>
      </w:ins>
      <w:ins w:id="6464" w:author="PR Preview" w:date="2026-01-01T00:00:00Z">
        <w:r>
          <w:t xml:space="preserve">is a line that meets</w:t>
        </w:r>
      </w:ins>
      <w:ins w:id="646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466" w:author="PR Preview" w:date="2026-01-01T00:00:00Z">
        <w:r>
          <w:t xml:space="preserve"> </w:t>
        </w:r>
      </w:ins>
      <w:ins w:id="6467" w:author="PR Preview" w:date="2026-01-01T00:00:00Z">
        <w:r>
          <w:t xml:space="preserve">only at</w:t>
        </w:r>
      </w:ins>
      <w:ins w:id="646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6469" w:author="PR Preview" w:date="2026-01-01T00:00:00Z">
        <w:r>
          <w:t xml:space="preserve">,</w:t>
        </w:r>
      </w:ins>
      <w:ins w:id="6470" w:author="PR Preview" w:date="2026-01-01T00:00:00Z">
        <w:r>
          <w:t xml:space="preserve"> </w:t>
        </w:r>
      </w:ins>
      <w:ins w:id="6471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ins w:id="6472" w:author="PR Preview" w:date="2026-01-01T00:00:00Z">
        <w:r>
          <w:t xml:space="preserve">(</w:t>
        </w:r>
      </w:ins>
      <w:hyperlink w:anchor="def-direct-sum">
        <w:ins w:id="6473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474" w:author="PR Preview" w:date="2026-01-01T00:00:00Z">
        <w:r>
          <w:t xml:space="preserve">,</w:t>
        </w:r>
      </w:ins>
      <w:ins w:id="6475" w:author="PR Preview" w:date="2026-01-01T00:00:00Z">
        <w:r>
          <w:t xml:space="preserve"> </w:t>
        </w:r>
      </w:ins>
      <w:hyperlink w:anchor="thm-direct-sum-equiv">
        <w:ins w:id="647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6477" w:author="PR Preview" w:date="2026-01-01T00:00:00Z">
        <w:r>
          <w:t xml:space="preserve">).</w:t>
        </w:r>
      </w:ins>
      <w:ins w:id="6478" w:author="PR Preview" w:date="2026-01-01T00:00:00Z">
        <w:r>
          <w:t xml:space="preserve"> </w:t>
        </w:r>
      </w:ins>
      <w:ins w:id="6479" w:author="PR Preview" w:date="2026-01-01T00:00:00Z">
        <w:r>
          <w:t xml:space="preserve">The same vector has a different projection onto the same subspace</w:t>
        </w:r>
      </w:ins>
      <w:ins w:id="6480" w:author="PR Preview" w:date="2026-01-01T00:00:00Z">
        <w:r>
          <w:t xml:space="preserve"> </w:t>
        </w:r>
      </w:ins>
      <w:ins w:id="6481" w:author="PR Preview" w:date="2026-01-01T00:00:00Z">
        <w:r>
          <w:t xml:space="preserve">when the complement changes.</w:t>
        </w:r>
      </w:ins>
    </w:p>
    <w:bookmarkEnd w:id="142"/>
    <w:bookmarkEnd w:id="143"/>
    <w:bookmarkStart w:id="159" w:name="sec-orthogonal-complements"/>
    <w:p>
      <w:pPr>
        <w:pStyle w:val="Heading2"/>
      </w:pPr>
      <w:ins w:id="6482" w:author="PR Preview" w:date="2026-01-01T00:00:00Z">
        <w:r>
          <w:t xml:space="preserve">6 Orthogonal complements</w:t>
        </w:r>
      </w:ins>
    </w:p>
    <w:bookmarkStart w:id="144" w:name="thm-dot-linear"/>
    <w:p>
      <w:pPr>
        <w:pStyle w:val="FirstParagraph"/>
      </w:pPr>
      <w:ins w:id="6483" w:author="PR Preview" w:date="2026-01-01T00:00:00Z">
        <w:r>
          <w:rPr>
            <w:b/>
            <w:bCs/>
          </w:rPr>
          <w:t xml:space="preserve">Theorem 28 (The dot product is linear in each slot)</w:t>
        </w:r>
      </w:ins>
      <w:ins w:id="6484" w:author="PR Preview" w:date="2026-01-01T00:00:00Z">
        <w:r>
          <w:t xml:space="preserve"> </w:t>
        </w:r>
      </w:ins>
      <w:ins w:id="6485" w:author="PR Preview" w:date="2026-01-01T00:00:00Z">
        <w:r>
          <w:t xml:space="preserve">For vectors</w:t>
        </w:r>
      </w:ins>
      <w:ins w:id="64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487" w:author="PR Preview" w:date="2026-01-01T00:00:00Z">
        <w:r>
          <w:t xml:space="preserve"> </w:t>
        </w:r>
      </w:ins>
      <w:ins w:id="6488" w:author="PR Preview" w:date="2026-01-01T00:00:00Z">
        <w:r>
          <w:t xml:space="preserve">and numbers</w:t>
        </w:r>
      </w:ins>
      <w:ins w:id="648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64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ins w:id="649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4"/>
    <w:p>
      <w:pPr>
        <w:pStyle w:val="FirstParagraph"/>
      </w:pPr>
      <w:ins w:id="6492" w:author="PR Preview" w:date="2026-01-01T00:00:00Z">
        <w:r>
          <w:rPr>
            <w:i/>
            <w:iCs/>
          </w:rPr>
          <w:t xml:space="preserve">Proof</w:t>
        </w:r>
      </w:ins>
      <w:ins w:id="6493" w:author="PR Preview" w:date="2026-01-01T00:00:00Z">
        <w:r>
          <w:t xml:space="preserve">. </w:t>
        </w:r>
      </w:ins>
      <w:ins w:id="6494" w:author="PR Preview" w:date="2026-01-01T00:00:00Z">
        <w:r>
          <w:rPr>
            <w:b/>
            <w:bCs/>
          </w:rPr>
          <w:t xml:space="preserve">Second slot.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495" w:author="PR Preview" w:date="2026-01-01T00:00:00Z">
        <w:r>
          <w:rPr>
            <w:b/>
            <w:bCs/>
          </w:rPr>
          <w:t xml:space="preserve">First slot.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ins w:id="6496" w:author="PR Preview" w:date="2026-01-01T00:00:00Z">
        <w:r>
          <w:t xml:space="preserve">Two special cases are used often.</w:t>
        </w:r>
      </w:ins>
      <w:ins w:id="6497" w:author="PR Preview" w:date="2026-01-01T00:00:00Z">
        <w:r>
          <w:t xml:space="preserve"> </w:t>
        </w:r>
      </w:ins>
      <w:ins w:id="6498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499" w:author="PR Preview" w:date="2026-01-01T00:00:00Z">
        <w:r>
          <w:t xml:space="preserve">and</w:t>
        </w:r>
      </w:ins>
      <w:ins w:id="6500" w:author="PR Preview" w:date="2026-01-01T00:00:00Z">
        <w:r>
          <w:t xml:space="preserve"> </w:t>
        </w:r>
      </w:ins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6501" w:author="PR Preview" w:date="2026-01-01T00:00:00Z">
        <w:r>
          <w:t xml:space="preserve">,</w:t>
        </w:r>
      </w:ins>
      <w:ins w:id="6502" w:author="PR Preview" w:date="2026-01-01T00:00:00Z">
        <w:r>
          <w:t xml:space="preserve"> </w:t>
        </w:r>
      </w:ins>
      <w:ins w:id="6503" w:author="PR Preview" w:date="2026-01-01T00:00:00Z">
        <w:r>
          <w:t xml:space="preserve">the theorem gives</w:t>
        </w:r>
      </w:ins>
      <w:ins w:id="65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ins w:id="6505" w:author="PR Preview" w:date="2026-01-01T00:00:00Z">
        <w:r>
          <w:t xml:space="preserve">.</w:t>
        </w:r>
      </w:ins>
      <w:ins w:id="6506" w:author="PR Preview" w:date="2026-01-01T00:00:00Z">
        <w:r>
          <w:t xml:space="preserve"> </w:t>
        </w:r>
      </w:ins>
      <w:ins w:id="6507" w:author="PR Preview" w:date="2026-01-01T00:00:00Z">
        <w:r>
          <w:t xml:space="preserve">With</w:t>
        </w:r>
      </w:ins>
      <w:ins w:id="65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6509" w:author="PR Preview" w:date="2026-01-01T00:00:00Z">
        <w:r>
          <w:t xml:space="preserve"> </w:t>
        </w:r>
      </w:ins>
      <w:ins w:id="6510" w:author="PR Preview" w:date="2026-01-01T00:00:00Z">
        <w:r>
          <w:t xml:space="preserve">and</w:t>
        </w:r>
      </w:ins>
      <w:ins w:id="651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6512" w:author="PR Preview" w:date="2026-01-01T00:00:00Z">
        <w:r>
          <w:t xml:space="preserve">, and</w:t>
        </w:r>
      </w:ins>
      <w:ins w:id="6513" w:author="PR Preview" w:date="2026-01-01T00:00:00Z">
        <w:r>
          <w:t xml:space="preserve"> </w:t>
        </w:r>
      </w:ins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514" w:author="PR Preview" w:date="2026-01-01T00:00:00Z">
        <w:r>
          <w:t xml:space="preserve">,</w:t>
        </w:r>
      </w:ins>
      <w:ins w:id="6515" w:author="PR Preview" w:date="2026-01-01T00:00:00Z">
        <w:r>
          <w:t xml:space="preserve"> </w:t>
        </w:r>
      </w:ins>
      <w:ins w:id="6516" w:author="PR Preview" w:date="2026-01-01T00:00:00Z">
        <w:r>
          <w:t xml:space="preserve">it gives</w:t>
        </w:r>
      </w:ins>
      <w:ins w:id="65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ins w:id="6518" w:author="PR Preview" w:date="2026-01-01T00:00:00Z">
        <w:r>
          <w:t xml:space="preserve">,</w:t>
        </w:r>
      </w:ins>
      <w:ins w:id="6519" w:author="PR Preview" w:date="2026-01-01T00:00:00Z">
        <w:r>
          <w:t xml:space="preserve"> </w:t>
        </w:r>
      </w:ins>
      <w:ins w:id="6520" w:author="PR Preview" w:date="2026-01-01T00:00:00Z">
        <w:r>
          <w:t xml:space="preserve">and likewise in the first slot.</w:t>
        </w:r>
      </w:ins>
    </w:p>
    <w:bookmarkStart w:id="145" w:name="exm-dot-linear"/>
    <w:p>
      <w:pPr>
        <w:pStyle w:val="BodyText"/>
      </w:pPr>
      <w:ins w:id="6521" w:author="PR Preview" w:date="2026-01-01T00:00:00Z">
        <w:r>
          <w:rPr>
            <w:b/>
            <w:bCs/>
          </w:rPr>
          <w:t xml:space="preserve">Example 52 (Splitting a dot product)</w:t>
        </w:r>
      </w:ins>
      <w:ins w:id="6522" w:author="PR Preview" w:date="2026-01-01T00:00:00Z">
        <w:r>
          <w:t xml:space="preserve"> </w:t>
        </w:r>
      </w:ins>
      <w:ins w:id="6523" w:author="PR Preview" w:date="2026-01-01T00:00:00Z">
        <w:r>
          <w:t xml:space="preserve">Let</w:t>
        </w:r>
      </w:ins>
      <w:ins w:id="652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525" w:author="PR Preview" w:date="2026-01-01T00:00:00Z">
        <w:r>
          <w:t xml:space="preserve">,</w:t>
        </w:r>
      </w:ins>
      <w:ins w:id="65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527" w:author="PR Preview" w:date="2026-01-01T00:00:00Z">
        <w:r>
          <w:t xml:space="preserve">,</w:t>
        </w:r>
      </w:ins>
      <w:ins w:id="65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529" w:author="PR Preview" w:date="2026-01-01T00:00:00Z">
        <w:r>
          <w:t xml:space="preserve">,</w:t>
        </w:r>
      </w:ins>
      <w:ins w:id="653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6531" w:author="PR Preview" w:date="2026-01-01T00:00:00Z">
        <w:r>
          <w:t xml:space="preserve"> </w:t>
        </w:r>
      </w:ins>
      <w:ins w:id="6532" w:author="PR Preview" w:date="2026-01-01T00:00:00Z">
        <w:r>
          <w:t xml:space="preserve">and</w:t>
        </w:r>
      </w:ins>
      <w:ins w:id="653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6534" w:author="PR Preview" w:date="2026-01-01T00:00:00Z">
        <w:r>
          <w:t xml:space="preserve">.</w:t>
        </w:r>
      </w:ins>
      <w:ins w:id="6535" w:author="PR Preview" w:date="2026-01-01T00:00:00Z">
        <w:r>
          <w:t xml:space="preserve"> </w:t>
        </w:r>
      </w:ins>
      <w:ins w:id="6536" w:author="PR Preview" w:date="2026-01-01T00:00:00Z">
        <w:r>
          <w:t xml:space="preserve">Directly,</w:t>
        </w:r>
      </w:ins>
      <w:ins w:id="6537" w:author="PR Preview" w:date="2026-01-01T00:00:00Z">
        <w:r>
          <w:t xml:space="preserve"> </w:t>
        </w:r>
      </w:ins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6538" w:author="PR Preview" w:date="2026-01-01T00:00:00Z">
        <w:r>
          <w:t xml:space="preserve"> </w:t>
        </w:r>
      </w:ins>
      <w:ins w:id="653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540" w:author="PR Preview" w:date="2026-01-01T00:00:00Z">
        <w:r>
          <w:t xml:space="preserve">By</w:t>
        </w:r>
      </w:ins>
      <w:ins w:id="6541" w:author="PR Preview" w:date="2026-01-01T00:00:00Z">
        <w:r>
          <w:t xml:space="preserve"> </w:t>
        </w:r>
      </w:ins>
      <w:hyperlink w:anchor="thm-dot-linear">
        <w:ins w:id="6542" w:author="PR Preview" w:date="2026-01-01T00:00:00Z">
          <w:r>
            <w:rPr>
              <w:rStyle w:val="Hyperlink"/>
            </w:rPr>
            <w:t xml:space="preserve">Theorem 28</w:t>
          </w:r>
        </w:ins>
      </w:hyperlink>
      <w:ins w:id="654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544" w:author="PR Preview" w:date="2026-01-01T00:00:00Z">
        <w:r>
          <w:t xml:space="preserve">the same number.</w:t>
        </w:r>
      </w:ins>
    </w:p>
    <w:bookmarkEnd w:id="145"/>
    <w:bookmarkStart w:id="146" w:name="def-orthogonal-complement"/>
    <w:p>
      <w:pPr>
        <w:pStyle w:val="BodyText"/>
      </w:pPr>
      <w:ins w:id="6545" w:author="PR Preview" w:date="2026-01-01T00:00:00Z">
        <w:r>
          <w:rPr>
            <w:b/>
            <w:bCs/>
          </w:rPr>
          <w:t xml:space="preserve">Definition 19 (Orthogonal complement)</w:t>
        </w:r>
      </w:ins>
      <w:ins w:id="6546" w:author="PR Preview" w:date="2026-01-01T00:00:00Z">
        <w:r>
          <w:t xml:space="preserve"> </w:t>
        </w:r>
      </w:ins>
      <w:ins w:id="6547" w:author="PR Preview" w:date="2026-01-01T00:00:00Z">
        <w:r>
          <w:t xml:space="preserve">The</w:t>
        </w:r>
      </w:ins>
      <w:ins w:id="6548" w:author="PR Preview" w:date="2026-01-01T00:00:00Z">
        <w:r>
          <w:t xml:space="preserve"> </w:t>
        </w:r>
      </w:ins>
      <w:ins w:id="6549" w:author="PR Preview" w:date="2026-01-01T00:00:00Z">
        <w:r>
          <w:rPr>
            <w:b/>
            <w:bCs/>
          </w:rPr>
          <w:t xml:space="preserve">orthogonal complement</w:t>
        </w:r>
      </w:ins>
      <w:ins w:id="6550" w:author="PR Preview" w:date="2026-01-01T00:00:00Z">
        <w:r>
          <w:t xml:space="preserve"> </w:t>
        </w:r>
      </w:ins>
      <w:ins w:id="6551" w:author="PR Preview" w:date="2026-01-01T00:00:00Z">
        <w:r>
          <w:t xml:space="preserve">of a set</w:t>
        </w:r>
      </w:ins>
      <w:ins w:id="65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6553" w:author="PR Preview" w:date="2026-01-01T00:00:00Z">
        <w:r>
          <w:t xml:space="preserve"> </w:t>
        </w:r>
      </w:ins>
      <w:ins w:id="6554" w:author="PR Preview" w:date="2026-01-01T00:00:00Z">
        <w:r>
          <w:t xml:space="preserve">of vectors in</w:t>
        </w:r>
      </w:ins>
      <w:ins w:id="655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556" w:author="PR Preview" w:date="2026-01-01T00:00:00Z">
        <w:r>
          <w:t xml:space="preserve"> </w:t>
        </w:r>
      </w:ins>
      <w:ins w:id="6557" w:author="PR Preview" w:date="2026-01-01T00:00:00Z">
        <w:r>
          <w:t xml:space="preserve">is the set of vectors orthogonal (</w:t>
        </w:r>
      </w:ins>
      <w:hyperlink r:id="rId98">
        <w:ins w:id="6558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6559" w:author="PR Preview" w:date="2026-01-01T00:00:00Z">
        <w:r>
          <w:t xml:space="preserve">)</w:t>
        </w:r>
      </w:ins>
      <w:ins w:id="6560" w:author="PR Preview" w:date="2026-01-01T00:00:00Z">
        <w:r>
          <w:t xml:space="preserve"> </w:t>
        </w:r>
      </w:ins>
      <w:ins w:id="6561" w:author="PR Preview" w:date="2026-01-01T00:00:00Z">
        <w:r>
          <w:t xml:space="preserve">to every vector of</w:t>
        </w:r>
      </w:ins>
      <w:ins w:id="65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65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564" w:author="PR Preview" w:date="2026-01-01T00:00:00Z">
        <w:r>
          <w:t xml:space="preserve"> </w:t>
        </w:r>
      </w:ins>
      <w:ins w:id="6565" w:author="PR Preview" w:date="2026-01-01T00:00:00Z">
        <w:r>
          <w:t xml:space="preserve">is read</w:t>
        </w:r>
      </w:ins>
      <w:ins w:id="6566" w:author="PR Preview" w:date="2026-01-01T00:00:00Z">
        <w:r>
          <w:t xml:space="preserve"> </w:t>
        </w:r>
      </w:ins>
      <w:ins w:id="6567" w:author="PR Preview" w:date="2026-01-01T00:00:00Z">
        <w:r>
          <w:t xml:space="preserve">“</w:t>
        </w:r>
      </w:ins>
      <m:oMath>
        <m:r>
          <m:rPr>
            <m:scr m:val="script"/>
            <m:sty m:val="p"/>
          </m:rPr>
          <m:t>X</m:t>
        </m:r>
      </m:oMath>
      <w:ins w:id="6568" w:author="PR Preview" w:date="2026-01-01T00:00:00Z">
        <w:r>
          <w:t xml:space="preserve"> </w:t>
        </w:r>
      </w:ins>
      <w:ins w:id="6569" w:author="PR Preview" w:date="2026-01-01T00:00:00Z">
        <w:r>
          <w:t xml:space="preserve">perp”</w:t>
        </w:r>
      </w:ins>
      <w:ins w:id="6570" w:author="PR Preview" w:date="2026-01-01T00:00:00Z">
        <w:r>
          <w:t xml:space="preserve">.</w:t>
        </w:r>
      </w:ins>
      <w:ins w:id="65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6572" w:author="PR Preview" w:date="2026-01-01T00:00:00Z">
        <w:r>
          <w:t xml:space="preserve"> </w:t>
        </w:r>
      </w:ins>
      <w:ins w:id="6573" w:author="PR Preview" w:date="2026-01-01T00:00:00Z">
        <w:r>
          <w:t xml:space="preserve">need not be a subspace.</w:t>
        </w:r>
      </w:ins>
    </w:p>
    <w:bookmarkEnd w:id="146"/>
    <w:bookmarkStart w:id="147" w:name="exm-orthogonal-complement"/>
    <w:p>
      <w:pPr>
        <w:pStyle w:val="BodyText"/>
      </w:pPr>
      <w:ins w:id="6574" w:author="PR Preview" w:date="2026-01-01T00:00:00Z">
        <w:r>
          <w:rPr>
            <w:b/>
            <w:bCs/>
          </w:rPr>
          <w:t xml:space="preserve">Example 53 (Orthogonal complements in</w:t>
        </w:r>
      </w:ins>
      <w:ins w:id="657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576" w:author="PR Preview" w:date="2026-01-01T00:00:00Z">
        <w:r>
          <w:rPr>
            <w:b/>
            <w:bCs/>
          </w:rPr>
          <w:t xml:space="preserve">)</w:t>
        </w:r>
      </w:ins>
      <w:ins w:id="6577" w:author="PR Preview" w:date="2026-01-01T00:00:00Z">
        <w:r>
          <w:t xml:space="preserve"> </w:t>
        </w:r>
      </w:ins>
      <w:ins w:id="6578" w:author="PR Preview" w:date="2026-01-01T00:00:00Z">
        <w:r>
          <w:t xml:space="preserve"> </w:t>
        </w:r>
      </w:ins>
    </w:p>
    <w:p>
      <w:pPr>
        <w:numPr>
          <w:ilvl w:val="0"/>
          <w:numId w:val="1025"/>
        </w:numPr>
      </w:pPr>
      <w:ins w:id="6579" w:author="PR Preview" w:date="2026-01-01T00:00:00Z">
        <w:r>
          <w:rPr>
            <w:b/>
            <w:bCs/>
          </w:rPr>
          <w:t xml:space="preserve">A plane.</w:t>
        </w:r>
      </w:ins>
      <w:ins w:id="6580" w:author="PR Preview" w:date="2026-01-01T00:00:00Z">
        <w:r>
          <w:t xml:space="preserve"> </w:t>
        </w:r>
      </w:ins>
      <w:ins w:id="6581" w:author="PR Preview" w:date="2026-01-01T00:00:00Z">
        <w:r>
          <w:t xml:space="preserve">Let</w:t>
        </w:r>
      </w:ins>
      <w:ins w:id="658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6583" w:author="PR Preview" w:date="2026-01-01T00:00:00Z">
        <w:r>
          <w:t xml:space="preserve">, the plane</w:t>
        </w:r>
      </w:ins>
      <w:ins w:id="6584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6585" w:author="PR Preview" w:date="2026-01-01T00:00:00Z">
        <w:r>
          <w:t xml:space="preserve">.</w:t>
        </w:r>
      </w:ins>
      <w:ins w:id="6586" w:author="PR Preview" w:date="2026-01-01T00:00:00Z">
        <w:r>
          <w:t xml:space="preserve"> </w:t>
        </w:r>
      </w:ins>
      <w:ins w:id="6587" w:author="PR Preview" w:date="2026-01-01T00:00:00Z">
        <w:r>
          <w:t xml:space="preserve">A vector</w:t>
        </w:r>
      </w:ins>
      <w:ins w:id="65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6589" w:author="PR Preview" w:date="2026-01-01T00:00:00Z">
        <w:r>
          <w:t xml:space="preserve"> </w:t>
        </w:r>
      </w:ins>
      <w:ins w:id="6590" w:author="PR Preview" w:date="2026-01-01T00:00:00Z">
        <w:r>
          <w:t xml:space="preserve">is in</w:t>
        </w:r>
      </w:ins>
      <w:ins w:id="659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592" w:author="PR Preview" w:date="2026-01-01T00:00:00Z">
        <w:r>
          <w:t xml:space="preserve"> </w:t>
        </w:r>
      </w:ins>
      <w:ins w:id="6593" w:author="PR Preview" w:date="2026-01-01T00:00:00Z">
        <w:r>
          <w:t xml:space="preserve">when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6594" w:author="PR Preview" w:date="2026-01-01T00:00:00Z">
        <w:r>
          <w:t xml:space="preserve">for all</w:t>
        </w:r>
      </w:ins>
      <w:ins w:id="6595" w:author="PR Preview" w:date="2026-01-01T00:00:00Z">
        <w:r>
          <w:t xml:space="preserve"> </w:t>
        </w:r>
      </w:ins>
      <m:oMath>
        <m:r>
          <m:t>a</m:t>
        </m:r>
      </m:oMath>
      <w:ins w:id="6596" w:author="PR Preview" w:date="2026-01-01T00:00:00Z">
        <w:r>
          <w:t xml:space="preserve"> </w:t>
        </w:r>
      </w:ins>
      <w:ins w:id="6597" w:author="PR Preview" w:date="2026-01-01T00:00:00Z">
        <w:r>
          <w:t xml:space="preserve">and</w:t>
        </w:r>
      </w:ins>
      <w:ins w:id="6598" w:author="PR Preview" w:date="2026-01-01T00:00:00Z">
        <w:r>
          <w:t xml:space="preserve"> </w:t>
        </w:r>
      </w:ins>
      <m:oMath>
        <m:r>
          <m:t>b</m:t>
        </m:r>
      </m:oMath>
      <w:ins w:id="6599" w:author="PR Preview" w:date="2026-01-01T00:00:00Z">
        <w:r>
          <w:t xml:space="preserve">.</w:t>
        </w:r>
      </w:ins>
      <w:ins w:id="6600" w:author="PR Preview" w:date="2026-01-01T00:00:00Z">
        <w:r>
          <w:t xml:space="preserve"> </w:t>
        </w:r>
      </w:ins>
      <w:ins w:id="6601" w:author="PR Preview" w:date="2026-01-01T00:00:00Z">
        <w:r>
          <w:t xml:space="preserve">Taking</w:t>
        </w:r>
      </w:ins>
      <w:ins w:id="66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6603" w:author="PR Preview" w:date="2026-01-01T00:00:00Z">
        <w:r>
          <w:t xml:space="preserve"> </w:t>
        </w:r>
      </w:ins>
      <w:ins w:id="6604" w:author="PR Preview" w:date="2026-01-01T00:00:00Z">
        <w:r>
          <w:t xml:space="preserve">forces</w:t>
        </w:r>
      </w:ins>
      <w:ins w:id="6605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6606" w:author="PR Preview" w:date="2026-01-01T00:00:00Z">
        <w:r>
          <w:t xml:space="preserve">,</w:t>
        </w:r>
      </w:ins>
      <w:ins w:id="6607" w:author="PR Preview" w:date="2026-01-01T00:00:00Z">
        <w:r>
          <w:t xml:space="preserve"> </w:t>
        </w:r>
      </w:ins>
      <w:ins w:id="6608" w:author="PR Preview" w:date="2026-01-01T00:00:00Z">
        <w:r>
          <w:t xml:space="preserve">and taking</w:t>
        </w:r>
      </w:ins>
      <w:ins w:id="66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610" w:author="PR Preview" w:date="2026-01-01T00:00:00Z">
        <w:r>
          <w:t xml:space="preserve"> </w:t>
        </w:r>
      </w:ins>
      <w:ins w:id="6611" w:author="PR Preview" w:date="2026-01-01T00:00:00Z">
        <w:r>
          <w:t xml:space="preserve">forces</w:t>
        </w:r>
      </w:ins>
      <w:ins w:id="6612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613" w:author="PR Preview" w:date="2026-01-01T00:00:00Z">
        <w:r>
          <w:t xml:space="preserve">;</w:t>
        </w:r>
      </w:ins>
      <w:ins w:id="6614" w:author="PR Preview" w:date="2026-01-01T00:00:00Z">
        <w:r>
          <w:t xml:space="preserve"> </w:t>
        </w:r>
      </w:ins>
      <w:ins w:id="6615" w:author="PR Preview" w:date="2026-01-01T00:00:00Z">
        <w:r>
          <w:t xml:space="preserve">conversely,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6616" w:author="PR Preview" w:date="2026-01-01T00:00:00Z">
        <w:r>
          <w:t xml:space="preserve">then</w:t>
        </w:r>
      </w:ins>
      <w:ins w:id="6617" w:author="PR Preview" w:date="2026-01-01T00:00:00Z">
        <w:r>
          <w:t xml:space="preserve"> </w:t>
        </w:r>
      </w:ins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618" w:author="PR Preview" w:date="2026-01-01T00:00:00Z">
        <w:r>
          <w:t xml:space="preserve"> </w:t>
        </w:r>
      </w:ins>
      <w:ins w:id="6619" w:author="PR Preview" w:date="2026-01-01T00:00:00Z">
        <w:r>
          <w:t xml:space="preserve">for all</w:t>
        </w:r>
      </w:ins>
      <w:ins w:id="6620" w:author="PR Preview" w:date="2026-01-01T00:00:00Z">
        <w:r>
          <w:t xml:space="preserve"> </w:t>
        </w:r>
      </w:ins>
      <m:oMath>
        <m:r>
          <m:t>a</m:t>
        </m:r>
      </m:oMath>
      <w:ins w:id="6621" w:author="PR Preview" w:date="2026-01-01T00:00:00Z">
        <w:r>
          <w:t xml:space="preserve"> </w:t>
        </w:r>
      </w:ins>
      <w:ins w:id="6622" w:author="PR Preview" w:date="2026-01-01T00:00:00Z">
        <w:r>
          <w:t xml:space="preserve">and</w:t>
        </w:r>
      </w:ins>
      <w:ins w:id="6623" w:author="PR Preview" w:date="2026-01-01T00:00:00Z">
        <w:r>
          <w:t xml:space="preserve"> </w:t>
        </w:r>
      </w:ins>
      <m:oMath>
        <m:r>
          <m:t>b</m:t>
        </m:r>
      </m:oMath>
      <w:ins w:id="6624" w:author="PR Preview" w:date="2026-01-01T00:00:00Z">
        <w:r>
          <w:t xml:space="preserve">.</w:t>
        </w:r>
      </w:ins>
      <w:ins w:id="6625" w:author="PR Preview" w:date="2026-01-01T00:00:00Z">
        <w:r>
          <w:t xml:space="preserve"> </w:t>
        </w:r>
      </w:ins>
      <w:ins w:id="6626" w:author="PR Preview" w:date="2026-01-01T00:00:00Z">
        <w:r>
          <w:t xml:space="preserve">So</w:t>
        </w:r>
      </w:ins>
      <w:ins w:id="662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6628" w:author="PR Preview" w:date="2026-01-01T00:00:00Z">
        <w:r>
          <w:t xml:space="preserve">, the</w:t>
        </w:r>
      </w:ins>
      <w:ins w:id="6629" w:author="PR Preview" w:date="2026-01-01T00:00:00Z">
        <w:r>
          <w:t xml:space="preserve"> </w:t>
        </w:r>
      </w:ins>
      <m:oMath>
        <m:r>
          <m:t>z</m:t>
        </m:r>
      </m:oMath>
      <w:ins w:id="6630" w:author="PR Preview" w:date="2026-01-01T00:00:00Z">
        <w:r>
          <w:t xml:space="preserve">-axis.</w:t>
        </w:r>
      </w:ins>
    </w:p>
    <w:p>
      <w:pPr>
        <w:numPr>
          <w:ilvl w:val="0"/>
          <w:numId w:val="1025"/>
        </w:numPr>
      </w:pPr>
      <w:ins w:id="6631" w:author="PR Preview" w:date="2026-01-01T00:00:00Z">
        <w:r>
          <w:rPr>
            <w:b/>
            <w:bCs/>
          </w:rPr>
          <w:t xml:space="preserve">Two vectors.</w:t>
        </w:r>
      </w:ins>
      <w:ins w:id="6632" w:author="PR Preview" w:date="2026-01-01T00:00:00Z">
        <w:r>
          <w:t xml:space="preserve"> </w:t>
        </w:r>
      </w:ins>
      <w:ins w:id="6633" w:author="PR Preview" w:date="2026-01-01T00:00:00Z">
        <w:r>
          <w:t xml:space="preserve">The two-element set</w:t>
        </w:r>
      </w:ins>
      <w:ins w:id="663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635" w:author="PR Preview" w:date="2026-01-01T00:00:00Z">
        <w:r>
          <w:t xml:space="preserve"> </w:t>
        </w:r>
      </w:ins>
      <w:ins w:id="6636" w:author="PR Preview" w:date="2026-01-01T00:00:00Z">
        <w:r>
          <w:t xml:space="preserve">is not a subspace,</w:t>
        </w:r>
      </w:ins>
      <w:ins w:id="6637" w:author="PR Preview" w:date="2026-01-01T00:00:00Z">
        <w:r>
          <w:t xml:space="preserve"> </w:t>
        </w:r>
      </w:ins>
      <w:ins w:id="6638" w:author="PR Preview" w:date="2026-01-01T00:00:00Z">
        <w:r>
          <w:t xml:space="preserve">and its orthogonal complement is the</w:t>
        </w:r>
      </w:ins>
      <w:ins w:id="6639" w:author="PR Preview" w:date="2026-01-01T00:00:00Z">
        <w:r>
          <w:t xml:space="preserve"> </w:t>
        </w:r>
      </w:ins>
      <m:oMath>
        <m:r>
          <m:t>z</m:t>
        </m:r>
      </m:oMath>
      <w:ins w:id="6640" w:author="PR Preview" w:date="2026-01-01T00:00:00Z">
        <w:r>
          <w:t xml:space="preserve">-axis too:</w:t>
        </w:r>
      </w:ins>
      <w:ins w:id="6641" w:author="PR Preview" w:date="2026-01-01T00:00:00Z">
        <w:r>
          <w:t xml:space="preserve"> </w:t>
        </w:r>
      </w:ins>
      <w:ins w:id="6642" w:author="PR Preview" w:date="2026-01-01T00:00:00Z">
        <w:r>
          <w:t xml:space="preserve">the two conditions</w:t>
        </w:r>
      </w:ins>
      <w:ins w:id="6643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6644" w:author="PR Preview" w:date="2026-01-01T00:00:00Z">
        <w:r>
          <w:t xml:space="preserve"> </w:t>
        </w:r>
      </w:ins>
      <w:ins w:id="6645" w:author="PR Preview" w:date="2026-01-01T00:00:00Z">
        <w:r>
          <w:t xml:space="preserve">and</w:t>
        </w:r>
      </w:ins>
      <w:ins w:id="6646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647" w:author="PR Preview" w:date="2026-01-01T00:00:00Z">
        <w:r>
          <w:t xml:space="preserve"> </w:t>
        </w:r>
      </w:ins>
      <w:ins w:id="6648" w:author="PR Preview" w:date="2026-01-01T00:00:00Z">
        <w:r>
          <w:t xml:space="preserve">are the same as for the plane.</w:t>
        </w:r>
      </w:ins>
    </w:p>
    <w:p>
      <w:pPr>
        <w:numPr>
          <w:ilvl w:val="0"/>
          <w:numId w:val="1025"/>
        </w:numPr>
      </w:pPr>
      <w:ins w:id="6649" w:author="PR Preview" w:date="2026-01-01T00:00:00Z">
        <w:r>
          <w:rPr>
            <w:b/>
            <w:bCs/>
          </w:rPr>
          <w:t xml:space="preserve">The extremes.</w:t>
        </w:r>
      </w:ins>
      <w:ins w:id="665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651" w:author="PR Preview" w:date="2026-01-01T00:00:00Z">
        <w:r>
          <w:t xml:space="preserve">, because</w:t>
        </w:r>
      </w:ins>
      <w:ins w:id="66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ins w:id="6653" w:author="PR Preview" w:date="2026-01-01T00:00:00Z">
        <w:r>
          <w:t xml:space="preserve"> </w:t>
        </w:r>
      </w:ins>
      <w:ins w:id="6654" w:author="PR Preview" w:date="2026-01-01T00:00:00Z">
        <w:r>
          <w:t xml:space="preserve">for every</w:t>
        </w:r>
      </w:ins>
      <w:ins w:id="66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6656" w:author="PR Preview" w:date="2026-01-01T00:00:00Z">
        <w:r>
          <w:t xml:space="preserve">.</w:t>
        </w:r>
      </w:ins>
      <w:ins w:id="66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658" w:author="PR Preview" w:date="2026-01-01T00:00:00Z">
        <w:r>
          <w:t xml:space="preserve">,</w:t>
        </w:r>
      </w:ins>
      <w:ins w:id="6659" w:author="PR Preview" w:date="2026-01-01T00:00:00Z">
        <w:r>
          <w:t xml:space="preserve"> </w:t>
        </w:r>
      </w:ins>
      <w:ins w:id="6660" w:author="PR Preview" w:date="2026-01-01T00:00:00Z">
        <w:r>
          <w:t xml:space="preserve">because a</w:t>
        </w:r>
      </w:ins>
      <w:ins w:id="66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6662" w:author="PR Preview" w:date="2026-01-01T00:00:00Z">
        <w:r>
          <w:t xml:space="preserve"> </w:t>
        </w:r>
      </w:ins>
      <w:ins w:id="6663" w:author="PR Preview" w:date="2026-01-01T00:00:00Z">
        <w:r>
          <w:t xml:space="preserve">in it is orthogonal to itself,</w:t>
        </w:r>
      </w:ins>
      <w:ins w:id="6664" w:author="PR Preview" w:date="2026-01-01T00:00:00Z">
        <w:r>
          <w:t xml:space="preserve"> </w:t>
        </w:r>
      </w:ins>
      <w:ins w:id="666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6666" w:author="PR Preview" w:date="2026-01-01T00:00:00Z">
        <w:r>
          <w:t xml:space="preserve">forces</w:t>
        </w:r>
      </w:ins>
      <w:ins w:id="66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6668" w:author="PR Preview" w:date="2026-01-01T00:00:00Z">
        <w:r>
          <w:t xml:space="preserve">.</w:t>
        </w:r>
      </w:ins>
    </w:p>
    <w:bookmarkEnd w:id="147"/>
    <w:bookmarkStart w:id="148" w:name="thm-orthogonal-complement-subspace"/>
    <w:p>
      <w:pPr>
        <w:pStyle w:val="FirstParagraph"/>
      </w:pPr>
      <w:ins w:id="6669" w:author="PR Preview" w:date="2026-01-01T00:00:00Z">
        <w:r>
          <w:rPr>
            <w:b/>
            <w:bCs/>
          </w:rPr>
          <w:t xml:space="preserve">Theorem 29 (An orthogonal complement is a subspace)</w:t>
        </w:r>
      </w:ins>
      <w:ins w:id="6670" w:author="PR Preview" w:date="2026-01-01T00:00:00Z">
        <w:r>
          <w:t xml:space="preserve"> </w:t>
        </w:r>
      </w:ins>
      <w:ins w:id="6671" w:author="PR Preview" w:date="2026-01-01T00:00:00Z">
        <w:r>
          <w:t xml:space="preserve">For any set</w:t>
        </w:r>
      </w:ins>
      <w:ins w:id="66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6673" w:author="PR Preview" w:date="2026-01-01T00:00:00Z">
        <w:r>
          <w:t xml:space="preserve"> </w:t>
        </w:r>
      </w:ins>
      <w:ins w:id="6674" w:author="PR Preview" w:date="2026-01-01T00:00:00Z">
        <w:r>
          <w:t xml:space="preserve">of vectors in</w:t>
        </w:r>
      </w:ins>
      <w:ins w:id="667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676" w:author="PR Preview" w:date="2026-01-01T00:00:00Z">
        <w:r>
          <w:t xml:space="preserve">,</w:t>
        </w:r>
      </w:ins>
      <w:ins w:id="667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678" w:author="PR Preview" w:date="2026-01-01T00:00:00Z">
        <w:r>
          <w:t xml:space="preserve"> </w:t>
        </w:r>
      </w:ins>
      <w:ins w:id="6679" w:author="PR Preview" w:date="2026-01-01T00:00:00Z">
        <w:r>
          <w:t xml:space="preserve">(</w:t>
        </w:r>
      </w:ins>
      <w:hyperlink w:anchor="def-orthogonal-complement">
        <w:ins w:id="6680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6681" w:author="PR Preview" w:date="2026-01-01T00:00:00Z">
        <w:r>
          <w:t xml:space="preserve">)</w:t>
        </w:r>
      </w:ins>
      <w:ins w:id="6682" w:author="PR Preview" w:date="2026-01-01T00:00:00Z">
        <w:r>
          <w:t xml:space="preserve"> </w:t>
        </w:r>
      </w:ins>
      <w:ins w:id="6683" w:author="PR Preview" w:date="2026-01-01T00:00:00Z">
        <w:r>
          <w:t xml:space="preserve">is a subspace of</w:t>
        </w:r>
      </w:ins>
      <w:ins w:id="668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685" w:author="PR Preview" w:date="2026-01-01T00:00:00Z">
        <w:r>
          <w:t xml:space="preserve"> </w:t>
        </w:r>
      </w:ins>
      <w:ins w:id="6686" w:author="PR Preview" w:date="2026-01-01T00:00:00Z">
        <w:r>
          <w:t xml:space="preserve">(</w:t>
        </w:r>
      </w:ins>
      <w:hyperlink w:anchor="def-subspace">
        <w:ins w:id="6687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688" w:author="PR Preview" w:date="2026-01-01T00:00:00Z">
        <w:r>
          <w:t xml:space="preserve">).</w:t>
        </w:r>
      </w:ins>
    </w:p>
    <w:bookmarkEnd w:id="148"/>
    <w:p>
      <w:pPr>
        <w:pStyle w:val="BodyText"/>
      </w:pPr>
      <w:ins w:id="6689" w:author="PR Preview" w:date="2026-01-01T00:00:00Z">
        <w:r>
          <w:rPr>
            <w:i/>
            <w:iCs/>
          </w:rPr>
          <w:t xml:space="preserve">Proof</w:t>
        </w:r>
      </w:ins>
      <w:ins w:id="6690" w:author="PR Preview" w:date="2026-01-01T00:00:00Z">
        <w:r>
          <w:t xml:space="preserve">.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691" w:author="PR Preview" w:date="2026-01-01T00:00:00Z">
        <w:r>
          <w:t xml:space="preserve"> </w:t>
        </w:r>
      </w:ins>
      <w:ins w:id="6692" w:author="PR Preview" w:date="2026-01-01T00:00:00Z">
        <w:r>
          <w:t xml:space="preserve">is not empty: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6693" w:author="PR Preview" w:date="2026-01-01T00:00:00Z">
        <w:r>
          <w:t xml:space="preserve">for every</w:t>
        </w:r>
      </w:ins>
      <w:ins w:id="669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695" w:author="PR Preview" w:date="2026-01-01T00:00:00Z">
        <w:r>
          <w:t xml:space="preserve">,</w:t>
        </w:r>
      </w:ins>
      <w:ins w:id="6696" w:author="PR Preview" w:date="2026-01-01T00:00:00Z">
        <w:r>
          <w:t xml:space="preserve"> </w:t>
        </w:r>
      </w:ins>
      <w:ins w:id="6697" w:author="PR Preview" w:date="2026-01-01T00:00:00Z">
        <w:r>
          <w:t xml:space="preserve">so</w:t>
        </w:r>
      </w:ins>
      <w:ins w:id="66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699" w:author="PR Preview" w:date="2026-01-01T00:00:00Z">
        <w:r>
          <w:t xml:space="preserve">.</w:t>
        </w:r>
      </w:ins>
      <w:ins w:id="6700" w:author="PR Preview" w:date="2026-01-01T00:00:00Z">
        <w:r>
          <w:t xml:space="preserve"> </w:t>
        </w:r>
      </w:ins>
      <w:ins w:id="6701" w:author="PR Preview" w:date="2026-01-01T00:00:00Z">
        <w:r>
          <w:t xml:space="preserve">Let</w:t>
        </w:r>
      </w:ins>
      <w:ins w:id="67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703" w:author="PR Preview" w:date="2026-01-01T00:00:00Z">
        <w:r>
          <w:t xml:space="preserve">, let</w:t>
        </w:r>
      </w:ins>
      <w:ins w:id="670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6705" w:author="PR Preview" w:date="2026-01-01T00:00:00Z">
        <w:r>
          <w:t xml:space="preserve">,</w:t>
        </w:r>
      </w:ins>
      <w:ins w:id="6706" w:author="PR Preview" w:date="2026-01-01T00:00:00Z">
        <w:r>
          <w:t xml:space="preserve"> </w:t>
        </w:r>
      </w:ins>
      <w:ins w:id="6707" w:author="PR Preview" w:date="2026-01-01T00:00:00Z">
        <w:r>
          <w:t xml:space="preserve">and let</w:t>
        </w:r>
      </w:ins>
      <w:ins w:id="67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ins w:id="6709" w:author="PR Preview" w:date="2026-01-01T00:00:00Z">
        <w:r>
          <w:t xml:space="preserve">.</w:t>
        </w:r>
      </w:ins>
    </w:p>
    <w:p>
      <w:pPr>
        <w:pStyle w:val="BodyText"/>
      </w:pPr>
      <w:ins w:id="6710" w:author="PR Preview" w:date="2026-01-01T00:00:00Z">
        <w:r>
          <w:rPr>
            <w:b/>
            <w:bCs/>
          </w:rPr>
          <w:t xml:space="preserve">Addition.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6711" w:author="PR Preview" w:date="2026-01-01T00:00:00Z">
        <w:r>
          <w:rPr>
            <w:b/>
            <w:bCs/>
          </w:rPr>
          <w:t xml:space="preserve">Scalar multiplication.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6712" w:author="PR Preview" w:date="2026-01-01T00:00:00Z">
        <w:r>
          <w:t xml:space="preserve">These two equations hold for every</w:t>
        </w:r>
      </w:ins>
      <w:ins w:id="67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ins w:id="6714" w:author="PR Preview" w:date="2026-01-01T00:00:00Z">
        <w:r>
          <w:t xml:space="preserve">,</w:t>
        </w:r>
      </w:ins>
      <w:ins w:id="6715" w:author="PR Preview" w:date="2026-01-01T00:00:00Z">
        <w:r>
          <w:t xml:space="preserve"> </w:t>
        </w:r>
      </w:ins>
      <w:ins w:id="6716" w:author="PR Preview" w:date="2026-01-01T00:00:00Z">
        <w:r>
          <w:t xml:space="preserve">so</w:t>
        </w:r>
      </w:ins>
      <w:ins w:id="67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6718" w:author="PR Preview" w:date="2026-01-01T00:00:00Z">
        <w:r>
          <w:t xml:space="preserve"> </w:t>
        </w:r>
      </w:ins>
      <w:ins w:id="6719" w:author="PR Preview" w:date="2026-01-01T00:00:00Z">
        <w:r>
          <w:t xml:space="preserve">and</w:t>
        </w:r>
      </w:ins>
      <w:ins w:id="6720" w:author="PR Preview" w:date="2026-01-01T00:00:00Z">
        <w:r>
          <w:t xml:space="preserve"> 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ins w:id="6721" w:author="PR Preview" w:date="2026-01-01T00:00:00Z">
        <w:r>
          <w:t xml:space="preserve"> </w:t>
        </w:r>
      </w:ins>
      <w:ins w:id="6722" w:author="PR Preview" w:date="2026-01-01T00:00:00Z">
        <w:r>
          <w:t xml:space="preserve">are in</w:t>
        </w:r>
      </w:ins>
      <w:ins w:id="672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724" w:author="PR Preview" w:date="2026-01-01T00:00:00Z">
        <w:r>
          <w:t xml:space="preserve">.</w:t>
        </w:r>
      </w:ins>
    </w:p>
    <w:bookmarkStart w:id="150" w:name="exm-orthogonal-complement-subspace"/>
    <w:p>
      <w:pPr>
        <w:pStyle w:val="BodyText"/>
      </w:pPr>
      <w:ins w:id="6725" w:author="PR Preview" w:date="2026-01-01T00:00:00Z">
        <w:r>
          <w:rPr>
            <w:b/>
            <w:bCs/>
          </w:rPr>
          <w:t xml:space="preserve">Example 54 (The complement of a single vector is a line)</w:t>
        </w:r>
      </w:ins>
      <w:ins w:id="6726" w:author="PR Preview" w:date="2026-01-01T00:00:00Z">
        <w:r>
          <w:t xml:space="preserve"> </w:t>
        </w:r>
      </w:ins>
      <w:ins w:id="6727" w:author="PR Preview" w:date="2026-01-01T00:00:00Z">
        <w:r>
          <w:t xml:space="preserve">The one-element set</w:t>
        </w:r>
      </w:ins>
      <w:ins w:id="672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729" w:author="PR Preview" w:date="2026-01-01T00:00:00Z">
        <w:r>
          <w:t xml:space="preserve"> </w:t>
        </w:r>
      </w:ins>
      <w:ins w:id="6730" w:author="PR Preview" w:date="2026-01-01T00:00:00Z">
        <w:r>
          <w:t xml:space="preserve">in</w:t>
        </w:r>
      </w:ins>
      <w:ins w:id="673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732" w:author="PR Preview" w:date="2026-01-01T00:00:00Z">
        <w:r>
          <w:t xml:space="preserve"> </w:t>
        </w:r>
      </w:ins>
      <w:ins w:id="6733" w:author="PR Preview" w:date="2026-01-01T00:00:00Z">
        <w:r>
          <w:t xml:space="preserve">is not a subspace:</w:t>
        </w:r>
      </w:ins>
      <w:ins w:id="6734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6735" w:author="PR Preview" w:date="2026-01-01T00:00:00Z">
        <w:r>
          <w:t xml:space="preserve"> </w:t>
        </w:r>
      </w:ins>
      <w:ins w:id="6736" w:author="PR Preview" w:date="2026-01-01T00:00:00Z">
        <w:r>
          <w:t xml:space="preserve">is not in it.</w:t>
        </w:r>
      </w:ins>
      <w:ins w:id="6737" w:author="PR Preview" w:date="2026-01-01T00:00:00Z">
        <w:r>
          <w:t xml:space="preserve"> </w:t>
        </w:r>
      </w:ins>
      <w:ins w:id="6738" w:author="PR Preview" w:date="2026-01-01T00:00:00Z">
        <w:r>
          <w:t xml:space="preserve">Its orthogonal complement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739" w:author="PR Preview" w:date="2026-01-01T00:00:00Z">
        <w:r>
          <w:t xml:space="preserve">since</w:t>
        </w:r>
      </w:ins>
      <w:ins w:id="6740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741" w:author="PR Preview" w:date="2026-01-01T00:00:00Z">
        <w:r>
          <w:t xml:space="preserve"> </w:t>
        </w:r>
      </w:ins>
      <w:ins w:id="6742" w:author="PR Preview" w:date="2026-01-01T00:00:00Z">
        <w:r>
          <w:t xml:space="preserve">means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743" w:author="PR Preview" w:date="2026-01-01T00:00:00Z">
        <w:r>
          <w:t xml:space="preserve">That set is</w:t>
        </w:r>
      </w:ins>
      <w:ins w:id="6744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745" w:author="PR Preview" w:date="2026-01-01T00:00:00Z">
        <w:r>
          <w:t xml:space="preserve">,</w:t>
        </w:r>
      </w:ins>
      <w:ins w:id="6746" w:author="PR Preview" w:date="2026-01-01T00:00:00Z">
        <w:r>
          <w:t xml:space="preserve"> </w:t>
        </w:r>
      </w:ins>
      <w:ins w:id="6747" w:author="PR Preview" w:date="2026-01-01T00:00:00Z">
        <w:r>
          <w:t xml:space="preserve">a subspace by</w:t>
        </w:r>
      </w:ins>
      <w:ins w:id="6748" w:author="PR Preview" w:date="2026-01-01T00:00:00Z">
        <w:r>
          <w:t xml:space="preserve"> </w:t>
        </w:r>
      </w:ins>
      <w:hyperlink w:anchor="thm-span-subspace">
        <w:ins w:id="674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6750" w:author="PR Preview" w:date="2026-01-01T00:00:00Z">
        <w:r>
          <w:t xml:space="preserve">,</w:t>
        </w:r>
      </w:ins>
      <w:ins w:id="6751" w:author="PR Preview" w:date="2026-01-01T00:00:00Z">
        <w:r>
          <w:t xml:space="preserve"> </w:t>
        </w:r>
      </w:ins>
      <w:ins w:id="6752" w:author="PR Preview" w:date="2026-01-01T00:00:00Z">
        <w:r>
          <w:t xml:space="preserve">as</w:t>
        </w:r>
      </w:ins>
      <w:ins w:id="6753" w:author="PR Preview" w:date="2026-01-01T00:00:00Z">
        <w:r>
          <w:t xml:space="preserve"> </w:t>
        </w:r>
      </w:ins>
      <w:hyperlink w:anchor="thm-orthogonal-complement-subspace">
        <w:ins w:id="6754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6755" w:author="PR Preview" w:date="2026-01-01T00:00:00Z">
        <w:r>
          <w:t xml:space="preserve"> </w:t>
        </w:r>
      </w:ins>
      <w:ins w:id="6756" w:author="PR Preview" w:date="2026-01-01T00:00:00Z">
        <w:r>
          <w:t xml:space="preserve">says it must be.</w:t>
        </w:r>
      </w:ins>
      <w:ins w:id="6757" w:author="PR Preview" w:date="2026-01-01T00:00:00Z">
        <w:r>
          <w:t xml:space="preserve"> </w:t>
        </w:r>
      </w:ins>
      <w:ins w:id="6758" w:author="PR Preview" w:date="2026-01-01T00:00:00Z">
        <w:r>
          <w:t xml:space="preserve">It contains</w:t>
        </w:r>
      </w:ins>
      <w:ins w:id="67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760" w:author="PR Preview" w:date="2026-01-01T00:00:00Z">
        <w:r>
          <w:t xml:space="preserve">, the vector</w:t>
        </w:r>
      </w:ins>
      <w:ins w:id="6761" w:author="PR Preview" w:date="2026-01-01T00:00:00Z">
        <w:r>
          <w:t xml:space="preserve"> </w:t>
        </w:r>
      </w:ins>
      <w:hyperlink r:id="rId149">
        <w:ins w:id="6762" w:author="PR Preview" w:date="2026-01-01T00:00:00Z">
          <w:r>
            <w:rPr>
              <w:rStyle w:val="Hyperlink"/>
            </w:rPr>
            <w:t xml:space="preserve">Remark 7 in Vectors</w:t>
          </w:r>
        </w:ins>
      </w:hyperlink>
      <w:ins w:id="6763" w:author="PR Preview" w:date="2026-01-01T00:00:00Z">
        <w:r>
          <w:t xml:space="preserve"> </w:t>
        </w:r>
      </w:ins>
      <w:ins w:id="6764" w:author="PR Preview" w:date="2026-01-01T00:00:00Z">
        <w:r>
          <w:t xml:space="preserve">found perpendicular to</w:t>
        </w:r>
      </w:ins>
      <w:ins w:id="67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6766" w:author="PR Preview" w:date="2026-01-01T00:00:00Z">
        <w:r>
          <w:t xml:space="preserve">.</w:t>
        </w:r>
      </w:ins>
    </w:p>
    <w:bookmarkEnd w:id="150"/>
    <w:bookmarkStart w:id="151" w:name="thm-complement-null-space"/>
    <w:p>
      <w:pPr>
        <w:pStyle w:val="BodyText"/>
      </w:pPr>
      <w:ins w:id="6767" w:author="PR Preview" w:date="2026-01-01T00:00:00Z">
        <w:r>
          <w:rPr>
            <w:b/>
            <w:bCs/>
          </w:rPr>
          <w:t xml:space="preserve">Theorem 30 (The orthogonal complement of a column space is a null space)</w:t>
        </w:r>
      </w:ins>
      <w:ins w:id="6768" w:author="PR Preview" w:date="2026-01-01T00:00:00Z">
        <w:r>
          <w:t xml:space="preserve"> </w:t>
        </w:r>
      </w:ins>
      <w:ins w:id="6769" w:author="PR Preview" w:date="2026-01-01T00:00:00Z">
        <w:r>
          <w:t xml:space="preserve">For any</w:t>
        </w:r>
      </w:ins>
      <w:ins w:id="67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771" w:author="PR Preview" w:date="2026-01-01T00:00:00Z">
        <w:r>
          <w:t xml:space="preserve"> </w:t>
        </w:r>
      </w:ins>
      <w:ins w:id="6772" w:author="PR Preview" w:date="2026-01-01T00:00:00Z">
        <w:r>
          <w:t xml:space="preserve">matrix</w:t>
        </w:r>
      </w:ins>
      <w:ins w:id="677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77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ins w:id="6775" w:author="PR Preview" w:date="2026-01-01T00:00:00Z">
        <w:r>
          <w:rPr>
            <w:i/>
            <w:iCs/>
          </w:rPr>
          <w:t xml:space="preserve">Proof</w:t>
        </w:r>
      </w:ins>
      <w:ins w:id="6776" w:author="PR Preview" w:date="2026-01-01T00:00:00Z">
        <w:r>
          <w:t xml:space="preserve">. </w:t>
        </w:r>
      </w:ins>
      <w:ins w:id="6777" w:author="PR Preview" w:date="2026-01-01T00:00:00Z">
        <w:r>
          <w:t xml:space="preserve">Let</w:t>
        </w:r>
      </w:ins>
      <w:ins w:id="677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6779" w:author="PR Preview" w:date="2026-01-01T00:00:00Z">
        <w:r>
          <w:t xml:space="preserve"> </w:t>
        </w:r>
      </w:ins>
      <w:ins w:id="6780" w:author="PR Preview" w:date="2026-01-01T00:00:00Z">
        <w:r>
          <w:t xml:space="preserve">be the columns of</w:t>
        </w:r>
      </w:ins>
      <w:ins w:id="67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782" w:author="PR Preview" w:date="2026-01-01T00:00:00Z">
        <w:r>
          <w:t xml:space="preserve">,</w:t>
        </w:r>
      </w:ins>
      <w:ins w:id="6783" w:author="PR Preview" w:date="2026-01-01T00:00:00Z">
        <w:r>
          <w:t xml:space="preserve"> </w:t>
        </w:r>
      </w:ins>
      <w:ins w:id="6784" w:author="PR Preview" w:date="2026-01-01T00:00:00Z">
        <w:r>
          <w:t xml:space="preserve">so</w:t>
        </w:r>
      </w:ins>
      <w:ins w:id="678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ins w:id="6786" w:author="PR Preview" w:date="2026-01-01T00:00:00Z">
        <w:r>
          <w:t xml:space="preserve">.</w:t>
        </w:r>
      </w:ins>
      <w:ins w:id="6787" w:author="PR Preview" w:date="2026-01-01T00:00:00Z">
        <w:r>
          <w:t xml:space="preserve"> </w:t>
        </w:r>
      </w:ins>
      <w:ins w:id="6788" w:author="PR Preview" w:date="2026-01-01T00:00:00Z">
        <w:r>
          <w:t xml:space="preserve">For</w:t>
        </w:r>
      </w:ins>
      <w:ins w:id="67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6790" w:author="PR Preview" w:date="2026-01-01T00:00:00Z">
        <w:r>
          <w:t xml:space="preserve">, entry</w:t>
        </w:r>
      </w:ins>
      <w:ins w:id="6791" w:author="PR Preview" w:date="2026-01-01T00:00:00Z">
        <w:r>
          <w:t xml:space="preserve"> </w:t>
        </w:r>
      </w:ins>
      <m:oMath>
        <m:r>
          <m:t>j</m:t>
        </m:r>
      </m:oMath>
      <w:ins w:id="6792" w:author="PR Preview" w:date="2026-01-01T00:00:00Z">
        <w:r>
          <w:t xml:space="preserve"> </w:t>
        </w:r>
      </w:ins>
      <w:ins w:id="6793" w:author="PR Preview" w:date="2026-01-01T00:00:00Z">
        <w:r>
          <w:t xml:space="preserve">of</w:t>
        </w:r>
      </w:ins>
      <w:ins w:id="67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6795" w:author="PR Preview" w:date="2026-01-01T00:00:00Z">
        <w:r>
          <w:t xml:space="preserve"> </w:t>
        </w:r>
      </w:ins>
      <w:ins w:id="67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6797" w:author="PR Preview" w:date="2026-01-01T00:00:00Z">
        <w:r>
          <w:t xml:space="preserve">So</w:t>
        </w:r>
      </w:ins>
      <w:ins w:id="67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6799" w:author="PR Preview" w:date="2026-01-01T00:00:00Z">
        <w:r>
          <w:t xml:space="preserve"> </w:t>
        </w:r>
      </w:ins>
      <w:ins w:id="6800" w:author="PR Preview" w:date="2026-01-01T00:00:00Z">
        <w:r>
          <w:t xml:space="preserve">(</w:t>
        </w:r>
      </w:ins>
      <w:hyperlink w:anchor="def-null-space">
        <w:ins w:id="680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802" w:author="PR Preview" w:date="2026-01-01T00:00:00Z">
        <w:r>
          <w:t xml:space="preserve">)</w:t>
        </w:r>
      </w:ins>
      <w:ins w:id="6803" w:author="PR Preview" w:date="2026-01-01T00:00:00Z">
        <w:r>
          <w:t xml:space="preserve"> </w:t>
        </w:r>
      </w:ins>
      <w:ins w:id="6804" w:author="PR Preview" w:date="2026-01-01T00:00:00Z">
        <w:r>
          <w:t xml:space="preserve">exactly when</w:t>
        </w:r>
      </w:ins>
      <w:ins w:id="680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6806" w:author="PR Preview" w:date="2026-01-01T00:00:00Z">
        <w:r>
          <w:t xml:space="preserve"> </w:t>
        </w:r>
      </w:ins>
      <w:ins w:id="6807" w:author="PR Preview" w:date="2026-01-01T00:00:00Z">
        <w:r>
          <w:t xml:space="preserve">for every column</w:t>
        </w:r>
      </w:ins>
      <w:ins w:id="68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6809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6810" w:author="PR Preview" w:date="2026-01-01T00:00:00Z">
        <w:r>
          <w:rPr>
            <w:b/>
            <w:bCs/>
          </w:rPr>
          <w:t xml:space="preserve">.</w:t>
        </w:r>
      </w:ins>
      <w:ins w:id="6811" w:author="PR Preview" w:date="2026-01-01T00:00:00Z">
        <w:r>
          <w:t xml:space="preserve"> </w:t>
        </w:r>
      </w:ins>
      <w:ins w:id="6812" w:author="PR Preview" w:date="2026-01-01T00:00:00Z">
        <w:r>
          <w:t xml:space="preserve">Each column</w:t>
        </w:r>
      </w:ins>
      <w:ins w:id="681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6814" w:author="PR Preview" w:date="2026-01-01T00:00:00Z">
        <w:r>
          <w:t xml:space="preserve"> </w:t>
        </w:r>
      </w:ins>
      <w:ins w:id="6815" w:author="PR Preview" w:date="2026-01-01T00:00:00Z">
        <w:r>
          <w:t xml:space="preserve">is in</w:t>
        </w:r>
      </w:ins>
      <w:ins w:id="68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817" w:author="PR Preview" w:date="2026-01-01T00:00:00Z">
        <w:r>
          <w:t xml:space="preserve"> </w:t>
        </w:r>
      </w:ins>
      <w:ins w:id="6818" w:author="PR Preview" w:date="2026-01-01T00:00:00Z">
        <w:r>
          <w:t xml:space="preserve">(</w:t>
        </w:r>
      </w:ins>
      <w:hyperlink w:anchor="thm-column-space-span">
        <w:ins w:id="681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6820" w:author="PR Preview" w:date="2026-01-01T00:00:00Z">
        <w:r>
          <w:t xml:space="preserve">),</w:t>
        </w:r>
      </w:ins>
      <w:ins w:id="6821" w:author="PR Preview" w:date="2026-01-01T00:00:00Z">
        <w:r>
          <w:t xml:space="preserve"> </w:t>
        </w:r>
      </w:ins>
      <w:ins w:id="6822" w:author="PR Preview" w:date="2026-01-01T00:00:00Z">
        <w:r>
          <w:t xml:space="preserve">so a vector orthogonal to all of</w:t>
        </w:r>
      </w:ins>
      <w:ins w:id="68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824" w:author="PR Preview" w:date="2026-01-01T00:00:00Z">
        <w:r>
          <w:t xml:space="preserve"> </w:t>
        </w:r>
      </w:ins>
      <w:ins w:id="6825" w:author="PR Preview" w:date="2026-01-01T00:00:00Z">
        <w:r>
          <w:t xml:space="preserve">is orthogonal to every column.</w:t>
        </w:r>
      </w:ins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826" w:author="PR Preview" w:date="2026-01-01T00:00:00Z">
        <w:r>
          <w:rPr>
            <w:b/>
            <w:bCs/>
          </w:rPr>
          <w:t xml:space="preserve">.</w:t>
        </w:r>
      </w:ins>
      <w:ins w:id="6827" w:author="PR Preview" w:date="2026-01-01T00:00:00Z">
        <w:r>
          <w:t xml:space="preserve"> </w:t>
        </w:r>
      </w:ins>
      <w:ins w:id="6828" w:author="PR Preview" w:date="2026-01-01T00:00:00Z">
        <w:r>
          <w:t xml:space="preserve">Suppose</w:t>
        </w:r>
      </w:ins>
      <w:ins w:id="682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ins w:id="6830" w:author="PR Preview" w:date="2026-01-01T00:00:00Z">
        <w:r>
          <w:t xml:space="preserve"> </w:t>
        </w:r>
      </w:ins>
      <w:ins w:id="6831" w:author="PR Preview" w:date="2026-01-01T00:00:00Z">
        <w:r>
          <w:t xml:space="preserve">for every</w:t>
        </w:r>
      </w:ins>
      <w:ins w:id="6832" w:author="PR Preview" w:date="2026-01-01T00:00:00Z">
        <w:r>
          <w:t xml:space="preserve"> </w:t>
        </w:r>
      </w:ins>
      <m:oMath>
        <m:r>
          <m:t>j</m:t>
        </m:r>
      </m:oMath>
      <w:ins w:id="6833" w:author="PR Preview" w:date="2026-01-01T00:00:00Z">
        <w:r>
          <w:t xml:space="preserve">,</w:t>
        </w:r>
      </w:ins>
      <w:ins w:id="6834" w:author="PR Preview" w:date="2026-01-01T00:00:00Z">
        <w:r>
          <w:t xml:space="preserve"> </w:t>
        </w:r>
      </w:ins>
      <w:ins w:id="6835" w:author="PR Preview" w:date="2026-01-01T00:00:00Z">
        <w:r>
          <w:t xml:space="preserve">and take any</w:t>
        </w:r>
      </w:ins>
      <w:ins w:id="68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837" w:author="PR Preview" w:date="2026-01-01T00:00:00Z">
        <w:r>
          <w:t xml:space="preserve">,</w:t>
        </w:r>
      </w:ins>
      <w:ins w:id="6838" w:author="PR Preview" w:date="2026-01-01T00:00:00Z">
        <w:r>
          <w:t xml:space="preserve"> </w:t>
        </w:r>
      </w:ins>
      <w:ins w:id="6839" w:author="PR Preview" w:date="2026-01-01T00:00:00Z">
        <w:r>
          <w:t xml:space="preserve">so</w:t>
        </w:r>
      </w:ins>
      <w:ins w:id="684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ins w:id="6841" w:author="PR Preview" w:date="2026-01-01T00:00:00Z">
        <w:r>
          <w:t xml:space="preserve"> </w:t>
        </w:r>
      </w:ins>
      <w:ins w:id="6842" w:author="PR Preview" w:date="2026-01-01T00:00:00Z">
        <w:r>
          <w:t xml:space="preserve">for some</w:t>
        </w:r>
      </w:ins>
      <w:ins w:id="68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6844" w:author="PR Preview" w:date="2026-01-01T00:00:00Z">
        <w:r>
          <w:t xml:space="preserve"> </w:t>
        </w:r>
      </w:ins>
      <w:ins w:id="6845" w:author="PR Preview" w:date="2026-01-01T00:00:00Z">
        <w:r>
          <w:t xml:space="preserve">(</w:t>
        </w:r>
      </w:ins>
      <w:hyperlink w:anchor="def-column-space">
        <w:ins w:id="684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847" w:author="PR Preview" w:date="2026-01-01T00:00:00Z">
        <w:r>
          <w:t xml:space="preserve">).</w:t>
        </w:r>
      </w:ins>
      <w:ins w:id="6848" w:author="PR Preview" w:date="2026-01-01T00:00:00Z">
        <w:r>
          <w:t xml:space="preserve"> </w:t>
        </w:r>
      </w:ins>
      <w:ins w:id="684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6850" w:author="PR Preview" w:date="2026-01-01T00:00:00Z">
        <w:r>
          <w:t xml:space="preserve">So</w:t>
        </w:r>
      </w:ins>
      <w:ins w:id="68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852" w:author="PR Preview" w:date="2026-01-01T00:00:00Z">
        <w:r>
          <w:t xml:space="preserve"> </w:t>
        </w:r>
      </w:ins>
      <w:ins w:id="6853" w:author="PR Preview" w:date="2026-01-01T00:00:00Z">
        <w:r>
          <w:t xml:space="preserve">is orthogonal to every vector of</w:t>
        </w:r>
      </w:ins>
      <w:ins w:id="68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855" w:author="PR Preview" w:date="2026-01-01T00:00:00Z">
        <w:r>
          <w:t xml:space="preserve">.</w:t>
        </w:r>
      </w:ins>
    </w:p>
    <w:bookmarkStart w:id="152" w:name="exm-complement-null-space"/>
    <w:p>
      <w:pPr>
        <w:pStyle w:val="BodyText"/>
      </w:pPr>
      <w:ins w:id="6856" w:author="PR Preview" w:date="2026-01-01T00:00:00Z">
        <w:r>
          <w:rPr>
            <w:b/>
            <w:bCs/>
          </w:rPr>
          <w:t xml:space="preserve">Example 55 (The complement of the column space in</w:t>
        </w:r>
      </w:ins>
      <w:ins w:id="6857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6858" w:author="PR Preview" w:date="2026-01-01T00:00:00Z">
          <w:r>
            <w:rPr>
              <w:rStyle w:val="Hyperlink"/>
              <w:b/>
              <w:bCs/>
            </w:rPr>
            <w:t xml:space="preserve">Example 22</w:t>
          </w:r>
        </w:ins>
      </w:hyperlink>
      <w:ins w:id="6859" w:author="PR Preview" w:date="2026-01-01T00:00:00Z">
        <w:r>
          <w:rPr>
            <w:b/>
            <w:bCs/>
          </w:rPr>
          <w:t xml:space="preserve">)</w:t>
        </w:r>
      </w:ins>
      <w:ins w:id="6860" w:author="PR Preview" w:date="2026-01-01T00:00:00Z">
        <w:r>
          <w:t xml:space="preserve"> </w:t>
        </w:r>
      </w:ins>
      <w:ins w:id="6861" w:author="PR Preview" w:date="2026-01-01T00:00:00Z">
        <w:r>
          <w:t xml:space="preserve">For</w:t>
        </w:r>
      </w:ins>
      <w:ins w:id="68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863" w:author="PR Preview" w:date="2026-01-01T00:00:00Z">
        <w:r>
          <w:t xml:space="preserve"> </w:t>
        </w:r>
      </w:ins>
      <w:ins w:id="6864" w:author="PR Preview" w:date="2026-01-01T00:00:00Z">
        <w:r>
          <w:t xml:space="preserve">in</w:t>
        </w:r>
      </w:ins>
      <w:ins w:id="6865" w:author="PR Preview" w:date="2026-01-01T00:00:00Z">
        <w:r>
          <w:t xml:space="preserve"> </w:t>
        </w:r>
      </w:ins>
      <w:hyperlink w:anchor="exm-column-space">
        <w:ins w:id="6866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6867" w:author="PR Preview" w:date="2026-01-01T00:00:00Z">
        <w:r>
          <w:t xml:space="preserve">,</w:t>
        </w:r>
      </w:ins>
      <w:ins w:id="68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869" w:author="PR Preview" w:date="2026-01-01T00:00:00Z">
        <w:r>
          <w:t xml:space="preserve"> </w:t>
        </w:r>
      </w:ins>
      <w:ins w:id="6870" w:author="PR Preview" w:date="2026-01-01T00:00:00Z">
        <w:r>
          <w:t xml:space="preserve">(1).</w:t>
        </w:r>
      </w:ins>
      <w:ins w:id="6871" w:author="PR Preview" w:date="2026-01-01T00:00:00Z">
        <w:r>
          <w:t xml:space="preserve"> </w:t>
        </w:r>
      </w:ins>
      <w:hyperlink w:anchor="exm-null-space">
        <w:ins w:id="6872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6873" w:author="PR Preview" w:date="2026-01-01T00:00:00Z">
        <w:r>
          <w:t xml:space="preserve"> </w:t>
        </w:r>
      </w:ins>
      <w:ins w:id="6874" w:author="PR Preview" w:date="2026-01-01T00:00:00Z">
        <w:r>
          <w:t xml:space="preserve">found</w:t>
        </w:r>
      </w:ins>
      <w:ins w:id="68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876" w:author="PR Preview" w:date="2026-01-01T00:00:00Z">
        <w:r>
          <w:t xml:space="preserve">,</w:t>
        </w:r>
      </w:ins>
      <w:ins w:id="6877" w:author="PR Preview" w:date="2026-01-01T00:00:00Z">
        <w:r>
          <w:t xml:space="preserve"> </w:t>
        </w:r>
      </w:ins>
      <w:ins w:id="6878" w:author="PR Preview" w:date="2026-01-01T00:00:00Z">
        <w:r>
          <w:t xml:space="preserve">so by</w:t>
        </w:r>
      </w:ins>
      <w:ins w:id="6879" w:author="PR Preview" w:date="2026-01-01T00:00:00Z">
        <w:r>
          <w:t xml:space="preserve"> </w:t>
        </w:r>
      </w:ins>
      <w:hyperlink w:anchor="thm-complement-null-space">
        <w:ins w:id="6880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6881" w:author="PR Preview" w:date="2026-01-01T00:00:00Z">
        <w:r>
          <w:t xml:space="preserve"> </w:t>
        </w:r>
      </w:ins>
      <w:ins w:id="6882" w:author="PR Preview" w:date="2026-01-01T00:00:00Z">
        <w:r>
          <w:t xml:space="preserve">this line is</w:t>
        </w:r>
      </w:ins>
      <w:ins w:id="68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884" w:author="PR Preview" w:date="2026-01-01T00:00:00Z">
        <w:r>
          <w:t xml:space="preserve">.</w:t>
        </w:r>
      </w:ins>
      <w:ins w:id="6885" w:author="PR Preview" w:date="2026-01-01T00:00:00Z">
        <w:r>
          <w:t xml:space="preserve"> </w:t>
        </w:r>
      </w:ins>
      <w:ins w:id="6886" w:author="PR Preview" w:date="2026-01-01T00:00:00Z">
        <w:r>
          <w:t xml:space="preserve">Directly, for any</w:t>
        </w:r>
      </w:ins>
      <w:ins w:id="6887" w:author="PR Preview" w:date="2026-01-01T00:00:00Z">
        <w:r>
          <w:t xml:space="preserve"> </w:t>
        </w:r>
      </w:ins>
      <m:oMath>
        <m:r>
          <m:t>c</m:t>
        </m:r>
      </m:oMath>
      <w:ins w:id="688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52"/>
    <w:bookmarkStart w:id="153" w:name="thm-orthogonal-direct-sum"/>
    <w:p>
      <w:pPr>
        <w:pStyle w:val="FirstParagraph"/>
      </w:pPr>
      <w:ins w:id="6889" w:author="PR Preview" w:date="2026-01-01T00:00:00Z">
        <w:r>
          <w:rPr>
            <w:b/>
            <w:bCs/>
          </w:rPr>
          <w:t xml:space="preserve">Theorem 31 (A subspace and its orthogonal complement make up the whole space)</w:t>
        </w:r>
      </w:ins>
      <w:ins w:id="6890" w:author="PR Preview" w:date="2026-01-01T00:00:00Z">
        <w:r>
          <w:t xml:space="preserve"> </w:t>
        </w:r>
      </w:ins>
      <w:ins w:id="6891" w:author="PR Preview" w:date="2026-01-01T00:00:00Z">
        <w:r>
          <w:t xml:space="preserve">Let</w:t>
        </w:r>
      </w:ins>
      <w:ins w:id="68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893" w:author="PR Preview" w:date="2026-01-01T00:00:00Z">
        <w:r>
          <w:t xml:space="preserve"> </w:t>
        </w:r>
      </w:ins>
      <w:ins w:id="6894" w:author="PR Preview" w:date="2026-01-01T00:00:00Z">
        <w:r>
          <w:t xml:space="preserve">be a subspace of</w:t>
        </w:r>
      </w:ins>
      <w:ins w:id="68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896" w:author="PR Preview" w:date="2026-01-01T00:00:00Z">
        <w:r>
          <w:t xml:space="preserve">. Then</w:t>
        </w:r>
      </w:ins>
    </w:p>
    <w:p>
      <w:pPr>
        <w:pStyle w:val="Compact"/>
        <w:numPr>
          <w:ilvl w:val="0"/>
          <w:numId w:val="1026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89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26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6898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26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899" w:author="PR Preview" w:date="2026-01-01T00:00:00Z">
        <w:r>
          <w:t xml:space="preserve"> </w:t>
        </w:r>
      </w:ins>
      <w:ins w:id="6900" w:author="PR Preview" w:date="2026-01-01T00:00:00Z">
        <w:r>
          <w:t xml:space="preserve">(</w:t>
        </w:r>
      </w:ins>
      <w:hyperlink w:anchor="def-direct-sum">
        <w:ins w:id="690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6902" w:author="PR Preview" w:date="2026-01-01T00:00:00Z">
        <w:r>
          <w:t xml:space="preserve">).</w:t>
        </w:r>
      </w:ins>
    </w:p>
    <w:p>
      <w:pPr>
        <w:pStyle w:val="FirstParagraph"/>
      </w:pPr>
      <w:ins w:id="6903" w:author="PR Preview" w:date="2026-01-01T00:00:00Z">
        <w:r>
          <w:t xml:space="preserve">So every</w:t>
        </w:r>
      </w:ins>
      <w:ins w:id="69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905" w:author="PR Preview" w:date="2026-01-01T00:00:00Z">
        <w:r>
          <w:t xml:space="preserve"> </w:t>
        </w:r>
      </w:ins>
      <w:ins w:id="6906" w:author="PR Preview" w:date="2026-01-01T00:00:00Z">
        <w:r>
          <w:t xml:space="preserve">can be written as</w:t>
        </w:r>
      </w:ins>
      <w:ins w:id="690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6908" w:author="PR Preview" w:date="2026-01-01T00:00:00Z">
        <w:r>
          <w:t xml:space="preserve"> </w:t>
        </w:r>
      </w:ins>
      <w:ins w:id="6909" w:author="PR Preview" w:date="2026-01-01T00:00:00Z">
        <w:r>
          <w:t xml:space="preserve">with</w:t>
        </w:r>
      </w:ins>
      <w:ins w:id="69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6911" w:author="PR Preview" w:date="2026-01-01T00:00:00Z">
        <w:r>
          <w:t xml:space="preserve"> </w:t>
        </w:r>
      </w:ins>
      <w:ins w:id="6912" w:author="PR Preview" w:date="2026-01-01T00:00:00Z">
        <w:r>
          <w:t xml:space="preserve">and</w:t>
        </w:r>
      </w:ins>
      <w:ins w:id="69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914" w:author="PR Preview" w:date="2026-01-01T00:00:00Z">
        <w:r>
          <w:t xml:space="preserve"> </w:t>
        </w:r>
      </w:ins>
      <w:ins w:id="6915" w:author="PR Preview" w:date="2026-01-01T00:00:00Z">
        <w:r>
          <w:t xml:space="preserve">in only one way (</w:t>
        </w:r>
      </w:ins>
      <w:hyperlink w:anchor="thm-direct-sum-equiv">
        <w:ins w:id="6916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6917" w:author="PR Preview" w:date="2026-01-01T00:00:00Z">
        <w:r>
          <w:t xml:space="preserve">).</w:t>
        </w:r>
      </w:ins>
    </w:p>
    <w:bookmarkEnd w:id="153"/>
    <w:p>
      <w:pPr>
        <w:pStyle w:val="BodyText"/>
      </w:pPr>
      <w:ins w:id="6918" w:author="PR Preview" w:date="2026-01-01T00:00:00Z">
        <w:r>
          <w:rPr>
            <w:i/>
            <w:iCs/>
          </w:rPr>
          <w:t xml:space="preserve">Proof</w:t>
        </w:r>
      </w:ins>
      <w:ins w:id="6919" w:author="PR Preview" w:date="2026-01-01T00:00:00Z">
        <w:r>
          <w:t xml:space="preserve">.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920" w:author="PR Preview" w:date="2026-01-01T00:00:00Z">
        <w:r>
          <w:t xml:space="preserve"> </w:t>
        </w:r>
      </w:ins>
      <w:ins w:id="6921" w:author="PR Preview" w:date="2026-01-01T00:00:00Z">
        <w:r>
          <w:t xml:space="preserve">is a subspace (</w:t>
        </w:r>
      </w:ins>
      <w:hyperlink w:anchor="thm-orthogonal-complement-subspace">
        <w:ins w:id="6922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6923" w:author="PR Preview" w:date="2026-01-01T00:00:00Z">
        <w:r>
          <w:t xml:space="preserve">),</w:t>
        </w:r>
      </w:ins>
      <w:ins w:id="6924" w:author="PR Preview" w:date="2026-01-01T00:00:00Z">
        <w:r>
          <w:t xml:space="preserve"> </w:t>
        </w:r>
      </w:ins>
      <w:ins w:id="6925" w:author="PR Preview" w:date="2026-01-01T00:00:00Z">
        <w:r>
          <w:t xml:space="preserve">so it has a dimension (</w:t>
        </w:r>
      </w:ins>
      <w:hyperlink w:anchor="def-dimension">
        <w:ins w:id="692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927" w:author="PR Preview" w:date="2026-01-01T00:00:00Z">
        <w:r>
          <w:t xml:space="preserve">).</w:t>
        </w:r>
      </w:ins>
    </w:p>
    <w:p>
      <w:pPr>
        <w:pStyle w:val="BodyText"/>
      </w:pPr>
      <w:ins w:id="6928" w:author="PR Preview" w:date="2026-01-01T00:00:00Z">
        <w:r>
          <w:rPr>
            <w:b/>
            <w:bCs/>
          </w:rPr>
          <w:t xml:space="preserve">Part 1.</w:t>
        </w:r>
      </w:ins>
      <w:ins w:id="6929" w:author="PR Preview" w:date="2026-01-01T00:00:00Z">
        <w:r>
          <w:t xml:space="preserve"> </w:t>
        </w:r>
      </w:ins>
      <w:ins w:id="6930" w:author="PR Preview" w:date="2026-01-01T00:00:00Z">
        <w:r>
          <w:t xml:space="preserve">Both</w:t>
        </w:r>
      </w:ins>
      <w:ins w:id="69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932" w:author="PR Preview" w:date="2026-01-01T00:00:00Z">
        <w:r>
          <w:t xml:space="preserve"> </w:t>
        </w:r>
      </w:ins>
      <w:ins w:id="6933" w:author="PR Preview" w:date="2026-01-01T00:00:00Z">
        <w:r>
          <w:t xml:space="preserve">and</w:t>
        </w:r>
      </w:ins>
      <w:ins w:id="693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6935" w:author="PR Preview" w:date="2026-01-01T00:00:00Z">
        <w:r>
          <w:t xml:space="preserve"> </w:t>
        </w:r>
      </w:ins>
      <w:ins w:id="6936" w:author="PR Preview" w:date="2026-01-01T00:00:00Z">
        <w:r>
          <w:t xml:space="preserve">contain</w:t>
        </w:r>
      </w:ins>
      <w:ins w:id="693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6938" w:author="PR Preview" w:date="2026-01-01T00:00:00Z">
        <w:r>
          <w:t xml:space="preserve"> </w:t>
        </w:r>
      </w:ins>
      <w:ins w:id="6939" w:author="PR Preview" w:date="2026-01-01T00:00:00Z">
        <w:r>
          <w:t xml:space="preserve">(</w:t>
        </w:r>
      </w:ins>
      <w:hyperlink w:anchor="thm-subspace-zero">
        <w:ins w:id="694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941" w:author="PR Preview" w:date="2026-01-01T00:00:00Z">
        <w:r>
          <w:t xml:space="preserve">).</w:t>
        </w:r>
      </w:ins>
      <w:ins w:id="6942" w:author="PR Preview" w:date="2026-01-01T00:00:00Z">
        <w:r>
          <w:t xml:space="preserve"> </w:t>
        </w:r>
      </w:ins>
      <w:ins w:id="6943" w:author="PR Preview" w:date="2026-01-01T00:00:00Z">
        <w:r>
          <w:t xml:space="preserve">If</w:t>
        </w:r>
      </w:ins>
      <w:ins w:id="69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945" w:author="PR Preview" w:date="2026-01-01T00:00:00Z">
        <w:r>
          <w:t xml:space="preserve"> </w:t>
        </w:r>
      </w:ins>
      <w:ins w:id="6946" w:author="PR Preview" w:date="2026-01-01T00:00:00Z">
        <w:r>
          <w:t xml:space="preserve">is in both,</w:t>
        </w:r>
      </w:ins>
      <w:ins w:id="6947" w:author="PR Preview" w:date="2026-01-01T00:00:00Z">
        <w:r>
          <w:t xml:space="preserve"> </w:t>
        </w:r>
      </w:ins>
      <w:ins w:id="6948" w:author="PR Preview" w:date="2026-01-01T00:00:00Z">
        <w:r>
          <w:t xml:space="preserve">then</w:t>
        </w:r>
      </w:ins>
      <w:ins w:id="69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950" w:author="PR Preview" w:date="2026-01-01T00:00:00Z">
        <w:r>
          <w:t xml:space="preserve"> </w:t>
        </w:r>
      </w:ins>
      <w:ins w:id="6951" w:author="PR Preview" w:date="2026-01-01T00:00:00Z">
        <w:r>
          <w:t xml:space="preserve">is orthogonal to every vector of</w:t>
        </w:r>
      </w:ins>
      <w:ins w:id="69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953" w:author="PR Preview" w:date="2026-01-01T00:00:00Z">
        <w:r>
          <w:t xml:space="preserve">,</w:t>
        </w:r>
      </w:ins>
      <w:ins w:id="69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6955" w:author="PR Preview" w:date="2026-01-01T00:00:00Z">
        <w:r>
          <w:t xml:space="preserve"> </w:t>
        </w:r>
      </w:ins>
      <w:ins w:id="6956" w:author="PR Preview" w:date="2026-01-01T00:00:00Z">
        <w:r>
          <w:t xml:space="preserve">itself included,</w:t>
        </w:r>
      </w:ins>
      <w:ins w:id="6957" w:author="PR Preview" w:date="2026-01-01T00:00:00Z">
        <w:r>
          <w:t xml:space="preserve"> </w:t>
        </w:r>
      </w:ins>
      <w:ins w:id="6958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6959" w:author="PR Preview" w:date="2026-01-01T00:00:00Z">
        <w:r>
          <w:t xml:space="preserve">which forces every</w:t>
        </w:r>
      </w:ins>
      <w:ins w:id="696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6961" w:author="PR Preview" w:date="2026-01-01T00:00:00Z">
        <w:r>
          <w:t xml:space="preserve">.</w:t>
        </w:r>
      </w:ins>
    </w:p>
    <w:p>
      <w:pPr>
        <w:pStyle w:val="BodyText"/>
      </w:pPr>
      <w:ins w:id="6962" w:author="PR Preview" w:date="2026-01-01T00:00:00Z">
        <w:r>
          <w:rPr>
            <w:b/>
            <w:bCs/>
          </w:rPr>
          <w:t xml:space="preserve">Part 2.</w:t>
        </w:r>
      </w:ins>
      <w:ins w:id="6963" w:author="PR Preview" w:date="2026-01-01T00:00:00Z">
        <w:r>
          <w:t xml:space="preserve"> </w:t>
        </w:r>
      </w:ins>
      <w:ins w:id="6964" w:author="PR Preview" w:date="2026-01-01T00:00:00Z">
        <w:r>
          <w:t xml:space="preserve">Let</w:t>
        </w:r>
      </w:ins>
      <w:ins w:id="696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6966" w:author="PR Preview" w:date="2026-01-01T00:00:00Z">
        <w:r>
          <w:t xml:space="preserve">.</w:t>
        </w:r>
      </w:ins>
      <w:ins w:id="6967" w:author="PR Preview" w:date="2026-01-01T00:00:00Z">
        <w:r>
          <w:t xml:space="preserve"> </w:t>
        </w:r>
      </w:ins>
      <w:ins w:id="6968" w:author="PR Preview" w:date="2026-01-01T00:00:00Z">
        <w:r>
          <w:t xml:space="preserve">If</w:t>
        </w:r>
      </w:ins>
      <w:ins w:id="696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0</m:t>
        </m:r>
      </m:oMath>
      <w:ins w:id="6970" w:author="PR Preview" w:date="2026-01-01T00:00:00Z">
        <w:r>
          <w:t xml:space="preserve">, then</w:t>
        </w:r>
      </w:ins>
      <w:ins w:id="697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972" w:author="PR Preview" w:date="2026-01-01T00:00:00Z">
        <w:r>
          <w:t xml:space="preserve"> </w:t>
        </w:r>
      </w:ins>
      <w:ins w:id="6973" w:author="PR Preview" w:date="2026-01-01T00:00:00Z">
        <w:r>
          <w:t xml:space="preserve">has a basis (</w:t>
        </w:r>
      </w:ins>
      <w:hyperlink w:anchor="thm-extend-basis">
        <w:ins w:id="697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6975" w:author="PR Preview" w:date="2026-01-01T00:00:00Z">
        <w:r>
          <w:t xml:space="preserve">)</w:t>
        </w:r>
      </w:ins>
      <w:ins w:id="6976" w:author="PR Preview" w:date="2026-01-01T00:00:00Z">
        <w:r>
          <w:t xml:space="preserve"> </w:t>
        </w:r>
      </w:ins>
      <w:ins w:id="6977" w:author="PR Preview" w:date="2026-01-01T00:00:00Z">
        <w:r>
          <w:t xml:space="preserve">with</w:t>
        </w:r>
      </w:ins>
      <w:ins w:id="6978" w:author="PR Preview" w:date="2026-01-01T00:00:00Z">
        <w:r>
          <w:t xml:space="preserve"> </w:t>
        </w:r>
      </w:ins>
      <m:oMath>
        <m:r>
          <m:t>0</m:t>
        </m:r>
      </m:oMath>
      <w:ins w:id="6979" w:author="PR Preview" w:date="2026-01-01T00:00:00Z">
        <w:r>
          <w:t xml:space="preserve"> </w:t>
        </w:r>
      </w:ins>
      <w:ins w:id="6980" w:author="PR Preview" w:date="2026-01-01T00:00:00Z">
        <w:r>
          <w:t xml:space="preserve">vectors (</w:t>
        </w:r>
      </w:ins>
      <w:hyperlink w:anchor="def-dimension">
        <w:ins w:id="6981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982" w:author="PR Preview" w:date="2026-01-01T00:00:00Z">
        <w:r>
          <w:t xml:space="preserve">), the empty list,</w:t>
        </w:r>
      </w:ins>
      <w:ins w:id="6983" w:author="PR Preview" w:date="2026-01-01T00:00:00Z">
        <w:r>
          <w:t xml:space="preserve"> </w:t>
        </w:r>
      </w:ins>
      <w:ins w:id="6984" w:author="PR Preview" w:date="2026-01-01T00:00:00Z">
        <w:r>
          <w:t xml:space="preserve">whose span is</w:t>
        </w:r>
      </w:ins>
      <w:ins w:id="698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986" w:author="PR Preview" w:date="2026-01-01T00:00:00Z">
        <w:r>
          <w:t xml:space="preserve"> </w:t>
        </w:r>
      </w:ins>
      <w:ins w:id="6987" w:author="PR Preview" w:date="2026-01-01T00:00:00Z">
        <w:r>
          <w:t xml:space="preserve">(</w:t>
        </w:r>
      </w:ins>
      <w:hyperlink w:anchor="def-span">
        <w:ins w:id="6988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989" w:author="PR Preview" w:date="2026-01-01T00:00:00Z">
        <w:r>
          <w:t xml:space="preserve">);</w:t>
        </w:r>
      </w:ins>
      <w:ins w:id="6990" w:author="PR Preview" w:date="2026-01-01T00:00:00Z">
        <w:r>
          <w:t xml:space="preserve"> </w:t>
        </w:r>
      </w:ins>
      <w:ins w:id="6991" w:author="PR Preview" w:date="2026-01-01T00:00:00Z">
        <w:r>
          <w:t xml:space="preserve">so</w:t>
        </w:r>
      </w:ins>
      <w:ins w:id="69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6993" w:author="PR Preview" w:date="2026-01-01T00:00:00Z">
        <w:r>
          <w:t xml:space="preserve">,</w:t>
        </w:r>
      </w:ins>
      <w:ins w:id="699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995" w:author="PR Preview" w:date="2026-01-01T00:00:00Z">
        <w:r>
          <w:t xml:space="preserve"> </w:t>
        </w:r>
      </w:ins>
      <w:ins w:id="6996" w:author="PR Preview" w:date="2026-01-01T00:00:00Z">
        <w:r>
          <w:t xml:space="preserve">(every</w:t>
        </w:r>
      </w:ins>
      <w:ins w:id="69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6998" w:author="PR Preview" w:date="2026-01-01T00:00:00Z">
        <w:r>
          <w:t xml:space="preserve"> </w:t>
        </w:r>
      </w:ins>
      <w:ins w:id="6999" w:author="PR Preview" w:date="2026-01-01T00:00:00Z">
        <w:r>
          <w:t xml:space="preserve">satisfies</w:t>
        </w:r>
      </w:ins>
      <w:ins w:id="70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ins w:id="7001" w:author="PR Preview" w:date="2026-01-01T00:00:00Z">
        <w:r>
          <w:t xml:space="preserve">),</w:t>
        </w:r>
      </w:ins>
      <w:ins w:id="7002" w:author="PR Preview" w:date="2026-01-01T00:00:00Z">
        <w:r>
          <w:t xml:space="preserve"> </w:t>
        </w:r>
      </w:ins>
      <w:ins w:id="7003" w:author="PR Preview" w:date="2026-01-01T00:00:00Z">
        <w:r>
          <w:t xml:space="preserve">and</w:t>
        </w:r>
      </w:ins>
      <w:ins w:id="700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ins w:id="7005" w:author="PR Preview" w:date="2026-01-01T00:00:00Z">
        <w:r>
          <w:t xml:space="preserve"> </w:t>
        </w:r>
      </w:ins>
      <w:ins w:id="7006" w:author="PR Preview" w:date="2026-01-01T00:00:00Z">
        <w:r>
          <w:t xml:space="preserve">(</w:t>
        </w:r>
      </w:ins>
      <w:hyperlink w:anchor="exm-dimension">
        <w:ins w:id="7007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7008" w:author="PR Preview" w:date="2026-01-01T00:00:00Z">
        <w:r>
          <w:t xml:space="preserve">).</w:t>
        </w:r>
      </w:ins>
      <w:ins w:id="7009" w:author="PR Preview" w:date="2026-01-01T00:00:00Z">
        <w:r>
          <w:t xml:space="preserve"> </w:t>
        </w:r>
      </w:ins>
      <w:ins w:id="7010" w:author="PR Preview" w:date="2026-01-01T00:00:00Z">
        <w:r>
          <w:t xml:space="preserve">If</w:t>
        </w:r>
      </w:ins>
      <w:ins w:id="701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≥</m:t>
        </m:r>
        <m:r>
          <m:t>1</m:t>
        </m:r>
      </m:oMath>
      <w:ins w:id="7012" w:author="PR Preview" w:date="2026-01-01T00:00:00Z">
        <w:r>
          <w:t xml:space="preserve">, choose a basis</w:t>
        </w:r>
      </w:ins>
      <w:ins w:id="701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ins w:id="7014" w:author="PR Preview" w:date="2026-01-01T00:00:00Z">
        <w:r>
          <w:t xml:space="preserve"> </w:t>
        </w:r>
      </w:ins>
      <w:ins w:id="7015" w:author="PR Preview" w:date="2026-01-01T00:00:00Z">
        <w:r>
          <w:t xml:space="preserve">of</w:t>
        </w:r>
      </w:ins>
      <w:ins w:id="70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017" w:author="PR Preview" w:date="2026-01-01T00:00:00Z">
        <w:r>
          <w:t xml:space="preserve"> </w:t>
        </w:r>
      </w:ins>
      <w:ins w:id="7018" w:author="PR Preview" w:date="2026-01-01T00:00:00Z">
        <w:r>
          <w:t xml:space="preserve">(</w:t>
        </w:r>
      </w:ins>
      <w:hyperlink w:anchor="thm-extend-basis">
        <w:ins w:id="701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020" w:author="PR Preview" w:date="2026-01-01T00:00:00Z">
        <w:r>
          <w:t xml:space="preserve">),</w:t>
        </w:r>
      </w:ins>
      <w:ins w:id="7021" w:author="PR Preview" w:date="2026-01-01T00:00:00Z">
        <w:r>
          <w:t xml:space="preserve"> </w:t>
        </w:r>
      </w:ins>
      <w:ins w:id="7022" w:author="PR Preview" w:date="2026-01-01T00:00:00Z">
        <w:r>
          <w:t xml:space="preserve">and let</w:t>
        </w:r>
      </w:ins>
      <w:ins w:id="70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24" w:author="PR Preview" w:date="2026-01-01T00:00:00Z">
        <w:r>
          <w:t xml:space="preserve"> </w:t>
        </w:r>
      </w:ins>
      <w:ins w:id="7025" w:author="PR Preview" w:date="2026-01-01T00:00:00Z">
        <w:r>
          <w:t xml:space="preserve">be the</w:t>
        </w:r>
      </w:ins>
      <w:ins w:id="7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d</m:t>
        </m:r>
      </m:oMath>
      <w:ins w:id="7027" w:author="PR Preview" w:date="2026-01-01T00:00:00Z">
        <w:r>
          <w:t xml:space="preserve"> </w:t>
        </w:r>
      </w:ins>
      <w:ins w:id="7028" w:author="PR Preview" w:date="2026-01-01T00:00:00Z">
        <w:r>
          <w:t xml:space="preserve">matrix with these columns.</w:t>
        </w:r>
      </w:ins>
      <w:ins w:id="7029" w:author="PR Preview" w:date="2026-01-01T00:00:00Z">
        <w:r>
          <w:t xml:space="preserve"> </w:t>
        </w:r>
      </w:ins>
      <w:ins w:id="7030" w:author="PR Preview" w:date="2026-01-01T00:00:00Z">
        <w:r>
          <w:t xml:space="preserve">The basis spans</w:t>
        </w:r>
      </w:ins>
      <w:ins w:id="70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032" w:author="PR Preview" w:date="2026-01-01T00:00:00Z">
        <w:r>
          <w:t xml:space="preserve">,</w:t>
        </w:r>
      </w:ins>
      <w:ins w:id="7033" w:author="PR Preview" w:date="2026-01-01T00:00:00Z">
        <w:r>
          <w:t xml:space="preserve"> </w:t>
        </w:r>
      </w:ins>
      <w:ins w:id="7034" w:author="PR Preview" w:date="2026-01-01T00:00:00Z">
        <w:r>
          <w:t xml:space="preserve">so</w:t>
        </w:r>
      </w:ins>
      <w:ins w:id="70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036" w:author="PR Preview" w:date="2026-01-01T00:00:00Z">
        <w:r>
          <w:t xml:space="preserve"> </w:t>
        </w:r>
      </w:ins>
      <w:ins w:id="7037" w:author="PR Preview" w:date="2026-01-01T00:00:00Z">
        <w:r>
          <w:t xml:space="preserve">(</w:t>
        </w:r>
      </w:ins>
      <w:hyperlink w:anchor="thm-column-space-span">
        <w:ins w:id="703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7039" w:author="PR Preview" w:date="2026-01-01T00:00:00Z">
        <w:r>
          <w:t xml:space="preserve">),</w:t>
        </w:r>
      </w:ins>
      <w:ins w:id="7040" w:author="PR Preview" w:date="2026-01-01T00:00:00Z">
        <w:r>
          <w:t xml:space="preserve"> </w:t>
        </w:r>
      </w:ins>
      <w:ins w:id="7041" w:author="PR Preview" w:date="2026-01-01T00:00:00Z">
        <w:r>
          <w:t xml:space="preserve">and</w:t>
        </w:r>
      </w:ins>
      <w:ins w:id="704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7043" w:author="PR Preview" w:date="2026-01-01T00:00:00Z">
        <w:r>
          <w:t xml:space="preserve"> </w:t>
        </w:r>
      </w:ins>
      <w:ins w:id="7044" w:author="PR Preview" w:date="2026-01-01T00:00:00Z">
        <w:r>
          <w:t xml:space="preserve">(</w:t>
        </w:r>
      </w:ins>
      <w:hyperlink w:anchor="thm-complement-null-space">
        <w:ins w:id="7045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7046" w:author="PR Preview" w:date="2026-01-01T00:00:00Z">
        <w:r>
          <w:t xml:space="preserve">).</w:t>
        </w:r>
      </w:ins>
      <w:ins w:id="704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048" w:author="PR Preview" w:date="2026-01-01T00:00:00Z">
        <w:r>
          <w:t xml:space="preserve"> </w:t>
        </w:r>
      </w:ins>
      <w:ins w:id="7049" w:author="PR Preview" w:date="2026-01-01T00:00:00Z">
        <w:r>
          <w:t xml:space="preserve">is</w:t>
        </w:r>
      </w:ins>
      <w:ins w:id="705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×</m:t>
        </m:r>
        <m:r>
          <m:t>p</m:t>
        </m:r>
      </m:oMath>
      <w:ins w:id="705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052" w:author="PR Preview" w:date="2026-01-01T00:00:00Z">
        <w:r>
          <w:rPr>
            <w:b/>
            <w:bCs/>
          </w:rPr>
          <w:t xml:space="preserve">Part 3.</w:t>
        </w:r>
      </w:ins>
      <w:ins w:id="70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054" w:author="PR Preview" w:date="2026-01-01T00:00:00Z">
        <w:r>
          <w:t xml:space="preserve"> </w:t>
        </w:r>
      </w:ins>
      <w:ins w:id="7055" w:author="PR Preview" w:date="2026-01-01T00:00:00Z">
        <w:r>
          <w:t xml:space="preserve">is a subspace of</w:t>
        </w:r>
      </w:ins>
      <w:ins w:id="705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57" w:author="PR Preview" w:date="2026-01-01T00:00:00Z">
        <w:r>
          <w:t xml:space="preserve"> </w:t>
        </w:r>
      </w:ins>
      <w:ins w:id="7058" w:author="PR Preview" w:date="2026-01-01T00:00:00Z">
        <w:r>
          <w:t xml:space="preserve">(</w:t>
        </w:r>
      </w:ins>
      <w:hyperlink w:anchor="thm-sum-intersection-subspace">
        <w:ins w:id="7059" w:author="PR Preview" w:date="2026-01-01T00:00:00Z">
          <w:r>
            <w:rPr>
              <w:rStyle w:val="Hyperlink"/>
            </w:rPr>
            <w:t xml:space="preserve">Theorem 24</w:t>
          </w:r>
        </w:ins>
      </w:hyperlink>
      <w:ins w:id="7060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7061" w:author="PR Preview" w:date="2026-01-01T00:00:00Z">
        <w:r>
          <w:t xml:space="preserve">Since</w:t>
        </w:r>
      </w:ins>
      <w:ins w:id="70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63" w:author="PR Preview" w:date="2026-01-01T00:00:00Z">
        <w:r>
          <w:t xml:space="preserve">,</w:t>
        </w:r>
      </w:ins>
      <w:ins w:id="706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65" w:author="PR Preview" w:date="2026-01-01T00:00:00Z">
        <w:r>
          <w:t xml:space="preserve"> </w:t>
        </w:r>
      </w:ins>
      <w:ins w:id="7066" w:author="PR Preview" w:date="2026-01-01T00:00:00Z">
        <w:r>
          <w:t xml:space="preserve">is a subspace (</w:t>
        </w:r>
      </w:ins>
      <w:hyperlink w:anchor="exm-subspace">
        <w:ins w:id="706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068" w:author="PR Preview" w:date="2026-01-01T00:00:00Z">
        <w:r>
          <w:t xml:space="preserve">)</w:t>
        </w:r>
      </w:ins>
      <w:ins w:id="7069" w:author="PR Preview" w:date="2026-01-01T00:00:00Z">
        <w:r>
          <w:t xml:space="preserve"> </w:t>
        </w:r>
      </w:ins>
      <w:ins w:id="7070" w:author="PR Preview" w:date="2026-01-01T00:00:00Z">
        <w:r>
          <w:t xml:space="preserve">and</w:t>
        </w:r>
      </w:ins>
      <w:ins w:id="707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ins w:id="7072" w:author="PR Preview" w:date="2026-01-01T00:00:00Z">
        <w:r>
          <w:t xml:space="preserve"> </w:t>
        </w:r>
      </w:ins>
      <w:ins w:id="7073" w:author="PR Preview" w:date="2026-01-01T00:00:00Z">
        <w:r>
          <w:t xml:space="preserve">(</w:t>
        </w:r>
      </w:ins>
      <w:hyperlink w:anchor="exm-dimension">
        <w:ins w:id="7074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7075" w:author="PR Preview" w:date="2026-01-01T00:00:00Z">
        <w:r>
          <w:t xml:space="preserve">),</w:t>
        </w:r>
      </w:ins>
      <w:ins w:id="7076" w:author="PR Preview" w:date="2026-01-01T00:00:00Z">
        <w:r>
          <w:t xml:space="preserve"> </w:t>
        </w:r>
      </w:ins>
      <w:hyperlink w:anchor="thm-subspace-equal-dim">
        <w:ins w:id="707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078" w:author="PR Preview" w:date="2026-01-01T00:00:00Z">
        <w:r>
          <w:t xml:space="preserve"> </w:t>
        </w:r>
      </w:ins>
      <w:ins w:id="7079" w:author="PR Preview" w:date="2026-01-01T00:00:00Z">
        <w:r>
          <w:t xml:space="preserve">gives</w:t>
        </w:r>
      </w:ins>
      <w:ins w:id="70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081" w:author="PR Preview" w:date="2026-01-01T00:00:00Z">
        <w:r>
          <w:t xml:space="preserve">.</w:t>
        </w:r>
      </w:ins>
      <w:ins w:id="7082" w:author="PR Preview" w:date="2026-01-01T00:00:00Z">
        <w:r>
          <w:t xml:space="preserve"> </w:t>
        </w:r>
      </w:ins>
      <w:ins w:id="7083" w:author="PR Preview" w:date="2026-01-01T00:00:00Z">
        <w:r>
          <w:t xml:space="preserve">Together with part 1,</w:t>
        </w:r>
      </w:ins>
      <w:ins w:id="708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085" w:author="PR Preview" w:date="2026-01-01T00:00:00Z">
        <w:r>
          <w:t xml:space="preserve">.</w:t>
        </w:r>
      </w:ins>
      <w:ins w:id="7086" w:author="PR Preview" w:date="2026-01-01T00:00:00Z">
        <w:r>
          <w:t xml:space="preserve"> </w:t>
        </w:r>
      </w:ins>
      <w:ins w:id="7087" w:author="PR Preview" w:date="2026-01-01T00:00:00Z">
        <w:r>
          <w:t xml:space="preserve">The uniqueness of the split then follows from</w:t>
        </w:r>
      </w:ins>
      <w:ins w:id="7088" w:author="PR Preview" w:date="2026-01-01T00:00:00Z">
        <w:r>
          <w:t xml:space="preserve"> </w:t>
        </w:r>
      </w:ins>
      <w:hyperlink w:anchor="thm-direct-sum-equiv">
        <w:ins w:id="7089" w:author="PR Preview" w:date="2026-01-01T00:00:00Z">
          <w:r>
            <w:rPr>
              <w:rStyle w:val="Hyperlink"/>
            </w:rPr>
            <w:t xml:space="preserve">Theorem 27</w:t>
          </w:r>
        </w:ins>
      </w:hyperlink>
      <w:ins w:id="7090" w:author="PR Preview" w:date="2026-01-01T00:00:00Z">
        <w:r>
          <w:t xml:space="preserve"> </w:t>
        </w:r>
      </w:ins>
      <w:ins w:id="7091" w:author="PR Preview" w:date="2026-01-01T00:00:00Z">
        <w:r>
          <w:t xml:space="preserve">(statement 1 implies statement 3).</w:t>
        </w:r>
      </w:ins>
    </w:p>
    <w:bookmarkStart w:id="154" w:name="exm-orthogonal-direct-sum"/>
    <w:p>
      <w:pPr>
        <w:pStyle w:val="BodyText"/>
      </w:pPr>
      <w:ins w:id="7092" w:author="PR Preview" w:date="2026-01-01T00:00:00Z">
        <w:r>
          <w:rPr>
            <w:b/>
            <w:bCs/>
          </w:rPr>
          <w:t xml:space="preserve">Example 56 (Splitting a vector of</w:t>
        </w:r>
      </w:ins>
      <w:ins w:id="709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094" w:author="PR Preview" w:date="2026-01-01T00:00:00Z">
        <w:r>
          <w:rPr>
            <w:b/>
            <w:bCs/>
          </w:rPr>
          <w:t xml:space="preserve"> </w:t>
        </w:r>
      </w:ins>
      <w:ins w:id="7095" w:author="PR Preview" w:date="2026-01-01T00:00:00Z">
        <w:r>
          <w:rPr>
            <w:b/>
            <w:bCs/>
          </w:rPr>
          <w:t xml:space="preserve">along a line and its complement)</w:t>
        </w:r>
      </w:ins>
      <w:ins w:id="7096" w:author="PR Preview" w:date="2026-01-01T00:00:00Z">
        <w:r>
          <w:t xml:space="preserve"> </w:t>
        </w:r>
      </w:ins>
      <w:ins w:id="7097" w:author="PR Preview" w:date="2026-01-01T00:00:00Z">
        <w:r>
          <w:t xml:space="preserve">Let</w:t>
        </w:r>
      </w:ins>
      <w:ins w:id="70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099" w:author="PR Preview" w:date="2026-01-01T00:00:00Z">
        <w:r>
          <w:t xml:space="preserve"> </w:t>
        </w:r>
      </w:ins>
      <w:ins w:id="7100" w:author="PR Preview" w:date="2026-01-01T00:00:00Z">
        <w:r>
          <w:t xml:space="preserve">in</w:t>
        </w:r>
      </w:ins>
      <w:ins w:id="710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102" w:author="PR Preview" w:date="2026-01-01T00:00:00Z">
        <w:r>
          <w:t xml:space="preserve">.</w:t>
        </w:r>
      </w:ins>
      <w:ins w:id="7103" w:author="PR Preview" w:date="2026-01-01T00:00:00Z">
        <w:r>
          <w:t xml:space="preserve"> </w:t>
        </w:r>
      </w:ins>
      <w:ins w:id="7104" w:author="PR Preview" w:date="2026-01-01T00:00:00Z">
        <w:r>
          <w:t xml:space="preserve">A single nonzero vector is linearly independent</w:t>
        </w:r>
      </w:ins>
      <w:ins w:id="7105" w:author="PR Preview" w:date="2026-01-01T00:00:00Z">
        <w:r>
          <w:t xml:space="preserve"> </w:t>
        </w:r>
      </w:ins>
      <w:ins w:id="7106" w:author="PR Preview" w:date="2026-01-01T00:00:00Z">
        <w:r>
          <w:t xml:space="preserve">(</w:t>
        </w:r>
      </w:ins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7107" w:author="PR Preview" w:date="2026-01-01T00:00:00Z">
        <w:r>
          <w:t xml:space="preserve"> </w:t>
        </w:r>
      </w:ins>
      <w:ins w:id="7108" w:author="PR Preview" w:date="2026-01-01T00:00:00Z">
        <w:r>
          <w:t xml:space="preserve">with</w:t>
        </w:r>
      </w:ins>
      <w:ins w:id="71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7110" w:author="PR Preview" w:date="2026-01-01T00:00:00Z">
        <w:r>
          <w:t xml:space="preserve"> </w:t>
        </w:r>
      </w:ins>
      <w:ins w:id="7111" w:author="PR Preview" w:date="2026-01-01T00:00:00Z">
        <w:r>
          <w:t xml:space="preserve">forces</w:t>
        </w:r>
      </w:ins>
      <w:ins w:id="711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7113" w:author="PR Preview" w:date="2026-01-01T00:00:00Z">
        <w:r>
          <w:t xml:space="preserve">),</w:t>
        </w:r>
      </w:ins>
      <w:ins w:id="7114" w:author="PR Preview" w:date="2026-01-01T00:00:00Z">
        <w:r>
          <w:t xml:space="preserve"> </w:t>
        </w:r>
      </w:ins>
      <w:ins w:id="7115" w:author="PR Preview" w:date="2026-01-01T00:00:00Z">
        <w:r>
          <w:t xml:space="preserve">so</w:t>
        </w:r>
      </w:ins>
      <w:ins w:id="71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117" w:author="PR Preview" w:date="2026-01-01T00:00:00Z">
        <w:r>
          <w:t xml:space="preserve"> </w:t>
        </w:r>
      </w:ins>
      <w:ins w:id="7118" w:author="PR Preview" w:date="2026-01-01T00:00:00Z">
        <w:r>
          <w:t xml:space="preserve">is a basis of</w:t>
        </w:r>
      </w:ins>
      <w:ins w:id="711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120" w:author="PR Preview" w:date="2026-01-01T00:00:00Z">
        <w:r>
          <w:t xml:space="preserve"> </w:t>
        </w:r>
      </w:ins>
      <w:ins w:id="7121" w:author="PR Preview" w:date="2026-01-01T00:00:00Z">
        <w:r>
          <w:t xml:space="preserve">and</w:t>
        </w:r>
      </w:ins>
      <w:ins w:id="7122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7123" w:author="PR Preview" w:date="2026-01-01T00:00:00Z">
        <w:r>
          <w:t xml:space="preserve">.</w:t>
        </w:r>
      </w:ins>
      <w:ins w:id="7124" w:author="PR Preview" w:date="2026-01-01T00:00:00Z">
        <w:r>
          <w:t xml:space="preserve"> </w:t>
        </w:r>
      </w:ins>
      <w:ins w:id="7125" w:author="PR Preview" w:date="2026-01-01T00:00:00Z">
        <w:r>
          <w:t xml:space="preserve">A vector</w:t>
        </w:r>
      </w:ins>
      <w:ins w:id="712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</m:oMath>
      <w:ins w:id="7127" w:author="PR Preview" w:date="2026-01-01T00:00:00Z">
        <w:r>
          <w:t xml:space="preserve"> </w:t>
        </w:r>
      </w:ins>
      <w:ins w:id="7128" w:author="PR Preview" w:date="2026-01-01T00:00:00Z">
        <w:r>
          <w:t xml:space="preserve">is in</w:t>
        </w:r>
      </w:ins>
      <w:ins w:id="712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130" w:author="PR Preview" w:date="2026-01-01T00:00:00Z">
        <w:r>
          <w:t xml:space="preserve"> </w:t>
        </w:r>
      </w:ins>
      <w:ins w:id="7131" w:author="PR Preview" w:date="2026-01-01T00:00:00Z">
        <w:r>
          <w:t xml:space="preserve">exactly when</w:t>
        </w:r>
      </w:ins>
      <w:ins w:id="7132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133" w:author="PR Preview" w:date="2026-01-01T00:00:00Z">
        <w:r>
          <w:t xml:space="preserve">:</w:t>
        </w:r>
      </w:ins>
      <w:ins w:id="7134" w:author="PR Preview" w:date="2026-01-01T00:00:00Z">
        <w:r>
          <w:t xml:space="preserve"> </w:t>
        </w:r>
      </w:ins>
      <w:ins w:id="7135" w:author="PR Preview" w:date="2026-01-01T00:00:00Z">
        <w:r>
          <w:t xml:space="preserve">that condition says</w:t>
        </w:r>
      </w:ins>
      <w:ins w:id="71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ins w:id="7137" w:author="PR Preview" w:date="2026-01-01T00:00:00Z">
        <w:r>
          <w:t xml:space="preserve">,</w:t>
        </w:r>
      </w:ins>
      <w:ins w:id="7138" w:author="PR Preview" w:date="2026-01-01T00:00:00Z">
        <w:r>
          <w:t xml:space="preserve"> </w:t>
        </w:r>
      </w:ins>
      <w:ins w:id="7139" w:author="PR Preview" w:date="2026-01-01T00:00:00Z">
        <w:r>
          <w:t xml:space="preserve">and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ins w:id="7140" w:author="PR Preview" w:date="2026-01-01T00:00:00Z">
        <w:r>
          <w:t xml:space="preserve">for every</w:t>
        </w:r>
      </w:ins>
      <w:ins w:id="7141" w:author="PR Preview" w:date="2026-01-01T00:00:00Z">
        <w:r>
          <w:t xml:space="preserve"> </w:t>
        </w:r>
      </w:ins>
      <m:oMath>
        <m:r>
          <m:t>c</m:t>
        </m:r>
      </m:oMath>
      <w:ins w:id="7142" w:author="PR Preview" w:date="2026-01-01T00:00:00Z">
        <w:r>
          <w:t xml:space="preserve">.</w:t>
        </w:r>
      </w:ins>
      <w:ins w:id="7143" w:author="PR Preview" w:date="2026-01-01T00:00:00Z">
        <w:r>
          <w:t xml:space="preserve"> </w:t>
        </w:r>
      </w:ins>
      <w:ins w:id="7144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145" w:author="PR Preview" w:date="2026-01-01T00:00:00Z">
        <w:r>
          <w:t xml:space="preserve">Those two vectors are linearly independent,</w:t>
        </w:r>
      </w:ins>
      <w:ins w:id="7146" w:author="PR Preview" w:date="2026-01-01T00:00:00Z">
        <w:r>
          <w:t xml:space="preserve"> </w:t>
        </w:r>
      </w:ins>
      <w:ins w:id="7147" w:author="PR Preview" w:date="2026-01-01T00:00:00Z">
        <w:r>
          <w:t xml:space="preserve">because</w:t>
        </w:r>
      </w:ins>
      <w:ins w:id="7148" w:author="PR Preview" w:date="2026-01-01T00:00:00Z">
        <w:r>
          <w:t xml:space="preserve"> </w:t>
        </w:r>
      </w:ins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ins w:id="7149" w:author="PR Preview" w:date="2026-01-01T00:00:00Z">
        <w:r>
          <w:t xml:space="preserve"> </w:t>
        </w:r>
      </w:ins>
      <w:ins w:id="7150" w:author="PR Preview" w:date="2026-01-01T00:00:00Z">
        <w:r>
          <w:t xml:space="preserve">is</w:t>
        </w:r>
      </w:ins>
      <w:ins w:id="71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7152" w:author="PR Preview" w:date="2026-01-01T00:00:00Z">
        <w:r>
          <w:t xml:space="preserve"> </w:t>
        </w:r>
      </w:ins>
      <w:ins w:id="7153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154" w:author="PR Preview" w:date="2026-01-01T00:00:00Z">
        <w:r>
          <w:t xml:space="preserve">so</w:t>
        </w:r>
      </w:ins>
      <w:ins w:id="715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7156" w:author="PR Preview" w:date="2026-01-01T00:00:00Z">
        <w:r>
          <w:t xml:space="preserve">, and</w:t>
        </w:r>
      </w:ins>
      <w:ins w:id="71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7158" w:author="PR Preview" w:date="2026-01-01T00:00:00Z">
        <w:r>
          <w:t xml:space="preserve">, as part 2 says.</w:t>
        </w:r>
      </w:ins>
    </w:p>
    <w:p>
      <w:pPr>
        <w:pStyle w:val="BodyText"/>
      </w:pPr>
      <w:ins w:id="7159" w:author="PR Preview" w:date="2026-01-01T00:00:00Z">
        <w:r>
          <w:t xml:space="preserve">To split</w:t>
        </w:r>
      </w:ins>
      <w:ins w:id="71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161" w:author="PR Preview" w:date="2026-01-01T00:00:00Z">
        <w:r>
          <w:t xml:space="preserve">,</w:t>
        </w:r>
      </w:ins>
      <w:ins w:id="7162" w:author="PR Preview" w:date="2026-01-01T00:00:00Z">
        <w:r>
          <w:t xml:space="preserve"> </w:t>
        </w:r>
      </w:ins>
      <w:ins w:id="7163" w:author="PR Preview" w:date="2026-01-01T00:00:00Z">
        <w:r>
          <w:t xml:space="preserve">look for</w:t>
        </w:r>
      </w:ins>
      <w:ins w:id="71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165" w:author="PR Preview" w:date="2026-01-01T00:00:00Z">
        <w:r>
          <w:t xml:space="preserve"> </w:t>
        </w:r>
      </w:ins>
      <w:ins w:id="7166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167" w:author="PR Preview" w:date="2026-01-01T00:00:00Z">
        <w:r>
          <w:t xml:space="preserve">in</w:t>
        </w:r>
      </w:ins>
      <w:ins w:id="716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169" w:author="PR Preview" w:date="2026-01-01T00:00:00Z">
        <w:r>
          <w:t xml:space="preserve">:</w:t>
        </w:r>
      </w:ins>
      <w:ins w:id="7170" w:author="PR Preview" w:date="2026-01-01T00:00:00Z">
        <w:r>
          <w:t xml:space="preserve"> </w:t>
        </w:r>
      </w:ins>
      <w:ins w:id="7171" w:author="PR Preview" w:date="2026-01-01T00:00:00Z">
        <w:r>
          <w:t xml:space="preserve">that membership needs</w:t>
        </w:r>
      </w:ins>
      <w:ins w:id="717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173" w:author="PR Preview" w:date="2026-01-01T00:00:00Z">
        <w:r>
          <w:t xml:space="preserve">, so</w:t>
        </w:r>
      </w:ins>
      <w:ins w:id="717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2</m:t>
        </m:r>
      </m:oMath>
      <w:ins w:id="7175" w:author="PR Preview" w:date="2026-01-01T00:00:00Z">
        <w:r>
          <w:t xml:space="preserve">.</w:t>
        </w:r>
      </w:ins>
      <w:ins w:id="7176" w:author="PR Preview" w:date="2026-01-01T00:00:00Z">
        <w:r>
          <w:t xml:space="preserve"> </w:t>
        </w:r>
      </w:ins>
      <w:ins w:id="7177" w:author="PR Preview" w:date="2026-01-01T00:00:00Z">
        <w:r>
          <w:t xml:space="preserve">Then</w:t>
        </w:r>
      </w:ins>
      <w:ins w:id="717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179" w:author="PR Preview" w:date="2026-01-01T00:00:00Z">
        <w:r>
          <w:t xml:space="preserve"> </w:t>
        </w:r>
      </w:ins>
      <w:ins w:id="7180" w:author="PR Preview" w:date="2026-01-01T00:00:00Z">
        <w:r>
          <w:t xml:space="preserve">and</w:t>
        </w:r>
      </w:ins>
      <w:ins w:id="71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182" w:author="PR Preview" w:date="2026-01-01T00:00:00Z">
        <w:r>
          <w:t xml:space="preserve">,</w:t>
        </w:r>
      </w:ins>
      <w:ins w:id="7183" w:author="PR Preview" w:date="2026-01-01T00:00:00Z">
        <w:r>
          <w:t xml:space="preserve"> </w:t>
        </w:r>
      </w:ins>
      <w:ins w:id="7184" w:author="PR Preview" w:date="2026-01-01T00:00:00Z">
        <w:r>
          <w:t xml:space="preserve">with</w:t>
        </w:r>
      </w:ins>
      <w:ins w:id="718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7186" w:author="PR Preview" w:date="2026-01-01T00:00:00Z">
        <w:r>
          <w:t xml:space="preserve"> </w:t>
        </w:r>
      </w:ins>
      <w:ins w:id="718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4"/>
    <w:bookmarkStart w:id="155" w:name="thm-double-complement"/>
    <w:p>
      <w:pPr>
        <w:pStyle w:val="FirstParagraph"/>
      </w:pPr>
      <w:ins w:id="7188" w:author="PR Preview" w:date="2026-01-01T00:00:00Z">
        <w:r>
          <w:rPr>
            <w:b/>
            <w:bCs/>
          </w:rPr>
          <w:t xml:space="preserve">Theorem 32 (The orthogonal complement of the orthogonal complement)</w:t>
        </w:r>
      </w:ins>
      <w:ins w:id="7189" w:author="PR Preview" w:date="2026-01-01T00:00:00Z">
        <w:r>
          <w:t xml:space="preserve"> </w:t>
        </w:r>
      </w:ins>
      <w:ins w:id="7190" w:author="PR Preview" w:date="2026-01-01T00:00:00Z">
        <w:r>
          <w:t xml:space="preserve">For any subspace</w:t>
        </w:r>
      </w:ins>
      <w:ins w:id="71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192" w:author="PR Preview" w:date="2026-01-01T00:00:00Z">
        <w:r>
          <w:t xml:space="preserve"> </w:t>
        </w:r>
      </w:ins>
      <w:ins w:id="7193" w:author="PR Preview" w:date="2026-01-01T00:00:00Z">
        <w:r>
          <w:t xml:space="preserve">of</w:t>
        </w:r>
      </w:ins>
      <w:ins w:id="71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19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155"/>
    <w:p>
      <w:pPr>
        <w:pStyle w:val="FirstParagraph"/>
      </w:pPr>
      <w:ins w:id="7196" w:author="PR Preview" w:date="2026-01-01T00:00:00Z">
        <w:r>
          <w:rPr>
            <w:i/>
            <w:iCs/>
          </w:rPr>
          <w:t xml:space="preserve">Proof</w:t>
        </w:r>
      </w:ins>
      <w:ins w:id="7197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198" w:author="PR Preview" w:date="2026-01-01T00:00:00Z">
        <w:r>
          <w:rPr>
            <w:b/>
            <w:bCs/>
          </w:rPr>
          <w:t xml:space="preserve">.</w:t>
        </w:r>
      </w:ins>
      <w:ins w:id="7199" w:author="PR Preview" w:date="2026-01-01T00:00:00Z">
        <w:r>
          <w:t xml:space="preserve"> </w:t>
        </w:r>
      </w:ins>
      <w:ins w:id="7200" w:author="PR Preview" w:date="2026-01-01T00:00:00Z">
        <w:r>
          <w:t xml:space="preserve">Take</w:t>
        </w:r>
      </w:ins>
      <w:ins w:id="720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7202" w:author="PR Preview" w:date="2026-01-01T00:00:00Z">
        <w:r>
          <w:t xml:space="preserve"> </w:t>
        </w:r>
      </w:ins>
      <w:ins w:id="7203" w:author="PR Preview" w:date="2026-01-01T00:00:00Z">
        <w:r>
          <w:t xml:space="preserve">and any</w:t>
        </w:r>
      </w:ins>
      <w:ins w:id="72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205" w:author="PR Preview" w:date="2026-01-01T00:00:00Z">
        <w:r>
          <w:t xml:space="preserve">.</w:t>
        </w:r>
      </w:ins>
      <w:ins w:id="7206" w:author="PR Preview" w:date="2026-01-01T00:00:00Z">
        <w:r>
          <w:t xml:space="preserve"> </w:t>
        </w:r>
      </w:ins>
      <w:ins w:id="7207" w:author="PR Preview" w:date="2026-01-01T00:00:00Z">
        <w:r>
          <w:t xml:space="preserve">By</w:t>
        </w:r>
      </w:ins>
      <w:ins w:id="7208" w:author="PR Preview" w:date="2026-01-01T00:00:00Z">
        <w:r>
          <w:t xml:space="preserve"> </w:t>
        </w:r>
      </w:ins>
      <w:hyperlink w:anchor="def-orthogonal-complement">
        <w:ins w:id="720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7210" w:author="PR Preview" w:date="2026-01-01T00:00:00Z">
        <w:r>
          <w:t xml:space="preserve">,</w:t>
        </w:r>
      </w:ins>
      <w:ins w:id="72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ins w:id="7212" w:author="PR Preview" w:date="2026-01-01T00:00:00Z">
        <w:r>
          <w:t xml:space="preserve">,</w:t>
        </w:r>
      </w:ins>
      <w:ins w:id="7213" w:author="PR Preview" w:date="2026-01-01T00:00:00Z">
        <w:r>
          <w:t xml:space="preserve"> </w:t>
        </w:r>
      </w:ins>
      <w:ins w:id="7214" w:author="PR Preview" w:date="2026-01-01T00:00:00Z">
        <w:r>
          <w:t xml:space="preserve">so</w:t>
        </w:r>
      </w:ins>
      <w:ins w:id="72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ins w:id="7216" w:author="PR Preview" w:date="2026-01-01T00:00:00Z">
        <w:r>
          <w:t xml:space="preserve"> </w:t>
        </w:r>
      </w:ins>
      <w:ins w:id="7217" w:author="PR Preview" w:date="2026-01-01T00:00:00Z">
        <w:r>
          <w:t xml:space="preserve">too (</w:t>
        </w:r>
      </w:ins>
      <w:hyperlink r:id="rId156">
        <w:ins w:id="7218" w:author="PR Preview" w:date="2026-01-01T00:00:00Z">
          <w:r>
            <w:rPr>
              <w:rStyle w:val="Hyperlink"/>
            </w:rPr>
            <w:t xml:space="preserve">Theorem 1 in Vectors</w:t>
          </w:r>
        </w:ins>
      </w:hyperlink>
      <w:ins w:id="7219" w:author="PR Preview" w:date="2026-01-01T00:00:00Z">
        <w:r>
          <w:t xml:space="preserve">).</w:t>
        </w:r>
      </w:ins>
      <w:ins w:id="7220" w:author="PR Preview" w:date="2026-01-01T00:00:00Z">
        <w:r>
          <w:t xml:space="preserve"> </w:t>
        </w:r>
      </w:ins>
      <w:ins w:id="7221" w:author="PR Preview" w:date="2026-01-01T00:00:00Z">
        <w:r>
          <w:t xml:space="preserve">So</w:t>
        </w:r>
      </w:ins>
      <w:ins w:id="72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</m:oMath>
      <w:ins w:id="7223" w:author="PR Preview" w:date="2026-01-01T00:00:00Z">
        <w:r>
          <w:t xml:space="preserve"> </w:t>
        </w:r>
      </w:ins>
      <w:ins w:id="7224" w:author="PR Preview" w:date="2026-01-01T00:00:00Z">
        <w:r>
          <w:t xml:space="preserve">is orthogonal to every vector of</w:t>
        </w:r>
      </w:ins>
      <w:ins w:id="722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226" w:author="PR Preview" w:date="2026-01-01T00:00:00Z">
        <w:r>
          <w:t xml:space="preserve">,</w:t>
        </w:r>
      </w:ins>
      <w:ins w:id="7227" w:author="PR Preview" w:date="2026-01-01T00:00:00Z">
        <w:r>
          <w:t xml:space="preserve"> </w:t>
        </w:r>
      </w:ins>
      <w:ins w:id="7228" w:author="PR Preview" w:date="2026-01-01T00:00:00Z">
        <w:r>
          <w:t xml:space="preserve">that is,</w:t>
        </w:r>
      </w:ins>
      <w:ins w:id="722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230" w:author="PR Preview" w:date="2026-01-01T00:00:00Z">
        <w:r>
          <w:t xml:space="preserve">.</w:t>
        </w:r>
      </w:ins>
    </w:p>
    <w:p>
      <w:pPr>
        <w:pStyle w:val="BodyText"/>
      </w:pPr>
      <w:ins w:id="7231" w:author="PR Preview" w:date="2026-01-01T00:00:00Z">
        <w:r>
          <w:rPr>
            <w:b/>
            <w:bCs/>
          </w:rPr>
          <w:t xml:space="preserve">Equal dimensions.</w:t>
        </w:r>
      </w:ins>
      <w:ins w:id="723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233" w:author="PR Preview" w:date="2026-01-01T00:00:00Z">
        <w:r>
          <w:t xml:space="preserve"> </w:t>
        </w:r>
      </w:ins>
      <w:ins w:id="7234" w:author="PR Preview" w:date="2026-01-01T00:00:00Z">
        <w:r>
          <w:t xml:space="preserve">is a subspace (</w:t>
        </w:r>
      </w:ins>
      <w:hyperlink w:anchor="thm-orthogonal-complement-subspace">
        <w:ins w:id="7235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7236" w:author="PR Preview" w:date="2026-01-01T00:00:00Z">
        <w:r>
          <w:t xml:space="preserve">),</w:t>
        </w:r>
      </w:ins>
      <w:ins w:id="7237" w:author="PR Preview" w:date="2026-01-01T00:00:00Z">
        <w:r>
          <w:t xml:space="preserve"> </w:t>
        </w:r>
      </w:ins>
      <w:ins w:id="7238" w:author="PR Preview" w:date="2026-01-01T00:00:00Z">
        <w:r>
          <w:t xml:space="preserve">so part 2 of</w:t>
        </w:r>
      </w:ins>
      <w:ins w:id="7239" w:author="PR Preview" w:date="2026-01-01T00:00:00Z">
        <w:r>
          <w:t xml:space="preserve"> </w:t>
        </w:r>
      </w:ins>
      <w:hyperlink w:anchor="thm-orthogonal-direct-sum">
        <w:ins w:id="7240" w:author="PR Preview" w:date="2026-01-01T00:00:00Z">
          <w:r>
            <w:rPr>
              <w:rStyle w:val="Hyperlink"/>
            </w:rPr>
            <w:t xml:space="preserve">Theorem 31</w:t>
          </w:r>
        </w:ins>
      </w:hyperlink>
      <w:ins w:id="7241" w:author="PR Preview" w:date="2026-01-01T00:00:00Z">
        <w:r>
          <w:t xml:space="preserve"> </w:t>
        </w:r>
      </w:ins>
      <w:ins w:id="7242" w:author="PR Preview" w:date="2026-01-01T00:00:00Z">
        <w:r>
          <w:t xml:space="preserve">applies to it as well as to</w:t>
        </w:r>
      </w:ins>
      <w:ins w:id="72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24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245" w:author="PR Preview" w:date="2026-01-01T00:00:00Z">
        <w:r>
          <w:t xml:space="preserve"> </w:t>
        </w:r>
      </w:ins>
      <w:ins w:id="7246" w:author="PR Preview" w:date="2026-01-01T00:00:00Z">
        <w:r>
          <w:t xml:space="preserve">is a subspace (</w:t>
        </w:r>
      </w:ins>
      <w:hyperlink w:anchor="thm-orthogonal-complement-subspace">
        <w:ins w:id="7247" w:author="PR Preview" w:date="2026-01-01T00:00:00Z">
          <w:r>
            <w:rPr>
              <w:rStyle w:val="Hyperlink"/>
            </w:rPr>
            <w:t xml:space="preserve">Theorem 29</w:t>
          </w:r>
        </w:ins>
      </w:hyperlink>
      <w:ins w:id="7248" w:author="PR Preview" w:date="2026-01-01T00:00:00Z">
        <w:r>
          <w:t xml:space="preserve">)</w:t>
        </w:r>
      </w:ins>
      <w:ins w:id="7249" w:author="PR Preview" w:date="2026-01-01T00:00:00Z">
        <w:r>
          <w:t xml:space="preserve"> </w:t>
        </w:r>
      </w:ins>
      <w:ins w:id="7250" w:author="PR Preview" w:date="2026-01-01T00:00:00Z">
        <w:r>
          <w:t xml:space="preserve">that contains</w:t>
        </w:r>
      </w:ins>
      <w:ins w:id="72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252" w:author="PR Preview" w:date="2026-01-01T00:00:00Z">
        <w:r>
          <w:t xml:space="preserve"> </w:t>
        </w:r>
      </w:ins>
      <w:ins w:id="7253" w:author="PR Preview" w:date="2026-01-01T00:00:00Z">
        <w:r>
          <w:t xml:space="preserve">and has the same dimension,</w:t>
        </w:r>
      </w:ins>
      <w:ins w:id="7254" w:author="PR Preview" w:date="2026-01-01T00:00:00Z">
        <w:r>
          <w:t xml:space="preserve"> </w:t>
        </w:r>
      </w:ins>
      <w:ins w:id="7255" w:author="PR Preview" w:date="2026-01-01T00:00:00Z">
        <w:r>
          <w:t xml:space="preserve">so it equals</w:t>
        </w:r>
      </w:ins>
      <w:ins w:id="725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257" w:author="PR Preview" w:date="2026-01-01T00:00:00Z">
        <w:r>
          <w:t xml:space="preserve"> </w:t>
        </w:r>
      </w:ins>
      <w:ins w:id="7258" w:author="PR Preview" w:date="2026-01-01T00:00:00Z">
        <w:r>
          <w:t xml:space="preserve">(</w:t>
        </w:r>
      </w:ins>
      <w:hyperlink w:anchor="thm-subspace-equal-dim">
        <w:ins w:id="7259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7260" w:author="PR Preview" w:date="2026-01-01T00:00:00Z">
        <w:r>
          <w:t xml:space="preserve">).</w:t>
        </w:r>
      </w:ins>
    </w:p>
    <w:bookmarkStart w:id="157" w:name="exm-double-complement"/>
    <w:p>
      <w:pPr>
        <w:pStyle w:val="BodyText"/>
      </w:pPr>
      <w:ins w:id="7261" w:author="PR Preview" w:date="2026-01-01T00:00:00Z">
        <w:r>
          <w:rPr>
            <w:b/>
            <w:bCs/>
          </w:rPr>
          <w:t xml:space="preserve">Example 57 (Back to the line)</w:t>
        </w:r>
      </w:ins>
      <w:ins w:id="7262" w:author="PR Preview" w:date="2026-01-01T00:00:00Z">
        <w:r>
          <w:t xml:space="preserve"> </w:t>
        </w:r>
      </w:ins>
      <w:ins w:id="7263" w:author="PR Preview" w:date="2026-01-01T00:00:00Z">
        <w:r>
          <w:t xml:space="preserve">In</w:t>
        </w:r>
      </w:ins>
      <w:ins w:id="7264" w:author="PR Preview" w:date="2026-01-01T00:00:00Z">
        <w:r>
          <w:t xml:space="preserve"> </w:t>
        </w:r>
      </w:ins>
      <w:hyperlink w:anchor="exm-orthogonal-direct-sum">
        <w:ins w:id="7265" w:author="PR Preview" w:date="2026-01-01T00:00:00Z">
          <w:r>
            <w:rPr>
              <w:rStyle w:val="Hyperlink"/>
            </w:rPr>
            <w:t xml:space="preserve">Example 56</w:t>
          </w:r>
        </w:ins>
      </w:hyperlink>
      <w:ins w:id="7266" w:author="PR Preview" w:date="2026-01-01T00:00:00Z">
        <w:r>
          <w:t xml:space="preserve">,</w:t>
        </w:r>
      </w:ins>
      <w:ins w:id="726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268" w:author="PR Preview" w:date="2026-01-01T00:00:00Z">
        <w:r>
          <w:t xml:space="preserve"> </w:t>
        </w:r>
      </w:ins>
      <w:ins w:id="7269" w:author="PR Preview" w:date="2026-01-01T00:00:00Z">
        <w:r>
          <w:t xml:space="preserve">and</w:t>
        </w:r>
      </w:ins>
      <w:ins w:id="727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271" w:author="PR Preview" w:date="2026-01-01T00:00:00Z">
        <w:r>
          <w:t xml:space="preserve">.</w:t>
        </w:r>
      </w:ins>
      <w:ins w:id="7272" w:author="PR Preview" w:date="2026-01-01T00:00:00Z">
        <w:r>
          <w:t xml:space="preserve"> </w:t>
        </w:r>
      </w:ins>
      <w:ins w:id="7273" w:author="PR Preview" w:date="2026-01-01T00:00:00Z">
        <w:r>
          <w:t xml:space="preserve">Put those two spanning vectors in the columns of the</w:t>
        </w:r>
      </w:ins>
      <w:ins w:id="727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7275" w:author="PR Preview" w:date="2026-01-01T00:00:00Z">
        <w:r>
          <w:t xml:space="preserve"> </w:t>
        </w:r>
      </w:ins>
      <w:ins w:id="7276" w:author="PR Preview" w:date="2026-01-01T00:00:00Z">
        <w:r>
          <w:t xml:space="preserve">matrix</w:t>
        </w:r>
      </w:ins>
      <w:ins w:id="727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278" w:author="PR Preview" w:date="2026-01-01T00:00:00Z">
        <w:r>
          <w:t xml:space="preserve">,</w:t>
        </w:r>
      </w:ins>
      <w:ins w:id="7279" w:author="PR Preview" w:date="2026-01-01T00:00:00Z">
        <w:r>
          <w:t xml:space="preserve"> </w:t>
        </w:r>
      </w:ins>
      <w:ins w:id="7280" w:author="PR Preview" w:date="2026-01-01T00:00:00Z">
        <w:r>
          <w:t xml:space="preserve">so</w:t>
        </w:r>
      </w:ins>
      <w:ins w:id="728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82" w:author="PR Preview" w:date="2026-01-01T00:00:00Z">
        <w:r>
          <w:t xml:space="preserve"> </w:t>
        </w:r>
      </w:ins>
      <w:ins w:id="7283" w:author="PR Preview" w:date="2026-01-01T00:00:00Z">
        <w:r>
          <w:t xml:space="preserve">(</w:t>
        </w:r>
      </w:ins>
      <w:hyperlink w:anchor="thm-column-space-span">
        <w:ins w:id="728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7285" w:author="PR Preview" w:date="2026-01-01T00:00:00Z">
        <w:r>
          <w:t xml:space="preserve">)</w:t>
        </w:r>
      </w:ins>
      <w:ins w:id="7286" w:author="PR Preview" w:date="2026-01-01T00:00:00Z">
        <w:r>
          <w:t xml:space="preserve"> </w:t>
        </w:r>
      </w:ins>
      <w:ins w:id="7287" w:author="PR Preview" w:date="2026-01-01T00:00:00Z">
        <w:r>
          <w:t xml:space="preserve">and</w:t>
        </w:r>
      </w:ins>
      <w:ins w:id="72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7289" w:author="PR Preview" w:date="2026-01-01T00:00:00Z">
        <w:r>
          <w:t xml:space="preserve"> </w:t>
        </w:r>
      </w:ins>
      <w:ins w:id="7290" w:author="PR Preview" w:date="2026-01-01T00:00:00Z">
        <w:r>
          <w:t xml:space="preserve">(</w:t>
        </w:r>
      </w:ins>
      <w:hyperlink w:anchor="thm-complement-null-space">
        <w:ins w:id="7291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7292" w:author="PR Preview" w:date="2026-01-01T00:00:00Z">
        <w:r>
          <w:t xml:space="preserve">).</w:t>
        </w:r>
      </w:ins>
      <w:ins w:id="7293" w:author="PR Preview" w:date="2026-01-01T00:00:00Z">
        <w:r>
          <w:t xml:space="preserve"> </w:t>
        </w:r>
      </w:ins>
      <w:ins w:id="7294" w:author="PR Preview" w:date="2026-01-01T00:00:00Z">
        <w:r>
          <w:t xml:space="preserve">Since</w:t>
        </w:r>
      </w:ins>
      <w:ins w:id="729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ins w:id="7296" w:author="PR Preview" w:date="2026-01-01T00:00:00Z">
        <w:r>
          <w:t xml:space="preserve"> </w:t>
        </w:r>
      </w:ins>
      <w:ins w:id="7297" w:author="PR Preview" w:date="2026-01-01T00:00:00Z">
        <w:r>
          <w:t xml:space="preserve">(</w:t>
        </w:r>
      </w:ins>
      <w:hyperlink r:id="rId48">
        <w:ins w:id="7298" w:author="PR Preview" w:date="2026-01-01T00:00:00Z">
          <w:r>
            <w:rPr>
              <w:rStyle w:val="Hyperlink"/>
            </w:rPr>
            <w:t xml:space="preserve">Definition 11 in Matrices</w:t>
          </w:r>
        </w:ins>
      </w:hyperlink>
      <w:ins w:id="7299" w:author="PR Preview" w:date="2026-01-01T00:00:00Z">
        <w:r>
          <w:t xml:space="preserve">),</w:t>
        </w:r>
      </w:ins>
      <w:ins w:id="73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301" w:author="PR Preview" w:date="2026-01-01T00:00:00Z">
        <w:r>
          <w:t xml:space="preserve"> </w:t>
        </w:r>
      </w:ins>
      <w:ins w:id="7302" w:author="PR Preview" w:date="2026-01-01T00:00:00Z">
        <w:r>
          <w:t xml:space="preserve">exactly when</w:t>
        </w:r>
      </w:ins>
      <w:ins w:id="7303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304" w:author="PR Preview" w:date="2026-01-01T00:00:00Z">
        <w:r>
          <w:t xml:space="preserve"> </w:t>
        </w:r>
      </w:ins>
      <w:ins w:id="7305" w:author="PR Preview" w:date="2026-01-01T00:00:00Z">
        <w:r>
          <w:t xml:space="preserve">and</w:t>
        </w:r>
      </w:ins>
      <w:ins w:id="7306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7307" w:author="PR Preview" w:date="2026-01-01T00:00:00Z">
        <w:r>
          <w:t xml:space="preserve">.</w:t>
        </w:r>
      </w:ins>
      <w:ins w:id="7308" w:author="PR Preview" w:date="2026-01-01T00:00:00Z">
        <w:r>
          <w:t xml:space="preserve"> </w:t>
        </w:r>
      </w:ins>
      <w:ins w:id="7309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exm-double-complement-fails"/>
    <w:p>
      <w:pPr>
        <w:pStyle w:val="FirstParagraph"/>
      </w:pPr>
      <w:ins w:id="7310" w:author="PR Preview" w:date="2026-01-01T00:00:00Z">
        <w:r>
          <w:rPr>
            <w:b/>
            <w:bCs/>
          </w:rPr>
          <w:t xml:space="preserve">Example 58 (A set that is not a subspace does not come back)</w:t>
        </w:r>
      </w:ins>
      <w:ins w:id="7311" w:author="PR Preview" w:date="2026-01-01T00:00:00Z">
        <w:r>
          <w:t xml:space="preserve"> </w:t>
        </w:r>
      </w:ins>
      <w:ins w:id="7312" w:author="PR Preview" w:date="2026-01-01T00:00:00Z">
        <w:r>
          <w:t xml:space="preserve">The one-element set</w:t>
        </w:r>
      </w:ins>
      <w:ins w:id="73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314" w:author="PR Preview" w:date="2026-01-01T00:00:00Z">
        <w:r>
          <w:t xml:space="preserve"> </w:t>
        </w:r>
      </w:ins>
      <w:ins w:id="7315" w:author="PR Preview" w:date="2026-01-01T00:00:00Z">
        <w:r>
          <w:t xml:space="preserve">is not a subspace.</w:t>
        </w:r>
      </w:ins>
      <w:ins w:id="7316" w:author="PR Preview" w:date="2026-01-01T00:00:00Z">
        <w:r>
          <w:t xml:space="preserve"> </w:t>
        </w:r>
      </w:ins>
      <w:ins w:id="7317" w:author="PR Preview" w:date="2026-01-01T00:00:00Z">
        <w:r>
          <w:t xml:space="preserve">Its orthogonal complement is the same as that of</w:t>
        </w:r>
      </w:ins>
      <w:ins w:id="73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319" w:author="PR Preview" w:date="2026-01-01T00:00:00Z">
        <w:r>
          <w:t xml:space="preserve"> </w:t>
        </w:r>
      </w:ins>
      <w:ins w:id="7320" w:author="PR Preview" w:date="2026-01-01T00:00:00Z">
        <w:r>
          <w:t xml:space="preserve">in</w:t>
        </w:r>
      </w:ins>
      <w:ins w:id="7321" w:author="PR Preview" w:date="2026-01-01T00:00:00Z">
        <w:r>
          <w:t xml:space="preserve"> </w:t>
        </w:r>
      </w:ins>
      <w:hyperlink w:anchor="exm-double-complement">
        <w:ins w:id="7322" w:author="PR Preview" w:date="2026-01-01T00:00:00Z">
          <w:r>
            <w:rPr>
              <w:rStyle w:val="Hyperlink"/>
            </w:rPr>
            <w:t xml:space="preserve">Example 57</w:t>
          </w:r>
        </w:ins>
      </w:hyperlink>
      <w:ins w:id="7323" w:author="PR Preview" w:date="2026-01-01T00:00:00Z">
        <w:r>
          <w:t xml:space="preserve">,</w:t>
        </w:r>
      </w:ins>
      <w:ins w:id="7324" w:author="PR Preview" w:date="2026-01-01T00:00:00Z">
        <w:r>
          <w:t xml:space="preserve"> </w:t>
        </w:r>
      </w:ins>
      <w:ins w:id="7325" w:author="PR Preview" w:date="2026-01-01T00:00:00Z">
        <w:r>
          <w:t xml:space="preserve">since both are defined by the single condition</w:t>
        </w:r>
      </w:ins>
      <w:ins w:id="7326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7327" w:author="PR Preview" w:date="2026-01-01T00:00:00Z">
        <w:r>
          <w:t xml:space="preserve">,</w:t>
        </w:r>
      </w:ins>
      <w:ins w:id="7328" w:author="PR Preview" w:date="2026-01-01T00:00:00Z">
        <w:r>
          <w:t xml:space="preserve"> </w:t>
        </w:r>
      </w:ins>
      <w:ins w:id="7329" w:author="PR Preview" w:date="2026-01-01T00:00:00Z">
        <w:r>
          <w:t xml:space="preserve">so</w:t>
        </w:r>
      </w:ins>
      <w:ins w:id="73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331" w:author="PR Preview" w:date="2026-01-01T00:00:00Z">
        <w:r>
          <w:t xml:space="preserve">,</w:t>
        </w:r>
      </w:ins>
      <w:ins w:id="7332" w:author="PR Preview" w:date="2026-01-01T00:00:00Z">
        <w:r>
          <w:t xml:space="preserve"> </w:t>
        </w:r>
      </w:ins>
      <w:ins w:id="7333" w:author="PR Preview" w:date="2026-01-01T00:00:00Z">
        <w:r>
          <w:t xml:space="preserve">which contains</w:t>
        </w:r>
      </w:ins>
      <w:ins w:id="73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ins w:id="7335" w:author="PR Preview" w:date="2026-01-01T00:00:00Z">
        <w:r>
          <w:t xml:space="preserve">.</w:t>
        </w:r>
      </w:ins>
      <w:ins w:id="7336" w:author="PR Preview" w:date="2026-01-01T00:00:00Z">
        <w:r>
          <w:t xml:space="preserve"> </w:t>
        </w:r>
      </w:ins>
      <w:hyperlink w:anchor="thm-double-complement">
        <w:ins w:id="7337" w:author="PR Preview" w:date="2026-01-01T00:00:00Z">
          <w:r>
            <w:rPr>
              <w:rStyle w:val="Hyperlink"/>
            </w:rPr>
            <w:t xml:space="preserve">Theorem 32</w:t>
          </w:r>
        </w:ins>
      </w:hyperlink>
      <w:ins w:id="7338" w:author="PR Preview" w:date="2026-01-01T00:00:00Z">
        <w:r>
          <w:t xml:space="preserve"> </w:t>
        </w:r>
      </w:ins>
      <w:ins w:id="7339" w:author="PR Preview" w:date="2026-01-01T00:00:00Z">
        <w:r>
          <w:t xml:space="preserve">needs</w:t>
        </w:r>
      </w:ins>
      <w:ins w:id="73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341" w:author="PR Preview" w:date="2026-01-01T00:00:00Z">
        <w:r>
          <w:t xml:space="preserve"> </w:t>
        </w:r>
      </w:ins>
      <w:ins w:id="7342" w:author="PR Preview" w:date="2026-01-01T00:00:00Z">
        <w:r>
          <w:t xml:space="preserve">to be a subspace.</w:t>
        </w:r>
      </w:ins>
    </w:p>
    <w:bookmarkEnd w:id="158"/>
    <w:bookmarkEnd w:id="159"/>
    <w:bookmarkStart w:id="171" w:name="sec-fundamental-theorem"/>
    <w:p>
      <w:pPr>
        <w:pStyle w:val="Heading2"/>
      </w:pPr>
      <w:ins w:id="7343" w:author="PR Preview" w:date="2026-01-01T00:00:00Z">
        <w:r>
          <w:t xml:space="preserve">7 The fundamental theorem of linear algebra</w:t>
        </w:r>
      </w:ins>
    </w:p>
    <w:bookmarkStart w:id="160" w:name="thm-fundamental-subspaces"/>
    <w:p>
      <w:pPr>
        <w:pStyle w:val="FirstParagraph"/>
      </w:pPr>
      <w:ins w:id="7344" w:author="PR Preview" w:date="2026-01-01T00:00:00Z">
        <w:r>
          <w:rPr>
            <w:b/>
            <w:bCs/>
          </w:rPr>
          <w:t xml:space="preserve">Theorem 33 (Fundamental theorem of linear algebra)</w:t>
        </w:r>
      </w:ins>
      <w:ins w:id="7345" w:author="PR Preview" w:date="2026-01-01T00:00:00Z">
        <w:r>
          <w:t xml:space="preserve"> </w:t>
        </w:r>
      </w:ins>
      <w:ins w:id="7346" w:author="PR Preview" w:date="2026-01-01T00:00:00Z">
        <w:r>
          <w:t xml:space="preserve">Let</w:t>
        </w:r>
      </w:ins>
      <w:ins w:id="73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348" w:author="PR Preview" w:date="2026-01-01T00:00:00Z">
        <w:r>
          <w:t xml:space="preserve"> </w:t>
        </w:r>
      </w:ins>
      <w:ins w:id="7349" w:author="PR Preview" w:date="2026-01-01T00:00:00Z">
        <w:r>
          <w:t xml:space="preserve">be an</w:t>
        </w:r>
      </w:ins>
      <w:ins w:id="735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351" w:author="PR Preview" w:date="2026-01-01T00:00:00Z">
        <w:r>
          <w:t xml:space="preserve"> </w:t>
        </w:r>
      </w:ins>
      <w:ins w:id="7352" w:author="PR Preview" w:date="2026-01-01T00:00:00Z">
        <w:r>
          <w:t xml:space="preserve">matrix with</w:t>
        </w:r>
      </w:ins>
      <w:ins w:id="735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7354" w:author="PR Preview" w:date="2026-01-01T00:00:00Z">
        <w:r>
          <w:t xml:space="preserve">. Then</w:t>
        </w:r>
      </w:ins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7355" w:author="PR Preview" w:date="2026-01-01T00:00:00Z">
        <w:r>
          <w:t xml:space="preserve">,</w:t>
        </w:r>
      </w:ins>
      <w:ins w:id="7356" w:author="PR Preview" w:date="2026-01-01T00:00:00Z">
        <w:r>
          <w:t xml:space="preserve"> </w:t>
        </w:r>
      </w:ins>
      <w:ins w:id="7357" w:author="PR Preview" w:date="2026-01-01T00:00:00Z">
        <w:r>
          <w:t xml:space="preserve">and</w:t>
        </w:r>
      </w:ins>
      <w:ins w:id="73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7359" w:author="PR Preview" w:date="2026-01-01T00:00:00Z">
        <w:r>
          <w:t xml:space="preserve">;</w:t>
        </w:r>
      </w:ins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360" w:author="PR Preview" w:date="2026-01-01T00:00:00Z">
        <w:r>
          <w:t xml:space="preserve">;</w:t>
        </w:r>
      </w:ins>
    </w:p>
    <w:p>
      <w:pPr>
        <w:numPr>
          <w:ilvl w:val="0"/>
          <w:numId w:val="102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7361" w:author="PR Preview" w:date="2026-01-01T00:00:00Z">
        <w:r>
          <w:t xml:space="preserve">,</w:t>
        </w:r>
      </w:ins>
      <w:ins w:id="7362" w:author="PR Preview" w:date="2026-01-01T00:00:00Z">
        <w:r>
          <w:t xml:space="preserve"> </w:t>
        </w:r>
      </w:ins>
      <w:ins w:id="7363" w:author="PR Preview" w:date="2026-01-01T00:00:00Z">
        <w:r>
          <w:t xml:space="preserve">and</w:t>
        </w:r>
      </w:ins>
      <w:ins w:id="736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365" w:author="PR Preview" w:date="2026-01-01T00:00:00Z">
        <w:r>
          <w:t xml:space="preserve">;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7366" w:author="PR Preview" w:date="2026-01-01T00:00:00Z">
        <w:r>
          <w:t xml:space="preserve">,</w:t>
        </w:r>
      </w:ins>
      <w:ins w:id="7367" w:author="PR Preview" w:date="2026-01-01T00:00:00Z">
        <w:r>
          <w:t xml:space="preserve"> </w:t>
        </w:r>
      </w:ins>
      <w:ins w:id="7368" w:author="PR Preview" w:date="2026-01-01T00:00:00Z">
        <w:r>
          <w:t xml:space="preserve">and</w:t>
        </w:r>
      </w:ins>
      <w:ins w:id="736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7370" w:author="PR Preview" w:date="2026-01-01T00:00:00Z">
        <w:r>
          <w:t xml:space="preserve">.</w:t>
        </w:r>
      </w:ins>
    </w:p>
    <w:bookmarkEnd w:id="160"/>
    <w:p>
      <w:pPr>
        <w:pStyle w:val="FirstParagraph"/>
      </w:pPr>
      <w:ins w:id="7371" w:author="PR Preview" w:date="2026-01-01T00:00:00Z">
        <w:r>
          <w:rPr>
            <w:i/>
            <w:iCs/>
          </w:rPr>
          <w:t xml:space="preserve">Proof</w:t>
        </w:r>
      </w:ins>
      <w:ins w:id="7372" w:author="PR Preview" w:date="2026-01-01T00:00:00Z">
        <w:r>
          <w:t xml:space="preserve">. </w:t>
        </w:r>
      </w:ins>
      <w:ins w:id="7373" w:author="PR Preview" w:date="2026-01-01T00:00:00Z">
        <w:r>
          <w:rPr>
            <w:b/>
            <w:bCs/>
          </w:rPr>
          <w:t xml:space="preserve">Part 1.</w:t>
        </w:r>
      </w:ins>
      <w:ins w:id="7374" w:author="PR Preview" w:date="2026-01-01T00:00:00Z">
        <w:r>
          <w:t xml:space="preserve"> </w:t>
        </w:r>
      </w:ins>
      <w:ins w:id="7375" w:author="PR Preview" w:date="2026-01-01T00:00:00Z">
        <w:r>
          <w:t xml:space="preserve">The first equation is</w:t>
        </w:r>
      </w:ins>
      <w:ins w:id="7376" w:author="PR Preview" w:date="2026-01-01T00:00:00Z">
        <w:r>
          <w:t xml:space="preserve"> </w:t>
        </w:r>
      </w:ins>
      <w:hyperlink w:anchor="thm-complement-null-space">
        <w:ins w:id="7377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7378" w:author="PR Preview" w:date="2026-01-01T00:00:00Z">
        <w:r>
          <w:t xml:space="preserve">.</w:t>
        </w:r>
      </w:ins>
      <w:ins w:id="73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380" w:author="PR Preview" w:date="2026-01-01T00:00:00Z">
        <w:r>
          <w:t xml:space="preserve"> </w:t>
        </w:r>
      </w:ins>
      <w:ins w:id="7381" w:author="PR Preview" w:date="2026-01-01T00:00:00Z">
        <w:r>
          <w:t xml:space="preserve">is a subspace of</w:t>
        </w:r>
      </w:ins>
      <w:ins w:id="738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7383" w:author="PR Preview" w:date="2026-01-01T00:00:00Z">
        <w:r>
          <w:t xml:space="preserve"> </w:t>
        </w:r>
      </w:ins>
      <w:ins w:id="7384" w:author="PR Preview" w:date="2026-01-01T00:00:00Z">
        <w:r>
          <w:t xml:space="preserve">(</w:t>
        </w:r>
      </w:ins>
      <w:hyperlink w:anchor="thm-column-space-span">
        <w:ins w:id="738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7386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ins w:id="7387" w:author="PR Preview" w:date="2026-01-01T00:00:00Z">
        <w:r>
          <w:rPr>
            <w:b/>
            <w:bCs/>
          </w:rPr>
          <w:t xml:space="preserve">Part 2.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ins w:id="7388" w:author="PR Preview" w:date="2026-01-01T00:00:00Z">
        <w:r>
          <w:rPr>
            <w:b/>
            <w:bCs/>
          </w:rPr>
          <w:t xml:space="preserve">Part 3.</w:t>
        </w:r>
      </w:ins>
      <w:ins w:id="7389" w:author="PR Preview" w:date="2026-01-01T00:00:00Z">
        <w:r>
          <w:t xml:space="preserve"> </w:t>
        </w:r>
      </w:ins>
      <w:ins w:id="7390" w:author="PR Preview" w:date="2026-01-01T00:00:00Z">
        <w:r>
          <w:t xml:space="preserve">Apply parts 2 and 1 to the</w:t>
        </w:r>
      </w:ins>
      <w:ins w:id="73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7392" w:author="PR Preview" w:date="2026-01-01T00:00:00Z">
        <w:r>
          <w:t xml:space="preserve"> </w:t>
        </w:r>
      </w:ins>
      <w:ins w:id="7393" w:author="PR Preview" w:date="2026-01-01T00:00:00Z">
        <w:r>
          <w:t xml:space="preserve">matrix</w:t>
        </w:r>
      </w:ins>
      <w:ins w:id="739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395" w:author="PR Preview" w:date="2026-01-01T00:00:00Z">
        <w:r>
          <w:t xml:space="preserve">,</w:t>
        </w:r>
      </w:ins>
      <w:ins w:id="7396" w:author="PR Preview" w:date="2026-01-01T00:00:00Z">
        <w:r>
          <w:t xml:space="preserve"> </w:t>
        </w:r>
      </w:ins>
      <w:ins w:id="7397" w:author="PR Preview" w:date="2026-01-01T00:00:00Z">
        <w:r>
          <w:t xml:space="preserve">using</w:t>
        </w:r>
      </w:ins>
      <w:ins w:id="739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7399" w:author="PR Preview" w:date="2026-01-01T00:00:00Z">
        <w:r>
          <w:t xml:space="preserve">:</w:t>
        </w:r>
      </w:ins>
      <w:ins w:id="7400" w:author="PR Preview" w:date="2026-01-01T00:00:00Z">
        <w:r>
          <w:t xml:space="preserve"> </w:t>
        </w:r>
      </w:ins>
      <w:ins w:id="7401" w:author="PR Preview" w:date="2026-01-01T00:00:00Z">
        <w:r>
          <w:t xml:space="preserve">part 2 gives</w:t>
        </w:r>
      </w:ins>
      <w:ins w:id="74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403" w:author="PR Preview" w:date="2026-01-01T00:00:00Z">
        <w:r>
          <w:t xml:space="preserve">,</w:t>
        </w:r>
      </w:ins>
      <w:ins w:id="7404" w:author="PR Preview" w:date="2026-01-01T00:00:00Z">
        <w:r>
          <w:t xml:space="preserve"> </w:t>
        </w:r>
      </w:ins>
      <w:ins w:id="7405" w:author="PR Preview" w:date="2026-01-01T00:00:00Z">
        <w:r>
          <w:t xml:space="preserve">and part 1 gives</w:t>
        </w:r>
      </w:ins>
      <w:ins w:id="740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407" w:author="PR Preview" w:date="2026-01-01T00:00:00Z">
        <w:r>
          <w:t xml:space="preserve">.</w:t>
        </w:r>
      </w:ins>
    </w:p>
    <w:p>
      <w:pPr>
        <w:pStyle w:val="BodyText"/>
      </w:pPr>
      <w:ins w:id="7408" w:author="PR Preview" w:date="2026-01-01T00:00:00Z">
        <w:r>
          <w:rPr>
            <w:b/>
            <w:bCs/>
          </w:rPr>
          <w:t xml:space="preserve">Part 4.</w:t>
        </w:r>
      </w:ins>
      <w:ins w:id="740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7410" w:author="PR Preview" w:date="2026-01-01T00:00:00Z">
        <w:r>
          <w:t xml:space="preserve"> </w:t>
        </w:r>
      </w:ins>
      <w:ins w:id="7411" w:author="PR Preview" w:date="2026-01-01T00:00:00Z">
        <w:r>
          <w:t xml:space="preserve">by</w:t>
        </w:r>
      </w:ins>
      <w:ins w:id="7412" w:author="PR Preview" w:date="2026-01-01T00:00:00Z">
        <w:r>
          <w:t xml:space="preserve"> </w:t>
        </w:r>
      </w:ins>
      <w:hyperlink w:anchor="thm-rank-dim">
        <w:ins w:id="741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7414" w:author="PR Preview" w:date="2026-01-01T00:00:00Z">
        <w:r>
          <w:t xml:space="preserve">.</w:t>
        </w:r>
      </w:ins>
      <w:ins w:id="741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7416" w:author="PR Preview" w:date="2026-01-01T00:00:00Z">
        <w:r>
          <w:t xml:space="preserve"> </w:t>
        </w:r>
      </w:ins>
      <w:ins w:id="7417" w:author="PR Preview" w:date="2026-01-01T00:00:00Z">
        <w:r>
          <w:t xml:space="preserve">by</w:t>
        </w:r>
      </w:ins>
      <w:ins w:id="7418" w:author="PR Preview" w:date="2026-01-01T00:00:00Z">
        <w:r>
          <w:t xml:space="preserve"> </w:t>
        </w:r>
      </w:ins>
      <w:hyperlink w:anchor="thm-rank-dim">
        <w:ins w:id="7419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7420" w:author="PR Preview" w:date="2026-01-01T00:00:00Z">
        <w:r>
          <w:t xml:space="preserve">,</w:t>
        </w:r>
      </w:ins>
      <w:ins w:id="7421" w:author="PR Preview" w:date="2026-01-01T00:00:00Z">
        <w:r>
          <w:t xml:space="preserve"> </w:t>
        </w:r>
      </w:ins>
      <w:ins w:id="7422" w:author="PR Preview" w:date="2026-01-01T00:00:00Z">
        <w:r>
          <w:t xml:space="preserve">and that is</w:t>
        </w:r>
      </w:ins>
      <w:ins w:id="7423" w:author="PR Preview" w:date="2026-01-01T00:00:00Z">
        <w:r>
          <w:t xml:space="preserve"> </w:t>
        </w:r>
      </w:ins>
      <m:oMath>
        <m:r>
          <m:t>r</m:t>
        </m:r>
      </m:oMath>
      <w:ins w:id="7424" w:author="PR Preview" w:date="2026-01-01T00:00:00Z">
        <w:r>
          <w:t xml:space="preserve"> </w:t>
        </w:r>
      </w:ins>
      <w:ins w:id="7425" w:author="PR Preview" w:date="2026-01-01T00:00:00Z">
        <w:r>
          <w:t xml:space="preserve">by</w:t>
        </w:r>
      </w:ins>
      <w:ins w:id="7426" w:author="PR Preview" w:date="2026-01-01T00:00:00Z">
        <w:r>
          <w:t xml:space="preserve"> </w:t>
        </w:r>
      </w:ins>
      <w:hyperlink w:anchor="thm-rank-transpose">
        <w:ins w:id="7427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7428" w:author="PR Preview" w:date="2026-01-01T00:00:00Z">
        <w:r>
          <w:t xml:space="preserve">.</w:t>
        </w:r>
      </w:ins>
      <w:ins w:id="74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30" w:author="PR Preview" w:date="2026-01-01T00:00:00Z">
        <w:r>
          <w:t xml:space="preserve"> </w:t>
        </w:r>
      </w:ins>
      <w:ins w:id="7431" w:author="PR Preview" w:date="2026-01-01T00:00:00Z">
        <w:r>
          <w:t xml:space="preserve">has</w:t>
        </w:r>
      </w:ins>
      <w:ins w:id="7432" w:author="PR Preview" w:date="2026-01-01T00:00:00Z">
        <w:r>
          <w:t xml:space="preserve"> </w:t>
        </w:r>
      </w:ins>
      <m:oMath>
        <m:r>
          <m:t>n</m:t>
        </m:r>
      </m:oMath>
      <w:ins w:id="7433" w:author="PR Preview" w:date="2026-01-01T00:00:00Z">
        <w:r>
          <w:t xml:space="preserve"> </w:t>
        </w:r>
      </w:ins>
      <w:ins w:id="7434" w:author="PR Preview" w:date="2026-01-01T00:00:00Z">
        <w:r>
          <w:t xml:space="preserve">columns,</w:t>
        </w:r>
      </w:ins>
      <w:ins w:id="7435" w:author="PR Preview" w:date="2026-01-01T00:00:00Z">
        <w:r>
          <w:t xml:space="preserve"> </w:t>
        </w:r>
      </w:ins>
      <w:ins w:id="7436" w:author="PR Preview" w:date="2026-01-01T00:00:00Z">
        <w:r>
          <w:t xml:space="preserve">so</w:t>
        </w:r>
      </w:ins>
      <w:ins w:id="7437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7438" w:author="PR Preview" w:date="2026-01-01T00:00:00Z">
        <w:r>
          <w:t xml:space="preserve"> </w:t>
        </w:r>
      </w:ins>
      <w:ins w:id="7439" w:author="PR Preview" w:date="2026-01-01T00:00:00Z">
        <w:r>
          <w:t xml:space="preserve">(</w:t>
        </w:r>
      </w:ins>
      <w:hyperlink w:anchor="def-nullity">
        <w:ins w:id="744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7441" w:author="PR Preview" w:date="2026-01-01T00:00:00Z">
        <w:r>
          <w:t xml:space="preserve">,</w:t>
        </w:r>
      </w:ins>
      <w:ins w:id="7442" w:author="PR Preview" w:date="2026-01-01T00:00:00Z">
        <w:r>
          <w:t xml:space="preserve"> </w:t>
        </w:r>
      </w:ins>
      <w:hyperlink w:anchor="thm-rank-nullity">
        <w:ins w:id="744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7444" w:author="PR Preview" w:date="2026-01-01T00:00:00Z">
        <w:r>
          <w:t xml:space="preserve">).</w:t>
        </w:r>
      </w:ins>
      <w:ins w:id="744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446" w:author="PR Preview" w:date="2026-01-01T00:00:00Z">
        <w:r>
          <w:t xml:space="preserve"> </w:t>
        </w:r>
      </w:ins>
      <w:ins w:id="7447" w:author="PR Preview" w:date="2026-01-01T00:00:00Z">
        <w:r>
          <w:t xml:space="preserve">has</w:t>
        </w:r>
      </w:ins>
      <w:ins w:id="7448" w:author="PR Preview" w:date="2026-01-01T00:00:00Z">
        <w:r>
          <w:t xml:space="preserve"> </w:t>
        </w:r>
      </w:ins>
      <m:oMath>
        <m:r>
          <m:t>m</m:t>
        </m:r>
      </m:oMath>
      <w:ins w:id="7449" w:author="PR Preview" w:date="2026-01-01T00:00:00Z">
        <w:r>
          <w:t xml:space="preserve"> </w:t>
        </w:r>
      </w:ins>
      <w:ins w:id="7450" w:author="PR Preview" w:date="2026-01-01T00:00:00Z">
        <w:r>
          <w:t xml:space="preserve">columns and rank</w:t>
        </w:r>
      </w:ins>
      <w:ins w:id="7451" w:author="PR Preview" w:date="2026-01-01T00:00:00Z">
        <w:r>
          <w:t xml:space="preserve"> </w:t>
        </w:r>
      </w:ins>
      <m:oMath>
        <m:r>
          <m:t>r</m:t>
        </m:r>
      </m:oMath>
      <w:ins w:id="7452" w:author="PR Preview" w:date="2026-01-01T00:00:00Z">
        <w:r>
          <w:t xml:space="preserve">,</w:t>
        </w:r>
      </w:ins>
      <w:ins w:id="7453" w:author="PR Preview" w:date="2026-01-01T00:00:00Z">
        <w:r>
          <w:t xml:space="preserve"> </w:t>
        </w:r>
      </w:ins>
      <w:ins w:id="7454" w:author="PR Preview" w:date="2026-01-01T00:00:00Z">
        <w:r>
          <w:t xml:space="preserve">so</w:t>
        </w:r>
      </w:ins>
      <w:ins w:id="7455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7456" w:author="PR Preview" w:date="2026-01-01T00:00:00Z">
        <w:r>
          <w:t xml:space="preserve"> </w:t>
        </w:r>
      </w:ins>
      <w:ins w:id="7457" w:author="PR Preview" w:date="2026-01-01T00:00:00Z">
        <w:r>
          <w:t xml:space="preserve">in the same way.</w:t>
        </w:r>
      </w:ins>
    </w:p>
    <w:bookmarkStart w:id="161" w:name="exm-fundamental-subspaces"/>
    <w:p>
      <w:pPr>
        <w:pStyle w:val="BodyText"/>
      </w:pPr>
      <w:ins w:id="7458" w:author="PR Preview" w:date="2026-01-01T00:00:00Z">
        <w:r>
          <w:rPr>
            <w:b/>
            <w:bCs/>
          </w:rPr>
          <w:t xml:space="preserve">Example 59 (The four subspaces of the matrix in</w:t>
        </w:r>
      </w:ins>
      <w:ins w:id="7459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7460" w:author="PR Preview" w:date="2026-01-01T00:00:00Z">
          <w:r>
            <w:rPr>
              <w:rStyle w:val="Hyperlink"/>
              <w:b/>
              <w:bCs/>
            </w:rPr>
            <w:t xml:space="preserve">Example 22</w:t>
          </w:r>
        </w:ins>
      </w:hyperlink>
      <w:ins w:id="7461" w:author="PR Preview" w:date="2026-01-01T00:00:00Z">
        <w:r>
          <w:rPr>
            <w:b/>
            <w:bCs/>
          </w:rPr>
          <w:t xml:space="preserve">)</w:t>
        </w:r>
      </w:ins>
      <w:ins w:id="7462" w:author="PR Preview" w:date="2026-01-01T00:00:00Z">
        <w:r>
          <w:t xml:space="preserve"> </w:t>
        </w:r>
      </w:ins>
      <w:ins w:id="7463" w:author="PR Preview" w:date="2026-01-01T00:00:00Z">
        <w:r>
          <w:t xml:space="preserve">For</w:t>
        </w:r>
      </w:ins>
      <w:ins w:id="74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465" w:author="PR Preview" w:date="2026-01-01T00:00:00Z">
        <w:r>
          <w:t xml:space="preserve"> </w:t>
        </w:r>
      </w:ins>
      <w:ins w:id="7466" w:author="PR Preview" w:date="2026-01-01T00:00:00Z">
        <w:r>
          <w:t xml:space="preserve">in</w:t>
        </w:r>
      </w:ins>
      <w:ins w:id="7467" w:author="PR Preview" w:date="2026-01-01T00:00:00Z">
        <w:r>
          <w:t xml:space="preserve"> </w:t>
        </w:r>
      </w:ins>
      <w:hyperlink w:anchor="exm-column-space">
        <w:ins w:id="746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7469" w:author="PR Preview" w:date="2026-01-01T00:00:00Z">
        <w:r>
          <w:t xml:space="preserve">,</w:t>
        </w:r>
      </w:ins>
      <w:ins w:id="747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</m:oMath>
      <w:ins w:id="7471" w:author="PR Preview" w:date="2026-01-01T00:00:00Z">
        <w:r>
          <w:t xml:space="preserve">,</w:t>
        </w:r>
      </w:ins>
      <w:ins w:id="74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7473" w:author="PR Preview" w:date="2026-01-01T00:00:00Z">
        <w:r>
          <w:t xml:space="preserve"> </w:t>
        </w:r>
      </w:ins>
      <w:ins w:id="7474" w:author="PR Preview" w:date="2026-01-01T00:00:00Z">
        <w:r>
          <w:t xml:space="preserve">and</w:t>
        </w:r>
      </w:ins>
      <w:ins w:id="747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</m:oMath>
      <w:ins w:id="7476" w:author="PR Preview" w:date="2026-01-01T00:00:00Z">
        <w:r>
          <w:t xml:space="preserve"> </w:t>
        </w:r>
      </w:ins>
      <w:ins w:id="7477" w:author="PR Preview" w:date="2026-01-01T00:00:00Z">
        <w:r>
          <w:t xml:space="preserve">(</w:t>
        </w:r>
      </w:ins>
      <w:hyperlink w:anchor="exm-rank-dim">
        <w:ins w:id="7478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7479" w:author="PR Preview" w:date="2026-01-01T00:00:00Z">
        <w:r>
          <w:t xml:space="preserve">).</w:t>
        </w:r>
      </w:ins>
    </w:p>
    <w:p>
      <w:pPr>
        <w:numPr>
          <w:ilvl w:val="0"/>
          <w:numId w:val="1028"/>
        </w:numPr>
      </w:pPr>
      <w:ins w:id="7480" w:author="PR Preview" w:date="2026-01-01T00:00:00Z">
        <w:r>
          <w:rPr>
            <w:b/>
            <w:bCs/>
          </w:rPr>
          <w:t xml:space="preserve">In</w:t>
        </w:r>
      </w:ins>
      <w:ins w:id="748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482" w:author="PR Preview" w:date="2026-01-01T00:00:00Z">
        <w:r>
          <w:rPr>
            <w:b/>
            <w:bCs/>
          </w:rPr>
          <w:t xml:space="preserve">:</w:t>
        </w:r>
      </w:ins>
      <w:ins w:id="7483" w:author="PR Preview" w:date="2026-01-01T00:00:00Z">
        <w:r>
          <w:t xml:space="preserve"> </w:t>
        </w:r>
      </w:ins>
      <w:ins w:id="7484" w:author="PR Preview" w:date="2026-01-01T00:00:00Z">
        <w:r>
          <w:t xml:space="preserve">the row space</w:t>
        </w:r>
      </w:ins>
      <w:ins w:id="748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29"/>
        </w:numPr>
      </w:pPr>
      <w:ins w:id="7486" w:author="PR Preview" w:date="2026-01-01T00:00:00Z">
        <w:r>
          <w:t xml:space="preserve">has dimension</w:t>
        </w:r>
      </w:ins>
      <w:ins w:id="748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7488" w:author="PR Preview" w:date="2026-01-01T00:00:00Z">
        <w:r>
          <w:t xml:space="preserve">,</w:t>
        </w:r>
      </w:ins>
      <w:ins w:id="7489" w:author="PR Preview" w:date="2026-01-01T00:00:00Z">
        <w:r>
          <w:t xml:space="preserve"> </w:t>
        </w:r>
      </w:ins>
      <w:ins w:id="7490" w:author="PR Preview" w:date="2026-01-01T00:00:00Z">
        <w:r>
          <w:t xml:space="preserve">and</w:t>
        </w:r>
      </w:ins>
      <w:ins w:id="74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492" w:author="PR Preview" w:date="2026-01-01T00:00:00Z">
        <w:r>
          <w:t xml:space="preserve"> </w:t>
        </w:r>
      </w:ins>
      <w:ins w:id="7493" w:author="PR Preview" w:date="2026-01-01T00:00:00Z">
        <w:r>
          <w:t xml:space="preserve">has dimension</w:t>
        </w:r>
      </w:ins>
      <w:ins w:id="749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ins w:id="7495" w:author="PR Preview" w:date="2026-01-01T00:00:00Z">
        <w:r>
          <w:t xml:space="preserve"> </w:t>
        </w:r>
      </w:ins>
      <w:ins w:id="7496" w:author="PR Preview" w:date="2026-01-01T00:00:00Z">
        <w:r>
          <w:t xml:space="preserve">(</w:t>
        </w:r>
      </w:ins>
      <w:hyperlink w:anchor="exm-nullity">
        <w:ins w:id="7497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7498" w:author="PR Preview" w:date="2026-01-01T00:00:00Z">
        <w:r>
          <w:t xml:space="preserve">).</w:t>
        </w:r>
      </w:ins>
      <w:ins w:id="7499" w:author="PR Preview" w:date="2026-01-01T00:00:00Z">
        <w:r>
          <w:t xml:space="preserve"> </w:t>
        </w:r>
      </w:ins>
      <w:ins w:id="7500" w:author="PR Preview" w:date="2026-01-01T00:00:00Z">
        <w:r>
          <w:t xml:space="preserve">The spanning vectors are orthogonal:</w:t>
        </w:r>
      </w:ins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ins w:id="7501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8"/>
        </w:numPr>
      </w:pPr>
      <w:ins w:id="7502" w:author="PR Preview" w:date="2026-01-01T00:00:00Z">
        <w:r>
          <w:rPr>
            <w:b/>
            <w:bCs/>
          </w:rPr>
          <w:t xml:space="preserve">In</w:t>
        </w:r>
      </w:ins>
      <w:ins w:id="750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7504" w:author="PR Preview" w:date="2026-01-01T00:00:00Z">
        <w:r>
          <w:rPr>
            <w:b/>
            <w:bCs/>
          </w:rPr>
          <w:t xml:space="preserve">:</w:t>
        </w:r>
      </w:ins>
      <w:ins w:id="75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506" w:author="PR Preview" w:date="2026-01-01T00:00:00Z">
        <w:r>
          <w:t xml:space="preserve"> </w:t>
        </w:r>
      </w:ins>
      <w:ins w:id="7507" w:author="PR Preview" w:date="2026-01-01T00:00:00Z">
        <w:r>
          <w:t xml:space="preserve">has dimension</w:t>
        </w:r>
      </w:ins>
      <w:ins w:id="750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r</m:t>
        </m:r>
      </m:oMath>
      <w:ins w:id="7509" w:author="PR Preview" w:date="2026-01-01T00:00:00Z">
        <w:r>
          <w:t xml:space="preserve">,</w:t>
        </w:r>
      </w:ins>
      <w:ins w:id="7510" w:author="PR Preview" w:date="2026-01-01T00:00:00Z">
        <w:r>
          <w:t xml:space="preserve"> </w:t>
        </w:r>
      </w:ins>
      <w:ins w:id="7511" w:author="PR Preview" w:date="2026-01-01T00:00:00Z">
        <w:r>
          <w:t xml:space="preserve">and</w:t>
        </w:r>
      </w:ins>
      <w:ins w:id="751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513" w:author="PR Preview" w:date="2026-01-01T00:00:00Z">
        <w:r>
          <w:t xml:space="preserve"> </w:t>
        </w:r>
      </w:ins>
      <w:ins w:id="7514" w:author="PR Preview" w:date="2026-01-01T00:00:00Z">
        <w:r>
          <w:t xml:space="preserve">has dimension</w:t>
        </w:r>
      </w:ins>
      <w:ins w:id="751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ins w:id="7516" w:author="PR Preview" w:date="2026-01-01T00:00:00Z">
        <w:r>
          <w:t xml:space="preserve"> </w:t>
        </w:r>
      </w:ins>
      <w:ins w:id="7517" w:author="PR Preview" w:date="2026-01-01T00:00:00Z">
        <w:r>
          <w:t xml:space="preserve">(</w:t>
        </w:r>
      </w:ins>
      <w:hyperlink w:anchor="exm-complement-null-space">
        <w:ins w:id="7518" w:author="PR Preview" w:date="2026-01-01T00:00:00Z">
          <w:r>
            <w:rPr>
              <w:rStyle w:val="Hyperlink"/>
            </w:rPr>
            <w:t xml:space="preserve">Example 55</w:t>
          </w:r>
        </w:ins>
      </w:hyperlink>
      <w:ins w:id="7519" w:author="PR Preview" w:date="2026-01-01T00:00:00Z">
        <w:r>
          <w:t xml:space="preserve">).</w:t>
        </w:r>
      </w:ins>
    </w:p>
    <w:p>
      <w:pPr>
        <w:pStyle w:val="FirstParagraph"/>
      </w:pPr>
      <w:ins w:id="7520" w:author="PR Preview" w:date="2026-01-01T00:00:00Z">
        <w:r>
          <w:t xml:space="preserve">By part 3,</w:t>
        </w:r>
      </w:ins>
      <w:ins w:id="75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522" w:author="PR Preview" w:date="2026-01-01T00:00:00Z">
        <w:r>
          <w:t xml:space="preserve"> </w:t>
        </w:r>
      </w:ins>
      <w:ins w:id="7523" w:author="PR Preview" w:date="2026-01-01T00:00:00Z">
        <w:r>
          <w:t xml:space="preserve">splits uniquely</w:t>
        </w:r>
      </w:ins>
      <w:ins w:id="7524" w:author="PR Preview" w:date="2026-01-01T00:00:00Z">
        <w:r>
          <w:t xml:space="preserve"> </w:t>
        </w:r>
      </w:ins>
      <w:ins w:id="7525" w:author="PR Preview" w:date="2026-01-01T00:00:00Z">
        <w:r>
          <w:t xml:space="preserve">into a row-space part</w:t>
        </w:r>
      </w:ins>
      <w:ins w:id="7526" w:author="PR Preview" w:date="2026-01-01T00:00:00Z">
        <w:r>
          <w:t xml:space="preserve"> </w:t>
        </w:r>
      </w:ins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7527" w:author="PR Preview" w:date="2026-01-01T00:00:00Z">
        <w:r>
          <w:t xml:space="preserve"> </w:t>
        </w:r>
      </w:ins>
      <w:ins w:id="7528" w:author="PR Preview" w:date="2026-01-01T00:00:00Z">
        <w:r>
          <w:t xml:space="preserve">and a null-space part.</w:t>
        </w:r>
      </w:ins>
      <w:ins w:id="7529" w:author="PR Preview" w:date="2026-01-01T00:00:00Z">
        <w:r>
          <w:t xml:space="preserve"> </w:t>
        </w:r>
      </w:ins>
      <w:ins w:id="7530" w:author="PR Preview" w:date="2026-01-01T00:00:00Z">
        <w:r>
          <w:t xml:space="preserve">The null-space part</w:t>
        </w:r>
      </w:ins>
      <w:ins w:id="75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7532" w:author="PR Preview" w:date="2026-01-01T00:00:00Z">
        <w:r>
          <w:t xml:space="preserve"> </w:t>
        </w:r>
      </w:ins>
      <w:ins w:id="7533" w:author="PR Preview" w:date="2026-01-01T00:00:00Z">
        <w:r>
          <w:t xml:space="preserve">lies in</w:t>
        </w:r>
      </w:ins>
      <w:ins w:id="753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535" w:author="PR Preview" w:date="2026-01-01T00:00:00Z">
        <w:r>
          <w:t xml:space="preserve"> </w:t>
        </w:r>
      </w:ins>
      <w:ins w:id="7536" w:author="PR Preview" w:date="2026-01-01T00:00:00Z">
        <w:r>
          <w:t xml:space="preserve">(part 3),</w:t>
        </w:r>
      </w:ins>
      <w:ins w:id="7537" w:author="PR Preview" w:date="2026-01-01T00:00:00Z">
        <w:r>
          <w:t xml:space="preserve"> </w:t>
        </w:r>
      </w:ins>
      <w:ins w:id="7538" w:author="PR Preview" w:date="2026-01-01T00:00:00Z">
        <w:r>
          <w:t xml:space="preserve">and</w:t>
        </w:r>
      </w:ins>
      <w:ins w:id="75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ins w:id="7540" w:author="PR Preview" w:date="2026-01-01T00:00:00Z">
        <w:r>
          <w:t xml:space="preserve"> </w:t>
        </w:r>
      </w:ins>
      <w:ins w:id="7541" w:author="PR Preview" w:date="2026-01-01T00:00:00Z">
        <w:r>
          <w:t xml:space="preserve">(</w:t>
        </w:r>
      </w:ins>
      <w:hyperlink w:anchor="thm-complement-null-space">
        <w:ins w:id="7542" w:author="PR Preview" w:date="2026-01-01T00:00:00Z">
          <w:r>
            <w:rPr>
              <w:rStyle w:val="Hyperlink"/>
            </w:rPr>
            <w:t xml:space="preserve">Theorem 30</w:t>
          </w:r>
        </w:ins>
      </w:hyperlink>
      <w:ins w:id="7543" w:author="PR Preview" w:date="2026-01-01T00:00:00Z">
        <w:r>
          <w:t xml:space="preserve"> </w:t>
        </w:r>
      </w:ins>
      <w:ins w:id="7544" w:author="PR Preview" w:date="2026-01-01T00:00:00Z">
        <w:r>
          <w:t xml:space="preserve">applied to</w:t>
        </w:r>
      </w:ins>
      <w:ins w:id="754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546" w:author="PR Preview" w:date="2026-01-01T00:00:00Z">
        <w:r>
          <w:t xml:space="preserve">, with</w:t>
        </w:r>
      </w:ins>
      <w:ins w:id="754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7548" w:author="PR Preview" w:date="2026-01-01T00:00:00Z">
        <w:r>
          <w:t xml:space="preserve">),</w:t>
        </w:r>
      </w:ins>
      <w:ins w:id="7549" w:author="PR Preview" w:date="2026-01-01T00:00:00Z">
        <w:r>
          <w:t xml:space="preserve"> </w:t>
        </w:r>
      </w:ins>
      <w:ins w:id="7550" w:author="PR Preview" w:date="2026-01-01T00:00:00Z">
        <w:r>
          <w:t xml:space="preserve">so it must be orthogonal to</w:t>
        </w:r>
      </w:ins>
      <w:ins w:id="75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755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7553" w:author="PR Preview" w:date="2026-01-01T00:00:00Z">
        <w:r>
          <w:t xml:space="preserve">so</w:t>
        </w:r>
      </w:ins>
      <w:ins w:id="755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ins w:id="7555" w:author="PR Preview" w:date="2026-01-01T00:00:00Z">
        <w:r>
          <w:t xml:space="preserve">.</w:t>
        </w:r>
      </w:ins>
      <w:ins w:id="7556" w:author="PR Preview" w:date="2026-01-01T00:00:00Z">
        <w:r>
          <w:t xml:space="preserve"> </w:t>
        </w:r>
      </w:ins>
      <w:ins w:id="7557" w:author="PR Preview" w:date="2026-01-01T00:00:00Z">
        <w:r>
          <w:t xml:space="preserve">The row-space part is</w:t>
        </w:r>
      </w:ins>
      <w:ins w:id="755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7559" w:author="PR Preview" w:date="2026-01-01T00:00:00Z">
        <w:r>
          <w:t xml:space="preserve"> </w:t>
        </w:r>
      </w:ins>
      <w:ins w:id="7560" w:author="PR Preview" w:date="2026-01-01T00:00:00Z">
        <w:r>
          <w:t xml:space="preserve">and the null-space part is</w:t>
        </w:r>
      </w:ins>
      <w:ins w:id="756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ins w:id="7562" w:author="PR Preview" w:date="2026-01-01T00:00:00Z">
        <w:r>
          <w:t xml:space="preserve">;</w:t>
        </w:r>
      </w:ins>
      <w:ins w:id="7563" w:author="PR Preview" w:date="2026-01-01T00:00:00Z">
        <w:r>
          <w:t xml:space="preserve"> </w:t>
        </w:r>
      </w:ins>
      <w:ins w:id="7564" w:author="PR Preview" w:date="2026-01-01T00:00:00Z">
        <w:r>
          <w:t xml:space="preserve">as a check, row 1 of</w:t>
        </w:r>
      </w:ins>
      <w:ins w:id="75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66" w:author="PR Preview" w:date="2026-01-01T00:00:00Z">
        <w:r>
          <w:t xml:space="preserve"> </w:t>
        </w:r>
      </w:ins>
      <w:ins w:id="7567" w:author="PR Preview" w:date="2026-01-01T00:00:00Z">
        <w:r>
          <w:t xml:space="preserve">gives</w:t>
        </w:r>
      </w:ins>
      <w:ins w:id="756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ins w:id="7569" w:author="PR Preview" w:date="2026-01-01T00:00:00Z">
        <w:r>
          <w:t xml:space="preserve">,</w:t>
        </w:r>
      </w:ins>
      <w:ins w:id="7570" w:author="PR Preview" w:date="2026-01-01T00:00:00Z">
        <w:r>
          <w:t xml:space="preserve"> </w:t>
        </w:r>
      </w:ins>
      <w:ins w:id="7571" w:author="PR Preview" w:date="2026-01-01T00:00:00Z">
        <w:r>
          <w:t xml:space="preserve">and row 2 is</w:t>
        </w:r>
      </w:ins>
      <w:ins w:id="7572" w:author="PR Preview" w:date="2026-01-01T00:00:00Z">
        <w:r>
          <w:t xml:space="preserve"> </w:t>
        </w:r>
      </w:ins>
      <m:oMath>
        <m:r>
          <m:t>3</m:t>
        </m:r>
      </m:oMath>
      <w:ins w:id="7573" w:author="PR Preview" w:date="2026-01-01T00:00:00Z">
        <w:r>
          <w:t xml:space="preserve"> </w:t>
        </w:r>
      </w:ins>
      <w:ins w:id="7574" w:author="PR Preview" w:date="2026-01-01T00:00:00Z">
        <w:r>
          <w:t xml:space="preserve">times row 1,</w:t>
        </w:r>
      </w:ins>
      <w:ins w:id="7575" w:author="PR Preview" w:date="2026-01-01T00:00:00Z">
        <w:r>
          <w:t xml:space="preserve"> </w:t>
        </w:r>
      </w:ins>
      <w:ins w:id="7576" w:author="PR Preview" w:date="2026-01-01T00:00:00Z">
        <w:r>
          <w:t xml:space="preserve">so</w:t>
        </w:r>
      </w:ins>
      <w:ins w:id="75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78" w:author="PR Preview" w:date="2026-01-01T00:00:00Z">
        <w:r>
          <w:t xml:space="preserve"> </w:t>
        </w:r>
      </w:ins>
      <w:ins w:id="7579" w:author="PR Preview" w:date="2026-01-01T00:00:00Z">
        <w:r>
          <w:t xml:space="preserve">sends the null-space part to</w:t>
        </w:r>
      </w:ins>
      <w:ins w:id="75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7581" w:author="PR Preview" w:date="2026-01-01T00:00:00Z">
        <w:r>
          <w:t xml:space="preserve">.</w:t>
        </w:r>
      </w:ins>
    </w:p>
    <w:bookmarkEnd w:id="161"/>
    <w:bookmarkStart w:id="170" w:name="refs"/>
    <w:bookmarkStart w:id="163" w:name="ref-banerjee2014linear"/>
    <w:p>
      <w:pPr>
        <w:pStyle w:val="Bibliography"/>
      </w:pPr>
      <w:ins w:id="7582" w:author="PR Preview" w:date="2026-01-01T00:00:00Z">
        <w:r>
          <w:t xml:space="preserve">Banerjee, Sudipto, and Anindya Roy. 2014.</w:t>
        </w:r>
      </w:ins>
      <w:ins w:id="7583" w:author="PR Preview" w:date="2026-01-01T00:00:00Z">
        <w:r>
          <w:t xml:space="preserve"> </w:t>
        </w:r>
      </w:ins>
      <w:ins w:id="7584" w:author="PR Preview" w:date="2026-01-01T00:00:00Z">
        <w:r>
          <w:rPr>
            <w:i/>
            <w:iCs/>
          </w:rPr>
          <w:t xml:space="preserve">Linear Algebra and Matrix Analysis for Statistics</w:t>
        </w:r>
      </w:ins>
      <w:ins w:id="7585" w:author="PR Preview" w:date="2026-01-01T00:00:00Z">
        <w:r>
          <w:t xml:space="preserve">. Vol. 181. Crc Press Boca Raton.</w:t>
        </w:r>
      </w:ins>
      <w:ins w:id="7586" w:author="PR Preview" w:date="2026-01-01T00:00:00Z">
        <w:r>
          <w:t xml:space="preserve"> </w:t>
        </w:r>
      </w:ins>
      <w:hyperlink r:id="rId162">
        <w:ins w:id="7587" w:author="PR Preview" w:date="2026-01-01T00:00:00Z">
          <w:r>
            <w:rPr>
              <w:rStyle w:val="Hyperlink"/>
            </w:rPr>
            <w:t xml:space="preserve">https://www.routledge.com/Linear-Algebra-and-Matrix-Analysis-for-Statistics/Banerjee-Roy/p/book/9781420095388</w:t>
          </w:r>
        </w:ins>
      </w:hyperlink>
      <w:ins w:id="7588" w:author="PR Preview" w:date="2026-01-01T00:00:00Z">
        <w:r>
          <w:t xml:space="preserve">.</w:t>
        </w:r>
      </w:ins>
    </w:p>
    <w:bookmarkEnd w:id="163"/>
    <w:bookmarkStart w:id="165" w:name="ref-zhou2024orthproj"/>
    <w:p>
      <w:pPr>
        <w:pStyle w:val="Bibliography"/>
      </w:pPr>
      <w:ins w:id="7589" w:author="PR Preview" w:date="2026-01-01T00:00:00Z">
        <w:r>
          <w:t xml:space="preserve">Zhou, Hua. 2024a.</w:t>
        </w:r>
      </w:ins>
      <w:ins w:id="7590" w:author="PR Preview" w:date="2026-01-01T00:00:00Z">
        <w:r>
          <w:t xml:space="preserve"> </w:t>
        </w:r>
      </w:ins>
      <w:ins w:id="7591" w:author="PR Preview" w:date="2026-01-01T00:00:00Z">
        <w:r>
          <w:rPr>
            <w:i/>
            <w:iCs/>
          </w:rPr>
          <w:t xml:space="preserve">Orthogonal Projections</w:t>
        </w:r>
      </w:ins>
      <w:ins w:id="7592" w:author="PR Preview" w:date="2026-01-01T00:00:00Z">
        <w:r>
          <w:t xml:space="preserve">. Lecture notes for Biostat 216, Mathematical Methods for Biostatistics, University of California, Los Angeles.</w:t>
        </w:r>
      </w:ins>
      <w:ins w:id="7593" w:author="PR Preview" w:date="2026-01-01T00:00:00Z">
        <w:r>
          <w:t xml:space="preserve"> </w:t>
        </w:r>
      </w:ins>
      <w:hyperlink r:id="rId164">
        <w:ins w:id="7594" w:author="PR Preview" w:date="2026-01-01T00:00:00Z">
          <w:r>
            <w:rPr>
              <w:rStyle w:val="Hyperlink"/>
            </w:rPr>
            <w:t xml:space="preserve">https://ucla-biostat-216.github.io/2024fall/slides/06-orthproj/06-orthproj.html</w:t>
          </w:r>
        </w:ins>
      </w:hyperlink>
      <w:ins w:id="7595" w:author="PR Preview" w:date="2026-01-01T00:00:00Z">
        <w:r>
          <w:t xml:space="preserve">.</w:t>
        </w:r>
      </w:ins>
    </w:p>
    <w:bookmarkEnd w:id="165"/>
    <w:bookmarkStart w:id="167" w:name="ref-zhou2024rank"/>
    <w:p>
      <w:pPr>
        <w:pStyle w:val="Bibliography"/>
      </w:pPr>
      <w:ins w:id="7596" w:author="PR Preview" w:date="2026-01-01T00:00:00Z">
        <w:r>
          <w:t xml:space="preserve">Zhou, Hua. 2024b.</w:t>
        </w:r>
      </w:ins>
      <w:ins w:id="7597" w:author="PR Preview" w:date="2026-01-01T00:00:00Z">
        <w:r>
          <w:t xml:space="preserve"> </w:t>
        </w:r>
      </w:ins>
      <w:ins w:id="7598" w:author="PR Preview" w:date="2026-01-01T00:00:00Z">
        <w:r>
          <w:rPr>
            <w:i/>
            <w:iCs/>
          </w:rPr>
          <w:t xml:space="preserve">Rank and Nullity</w:t>
        </w:r>
      </w:ins>
      <w:ins w:id="7599" w:author="PR Preview" w:date="2026-01-01T00:00:00Z">
        <w:r>
          <w:t xml:space="preserve">. Lecture notes for Biostat 216, Mathematical Methods for Biostatistics, University of California, Los Angeles.</w:t>
        </w:r>
      </w:ins>
      <w:ins w:id="7600" w:author="PR Preview" w:date="2026-01-01T00:00:00Z">
        <w:r>
          <w:t xml:space="preserve"> </w:t>
        </w:r>
      </w:ins>
      <w:hyperlink r:id="rId166">
        <w:ins w:id="7601" w:author="PR Preview" w:date="2026-01-01T00:00:00Z">
          <w:r>
            <w:rPr>
              <w:rStyle w:val="Hyperlink"/>
            </w:rPr>
            <w:t xml:space="preserve">https://ucla-biostat-216.github.io/2024fall/slides/05-rank/05-rank.html</w:t>
          </w:r>
        </w:ins>
      </w:hyperlink>
      <w:ins w:id="7602" w:author="PR Preview" w:date="2026-01-01T00:00:00Z">
        <w:r>
          <w:t xml:space="preserve">.</w:t>
        </w:r>
      </w:ins>
    </w:p>
    <w:bookmarkEnd w:id="167"/>
    <w:bookmarkStart w:id="169" w:name="ref-zhou2024vecsp"/>
    <w:p>
      <w:pPr>
        <w:pStyle w:val="Bibliography"/>
      </w:pPr>
      <w:ins w:id="7603" w:author="PR Preview" w:date="2026-01-01T00:00:00Z">
        <w:r>
          <w:t xml:space="preserve">Zhou, Hua. 2024c.</w:t>
        </w:r>
      </w:ins>
      <w:ins w:id="7604" w:author="PR Preview" w:date="2026-01-01T00:00:00Z">
        <w:r>
          <w:t xml:space="preserve"> </w:t>
        </w:r>
      </w:ins>
      <w:ins w:id="7605" w:author="PR Preview" w:date="2026-01-01T00:00:00Z">
        <w:r>
          <w:rPr>
            <w:i/>
            <w:iCs/>
          </w:rPr>
          <w:t xml:space="preserve">Vector Space</w:t>
        </w:r>
      </w:ins>
      <w:ins w:id="7606" w:author="PR Preview" w:date="2026-01-01T00:00:00Z">
        <w:r>
          <w:t xml:space="preserve">. Lecture notes for Biostat 216, Mathematical Methods for Biostatistics, University of California, Los Angeles.</w:t>
        </w:r>
      </w:ins>
      <w:ins w:id="7607" w:author="PR Preview" w:date="2026-01-01T00:00:00Z">
        <w:r>
          <w:t xml:space="preserve"> </w:t>
        </w:r>
      </w:ins>
      <w:hyperlink r:id="rId168">
        <w:ins w:id="7608" w:author="PR Preview" w:date="2026-01-01T00:00:00Z">
          <w:r>
            <w:rPr>
              <w:rStyle w:val="Hyperlink"/>
            </w:rPr>
            <w:t xml:space="preserve">https://ucla-biostat-216.github.io/2024fall/slides/04-vecsp/04-vecsp.html</w:t>
          </w:r>
        </w:ins>
      </w:hyperlink>
      <w:ins w:id="7609" w:author="PR Preview" w:date="2026-01-01T00:00:00Z">
        <w:r>
          <w:t xml:space="preserve">.</w:t>
        </w:r>
      </w:ins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09" Type="http://schemas.openxmlformats.org/officeDocument/2006/relationships/image" Target="media/rId109.png"/><Relationship Id="rId131" Type="http://schemas.openxmlformats.org/officeDocument/2006/relationships/hyperlink" Target="algebra.qmd#def-strict-inequality" TargetMode="External"/><Relationship Id="rId168" Type="http://schemas.openxmlformats.org/officeDocument/2006/relationships/hyperlink" Target="https://ucla-biostat-216.github.io/2024fall/slides/04-vecsp/04-vecsp.html" TargetMode="External"/><Relationship Id="rId166" Type="http://schemas.openxmlformats.org/officeDocument/2006/relationships/hyperlink" Target="https://ucla-biostat-216.github.io/2024fall/slides/05-rank/05-rank.html" TargetMode="External"/><Relationship Id="rId164" Type="http://schemas.openxmlformats.org/officeDocument/2006/relationships/hyperlink" Target="https://ucla-biostat-216.github.io/2024fall/slides/06-orthproj/06-orthproj.html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7" Type="http://schemas.openxmlformats.org/officeDocument/2006/relationships/hyperlink" Target="linear-algebra-matrices.html#def-hyperplane" TargetMode="External"/><Relationship Id="rId67" Type="http://schemas.openxmlformats.org/officeDocument/2006/relationships/hyperlink" Target="linear-algebra-matrices.html#def-linear-system" TargetMode="External"/><Relationship Id="rId48" Type="http://schemas.openxmlformats.org/officeDocument/2006/relationships/hyperlink" Target="linear-algebra-matrices.html#def-matvec-mult" TargetMode="External"/><Relationship Id="rId94" Type="http://schemas.openxmlformats.org/officeDocument/2006/relationships/hyperlink" Target="linear-algebra-matrices.html#def-translation" TargetMode="External"/><Relationship Id="rId100" Type="http://schemas.openxmlformats.org/officeDocument/2006/relationships/hyperlink" Target="linear-algebra-matrices.html#exm-dot-product-matmul" TargetMode="External"/><Relationship Id="rId103" Type="http://schemas.openxmlformats.org/officeDocument/2006/relationships/hyperlink" Target="linear-algebra-matrices.html#exm-hyperplane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1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98" Type="http://schemas.openxmlformats.org/officeDocument/2006/relationships/hyperlink" Target="linear-algebra-vectors.html#def-orthogonal-vectors" TargetMode="External"/><Relationship Id="rId149" Type="http://schemas.openxmlformats.org/officeDocument/2006/relationships/hyperlink" Target="linear-algebra-vectors.html#rem-orthogonal-perpendicular" TargetMode="External"/><Relationship Id="rId156" Type="http://schemas.openxmlformats.org/officeDocument/2006/relationships/hyperlink" Target="linear-algebra-vectors.html#thm-lincom-symmetric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Relationship Id="rId93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31" Type="http://schemas.openxmlformats.org/officeDocument/2006/relationships/hyperlink" Target="algebra.qmd#def-strict-inequality" TargetMode="External"/><Relationship Id="rId168" Type="http://schemas.openxmlformats.org/officeDocument/2006/relationships/hyperlink" Target="https://ucla-biostat-216.github.io/2024fall/slides/04-vecsp/04-vecsp.html" TargetMode="External"/><Relationship Id="rId166" Type="http://schemas.openxmlformats.org/officeDocument/2006/relationships/hyperlink" Target="https://ucla-biostat-216.github.io/2024fall/slides/05-rank/05-rank.html" TargetMode="External"/><Relationship Id="rId164" Type="http://schemas.openxmlformats.org/officeDocument/2006/relationships/hyperlink" Target="https://ucla-biostat-216.github.io/2024fall/slides/06-orthproj/06-orthproj.html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7" Type="http://schemas.openxmlformats.org/officeDocument/2006/relationships/hyperlink" Target="linear-algebra-matrices.html#def-hyperplane" TargetMode="External"/><Relationship Id="rId67" Type="http://schemas.openxmlformats.org/officeDocument/2006/relationships/hyperlink" Target="linear-algebra-matrices.html#def-linear-system" TargetMode="External"/><Relationship Id="rId48" Type="http://schemas.openxmlformats.org/officeDocument/2006/relationships/hyperlink" Target="linear-algebra-matrices.html#def-matvec-mult" TargetMode="External"/><Relationship Id="rId94" Type="http://schemas.openxmlformats.org/officeDocument/2006/relationships/hyperlink" Target="linear-algebra-matrices.html#def-translation" TargetMode="External"/><Relationship Id="rId100" Type="http://schemas.openxmlformats.org/officeDocument/2006/relationships/hyperlink" Target="linear-algebra-matrices.html#exm-dot-product-matmul" TargetMode="External"/><Relationship Id="rId103" Type="http://schemas.openxmlformats.org/officeDocument/2006/relationships/hyperlink" Target="linear-algebra-matrices.html#exm-hyperplane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1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98" Type="http://schemas.openxmlformats.org/officeDocument/2006/relationships/hyperlink" Target="linear-algebra-vectors.html#def-orthogonal-vectors" TargetMode="External"/><Relationship Id="rId149" Type="http://schemas.openxmlformats.org/officeDocument/2006/relationships/hyperlink" Target="linear-algebra-vectors.html#rem-orthogonal-perpendicular" TargetMode="External"/><Relationship Id="rId156" Type="http://schemas.openxmlformats.org/officeDocument/2006/relationships/hyperlink" Target="linear-algebra-vectors.html#thm-lincom-symmetric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Relationship Id="rId93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2026-10-10T00:34:52Z</dcterms:created>
  <dcterms:modified xsi:type="dcterms:W3CDTF">2026-10-10T00:34:52Z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