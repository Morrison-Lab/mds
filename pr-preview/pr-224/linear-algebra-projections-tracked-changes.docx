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Projections and Linear Systems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148" w:name="design-matrix"/>
    <w:p>
      <w:pPr>
        <w:pStyle w:val="Heading2"/>
      </w:pPr>
      <w:ins w:id="3" w:author="PR Preview" w:date="2026-01-01T00:00:00Z">
        <w:r>
          <w:t xml:space="preserve">1 Design Matrix</w:t>
        </w:r>
      </w:ins>
    </w:p>
    <w:bookmarkStart w:id="9" w:name="def-design-matrix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(Design matrix (model matrix))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In a regression model with</w:t>
        </w:r>
      </w:ins>
      <w:ins w:id="7" w:author="PR Preview" w:date="2026-01-01T00:00:00Z">
        <w:r>
          <w:t xml:space="preserve"> </w:t>
        </w:r>
      </w:ins>
      <m:oMath>
        <m:r>
          <m:t>n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observations and</w:t>
        </w:r>
      </w:ins>
      <w:ins w:id="10" w:author="PR Preview" w:date="2026-01-01T00:00:00Z">
        <w:r>
          <w:t xml:space="preserve"> </w:t>
        </w:r>
      </w:ins>
      <m:oMath>
        <m:r>
          <m:t>p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predictors,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b/>
            <w:bCs/>
          </w:rPr>
          <w:t xml:space="preserve">design matrix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(or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model matrix</w:t>
        </w:r>
      </w:ins>
      <w:ins w:id="21" w:author="PR Preview" w:date="2026-01-01T00:00:00Z">
        <w:r>
          <w:t xml:space="preserve">)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the</w:t>
        </w:r>
      </w:ins>
      <w:ins w:id="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matrix whose</w:t>
        </w:r>
      </w:ins>
      <w:ins w:id="28" w:author="PR Preview" w:date="2026-01-01T00:00:00Z">
        <w:r>
          <w:t xml:space="preserve"> </w:t>
        </w:r>
      </w:ins>
      <m:oMath>
        <m:r>
          <m:t>i</m:t>
        </m:r>
      </m:oMath>
      <w:ins w:id="29" w:author="PR Preview" w:date="2026-01-01T00:00:00Z">
        <w:r>
          <w:t xml:space="preserve">-th row is the covariate vector</w:t>
        </w:r>
      </w:ins>
      <w:ins w:id="30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for observation</w:t>
        </w:r>
      </w:ins>
      <w:ins w:id="33" w:author="PR Preview" w:date="2026-01-01T00:00:00Z">
        <w:r>
          <w:t xml:space="preserve"> </w:t>
        </w:r>
      </w:ins>
      <m:oMath>
        <m:r>
          <m:t>i</m:t>
        </m:r>
      </m:oMath>
      <w:ins w:id="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ins w:id="35" w:author="PR Preview" w:date="2026-01-01T00:00:00Z">
        <w:r>
          <w:rPr>
            <w:i/>
            <w:iCs/>
          </w:rPr>
          <w:t xml:space="preserve">Remark 1</w:t>
        </w:r>
      </w:ins>
      <w:ins w:id="36" w:author="PR Preview" w:date="2026-01-01T00:00:00Z">
        <w:r>
          <w:t xml:space="preserve"> (Products with the design matrix). </w:t>
        </w:r>
      </w:ins>
      <w:ins w:id="37" w:author="PR Preview" w:date="2026-01-01T00:00:00Z">
        <w:r>
          <w:t xml:space="preserve">The product</w:t>
        </w:r>
      </w:ins>
      <w:ins w:id="3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collects the values</w:t>
        </w:r>
      </w:ins>
      <w:ins w:id="41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for all</w:t>
        </w:r>
      </w:ins>
      <w:ins w:id="44" w:author="PR Preview" w:date="2026-01-01T00:00:00Z">
        <w:r>
          <w:t xml:space="preserve"> </w:t>
        </w:r>
      </w:ins>
      <m:oMath>
        <m:r>
          <m:t>n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observations into a single</w:t>
        </w:r>
      </w:ins>
      <w:ins w:id="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vector: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ins w:id="50" w:author="PR Preview" w:date="2026-01-01T00:00:00Z">
        <w:r>
          <w:t xml:space="preserve">For example, take the rank-</w:t>
        </w:r>
      </w:ins>
      <m:oMath>
        <m:r>
          <m:t>2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matrix from</w:t>
        </w:r>
      </w:ins>
      <w:ins w:id="53" w:author="PR Preview" w:date="2026-01-01T00:00:00Z">
        <w:r>
          <w:t xml:space="preserve"> </w:t>
        </w:r>
      </w:ins>
      <w:hyperlink r:id="rId10">
        <w:ins w:id="54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as</w:t>
        </w:r>
      </w:ins>
      <w:ins w:id="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observations and</w:t>
        </w:r>
      </w:ins>
      <w:ins w:id="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columns: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 intercept column and one covariate.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With</w:t>
        </w:r>
      </w:ins>
      <w:ins w:id="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3" w:author="PR Preview" w:date="2026-01-01T00:00:00Z">
        <w:r>
          <w:t xml:space="preserve">The matrix</w:t>
        </w:r>
      </w:ins>
      <w:ins w:id="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 symmetric,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ins w:id="82" w:author="PR Preview" w:date="2026-01-01T00:00:00Z">
        <w:r>
          <w:t xml:space="preserve">(</w:t>
        </w:r>
      </w:ins>
      <w:hyperlink r:id="rId11">
        <w:ins w:id="83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84" w:author="PR Preview" w:date="2026-01-01T00:00:00Z">
        <w:r>
          <w:t xml:space="preserve">).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When</w:t>
        </w:r>
      </w:ins>
      <w:ins w:id="8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invertible,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it appears in the OLS estimator</w:t>
        </w:r>
      </w:ins>
      <w:ins w:id="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93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Theorem 1 (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95" w:author="PR Preview" w:date="2026-01-01T00:00:00Z">
        <w:r>
          <w:rPr>
            <w:b/>
            <w:bCs/>
          </w:rPr>
          <w:t xml:space="preserve"> </w:t>
        </w:r>
      </w:ins>
      <w:ins w:id="96" w:author="PR Preview" w:date="2026-01-01T00:00:00Z">
        <w:r>
          <w:rPr>
            <w:b/>
            <w:bCs/>
          </w:rPr>
          <w:t xml:space="preserve">is invertible when</w:t>
        </w:r>
      </w:ins>
      <w:ins w:id="9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X</m:t>
        </m:r>
      </m:oMath>
      <w:ins w:id="98" w:author="PR Preview" w:date="2026-01-01T00:00:00Z">
        <w:r>
          <w:rPr>
            <w:b/>
            <w:bCs/>
          </w:rP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has full column rank)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If</w:t>
        </w:r>
      </w:ins>
      <w:ins w:id="10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an</w:t>
        </w:r>
      </w:ins>
      <w:ins w:id="1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matrix with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</w:t>
        </w:r>
      </w:ins>
      <w:hyperlink r:id="rId13">
        <w:ins w:id="111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12" w:author="PR Preview" w:date="2026-01-01T00:00:00Z">
        <w:r>
          <w:t xml:space="preserve">),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then the</w:t>
        </w:r>
      </w:ins>
      <w:ins w:id="1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matrix</w:t>
        </w:r>
      </w:ins>
      <w:ins w:id="11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invertible.</w:t>
        </w:r>
      </w:ins>
    </w:p>
    <w:bookmarkEnd w:id="14"/>
    <w:p>
      <w:pPr>
        <w:pStyle w:val="BodyText"/>
      </w:pPr>
      <w:ins w:id="121" w:author="PR Preview" w:date="2026-01-01T00:00:00Z">
        <w:r>
          <w:rPr>
            <w:i/>
            <w:iCs/>
          </w:rPr>
          <w:t xml:space="preserve">Proof</w:t>
        </w:r>
      </w:ins>
      <w:ins w:id="122" w:author="PR Preview" w:date="2026-01-01T00:00:00Z">
        <w:r>
          <w:t xml:space="preserve">.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 a vector of length</w:t>
        </w:r>
      </w:ins>
      <w:ins w:id="127" w:author="PR Preview" w:date="2026-01-01T00:00:00Z">
        <w:r>
          <w:t xml:space="preserve"> </w:t>
        </w:r>
      </w:ins>
      <m:oMath>
        <m:r>
          <m:t>p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with</w:t>
        </w:r>
      </w:ins>
      <w:ins w:id="13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ins w:id="134" w:author="PR Preview" w:date="2026-01-01T00:00:00Z">
        <w:r>
          <w:t xml:space="preserve">so</w:t>
        </w:r>
      </w:ins>
      <w:ins w:id="13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36" w:author="PR Preview" w:date="2026-01-01T00:00:00Z">
        <w:r>
          <w:t xml:space="preserve">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Because</w:t>
        </w:r>
      </w:ins>
      <w:ins w:id="13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the columns of</w:t>
        </w:r>
      </w:ins>
      <w:ins w:id="14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are linearly independent,</w:t>
        </w:r>
      </w:ins>
      <w:ins w:id="1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So the only solution of</w:t>
        </w:r>
      </w:ins>
      <w:ins w:id="14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which says that the columns of the square matrix</w:t>
        </w:r>
      </w:ins>
      <w:ins w:id="15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are linearly independent,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 a square matrix with linearly independent columns is invertible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(Banerjee and Roy 2014, Corollary 5.7, p. 143)</w:t>
        </w:r>
      </w:ins>
      <w:ins w:id="163" w:author="PR Preview" w:date="2026-01-01T00:00:00Z">
        <w:r>
          <w:t xml:space="preserve">.</w:t>
        </w:r>
      </w:ins>
    </w:p>
    <w:bookmarkStart w:id="15" w:name="exm-gram-invertibl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1 (Inverting</w:t>
        </w:r>
      </w:ins>
      <w:ins w:id="16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66" w:author="PR Preview" w:date="2026-01-01T00:00:00Z">
        <w:r>
          <w:rPr>
            <w:b/>
            <w:bCs/>
          </w:rPr>
          <w:t xml:space="preserve">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the rank-</w:t>
        </w:r>
      </w:ins>
      <m:oMath>
        <m:r>
          <m:t>2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matrix</w:t>
        </w:r>
      </w:ins>
      <w:ins w:id="17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from</w:t>
        </w:r>
      </w:ins>
      <w:ins w:id="174" w:author="PR Preview" w:date="2026-01-01T00:00:00Z">
        <w:r>
          <w:t xml:space="preserve"> </w:t>
        </w:r>
      </w:ins>
      <w:hyperlink r:id="rId10">
        <w:ins w:id="175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1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77" w:author="PR Preview" w:date="2026-01-01T00:00:00Z">
        <w:r>
          <w:t xml:space="preserve">and multiplying the two out gives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79" w:author="PR Preview" w:date="2026-01-01T00:00:00Z">
        <w:r>
          <w:t xml:space="preserve">.</w:t>
        </w:r>
      </w:ins>
    </w:p>
    <w:bookmarkEnd w:id="15"/>
    <w:bookmarkStart w:id="16" w:name="def-hat-matrix"/>
    <w:p>
      <w:pPr>
        <w:pStyle w:val="BodyText"/>
      </w:pPr>
      <w:ins w:id="180" w:author="PR Preview" w:date="2026-01-01T00:00:00Z">
        <w:r>
          <w:rPr>
            <w:b/>
            <w:bCs/>
          </w:rPr>
          <w:t xml:space="preserve">Definition 2 (Hat matrix)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For an</w:t>
        </w:r>
      </w:ins>
      <w:ins w:id="18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design matrix</w:t>
        </w:r>
      </w:ins>
      <w:ins w:id="18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(</w:t>
        </w:r>
      </w:ins>
      <w:hyperlink w:anchor="def-design-matrix">
        <w:ins w:id="18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0" w:author="PR Preview" w:date="2026-01-01T00:00:00Z">
        <w:r>
          <w:t xml:space="preserve">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hat matrix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 the</w:t>
        </w:r>
      </w:ins>
      <w:ins w:id="2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matrix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ins w:id="204" w:author="PR Preview" w:date="2026-01-01T00:00:00Z">
        <w:r>
          <w:t xml:space="preserve">The inverse exists by</w:t>
        </w:r>
      </w:ins>
      <w:ins w:id="205" w:author="PR Preview" w:date="2026-01-01T00:00:00Z">
        <w:r>
          <w:t xml:space="preserve"> </w:t>
        </w:r>
      </w:ins>
      <w:hyperlink w:anchor="thm-gram-invertible">
        <w:ins w:id="20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7" w:author="PR Preview" w:date="2026-01-01T00:00:00Z">
        <w:r>
          <w:t xml:space="preserve">.</w:t>
        </w:r>
      </w:ins>
    </w:p>
    <w:bookmarkEnd w:id="16"/>
    <w:bookmarkStart w:id="18" w:name="exm-hat-matrix"/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Example 2 (The hat matrix of an intercept-only model)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With</w:t>
        </w:r>
      </w:ins>
      <w:ins w:id="2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observations and only an intercept,</w:t>
        </w:r>
      </w:ins>
      <w:ins w:id="2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217" w:author="PR Preview" w:date="2026-01-01T00:00:00Z">
        <w:r>
          <w:t xml:space="preserve">, rank</w:t>
        </w:r>
      </w:ins>
      <w:ins w:id="218" w:author="PR Preview" w:date="2026-01-01T00:00:00Z">
        <w:r>
          <w:t xml:space="preserve"> </w:t>
        </w:r>
      </w:ins>
      <m:oMath>
        <m:r>
          <m:t>1</m:t>
        </m:r>
      </m:oMath>
      <w:ins w:id="219" w:author="PR Preview" w:date="2026-01-01T00:00:00Z">
        <w:r>
          <w:t xml:space="preserve">),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so</w:t>
        </w:r>
      </w:ins>
      <w:ins w:id="2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25" w:author="PR Preview" w:date="2026-01-01T00:00:00Z">
        <w:r>
          <w:t xml:space="preserve">Then</w:t>
        </w:r>
      </w:ins>
      <w:ins w:id="226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227" w:author="PR Preview" w:date="2026-01-01T00:00:00Z">
        <w:r>
          <w:t xml:space="preserve">, where</w:t>
        </w:r>
      </w:ins>
      <w:ins w:id="22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ins w:id="229" w:author="PR Preview" w:date="2026-01-01T00:00:00Z">
        <w:r>
          <w:t xml:space="preserve">: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the fitted values of an intercept-only model are the</w:t>
        </w:r>
      </w:ins>
      <w:ins w:id="232" w:author="PR Preview" w:date="2026-01-01T00:00:00Z">
        <w:r>
          <w:t xml:space="preserve"> </w:t>
        </w:r>
      </w:ins>
      <w:hyperlink r:id="rId17">
        <w:ins w:id="23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234" w:author="PR Preview" w:date="2026-01-01T00:00:00Z">
        <w:r>
          <w:t xml:space="preserve">.</w:t>
        </w:r>
      </w:ins>
    </w:p>
    <w:bookmarkEnd w:id="18"/>
    <w:bookmarkStart w:id="20" w:name="thm-hat-matrix"/>
    <w:p>
      <w:pPr>
        <w:pStyle w:val="BodyText"/>
      </w:pPr>
      <w:ins w:id="235" w:author="PR Preview" w:date="2026-01-01T00:00:00Z">
        <w:r>
          <w:rPr>
            <w:b/>
            <w:bCs/>
          </w:rPr>
          <w:t xml:space="preserve">Theorem 2 (Hat matrix is a projection matrix)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If</w:t>
        </w:r>
      </w:ins>
      <w:ins w:id="23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is an</w:t>
        </w:r>
      </w:ins>
      <w:ins w:id="2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design matrix with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then the hat matrix</w:t>
        </w:r>
      </w:ins>
      <w:ins w:id="248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(</w:t>
        </w:r>
      </w:ins>
      <w:hyperlink w:anchor="def-hat-matrix">
        <w:ins w:id="25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52" w:author="PR Preview" w:date="2026-01-01T00:00:00Z">
        <w:r>
          <w:t xml:space="preserve">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an orthogonal projection matrix (</w:t>
        </w:r>
      </w:ins>
      <w:hyperlink r:id="rId19">
        <w:ins w:id="255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256" w:author="PR Preview" w:date="2026-01-01T00:00:00Z">
        <w:r>
          <w:t xml:space="preserve">).</w:t>
        </w:r>
      </w:ins>
    </w:p>
    <w:bookmarkEnd w:id="20"/>
    <w:p>
      <w:pPr>
        <w:pStyle w:val="BodyText"/>
      </w:pPr>
      <w:ins w:id="257" w:author="PR Preview" w:date="2026-01-01T00:00:00Z">
        <w:r>
          <w:rPr>
            <w:i/>
            <w:iCs/>
          </w:rPr>
          <w:t xml:space="preserve">Proof</w:t>
        </w:r>
      </w:ins>
      <w:ins w:id="258" w:author="PR Preview" w:date="2026-01-01T00:00:00Z">
        <w:r>
          <w:t xml:space="preserve">. </w:t>
        </w:r>
      </w:ins>
      <w:ins w:id="259" w:author="PR Preview" w:date="2026-01-01T00:00:00Z">
        <w:r>
          <w:t xml:space="preserve">We verify symmetry and idempotency.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Both use that</w:t>
        </w:r>
      </w:ins>
      <w:ins w:id="26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symmetric,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ins w:id="265" w:author="PR Preview" w:date="2026-01-01T00:00:00Z">
        <w:r>
          <w:t xml:space="preserve">(</w:t>
        </w:r>
      </w:ins>
      <w:hyperlink r:id="rId11">
        <w:ins w:id="266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67" w:author="PR Preview" w:date="2026-01-01T00:00:00Z">
        <w:r>
          <w:t xml:space="preserve">),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so its inverse is symmetric too (</w:t>
        </w:r>
      </w:ins>
      <w:hyperlink r:id="rId21">
        <w:ins w:id="270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271" w:author="PR Preview" w:date="2026-01-01T00:00:00Z">
        <w:r>
          <w:t xml:space="preserve">).</w:t>
        </w:r>
      </w:ins>
    </w:p>
    <w:p>
      <w:pPr>
        <w:pStyle w:val="BodyText"/>
      </w:pPr>
      <w:ins w:id="272" w:author="PR Preview" w:date="2026-01-01T00:00:00Z">
        <w:r>
          <w:rPr>
            <w:b/>
            <w:bCs/>
          </w:rPr>
          <w:t xml:space="preserve">Symmetry: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3" w:author="PR Preview" w:date="2026-01-01T00:00:00Z">
        <w:r>
          <w:rPr>
            <w:b/>
            <w:bCs/>
          </w:rPr>
          <w:t xml:space="preserve">Idempotency: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ins w:id="274" w:author="PR Preview" w:date="2026-01-01T00:00:00Z">
        <w:r>
          <w:rPr>
            <w:b/>
            <w:bCs/>
          </w:rPr>
          <w:t xml:space="preserve">Example 3 (The intercept-only hat matrix is a projection)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For</w:t>
        </w:r>
      </w:ins>
      <w:ins w:id="277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from</w:t>
        </w:r>
      </w:ins>
      <w:ins w:id="280" w:author="PR Preview" w:date="2026-01-01T00:00:00Z">
        <w:r>
          <w:t xml:space="preserve"> </w:t>
        </w:r>
      </w:ins>
      <w:hyperlink w:anchor="exm-hat-matrix">
        <w:ins w:id="28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ins w:id="28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5" w:author="PR Preview" w:date="2026-01-01T00:00:00Z">
        <w:r>
          <w:t xml:space="preserve">as</w:t>
        </w:r>
      </w:ins>
      <w:ins w:id="286" w:author="PR Preview" w:date="2026-01-01T00:00:00Z">
        <w:r>
          <w:t xml:space="preserve"> </w:t>
        </w:r>
      </w:ins>
      <w:hyperlink w:anchor="thm-hat-matrix">
        <w:ins w:id="28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says.</w:t>
        </w:r>
      </w:ins>
    </w:p>
    <w:bookmarkEnd w:id="22"/>
    <w:bookmarkStart w:id="23" w:name="rem-hat-matrix-name"/>
    <w:p>
      <w:pPr>
        <w:pStyle w:val="BodyText"/>
      </w:pPr>
      <w:ins w:id="290" w:author="PR Preview" w:date="2026-01-01T00:00:00Z">
        <w:r>
          <w:rPr>
            <w:i/>
            <w:iCs/>
          </w:rPr>
          <w:t xml:space="preserve">Remark 2</w:t>
        </w:r>
      </w:ins>
      <w:ins w:id="291" w:author="PR Preview" w:date="2026-01-01T00:00:00Z">
        <w:r>
          <w:t xml:space="preserve"> (Why it is called the hat matrix). </w:t>
        </w:r>
      </w:ins>
      <w:ins w:id="292" w:author="PR Preview" w:date="2026-01-01T00:00:00Z">
        <w:r>
          <w:t xml:space="preserve">The hat matrix gives the fitted values in linear regression: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3" w:author="PR Preview" w:date="2026-01-01T00:00:00Z">
        <w:r>
          <w:t xml:space="preserve">Multiplying by</w:t>
        </w:r>
      </w:ins>
      <w:ins w:id="294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“puts a hat”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on</w:t>
        </w:r>
      </w:ins>
      <w:ins w:id="2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00" w:author="PR Preview" w:date="2026-01-01T00:00:00Z">
        <w:r>
          <w:t xml:space="preserve">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which is where the name comes from.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In</w:t>
        </w:r>
      </w:ins>
      <w:ins w:id="305" w:author="PR Preview" w:date="2026-01-01T00:00:00Z">
        <w:r>
          <w:t xml:space="preserve"> </w:t>
        </w:r>
      </w:ins>
      <w:hyperlink w:anchor="exm-hat-matrix">
        <w:ins w:id="30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puts a hat on</w:t>
        </w:r>
      </w:ins>
      <w:ins w:id="3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by replacing each</w:t>
        </w:r>
      </w:ins>
      <w:ins w:id="31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with the sample mean</w:t>
        </w:r>
      </w:ins>
      <w:ins w:id="31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318" w:author="PR Preview" w:date="2026-01-01T00:00:00Z">
        <w:r>
          <w:t xml:space="preserve">.</w:t>
        </w:r>
      </w:ins>
    </w:p>
    <w:bookmarkEnd w:id="23"/>
    <w:bookmarkStart w:id="61" w:name="sec-orthogonal-projection"/>
    <w:p>
      <w:pPr>
        <w:pStyle w:val="Heading3"/>
      </w:pPr>
      <w:ins w:id="319" w:author="PR Preview" w:date="2026-01-01T00:00:00Z">
        <w:r>
          <w:t xml:space="preserve">1.1 Orthogonal projection onto a subspace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31 in Subspaces and Rank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ins w:id="320" w:author="PR Preview" w:date="2026-01-01T00:00:00Z">
        <w:r>
          <w:rPr>
            <w:b/>
            <w:bCs/>
          </w:rPr>
          <w:t xml:space="preserve">Definition 3 (Orthogonal projection onto a subspace)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Let</w:t>
        </w:r>
      </w:ins>
      <w:ins w:id="3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be a subspace of</w:t>
        </w:r>
      </w:ins>
      <w:ins w:id="3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</w:t>
        </w:r>
      </w:ins>
      <w:ins w:id="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30" w:author="PR Preview" w:date="2026-01-01T00:00:00Z">
        <w:r>
          <w:t xml:space="preserve">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By</w:t>
        </w:r>
      </w:ins>
      <w:ins w:id="333" w:author="PR Preview" w:date="2026-01-01T00:00:00Z">
        <w:r>
          <w:t xml:space="preserve"> </w:t>
        </w:r>
      </w:ins>
      <w:hyperlink r:id="rId28">
        <w:ins w:id="334" w:author="PR Preview" w:date="2026-01-01T00:00:00Z">
          <w:r>
            <w:rPr>
              <w:rStyle w:val="Hyperlink"/>
            </w:rPr>
            <w:t xml:space="preserve">Theorem 31 in Subspaces and Rank</w:t>
          </w:r>
        </w:ins>
      </w:hyperlink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for exactly one</w:t>
        </w:r>
      </w:ins>
      <w:ins w:id="3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43" w:author="PR Preview" w:date="2026-01-01T00:00:00Z">
        <w:r>
          <w:t xml:space="preserve">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The vector</w:t>
        </w:r>
      </w:ins>
      <w:ins w:id="3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is the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rPr>
            <w:b/>
            <w:bCs/>
          </w:rPr>
          <w:t xml:space="preserve">orthogonal projection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</w:t>
        </w:r>
      </w:ins>
      <w:ins w:id="3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onto</w:t>
        </w:r>
      </w:ins>
      <w:ins w:id="3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57" w:author="PR Preview" w:date="2026-01-01T00:00:00Z">
        <w:r>
          <w:t xml:space="preserve">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It is the projection of</w:t>
        </w:r>
      </w:ins>
      <w:ins w:id="3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onto</w:t>
        </w:r>
      </w:ins>
      <w:ins w:id="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along</w:t>
        </w:r>
      </w:ins>
      <w:ins w:id="36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(</w:t>
        </w:r>
      </w:ins>
      <w:hyperlink r:id="rId29">
        <w:ins w:id="369" w:author="PR Preview" w:date="2026-01-01T00:00:00Z">
          <w:r>
            <w:rPr>
              <w:rStyle w:val="Hyperlink"/>
            </w:rPr>
            <w:t xml:space="preserve">Definition 18 in Subspaces and Rank</w:t>
          </w:r>
        </w:ins>
      </w:hyperlink>
      <w:ins w:id="370" w:author="PR Preview" w:date="2026-01-01T00:00:00Z">
        <w:r>
          <w:t xml:space="preserve">).</w:t>
        </w:r>
      </w:ins>
    </w:p>
    <w:bookmarkEnd w:id="30"/>
    <w:bookmarkStart w:id="34" w:name="exm-orthogonal-projection"/>
    <w:p>
      <w:pPr>
        <w:pStyle w:val="BodyText"/>
      </w:pPr>
      <w:ins w:id="371" w:author="PR Preview" w:date="2026-01-01T00:00:00Z">
        <w:r>
          <w:rPr>
            <w:b/>
            <w:bCs/>
          </w:rPr>
          <w:t xml:space="preserve">Example 4 (Projecting onto a line in</w:t>
        </w:r>
      </w:ins>
      <w:ins w:id="37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73" w:author="PR Preview" w:date="2026-01-01T00:00:00Z">
        <w:r>
          <w:rPr>
            <w:b/>
            <w:bCs/>
          </w:rPr>
          <w:t xml:space="preserve">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In</w:t>
        </w:r>
      </w:ins>
      <w:ins w:id="376" w:author="PR Preview" w:date="2026-01-01T00:00:00Z">
        <w:r>
          <w:t xml:space="preserve"> </w:t>
        </w:r>
      </w:ins>
      <w:hyperlink r:id="rId31">
        <w:ins w:id="377" w:author="PR Preview" w:date="2026-01-01T00:00:00Z">
          <w:r>
            <w:rPr>
              <w:rStyle w:val="Hyperlink"/>
            </w:rPr>
            <w:t xml:space="preserve">Example 56 in Subspaces and Rank</w:t>
          </w:r>
        </w:ins>
      </w:hyperlink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splits as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with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and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90" w:author="PR Preview" w:date="2026-01-01T00:00:00Z">
        <w:r>
          <w:t xml:space="preserve">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So the orthogonal projection of</w:t>
        </w:r>
      </w:ins>
      <w:ins w:id="3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onto</w:t>
        </w:r>
      </w:ins>
      <w:ins w:id="3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is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00" w:author="PR Preview" w:date="2026-01-01T00:00:00Z">
        <w:r>
          <w:t xml:space="preserve">.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 vector already in</w:t>
        </w:r>
      </w:ins>
      <w:ins w:id="4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04" w:author="PR Preview" w:date="2026-01-01T00:00:00Z">
        <w:r>
          <w:t xml:space="preserve">, such as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is its own projection, since</w:t>
        </w:r>
      </w:ins>
      <w:ins w:id="4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</w:t>
        </w:r>
      </w:ins>
      <w:ins w:id="4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(</w:t>
        </w:r>
      </w:ins>
      <w:hyperlink r:id="rId32">
        <w:ins w:id="415" w:author="PR Preview" w:date="2026-01-01T00:00:00Z">
          <w:r>
            <w:rPr>
              <w:rStyle w:val="Hyperlink"/>
            </w:rPr>
            <w:t xml:space="preserve">Theorem 29 in Subspaces and Rank</w:t>
          </w:r>
        </w:ins>
      </w:hyperlink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hyperlink r:id="rId33">
        <w:ins w:id="418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419" w:author="PR Preview" w:date="2026-01-01T00:00:00Z">
        <w:r>
          <w:t xml:space="preserve">);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a vector of</w:t>
        </w:r>
      </w:ins>
      <w:ins w:id="42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423" w:author="PR Preview" w:date="2026-01-01T00:00:00Z">
        <w:r>
          <w:t xml:space="preserve">, such as</w:t>
        </w:r>
      </w:ins>
      <w:ins w:id="4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25" w:author="PR Preview" w:date="2026-01-01T00:00:00Z">
        <w:r>
          <w:t xml:space="preserve">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projects to</w:t>
        </w:r>
      </w:ins>
      <w:ins w:id="4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29" w:author="PR Preview" w:date="2026-01-01T00:00:00Z">
        <w:r>
          <w:t xml:space="preserve">, since</w:t>
        </w:r>
      </w:ins>
      <w:ins w:id="4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</w:t>
        </w:r>
      </w:ins>
      <w:ins w:id="4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(</w:t>
        </w:r>
      </w:ins>
      <w:hyperlink r:id="rId33">
        <w:ins w:id="436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437" w:author="PR Preview" w:date="2026-01-01T00:00:00Z">
        <w:r>
          <w:t xml:space="preserve">).</w:t>
        </w:r>
      </w:ins>
    </w:p>
    <w:bookmarkEnd w:id="34"/>
    <w:bookmarkStart w:id="35" w:name="exm-not-orthogonal-projection"/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Example 5 (A split that is not the orthogonal one)</w:t>
        </w:r>
      </w:ins>
      <w:ins w:id="4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also writes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as a vector of</w:t>
        </w:r>
      </w:ins>
      <w:ins w:id="4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plus a remainder,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but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so the remainder is not in</w:t>
        </w:r>
      </w:ins>
      <w:ins w:id="45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455" w:author="PR Preview" w:date="2026-01-01T00:00:00Z">
        <w:r>
          <w:t xml:space="preserve">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is not the orthogonal projection of</w:t>
        </w:r>
      </w:ins>
      <w:ins w:id="4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onto</w:t>
        </w:r>
      </w:ins>
      <w:ins w:id="4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65" w:author="PR Preview" w:date="2026-01-01T00:00:00Z">
        <w:r>
          <w:t xml:space="preserve">.</w:t>
        </w:r>
      </w:ins>
    </w:p>
    <w:bookmarkEnd w:id="35"/>
    <w:bookmarkStart w:id="36" w:name="thm-closest-point"/>
    <w:p>
      <w:pPr>
        <w:pStyle w:val="BodyText"/>
      </w:pPr>
      <w:ins w:id="466" w:author="PR Preview" w:date="2026-01-01T00:00:00Z">
        <w:r>
          <w:rPr>
            <w:b/>
            <w:bCs/>
          </w:rPr>
          <w:t xml:space="preserve">Theorem 3 (The orthogonal projection is the closest point)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Let</w:t>
        </w:r>
      </w:ins>
      <w:ins w:id="4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be a subspace of</w:t>
        </w:r>
      </w:ins>
      <w:ins w:id="4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3" w:author="PR Preview" w:date="2026-01-01T00:00:00Z">
        <w:r>
          <w:t xml:space="preserve">, let</w:t>
        </w:r>
      </w:ins>
      <w:ins w:id="4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and let</w:t>
        </w:r>
      </w:ins>
      <w:ins w:id="4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 the orthogonal projection of</w:t>
        </w:r>
      </w:ins>
      <w:ins w:id="4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onto</w:t>
        </w:r>
      </w:ins>
      <w:ins w:id="4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(</w:t>
        </w:r>
      </w:ins>
      <w:hyperlink w:anchor="def-orthogonal-projection">
        <w:ins w:id="48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88" w:author="PR Preview" w:date="2026-01-01T00:00:00Z">
        <w:r>
          <w:t xml:space="preserve">).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Then for every</w:t>
        </w:r>
      </w:ins>
      <w:ins w:id="4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4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93" w:author="PR Preview" w:date="2026-01-01T00:00:00Z">
        <w:r>
          <w:t xml:space="preserve">with equality only when</w:t>
        </w:r>
      </w:ins>
      <w:ins w:id="4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495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496" w:author="PR Preview" w:date="2026-01-01T00:00:00Z">
        <w:r>
          <w:rPr>
            <w:i/>
            <w:iCs/>
          </w:rPr>
          <w:t xml:space="preserve">Proof</w:t>
        </w:r>
      </w:ins>
      <w:ins w:id="497" w:author="PR Preview" w:date="2026-01-01T00:00:00Z">
        <w:r>
          <w:t xml:space="preserve">. </w:t>
        </w:r>
      </w:ins>
      <w:ins w:id="498" w:author="PR Preview" w:date="2026-01-01T00:00:00Z">
        <w:r>
          <w:t xml:space="preserve">By</w:t>
        </w:r>
      </w:ins>
      <w:ins w:id="499" w:author="PR Preview" w:date="2026-01-01T00:00:00Z">
        <w:r>
          <w:t xml:space="preserve"> </w:t>
        </w:r>
      </w:ins>
      <w:hyperlink w:anchor="def-orthogonal-projection">
        <w:ins w:id="50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03" w:author="PR Preview" w:date="2026-01-01T00:00:00Z">
        <w:r>
          <w:t xml:space="preserve">.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Both</w:t>
        </w:r>
      </w:ins>
      <w:ins w:id="5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and</w:t>
        </w:r>
      </w:ins>
      <w:ins w:id="5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are in</w:t>
        </w:r>
      </w:ins>
      <w:ins w:id="5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so</w:t>
        </w:r>
      </w:ins>
      <w:ins w:id="5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(</w:t>
        </w:r>
      </w:ins>
      <w:hyperlink r:id="rId37">
        <w:ins w:id="519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520" w:author="PR Preview" w:date="2026-01-01T00:00:00Z">
        <w:r>
          <w:t xml:space="preserve">),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 therefore</w:t>
        </w:r>
      </w:ins>
      <w:ins w:id="5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r:id="rId38">
        <w:ins w:id="526" w:author="PR Preview" w:date="2026-01-01T00:00:00Z">
          <w:r>
            <w:rPr>
              <w:rStyle w:val="Hyperlink"/>
            </w:rPr>
            <w:t xml:space="preserve">Definition 19 in Subspaces and Rank</w:t>
          </w:r>
        </w:ins>
      </w:hyperlink>
      <w:ins w:id="527" w:author="PR Preview" w:date="2026-01-01T00:00:00Z">
        <w:r>
          <w:t xml:space="preserve">).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28" w:author="PR Preview" w:date="2026-01-01T00:00:00Z">
        <w:r>
          <w:t xml:space="preserve">with equality exactly when</w:t>
        </w:r>
      </w:ins>
      <w:ins w:id="52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that is, when</w:t>
        </w:r>
      </w:ins>
      <w:ins w:id="5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(</w:t>
        </w:r>
      </w:ins>
      <w:hyperlink r:id="rId39">
        <w:ins w:id="536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537" w:author="PR Preview" w:date="2026-01-01T00:00:00Z">
        <w:r>
          <w:t xml:space="preserve">, part 1).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Taking nonnegative square roots preserves the inequality.</w:t>
        </w:r>
      </w:ins>
    </w:p>
    <w:bookmarkStart w:id="41" w:name="exm-closest-point"/>
    <w:p>
      <w:pPr>
        <w:pStyle w:val="BodyText"/>
      </w:pPr>
      <w:ins w:id="540" w:author="PR Preview" w:date="2026-01-01T00:00:00Z">
        <w:r>
          <w:rPr>
            <w:b/>
            <w:bCs/>
          </w:rPr>
          <w:t xml:space="preserve">Example 6 (No point of the line is closer)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In</w:t>
        </w:r>
      </w:ins>
      <w:ins w:id="543" w:author="PR Preview" w:date="2026-01-01T00:00:00Z">
        <w:r>
          <w:t xml:space="preserve"> </w:t>
        </w:r>
      </w:ins>
      <w:hyperlink w:anchor="exm-orthogonal-projection">
        <w:ins w:id="544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45" w:author="PR Preview" w:date="2026-01-01T00:00:00Z">
        <w:r>
          <w:t xml:space="preserve">,</w:t>
        </w:r>
      </w:ins>
      <w:ins w:id="5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has projection</w:t>
        </w:r>
      </w:ins>
      <w:ins w:id="5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onto</w:t>
        </w:r>
      </w:ins>
      <w:ins w:id="5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53" w:author="PR Preview" w:date="2026-01-01T00:00:00Z">
        <w:r>
          <w:t xml:space="preserve">,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at distance</w:t>
        </w:r>
      </w:ins>
      <w:ins w:id="55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ins w:id="557" w:author="PR Preview" w:date="2026-01-01T00:00:00Z">
        <w:r>
          <w:t xml:space="preserve">.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Another point of</w:t>
        </w:r>
      </w:ins>
      <w:ins w:id="5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1" w:author="PR Preview" w:date="2026-01-01T00:00:00Z">
        <w:r>
          <w:t xml:space="preserve">, such as</w:t>
        </w:r>
      </w:ins>
      <w:ins w:id="5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farther: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66" w:author="PR Preview" w:date="2026-01-01T00:00:00Z">
        <w:r>
          <w:t xml:space="preserve">and the difference of squares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67" w:author="PR Preview" w:date="2026-01-01T00:00:00Z">
        <w:r>
          <w:t xml:space="preserve">by the Pythagorean theorem (</w:t>
        </w:r>
      </w:ins>
      <w:hyperlink r:id="rId40">
        <w:ins w:id="568" w:author="PR Preview" w:date="2026-01-01T00:00:00Z">
          <w:r>
            <w:rPr>
              <w:rStyle w:val="Hyperlink"/>
            </w:rPr>
            <w:t xml:space="preserve">Theorem 2 in Inner Products and Orthogonality</w:t>
          </w:r>
        </w:ins>
      </w:hyperlink>
      <w:ins w:id="569" w:author="PR Preview" w:date="2026-01-01T00:00:00Z">
        <w:r>
          <w:t xml:space="preserve">),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since</w:t>
        </w:r>
      </w:ins>
      <w:ins w:id="5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and</w:t>
        </w:r>
      </w:ins>
      <w:ins w:id="5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576" w:author="PR Preview" w:date="2026-01-01T00:00:00Z">
        <w:r>
          <w:t xml:space="preserve">.</w:t>
        </w:r>
      </w:ins>
    </w:p>
    <w:bookmarkEnd w:id="41"/>
    <w:bookmarkStart w:id="44" w:name="thm-projector-onb"/>
    <w:p>
      <w:pPr>
        <w:pStyle w:val="BodyText"/>
      </w:pPr>
      <w:ins w:id="577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Let</w:t>
        </w:r>
      </w:ins>
      <w:ins w:id="5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be a subspace of</w:t>
        </w:r>
      </w:ins>
      <w:ins w:id="5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with</w:t>
        </w:r>
      </w:ins>
      <w:ins w:id="58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let</w:t>
        </w:r>
      </w:ins>
      <w:ins w:id="59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be the</w:t>
        </w:r>
      </w:ins>
      <w:ins w:id="5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matrix whose columns</w:t>
        </w:r>
      </w:ins>
      <w:ins w:id="5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are an orthonormal basis of</w:t>
        </w:r>
      </w:ins>
      <w:ins w:id="5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(</w:t>
        </w:r>
      </w:ins>
      <w:hyperlink r:id="rId42">
        <w:ins w:id="602" w:author="PR Preview" w:date="2026-01-01T00:00:00Z">
          <w:r>
            <w:rPr>
              <w:rStyle w:val="Hyperlink"/>
            </w:rPr>
            <w:t xml:space="preserve">Definition 9 in Inner Products and Orthogonality</w:t>
          </w:r>
        </w:ins>
      </w:hyperlink>
      <w:ins w:id="603" w:author="PR Preview" w:date="2026-01-01T00:00:00Z">
        <w:r>
          <w:t xml:space="preserve">,</w:t>
        </w:r>
      </w:ins>
      <w:ins w:id="604" w:author="PR Preview" w:date="2026-01-01T00:00:00Z">
        <w:r>
          <w:t xml:space="preserve"> </w:t>
        </w:r>
      </w:ins>
      <w:hyperlink r:id="rId43">
        <w:ins w:id="605" w:author="PR Preview" w:date="2026-01-01T00:00:00Z">
          <w:r>
            <w:rPr>
              <w:rStyle w:val="Hyperlink"/>
            </w:rPr>
            <w:t xml:space="preserve">Corollary 1 in Inner Products and Orthogonality</w:t>
          </w:r>
        </w:ins>
      </w:hyperlink>
      <w:ins w:id="606" w:author="PR Preview" w:date="2026-01-01T00:00:00Z">
        <w:r>
          <w:t xml:space="preserve">).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Then for every</w:t>
        </w:r>
      </w:ins>
      <w:ins w:id="6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is the orthogonal projection of</w:t>
        </w:r>
      </w:ins>
      <w:ins w:id="6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onto</w:t>
        </w:r>
      </w:ins>
      <w:ins w:id="6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</w:t>
        </w:r>
      </w:ins>
      <w:ins w:id="62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is an orthogonal projection matrix (</w:t>
        </w:r>
      </w:ins>
      <w:hyperlink r:id="rId19">
        <w:ins w:id="624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625" w:author="PR Preview" w:date="2026-01-01T00:00:00Z">
        <w:r>
          <w:t xml:space="preserve">).</w:t>
        </w:r>
      </w:ins>
    </w:p>
    <w:bookmarkEnd w:id="44"/>
    <w:p>
      <w:pPr>
        <w:pStyle w:val="BodyText"/>
      </w:pPr>
      <w:ins w:id="626" w:author="PR Preview" w:date="2026-01-01T00:00:00Z">
        <w:r>
          <w:rPr>
            <w:i/>
            <w:iCs/>
          </w:rPr>
          <w:t xml:space="preserve">Proof</w:t>
        </w:r>
      </w:ins>
      <w:ins w:id="627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628" w:author="PR Preview" w:date="2026-01-01T00:00:00Z">
        <w:r>
          <w:rPr>
            <w:b/>
            <w:bCs/>
          </w:rPr>
          <w:t xml:space="preserve">.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Write</w:t>
        </w:r>
      </w:ins>
      <w:ins w:id="6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 entry</w:t>
        </w:r>
      </w:ins>
      <w:ins w:id="634" w:author="PR Preview" w:date="2026-01-01T00:00:00Z">
        <w:r>
          <w:t xml:space="preserve"> </w:t>
        </w:r>
      </w:ins>
      <m:oMath>
        <m:r>
          <m:t>k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of</w:t>
        </w:r>
      </w:ins>
      <w:ins w:id="63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ins w:id="638" w:author="PR Preview" w:date="2026-01-01T00:00:00Z">
        <w:r>
          <w:t xml:space="preserve">, which is entry</w:t>
        </w:r>
      </w:ins>
      <w:ins w:id="6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of</w:t>
        </w:r>
      </w:ins>
      <w:ins w:id="64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43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44" w:author="PR Preview" w:date="2026-01-01T00:00:00Z">
        <w:r>
          <w:t xml:space="preserve">which is</w:t>
        </w:r>
      </w:ins>
      <w:ins w:id="645" w:author="PR Preview" w:date="2026-01-01T00:00:00Z">
        <w:r>
          <w:t xml:space="preserve"> </w:t>
        </w:r>
      </w:ins>
      <m:oMath>
        <m:r>
          <m:t>1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if</w:t>
        </w:r>
      </w:ins>
      <w:ins w:id="6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</w:t>
        </w:r>
      </w:ins>
      <w:ins w:id="651" w:author="PR Preview" w:date="2026-01-01T00:00:00Z">
        <w:r>
          <w:t xml:space="preserve"> </w:t>
        </w:r>
      </w:ins>
      <m:oMath>
        <m:r>
          <m:t>0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otherwise (</w:t>
        </w:r>
      </w:ins>
      <w:hyperlink r:id="rId45">
        <w:ins w:id="654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655" w:author="PR Preview" w:date="2026-01-01T00:00:00Z">
        <w:r>
          <w:t xml:space="preserve">),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so</w:t>
        </w:r>
      </w:ins>
      <w:ins w:id="6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(</w:t>
        </w:r>
      </w:ins>
      <w:hyperlink r:id="rId46">
        <w:ins w:id="661" w:author="PR Preview" w:date="2026-01-01T00:00:00Z">
          <w:r>
            <w:rPr>
              <w:rStyle w:val="Hyperlink"/>
            </w:rPr>
            <w:t xml:space="preserve">Definition 10 in Matrices</w:t>
          </w:r>
        </w:ins>
      </w:hyperlink>
      <w:ins w:id="662" w:author="PR Preview" w:date="2026-01-01T00:00:00Z">
        <w:r>
          <w:t xml:space="preserve">).</w:t>
        </w:r>
      </w:ins>
    </w:p>
    <w:p>
      <w:pPr>
        <w:pStyle w:val="BodyText"/>
      </w:pPr>
      <w:ins w:id="663" w:author="PR Preview" w:date="2026-01-01T00:00:00Z">
        <w:r>
          <w:rPr>
            <w:b/>
            <w:bCs/>
          </w:rPr>
          <w:t xml:space="preserve">The split.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Let</w:t>
        </w:r>
      </w:ins>
      <w:ins w:id="6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and</w:t>
        </w:r>
      </w:ins>
      <w:ins w:id="6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so</w:t>
        </w:r>
      </w:ins>
      <w:ins w:id="6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674" w:author="PR Preview" w:date="2026-01-01T00:00:00Z">
        <w:r>
          <w:t xml:space="preserve">.</w:t>
        </w:r>
      </w:ins>
      <w:ins w:id="6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(</w:t>
        </w:r>
      </w:ins>
      <w:hyperlink r:id="rId47">
        <w:ins w:id="67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679" w:author="PR Preview" w:date="2026-01-01T00:00:00Z">
        <w:r>
          <w:t xml:space="preserve">) is in</w:t>
        </w:r>
      </w:ins>
      <w:ins w:id="6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(</w:t>
        </w:r>
      </w:ins>
      <w:hyperlink r:id="rId48">
        <w:ins w:id="683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684" w:author="PR Preview" w:date="2026-01-01T00:00:00Z">
        <w:r>
          <w:t xml:space="preserve">),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which is</w:t>
        </w:r>
      </w:ins>
      <w:ins w:id="687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(</w:t>
        </w:r>
      </w:ins>
      <w:hyperlink r:id="rId49">
        <w:ins w:id="690" w:author="PR Preview" w:date="2026-01-01T00:00:00Z">
          <w:r>
            <w:rPr>
              <w:rStyle w:val="Hyperlink"/>
            </w:rPr>
            <w:t xml:space="preserve">Theorem 12 in Subspaces and Rank</w:t>
          </w:r>
        </w:ins>
      </w:hyperlink>
      <w:ins w:id="691" w:author="PR Preview" w:date="2026-01-01T00:00:00Z">
        <w:r>
          <w:t xml:space="preserve">).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For</w:t>
        </w:r>
      </w:ins>
      <w:ins w:id="6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69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696" w:author="PR Preview" w:date="2026-01-01T00:00:00Z">
        <w:r>
          <w:t xml:space="preserve">so</w:t>
        </w:r>
      </w:ins>
      <w:ins w:id="6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69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ins w:id="699" w:author="PR Preview" w:date="2026-01-01T00:00:00Z">
        <w:r>
          <w:t xml:space="preserve">(</w:t>
        </w:r>
      </w:ins>
      <w:hyperlink r:id="rId50">
        <w:ins w:id="700" w:author="PR Preview" w:date="2026-01-01T00:00:00Z">
          <w:r>
            <w:rPr>
              <w:rStyle w:val="Hyperlink"/>
            </w:rPr>
            <w:t xml:space="preserve">Theorem 30 in Subspaces and Rank</w:t>
          </w:r>
        </w:ins>
      </w:hyperlink>
      <w:ins w:id="701" w:author="PR Preview" w:date="2026-01-01T00:00:00Z">
        <w:r>
          <w:t xml:space="preserve">).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By the uniqueness in</w:t>
        </w:r>
      </w:ins>
      <w:ins w:id="704" w:author="PR Preview" w:date="2026-01-01T00:00:00Z">
        <w:r>
          <w:t xml:space="preserve"> </w:t>
        </w:r>
      </w:ins>
      <w:hyperlink r:id="rId28">
        <w:ins w:id="705" w:author="PR Preview" w:date="2026-01-01T00:00:00Z">
          <w:r>
            <w:rPr>
              <w:rStyle w:val="Hyperlink"/>
            </w:rPr>
            <w:t xml:space="preserve">Theorem 31 in Subspaces and Rank</w:t>
          </w:r>
        </w:ins>
      </w:hyperlink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is the orthogonal projection of</w:t>
        </w:r>
      </w:ins>
      <w:ins w:id="7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onto</w:t>
        </w:r>
      </w:ins>
      <w:ins w:id="7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14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15" w:author="PR Preview" w:date="2026-01-01T00:00:00Z">
        <w:r>
          <w:rPr>
            <w:b/>
            <w:bCs/>
          </w:rPr>
          <w:t xml:space="preserve"> </w:t>
        </w:r>
      </w:ins>
      <w:ins w:id="716" w:author="PR Preview" w:date="2026-01-01T00:00:00Z">
        <w:r>
          <w:rPr>
            <w:b/>
            <w:bCs/>
          </w:rPr>
          <w:t xml:space="preserve">is symmetric and idempotent.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1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ins w:id="718" w:author="PR Preview" w:date="2026-01-01T00:00:00Z">
        <w:r>
          <w:rPr>
            <w:b/>
            <w:bCs/>
          </w:rPr>
          <w:t xml:space="preserve">Example 7 (The projection matrix onto a line)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For</w:t>
        </w:r>
      </w:ins>
      <w:ins w:id="7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the single vector</w:t>
        </w:r>
      </w:ins>
      <w:ins w:id="72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an orthonormal basis: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it spans</w:t>
        </w:r>
      </w:ins>
      <w:ins w:id="7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31" w:author="PR Preview" w:date="2026-01-01T00:00:00Z">
        <w:r>
          <w:t xml:space="preserve">, it is nonzero and so linearly independent,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34" w:author="PR Preview" w:date="2026-01-01T00:00:00Z">
        <w:r>
          <w:t xml:space="preserve">With</w:t>
        </w:r>
      </w:ins>
      <w:ins w:id="73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7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37" w:author="PR Preview" w:date="2026-01-01T00:00:00Z">
        <w:r>
          <w:t xml:space="preserve">Applied to</w:t>
        </w:r>
      </w:ins>
      <w:ins w:id="7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39" w:author="PR Preview" w:date="2026-01-01T00:00:00Z">
        <w:r>
          <w:t xml:space="preserve">, it gives</w:t>
        </w:r>
      </w:ins>
      <w:ins w:id="74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41" w:author="PR Preview" w:date="2026-01-01T00:00:00Z">
        <w:r>
          <w:t xml:space="preserve">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the projection found in</w:t>
        </w:r>
      </w:ins>
      <w:ins w:id="744" w:author="PR Preview" w:date="2026-01-01T00:00:00Z">
        <w:r>
          <w:t xml:space="preserve"> </w:t>
        </w:r>
      </w:ins>
      <w:hyperlink w:anchor="exm-orthogonal-projection">
        <w:ins w:id="74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46" w:author="PR Preview" w:date="2026-01-01T00:00:00Z">
        <w:r>
          <w:t xml:space="preserve">.</w:t>
        </w:r>
      </w:ins>
    </w:p>
    <w:bookmarkEnd w:id="51"/>
    <w:bookmarkStart w:id="52" w:name="thm-projection-matrix-projects"/>
    <w:p>
      <w:pPr>
        <w:pStyle w:val="BodyText"/>
      </w:pPr>
      <w:ins w:id="747" w:author="PR Preview" w:date="2026-01-01T00:00:00Z">
        <w:r>
          <w:rPr>
            <w:b/>
            <w:bCs/>
          </w:rPr>
          <w:t xml:space="preserve">Theorem 5 (A projection matrix projects onto its column space, and is the only one that does)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w:ins w:id="750" w:author="PR Preview" w:date="2026-01-01T00:00:00Z">
        <w:r>
          <w:t xml:space="preserve">If</w:t>
        </w:r>
      </w:ins>
      <w:ins w:id="75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is a</w:t>
        </w:r>
      </w:ins>
      <w:ins w:id="7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orthogonal projection matrix (</w:t>
        </w:r>
      </w:ins>
      <w:hyperlink r:id="rId19">
        <w:ins w:id="757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758" w:author="PR Preview" w:date="2026-01-01T00:00:00Z">
        <w:r>
          <w:t xml:space="preserve">),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then for every</w:t>
        </w:r>
      </w:ins>
      <w:ins w:id="7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62" w:author="PR Preview" w:date="2026-01-01T00:00:00Z">
        <w:r>
          <w:t xml:space="preserve">,</w:t>
        </w:r>
      </w:ins>
      <w:ins w:id="76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is the orthogonal projection of</w:t>
        </w:r>
      </w:ins>
      <w:ins w:id="7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onto</w:t>
        </w:r>
      </w:ins>
      <w:ins w:id="7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(</w:t>
        </w:r>
      </w:ins>
      <w:hyperlink w:anchor="def-orthogonal-projection">
        <w:ins w:id="77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7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774" w:author="PR Preview" w:date="2026-01-01T00:00:00Z">
        <w:r>
          <w:t xml:space="preserve">If</w:t>
        </w:r>
      </w:ins>
      <w:ins w:id="77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and</w:t>
        </w:r>
      </w:ins>
      <w:ins w:id="77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are</w:t>
        </w:r>
      </w:ins>
      <w:ins w:id="7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matrices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such that, for every</w:t>
        </w:r>
      </w:ins>
      <w:ins w:id="7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both</w:t>
        </w:r>
      </w:ins>
      <w:ins w:id="79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are the orthogonal projection of</w:t>
        </w:r>
      </w:ins>
      <w:ins w:id="7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onto the same subspace</w:t>
        </w:r>
      </w:ins>
      <w:ins w:id="7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00" w:author="PR Preview" w:date="2026-01-01T00:00:00Z">
        <w:r>
          <w:t xml:space="preserve">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then</w:t>
        </w:r>
      </w:ins>
      <w:ins w:id="80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804" w:author="PR Preview" w:date="2026-01-01T00:00:00Z">
        <w:r>
          <w:t xml:space="preserve">.</w:t>
        </w:r>
      </w:ins>
    </w:p>
    <w:bookmarkEnd w:id="52"/>
    <w:p>
      <w:pPr>
        <w:pStyle w:val="FirstParagraph"/>
      </w:pPr>
      <w:ins w:id="805" w:author="PR Preview" w:date="2026-01-01T00:00:00Z">
        <w:r>
          <w:rPr>
            <w:i/>
            <w:iCs/>
          </w:rPr>
          <w:t xml:space="preserve">Proof</w:t>
        </w:r>
      </w:ins>
      <w:ins w:id="806" w:author="PR Preview" w:date="2026-01-01T00:00:00Z">
        <w:r>
          <w:t xml:space="preserve">. </w:t>
        </w:r>
      </w:ins>
      <w:ins w:id="807" w:author="PR Preview" w:date="2026-01-01T00:00:00Z">
        <w:r>
          <w:rPr>
            <w:b/>
            <w:bCs/>
          </w:rPr>
          <w:t xml:space="preserve">Part 1.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Write</w:t>
        </w:r>
      </w:ins>
      <w:ins w:id="8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11" w:author="PR Preview" w:date="2026-01-01T00:00:00Z">
        <w:r>
          <w:t xml:space="preserve">.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The first term is in</w:t>
        </w:r>
      </w:ins>
      <w:ins w:id="8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(</w:t>
        </w:r>
      </w:ins>
      <w:hyperlink r:id="rId48">
        <w:ins w:id="81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818" w:author="PR Preview" w:date="2026-01-01T00:00:00Z">
        <w:r>
          <w:t xml:space="preserve">).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For the second,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821" w:author="PR Preview" w:date="2026-01-01T00:00:00Z">
        <w:r>
          <w:t xml:space="preserve">so</w:t>
        </w:r>
      </w:ins>
      <w:ins w:id="8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823" w:author="PR Preview" w:date="2026-01-01T00:00:00Z">
        <w:r>
          <w:t xml:space="preserve">.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Since</w:t>
        </w:r>
      </w:ins>
      <w:ins w:id="82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2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ins w:id="828" w:author="PR Preview" w:date="2026-01-01T00:00:00Z">
        <w:r>
          <w:t xml:space="preserve">(</w:t>
        </w:r>
      </w:ins>
      <w:hyperlink r:id="rId50">
        <w:ins w:id="829" w:author="PR Preview" w:date="2026-01-01T00:00:00Z">
          <w:r>
            <w:rPr>
              <w:rStyle w:val="Hyperlink"/>
            </w:rPr>
            <w:t xml:space="preserve">Theorem 30 in Subspaces and Rank</w:t>
          </w:r>
        </w:ins>
      </w:hyperlink>
      <w:ins w:id="830" w:author="PR Preview" w:date="2026-01-01T00:00:00Z">
        <w:r>
          <w:t xml:space="preserve">).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By the uniqueness in</w:t>
        </w:r>
      </w:ins>
      <w:ins w:id="833" w:author="PR Preview" w:date="2026-01-01T00:00:00Z">
        <w:r>
          <w:t xml:space="preserve"> </w:t>
        </w:r>
      </w:ins>
      <w:hyperlink r:id="rId28">
        <w:ins w:id="834" w:author="PR Preview" w:date="2026-01-01T00:00:00Z">
          <w:r>
            <w:rPr>
              <w:rStyle w:val="Hyperlink"/>
            </w:rPr>
            <w:t xml:space="preserve">Theorem 31 in Subspaces and Rank</w:t>
          </w:r>
        </w:ins>
      </w:hyperlink>
      <w:ins w:id="835" w:author="PR Preview" w:date="2026-01-01T00:00:00Z">
        <w:r>
          <w:t xml:space="preserve">,</w:t>
        </w:r>
      </w:ins>
      <w:ins w:id="83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is the orthogonal projection of</w:t>
        </w:r>
      </w:ins>
      <w:ins w:id="8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onto</w:t>
        </w:r>
      </w:ins>
      <w:ins w:id="8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843" w:author="PR Preview" w:date="2026-01-01T00:00:00Z">
        <w:r>
          <w:t xml:space="preserve">.</w:t>
        </w:r>
      </w:ins>
    </w:p>
    <w:p>
      <w:pPr>
        <w:pStyle w:val="BodyText"/>
      </w:pPr>
      <w:ins w:id="844" w:author="PR Preview" w:date="2026-01-01T00:00:00Z">
        <w:r>
          <w:rPr>
            <w:b/>
            <w:bCs/>
          </w:rPr>
          <w:t xml:space="preserve">Part 2.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The orthogonal projection of a vector onto</w:t>
        </w:r>
      </w:ins>
      <w:ins w:id="8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is unique (</w:t>
        </w:r>
      </w:ins>
      <w:hyperlink w:anchor="def-orthogonal-projection">
        <w:ins w:id="85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51" w:author="PR Preview" w:date="2026-01-01T00:00:00Z">
        <w:r>
          <w:t xml:space="preserve">),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so</w:t>
        </w:r>
      </w:ins>
      <w:ins w:id="85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for each indicator vector</w:t>
        </w:r>
      </w:ins>
      <w:ins w:id="85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(</w:t>
        </w:r>
      </w:ins>
      <w:hyperlink r:id="rId53">
        <w:ins w:id="860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861" w:author="PR Preview" w:date="2026-01-01T00:00:00Z">
        <w:r>
          <w:t xml:space="preserve">).</w:t>
        </w:r>
      </w:ins>
      <w:ins w:id="86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is column</w:t>
        </w:r>
      </w:ins>
      <w:ins w:id="865" w:author="PR Preview" w:date="2026-01-01T00:00:00Z">
        <w:r>
          <w:t xml:space="preserve"> </w:t>
        </w:r>
      </w:ins>
      <m:oMath>
        <m:r>
          <m:t>j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of</w:t>
        </w:r>
      </w:ins>
      <w:ins w:id="86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869" w:author="PR Preview" w:date="2026-01-01T00:00:00Z">
        <w:r>
          <w:t xml:space="preserve">: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by</w:t>
        </w:r>
      </w:ins>
      <w:ins w:id="872" w:author="PR Preview" w:date="2026-01-01T00:00:00Z">
        <w:r>
          <w:t xml:space="preserve"> </w:t>
        </w:r>
      </w:ins>
      <w:hyperlink r:id="rId54">
        <w:ins w:id="87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it is the combination of the columns of</w:t>
        </w:r>
      </w:ins>
      <w:ins w:id="87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with coefficients the entries of</w:t>
        </w:r>
      </w:ins>
      <w:ins w:id="87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which are</w:t>
        </w:r>
      </w:ins>
      <w:ins w:id="883" w:author="PR Preview" w:date="2026-01-01T00:00:00Z">
        <w:r>
          <w:t xml:space="preserve"> </w:t>
        </w:r>
      </w:ins>
      <m:oMath>
        <m:r>
          <m:t>1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in place</w:t>
        </w:r>
      </w:ins>
      <w:ins w:id="886" w:author="PR Preview" w:date="2026-01-01T00:00:00Z">
        <w:r>
          <w:t xml:space="preserve"> </w:t>
        </w:r>
      </w:ins>
      <m:oMath>
        <m:r>
          <m:t>j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t>0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elsewhere (</w:t>
        </w:r>
      </w:ins>
      <w:hyperlink r:id="rId53">
        <w:ins w:id="892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893" w:author="PR Preview" w:date="2026-01-01T00:00:00Z">
        <w:r>
          <w:t xml:space="preserve">).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Likewise for</w:t>
        </w:r>
      </w:ins>
      <w:ins w:id="89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ins w:id="900" w:author="PR Preview" w:date="2026-01-01T00:00:00Z">
        <w:r>
          <w:rPr>
            <w:b/>
            <w:bCs/>
          </w:rPr>
          <w:t xml:space="preserve">Example 8 (Two routes to the same projection matrix)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The matrix</w:t>
        </w:r>
      </w:ins>
      <w:ins w:id="90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</w:t>
        </w:r>
      </w:ins>
      <w:ins w:id="906" w:author="PR Preview" w:date="2026-01-01T00:00:00Z">
        <w:r>
          <w:t xml:space="preserve"> </w:t>
        </w:r>
      </w:ins>
      <w:hyperlink r:id="rId55">
        <w:ins w:id="907" w:author="PR Preview" w:date="2026-01-01T00:00:00Z">
          <w:r>
            <w:rPr>
              <w:rStyle w:val="Hyperlink"/>
            </w:rPr>
            <w:t xml:space="preserve">Example 10 in Special Matrices and Decompositions</w:t>
          </w:r>
        </w:ins>
      </w:hyperlink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is an orthogonal projection matrix,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and its column space is</w:t>
        </w:r>
      </w:ins>
      <w:ins w:id="91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913" w:author="PR Preview" w:date="2026-01-01T00:00:00Z">
        <w:r>
          <w:t xml:space="preserve">, the horizontal axis.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By part 1,</w:t>
        </w:r>
      </w:ins>
      <w:ins w:id="91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is the orthogonal projection onto that axis: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remainder</w:t>
        </w:r>
      </w:ins>
      <w:ins w:id="9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is orthogonal to</w:t>
        </w:r>
      </w:ins>
      <w:ins w:id="9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25" w:author="PR Preview" w:date="2026-01-01T00:00:00Z">
        <w:r>
          <w:t xml:space="preserve">.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The vector</w:t>
        </w:r>
      </w:ins>
      <w:ins w:id="92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has length</w:t>
        </w:r>
      </w:ins>
      <w:ins w:id="931" w:author="PR Preview" w:date="2026-01-01T00:00:00Z">
        <w:r>
          <w:t xml:space="preserve"> </w:t>
        </w:r>
      </w:ins>
      <m:oMath>
        <m:r>
          <m:t>1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 spans the axis,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so it is an orthonormal basis of it, and with</w:t>
        </w:r>
      </w:ins>
      <w:ins w:id="93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93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938" w:author="PR Preview" w:date="2026-01-01T00:00:00Z">
        <w:r>
          <w:t xml:space="preserve">as part 2 and</w:t>
        </w:r>
      </w:ins>
      <w:ins w:id="939" w:author="PR Preview" w:date="2026-01-01T00:00:00Z">
        <w:r>
          <w:t xml:space="preserve"> </w:t>
        </w:r>
      </w:ins>
      <w:hyperlink w:anchor="thm-projector-onb">
        <w:ins w:id="94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require.</w:t>
        </w:r>
      </w:ins>
    </w:p>
    <w:p>
      <w:pPr>
        <w:pStyle w:val="BodyText"/>
      </w:pPr>
      <w:ins w:id="943" w:author="PR Preview" w:date="2026-01-01T00:00:00Z">
        <w:r>
          <w:t xml:space="preserve">The oblique projection</w:t>
        </w:r>
      </w:ins>
      <w:ins w:id="94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of</w:t>
        </w:r>
      </w:ins>
      <w:ins w:id="947" w:author="PR Preview" w:date="2026-01-01T00:00:00Z">
        <w:r>
          <w:t xml:space="preserve"> </w:t>
        </w:r>
      </w:ins>
      <w:hyperlink r:id="rId55">
        <w:ins w:id="948" w:author="PR Preview" w:date="2026-01-01T00:00:00Z">
          <w:r>
            <w:rPr>
              <w:rStyle w:val="Hyperlink"/>
            </w:rPr>
            <w:t xml:space="preserve">Example 10 in Special Matrices and Decompositions</w:t>
          </w:r>
        </w:ins>
      </w:hyperlink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also maps every vector into the horizontal axis.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It sends</w:t>
        </w:r>
      </w:ins>
      <w:ins w:id="9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to</w:t>
        </w:r>
      </w:ins>
      <w:ins w:id="9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57" w:author="PR Preview" w:date="2026-01-01T00:00:00Z">
        <w:r>
          <w:t xml:space="preserve">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but the remainder</w:t>
        </w:r>
      </w:ins>
      <w:ins w:id="9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is not orthogonal to the axis,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so</w:t>
        </w:r>
      </w:ins>
      <w:ins w:id="9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is not the orthogonal projection of</w:t>
        </w:r>
      </w:ins>
      <w:ins w:id="9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onto the axis,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which is</w:t>
        </w:r>
      </w:ins>
      <w:ins w:id="97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74" w:author="PR Preview" w:date="2026-01-01T00:00:00Z">
        <w:r>
          <w:t xml:space="preserve">.</w:t>
        </w:r>
      </w:ins>
    </w:p>
    <w:bookmarkEnd w:id="56"/>
    <w:bookmarkStart w:id="57" w:name="thm-hat-matrix-projects"/>
    <w:p>
      <w:pPr>
        <w:pStyle w:val="BodyText"/>
      </w:pPr>
      <w:ins w:id="975" w:author="PR Preview" w:date="2026-01-01T00:00:00Z">
        <w:r>
          <w:rPr>
            <w:b/>
            <w:bCs/>
          </w:rPr>
          <w:t xml:space="preserve">Theorem 6 (The hat matrix projects onto the column space of the design matrix)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If</w:t>
        </w:r>
      </w:ins>
      <w:ins w:id="97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an</w:t>
        </w:r>
      </w:ins>
      <w:ins w:id="9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design matrix with</w:t>
        </w:r>
      </w:ins>
      <w:ins w:id="98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then for every</w:t>
        </w:r>
      </w:ins>
      <w:ins w:id="9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989" w:author="PR Preview" w:date="2026-01-01T00:00:00Z">
        <w:r>
          <w:t xml:space="preserve">,</w:t>
        </w:r>
      </w:ins>
      <w:ins w:id="99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w:anchor="def-hat-matrix">
        <w:ins w:id="99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94" w:author="PR Preview" w:date="2026-01-01T00:00:00Z">
        <w:r>
          <w:t xml:space="preserve">) is the orthogonal projection of</w:t>
        </w:r>
      </w:ins>
      <w:ins w:id="9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onto</w:t>
        </w:r>
      </w:ins>
      <w:ins w:id="9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999" w:author="PR Preview" w:date="2026-01-01T00:00:00Z">
        <w:r>
          <w:t xml:space="preserve">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So</w:t>
        </w:r>
      </w:ins>
      <w:ins w:id="1002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for any</w:t>
        </w:r>
      </w:ins>
      <w:ins w:id="10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matrix</w:t>
        </w:r>
      </w:ins>
      <w:ins w:id="100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whose columns are an orthonormal basis of</w:t>
        </w:r>
      </w:ins>
      <w:ins w:id="10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12" w:author="PR Preview" w:date="2026-01-01T00:00:00Z">
        <w:r>
          <w:t xml:space="preserve">.</w:t>
        </w:r>
      </w:ins>
    </w:p>
    <w:bookmarkEnd w:id="57"/>
    <w:p>
      <w:pPr>
        <w:pStyle w:val="BodyText"/>
      </w:pPr>
      <w:ins w:id="1013" w:author="PR Preview" w:date="2026-01-01T00:00:00Z">
        <w:r>
          <w:rPr>
            <w:i/>
            <w:iCs/>
          </w:rPr>
          <w:t xml:space="preserve">Proof</w:t>
        </w:r>
      </w:ins>
      <w:ins w:id="1014" w:author="PR Preview" w:date="2026-01-01T00:00:00Z">
        <w:r>
          <w:t xml:space="preserve">. </w:t>
        </w:r>
      </w:ins>
      <m:oMath>
        <m:r>
          <m:rPr>
            <m:sty m:val="bi"/>
          </m:rPr>
          <m:t>H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is an orthogonal projection matrix (</w:t>
        </w:r>
      </w:ins>
      <w:hyperlink w:anchor="thm-hat-matrix">
        <w:ins w:id="101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18" w:author="PR Preview" w:date="2026-01-01T00:00:00Z">
        <w:r>
          <w:t xml:space="preserve">),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so</w:t>
        </w:r>
      </w:ins>
      <w:ins w:id="102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is the orthogonal projection of</w:t>
        </w:r>
      </w:ins>
      <w:ins w:id="10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onto</w:t>
        </w:r>
      </w:ins>
      <w:ins w:id="10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(</w:t>
        </w:r>
      </w:ins>
      <w:hyperlink w:anchor="thm-projection-matrix-projects">
        <w:ins w:id="10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31" w:author="PR Preview" w:date="2026-01-01T00:00:00Z">
        <w:r>
          <w:t xml:space="preserve">, part 1).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It remains to show</w:t>
        </w:r>
      </w:ins>
      <w:ins w:id="10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35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36" w:author="PR Preview" w:date="2026-01-01T00:00:00Z">
        <w:r>
          <w:rPr>
            <w:b/>
            <w:bCs/>
          </w:rPr>
          <w:t xml:space="preserve">.</w:t>
        </w:r>
      </w:ins>
      <w:ins w:id="1037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(</w:t>
        </w:r>
      </w:ins>
      <w:hyperlink r:id="rId47">
        <w:ins w:id="1040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which is in</w:t>
        </w:r>
      </w:ins>
      <w:ins w:id="10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(</w:t>
        </w:r>
      </w:ins>
      <w:hyperlink r:id="rId48">
        <w:ins w:id="104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048" w:author="PR Preview" w:date="2026-01-01T00:00:00Z">
        <w:r>
          <w:t xml:space="preserve">).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049" w:author="PR Preview" w:date="2026-01-01T00:00:00Z">
        <w:r>
          <w:rPr>
            <w:b/>
            <w:bCs/>
          </w:rPr>
          <w:t xml:space="preserve">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First,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52" w:author="PR Preview" w:date="2026-01-01T00:00:00Z">
        <w:r>
          <w:t xml:space="preserve">So for every</w:t>
        </w:r>
      </w:ins>
      <w:ins w:id="10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54" w:author="PR Preview" w:date="2026-01-01T00:00:00Z">
        <w:r>
          <w:t xml:space="preserve">,</w:t>
        </w:r>
      </w:ins>
      <w:ins w:id="105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ins w:id="1056" w:author="PR Preview" w:date="2026-01-01T00:00:00Z">
        <w:r>
          <w:t xml:space="preserve">, since</w:t>
        </w:r>
      </w:ins>
      <w:ins w:id="1057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</w:t>
        </w:r>
      </w:ins>
      <w:ins w:id="10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(</w:t>
        </w:r>
      </w:ins>
      <w:hyperlink r:id="rId47">
        <w:ins w:id="106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65" w:author="PR Preview" w:date="2026-01-01T00:00:00Z">
        <w:r>
          <w:t xml:space="preserve">),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which is in</w:t>
        </w:r>
      </w:ins>
      <w:ins w:id="10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ins w:id="1069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has dimension</w:t>
        </w:r>
      </w:ins>
      <w:ins w:id="10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(</w:t>
        </w:r>
      </w:ins>
      <w:hyperlink r:id="rId58">
        <w:ins w:id="1075" w:author="PR Preview" w:date="2026-01-01T00:00:00Z">
          <w:r>
            <w:rPr>
              <w:rStyle w:val="Hyperlink"/>
            </w:rPr>
            <w:t xml:space="preserve">Theorem 16 in Subspaces and Rank</w:t>
          </w:r>
        </w:ins>
      </w:hyperlink>
      <w:ins w:id="1076" w:author="PR Preview" w:date="2026-01-01T00:00:00Z">
        <w:r>
          <w:t xml:space="preserve">),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so an orthonormal basis of it has</w:t>
        </w:r>
      </w:ins>
      <w:ins w:id="1079" w:author="PR Preview" w:date="2026-01-01T00:00:00Z">
        <w:r>
          <w:t xml:space="preserve"> </w:t>
        </w:r>
      </w:ins>
      <m:oMath>
        <m:r>
          <m:t>p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vectors (</w:t>
        </w:r>
      </w:ins>
      <w:hyperlink r:id="rId59">
        <w:ins w:id="1082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083" w:author="PR Preview" w:date="2026-01-01T00:00:00Z">
        <w:r>
          <w:t xml:space="preserve">),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and</w:t>
        </w:r>
      </w:ins>
      <w:ins w:id="10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also gives the orthogonal projection onto</w:t>
        </w:r>
      </w:ins>
      <w:ins w:id="10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(</w:t>
        </w:r>
      </w:ins>
      <w:hyperlink w:anchor="thm-projector-onb">
        <w:ins w:id="109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093" w:author="PR Preview" w:date="2026-01-01T00:00:00Z">
        <w:r>
          <w:t xml:space="preserve">, with</w:t>
        </w:r>
      </w:ins>
      <w:ins w:id="1094" w:author="PR Preview" w:date="2026-01-01T00:00:00Z">
        <w:r>
          <w:t xml:space="preserve"> </w:t>
        </w:r>
      </w:ins>
      <m:oMath>
        <m:r>
          <m:t>n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in place of</w:t>
        </w:r>
      </w:ins>
      <w:ins w:id="1097" w:author="PR Preview" w:date="2026-01-01T00:00:00Z">
        <w:r>
          <w:t xml:space="preserve"> </w:t>
        </w:r>
      </w:ins>
      <m:oMath>
        <m:r>
          <m:t>p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and</w:t>
        </w:r>
      </w:ins>
      <w:ins w:id="110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p</m:t>
        </m:r>
      </m:oMath>
      <w:ins w:id="1101" w:author="PR Preview" w:date="2026-01-01T00:00:00Z">
        <w:r>
          <w:t xml:space="preserve">).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By</w:t>
        </w:r>
      </w:ins>
      <w:ins w:id="1104" w:author="PR Preview" w:date="2026-01-01T00:00:00Z">
        <w:r>
          <w:t xml:space="preserve"> </w:t>
        </w:r>
      </w:ins>
      <w:hyperlink w:anchor="thm-projection-matrix-projects">
        <w:ins w:id="110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06" w:author="PR Preview" w:date="2026-01-01T00:00:00Z">
        <w:r>
          <w:t xml:space="preserve">, part 2,</w:t>
        </w:r>
      </w:ins>
      <w:ins w:id="1107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08" w:author="PR Preview" w:date="2026-01-01T00:00:00Z">
        <w:r>
          <w:t xml:space="preserve">.</w:t>
        </w:r>
      </w:ins>
    </w:p>
    <w:bookmarkStart w:id="60" w:name="exm-hat-matrix-projects"/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Example 9 (The intercept-only hat matrix, from an orthonormal basis)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For the intercept-only design</w:t>
        </w:r>
      </w:ins>
      <w:ins w:id="111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of</w:t>
        </w:r>
      </w:ins>
      <w:ins w:id="1115" w:author="PR Preview" w:date="2026-01-01T00:00:00Z">
        <w:r>
          <w:t xml:space="preserve"> </w:t>
        </w:r>
      </w:ins>
      <w:hyperlink w:anchor="exm-hat-matrix">
        <w:ins w:id="111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17" w:author="PR Preview" w:date="2026-01-01T00:00:00Z">
        <w:r>
          <w:t xml:space="preserve">,</w:t>
        </w:r>
      </w:ins>
      <w:ins w:id="11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with orthonormal basis</w:t>
        </w:r>
      </w:ins>
      <w:ins w:id="112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23" w:author="PR Preview" w:date="2026-01-01T00:00:00Z">
        <w:r>
          <w:t xml:space="preserve">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26" w:author="PR Preview" w:date="2026-01-01T00:00:00Z">
        <w:r>
          <w:t xml:space="preserve">With</w:t>
        </w:r>
      </w:ins>
      <w:ins w:id="112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11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29" w:author="PR Preview" w:date="2026-01-01T00:00:00Z">
        <w:r>
          <w:t xml:space="preserve">the hat matrix found in</w:t>
        </w:r>
      </w:ins>
      <w:ins w:id="1130" w:author="PR Preview" w:date="2026-01-01T00:00:00Z">
        <w:r>
          <w:t xml:space="preserve"> </w:t>
        </w:r>
      </w:ins>
      <w:hyperlink w:anchor="exm-hat-matrix">
        <w:ins w:id="113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32" w:author="PR Preview" w:date="2026-01-01T00:00:00Z">
        <w:r>
          <w:t xml:space="preserve">.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The fitted values</w:t>
        </w:r>
      </w:ins>
      <w:ins w:id="1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are the closest point to</w:t>
        </w:r>
      </w:ins>
      <w:ins w:id="11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on the line of constant vectors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(</w:t>
        </w:r>
      </w:ins>
      <w:hyperlink w:anchor="thm-closest-point">
        <w:ins w:id="114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44" w:author="PR Preview" w:date="2026-01-01T00:00:00Z">
        <w:r>
          <w:t xml:space="preserve">),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and the residuals</w:t>
        </w:r>
      </w:ins>
      <w:ins w:id="11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are orthogonal to</w:t>
        </w:r>
      </w:ins>
      <w:ins w:id="11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52" w:author="PR Preview" w:date="2026-01-01T00:00:00Z">
        <w:r>
          <w:t xml:space="preserve">since</w:t>
        </w:r>
      </w:ins>
      <w:ins w:id="1153" w:author="PR Preview" w:date="2026-01-01T00:00:00Z">
        <w:r>
          <w:t xml:space="preserve"> </w:t>
        </w:r>
      </w:ins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1154" w:author="PR Preview" w:date="2026-01-01T00:00:00Z">
        <w:r>
          <w:t xml:space="preserve">.</w:t>
        </w:r>
      </w:ins>
    </w:p>
    <w:bookmarkEnd w:id="60"/>
    <w:bookmarkEnd w:id="61"/>
    <w:bookmarkStart w:id="110" w:name="sec-generalized-inverse"/>
    <w:p>
      <w:pPr>
        <w:pStyle w:val="Heading3"/>
      </w:pPr>
      <w:ins w:id="1155" w:author="PR Preview" w:date="2026-01-01T00:00:00Z">
        <w:r>
          <w:t xml:space="preserve">1.2 Generalized inverses and linear systems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23 in Subspaces and Rank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ins w:id="1156" w:author="PR Preview" w:date="2026-01-01T00:00:00Z">
        <w:r>
          <w:rPr>
            <w:b/>
            <w:bCs/>
          </w:rPr>
          <w:t xml:space="preserve">Theorem 7 (A scalar factor passes through a matrix product)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For an</w:t>
        </w:r>
      </w:ins>
      <w:ins w:id="115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matrix</w:t>
        </w:r>
      </w:ins>
      <w:ins w:id="11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63" w:author="PR Preview" w:date="2026-01-01T00:00:00Z">
        <w:r>
          <w:t xml:space="preserve">, a</w:t>
        </w:r>
      </w:ins>
      <w:ins w:id="11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matrix</w:t>
        </w:r>
      </w:ins>
      <w:ins w:id="116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and a number</w:t>
        </w:r>
      </w:ins>
      <w:ins w:id="1170" w:author="PR Preview" w:date="2026-01-01T00:00:00Z">
        <w:r>
          <w:t xml:space="preserve"> </w:t>
        </w:r>
      </w:ins>
      <m:oMath>
        <m:r>
          <m:t>c</m:t>
        </m:r>
      </m:oMath>
      <w:ins w:id="117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72" w:author="PR Preview" w:date="2026-01-01T00:00:00Z">
        <w:r>
          <w:t xml:space="preserve">In particular,</w:t>
        </w:r>
      </w:ins>
      <w:ins w:id="11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for matrices of compatible sizes,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where</w:t>
        </w:r>
      </w:ins>
      <w:ins w:id="118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(</w:t>
        </w:r>
      </w:ins>
      <w:hyperlink r:id="rId65">
        <w:ins w:id="1184" w:author="PR Preview" w:date="2026-01-01T00:00:00Z">
          <w:r>
            <w:rPr>
              <w:rStyle w:val="Hyperlink"/>
            </w:rPr>
            <w:t xml:space="preserve">Theorem 4 in Matrices</w:t>
          </w:r>
        </w:ins>
      </w:hyperlink>
      <w:ins w:id="1185" w:author="PR Preview" w:date="2026-01-01T00:00:00Z">
        <w:r>
          <w:t xml:space="preserve">,</w:t>
        </w:r>
      </w:ins>
      <w:ins w:id="1186" w:author="PR Preview" w:date="2026-01-01T00:00:00Z">
        <w:r>
          <w:t xml:space="preserve"> </w:t>
        </w:r>
      </w:ins>
      <w:hyperlink r:id="rId66">
        <w:ins w:id="1187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1188" w:author="PR Preview" w:date="2026-01-01T00:00:00Z">
        <w:r>
          <w:t xml:space="preserve">).</w:t>
        </w:r>
      </w:ins>
    </w:p>
    <w:bookmarkEnd w:id="67"/>
    <w:p>
      <w:pPr>
        <w:pStyle w:val="BodyText"/>
      </w:pPr>
      <w:ins w:id="1189" w:author="PR Preview" w:date="2026-01-01T00:00:00Z">
        <w:r>
          <w:rPr>
            <w:i/>
            <w:iCs/>
          </w:rPr>
          <w:t xml:space="preserve">Proof</w:t>
        </w:r>
      </w:ins>
      <w:ins w:id="1190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191" w:author="PR Preview" w:date="2026-01-01T00:00:00Z">
        <w:r>
          <w:rPr>
            <w:b/>
            <w:bCs/>
          </w:rPr>
          <w:t xml:space="preserve">.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For each entry</w:t>
        </w:r>
      </w:ins>
      <w:ins w:id="11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19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196" w:author="PR Preview" w:date="2026-01-01T00:00:00Z">
        <w:r>
          <w:rPr>
            <w:b/>
            <w:bCs/>
          </w:rPr>
          <w:t xml:space="preserve">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For each entry</w:t>
        </w:r>
      </w:ins>
      <w:ins w:id="11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20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201" w:author="PR Preview" w:date="2026-01-01T00:00:00Z">
        <w:r>
          <w:rPr>
            <w:b/>
            <w:bCs/>
          </w:rPr>
          <w:t xml:space="preserve">Differences.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ins w:id="1202" w:author="PR Preview" w:date="2026-01-01T00:00:00Z">
        <w:r>
          <w:t xml:space="preserve">and</w:t>
        </w:r>
      </w:ins>
      <w:ins w:id="12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the same way, using the second law in</w:t>
        </w:r>
      </w:ins>
      <w:ins w:id="1206" w:author="PR Preview" w:date="2026-01-01T00:00:00Z">
        <w:r>
          <w:t xml:space="preserve"> </w:t>
        </w:r>
      </w:ins>
      <w:hyperlink r:id="rId68">
        <w:ins w:id="1207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and the second part.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A column vector is a matrix with one column,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so all of this applies with</w:t>
        </w:r>
      </w:ins>
      <w:ins w:id="121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215" w:author="PR Preview" w:date="2026-01-01T00:00:00Z">
        <w:r>
          <w:t xml:space="preserve">,</w:t>
        </w:r>
      </w:ins>
      <w:ins w:id="121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or</w:t>
        </w:r>
      </w:ins>
      <w:ins w:id="1219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 vector.</w:t>
        </w:r>
      </w:ins>
    </w:p>
    <w:bookmarkStart w:id="69" w:name="exm-scalar-matmul"/>
    <w:p>
      <w:pPr>
        <w:pStyle w:val="BodyText"/>
      </w:pPr>
      <w:ins w:id="1222" w:author="PR Preview" w:date="2026-01-01T00:00:00Z">
        <w:r>
          <w:rPr>
            <w:b/>
            <w:bCs/>
          </w:rPr>
          <w:t xml:space="preserve">Example 10 (Pulling a scalar out of a product)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With</w:t>
        </w:r>
      </w:ins>
      <w:ins w:id="12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and</w:t>
        </w:r>
      </w:ins>
      <w:ins w:id="122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ins w:id="12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23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ins w:id="1231" w:author="PR Preview" w:date="2026-01-01T00:00:00Z">
        <w:r>
          <w:rPr>
            <w:b/>
            <w:bCs/>
          </w:rPr>
          <w:t xml:space="preserve">Definition 4 (Generalized inverse)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A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rPr>
            <w:b/>
            <w:bCs/>
          </w:rPr>
          <w:t xml:space="preserve">generalized inverse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of an</w:t>
        </w:r>
      </w:ins>
      <w:ins w:id="12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matrix</w:t>
        </w:r>
      </w:ins>
      <w:ins w:id="12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is an</w:t>
        </w:r>
      </w:ins>
      <w:ins w:id="12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matrix</w:t>
        </w:r>
      </w:ins>
      <w:ins w:id="124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ins w:id="1250" w:author="PR Preview" w:date="2026-01-01T00:00:00Z">
        <w:r>
          <w:rPr>
            <w:b/>
            <w:bCs/>
          </w:rPr>
          <w:t xml:space="preserve">Example 11 (A matrix with many generalized inverses)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Let</w:t>
        </w:r>
      </w:ins>
      <w:ins w:id="12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and</w:t>
        </w:r>
      </w:ins>
      <w:ins w:id="125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ins w:id="1257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258" w:author="PR Preview" w:date="2026-01-01T00:00:00Z">
        <w:r>
          <w:t xml:space="preserve">which equals</w:t>
        </w:r>
      </w:ins>
      <w:ins w:id="12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exactly when</w:t>
        </w:r>
      </w:ins>
      <w:ins w:id="126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ins w:id="1263" w:author="PR Preview" w:date="2026-01-01T00:00:00Z">
        <w:r>
          <w:t xml:space="preserve">.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So every matrix</w:t>
        </w:r>
      </w:ins>
      <w:ins w:id="126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is a generalized inverse of</w:t>
        </w:r>
      </w:ins>
      <w:ins w:id="12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0" w:author="PR Preview" w:date="2026-01-01T00:00:00Z">
        <w:r>
          <w:t xml:space="preserve">: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 generalized inverse need not be unique.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The zero matrix is not one, since its</w:t>
        </w:r>
      </w:ins>
      <w:ins w:id="12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entry is</w:t>
        </w:r>
      </w:ins>
      <w:ins w:id="1278" w:author="PR Preview" w:date="2026-01-01T00:00:00Z">
        <w:r>
          <w:t xml:space="preserve"> </w:t>
        </w:r>
      </w:ins>
      <m:oMath>
        <m:r>
          <m:t>0</m:t>
        </m:r>
      </m:oMath>
      <w:ins w:id="1279" w:author="PR Preview" w:date="2026-01-01T00:00:00Z">
        <w:r>
          <w:t xml:space="preserve">.</w:t>
        </w:r>
      </w:ins>
    </w:p>
    <w:bookmarkEnd w:id="71"/>
    <w:bookmarkStart w:id="73" w:name="thm-generalized-inverse-invertible"/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Theorem 8 (An invertible matrix has only one generalized inverse)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If</w:t>
        </w:r>
      </w:ins>
      <w:ins w:id="12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is an invertible</w:t>
        </w:r>
      </w:ins>
      <w:ins w:id="1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matrix (</w:t>
        </w:r>
      </w:ins>
      <w:hyperlink r:id="rId72">
        <w:ins w:id="1289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290" w:author="PR Preview" w:date="2026-01-01T00:00:00Z">
        <w:r>
          <w:t xml:space="preserve">),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its only generalized inverse is</w:t>
        </w:r>
      </w:ins>
      <w:ins w:id="129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94" w:author="PR Preview" w:date="2026-01-01T00:00:00Z">
        <w:r>
          <w:t xml:space="preserve">.</w:t>
        </w:r>
      </w:ins>
    </w:p>
    <w:bookmarkEnd w:id="73"/>
    <w:p>
      <w:pPr>
        <w:pStyle w:val="BodyText"/>
      </w:pPr>
      <w:ins w:id="1295" w:author="PR Preview" w:date="2026-01-01T00:00:00Z">
        <w:r>
          <w:rPr>
            <w:i/>
            <w:iCs/>
          </w:rPr>
          <w:t xml:space="preserve">Proof</w:t>
        </w:r>
      </w:ins>
      <w:ins w:id="129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ins w:id="1297" w:author="PR Preview" w:date="2026-01-01T00:00:00Z">
        <w:r>
          <w:t xml:space="preserve">(</w:t>
        </w:r>
      </w:ins>
      <w:hyperlink r:id="rId74">
        <w:ins w:id="1298" w:author="PR Preview" w:date="2026-01-01T00:00:00Z">
          <w:r>
            <w:rPr>
              <w:rStyle w:val="Hyperlink"/>
            </w:rPr>
            <w:t xml:space="preserve">Definition 5 in Special Matrices and Decompositions</w:t>
          </w:r>
        </w:ins>
      </w:hyperlink>
      <w:ins w:id="1299" w:author="PR Preview" w:date="2026-01-01T00:00:00Z">
        <w:r>
          <w:t xml:space="preserve">,</w:t>
        </w:r>
      </w:ins>
      <w:ins w:id="1300" w:author="PR Preview" w:date="2026-01-01T00:00:00Z">
        <w:r>
          <w:t xml:space="preserve"> </w:t>
        </w:r>
      </w:ins>
      <w:hyperlink r:id="rId75">
        <w:ins w:id="1301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1302" w:author="PR Preview" w:date="2026-01-01T00:00:00Z">
        <w:r>
          <w:t xml:space="preserve">),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so</w:t>
        </w:r>
      </w:ins>
      <w:ins w:id="130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is a generalized inverse.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If</w:t>
        </w:r>
      </w:ins>
      <w:ins w:id="131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is any generalized inverse,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ins w:id="1313" w:author="PR Preview" w:date="2026-01-01T00:00:00Z">
        <w:r>
          <w:rPr>
            <w:b/>
            <w:bCs/>
          </w:rPr>
          <w:t xml:space="preserve">Example 12 (The generalized inverse of an invertible matrix)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For</w:t>
        </w:r>
      </w:ins>
      <w:ins w:id="13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</w:t>
        </w:r>
      </w:ins>
      <w:ins w:id="1319" w:author="PR Preview" w:date="2026-01-01T00:00:00Z">
        <w:r>
          <w:t xml:space="preserve"> </w:t>
        </w:r>
      </w:ins>
      <w:hyperlink r:id="rId76">
        <w:ins w:id="1320" w:author="PR Preview" w:date="2026-01-01T00:00:00Z">
          <w:r>
            <w:rPr>
              <w:rStyle w:val="Hyperlink"/>
            </w:rPr>
            <w:t xml:space="preserve">Example 5 in Special Matrices and Decompositions</w:t>
          </w:r>
        </w:ins>
      </w:hyperlink>
      <w:ins w:id="1321" w:author="PR Preview" w:date="2026-01-01T00:00:00Z">
        <w:r>
          <w:t xml:space="preserve">,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the only generalized inverse is</w:t>
        </w:r>
      </w:ins>
      <w:ins w:id="132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25" w:author="PR Preview" w:date="2026-01-01T00:00:00Z">
        <w:r>
          <w:t xml:space="preserve">.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The matrix of</w:t>
        </w:r>
      </w:ins>
      <w:ins w:id="1328" w:author="PR Preview" w:date="2026-01-01T00:00:00Z">
        <w:r>
          <w:t xml:space="preserve"> </w:t>
        </w:r>
      </w:ins>
      <w:hyperlink w:anchor="exm-generalized-inverse">
        <w:ins w:id="132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330" w:author="PR Preview" w:date="2026-01-01T00:00:00Z">
        <w:r>
          <w:t xml:space="preserve">, by contrast, has infinitely many,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so by</w:t>
        </w:r>
      </w:ins>
      <w:ins w:id="1333" w:author="PR Preview" w:date="2026-01-01T00:00:00Z">
        <w:r>
          <w:t xml:space="preserve"> </w:t>
        </w:r>
      </w:ins>
      <w:hyperlink w:anchor="thm-generalized-inverse-invertible">
        <w:ins w:id="133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it is singular.</w:t>
        </w:r>
      </w:ins>
    </w:p>
    <w:bookmarkEnd w:id="77"/>
    <w:bookmarkStart w:id="78" w:name="thm-generalized-inverse-solves"/>
    <w:p>
      <w:pPr>
        <w:pStyle w:val="BodyText"/>
      </w:pPr>
      <w:ins w:id="1337" w:author="PR Preview" w:date="2026-01-01T00:00:00Z">
        <w:r>
          <w:rPr>
            <w:b/>
            <w:bCs/>
          </w:rPr>
          <w:t xml:space="preserve">Theorem 9 (A generalized inverse solves every solvable system)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Let</w:t>
        </w:r>
      </w:ins>
      <w:ins w:id="13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be</w:t>
        </w:r>
      </w:ins>
      <w:ins w:id="134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44" w:author="PR Preview" w:date="2026-01-01T00:00:00Z">
        <w:r>
          <w:t xml:space="preserve">, let</w:t>
        </w:r>
      </w:ins>
      <w:ins w:id="1345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be a generalized inverse of</w:t>
        </w:r>
      </w:ins>
      <w:ins w:id="13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(</w:t>
        </w:r>
      </w:ins>
      <w:hyperlink w:anchor="def-generalized-inverse">
        <w:ins w:id="135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52" w:author="PR Preview" w:date="2026-01-01T00:00:00Z">
        <w:r>
          <w:t xml:space="preserve">), and let</w:t>
        </w:r>
      </w:ins>
      <w:ins w:id="13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If</w:t>
        </w:r>
      </w:ins>
      <w:ins w:id="13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has a solution,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then</w:t>
        </w:r>
      </w:ins>
      <w:ins w:id="136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is a solution.</w:t>
        </w:r>
      </w:ins>
    </w:p>
    <w:bookmarkEnd w:id="78"/>
    <w:p>
      <w:pPr>
        <w:pStyle w:val="BodyText"/>
      </w:pPr>
      <w:ins w:id="1365" w:author="PR Preview" w:date="2026-01-01T00:00:00Z">
        <w:r>
          <w:rPr>
            <w:i/>
            <w:iCs/>
          </w:rPr>
          <w:t xml:space="preserve">Proof</w:t>
        </w:r>
      </w:ins>
      <w:ins w:id="1366" w:author="PR Preview" w:date="2026-01-01T00:00:00Z">
        <w:r>
          <w:t xml:space="preserve">. </w:t>
        </w:r>
      </w:ins>
      <w:ins w:id="1367" w:author="PR Preview" w:date="2026-01-01T00:00:00Z">
        <w:r>
          <w:t xml:space="preserve">Let</w:t>
        </w:r>
      </w:ins>
      <w:ins w:id="13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be a solution, so</w:t>
        </w:r>
      </w:ins>
      <w:ins w:id="13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372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ins w:id="1373" w:author="PR Preview" w:date="2026-01-01T00:00:00Z">
        <w:r>
          <w:rPr>
            <w:b/>
            <w:bCs/>
          </w:rPr>
          <w:t xml:space="preserve">Example 13 (Solving with a generalized inverse)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With</w:t>
        </w:r>
      </w:ins>
      <w:ins w:id="13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and its generalized inverse</w:t>
        </w:r>
      </w:ins>
      <w:ins w:id="1379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(</w:t>
        </w:r>
      </w:ins>
      <w:hyperlink w:anchor="exm-generalized-inverse">
        <w:ins w:id="138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383" w:author="PR Preview" w:date="2026-01-01T00:00:00Z">
        <w:r>
          <w:t xml:space="preserve">),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the system</w:t>
        </w:r>
      </w:ins>
      <w:ins w:id="13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has the solution</w:t>
        </w:r>
      </w:ins>
      <w:ins w:id="13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90" w:author="PR Preview" w:date="2026-01-01T00:00:00Z">
        <w:r>
          <w:t xml:space="preserve">,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and</w:t>
        </w:r>
      </w:ins>
      <w:ins w:id="139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is a solution too:</w:t>
        </w:r>
      </w:ins>
      <w:ins w:id="13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97" w:author="PR Preview" w:date="2026-01-01T00:00:00Z">
        <w:r>
          <w:t xml:space="preserve">.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The system</w:t>
        </w:r>
      </w:ins>
      <w:ins w:id="14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has no solution,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since the second entry of</w:t>
        </w:r>
      </w:ins>
      <w:ins w:id="14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is always</w:t>
        </w:r>
      </w:ins>
      <w:ins w:id="1408" w:author="PR Preview" w:date="2026-01-01T00:00:00Z">
        <w:r>
          <w:t xml:space="preserve"> </w:t>
        </w:r>
      </w:ins>
      <m:oMath>
        <m:r>
          <m:t>0</m:t>
        </m:r>
      </m:oMath>
      <w:ins w:id="1409" w:author="PR Preview" w:date="2026-01-01T00:00:00Z">
        <w:r>
          <w:t xml:space="preserve">;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there</w:t>
        </w:r>
      </w:ins>
      <w:ins w:id="141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gives</w:t>
        </w:r>
      </w:ins>
      <w:ins w:id="14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16" w:author="PR Preview" w:date="2026-01-01T00:00:00Z">
        <w:r>
          <w:t xml:space="preserve">.</w:t>
        </w:r>
      </w:ins>
    </w:p>
    <w:bookmarkEnd w:id="79"/>
    <w:bookmarkStart w:id="80" w:name="def-moore-penrose"/>
    <w:p>
      <w:pPr>
        <w:pStyle w:val="BodyText"/>
      </w:pPr>
      <w:ins w:id="1417" w:author="PR Preview" w:date="2026-01-01T00:00:00Z">
        <w:r>
          <w:rPr>
            <w:b/>
            <w:bCs/>
          </w:rPr>
          <w:t xml:space="preserve">Definition 5 (Moore-Penrose inverse)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rPr>
            <w:b/>
            <w:bCs/>
          </w:rPr>
          <w:t xml:space="preserve">Moore-Penrose inverse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of an</w:t>
        </w:r>
      </w:ins>
      <w:ins w:id="142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matrix</w:t>
        </w:r>
      </w:ins>
      <w:ins w:id="14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is an</w:t>
        </w:r>
      </w:ins>
      <w:ins w:id="14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matrix</w:t>
        </w:r>
      </w:ins>
      <w:ins w:id="143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satisfying all four conditions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43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ins w:id="143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ins w:id="143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ins w:id="1439" w:author="PR Preview" w:date="2026-01-01T00:00:00Z">
        <w:r>
          <w:t xml:space="preserve">.</w:t>
        </w:r>
      </w:ins>
    </w:p>
    <w:bookmarkEnd w:id="80"/>
    <w:bookmarkStart w:id="81" w:name="exm-moore-penrose"/>
    <w:p>
      <w:pPr>
        <w:pStyle w:val="FirstParagraph"/>
      </w:pPr>
      <w:ins w:id="1440" w:author="PR Preview" w:date="2026-01-01T00:00:00Z">
        <w:r>
          <w:rPr>
            <w:b/>
            <w:bCs/>
          </w:rPr>
          <w:t xml:space="preserve">Example 14 (Checking the four conditions)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For</w:t>
        </w:r>
      </w:ins>
      <w:ins w:id="14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44" w:author="PR Preview" w:date="2026-01-01T00:00:00Z">
        <w:r>
          <w:t xml:space="preserve">,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the matrix</w:t>
        </w:r>
      </w:ins>
      <w:ins w:id="144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satisfies all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452" w:author="PR Preview" w:date="2026-01-01T00:00:00Z">
        <w:r>
          <w:t xml:space="preserve">,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so conditions 1 and 2 read</w:t>
        </w:r>
      </w:ins>
      <w:ins w:id="14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456" w:author="PR Preview" w:date="2026-01-01T00:00:00Z">
        <w:r>
          <w:t xml:space="preserve">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 conditions 3 and 4 hold because</w:t>
        </w:r>
      </w:ins>
      <w:ins w:id="14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is symmetric.</w:t>
        </w:r>
      </w:ins>
    </w:p>
    <w:p>
      <w:pPr>
        <w:pStyle w:val="BodyText"/>
      </w:pPr>
      <w:ins w:id="1462" w:author="PR Preview" w:date="2026-01-01T00:00:00Z">
        <w:r>
          <w:t xml:space="preserve">The generalized inverse</w:t>
        </w:r>
      </w:ins>
      <w:ins w:id="14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of</w:t>
        </w:r>
      </w:ins>
      <w:ins w:id="14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(</w:t>
        </w:r>
      </w:ins>
      <w:hyperlink w:anchor="exm-generalized-inverse">
        <w:ins w:id="146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470" w:author="PR Preview" w:date="2026-01-01T00:00:00Z">
        <w:r>
          <w:t xml:space="preserve">) is not a Moore-Penrose inverse:</w:t>
        </w:r>
      </w:ins>
      <w:ins w:id="14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72" w:author="PR Preview" w:date="2026-01-01T00:00:00Z">
        <w:r>
          <w:t xml:space="preserve">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which is not symmetric, so condition 3 fails.</w:t>
        </w:r>
      </w:ins>
    </w:p>
    <w:bookmarkEnd w:id="81"/>
    <w:bookmarkStart w:id="82" w:name="thm-moore-penrose-generalized-inverse"/>
    <w:p>
      <w:pPr>
        <w:pStyle w:val="BodyText"/>
      </w:pPr>
      <w:ins w:id="1475" w:author="PR Preview" w:date="2026-01-01T00:00:00Z">
        <w:r>
          <w:rPr>
            <w:b/>
            <w:bCs/>
          </w:rPr>
          <w:t xml:space="preserve">Theorem 10 (A Moore-Penrose inverse is a generalized inverse)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If</w:t>
        </w:r>
      </w:ins>
      <w:ins w:id="147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is a Moore-Penrose inverse of an</w:t>
        </w:r>
      </w:ins>
      <w:ins w:id="148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matrix</w:t>
        </w:r>
      </w:ins>
      <w:ins w:id="14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(</w:t>
        </w:r>
      </w:ins>
      <w:hyperlink w:anchor="def-moore-penrose">
        <w:ins w:id="148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488" w:author="PR Preview" w:date="2026-01-01T00:00:00Z">
        <w:r>
          <w:t xml:space="preserve">),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then</w:t>
        </w:r>
      </w:ins>
      <w:ins w:id="149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is a generalized inverse of</w:t>
        </w:r>
      </w:ins>
      <w:ins w:id="14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(</w:t>
        </w:r>
      </w:ins>
      <w:hyperlink w:anchor="def-generalized-inverse">
        <w:ins w:id="149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98" w:author="PR Preview" w:date="2026-01-01T00:00:00Z">
        <w:r>
          <w:t xml:space="preserve">).</w:t>
        </w:r>
      </w:ins>
    </w:p>
    <w:bookmarkEnd w:id="82"/>
    <w:p>
      <w:pPr>
        <w:pStyle w:val="BodyText"/>
      </w:pPr>
      <w:ins w:id="1499" w:author="PR Preview" w:date="2026-01-01T00:00:00Z">
        <w:r>
          <w:rPr>
            <w:i/>
            <w:iCs/>
          </w:rPr>
          <w:t xml:space="preserve">Proof</w:t>
        </w:r>
      </w:ins>
      <w:ins w:id="1500" w:author="PR Preview" w:date="2026-01-01T00:00:00Z">
        <w:r>
          <w:t xml:space="preserve">. </w:t>
        </w:r>
      </w:ins>
      <w:ins w:id="1501" w:author="PR Preview" w:date="2026-01-01T00:00:00Z">
        <w:r>
          <w:t xml:space="preserve">A generalized inverse of</w:t>
        </w:r>
      </w:ins>
      <w:ins w:id="15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is an</w:t>
        </w:r>
      </w:ins>
      <w:ins w:id="15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matrix</w:t>
        </w:r>
      </w:ins>
      <w:ins w:id="150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with</w:t>
        </w:r>
      </w:ins>
      <w:ins w:id="15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512" w:author="PR Preview" w:date="2026-01-01T00:00:00Z">
        <w:r>
          <w:t xml:space="preserve">.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A Moore-Penrose inverse is an</w:t>
        </w:r>
      </w:ins>
      <w:ins w:id="15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matrix, and condition 1 of</w:t>
        </w:r>
      </w:ins>
      <w:ins w:id="1518" w:author="PR Preview" w:date="2026-01-01T00:00:00Z">
        <w:r>
          <w:t xml:space="preserve"> </w:t>
        </w:r>
      </w:ins>
      <w:hyperlink w:anchor="def-moore-penrose">
        <w:ins w:id="151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is</w:t>
        </w:r>
      </w:ins>
      <w:ins w:id="15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523" w:author="PR Preview" w:date="2026-01-01T00:00:00Z">
        <w:r>
          <w:t xml:space="preserve">.</w:t>
        </w:r>
      </w:ins>
    </w:p>
    <w:bookmarkStart w:id="83" w:name="exm-moore-penrose-generalized-inverse"/>
    <w:p>
      <w:pPr>
        <w:pStyle w:val="BodyText"/>
      </w:pPr>
      <w:ins w:id="1524" w:author="PR Preview" w:date="2026-01-01T00:00:00Z">
        <w:r>
          <w:rPr>
            <w:b/>
            <w:bCs/>
          </w:rPr>
          <w:t xml:space="preserve">Example 15 (The Moore-Penrose inverse of a rank-one matrix)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</w:t>
        </w:r>
      </w:ins>
      <w:ins w:id="152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matrix</w:t>
        </w:r>
      </w:ins>
      <w:ins w:id="15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below has rank</w:t>
        </w:r>
      </w:ins>
      <w:ins w:id="1533" w:author="PR Preview" w:date="2026-01-01T00:00:00Z">
        <w:r>
          <w:t xml:space="preserve"> </w:t>
        </w:r>
      </w:ins>
      <m:oMath>
        <m:r>
          <m:t>1</m:t>
        </m:r>
      </m:oMath>
      <w:ins w:id="1534" w:author="PR Preview" w:date="2026-01-01T00:00:00Z">
        <w:r>
          <w:t xml:space="preserve">, because its second column is twice its first,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so it has no ordinary inverse.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The function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rPr>
            <w:rStyle w:val="VerbatimChar"/>
          </w:rPr>
          <w:t xml:space="preserve">MASS::ginv()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computes its Moore-Penrose inverse</w:t>
        </w:r>
      </w:ins>
      <w:ins w:id="154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544" w:author="PR Preview" w:date="2026-01-01T00:00:00Z">
        <w:r>
          <w:t xml:space="preserve">.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The code checks the four conditions of</w:t>
        </w:r>
      </w:ins>
      <w:ins w:id="1547" w:author="PR Preview" w:date="2026-01-01T00:00:00Z">
        <w:r>
          <w:t xml:space="preserve"> </w:t>
        </w:r>
      </w:ins>
      <w:hyperlink w:anchor="def-moore-penrose">
        <w:ins w:id="154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49" w:author="PR Preview" w:date="2026-01-01T00:00:00Z">
        <w:r>
          <w:t xml:space="preserve">,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of which the first is the equation that makes</w:t>
        </w:r>
      </w:ins>
      <w:ins w:id="155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a generalized inverse.</w:t>
        </w:r>
      </w:ins>
    </w:p>
    <w:p>
      <w:pPr>
        <w:pStyle w:val="SourceCode"/>
      </w:pPr>
      <w:ins w:id="1555" w:author="PR Preview" w:date="2026-01-01T00:00:00Z">
        <w:r>
          <w:rPr>
            <w:rStyle w:val="NormalTok"/>
          </w:rPr>
          <w:t xml:space="preserve">A </w:t>
        </w:r>
      </w:ins>
      <w:ins w:id="1556" w:author="PR Preview" w:date="2026-01-01T00:00:00Z">
        <w:r>
          <w:rPr>
            <w:rStyle w:val="OtherTok"/>
          </w:rPr>
          <w:t xml:space="preserve">&lt;-</w:t>
        </w:r>
      </w:ins>
      <w:ins w:id="1557" w:author="PR Preview" w:date="2026-01-01T00:00:00Z">
        <w:r>
          <w:rPr>
            <w:rStyle w:val="NormalTok"/>
          </w:rPr>
          <w:t xml:space="preserve"> </w:t>
        </w:r>
      </w:ins>
      <w:ins w:id="1558" w:author="PR Preview" w:date="2026-01-01T00:00:00Z">
        <w:r>
          <w:rPr>
            <w:rStyle w:val="FunctionTok"/>
          </w:rPr>
          <w:t xml:space="preserve">cbind</w:t>
        </w:r>
      </w:ins>
      <w:ins w:id="1559" w:author="PR Preview" w:date="2026-01-01T00:00:00Z">
        <w:r>
          <w:rPr>
            <w:rStyle w:val="NormalTok"/>
          </w:rPr>
          <w:t xml:space="preserve">(</w:t>
        </w:r>
      </w:ins>
      <w:ins w:id="1560" w:author="PR Preview" w:date="2026-01-01T00:00:00Z">
        <w:r>
          <w:rPr>
            <w:rStyle w:val="FunctionTok"/>
          </w:rPr>
          <w:t xml:space="preserve">c</w:t>
        </w:r>
      </w:ins>
      <w:ins w:id="1561" w:author="PR Preview" w:date="2026-01-01T00:00:00Z">
        <w:r>
          <w:rPr>
            <w:rStyle w:val="NormalTok"/>
          </w:rPr>
          <w:t xml:space="preserve">(</w:t>
        </w:r>
      </w:ins>
      <w:ins w:id="1562" w:author="PR Preview" w:date="2026-01-01T00:00:00Z">
        <w:r>
          <w:rPr>
            <w:rStyle w:val="DecValTok"/>
          </w:rPr>
          <w:t xml:space="preserve">1</w:t>
        </w:r>
      </w:ins>
      <w:ins w:id="1563" w:author="PR Preview" w:date="2026-01-01T00:00:00Z">
        <w:r>
          <w:rPr>
            <w:rStyle w:val="NormalTok"/>
          </w:rPr>
          <w:t xml:space="preserve">, </w:t>
        </w:r>
      </w:ins>
      <w:ins w:id="1564" w:author="PR Preview" w:date="2026-01-01T00:00:00Z">
        <w:r>
          <w:rPr>
            <w:rStyle w:val="DecValTok"/>
          </w:rPr>
          <w:t xml:space="preserve">2</w:t>
        </w:r>
      </w:ins>
      <w:ins w:id="1565" w:author="PR Preview" w:date="2026-01-01T00:00:00Z">
        <w:r>
          <w:rPr>
            <w:rStyle w:val="NormalTok"/>
          </w:rPr>
          <w:t xml:space="preserve">, </w:t>
        </w:r>
      </w:ins>
      <w:ins w:id="1566" w:author="PR Preview" w:date="2026-01-01T00:00:00Z">
        <w:r>
          <w:rPr>
            <w:rStyle w:val="DecValTok"/>
          </w:rPr>
          <w:t xml:space="preserve">3</w:t>
        </w:r>
      </w:ins>
      <w:ins w:id="1567" w:author="PR Preview" w:date="2026-01-01T00:00:00Z">
        <w:r>
          <w:rPr>
            <w:rStyle w:val="NormalTok"/>
          </w:rPr>
          <w:t xml:space="preserve">), </w:t>
        </w:r>
      </w:ins>
      <w:ins w:id="1568" w:author="PR Preview" w:date="2026-01-01T00:00:00Z">
        <w:r>
          <w:rPr>
            <w:rStyle w:val="FunctionTok"/>
          </w:rPr>
          <w:t xml:space="preserve">c</w:t>
        </w:r>
      </w:ins>
      <w:ins w:id="1569" w:author="PR Preview" w:date="2026-01-01T00:00:00Z">
        <w:r>
          <w:rPr>
            <w:rStyle w:val="NormalTok"/>
          </w:rPr>
          <w:t xml:space="preserve">(</w:t>
        </w:r>
      </w:ins>
      <w:ins w:id="1570" w:author="PR Preview" w:date="2026-01-01T00:00:00Z">
        <w:r>
          <w:rPr>
            <w:rStyle w:val="DecValTok"/>
          </w:rPr>
          <w:t xml:space="preserve">2</w:t>
        </w:r>
      </w:ins>
      <w:ins w:id="1571" w:author="PR Preview" w:date="2026-01-01T00:00:00Z">
        <w:r>
          <w:rPr>
            <w:rStyle w:val="NormalTok"/>
          </w:rPr>
          <w:t xml:space="preserve">, </w:t>
        </w:r>
      </w:ins>
      <w:ins w:id="1572" w:author="PR Preview" w:date="2026-01-01T00:00:00Z">
        <w:r>
          <w:rPr>
            <w:rStyle w:val="DecValTok"/>
          </w:rPr>
          <w:t xml:space="preserve">4</w:t>
        </w:r>
      </w:ins>
      <w:ins w:id="1573" w:author="PR Preview" w:date="2026-01-01T00:00:00Z">
        <w:r>
          <w:rPr>
            <w:rStyle w:val="NormalTok"/>
          </w:rPr>
          <w:t xml:space="preserve">, </w:t>
        </w:r>
      </w:ins>
      <w:ins w:id="1574" w:author="PR Preview" w:date="2026-01-01T00:00:00Z">
        <w:r>
          <w:rPr>
            <w:rStyle w:val="DecValTok"/>
          </w:rPr>
          <w:t xml:space="preserve">6</w:t>
        </w:r>
      </w:ins>
      <w:ins w:id="1575" w:author="PR Preview" w:date="2026-01-01T00:00:00Z">
        <w:r>
          <w:rPr>
            <w:rStyle w:val="NormalTok"/>
          </w:rPr>
          <w:t xml:space="preserve">))</w:t>
        </w:r>
      </w:ins>
      <w:ins w:id="1576" w:author="PR Preview" w:date="2026-01-01T00:00:00Z">
        <w:r>
          <w:br/>
        </w:r>
      </w:ins>
      <w:ins w:id="1577" w:author="PR Preview" w:date="2026-01-01T00:00:00Z">
        <w:r>
          <w:rPr>
            <w:rStyle w:val="NormalTok"/>
          </w:rPr>
          <w:t xml:space="preserve">G </w:t>
        </w:r>
      </w:ins>
      <w:ins w:id="1578" w:author="PR Preview" w:date="2026-01-01T00:00:00Z">
        <w:r>
          <w:rPr>
            <w:rStyle w:val="OtherTok"/>
          </w:rPr>
          <w:t xml:space="preserve">&lt;-</w:t>
        </w:r>
      </w:ins>
      <w:ins w:id="1579" w:author="PR Preview" w:date="2026-01-01T00:00:00Z">
        <w:r>
          <w:rPr>
            <w:rStyle w:val="NormalTok"/>
          </w:rPr>
          <w:t xml:space="preserve"> MASS</w:t>
        </w:r>
      </w:ins>
      <w:ins w:id="1580" w:author="PR Preview" w:date="2026-01-01T00:00:00Z">
        <w:r>
          <w:rPr>
            <w:rStyle w:val="SpecialCharTok"/>
          </w:rPr>
          <w:t xml:space="preserve">::</w:t>
        </w:r>
      </w:ins>
      <w:ins w:id="1581" w:author="PR Preview" w:date="2026-01-01T00:00:00Z">
        <w:r>
          <w:rPr>
            <w:rStyle w:val="FunctionTok"/>
          </w:rPr>
          <w:t xml:space="preserve">ginv</w:t>
        </w:r>
      </w:ins>
      <w:ins w:id="1582" w:author="PR Preview" w:date="2026-01-01T00:00:00Z">
        <w:r>
          <w:rPr>
            <w:rStyle w:val="NormalTok"/>
          </w:rPr>
          <w:t xml:space="preserve">(A)</w:t>
        </w:r>
      </w:ins>
      <w:ins w:id="1583" w:author="PR Preview" w:date="2026-01-01T00:00:00Z">
        <w:r>
          <w:br/>
        </w:r>
      </w:ins>
      <w:ins w:id="1584" w:author="PR Preview" w:date="2026-01-01T00:00:00Z">
        <w:r>
          <w:rPr>
            <w:rStyle w:val="NormalTok"/>
          </w:rPr>
          <w:t xml:space="preserve">conditions </w:t>
        </w:r>
      </w:ins>
      <w:ins w:id="1585" w:author="PR Preview" w:date="2026-01-01T00:00:00Z">
        <w:r>
          <w:rPr>
            <w:rStyle w:val="OtherTok"/>
          </w:rPr>
          <w:t xml:space="preserve">&lt;-</w:t>
        </w:r>
      </w:ins>
      <w:ins w:id="1586" w:author="PR Preview" w:date="2026-01-01T00:00:00Z">
        <w:r>
          <w:rPr>
            <w:rStyle w:val="NormalTok"/>
          </w:rPr>
          <w:t xml:space="preserve"> </w:t>
        </w:r>
      </w:ins>
      <w:ins w:id="1587" w:author="PR Preview" w:date="2026-01-01T00:00:00Z">
        <w:r>
          <w:rPr>
            <w:rStyle w:val="FunctionTok"/>
          </w:rPr>
          <w:t xml:space="preserve">c</w:t>
        </w:r>
      </w:ins>
      <w:ins w:id="1588" w:author="PR Preview" w:date="2026-01-01T00:00:00Z">
        <w:r>
          <w:rPr>
            <w:rStyle w:val="NormalTok"/>
          </w:rPr>
          <w:t xml:space="preserve">(</w:t>
        </w:r>
      </w:ins>
      <w:ins w:id="1589" w:author="PR Preview" w:date="2026-01-01T00:00:00Z">
        <w:r>
          <w:br/>
        </w:r>
      </w:ins>
      <w:ins w:id="1590" w:author="PR Preview" w:date="2026-01-01T00:00:00Z">
        <w:r>
          <w:rPr>
            <w:rStyle w:val="NormalTok"/>
          </w:rPr>
          <w:t xml:space="preserve">  </w:t>
        </w:r>
      </w:ins>
      <w:ins w:id="1591" w:author="PR Preview" w:date="2026-01-01T00:00:00Z">
        <w:r>
          <w:rPr>
            <w:rStyle w:val="StringTok"/>
          </w:rPr>
          <w:t xml:space="preserve">"1: AGA = A"</w:t>
        </w:r>
      </w:ins>
      <w:ins w:id="1592" w:author="PR Preview" w:date="2026-01-01T00:00:00Z">
        <w:r>
          <w:rPr>
            <w:rStyle w:val="NormalTok"/>
          </w:rPr>
          <w:t xml:space="preserve"> </w:t>
        </w:r>
      </w:ins>
      <w:ins w:id="1593" w:author="PR Preview" w:date="2026-01-01T00:00:00Z">
        <w:r>
          <w:rPr>
            <w:rStyle w:val="OtherTok"/>
          </w:rPr>
          <w:t xml:space="preserve">=</w:t>
        </w:r>
      </w:ins>
      <w:ins w:id="1594" w:author="PR Preview" w:date="2026-01-01T00:00:00Z">
        <w:r>
          <w:rPr>
            <w:rStyle w:val="NormalTok"/>
          </w:rPr>
          <w:t xml:space="preserve"> </w:t>
        </w:r>
      </w:ins>
      <w:ins w:id="1595" w:author="PR Preview" w:date="2026-01-01T00:00:00Z">
        <w:r>
          <w:rPr>
            <w:rStyle w:val="FunctionTok"/>
          </w:rPr>
          <w:t xml:space="preserve">isTRUE</w:t>
        </w:r>
      </w:ins>
      <w:ins w:id="1596" w:author="PR Preview" w:date="2026-01-01T00:00:00Z">
        <w:r>
          <w:rPr>
            <w:rStyle w:val="NormalTok"/>
          </w:rPr>
          <w:t xml:space="preserve">(</w:t>
        </w:r>
      </w:ins>
      <w:ins w:id="1597" w:author="PR Preview" w:date="2026-01-01T00:00:00Z">
        <w:r>
          <w:rPr>
            <w:rStyle w:val="FunctionTok"/>
          </w:rPr>
          <w:t xml:space="preserve">all.equal</w:t>
        </w:r>
      </w:ins>
      <w:ins w:id="1598" w:author="PR Preview" w:date="2026-01-01T00:00:00Z">
        <w:r>
          <w:rPr>
            <w:rStyle w:val="NormalTok"/>
          </w:rPr>
          <w:t xml:space="preserve">(A </w:t>
        </w:r>
      </w:ins>
      <w:ins w:id="1599" w:author="PR Preview" w:date="2026-01-01T00:00:00Z">
        <w:r>
          <w:rPr>
            <w:rStyle w:val="SpecialCharTok"/>
          </w:rPr>
          <w:t xml:space="preserve">%*%</w:t>
        </w:r>
      </w:ins>
      <w:ins w:id="1600" w:author="PR Preview" w:date="2026-01-01T00:00:00Z">
        <w:r>
          <w:rPr>
            <w:rStyle w:val="NormalTok"/>
          </w:rPr>
          <w:t xml:space="preserve"> G </w:t>
        </w:r>
      </w:ins>
      <w:ins w:id="1601" w:author="PR Preview" w:date="2026-01-01T00:00:00Z">
        <w:r>
          <w:rPr>
            <w:rStyle w:val="SpecialCharTok"/>
          </w:rPr>
          <w:t xml:space="preserve">%*%</w:t>
        </w:r>
      </w:ins>
      <w:ins w:id="1602" w:author="PR Preview" w:date="2026-01-01T00:00:00Z">
        <w:r>
          <w:rPr>
            <w:rStyle w:val="NormalTok"/>
          </w:rPr>
          <w:t xml:space="preserve"> A, A)),</w:t>
        </w:r>
      </w:ins>
      <w:ins w:id="1603" w:author="PR Preview" w:date="2026-01-01T00:00:00Z">
        <w:r>
          <w:br/>
        </w:r>
      </w:ins>
      <w:ins w:id="1604" w:author="PR Preview" w:date="2026-01-01T00:00:00Z">
        <w:r>
          <w:rPr>
            <w:rStyle w:val="NormalTok"/>
          </w:rPr>
          <w:t xml:space="preserve">  </w:t>
        </w:r>
      </w:ins>
      <w:ins w:id="1605" w:author="PR Preview" w:date="2026-01-01T00:00:00Z">
        <w:r>
          <w:rPr>
            <w:rStyle w:val="StringTok"/>
          </w:rPr>
          <w:t xml:space="preserve">"2: GAG = G"</w:t>
        </w:r>
      </w:ins>
      <w:ins w:id="1606" w:author="PR Preview" w:date="2026-01-01T00:00:00Z">
        <w:r>
          <w:rPr>
            <w:rStyle w:val="NormalTok"/>
          </w:rPr>
          <w:t xml:space="preserve"> </w:t>
        </w:r>
      </w:ins>
      <w:ins w:id="1607" w:author="PR Preview" w:date="2026-01-01T00:00:00Z">
        <w:r>
          <w:rPr>
            <w:rStyle w:val="OtherTok"/>
          </w:rPr>
          <w:t xml:space="preserve">=</w:t>
        </w:r>
      </w:ins>
      <w:ins w:id="1608" w:author="PR Preview" w:date="2026-01-01T00:00:00Z">
        <w:r>
          <w:rPr>
            <w:rStyle w:val="NormalTok"/>
          </w:rPr>
          <w:t xml:space="preserve"> </w:t>
        </w:r>
      </w:ins>
      <w:ins w:id="1609" w:author="PR Preview" w:date="2026-01-01T00:00:00Z">
        <w:r>
          <w:rPr>
            <w:rStyle w:val="FunctionTok"/>
          </w:rPr>
          <w:t xml:space="preserve">isTRUE</w:t>
        </w:r>
      </w:ins>
      <w:ins w:id="1610" w:author="PR Preview" w:date="2026-01-01T00:00:00Z">
        <w:r>
          <w:rPr>
            <w:rStyle w:val="NormalTok"/>
          </w:rPr>
          <w:t xml:space="preserve">(</w:t>
        </w:r>
      </w:ins>
      <w:ins w:id="1611" w:author="PR Preview" w:date="2026-01-01T00:00:00Z">
        <w:r>
          <w:rPr>
            <w:rStyle w:val="FunctionTok"/>
          </w:rPr>
          <w:t xml:space="preserve">all.equal</w:t>
        </w:r>
      </w:ins>
      <w:ins w:id="1612" w:author="PR Preview" w:date="2026-01-01T00:00:00Z">
        <w:r>
          <w:rPr>
            <w:rStyle w:val="NormalTok"/>
          </w:rPr>
          <w:t xml:space="preserve">(G </w:t>
        </w:r>
      </w:ins>
      <w:ins w:id="1613" w:author="PR Preview" w:date="2026-01-01T00:00:00Z">
        <w:r>
          <w:rPr>
            <w:rStyle w:val="SpecialCharTok"/>
          </w:rPr>
          <w:t xml:space="preserve">%*%</w:t>
        </w:r>
      </w:ins>
      <w:ins w:id="1614" w:author="PR Preview" w:date="2026-01-01T00:00:00Z">
        <w:r>
          <w:rPr>
            <w:rStyle w:val="NormalTok"/>
          </w:rPr>
          <w:t xml:space="preserve"> A </w:t>
        </w:r>
      </w:ins>
      <w:ins w:id="1615" w:author="PR Preview" w:date="2026-01-01T00:00:00Z">
        <w:r>
          <w:rPr>
            <w:rStyle w:val="SpecialCharTok"/>
          </w:rPr>
          <w:t xml:space="preserve">%*%</w:t>
        </w:r>
      </w:ins>
      <w:ins w:id="1616" w:author="PR Preview" w:date="2026-01-01T00:00:00Z">
        <w:r>
          <w:rPr>
            <w:rStyle w:val="NormalTok"/>
          </w:rPr>
          <w:t xml:space="preserve"> G, G)),</w:t>
        </w:r>
      </w:ins>
      <w:ins w:id="1617" w:author="PR Preview" w:date="2026-01-01T00:00:00Z">
        <w:r>
          <w:br/>
        </w:r>
      </w:ins>
      <w:ins w:id="1618" w:author="PR Preview" w:date="2026-01-01T00:00:00Z">
        <w:r>
          <w:rPr>
            <w:rStyle w:val="NormalTok"/>
          </w:rPr>
          <w:t xml:space="preserve">  </w:t>
        </w:r>
      </w:ins>
      <w:ins w:id="1619" w:author="PR Preview" w:date="2026-01-01T00:00:00Z">
        <w:r>
          <w:rPr>
            <w:rStyle w:val="StringTok"/>
          </w:rPr>
          <w:t xml:space="preserve">"3: AG symmetric"</w:t>
        </w:r>
      </w:ins>
      <w:ins w:id="1620" w:author="PR Preview" w:date="2026-01-01T00:00:00Z">
        <w:r>
          <w:rPr>
            <w:rStyle w:val="NormalTok"/>
          </w:rPr>
          <w:t xml:space="preserve"> </w:t>
        </w:r>
      </w:ins>
      <w:ins w:id="1621" w:author="PR Preview" w:date="2026-01-01T00:00:00Z">
        <w:r>
          <w:rPr>
            <w:rStyle w:val="OtherTok"/>
          </w:rPr>
          <w:t xml:space="preserve">=</w:t>
        </w:r>
      </w:ins>
      <w:ins w:id="1622" w:author="PR Preview" w:date="2026-01-01T00:00:00Z">
        <w:r>
          <w:rPr>
            <w:rStyle w:val="NormalTok"/>
          </w:rPr>
          <w:t xml:space="preserve"> </w:t>
        </w:r>
      </w:ins>
      <w:ins w:id="1623" w:author="PR Preview" w:date="2026-01-01T00:00:00Z">
        <w:r>
          <w:rPr>
            <w:rStyle w:val="FunctionTok"/>
          </w:rPr>
          <w:t xml:space="preserve">isTRUE</w:t>
        </w:r>
      </w:ins>
      <w:ins w:id="1624" w:author="PR Preview" w:date="2026-01-01T00:00:00Z">
        <w:r>
          <w:rPr>
            <w:rStyle w:val="NormalTok"/>
          </w:rPr>
          <w:t xml:space="preserve">(</w:t>
        </w:r>
      </w:ins>
      <w:ins w:id="1625" w:author="PR Preview" w:date="2026-01-01T00:00:00Z">
        <w:r>
          <w:rPr>
            <w:rStyle w:val="FunctionTok"/>
          </w:rPr>
          <w:t xml:space="preserve">all.equal</w:t>
        </w:r>
      </w:ins>
      <w:ins w:id="1626" w:author="PR Preview" w:date="2026-01-01T00:00:00Z">
        <w:r>
          <w:rPr>
            <w:rStyle w:val="NormalTok"/>
          </w:rPr>
          <w:t xml:space="preserve">(A </w:t>
        </w:r>
      </w:ins>
      <w:ins w:id="1627" w:author="PR Preview" w:date="2026-01-01T00:00:00Z">
        <w:r>
          <w:rPr>
            <w:rStyle w:val="SpecialCharTok"/>
          </w:rPr>
          <w:t xml:space="preserve">%*%</w:t>
        </w:r>
      </w:ins>
      <w:ins w:id="1628" w:author="PR Preview" w:date="2026-01-01T00:00:00Z">
        <w:r>
          <w:rPr>
            <w:rStyle w:val="NormalTok"/>
          </w:rPr>
          <w:t xml:space="preserve"> G, </w:t>
        </w:r>
      </w:ins>
      <w:ins w:id="1629" w:author="PR Preview" w:date="2026-01-01T00:00:00Z">
        <w:r>
          <w:rPr>
            <w:rStyle w:val="FunctionTok"/>
          </w:rPr>
          <w:t xml:space="preserve">t</w:t>
        </w:r>
      </w:ins>
      <w:ins w:id="1630" w:author="PR Preview" w:date="2026-01-01T00:00:00Z">
        <w:r>
          <w:rPr>
            <w:rStyle w:val="NormalTok"/>
          </w:rPr>
          <w:t xml:space="preserve">(A </w:t>
        </w:r>
      </w:ins>
      <w:ins w:id="1631" w:author="PR Preview" w:date="2026-01-01T00:00:00Z">
        <w:r>
          <w:rPr>
            <w:rStyle w:val="SpecialCharTok"/>
          </w:rPr>
          <w:t xml:space="preserve">%*%</w:t>
        </w:r>
      </w:ins>
      <w:ins w:id="1632" w:author="PR Preview" w:date="2026-01-01T00:00:00Z">
        <w:r>
          <w:rPr>
            <w:rStyle w:val="NormalTok"/>
          </w:rPr>
          <w:t xml:space="preserve"> G))),</w:t>
        </w:r>
      </w:ins>
      <w:ins w:id="1633" w:author="PR Preview" w:date="2026-01-01T00:00:00Z">
        <w:r>
          <w:br/>
        </w:r>
      </w:ins>
      <w:ins w:id="1634" w:author="PR Preview" w:date="2026-01-01T00:00:00Z">
        <w:r>
          <w:rPr>
            <w:rStyle w:val="NormalTok"/>
          </w:rPr>
          <w:t xml:space="preserve">  </w:t>
        </w:r>
      </w:ins>
      <w:ins w:id="1635" w:author="PR Preview" w:date="2026-01-01T00:00:00Z">
        <w:r>
          <w:rPr>
            <w:rStyle w:val="StringTok"/>
          </w:rPr>
          <w:t xml:space="preserve">"4: GA symmetric"</w:t>
        </w:r>
      </w:ins>
      <w:ins w:id="1636" w:author="PR Preview" w:date="2026-01-01T00:00:00Z">
        <w:r>
          <w:rPr>
            <w:rStyle w:val="NormalTok"/>
          </w:rPr>
          <w:t xml:space="preserve"> </w:t>
        </w:r>
      </w:ins>
      <w:ins w:id="1637" w:author="PR Preview" w:date="2026-01-01T00:00:00Z">
        <w:r>
          <w:rPr>
            <w:rStyle w:val="OtherTok"/>
          </w:rPr>
          <w:t xml:space="preserve">=</w:t>
        </w:r>
      </w:ins>
      <w:ins w:id="1638" w:author="PR Preview" w:date="2026-01-01T00:00:00Z">
        <w:r>
          <w:rPr>
            <w:rStyle w:val="NormalTok"/>
          </w:rPr>
          <w:t xml:space="preserve"> </w:t>
        </w:r>
      </w:ins>
      <w:ins w:id="1639" w:author="PR Preview" w:date="2026-01-01T00:00:00Z">
        <w:r>
          <w:rPr>
            <w:rStyle w:val="FunctionTok"/>
          </w:rPr>
          <w:t xml:space="preserve">isTRUE</w:t>
        </w:r>
      </w:ins>
      <w:ins w:id="1640" w:author="PR Preview" w:date="2026-01-01T00:00:00Z">
        <w:r>
          <w:rPr>
            <w:rStyle w:val="NormalTok"/>
          </w:rPr>
          <w:t xml:space="preserve">(</w:t>
        </w:r>
      </w:ins>
      <w:ins w:id="1641" w:author="PR Preview" w:date="2026-01-01T00:00:00Z">
        <w:r>
          <w:rPr>
            <w:rStyle w:val="FunctionTok"/>
          </w:rPr>
          <w:t xml:space="preserve">all.equal</w:t>
        </w:r>
      </w:ins>
      <w:ins w:id="1642" w:author="PR Preview" w:date="2026-01-01T00:00:00Z">
        <w:r>
          <w:rPr>
            <w:rStyle w:val="NormalTok"/>
          </w:rPr>
          <w:t xml:space="preserve">(G </w:t>
        </w:r>
      </w:ins>
      <w:ins w:id="1643" w:author="PR Preview" w:date="2026-01-01T00:00:00Z">
        <w:r>
          <w:rPr>
            <w:rStyle w:val="SpecialCharTok"/>
          </w:rPr>
          <w:t xml:space="preserve">%*%</w:t>
        </w:r>
      </w:ins>
      <w:ins w:id="1644" w:author="PR Preview" w:date="2026-01-01T00:00:00Z">
        <w:r>
          <w:rPr>
            <w:rStyle w:val="NormalTok"/>
          </w:rPr>
          <w:t xml:space="preserve"> A, </w:t>
        </w:r>
      </w:ins>
      <w:ins w:id="1645" w:author="PR Preview" w:date="2026-01-01T00:00:00Z">
        <w:r>
          <w:rPr>
            <w:rStyle w:val="FunctionTok"/>
          </w:rPr>
          <w:t xml:space="preserve">t</w:t>
        </w:r>
      </w:ins>
      <w:ins w:id="1646" w:author="PR Preview" w:date="2026-01-01T00:00:00Z">
        <w:r>
          <w:rPr>
            <w:rStyle w:val="NormalTok"/>
          </w:rPr>
          <w:t xml:space="preserve">(G </w:t>
        </w:r>
      </w:ins>
      <w:ins w:id="1647" w:author="PR Preview" w:date="2026-01-01T00:00:00Z">
        <w:r>
          <w:rPr>
            <w:rStyle w:val="SpecialCharTok"/>
          </w:rPr>
          <w:t xml:space="preserve">%*%</w:t>
        </w:r>
      </w:ins>
      <w:ins w:id="1648" w:author="PR Preview" w:date="2026-01-01T00:00:00Z">
        <w:r>
          <w:rPr>
            <w:rStyle w:val="NormalTok"/>
          </w:rPr>
          <w:t xml:space="preserve"> A)))</w:t>
        </w:r>
      </w:ins>
      <w:ins w:id="1649" w:author="PR Preview" w:date="2026-01-01T00:00:00Z">
        <w:r>
          <w:br/>
        </w:r>
      </w:ins>
      <w:ins w:id="1650" w:author="PR Preview" w:date="2026-01-01T00:00:00Z">
        <w:r>
          <w:rPr>
            <w:rStyle w:val="NormalTok"/>
          </w:rPr>
          <w:t xml:space="preserve">)</w:t>
        </w:r>
      </w:ins>
      <w:ins w:id="1651" w:author="PR Preview" w:date="2026-01-01T00:00:00Z">
        <w:r>
          <w:br/>
        </w:r>
      </w:ins>
      <w:ins w:id="1652" w:author="PR Preview" w:date="2026-01-01T00:00:00Z">
        <w:r>
          <w:rPr>
            <w:rStyle w:val="NormalTok"/>
          </w:rPr>
          <w:t xml:space="preserve">conditions</w:t>
        </w:r>
      </w:ins>
      <w:ins w:id="1653" w:author="PR Preview" w:date="2026-01-01T00:00:00Z">
        <w:r>
          <w:br/>
        </w:r>
      </w:ins>
      <w:ins w:id="1654" w:author="PR Preview" w:date="2026-01-01T00:00:00Z">
        <w:r>
          <w:rPr>
            <w:rStyle w:val="CommentTok"/>
          </w:rPr>
          <w:t xml:space="preserve">#&gt;      1: AGA = A      2: GAG = G 3: AG symmetric 4: GA symmetric </w:t>
        </w:r>
      </w:ins>
      <w:ins w:id="1655" w:author="PR Preview" w:date="2026-01-01T00:00:00Z">
        <w:r>
          <w:br/>
        </w:r>
      </w:ins>
      <w:ins w:id="1656" w:author="PR Preview" w:date="2026-01-01T00:00:00Z">
        <w:r>
          <w:rPr>
            <w:rStyle w:val="CommentTok"/>
          </w:rPr>
          <w:t xml:space="preserve">#&gt;            TRUE            TRUE            TRUE            TRUE</w:t>
        </w:r>
      </w:ins>
      <w:ins w:id="1657" w:author="PR Preview" w:date="2026-01-01T00:00:00Z">
        <w:r>
          <w:br/>
        </w:r>
      </w:ins>
      <w:ins w:id="1658" w:author="PR Preview" w:date="2026-01-01T00:00:00Z">
        <w:r>
          <w:rPr>
            <w:rStyle w:val="FunctionTok"/>
          </w:rPr>
          <w:t xml:space="preserve">round</w:t>
        </w:r>
      </w:ins>
      <w:ins w:id="1659" w:author="PR Preview" w:date="2026-01-01T00:00:00Z">
        <w:r>
          <w:rPr>
            <w:rStyle w:val="NormalTok"/>
          </w:rPr>
          <w:t xml:space="preserve">(G, </w:t>
        </w:r>
      </w:ins>
      <w:ins w:id="1660" w:author="PR Preview" w:date="2026-01-01T00:00:00Z">
        <w:r>
          <w:rPr>
            <w:rStyle w:val="DecValTok"/>
          </w:rPr>
          <w:t xml:space="preserve">4</w:t>
        </w:r>
      </w:ins>
      <w:ins w:id="1661" w:author="PR Preview" w:date="2026-01-01T00:00:00Z">
        <w:r>
          <w:rPr>
            <w:rStyle w:val="NormalTok"/>
          </w:rPr>
          <w:t xml:space="preserve">)</w:t>
        </w:r>
      </w:ins>
      <w:ins w:id="1662" w:author="PR Preview" w:date="2026-01-01T00:00:00Z">
        <w:r>
          <w:br/>
        </w:r>
      </w:ins>
      <w:ins w:id="1663" w:author="PR Preview" w:date="2026-01-01T00:00:00Z">
        <w:r>
          <w:rPr>
            <w:rStyle w:val="CommentTok"/>
          </w:rPr>
          <w:t xml:space="preserve">#&gt;        [,1]   [,2]   [,3]</w:t>
        </w:r>
      </w:ins>
      <w:ins w:id="1664" w:author="PR Preview" w:date="2026-01-01T00:00:00Z">
        <w:r>
          <w:br/>
        </w:r>
      </w:ins>
      <w:ins w:id="1665" w:author="PR Preview" w:date="2026-01-01T00:00:00Z">
        <w:r>
          <w:rPr>
            <w:rStyle w:val="CommentTok"/>
          </w:rPr>
          <w:t xml:space="preserve">#&gt; [1,] 0.0143 0.0286 0.0429</w:t>
        </w:r>
      </w:ins>
      <w:ins w:id="1666" w:author="PR Preview" w:date="2026-01-01T00:00:00Z">
        <w:r>
          <w:br/>
        </w:r>
      </w:ins>
      <w:ins w:id="1667" w:author="PR Preview" w:date="2026-01-01T00:00:00Z">
        <w:r>
          <w:rPr>
            <w:rStyle w:val="CommentTok"/>
          </w:rPr>
          <w:t xml:space="preserve">#&gt; [2,] 0.0286 0.0571 0.0857</w:t>
        </w:r>
      </w:ins>
    </w:p>
    <w:p>
      <w:pPr>
        <w:pStyle w:val="FirstParagraph"/>
      </w:pPr>
      <w:ins w:id="1668" w:author="PR Preview" w:date="2026-01-01T00:00:00Z">
        <w:r>
          <w:t xml:space="preserve">All 4 of 4 conditions hold,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so</w:t>
        </w:r>
      </w:ins>
      <w:ins w:id="167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a Moore-Penrose inverse of</w:t>
        </w:r>
      </w:ins>
      <w:ins w:id="16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75" w:author="PR Preview" w:date="2026-01-01T00:00:00Z">
        <w:r>
          <w:t xml:space="preserve">.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By</w:t>
        </w:r>
      </w:ins>
      <w:ins w:id="1678" w:author="PR Preview" w:date="2026-01-01T00:00:00Z">
        <w:r>
          <w:t xml:space="preserve"> </w:t>
        </w:r>
      </w:ins>
      <w:hyperlink w:anchor="thm-moore-penrose-generalized-inverse">
        <w:ins w:id="167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it is also a generalized inverse,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which is condition 1:</w:t>
        </w:r>
      </w:ins>
      <w:ins w:id="16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up to rounding error.</w:t>
        </w:r>
      </w:ins>
    </w:p>
    <w:bookmarkEnd w:id="83"/>
    <w:bookmarkStart w:id="84" w:name="thm-moore-penrose-unique"/>
    <w:p>
      <w:pPr>
        <w:pStyle w:val="BodyText"/>
      </w:pPr>
      <w:ins w:id="1687" w:author="PR Preview" w:date="2026-01-01T00:00:00Z">
        <w:r>
          <w:rPr>
            <w:b/>
            <w:bCs/>
          </w:rPr>
          <w:t xml:space="preserve">Theorem 11 (A matrix has at most one Moore-Penrose inverse)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If</w:t>
        </w:r>
      </w:ins>
      <w:ins w:id="169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and</w:t>
        </w:r>
      </w:ins>
      <w:ins w:id="169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are both Moore-Penrose inverses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of an</w:t>
        </w:r>
      </w:ins>
      <w:ins w:id="16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matrix</w:t>
        </w:r>
      </w:ins>
      <w:ins w:id="17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(</w:t>
        </w:r>
      </w:ins>
      <w:hyperlink w:anchor="def-moore-penrose">
        <w:ins w:id="170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05" w:author="PR Preview" w:date="2026-01-01T00:00:00Z">
        <w:r>
          <w:t xml:space="preserve">),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then</w:t>
        </w:r>
      </w:ins>
      <w:ins w:id="170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ins w:id="1709" w:author="PR Preview" w:date="2026-01-01T00:00:00Z">
        <w:r>
          <w:t xml:space="preserve">.</w:t>
        </w:r>
      </w:ins>
    </w:p>
    <w:bookmarkEnd w:id="84"/>
    <w:p>
      <w:pPr>
        <w:pStyle w:val="BodyText"/>
      </w:pPr>
      <w:ins w:id="1710" w:author="PR Preview" w:date="2026-01-01T00:00:00Z">
        <w:r>
          <w:rPr>
            <w:i/>
            <w:iCs/>
          </w:rPr>
          <w:t xml:space="preserve">Proof</w:t>
        </w:r>
      </w:ins>
      <w:ins w:id="1711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ins w:id="1712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ins w:id="1713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14" w:author="PR Preview" w:date="2026-01-01T00:00:00Z">
        <w:r>
          <w:rPr>
            <w:b/>
            <w:bCs/>
          </w:rPr>
          <w:t xml:space="preserve">Conclusion.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ins w:id="1715" w:author="PR Preview" w:date="2026-01-01T00:00:00Z">
        <w:r>
          <w:rPr>
            <w:b/>
            <w:bCs/>
          </w:rPr>
          <w:t xml:space="preserve">Example 16 (Only one of the many generalized inverses qualifies)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The matrix</w:t>
        </w:r>
      </w:ins>
      <w:ins w:id="1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has infinitely many generalized inverses</w:t>
        </w:r>
      </w:ins>
      <w:ins w:id="172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(</w:t>
        </w:r>
      </w:ins>
      <w:hyperlink w:anchor="exm-generalized-inverse">
        <w:ins w:id="1724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725" w:author="PR Preview" w:date="2026-01-01T00:00:00Z">
        <w:r>
          <w:t xml:space="preserve">),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and</w:t>
        </w:r>
      </w:ins>
      <w:ins w:id="1728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is a Moore-Penrose inverse (</w:t>
        </w:r>
      </w:ins>
      <w:hyperlink w:anchor="exm-moore-penrose">
        <w:ins w:id="1731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732" w:author="PR Preview" w:date="2026-01-01T00:00:00Z">
        <w:r>
          <w:t xml:space="preserve">).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By</w:t>
        </w:r>
      </w:ins>
      <w:ins w:id="1735" w:author="PR Preview" w:date="2026-01-01T00:00:00Z">
        <w:r>
          <w:t xml:space="preserve"> </w:t>
        </w:r>
      </w:ins>
      <w:hyperlink w:anchor="thm-moore-penrose-unique">
        <w:ins w:id="173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it is the only one,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so every other choice of</w:t>
        </w:r>
      </w:ins>
      <w:ins w:id="174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breaks condition 2, 3 or 4.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For instance,</w:t>
        </w:r>
      </w:ins>
      <w:ins w:id="174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(the rest</w:t>
        </w:r>
      </w:ins>
      <w:ins w:id="1749" w:author="PR Preview" w:date="2026-01-01T00:00:00Z">
        <w:r>
          <w:t xml:space="preserve"> </w:t>
        </w:r>
      </w:ins>
      <m:oMath>
        <m:r>
          <m:t>0</m:t>
        </m:r>
      </m:oMath>
      <w:ins w:id="1750" w:author="PR Preview" w:date="2026-01-01T00:00:00Z">
        <w:r>
          <w:t xml:space="preserve">) gives</w:t>
        </w:r>
      </w:ins>
      <w:ins w:id="175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752" w:author="PR Preview" w:date="2026-01-01T00:00:00Z">
        <w:r>
          <w:t xml:space="preserve">, which is not symmetric.</w:t>
        </w:r>
      </w:ins>
    </w:p>
    <w:bookmarkEnd w:id="85"/>
    <w:bookmarkStart w:id="87" w:name="thm-moore-penrose-exists"/>
    <w:p>
      <w:pPr>
        <w:pStyle w:val="BodyText"/>
      </w:pPr>
      <w:ins w:id="1753" w:author="PR Preview" w:date="2026-01-01T00:00:00Z">
        <w:r>
          <w:rPr>
            <w:b/>
            <w:bCs/>
          </w:rPr>
          <w:t xml:space="preserve">Theorem 12 (Every matrix has a Moore-Penrose inverse)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Every</w:t>
        </w:r>
      </w:ins>
      <w:ins w:id="175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matrix</w:t>
        </w:r>
      </w:ins>
      <w:ins w:id="17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has a Moore-Penrose inverse (</w:t>
        </w:r>
      </w:ins>
      <w:hyperlink w:anchor="def-moore-penrose">
        <w:ins w:id="176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63" w:author="PR Preview" w:date="2026-01-01T00:00:00Z">
        <w:r>
          <w:t xml:space="preserve">),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written</w:t>
        </w:r>
      </w:ins>
      <w:ins w:id="176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ins w:id="1767" w:author="PR Preview" w:date="2026-01-01T00:00:00Z">
        <w:r>
          <w:t xml:space="preserve">; it is unique by</w:t>
        </w:r>
      </w:ins>
      <w:ins w:id="1768" w:author="PR Preview" w:date="2026-01-01T00:00:00Z">
        <w:r>
          <w:t xml:space="preserve"> </w:t>
        </w:r>
      </w:ins>
      <w:hyperlink w:anchor="thm-moore-penrose-unique">
        <w:ins w:id="176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1771" w:author="PR Preview" w:date="2026-01-01T00:00:00Z">
        <w:r>
          <w:t xml:space="preserve">If</w:t>
        </w:r>
      </w:ins>
      <w:ins w:id="17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1773" w:author="PR Preview" w:date="2026-01-01T00:00:00Z">
        <w:r>
          <w:t xml:space="preserve">, then</w:t>
        </w:r>
      </w:ins>
      <w:ins w:id="17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ins w:id="177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1776" w:author="PR Preview" w:date="2026-01-01T00:00:00Z">
        <w:r>
          <w:t xml:space="preserve">If</w:t>
        </w:r>
      </w:ins>
      <w:ins w:id="177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and</w:t>
        </w:r>
      </w:ins>
      <w:ins w:id="17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is a rank factorization (</w:t>
        </w:r>
      </w:ins>
      <w:hyperlink r:id="rId86">
        <w:ins w:id="1783" w:author="PR Preview" w:date="2026-01-01T00:00:00Z">
          <w:r>
            <w:rPr>
              <w:rStyle w:val="Hyperlink"/>
            </w:rPr>
            <w:t xml:space="preserve">Definition 15 in Subspaces and Rank</w:t>
          </w:r>
        </w:ins>
      </w:hyperlink>
      <w:ins w:id="1784" w:author="PR Preview" w:date="2026-01-01T00:00:00Z">
        <w:r>
          <w:t xml:space="preserve">), then</w:t>
        </w:r>
      </w:ins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ins w:id="1785" w:author="PR Preview" w:date="2026-01-01T00:00:00Z">
        <w:r>
          <w:rPr>
            <w:i/>
            <w:iCs/>
          </w:rPr>
          <w:t xml:space="preserve">Proof</w:t>
        </w:r>
      </w:ins>
      <w:ins w:id="1786" w:author="PR Preview" w:date="2026-01-01T00:00:00Z">
        <w:r>
          <w:t xml:space="preserve">. </w:t>
        </w:r>
      </w:ins>
      <w:ins w:id="1787" w:author="PR Preview" w:date="2026-01-01T00:00:00Z">
        <w:r>
          <w:rPr>
            <w:b/>
            <w:bCs/>
          </w:rPr>
          <w:t xml:space="preserve">The two cases cover every matrix.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If</w:t>
        </w:r>
      </w:ins>
      <w:ins w:id="17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1791" w:author="PR Preview" w:date="2026-01-01T00:00:00Z">
        <w:r>
          <w:t xml:space="preserve">, it has a nonzero column,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which is linearly independent on its own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(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with</w:t>
        </w:r>
      </w:ins>
      <w:ins w:id="17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forces</w:t>
        </w:r>
      </w:ins>
      <w:ins w:id="180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802" w:author="PR Preview" w:date="2026-01-01T00:00:00Z">
        <w:r>
          <w:t xml:space="preserve">),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so</w:t>
        </w:r>
      </w:ins>
      <w:ins w:id="180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(</w:t>
        </w:r>
      </w:ins>
      <w:hyperlink r:id="rId13">
        <w:ins w:id="1808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809" w:author="PR Preview" w:date="2026-01-01T00:00:00Z">
        <w:r>
          <w:t xml:space="preserve">).</w:t>
        </w:r>
      </w:ins>
    </w:p>
    <w:p>
      <w:pPr>
        <w:pStyle w:val="BodyText"/>
      </w:pPr>
      <w:ins w:id="1810" w:author="PR Preview" w:date="2026-01-01T00:00:00Z">
        <w:r>
          <w:rPr>
            <w:b/>
            <w:bCs/>
          </w:rPr>
          <w:t xml:space="preserve">The zero matrix.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With</w:t>
        </w:r>
      </w:ins>
      <w:ins w:id="18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and</w:t>
        </w:r>
      </w:ins>
      <w:ins w:id="181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ins w:id="1817" w:author="PR Preview" w:date="2026-01-01T00:00:00Z">
        <w:r>
          <w:t xml:space="preserve">,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every product in conditions 1 to 4 is a zero matrix,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and a zero matrix equals its own transpose,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so all four conditions hold.</w:t>
        </w:r>
      </w:ins>
    </w:p>
    <w:p>
      <w:pPr>
        <w:pStyle w:val="BodyText"/>
      </w:pPr>
      <w:ins w:id="1824" w:author="PR Preview" w:date="2026-01-01T00:00:00Z">
        <w:r>
          <w:rPr>
            <w:b/>
            <w:bCs/>
          </w:rPr>
          <w:t xml:space="preserve">The two inverses exist.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Now suppose</w:t>
        </w:r>
      </w:ins>
      <w:ins w:id="182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828" w:author="PR Preview" w:date="2026-01-01T00:00:00Z">
        <w:r>
          <w:t xml:space="preserve">.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A rank factorization exists (</w:t>
        </w:r>
      </w:ins>
      <w:hyperlink r:id="rId64">
        <w:ins w:id="1831" w:author="PR Preview" w:date="2026-01-01T00:00:00Z">
          <w:r>
            <w:rPr>
              <w:rStyle w:val="Hyperlink"/>
            </w:rPr>
            <w:t xml:space="preserve">Theorem 23 in Subspaces and Rank</w:t>
          </w:r>
        </w:ins>
      </w:hyperlink>
      <w:ins w:id="1832" w:author="PR Preview" w:date="2026-01-01T00:00:00Z">
        <w:r>
          <w:t xml:space="preserve">).</w:t>
        </w:r>
      </w:ins>
      <w:ins w:id="183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is</w:t>
        </w:r>
      </w:ins>
      <w:ins w:id="18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and</w:t>
        </w:r>
      </w:ins>
      <w:ins w:id="1839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is</w:t>
        </w:r>
      </w:ins>
      <w:ins w:id="184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1843" w:author="PR Preview" w:date="2026-01-01T00:00:00Z">
        <w:r>
          <w:t xml:space="preserve">.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Both have rank</w:t>
        </w:r>
      </w:ins>
      <w:ins w:id="1846" w:author="PR Preview" w:date="2026-01-01T00:00:00Z">
        <w:r>
          <w:t xml:space="preserve"> </w:t>
        </w:r>
      </w:ins>
      <m:oMath>
        <m:r>
          <m:t>r</m:t>
        </m:r>
      </m:oMath>
      <w:ins w:id="18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Subspaces and Rank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ins w:id="1848" w:author="PR Preview" w:date="2026-01-01T00:00:00Z">
        <w:r>
          <w:t xml:space="preserve">and, using</w:t>
        </w:r>
      </w:ins>
      <w:ins w:id="184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(</w:t>
        </w:r>
      </w:ins>
      <w:hyperlink r:id="rId11">
        <w:ins w:id="1852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85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19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Subspaces and Rank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ins w:id="1854" w:author="PR Preview" w:date="2026-01-01T00:00:00Z">
        <w:r>
          <w:t xml:space="preserve">So</w:t>
        </w:r>
      </w:ins>
      <w:ins w:id="185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and</w:t>
        </w:r>
      </w:ins>
      <w:ins w:id="18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59" w:author="PR Preview" w:date="2026-01-01T00:00:00Z">
        <w:r>
          <w:t xml:space="preserve"> </w:t>
        </w:r>
      </w:ins>
      <w:ins w:id="1860" w:author="PR Preview" w:date="2026-01-01T00:00:00Z">
        <w:r>
          <w:t xml:space="preserve">have full column rank</w:t>
        </w:r>
      </w:ins>
      <w:ins w:id="1861" w:author="PR Preview" w:date="2026-01-01T00:00:00Z">
        <w:r>
          <w:t xml:space="preserve"> </w:t>
        </w:r>
      </w:ins>
      <m:oMath>
        <m:r>
          <m:t>r</m:t>
        </m:r>
      </m:oMath>
      <w:ins w:id="1862" w:author="PR Preview" w:date="2026-01-01T00:00:00Z">
        <w:r>
          <w:t xml:space="preserve">,</w:t>
        </w:r>
      </w:ins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and</w:t>
        </w:r>
      </w:ins>
      <w:ins w:id="18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and</w:t>
        </w:r>
      </w:ins>
      <w:ins w:id="186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are invertible (</w:t>
        </w:r>
      </w:ins>
      <w:hyperlink w:anchor="thm-gram-invertible">
        <w:ins w:id="187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72" w:author="PR Preview" w:date="2026-01-01T00:00:00Z">
        <w:r>
          <w:t xml:space="preserve">).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They are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ins w:id="1875" w:author="PR Preview" w:date="2026-01-01T00:00:00Z">
        <w:r>
          <w:t xml:space="preserve">(</w:t>
        </w:r>
      </w:ins>
      <w:hyperlink r:id="rId11">
        <w:ins w:id="1876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877" w:author="PR Preview" w:date="2026-01-01T00:00:00Z">
        <w:r>
          <w:t xml:space="preserve">,</w:t>
        </w:r>
      </w:ins>
      <w:ins w:id="1878" w:author="PR Preview" w:date="2026-01-01T00:00:00Z">
        <w:r>
          <w:t xml:space="preserve"> </w:t>
        </w:r>
      </w:ins>
      <w:hyperlink r:id="rId88">
        <w:ins w:id="1879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880" w:author="PR Preview" w:date="2026-01-01T00:00:00Z">
        <w:r>
          <w:t xml:space="preserve">), and likewise for</w:t>
        </w:r>
      </w:ins>
      <w:ins w:id="188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82" w:author="PR Preview" w:date="2026-01-01T00:00:00Z">
        <w:r>
          <w:t xml:space="preserve">.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Write</w:t>
        </w:r>
      </w:ins>
      <w:ins w:id="188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and</w:t>
        </w:r>
      </w:ins>
      <w:ins w:id="1888" w:author="PR Preview" w:date="2026-01-01T00:00:00Z">
        <w:r>
          <w:t xml:space="preserve"> </w:t>
        </w:r>
      </w:ins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89" w:author="PR Preview" w:date="2026-01-01T00:00:00Z">
        <w:r>
          <w:t xml:space="preserve">,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both symmetric (</w:t>
        </w:r>
      </w:ins>
      <w:hyperlink r:id="rId21">
        <w:ins w:id="1892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1893" w:author="PR Preview" w:date="2026-01-01T00:00:00Z">
        <w:r>
          <w:t xml:space="preserve">),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and</w:t>
        </w:r>
      </w:ins>
      <w:ins w:id="1896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97" w:author="PR Preview" w:date="2026-01-01T00:00:00Z">
        <w:r>
          <w:t xml:space="preserve">.</w:t>
        </w:r>
      </w:ins>
    </w:p>
    <w:p>
      <w:pPr>
        <w:pStyle w:val="BodyText"/>
      </w:pPr>
      <w:ins w:id="1898" w:author="PR Preview" w:date="2026-01-01T00:00:00Z">
        <w:r>
          <w:rPr>
            <w:b/>
            <w:bCs/>
          </w:rPr>
          <w:t xml:space="preserve">Two products.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99" w:author="PR Preview" w:date="2026-01-01T00:00:00Z">
        <w:r>
          <w:rPr>
            <w:b/>
            <w:bCs/>
          </w:rPr>
          <w:t xml:space="preserve">Conditions 3 and 4.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ins w:id="1900" w:author="PR Preview" w:date="2026-01-01T00:00:00Z">
        <w:r>
          <w:rPr>
            <w:b/>
            <w:bCs/>
          </w:rPr>
          <w:t xml:space="preserve">Condition 1.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01" w:author="PR Preview" w:date="2026-01-01T00:00:00Z">
        <w:r>
          <w:rPr>
            <w:b/>
            <w:bCs/>
          </w:rPr>
          <w:t xml:space="preserve">Condition 2.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ins w:id="1902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For</w:t>
        </w:r>
      </w:ins>
      <w:ins w:id="19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in</w:t>
        </w:r>
      </w:ins>
      <w:ins w:id="1908" w:author="PR Preview" w:date="2026-01-01T00:00:00Z">
        <w:r>
          <w:t xml:space="preserve"> </w:t>
        </w:r>
      </w:ins>
      <w:hyperlink r:id="rId89">
        <w:ins w:id="1909" w:author="PR Preview" w:date="2026-01-01T00:00:00Z">
          <w:r>
            <w:rPr>
              <w:rStyle w:val="Hyperlink"/>
            </w:rPr>
            <w:t xml:space="preserve">Example 22 in Subspaces and Rank</w:t>
          </w:r>
        </w:ins>
      </w:hyperlink>
      <w:ins w:id="1910" w:author="PR Preview" w:date="2026-01-01T00:00:00Z">
        <w:r>
          <w:t xml:space="preserve">, the rank factorization</w:t>
        </w:r>
      </w:ins>
      <w:ins w:id="191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912" w:author="PR Preview" w:date="2026-01-01T00:00:00Z">
        <w:r>
          <w:t xml:space="preserve">,</w:t>
        </w:r>
      </w:ins>
      <w:ins w:id="1913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(</w:t>
        </w:r>
      </w:ins>
      <w:hyperlink r:id="rId90">
        <w:ins w:id="1916" w:author="PR Preview" w:date="2026-01-01T00:00:00Z">
          <w:r>
            <w:rPr>
              <w:rStyle w:val="Hyperlink"/>
            </w:rPr>
            <w:t xml:space="preserve">Example 40 in Subspaces and Rank</w:t>
          </w:r>
        </w:ins>
      </w:hyperlink>
      <w:ins w:id="1917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ins w:id="191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91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920" w:author="PR Preview" w:date="2026-01-01T00:00:00Z">
        <w:r>
          <w:t xml:space="preserve">As a check on condition 1,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921" w:author="PR Preview" w:date="2026-01-01T00:00:00Z">
        <w:r>
          <w:t xml:space="preserve">and its first row times</w:t>
        </w:r>
      </w:ins>
      <w:ins w:id="19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is</w:t>
        </w:r>
      </w:ins>
      <w:ins w:id="19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1926" w:author="PR Preview" w:date="2026-01-01T00:00:00Z">
        <w:r>
          <w:t xml:space="preserve">,</w:t>
        </w:r>
      </w:ins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the first row of</w:t>
        </w:r>
      </w:ins>
      <w:ins w:id="19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30" w:author="PR Preview" w:date="2026-01-01T00:00:00Z">
        <w:r>
          <w:t xml:space="preserve">; the second row is</w:t>
        </w:r>
      </w:ins>
      <w:ins w:id="1931" w:author="PR Preview" w:date="2026-01-01T00:00:00Z">
        <w:r>
          <w:t xml:space="preserve"> </w:t>
        </w:r>
      </w:ins>
      <m:oMath>
        <m:r>
          <m:t>3</m:t>
        </m:r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times the first,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like the second row of</w:t>
        </w:r>
      </w:ins>
      <w:ins w:id="19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37" w:author="PR Preview" w:date="2026-01-01T00:00:00Z">
        <w:r>
          <w:t xml:space="preserve">.</w:t>
        </w:r>
      </w:ins>
    </w:p>
    <w:bookmarkEnd w:id="91"/>
    <w:bookmarkStart w:id="93" w:name="def-consistent-system"/>
    <w:p>
      <w:pPr>
        <w:pStyle w:val="BodyText"/>
      </w:pPr>
      <w:ins w:id="1938" w:author="PR Preview" w:date="2026-01-01T00:00:00Z">
        <w:r>
          <w:rPr>
            <w:b/>
            <w:bCs/>
          </w:rPr>
          <w:t xml:space="preserve">Definition 6 (Consistent linear system)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A linear system (</w:t>
        </w:r>
      </w:ins>
      <w:hyperlink r:id="rId92">
        <w:ins w:id="1941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1942" w:author="PR Preview" w:date="2026-01-01T00:00:00Z">
        <w:r>
          <w:t xml:space="preserve">)</w:t>
        </w:r>
      </w:ins>
      <w:ins w:id="19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944" w:author="PR Preview" w:date="2026-01-01T00:00:00Z">
        <w:r>
          <w:t xml:space="preserve">,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with</w:t>
        </w:r>
      </w:ins>
      <w:ins w:id="19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an</w:t>
        </w:r>
      </w:ins>
      <w:ins w:id="195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matrix and</w:t>
        </w:r>
      </w:ins>
      <w:ins w:id="19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954" w:author="PR Preview" w:date="2026-01-01T00:00:00Z">
        <w:r>
          <w:t xml:space="preserve">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is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rPr>
            <w:b/>
            <w:bCs/>
          </w:rPr>
          <w:t xml:space="preserve">consistent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if it has at least one solution</w:t>
        </w:r>
      </w:ins>
      <w:ins w:id="19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and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rPr>
            <w:b/>
            <w:bCs/>
          </w:rPr>
          <w:t xml:space="preserve">inconsistent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otherwise.</w:t>
        </w:r>
      </w:ins>
    </w:p>
    <w:bookmarkEnd w:id="93"/>
    <w:bookmarkStart w:id="95" w:name="exm-consistent-system"/>
    <w:p>
      <w:pPr>
        <w:pStyle w:val="BodyText"/>
      </w:pPr>
      <w:ins w:id="1969" w:author="PR Preview" w:date="2026-01-01T00:00:00Z">
        <w:r>
          <w:rPr>
            <w:b/>
            <w:bCs/>
          </w:rPr>
          <w:t xml:space="preserve">Example 18 (A consistent system and an inconsistent one)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With</w:t>
        </w:r>
      </w:ins>
      <w:ins w:id="19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(</w:t>
        </w:r>
      </w:ins>
      <w:hyperlink r:id="rId94">
        <w:ins w:id="1977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197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is consistent:</w:t>
        </w:r>
      </w:ins>
      <w:ins w:id="19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is a solution.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is inconsistent: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the second entry of</w:t>
        </w:r>
      </w:ins>
      <w:ins w:id="19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is always</w:t>
        </w:r>
      </w:ins>
      <w:ins w:id="1991" w:author="PR Preview" w:date="2026-01-01T00:00:00Z">
        <w:r>
          <w:t xml:space="preserve"> </w:t>
        </w:r>
      </w:ins>
      <m:oMath>
        <m:r>
          <m:t>0</m:t>
        </m:r>
      </m:oMath>
      <w:ins w:id="1992" w:author="PR Preview" w:date="2026-01-01T00:00:00Z">
        <w:r>
          <w:t xml:space="preserve">, never</w:t>
        </w:r>
      </w:ins>
      <w:ins w:id="1993" w:author="PR Preview" w:date="2026-01-01T00:00:00Z">
        <w:r>
          <w:t xml:space="preserve"> </w:t>
        </w:r>
      </w:ins>
      <m:oMath>
        <m:r>
          <m:t>1</m:t>
        </m:r>
      </m:oMath>
      <w:ins w:id="1994" w:author="PR Preview" w:date="2026-01-01T00:00:00Z">
        <w:r>
          <w:t xml:space="preserve">.</w:t>
        </w:r>
      </w:ins>
    </w:p>
    <w:bookmarkEnd w:id="95"/>
    <w:bookmarkStart w:id="96" w:name="thm-consistency"/>
    <w:p>
      <w:pPr>
        <w:pStyle w:val="FirstParagraph"/>
      </w:pPr>
      <w:ins w:id="1995" w:author="PR Preview" w:date="2026-01-01T00:00:00Z">
        <w:r>
          <w:rPr>
            <w:b/>
            <w:bCs/>
          </w:rPr>
          <w:t xml:space="preserve">Theorem 13 (When a linear system has a solution)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Let</w:t>
        </w:r>
      </w:ins>
      <w:ins w:id="19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be</w:t>
        </w:r>
      </w:ins>
      <w:ins w:id="200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002" w:author="PR Preview" w:date="2026-01-01T00:00:00Z">
        <w:r>
          <w:t xml:space="preserve">, let</w:t>
        </w:r>
      </w:ins>
      <w:ins w:id="20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004" w:author="PR Preview" w:date="2026-01-01T00:00:00Z">
        <w:r>
          <w:t xml:space="preserve">,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and let</w:t>
        </w:r>
      </w:ins>
      <w:ins w:id="200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be any generalized inverse of</w:t>
        </w:r>
      </w:ins>
      <w:ins w:id="20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(</w:t>
        </w:r>
      </w:ins>
      <w:hyperlink w:anchor="def-generalized-inverse">
        <w:ins w:id="201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14" w:author="PR Preview" w:date="2026-01-01T00:00:00Z">
        <w:r>
          <w:t xml:space="preserve">).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The following statements are equivalent: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is consistent (</w:t>
        </w:r>
      </w:ins>
      <w:hyperlink w:anchor="def-consistent-system">
        <w:ins w:id="201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20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(</w:t>
        </w:r>
      </w:ins>
      <w:hyperlink r:id="rId48">
        <w:ins w:id="2023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024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025" w:author="PR Preview" w:date="2026-01-01T00:00:00Z">
        <w:r>
          <w:t xml:space="preserve">.</w:t>
        </w:r>
      </w:ins>
    </w:p>
    <w:bookmarkEnd w:id="96"/>
    <w:p>
      <w:pPr>
        <w:pStyle w:val="FirstParagraph"/>
      </w:pPr>
      <w:ins w:id="2026" w:author="PR Preview" w:date="2026-01-01T00:00:00Z">
        <w:r>
          <w:rPr>
            <w:i/>
            <w:iCs/>
          </w:rPr>
          <w:t xml:space="preserve">Proof</w:t>
        </w:r>
      </w:ins>
      <w:ins w:id="2027" w:author="PR Preview" w:date="2026-01-01T00:00:00Z">
        <w:r>
          <w:t xml:space="preserve">. </w:t>
        </w:r>
      </w:ins>
      <w:ins w:id="2028" w:author="PR Preview" w:date="2026-01-01T00:00:00Z">
        <w:r>
          <w:rPr>
            <w:b/>
            <w:bCs/>
          </w:rPr>
          <w:t xml:space="preserve">1 and 2 are equivalent.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Statement 1 says</w:t>
        </w:r>
      </w:ins>
      <w:ins w:id="20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for some</w:t>
        </w:r>
      </w:ins>
      <w:ins w:id="20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(</w:t>
        </w:r>
      </w:ins>
      <w:hyperlink w:anchor="def-consistent-system">
        <w:ins w:id="203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38" w:author="PR Preview" w:date="2026-01-01T00:00:00Z">
        <w:r>
          <w:t xml:space="preserve">), and</w:t>
        </w:r>
      </w:ins>
      <w:ins w:id="20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is the set of vectors</w:t>
        </w:r>
      </w:ins>
      <w:ins w:id="20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(</w:t>
        </w:r>
      </w:ins>
      <w:hyperlink r:id="rId48">
        <w:ins w:id="204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046" w:author="PR Preview" w:date="2026-01-01T00:00:00Z">
        <w:r>
          <w:t xml:space="preserve">),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so</w:t>
        </w:r>
      </w:ins>
      <w:ins w:id="20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is in it exactly when</w:t>
        </w:r>
      </w:ins>
      <w:ins w:id="20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for some</w:t>
        </w:r>
      </w:ins>
      <w:ins w:id="20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056" w:author="PR Preview" w:date="2026-01-01T00:00:00Z">
        <w:r>
          <w:t xml:space="preserve">.</w:t>
        </w:r>
      </w:ins>
    </w:p>
    <w:p>
      <w:pPr>
        <w:pStyle w:val="BodyText"/>
      </w:pPr>
      <w:ins w:id="2057" w:author="PR Preview" w:date="2026-01-01T00:00:00Z">
        <w:r>
          <w:rPr>
            <w:b/>
            <w:bCs/>
          </w:rPr>
          <w:t xml:space="preserve">1 implies 3.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By</w:t>
        </w:r>
      </w:ins>
      <w:ins w:id="2060" w:author="PR Preview" w:date="2026-01-01T00:00:00Z">
        <w:r>
          <w:t xml:space="preserve"> </w:t>
        </w:r>
      </w:ins>
      <w:hyperlink w:anchor="thm-generalized-inverse-solves">
        <w:ins w:id="206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062" w:author="PR Preview" w:date="2026-01-01T00:00:00Z">
        <w:r>
          <w:t xml:space="preserve">,</w:t>
        </w:r>
      </w:ins>
      <w:ins w:id="206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is a solution,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so</w:t>
        </w:r>
      </w:ins>
      <w:ins w:id="20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069" w:author="PR Preview" w:date="2026-01-01T00:00:00Z">
        <w:r>
          <w:t xml:space="preserve">,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which is statement 3 (</w:t>
        </w:r>
      </w:ins>
      <w:hyperlink r:id="rId47">
        <w:ins w:id="2072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073" w:author="PR Preview" w:date="2026-01-01T00:00:00Z">
        <w:r>
          <w:t xml:space="preserve">).</w:t>
        </w:r>
      </w:ins>
    </w:p>
    <w:p>
      <w:pPr>
        <w:pStyle w:val="BodyText"/>
      </w:pPr>
      <w:ins w:id="2074" w:author="PR Preview" w:date="2026-01-01T00:00:00Z">
        <w:r>
          <w:rPr>
            <w:b/>
            <w:bCs/>
          </w:rPr>
          <w:t xml:space="preserve">3 implies 1.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If</w:t>
        </w:r>
      </w:ins>
      <w:ins w:id="20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078" w:author="PR Preview" w:date="2026-01-01T00:00:00Z">
        <w:r>
          <w:t xml:space="preserve">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then</w:t>
        </w:r>
      </w:ins>
      <w:ins w:id="20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is a solution,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since</w:t>
        </w:r>
      </w:ins>
      <w:ins w:id="20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(</w:t>
        </w:r>
      </w:ins>
      <w:hyperlink r:id="rId47">
        <w:ins w:id="2089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090" w:author="PR Preview" w:date="2026-01-01T00:00:00Z">
        <w:r>
          <w:t xml:space="preserve">).</w:t>
        </w:r>
      </w:ins>
    </w:p>
    <w:bookmarkStart w:id="97" w:name="exm-consistency"/>
    <w:p>
      <w:pPr>
        <w:pStyle w:val="BodyText"/>
      </w:pPr>
      <w:ins w:id="2091" w:author="PR Preview" w:date="2026-01-01T00:00:00Z">
        <w:r>
          <w:rPr>
            <w:b/>
            <w:bCs/>
          </w:rPr>
          <w:t xml:space="preserve">Example 19 (Testing consistency with a generalized inverse)</w:t>
        </w:r>
      </w:ins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For</w:t>
        </w:r>
      </w:ins>
      <w:ins w:id="20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and the generalized inverse</w:t>
        </w:r>
      </w:ins>
      <w:ins w:id="209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098" w:author="PR Preview" w:date="2026-01-01T00:00:00Z">
        <w:r>
          <w:t xml:space="preserve">,</w:t>
        </w:r>
      </w:ins>
      <w:ins w:id="20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100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102" w:author="PR Preview" w:date="2026-01-01T00:00:00Z">
        <w:r>
          <w:t xml:space="preserve">so the system is consistent.</w:t>
        </w:r>
      </w:ins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03" w:author="PR Preview" w:date="2026-01-01T00:00:00Z">
        <w:r>
          <w:t xml:space="preserve">:</w:t>
        </w:r>
      </w:ins>
      <w:ins w:id="21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ins w:id="2105" w:author="PR Preview" w:date="2026-01-01T00:00:00Z">
        <w:r>
          <w:t xml:space="preserve">, so it is not,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as</w:t>
        </w:r>
      </w:ins>
      <w:ins w:id="2108" w:author="PR Preview" w:date="2026-01-01T00:00:00Z">
        <w:r>
          <w:t xml:space="preserve"> </w:t>
        </w:r>
      </w:ins>
      <w:hyperlink w:anchor="exm-generalized-inverse-solves">
        <w:ins w:id="210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found directly.</w:t>
        </w:r>
      </w:ins>
    </w:p>
    <w:bookmarkEnd w:id="97"/>
    <w:bookmarkStart w:id="98" w:name="thm-solution-set"/>
    <w:p>
      <w:pPr>
        <w:pStyle w:val="FirstParagraph"/>
      </w:pPr>
      <w:ins w:id="2112" w:author="PR Preview" w:date="2026-01-01T00:00:00Z">
        <w:r>
          <w:rPr>
            <w:b/>
            <w:bCs/>
          </w:rPr>
          <w:t xml:space="preserve">Theorem 14 (All solutions of a linear system)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Let</w:t>
        </w:r>
      </w:ins>
      <w:ins w:id="21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be</w:t>
        </w:r>
      </w:ins>
      <w:ins w:id="21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with a generalized inverse</w:t>
        </w:r>
      </w:ins>
      <w:ins w:id="212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(</w:t>
        </w:r>
      </w:ins>
      <w:hyperlink w:anchor="def-generalized-inverse">
        <w:ins w:id="212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12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26" w:author="PR Preview" w:date="2026-01-01T00:00:00Z">
        <w:r>
          <w:t xml:space="preserve">:</w:t>
        </w:r>
      </w:ins>
      <w:ins w:id="21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solves</w:t>
        </w:r>
      </w:ins>
      <w:ins w:id="21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exactly when</w:t>
        </w:r>
      </w:ins>
      <w:ins w:id="21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for some</w:t>
        </w:r>
      </w:ins>
      <w:ins w:id="2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13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138" w:author="PR Preview" w:date="2026-01-01T00:00:00Z">
        <w:r>
          <w:t xml:space="preserve">If</w:t>
        </w:r>
      </w:ins>
      <w:ins w:id="21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is consistent (</w:t>
        </w:r>
      </w:ins>
      <w:hyperlink w:anchor="def-consistent-system">
        <w:ins w:id="214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143" w:author="PR Preview" w:date="2026-01-01T00:00:00Z">
        <w:r>
          <w:t xml:space="preserve">),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then</w:t>
        </w:r>
      </w:ins>
      <w:ins w:id="21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is a solution exactly when</w:t>
        </w:r>
      </w:ins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ins w:id="2149" w:author="PR Preview" w:date="2026-01-01T00:00:00Z">
        <w:r>
          <w:t xml:space="preserve">one particular solution plus a vector of</w:t>
        </w:r>
      </w:ins>
      <w:ins w:id="21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51" w:author="PR Preview" w:date="2026-01-01T00:00:00Z">
        <w:r>
          <w:t xml:space="preserve">.</w:t>
        </w:r>
      </w:ins>
    </w:p>
    <w:bookmarkEnd w:id="98"/>
    <w:p>
      <w:pPr>
        <w:pStyle w:val="FirstParagraph"/>
      </w:pPr>
      <w:ins w:id="2152" w:author="PR Preview" w:date="2026-01-01T00:00:00Z">
        <w:r>
          <w:rPr>
            <w:i/>
            <w:iCs/>
          </w:rPr>
          <w:t xml:space="preserve">Proof</w:t>
        </w:r>
      </w:ins>
      <w:ins w:id="2153" w:author="PR Preview" w:date="2026-01-01T00:00:00Z">
        <w:r>
          <w:t xml:space="preserve">. </w:t>
        </w:r>
      </w:ins>
      <w:ins w:id="2154" w:author="PR Preview" w:date="2026-01-01T00:00:00Z">
        <w:r>
          <w:rPr>
            <w:b/>
            <w:bCs/>
          </w:rPr>
          <w:t xml:space="preserve">Part 1.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First,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157" w:author="PR Preview" w:date="2026-01-01T00:00:00Z">
        <w:r>
          <w:t xml:space="preserve">so</w:t>
        </w:r>
      </w:ins>
      <w:ins w:id="21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for every</w:t>
        </w:r>
      </w:ins>
      <w:ins w:id="21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(</w:t>
        </w:r>
      </w:ins>
      <w:hyperlink r:id="rId47">
        <w:ins w:id="216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165" w:author="PR Preview" w:date="2026-01-01T00:00:00Z">
        <w:r>
          <w:t xml:space="preserve">),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and</w:t>
        </w:r>
      </w:ins>
      <w:ins w:id="2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69" w:author="PR Preview" w:date="2026-01-01T00:00:00Z">
        <w:r>
          <w:t xml:space="preserve">.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Conversely, if</w:t>
        </w:r>
      </w:ins>
      <w:ins w:id="21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17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174" w:author="PR Preview" w:date="2026-01-01T00:00:00Z">
        <w:r>
          <w:t xml:space="preserve">so</w:t>
        </w:r>
      </w:ins>
      <w:ins w:id="21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is in</w:t>
        </w:r>
      </w:ins>
      <w:ins w:id="21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79" w:author="PR Preview" w:date="2026-01-01T00:00:00Z">
        <w:r>
          <w:t xml:space="preserve">, with</w:t>
        </w:r>
      </w:ins>
      <w:ins w:id="21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2181" w:author="PR Preview" w:date="2026-01-01T00:00:00Z">
        <w:r>
          <w:t xml:space="preserve">.</w:t>
        </w:r>
      </w:ins>
    </w:p>
    <w:p>
      <w:pPr>
        <w:pStyle w:val="BodyText"/>
      </w:pPr>
      <w:ins w:id="2182" w:author="PR Preview" w:date="2026-01-01T00:00:00Z">
        <w:r>
          <w:rPr>
            <w:b/>
            <w:bCs/>
          </w:rPr>
          <w:t xml:space="preserve">Part 2.</w:t>
        </w:r>
      </w:ins>
      <w:ins w:id="218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is a solution (</w:t>
        </w:r>
      </w:ins>
      <w:hyperlink w:anchor="thm-generalized-inverse-solves">
        <w:ins w:id="218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187" w:author="PR Preview" w:date="2026-01-01T00:00:00Z">
        <w:r>
          <w:t xml:space="preserve">).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For any</w:t>
        </w:r>
      </w:ins>
      <w:ins w:id="21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ins w:id="2192" w:author="PR Preview" w:date="2026-01-01T00:00:00Z">
        <w:r>
          <w:t xml:space="preserve">so</w:t>
        </w:r>
      </w:ins>
      <w:ins w:id="21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solves</w:t>
        </w:r>
      </w:ins>
      <w:ins w:id="21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exactly when</w:t>
        </w:r>
      </w:ins>
      <w:ins w:id="21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00" w:author="PR Preview" w:date="2026-01-01T00:00:00Z">
        <w:r>
          <w:t xml:space="preserve">,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that is, by part 1, exactly when</w:t>
        </w:r>
      </w:ins>
      <w:ins w:id="2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for some</w:t>
        </w:r>
      </w:ins>
      <w:ins w:id="22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</m:oMath>
      <w:ins w:id="2207" w:author="PR Preview" w:date="2026-01-01T00:00:00Z">
        <w:r>
          <w:t xml:space="preserve">.</w:t>
        </w:r>
      </w:ins>
    </w:p>
    <w:bookmarkStart w:id="99" w:name="exm-solution-set"/>
    <w:p>
      <w:pPr>
        <w:pStyle w:val="BodyText"/>
      </w:pPr>
      <w:ins w:id="2208" w:author="PR Preview" w:date="2026-01-01T00:00:00Z">
        <w:r>
          <w:rPr>
            <w:b/>
            <w:bCs/>
          </w:rPr>
          <w:t xml:space="preserve">Example 20 (All solutions of a consistent system)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For</w:t>
        </w:r>
      </w:ins>
      <w:ins w:id="22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12" w:author="PR Preview" w:date="2026-01-01T00:00:00Z">
        <w:r>
          <w:t xml:space="preserve">,</w:t>
        </w:r>
      </w:ins>
      <w:ins w:id="221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and</w:t>
        </w:r>
      </w:ins>
      <w:ins w:id="22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17" w:author="PR Preview" w:date="2026-01-01T00:00:00Z">
        <w:r>
          <w:t xml:space="preserve">:</w:t>
        </w:r>
      </w:ins>
      <w:ins w:id="221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ins w:id="2219" w:author="PR Preview" w:date="2026-01-01T00:00:00Z">
        <w:r>
          <w:t xml:space="preserve">,</w:t>
        </w:r>
      </w:ins>
      <w:ins w:id="222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21" w:author="PR Preview" w:date="2026-01-01T00:00:00Z">
        <w:r>
          <w:t xml:space="preserve">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225" w:author="PR Preview" w:date="2026-01-01T00:00:00Z">
        <w:r>
          <w:t xml:space="preserve">,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228" w:author="PR Preview" w:date="2026-01-01T00:00:00Z">
        <w:r>
          <w:t xml:space="preserve">Since</w:t>
        </w:r>
      </w:ins>
      <w:ins w:id="22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can be any number,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the solutions are exactly the vectors</w:t>
        </w:r>
      </w:ins>
      <w:ins w:id="22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ins w:id="2235" w:author="PR Preview" w:date="2026-01-01T00:00:00Z">
        <w:r>
          <w:t xml:space="preserve">,</w:t>
        </w:r>
      </w:ins>
      <w:ins w:id="223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237" w:author="PR Preview" w:date="2026-01-01T00:00:00Z">
        <w:r>
          <w:t xml:space="preserve">,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which is what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240" w:author="PR Preview" w:date="2026-01-01T00:00:00Z">
        <w:r>
          <w:t xml:space="preserve">says directly.</w:t>
        </w:r>
      </w:ins>
    </w:p>
    <w:bookmarkEnd w:id="99"/>
    <w:bookmarkStart w:id="100" w:name="cor-solution-unique"/>
    <w:p>
      <w:pPr>
        <w:pStyle w:val="BodyText"/>
      </w:pPr>
      <w:ins w:id="2241" w:author="PR Preview" w:date="2026-01-01T00:00:00Z">
        <w:r>
          <w:rPr>
            <w:b/>
            <w:bCs/>
          </w:rPr>
          <w:t xml:space="preserve">Corollary 1 (Solvable for every right-hand side, and solvable uniquely)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Let</w:t>
        </w:r>
      </w:ins>
      <w:ins w:id="22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be</w:t>
        </w:r>
      </w:ins>
      <w:ins w:id="224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24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is consistent for every</w:t>
        </w:r>
      </w:ins>
      <w:ins w:id="22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exactly when</w:t>
        </w:r>
      </w:ins>
      <w:ins w:id="225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2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2256" w:author="PR Preview" w:date="2026-01-01T00:00:00Z">
        <w:r>
          <w:t xml:space="preserve">A consistent system</w:t>
        </w:r>
      </w:ins>
      <w:ins w:id="22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has exactly one solution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exactly when</w:t>
        </w:r>
      </w:ins>
      <w:ins w:id="226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263" w:author="PR Preview" w:date="2026-01-01T00:00:00Z">
        <w:r>
          <w:t xml:space="preserve">.</w:t>
        </w:r>
      </w:ins>
    </w:p>
    <w:bookmarkEnd w:id="100"/>
    <w:p>
      <w:pPr>
        <w:pStyle w:val="FirstParagraph"/>
      </w:pPr>
      <w:ins w:id="2264" w:author="PR Preview" w:date="2026-01-01T00:00:00Z">
        <w:r>
          <w:rPr>
            <w:i/>
            <w:iCs/>
          </w:rPr>
          <w:t xml:space="preserve">Proof</w:t>
        </w:r>
      </w:ins>
      <w:ins w:id="2265" w:author="PR Preview" w:date="2026-01-01T00:00:00Z">
        <w:r>
          <w:t xml:space="preserve">. </w:t>
        </w:r>
      </w:ins>
      <w:ins w:id="2266" w:author="PR Preview" w:date="2026-01-01T00:00:00Z">
        <w:r>
          <w:rPr>
            <w:b/>
            <w:bCs/>
          </w:rPr>
          <w:t xml:space="preserve">Part 1.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By</w:t>
        </w:r>
      </w:ins>
      <w:ins w:id="2269" w:author="PR Preview" w:date="2026-01-01T00:00:00Z">
        <w:r>
          <w:t xml:space="preserve"> </w:t>
        </w:r>
      </w:ins>
      <w:hyperlink w:anchor="thm-consistency">
        <w:ins w:id="227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271" w:author="PR Preview" w:date="2026-01-01T00:00:00Z">
        <w:r>
          <w:t xml:space="preserve">, the system is consistent for every</w:t>
        </w:r>
      </w:ins>
      <w:ins w:id="22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exactly when</w:t>
        </w:r>
      </w:ins>
      <w:ins w:id="22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76" w:author="PR Preview" w:date="2026-01-01T00:00:00Z">
        <w:r>
          <w:t xml:space="preserve">.</w:t>
        </w:r>
      </w:ins>
      <w:ins w:id="22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is a subspace of</w:t>
        </w:r>
      </w:ins>
      <w:ins w:id="228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(</w:t>
        </w:r>
      </w:ins>
      <w:hyperlink r:id="rId49">
        <w:ins w:id="2283" w:author="PR Preview" w:date="2026-01-01T00:00:00Z">
          <w:r>
            <w:rPr>
              <w:rStyle w:val="Hyperlink"/>
            </w:rPr>
            <w:t xml:space="preserve">Theorem 12 in Subspaces and Rank</w:t>
          </w:r>
        </w:ins>
      </w:hyperlink>
      <w:ins w:id="2284" w:author="PR Preview" w:date="2026-01-01T00:00:00Z">
        <w:r>
          <w:t xml:space="preserve">) with dimension</w:t>
        </w:r>
      </w:ins>
      <w:ins w:id="228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(</w:t>
        </w:r>
      </w:ins>
      <w:hyperlink r:id="rId58">
        <w:ins w:id="2288" w:author="PR Preview" w:date="2026-01-01T00:00:00Z">
          <w:r>
            <w:rPr>
              <w:rStyle w:val="Hyperlink"/>
            </w:rPr>
            <w:t xml:space="preserve">Theorem 16 in Subspaces and Rank</w:t>
          </w:r>
        </w:ins>
      </w:hyperlink>
      <w:ins w:id="2289" w:author="PR Preview" w:date="2026-01-01T00:00:00Z">
        <w:r>
          <w:t xml:space="preserve">), and</w:t>
        </w:r>
      </w:ins>
      <w:ins w:id="2290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(</w:t>
        </w:r>
      </w:ins>
      <w:hyperlink r:id="rId101">
        <w:ins w:id="2293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294" w:author="PR Preview" w:date="2026-01-01T00:00:00Z">
        <w:r>
          <w:t xml:space="preserve">).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If the dimension is</w:t>
        </w:r>
      </w:ins>
      <w:ins w:id="2297" w:author="PR Preview" w:date="2026-01-01T00:00:00Z">
        <w:r>
          <w:t xml:space="preserve"> </w:t>
        </w:r>
      </w:ins>
      <m:oMath>
        <m:r>
          <m:t>m</m:t>
        </m:r>
      </m:oMath>
      <w:ins w:id="2298" w:author="PR Preview" w:date="2026-01-01T00:00:00Z">
        <w:r>
          <w:t xml:space="preserve">, then</w:t>
        </w:r>
      </w:ins>
      <w:ins w:id="22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(</w:t>
        </w:r>
      </w:ins>
      <w:hyperlink r:id="rId102">
        <w:ins w:id="230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303" w:author="PR Preview" w:date="2026-01-01T00:00:00Z">
        <w:r>
          <w:t xml:space="preserve">);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if</w:t>
        </w:r>
      </w:ins>
      <w:ins w:id="23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307" w:author="PR Preview" w:date="2026-01-01T00:00:00Z">
        <w:r>
          <w:t xml:space="preserve">, the dimension is</w:t>
        </w:r>
      </w:ins>
      <w:ins w:id="2308" w:author="PR Preview" w:date="2026-01-01T00:00:00Z">
        <w:r>
          <w:t xml:space="preserve"> </w:t>
        </w:r>
      </w:ins>
      <m:oMath>
        <m:r>
          <m:t>m</m:t>
        </m:r>
      </m:oMath>
      <w:ins w:id="2309" w:author="PR Preview" w:date="2026-01-01T00:00:00Z">
        <w:r>
          <w:t xml:space="preserve">.</w:t>
        </w:r>
      </w:ins>
    </w:p>
    <w:p>
      <w:pPr>
        <w:pStyle w:val="BodyText"/>
      </w:pPr>
      <w:ins w:id="2310" w:author="PR Preview" w:date="2026-01-01T00:00:00Z">
        <w:r>
          <w:rPr>
            <w:b/>
            <w:bCs/>
          </w:rPr>
          <w:t xml:space="preserve">Part 2.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By</w:t>
        </w:r>
      </w:ins>
      <w:ins w:id="2313" w:author="PR Preview" w:date="2026-01-01T00:00:00Z">
        <w:r>
          <w:t xml:space="preserve"> </w:t>
        </w:r>
      </w:ins>
      <w:hyperlink w:anchor="thm-solution-set">
        <w:ins w:id="231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15" w:author="PR Preview" w:date="2026-01-01T00:00:00Z">
        <w:r>
          <w:t xml:space="preserve">, the solutions are a particular solution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plus the vectors of</w:t>
        </w:r>
      </w:ins>
      <w:ins w:id="23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319" w:author="PR Preview" w:date="2026-01-01T00:00:00Z">
        <w:r>
          <w:t xml:space="preserve">,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so there is exactly one solution exactly when</w:t>
        </w:r>
      </w:ins>
      <w:ins w:id="23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2323" w:author="PR Preview" w:date="2026-01-01T00:00:00Z">
        <w:r>
          <w:t xml:space="preserve">,</w:t>
        </w:r>
      </w:ins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that is, when</w:t>
        </w:r>
      </w:ins>
      <w:ins w:id="2326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(a subspace of dimension</w:t>
        </w:r>
      </w:ins>
      <w:ins w:id="2329" w:author="PR Preview" w:date="2026-01-01T00:00:00Z">
        <w:r>
          <w:t xml:space="preserve"> </w:t>
        </w:r>
      </w:ins>
      <m:oMath>
        <m:r>
          <m:t>0</m:t>
        </m:r>
      </m:oMath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has the empty list as a basis, whose span is</w:t>
        </w:r>
      </w:ins>
      <w:ins w:id="233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333" w:author="PR Preview" w:date="2026-01-01T00:00:00Z">
        <w:r>
          <w:t xml:space="preserve">,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by</w:t>
        </w:r>
      </w:ins>
      <w:ins w:id="2336" w:author="PR Preview" w:date="2026-01-01T00:00:00Z">
        <w:r>
          <w:t xml:space="preserve"> </w:t>
        </w:r>
      </w:ins>
      <w:hyperlink r:id="rId59">
        <w:ins w:id="2337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and</w:t>
        </w:r>
      </w:ins>
      <w:ins w:id="2340" w:author="PR Preview" w:date="2026-01-01T00:00:00Z">
        <w:r>
          <w:t xml:space="preserve"> </w:t>
        </w:r>
      </w:ins>
      <w:hyperlink r:id="rId103">
        <w:ins w:id="2341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342" w:author="PR Preview" w:date="2026-01-01T00:00:00Z">
        <w:r>
          <w:t xml:space="preserve">;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and</w:t>
        </w:r>
      </w:ins>
      <w:ins w:id="23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has dimension</w:t>
        </w:r>
      </w:ins>
      <w:ins w:id="2348" w:author="PR Preview" w:date="2026-01-01T00:00:00Z">
        <w:r>
          <w:t xml:space="preserve"> </w:t>
        </w:r>
      </w:ins>
      <m:oMath>
        <m:r>
          <m:t>0</m:t>
        </m:r>
      </m:oMath>
      <w:ins w:id="2349" w:author="PR Preview" w:date="2026-01-01T00:00:00Z">
        <w:r>
          <w:t xml:space="preserve">, by</w:t>
        </w:r>
      </w:ins>
      <w:ins w:id="2350" w:author="PR Preview" w:date="2026-01-01T00:00:00Z">
        <w:r>
          <w:t xml:space="preserve"> </w:t>
        </w:r>
      </w:ins>
      <w:hyperlink r:id="rId101">
        <w:ins w:id="235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352" w:author="PR Preview" w:date="2026-01-01T00:00:00Z">
        <w:r>
          <w:t xml:space="preserve">).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By</w:t>
        </w:r>
      </w:ins>
      <w:ins w:id="2355" w:author="PR Preview" w:date="2026-01-01T00:00:00Z">
        <w:r>
          <w:t xml:space="preserve"> </w:t>
        </w:r>
      </w:ins>
      <w:hyperlink r:id="rId104">
        <w:ins w:id="2356" w:author="PR Preview" w:date="2026-01-01T00:00:00Z">
          <w:r>
            <w:rPr>
              <w:rStyle w:val="Hyperlink"/>
            </w:rPr>
            <w:t xml:space="preserve">Theorem 17 in Subspaces and Rank</w:t>
          </w:r>
        </w:ins>
      </w:hyperlink>
      <w:ins w:id="2357" w:author="PR Preview" w:date="2026-01-01T00:00:00Z">
        <w:r>
          <w:t xml:space="preserve">, that is when</w:t>
        </w:r>
      </w:ins>
      <w:ins w:id="235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359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ins w:id="2360" w:author="PR Preview" w:date="2026-01-01T00:00:00Z">
        <w:r>
          <w:rPr>
            <w:b/>
            <w:bCs/>
          </w:rPr>
          <w:t xml:space="preserve">Example 21 (Three systems)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 </w:t>
        </w:r>
      </w:ins>
    </w:p>
    <w:p>
      <w:pPr>
        <w:numPr>
          <w:ilvl w:val="0"/>
          <w:numId w:val="1009"/>
        </w:numPr>
      </w:pPr>
      <w:ins w:id="2363" w:author="PR Preview" w:date="2026-01-01T00:00:00Z">
        <w:r>
          <w:t xml:space="preserve">The</w:t>
        </w:r>
      </w:ins>
      <w:ins w:id="236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matrix</w:t>
        </w:r>
      </w:ins>
      <w:ins w:id="236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of</w:t>
        </w:r>
      </w:ins>
      <w:ins w:id="2370" w:author="PR Preview" w:date="2026-01-01T00:00:00Z">
        <w:r>
          <w:t xml:space="preserve"> </w:t>
        </w:r>
      </w:ins>
      <w:hyperlink r:id="rId105">
        <w:ins w:id="2371" w:author="PR Preview" w:date="2026-01-01T00:00:00Z">
          <w:r>
            <w:rPr>
              <w:rStyle w:val="Hyperlink"/>
            </w:rPr>
            <w:t xml:space="preserve">Example 34 in Subspaces and Rank</w:t>
          </w:r>
        </w:ins>
      </w:hyperlink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has rank</w:t>
        </w:r>
      </w:ins>
      <w:ins w:id="237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m</m:t>
        </m:r>
      </m:oMath>
      <w:ins w:id="2375" w:author="PR Preview" w:date="2026-01-01T00:00:00Z">
        <w:r>
          <w:t xml:space="preserve">, so every system with it is consistent,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but</w:t>
        </w:r>
      </w:ins>
      <w:ins w:id="237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ins w:id="2379" w:author="PR Preview" w:date="2026-01-01T00:00:00Z">
        <w:r>
          <w:t xml:space="preserve">, so the solutions are never unique.</w:t>
        </w:r>
      </w:ins>
    </w:p>
    <w:p>
      <w:pPr>
        <w:numPr>
          <w:ilvl w:val="0"/>
          <w:numId w:val="1009"/>
        </w:numPr>
      </w:pPr>
      <w:ins w:id="2380" w:author="PR Preview" w:date="2026-01-01T00:00:00Z">
        <w:r>
          <w:t xml:space="preserve">The</w:t>
        </w:r>
      </w:ins>
      <w:ins w:id="238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matrix</w:t>
        </w:r>
      </w:ins>
      <w:ins w:id="238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of</w:t>
        </w:r>
      </w:ins>
      <w:ins w:id="2387" w:author="PR Preview" w:date="2026-01-01T00:00:00Z">
        <w:r>
          <w:t xml:space="preserve"> </w:t>
        </w:r>
      </w:ins>
      <w:hyperlink w:anchor="exm-gram-invertible">
        <w:ins w:id="238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has rank</w:t>
        </w:r>
      </w:ins>
      <w:ins w:id="239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</m:oMath>
      <w:ins w:id="2392" w:author="PR Preview" w:date="2026-01-01T00:00:00Z">
        <w:r>
          <w:t xml:space="preserve">, so a consistent system has one solution,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t xml:space="preserve">but</w:t>
        </w:r>
      </w:ins>
      <w:ins w:id="239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ins w:id="2396" w:author="PR Preview" w:date="2026-01-01T00:00:00Z">
        <w:r>
          <w:t xml:space="preserve">, so some systems are inconsistent:</w:t>
        </w:r>
      </w:ins>
      <w:ins w:id="23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2398" w:author="PR Preview" w:date="2026-01-01T00:00:00Z">
        <w:r>
          <w:t xml:space="preserve">, because</w:t>
        </w:r>
      </w:ins>
      <w:ins w:id="239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has equal differences between consecutive entries,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and</w:t>
        </w:r>
      </w:ins>
      <w:ins w:id="24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does not.</w:t>
        </w:r>
      </w:ins>
    </w:p>
    <w:p>
      <w:pPr>
        <w:numPr>
          <w:ilvl w:val="0"/>
          <w:numId w:val="1009"/>
        </w:numPr>
      </w:pPr>
      <w:ins w:id="2407" w:author="PR Preview" w:date="2026-01-01T00:00:00Z">
        <w:r>
          <w:t xml:space="preserve">An invertible</w:t>
        </w:r>
      </w:ins>
      <w:ins w:id="24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matrix</w:t>
        </w:r>
      </w:ins>
      <w:ins w:id="24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has rank</w:t>
        </w:r>
      </w:ins>
      <w:ins w:id="2414" w:author="PR Preview" w:date="2026-01-01T00:00:00Z">
        <w:r>
          <w:t xml:space="preserve"> </w:t>
        </w:r>
      </w:ins>
      <m:oMath>
        <m:r>
          <m:t>p</m:t>
        </m:r>
      </m:oMath>
      <w:ins w:id="2415" w:author="PR Preview" w:date="2026-01-01T00:00:00Z">
        <w:r>
          <w:t xml:space="preserve">: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if</w:t>
        </w:r>
      </w:ins>
      <w:ins w:id="24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2421" w:author="PR Preview" w:date="2026-01-01T00:00:00Z">
        <w:r>
          <w:t xml:space="preserve">so its nullity is</w:t>
        </w:r>
      </w:ins>
      <w:ins w:id="2422" w:author="PR Preview" w:date="2026-01-01T00:00:00Z">
        <w:r>
          <w:t xml:space="preserve"> </w:t>
        </w:r>
      </w:ins>
      <m:oMath>
        <m:r>
          <m:t>0</m:t>
        </m:r>
      </m:oMath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and its rank is</w:t>
        </w:r>
      </w:ins>
      <w:ins w:id="2425" w:author="PR Preview" w:date="2026-01-01T00:00:00Z">
        <w:r>
          <w:t xml:space="preserve"> </w:t>
        </w:r>
      </w:ins>
      <m:oMath>
        <m:r>
          <m:t>p</m:t>
        </m:r>
      </m:oMath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(</w:t>
        </w:r>
      </w:ins>
      <w:hyperlink r:id="rId104">
        <w:ins w:id="2428" w:author="PR Preview" w:date="2026-01-01T00:00:00Z">
          <w:r>
            <w:rPr>
              <w:rStyle w:val="Hyperlink"/>
            </w:rPr>
            <w:t xml:space="preserve">Theorem 17 in Subspaces and Rank</w:t>
          </w:r>
        </w:ins>
      </w:hyperlink>
      <w:ins w:id="2429" w:author="PR Preview" w:date="2026-01-01T00:00:00Z">
        <w:r>
          <w:t xml:space="preserve">).</w:t>
        </w:r>
      </w:ins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So every system with it is consistent (part 1, with</w:t>
        </w:r>
      </w:ins>
      <w:ins w:id="24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2433" w:author="PR Preview" w:date="2026-01-01T00:00:00Z">
        <w:r>
          <w:t xml:space="preserve">)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and has exactly one solution (part 2, with</w:t>
        </w:r>
      </w:ins>
      <w:ins w:id="24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2437" w:author="PR Preview" w:date="2026-01-01T00:00:00Z">
        <w:r>
          <w:t xml:space="preserve">),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namely</w:t>
        </w:r>
      </w:ins>
      <w:ins w:id="24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441" w:author="PR Preview" w:date="2026-01-01T00:00:00Z">
        <w:r>
          <w:t xml:space="preserve">, since</w:t>
        </w:r>
      </w:ins>
      <w:ins w:id="24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443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ins w:id="2444" w:author="PR Preview" w:date="2026-01-01T00:00:00Z">
        <w:r>
          <w:rPr>
            <w:b/>
            <w:bCs/>
          </w:rPr>
          <w:t xml:space="preserve">Theorem 15 (The projection onto a column space, with any generalized inverse)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Let</w:t>
        </w:r>
      </w:ins>
      <w:ins w:id="244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be an</w:t>
        </w:r>
      </w:ins>
      <w:ins w:id="24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matrix of any rank,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and let</w:t>
        </w:r>
      </w:ins>
      <w:ins w:id="2455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be any generalized inverse of</w:t>
        </w:r>
      </w:ins>
      <w:ins w:id="24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(</w:t>
        </w:r>
      </w:ins>
      <w:hyperlink w:anchor="def-generalized-inverse">
        <w:ins w:id="24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462" w:author="PR Preview" w:date="2026-01-01T00:00:00Z">
        <w:r>
          <w:t xml:space="preserve">).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Then for every</w:t>
        </w:r>
      </w:ins>
      <w:ins w:id="24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466" w:author="PR Preview" w:date="2026-01-01T00:00:00Z">
        <w:r>
          <w:t xml:space="preserve">,</w:t>
        </w:r>
      </w:ins>
      <w:ins w:id="246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is the orthogonal projection of</w:t>
        </w:r>
      </w:ins>
      <w:ins w:id="24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onto</w:t>
        </w:r>
      </w:ins>
      <w:ins w:id="24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(</w:t>
        </w:r>
      </w:ins>
      <w:hyperlink w:anchor="def-orthogonal-projection">
        <w:ins w:id="247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477" w:author="PR Preview" w:date="2026-01-01T00:00:00Z">
        <w:r>
          <w:t xml:space="preserve">).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So the matrix</w:t>
        </w:r>
      </w:ins>
      <w:ins w:id="248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is the same for every choice of</w:t>
        </w:r>
      </w:ins>
      <w:ins w:id="248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484" w:author="PR Preview" w:date="2026-01-01T00:00:00Z">
        <w:r>
          <w:t xml:space="preserve">,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and when</w:t>
        </w:r>
      </w:ins>
      <w:ins w:id="248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it is the hat matrix</w:t>
        </w:r>
      </w:ins>
      <w:ins w:id="2490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(</w:t>
        </w:r>
      </w:ins>
      <w:hyperlink w:anchor="def-hat-matrix">
        <w:ins w:id="249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494" w:author="PR Preview" w:date="2026-01-01T00:00:00Z">
        <w:r>
          <w:t xml:space="preserve">).</w:t>
        </w:r>
      </w:ins>
    </w:p>
    <w:bookmarkEnd w:id="107"/>
    <w:p>
      <w:pPr>
        <w:pStyle w:val="BodyText"/>
      </w:pPr>
      <w:ins w:id="2495" w:author="PR Preview" w:date="2026-01-01T00:00:00Z">
        <w:r>
          <w:rPr>
            <w:i/>
            <w:iCs/>
          </w:rPr>
          <w:t xml:space="preserve">Proof</w:t>
        </w:r>
      </w:ins>
      <w:ins w:id="2496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2497" w:author="PR Preview" w:date="2026-01-01T00:00:00Z">
        <w:r>
          <w:rPr>
            <w:b/>
            <w:bCs/>
          </w:rPr>
          <w:t xml:space="preserve"> </w:t>
        </w:r>
      </w:ins>
      <w:ins w:id="2498" w:author="PR Preview" w:date="2026-01-01T00:00:00Z">
        <w:r>
          <w:rPr>
            <w:b/>
            <w:bCs/>
          </w:rPr>
          <w:t xml:space="preserve">is in</w:t>
        </w:r>
      </w:ins>
      <w:ins w:id="249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2500" w:author="PR Preview" w:date="2026-01-01T00:00:00Z">
        <w:r>
          <w:rPr>
            <w:b/>
            <w:bCs/>
          </w:rPr>
          <w:t xml:space="preserve">.</w:t>
        </w:r>
      </w:ins>
      <w:ins w:id="25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502" w:author="PR Preview" w:date="2026-01-01T00:00:00Z">
        <w:r>
          <w:t xml:space="preserve">,</w:t>
        </w:r>
      </w:ins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since</w:t>
        </w:r>
      </w:ins>
      <w:ins w:id="25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(</w:t>
        </w:r>
      </w:ins>
      <w:hyperlink r:id="rId47">
        <w:ins w:id="250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509" w:author="PR Preview" w:date="2026-01-01T00:00:00Z">
        <w:r>
          <w:t xml:space="preserve">).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Both are subspaces of</w:t>
        </w:r>
      </w:ins>
      <w:ins w:id="251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(</w:t>
        </w:r>
      </w:ins>
      <w:hyperlink r:id="rId49">
        <w:ins w:id="2515" w:author="PR Preview" w:date="2026-01-01T00:00:00Z">
          <w:r>
            <w:rPr>
              <w:rStyle w:val="Hyperlink"/>
            </w:rPr>
            <w:t xml:space="preserve">Theorem 12 in Subspaces and Rank</w:t>
          </w:r>
        </w:ins>
      </w:hyperlink>
      <w:ins w:id="2516" w:author="PR Preview" w:date="2026-01-01T00:00:00Z">
        <w:r>
          <w:t xml:space="preserve">) with the same dimension:</w:t>
        </w:r>
      </w:ins>
      <w:ins w:id="251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(</w:t>
        </w:r>
      </w:ins>
      <w:hyperlink r:id="rId108">
        <w:ins w:id="2520" w:author="PR Preview" w:date="2026-01-01T00:00:00Z">
          <w:r>
            <w:rPr>
              <w:rStyle w:val="Hyperlink"/>
            </w:rPr>
            <w:t xml:space="preserve">Theorem 19 in Subspaces and Rank</w:t>
          </w:r>
        </w:ins>
      </w:hyperlink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hyperlink r:id="rId58">
        <w:ins w:id="2523" w:author="PR Preview" w:date="2026-01-01T00:00:00Z">
          <w:r>
            <w:rPr>
              <w:rStyle w:val="Hyperlink"/>
            </w:rPr>
            <w:t xml:space="preserve">Theorem 16 in Subspaces and Rank</w:t>
          </w:r>
        </w:ins>
      </w:hyperlink>
      <w:ins w:id="2524" w:author="PR Preview" w:date="2026-01-01T00:00:00Z">
        <w:r>
          <w:t xml:space="preserve">).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So</w:t>
        </w:r>
      </w:ins>
      <w:ins w:id="25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(</w:t>
        </w:r>
      </w:ins>
      <w:hyperlink r:id="rId102">
        <w:ins w:id="2530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531" w:author="PR Preview" w:date="2026-01-01T00:00:00Z">
        <w:r>
          <w:t xml:space="preserve">),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and since</w:t>
        </w:r>
      </w:ins>
      <w:ins w:id="25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(</w:t>
        </w:r>
      </w:ins>
      <w:hyperlink r:id="rId48">
        <w:ins w:id="253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538" w:author="PR Preview" w:date="2026-01-01T00:00:00Z">
        <w:r>
          <w:t xml:space="preserve">),</w:t>
        </w:r>
      </w:ins>
      <w:ins w:id="253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for some</w:t>
        </w:r>
      </w:ins>
      <w:ins w:id="25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543" w:author="PR Preview" w:date="2026-01-01T00:00:00Z">
        <w:r>
          <w:t xml:space="preserve">.</w:t>
        </w:r>
      </w:ins>
    </w:p>
    <w:p>
      <w:pPr>
        <w:pStyle w:val="BodyText"/>
      </w:pPr>
      <w:ins w:id="2544" w:author="PR Preview" w:date="2026-01-01T00:00:00Z">
        <w:r>
          <w:rPr>
            <w:b/>
            <w:bCs/>
          </w:rPr>
          <w:t xml:space="preserve">The split.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547" w:author="PR Preview" w:date="2026-01-01T00:00:00Z">
        <w:r>
          <w:t xml:space="preserve">(</w:t>
        </w:r>
      </w:ins>
      <w:hyperlink r:id="rId47">
        <w:ins w:id="254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549" w:author="PR Preview" w:date="2026-01-01T00:00:00Z">
        <w:r>
          <w:t xml:space="preserve">),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which is in</w:t>
        </w:r>
      </w:ins>
      <w:ins w:id="25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(</w:t>
        </w:r>
      </w:ins>
      <w:hyperlink r:id="rId48">
        <w:ins w:id="255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556" w:author="PR Preview" w:date="2026-01-01T00:00:00Z">
        <w:r>
          <w:t xml:space="preserve">).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For</w:t>
        </w:r>
      </w:ins>
      <w:ins w:id="25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ins w:id="25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561" w:author="PR Preview" w:date="2026-01-01T00:00:00Z">
        <w:r>
          <w:t xml:space="preserve">so</w:t>
        </w:r>
      </w:ins>
      <w:ins w:id="25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(</w:t>
        </w:r>
      </w:ins>
      <w:hyperlink r:id="rId50">
        <w:ins w:id="2565" w:author="PR Preview" w:date="2026-01-01T00:00:00Z">
          <w:r>
            <w:rPr>
              <w:rStyle w:val="Hyperlink"/>
            </w:rPr>
            <w:t xml:space="preserve">Theorem 30 in Subspaces and Rank</w:t>
          </w:r>
        </w:ins>
      </w:hyperlink>
      <w:ins w:id="2566" w:author="PR Preview" w:date="2026-01-01T00:00:00Z">
        <w:r>
          <w:t xml:space="preserve">).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By the uniqueness in</w:t>
        </w:r>
      </w:ins>
      <w:ins w:id="2569" w:author="PR Preview" w:date="2026-01-01T00:00:00Z">
        <w:r>
          <w:t xml:space="preserve"> </w:t>
        </w:r>
      </w:ins>
      <w:hyperlink r:id="rId28">
        <w:ins w:id="2570" w:author="PR Preview" w:date="2026-01-01T00:00:00Z">
          <w:r>
            <w:rPr>
              <w:rStyle w:val="Hyperlink"/>
            </w:rPr>
            <w:t xml:space="preserve">Theorem 31 in Subspaces and Rank</w:t>
          </w:r>
        </w:ins>
      </w:hyperlink>
      <w:ins w:id="2571" w:author="PR Preview" w:date="2026-01-01T00:00:00Z">
        <w:r>
          <w:t xml:space="preserve">,</w:t>
        </w:r>
      </w:ins>
      <w:ins w:id="25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is the orthogonal projection of</w:t>
        </w:r>
      </w:ins>
      <w:ins w:id="25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onto</w:t>
        </w:r>
      </w:ins>
      <w:ins w:id="25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2579" w:author="PR Preview" w:date="2026-01-01T00:00:00Z">
        <w:r>
          <w:t xml:space="preserve">.</w:t>
        </w:r>
      </w:ins>
    </w:p>
    <w:p>
      <w:pPr>
        <w:pStyle w:val="BodyText"/>
      </w:pPr>
      <w:ins w:id="2580" w:author="PR Preview" w:date="2026-01-01T00:00:00Z">
        <w:r>
          <w:rPr>
            <w:b/>
            <w:bCs/>
          </w:rPr>
          <w:t xml:space="preserve">Same matrix.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Every choice of</w:t>
        </w:r>
      </w:ins>
      <w:ins w:id="258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gives a matrix that projects every</w:t>
        </w:r>
      </w:ins>
      <w:ins w:id="25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onto</w:t>
        </w:r>
      </w:ins>
      <w:ins w:id="25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2590" w:author="PR Preview" w:date="2026-01-01T00:00:00Z">
        <w:r>
          <w:t xml:space="preserve">,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so all choices give the same matrix (</w:t>
        </w:r>
      </w:ins>
      <w:hyperlink w:anchor="thm-projection-matrix-projects">
        <w:ins w:id="259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594" w:author="PR Preview" w:date="2026-01-01T00:00:00Z">
        <w:r>
          <w:t xml:space="preserve">, part 2).</w:t>
        </w:r>
      </w:ins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When</w:t>
        </w:r>
      </w:ins>
      <w:ins w:id="259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2598" w:author="PR Preview" w:date="2026-01-01T00:00:00Z">
        <w:r>
          <w:t xml:space="preserve">,</w:t>
        </w:r>
      </w:ins>
      <w:ins w:id="25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is one choice (</w:t>
        </w:r>
      </w:ins>
      <w:hyperlink w:anchor="thm-gram-invertible">
        <w:ins w:id="260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603" w:author="PR Preview" w:date="2026-01-01T00:00:00Z">
        <w:r>
          <w:t xml:space="preserve">,</w:t>
        </w:r>
      </w:ins>
      <w:ins w:id="2604" w:author="PR Preview" w:date="2026-01-01T00:00:00Z">
        <w:r>
          <w:t xml:space="preserve"> </w:t>
        </w:r>
      </w:ins>
      <w:hyperlink w:anchor="thm-generalized-inverse-invertible">
        <w:ins w:id="260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06" w:author="PR Preview" w:date="2026-01-01T00:00:00Z">
        <w:r>
          <w:t xml:space="preserve">),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and it gives</w:t>
        </w:r>
      </w:ins>
      <w:ins w:id="260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2610" w:author="PR Preview" w:date="2026-01-01T00:00:00Z">
        <w:r>
          <w:t xml:space="preserve">.</w:t>
        </w:r>
      </w:ins>
    </w:p>
    <w:bookmarkStart w:id="109" w:name="exm-projector-generalized-inverse"/>
    <w:p>
      <w:pPr>
        <w:pStyle w:val="BodyText"/>
      </w:pPr>
      <w:ins w:id="2611" w:author="PR Preview" w:date="2026-01-01T00:00:00Z">
        <w:r>
          <w:rPr>
            <w:b/>
            <w:bCs/>
          </w:rPr>
          <w:t xml:space="preserve">Example 22 (A design matrix with a repeated column)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Let</w:t>
        </w:r>
      </w:ins>
      <w:ins w:id="26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15" w:author="PR Preview" w:date="2026-01-01T00:00:00Z">
        <w:r>
          <w:t xml:space="preserve">,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an intercept column entered twice, so</w:t>
        </w:r>
      </w:ins>
      <w:ins w:id="261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and</w:t>
        </w:r>
      </w:ins>
      <w:ins w:id="262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is not invertible: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its rank is</w:t>
        </w:r>
      </w:ins>
      <w:ins w:id="262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(</w:t>
        </w:r>
      </w:ins>
      <w:hyperlink r:id="rId108">
        <w:ins w:id="2629" w:author="PR Preview" w:date="2026-01-01T00:00:00Z">
          <w:r>
            <w:rPr>
              <w:rStyle w:val="Hyperlink"/>
            </w:rPr>
            <w:t xml:space="preserve">Theorem 19 in Subspaces and Rank</w:t>
          </w:r>
        </w:ins>
      </w:hyperlink>
      <w:ins w:id="2630" w:author="PR Preview" w:date="2026-01-01T00:00:00Z">
        <w:r>
          <w:t xml:space="preserve">),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while an invertible</w:t>
        </w:r>
      </w:ins>
      <w:ins w:id="263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matrix has rank</w:t>
        </w:r>
      </w:ins>
      <w:ins w:id="2636" w:author="PR Preview" w:date="2026-01-01T00:00:00Z">
        <w:r>
          <w:t xml:space="preserve"> </w:t>
        </w:r>
      </w:ins>
      <m:oMath>
        <m:r>
          <m:t>2</m:t>
        </m:r>
      </m:oMath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(</w:t>
        </w:r>
      </w:ins>
      <w:hyperlink w:anchor="exm-solution-unique">
        <w:ins w:id="2639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640" w:author="PR Preview" w:date="2026-01-01T00:00:00Z">
        <w:r>
          <w:t xml:space="preserve">).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The matrix</w:t>
        </w:r>
      </w:ins>
      <w:ins w:id="264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is a generalized inverse of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4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47" w:author="PR Preview" w:date="2026-01-01T00:00:00Z">
        <w:r>
          <w:t xml:space="preserve">the hat matrix of the intercept-only model (</w:t>
        </w:r>
      </w:ins>
      <w:hyperlink w:anchor="exm-hat-matrix">
        <w:ins w:id="264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649" w:author="PR Preview" w:date="2026-01-01T00:00:00Z">
        <w:r>
          <w:t xml:space="preserve">).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Another generalized inverse,</w:t>
        </w:r>
      </w:ins>
      <w:ins w:id="265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2653" w:author="PR Preview" w:date="2026-01-01T00:00:00Z">
        <w:r>
          <w:t xml:space="preserve">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which is one because</w:t>
        </w:r>
      </w:ins>
      <w:ins w:id="26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and that times</w:t>
        </w:r>
      </w:ins>
      <w:ins w:id="265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is again</w:t>
        </w:r>
      </w:ins>
      <w:ins w:id="266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663" w:author="PR Preview" w:date="2026-01-01T00:00:00Z">
        <w:r>
          <w:t xml:space="preserve">,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gives</w:t>
        </w:r>
      </w:ins>
      <w:ins w:id="266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and the same</w:t>
        </w:r>
      </w:ins>
      <w:ins w:id="266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ins w:id="2670" w:author="PR Preview" w:date="2026-01-01T00:00:00Z">
        <w:r>
          <w:t xml:space="preserve">,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as</w:t>
        </w:r>
      </w:ins>
      <w:ins w:id="2673" w:author="PR Preview" w:date="2026-01-01T00:00:00Z">
        <w:r>
          <w:t xml:space="preserve"> </w:t>
        </w:r>
      </w:ins>
      <w:hyperlink w:anchor="thm-projector-generalized-inverse">
        <w:ins w:id="267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says it must.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Both project onto</w:t>
        </w:r>
      </w:ins>
      <w:ins w:id="26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80" w:author="PR Preview" w:date="2026-01-01T00:00:00Z">
        <w:r>
          <w:t xml:space="preserve">, the column space of the intercept-only design.</w:t>
        </w:r>
      </w:ins>
    </w:p>
    <w:bookmarkEnd w:id="109"/>
    <w:bookmarkEnd w:id="110"/>
    <w:bookmarkStart w:id="147" w:name="sec-solving-linear-systems"/>
    <w:p>
      <w:pPr>
        <w:pStyle w:val="Heading3"/>
      </w:pPr>
      <w:ins w:id="2681" w:author="PR Preview" w:date="2026-01-01T00:00:00Z">
        <w:r>
          <w:t xml:space="preserve">1.3 Solving linear systems and least squares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ins w:id="2682" w:author="PR Preview" w:date="2026-01-01T00:00:00Z">
        <w:r>
          <w:rPr>
            <w:b/>
            <w:bCs/>
          </w:rPr>
          <w:t xml:space="preserve">Definition 7 (Triangular matrix)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A square matrix</w:t>
        </w:r>
      </w:ins>
      <w:ins w:id="268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is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rPr>
            <w:b/>
            <w:bCs/>
          </w:rPr>
          <w:t xml:space="preserve">upper triangular</w:t>
        </w:r>
      </w:ins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if every entry below the diagonal is</w:t>
        </w:r>
      </w:ins>
      <w:ins w:id="2692" w:author="PR Preview" w:date="2026-01-01T00:00:00Z">
        <w:r>
          <w:t xml:space="preserve"> </w:t>
        </w:r>
      </w:ins>
      <m:oMath>
        <m:r>
          <m:t>0</m:t>
        </m:r>
      </m:oMath>
      <w:ins w:id="2693" w:author="PR Preview" w:date="2026-01-01T00:00:00Z">
        <w:r>
          <w:t xml:space="preserve">:</w:t>
        </w:r>
      </w:ins>
      <w:ins w:id="269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whenever</w:t>
        </w:r>
      </w:ins>
      <w:ins w:id="26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j</m:t>
        </m:r>
      </m:oMath>
      <w:ins w:id="2698" w:author="PR Preview" w:date="2026-01-01T00:00:00Z">
        <w:r>
          <w:t xml:space="preserve">.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A square matrix</w:t>
        </w:r>
      </w:ins>
      <w:ins w:id="270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is</w:t>
        </w:r>
      </w:ins>
      <w:ins w:id="2704" w:author="PR Preview" w:date="2026-01-01T00:00:00Z">
        <w:r>
          <w:t xml:space="preserve"> </w:t>
        </w:r>
      </w:ins>
      <w:ins w:id="2705" w:author="PR Preview" w:date="2026-01-01T00:00:00Z">
        <w:r>
          <w:rPr>
            <w:b/>
            <w:bCs/>
          </w:rPr>
          <w:t xml:space="preserve">lower triangular</w:t>
        </w:r>
      </w:ins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if every entry above the diagonal is</w:t>
        </w:r>
      </w:ins>
      <w:ins w:id="2708" w:author="PR Preview" w:date="2026-01-01T00:00:00Z">
        <w:r>
          <w:t xml:space="preserve"> </w:t>
        </w:r>
      </w:ins>
      <m:oMath>
        <m:r>
          <m:t>0</m:t>
        </m:r>
      </m:oMath>
      <w:ins w:id="2709" w:author="PR Preview" w:date="2026-01-01T00:00:00Z">
        <w:r>
          <w:t xml:space="preserve">:</w:t>
        </w:r>
      </w:ins>
      <w:ins w:id="271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whenever</w:t>
        </w:r>
      </w:ins>
      <w:ins w:id="27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2714" w:author="PR Preview" w:date="2026-01-01T00:00:00Z">
        <w:r>
          <w:t xml:space="preserve">.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A lower triangular matrix whose diagonal entries are all</w:t>
        </w:r>
      </w:ins>
      <w:ins w:id="2717" w:author="PR Preview" w:date="2026-01-01T00:00:00Z">
        <w:r>
          <w:t xml:space="preserve"> </w:t>
        </w:r>
      </w:ins>
      <m:oMath>
        <m:r>
          <m:t>1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is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rPr>
            <w:b/>
            <w:bCs/>
          </w:rPr>
          <w:t xml:space="preserve">unit lower triangular</w:t>
        </w:r>
      </w:ins>
      <w:ins w:id="2722" w:author="PR Preview" w:date="2026-01-01T00:00:00Z">
        <w:r>
          <w:t xml:space="preserve">.</w:t>
        </w:r>
      </w:ins>
    </w:p>
    <w:bookmarkEnd w:id="114"/>
    <w:bookmarkStart w:id="116" w:name="exm-triangular-matrix"/>
    <w:p>
      <w:pPr>
        <w:pStyle w:val="BodyText"/>
      </w:pPr>
      <w:ins w:id="2723" w:author="PR Preview" w:date="2026-01-01T00:00:00Z">
        <w:r>
          <w:rPr>
            <w:b/>
            <w:bCs/>
          </w:rPr>
          <w:t xml:space="preserve">Example 23 (Triangular and not)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is upper triangular: its entries below the diagonal, in positions</w:t>
        </w:r>
      </w:ins>
      <w:ins w:id="27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29" w:author="PR Preview" w:date="2026-01-01T00:00:00Z">
        <w:r>
          <w:t xml:space="preserve">,</w:t>
        </w:r>
      </w:ins>
      <w:ins w:id="27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and</w:t>
        </w:r>
      </w:ins>
      <w:ins w:id="27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734" w:author="PR Preview" w:date="2026-01-01T00:00:00Z">
        <w:r>
          <w:t xml:space="preserve">, are</w:t>
        </w:r>
      </w:ins>
      <w:ins w:id="2735" w:author="PR Preview" w:date="2026-01-01T00:00:00Z">
        <w:r>
          <w:t xml:space="preserve"> </w:t>
        </w:r>
      </w:ins>
      <m:oMath>
        <m:r>
          <m:t>0</m:t>
        </m:r>
      </m:oMath>
      <w:ins w:id="27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is unit lower triangular.</w:t>
        </w:r>
      </w:ins>
    </w:p>
    <w:p>
      <w:pPr>
        <w:pStyle w:val="Compact"/>
        <w:numPr>
          <w:ilvl w:val="0"/>
          <w:numId w:val="1010"/>
        </w:numPr>
      </w:pPr>
      <w:ins w:id="2739" w:author="PR Preview" w:date="2026-01-01T00:00:00Z">
        <w:r>
          <w:t xml:space="preserve">A diagonal matrix (</w:t>
        </w:r>
      </w:ins>
      <w:hyperlink r:id="rId115">
        <w:ins w:id="2740" w:author="PR Preview" w:date="2026-01-01T00:00:00Z">
          <w:r>
            <w:rPr>
              <w:rStyle w:val="Hyperlink"/>
            </w:rPr>
            <w:t xml:space="preserve">Definition 4 in Special Matrices and Decompositions</w:t>
          </w:r>
        </w:ins>
      </w:hyperlink>
      <w:ins w:id="2741" w:author="PR Preview" w:date="2026-01-01T00:00:00Z">
        <w:r>
          <w:t xml:space="preserve">) is both upper and lower triangular.</w:t>
        </w:r>
      </w:ins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is neither: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its</w:t>
        </w:r>
      </w:ins>
      <w:ins w:id="2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entry is not</w:t>
        </w:r>
      </w:ins>
      <w:ins w:id="2749" w:author="PR Preview" w:date="2026-01-01T00:00:00Z">
        <w:r>
          <w:t xml:space="preserve"> </w:t>
        </w:r>
      </w:ins>
      <m:oMath>
        <m:r>
          <m:t>0</m:t>
        </m:r>
      </m:oMath>
      <w:ins w:id="2750" w:author="PR Preview" w:date="2026-01-01T00:00:00Z">
        <w:r>
          <w:t xml:space="preserve">, and neither is its</w:t>
        </w:r>
      </w:ins>
      <w:ins w:id="27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entry.</w:t>
        </w:r>
      </w:ins>
    </w:p>
    <w:bookmarkEnd w:id="116"/>
    <w:bookmarkStart w:id="117" w:name="thm-back-substitution"/>
    <w:p>
      <w:pPr>
        <w:pStyle w:val="FirstParagraph"/>
      </w:pPr>
      <w:ins w:id="2754" w:author="PR Preview" w:date="2026-01-01T00:00:00Z">
        <w:r>
          <w:rPr>
            <w:b/>
            <w:bCs/>
          </w:rPr>
          <w:t xml:space="preserve">Theorem 16 (Solving a triangular system by substitution)</w:t>
        </w:r>
      </w:ins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Let</w:t>
        </w:r>
      </w:ins>
      <w:ins w:id="2757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be an</w:t>
        </w:r>
      </w:ins>
      <w:ins w:id="27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upper triangular matrix (</w:t>
        </w:r>
      </w:ins>
      <w:hyperlink w:anchor="def-triangular-matrix">
        <w:ins w:id="276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764" w:author="PR Preview" w:date="2026-01-01T00:00:00Z">
        <w:r>
          <w:t xml:space="preserve">)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whose diagonal entries</w:t>
        </w:r>
      </w:ins>
      <w:ins w:id="276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are all nonzero.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For every</w:t>
        </w:r>
      </w:ins>
      <w:ins w:id="27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773" w:author="PR Preview" w:date="2026-01-01T00:00:00Z">
        <w:r>
          <w:t xml:space="preserve">, the system</w:t>
        </w:r>
      </w:ins>
      <w:ins w:id="277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has exactly one solution, given for</w:t>
        </w:r>
      </w:ins>
      <w:ins w:id="277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in turn 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ins w:id="2780" w:author="PR Preview" w:date="2026-01-01T00:00:00Z">
        <w:r>
          <w:t xml:space="preserve">(</w:t>
        </w:r>
      </w:ins>
      <w:ins w:id="2781" w:author="PR Preview" w:date="2026-01-01T00:00:00Z">
        <w:r>
          <w:rPr>
            <w:b/>
            <w:bCs/>
          </w:rPr>
          <w:t xml:space="preserve">back substitution</w:t>
        </w:r>
      </w:ins>
      <w:ins w:id="2782" w:author="PR Preview" w:date="2026-01-01T00:00:00Z">
        <w:r>
          <w:t xml:space="preserve">).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Likewise, if</w:t>
        </w:r>
      </w:ins>
      <w:ins w:id="278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is lower triangular with nonzero diagonal,</w:t>
        </w:r>
      </w:ins>
      <w:ins w:id="2788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has exactly one solution, given for</w:t>
        </w:r>
      </w:ins>
      <w:ins w:id="27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by</w:t>
        </w:r>
      </w:ins>
      <w:ins w:id="279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2795" w:author="PR Preview" w:date="2026-01-01T00:00:00Z">
        <w:r>
          <w:t xml:space="preserve"> </w:t>
        </w:r>
      </w:ins>
      <w:ins w:id="2796" w:author="PR Preview" w:date="2026-01-01T00:00:00Z">
        <w:r>
          <w:t xml:space="preserve">(</w:t>
        </w:r>
      </w:ins>
      <w:ins w:id="2797" w:author="PR Preview" w:date="2026-01-01T00:00:00Z">
        <w:r>
          <w:rPr>
            <w:b/>
            <w:bCs/>
          </w:rPr>
          <w:t xml:space="preserve">forward substitution</w:t>
        </w:r>
      </w:ins>
      <w:ins w:id="2798" w:author="PR Preview" w:date="2026-01-01T00:00:00Z">
        <w:r>
          <w:t xml:space="preserve">).</w:t>
        </w:r>
      </w:ins>
    </w:p>
    <w:bookmarkEnd w:id="117"/>
    <w:p>
      <w:pPr>
        <w:pStyle w:val="BodyText"/>
      </w:pPr>
      <w:ins w:id="2799" w:author="PR Preview" w:date="2026-01-01T00:00:00Z">
        <w:r>
          <w:rPr>
            <w:i/>
            <w:iCs/>
          </w:rPr>
          <w:t xml:space="preserve">Proof</w:t>
        </w:r>
      </w:ins>
      <w:ins w:id="2800" w:author="PR Preview" w:date="2026-01-01T00:00:00Z">
        <w:r>
          <w:t xml:space="preserve">. </w:t>
        </w:r>
      </w:ins>
      <w:ins w:id="2801" w:author="PR Preview" w:date="2026-01-01T00:00:00Z">
        <w:r>
          <w:t xml:space="preserve">Row</w:t>
        </w:r>
      </w:ins>
      <w:ins w:id="2802" w:author="PR Preview" w:date="2026-01-01T00:00:00Z">
        <w:r>
          <w:t xml:space="preserve"> </w:t>
        </w:r>
      </w:ins>
      <m:oMath>
        <m:r>
          <m:t>i</m:t>
        </m:r>
      </m:oMath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of</w:t>
        </w:r>
      </w:ins>
      <w:ins w:id="280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reads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ins w:id="2808" w:author="PR Preview" w:date="2026-01-01T00:00:00Z">
        <w:r>
          <w:t xml:space="preserve">This equation is equivalent to each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09" w:author="PR Preview" w:date="2026-01-01T00:00:00Z">
        <w:r>
          <w:t xml:space="preserve">Row</w:t>
        </w:r>
      </w:ins>
      <w:ins w:id="2810" w:author="PR Preview" w:date="2026-01-01T00:00:00Z">
        <w:r>
          <w:t xml:space="preserve"> </w:t>
        </w:r>
      </w:ins>
      <m:oMath>
        <m:r>
          <m:t>n</m:t>
        </m:r>
      </m:oMath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involves only</w:t>
        </w:r>
      </w:ins>
      <w:ins w:id="28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n</m:t>
            </m:r>
          </m:sub>
        </m:sSub>
      </m:oMath>
      <w:ins w:id="2814" w:author="PR Preview" w:date="2026-01-01T00:00:00Z">
        <w:r>
          <w:t xml:space="preserve">, so it fixes</w:t>
        </w:r>
      </w:ins>
      <w:ins w:id="28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n</m:t>
            </m:r>
          </m:sub>
        </m:sSub>
      </m:oMath>
      <w:ins w:id="2816" w:author="PR Preview" w:date="2026-01-01T00:00:00Z">
        <w:r>
          <w:t xml:space="preserve">;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once</w:t>
        </w:r>
      </w:ins>
      <w:ins w:id="281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are fixed, row</w:t>
        </w:r>
      </w:ins>
      <w:ins w:id="2822" w:author="PR Preview" w:date="2026-01-01T00:00:00Z">
        <w:r>
          <w:t xml:space="preserve"> </w:t>
        </w:r>
      </w:ins>
      <m:oMath>
        <m:r>
          <m:t>i</m:t>
        </m:r>
      </m:oMath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fixes</w:t>
        </w:r>
      </w:ins>
      <w:ins w:id="28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826" w:author="PR Preview" w:date="2026-01-01T00:00:00Z">
        <w:r>
          <w:t xml:space="preserve">.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So the rows, taken from the last to the first, hold exactly when</w:t>
        </w:r>
      </w:ins>
      <w:ins w:id="28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is the vector the formula builds: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there is one solution, and only one.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For</w:t>
        </w:r>
      </w:ins>
      <w:ins w:id="283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2837" w:author="PR Preview" w:date="2026-01-01T00:00:00Z">
        <w:r>
          <w:t xml:space="preserve">, row</w:t>
        </w:r>
      </w:ins>
      <w:ins w:id="2838" w:author="PR Preview" w:date="2026-01-01T00:00:00Z">
        <w:r>
          <w:t xml:space="preserve"> </w:t>
        </w:r>
      </w:ins>
      <m:oMath>
        <m:r>
          <m:t>i</m:t>
        </m:r>
      </m:oMath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reads</w:t>
        </w:r>
      </w:ins>
      <w:ins w:id="284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2842" w:author="PR Preview" w:date="2026-01-01T00:00:00Z">
        <w:r>
          <w:t xml:space="preserve">,</w:t>
        </w:r>
      </w:ins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and the same argument runs from the first row to the last.</w:t>
        </w:r>
      </w:ins>
    </w:p>
    <w:bookmarkStart w:id="118" w:name="exm-back-substitution"/>
    <w:p>
      <w:pPr>
        <w:pStyle w:val="BodyText"/>
      </w:pPr>
      <w:ins w:id="2845" w:author="PR Preview" w:date="2026-01-01T00:00:00Z">
        <w:r>
          <w:rPr>
            <w:b/>
            <w:bCs/>
          </w:rPr>
          <w:t xml:space="preserve">Example 24 (Back substitution on a</w:t>
        </w:r>
      </w:ins>
      <w:ins w:id="284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2847" w:author="PR Preview" w:date="2026-01-01T00:00:00Z">
        <w:r>
          <w:rPr>
            <w:b/>
            <w:bCs/>
          </w:rPr>
          <w:t xml:space="preserve"> </w:t>
        </w:r>
      </w:ins>
      <w:ins w:id="2848" w:author="PR Preview" w:date="2026-01-01T00:00:00Z">
        <w:r>
          <w:rPr>
            <w:b/>
            <w:bCs/>
          </w:rPr>
          <w:t xml:space="preserve">system)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Solve</w:t>
        </w:r>
      </w:ins>
      <w:ins w:id="285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28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853" w:author="PR Preview" w:date="2026-01-01T00:00:00Z">
        <w:r>
          <w:t xml:space="preserve">So</w:t>
        </w:r>
      </w:ins>
      <w:ins w:id="2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855" w:author="PR Preview" w:date="2026-01-01T00:00:00Z">
        <w:r>
          <w:t xml:space="preserve">.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Without a nonzero diagonal the method fails:</w:t>
        </w:r>
      </w:ins>
      <w:ins w:id="2858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has no solution,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since its second row reads</w:t>
        </w:r>
      </w:ins>
      <w:ins w:id="286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1</m:t>
        </m:r>
      </m:oMath>
      <w:ins w:id="2864" w:author="PR Preview" w:date="2026-01-01T00:00:00Z">
        <w:r>
          <w:t xml:space="preserve">.</w:t>
        </w:r>
      </w:ins>
    </w:p>
    <w:bookmarkEnd w:id="118"/>
    <w:bookmarkStart w:id="119" w:name="thm-qr"/>
    <w:p>
      <w:pPr>
        <w:pStyle w:val="BodyText"/>
      </w:pPr>
      <w:ins w:id="2865" w:author="PR Preview" w:date="2026-01-01T00:00:00Z">
        <w:r>
          <w:rPr>
            <w:b/>
            <w:bCs/>
          </w:rPr>
          <w:t xml:space="preserve">Theorem 17 (QR factorization)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Let</w:t>
        </w:r>
      </w:ins>
      <w:ins w:id="28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be an</w:t>
        </w:r>
      </w:ins>
      <w:ins w:id="28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matrix with</w:t>
        </w:r>
      </w:ins>
      <w:ins w:id="287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875" w:author="PR Preview" w:date="2026-01-01T00:00:00Z">
        <w:r>
          <w:t xml:space="preserve">.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878" w:author="PR Preview" w:date="2026-01-01T00:00:00Z">
        <w:r>
          <w:t xml:space="preserve">where the columns of</w:t>
        </w:r>
      </w:ins>
      <w:ins w:id="287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are orthonormal (</w:t>
        </w:r>
      </w:ins>
      <w:hyperlink r:id="rId45">
        <w:ins w:id="2882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2883" w:author="PR Preview" w:date="2026-01-01T00:00:00Z">
        <w:r>
          <w:t xml:space="preserve">)</w:t>
        </w:r>
      </w:ins>
      <w:ins w:id="2884" w:author="PR Preview" w:date="2026-01-01T00:00:00Z">
        <w:r>
          <w:t xml:space="preserve"> </w:t>
        </w:r>
      </w:ins>
      <w:ins w:id="2885" w:author="PR Preview" w:date="2026-01-01T00:00:00Z">
        <w:r>
          <w:t xml:space="preserve">and</w:t>
        </w:r>
      </w:ins>
      <w:ins w:id="288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is upper triangular (</w:t>
        </w:r>
      </w:ins>
      <w:hyperlink w:anchor="def-triangular-matrix">
        <w:ins w:id="28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890" w:author="PR Preview" w:date="2026-01-01T00:00:00Z">
        <w:r>
          <w:t xml:space="preserve">) with positive diagonal entries.</w:t>
        </w:r>
      </w:ins>
    </w:p>
    <w:bookmarkEnd w:id="119"/>
    <w:p>
      <w:pPr>
        <w:pStyle w:val="BodyText"/>
      </w:pPr>
      <w:ins w:id="2891" w:author="PR Preview" w:date="2026-01-01T00:00:00Z">
        <w:r>
          <w:rPr>
            <w:i/>
            <w:iCs/>
          </w:rPr>
          <w:t xml:space="preserve">Proof</w:t>
        </w:r>
      </w:ins>
      <w:ins w:id="2892" w:author="PR Preview" w:date="2026-01-01T00:00:00Z">
        <w:r>
          <w:t xml:space="preserve">. </w:t>
        </w:r>
      </w:ins>
      <w:ins w:id="2893" w:author="PR Preview" w:date="2026-01-01T00:00:00Z">
        <w:r>
          <w:t xml:space="preserve">The</w:t>
        </w:r>
      </w:ins>
      <w:ins w:id="2894" w:author="PR Preview" w:date="2026-01-01T00:00:00Z">
        <w:r>
          <w:t xml:space="preserve"> </w:t>
        </w:r>
      </w:ins>
      <m:oMath>
        <m:r>
          <m:t>n</m:t>
        </m:r>
      </m:oMath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columns</w:t>
        </w:r>
      </w:ins>
      <w:ins w:id="28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of</w:t>
        </w:r>
      </w:ins>
      <w:ins w:id="29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are linearly independent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(</w:t>
        </w:r>
      </w:ins>
      <w:hyperlink r:id="rId120">
        <w:ins w:id="2905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2906" w:author="PR Preview" w:date="2026-01-01T00:00:00Z">
        <w:r>
          <w:t xml:space="preserve">),</w:t>
        </w:r>
      </w:ins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so the Gram-Schmidt process (</w:t>
        </w:r>
      </w:ins>
      <w:hyperlink r:id="rId121">
        <w:ins w:id="2909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2910" w:author="PR Preview" w:date="2026-01-01T00:00:00Z">
        <w:r>
          <w:t xml:space="preserve">) runs all</w:t>
        </w:r>
      </w:ins>
      <w:ins w:id="2911" w:author="PR Preview" w:date="2026-01-01T00:00:00Z">
        <w:r>
          <w:t xml:space="preserve"> </w:t>
        </w:r>
      </w:ins>
      <m:oMath>
        <m:r>
          <m:t>n</m:t>
        </m:r>
      </m:oMath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steps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and gives orthonormal</w:t>
        </w:r>
      </w:ins>
      <w:ins w:id="291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(</w:t>
        </w:r>
      </w:ins>
      <w:hyperlink r:id="rId113">
        <w:ins w:id="2919" w:author="PR Preview" w:date="2026-01-01T00:00:00Z">
          <w:r>
            <w:rPr>
              <w:rStyle w:val="Hyperlink"/>
            </w:rPr>
            <w:t xml:space="preserve">Theorem 9 in Inner Products and Orthogonality</w:t>
          </w:r>
        </w:ins>
      </w:hyperlink>
      <w:ins w:id="2920" w:author="PR Preview" w:date="2026-01-01T00:00:00Z">
        <w:r>
          <w:t xml:space="preserve">, parts 1 and 3);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let</w:t>
        </w:r>
      </w:ins>
      <w:ins w:id="292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have these columns.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At step</w:t>
        </w:r>
      </w:ins>
      <w:ins w:id="2928" w:author="PR Preview" w:date="2026-01-01T00:00:00Z">
        <w:r>
          <w:t xml:space="preserve"> </w:t>
        </w:r>
      </w:ins>
      <m:oMath>
        <m:r>
          <m:t>i</m:t>
        </m:r>
      </m:oMath>
      <w:ins w:id="2929" w:author="PR Preview" w:date="2026-01-01T00:00:00Z">
        <w:r>
          <w:t xml:space="preserve">,</w:t>
        </w:r>
      </w:ins>
      <w:ins w:id="293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931" w:author="PR Preview" w:date="2026-01-01T00:00:00Z">
        <w:r>
          <w:t xml:space="preserve">, and rearranging the orthogonalize step,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932" w:author="PR Preview" w:date="2026-01-01T00:00:00Z">
        <w:r>
          <w:t xml:space="preserve">Let</w:t>
        </w:r>
      </w:ins>
      <w:ins w:id="2933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be the</w:t>
        </w:r>
      </w:ins>
      <w:ins w:id="29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matrix with</w:t>
        </w:r>
      </w:ins>
      <w:ins w:id="293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for</w:t>
        </w:r>
      </w:ins>
      <w:ins w:id="294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i</m:t>
        </m:r>
      </m:oMath>
      <w:ins w:id="2943" w:author="PR Preview" w:date="2026-01-01T00:00:00Z">
        <w:r>
          <w:t xml:space="preserve">,</w:t>
        </w:r>
      </w:ins>
      <w:ins w:id="294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945" w:author="PR Preview" w:date="2026-01-01T00:00:00Z">
        <w:r>
          <w:t xml:space="preserve">,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and</w:t>
        </w:r>
      </w:ins>
      <w:ins w:id="2948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for</w:t>
        </w:r>
      </w:ins>
      <w:ins w:id="2951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i</m:t>
        </m:r>
      </m:oMath>
      <w:ins w:id="2952" w:author="PR Preview" w:date="2026-01-01T00:00:00Z">
        <w:r>
          <w:t xml:space="preserve">;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it is upper triangular with positive diagonal.</w:t>
        </w:r>
      </w:ins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Column</w:t>
        </w:r>
      </w:ins>
      <w:ins w:id="2957" w:author="PR Preview" w:date="2026-01-01T00:00:00Z">
        <w:r>
          <w:t xml:space="preserve"> </w:t>
        </w:r>
      </w:ins>
      <m:oMath>
        <m:r>
          <m:t>i</m:t>
        </m:r>
      </m:oMath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of</w:t>
        </w:r>
      </w:ins>
      <w:ins w:id="296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is</w:t>
        </w:r>
      </w:ins>
      <w:ins w:id="296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times column</w:t>
        </w:r>
      </w:ins>
      <w:ins w:id="2966" w:author="PR Preview" w:date="2026-01-01T00:00:00Z">
        <w:r>
          <w:t xml:space="preserve"> </w:t>
        </w:r>
      </w:ins>
      <m:oMath>
        <m:r>
          <m:t>i</m:t>
        </m:r>
      </m:oMath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of</w:t>
        </w:r>
      </w:ins>
      <w:ins w:id="2969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(</w:t>
        </w:r>
      </w:ins>
      <w:hyperlink r:id="rId122">
        <w:ins w:id="2972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2973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ins w:id="2974" w:author="PR Preview" w:date="2026-01-01T00:00:00Z">
        <w:r>
          <w:t xml:space="preserve">So</w:t>
        </w:r>
      </w:ins>
      <w:ins w:id="297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976" w:author="PR Preview" w:date="2026-01-01T00:00:00Z">
        <w:r>
          <w:t xml:space="preserve">.</w:t>
        </w:r>
      </w:ins>
    </w:p>
    <w:bookmarkStart w:id="125" w:name="exm-qr"/>
    <w:p>
      <w:pPr>
        <w:pStyle w:val="BodyText"/>
      </w:pPr>
      <w:ins w:id="2977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For</w:t>
        </w:r>
      </w:ins>
      <w:ins w:id="29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with columns</w:t>
        </w:r>
      </w:ins>
      <w:ins w:id="298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984" w:author="PR Preview" w:date="2026-01-01T00:00:00Z">
        <w:r>
          <w:t xml:space="preserve">,</w:t>
        </w:r>
      </w:ins>
      <w:ins w:id="29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86" w:author="PR Preview" w:date="2026-01-01T00:00:00Z">
        <w:r>
          <w:t xml:space="preserve">,</w:t>
        </w:r>
      </w:ins>
      <w:ins w:id="29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88" w:author="PR Preview" w:date="2026-01-01T00:00:00Z">
        <w:r>
          <w:t xml:space="preserve">,</w:t>
        </w:r>
      </w:ins>
      <w:ins w:id="2989" w:author="PR Preview" w:date="2026-01-01T00:00:00Z">
        <w:r>
          <w:t xml:space="preserve"> </w:t>
        </w:r>
      </w:ins>
      <w:hyperlink r:id="rId123">
        <w:ins w:id="2990" w:author="PR Preview" w:date="2026-01-01T00:00:00Z">
          <w:r>
            <w:rPr>
              <w:rStyle w:val="Hyperlink"/>
            </w:rPr>
            <w:t xml:space="preserve">Example 21 in Inner Products and Orthogonality</w:t>
          </w:r>
        </w:ins>
      </w:hyperlink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and</w:t>
        </w:r>
      </w:ins>
      <w:ins w:id="2993" w:author="PR Preview" w:date="2026-01-01T00:00:00Z">
        <w:r>
          <w:t xml:space="preserve"> </w:t>
        </w:r>
      </w:ins>
      <w:hyperlink r:id="rId124">
        <w:ins w:id="2994" w:author="PR Preview" w:date="2026-01-01T00:00:00Z">
          <w:r>
            <w:rPr>
              <w:rStyle w:val="Hyperlink"/>
            </w:rPr>
            <w:t xml:space="preserve">Example 23 in Inner Products and Orthogonality</w:t>
          </w:r>
        </w:ins>
      </w:hyperlink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found</w:t>
        </w:r>
      </w:ins>
      <w:ins w:id="29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998" w:author="PR Preview" w:date="2026-01-01T00:00:00Z">
        <w:r>
          <w:t xml:space="preserve">,</w:t>
        </w:r>
      </w:ins>
      <w:ins w:id="299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00" w:author="PR Preview" w:date="2026-01-01T00:00:00Z">
        <w:r>
          <w:t xml:space="preserve">,</w:t>
        </w:r>
      </w:ins>
      <w:ins w:id="300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002" w:author="PR Preview" w:date="2026-01-01T00:00:00Z">
        <w:r>
          <w:t xml:space="preserve">,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with</w:t>
        </w:r>
      </w:ins>
      <w:ins w:id="300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3006" w:author="PR Preview" w:date="2026-01-01T00:00:00Z">
        <w:r>
          <w:t xml:space="preserve">,</w:t>
        </w:r>
      </w:ins>
      <w:ins w:id="300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ins w:id="3008" w:author="PR Preview" w:date="2026-01-01T00:00:00Z">
        <w:r>
          <w:t xml:space="preserve">,</w:t>
        </w:r>
      </w:ins>
      <w:ins w:id="300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ins w:id="30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ins w:id="3011" w:author="PR Preview" w:date="2026-01-01T00:00:00Z">
        <w:r>
          <w:t xml:space="preserve">and</w:t>
        </w:r>
      </w:ins>
      <w:ins w:id="30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ins w:id="3013" w:author="PR Preview" w:date="2026-01-01T00:00:00Z">
        <w:r>
          <w:t xml:space="preserve">.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014" w:author="PR Preview" w:date="2026-01-01T00:00:00Z">
        <w:r>
          <w:t xml:space="preserve">As a check on the second column,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ins w:id="3015" w:author="PR Preview" w:date="2026-01-01T00:00:00Z">
        <w:r>
          <w:rPr>
            <w:b/>
            <w:bCs/>
          </w:rPr>
          <w:t xml:space="preserve">Definition 8 (Least squares solution)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Let</w:t>
        </w:r>
      </w:ins>
      <w:ins w:id="30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be</w:t>
        </w:r>
      </w:ins>
      <w:ins w:id="30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and</w:t>
        </w:r>
      </w:ins>
      <w:ins w:id="30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025" w:author="PR Preview" w:date="2026-01-01T00:00:00Z">
        <w:r>
          <w:t xml:space="preserve">.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A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rPr>
            <w:b/>
            <w:bCs/>
          </w:rPr>
          <w:t xml:space="preserve">least squares solution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of</w:t>
        </w:r>
      </w:ins>
      <w:ins w:id="30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is a vector</w:t>
        </w:r>
      </w:ins>
      <w:ins w:id="30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038" w:author="PR Preview" w:date="2026-01-01T00:00:00Z">
        <w:r>
          <w:t xml:space="preserve">The equations</w:t>
        </w:r>
      </w:ins>
      <w:ins w:id="303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are the</w:t>
        </w:r>
      </w:ins>
      <w:ins w:id="3042" w:author="PR Preview" w:date="2026-01-01T00:00:00Z">
        <w:r>
          <w:t xml:space="preserve"> </w:t>
        </w:r>
      </w:ins>
      <w:ins w:id="3043" w:author="PR Preview" w:date="2026-01-01T00:00:00Z">
        <w:r>
          <w:rPr>
            <w:b/>
            <w:bCs/>
          </w:rPr>
          <w:t xml:space="preserve">normal equations</w:t>
        </w:r>
      </w:ins>
      <w:ins w:id="3044" w:author="PR Preview" w:date="2026-01-01T00:00:00Z">
        <w:r>
          <w:t xml:space="preserve">.</w:t>
        </w:r>
      </w:ins>
    </w:p>
    <w:bookmarkEnd w:id="126"/>
    <w:bookmarkStart w:id="127" w:name="exm-least-squares"/>
    <w:p>
      <w:pPr>
        <w:pStyle w:val="BodyText"/>
      </w:pPr>
      <w:ins w:id="3045" w:author="PR Preview" w:date="2026-01-01T00:00:00Z">
        <w:r>
          <w:rPr>
            <w:b/>
            <w:bCs/>
          </w:rPr>
          <w:t xml:space="preserve">Example 26 (Fitting a constant)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Let</w:t>
        </w:r>
      </w:ins>
      <w:ins w:id="30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and</w:t>
        </w:r>
      </w:ins>
      <w:ins w:id="30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052" w:author="PR Preview" w:date="2026-01-01T00:00:00Z">
        <w:r>
          <w:t xml:space="preserve">.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The system</w:t>
        </w:r>
      </w:ins>
      <w:ins w:id="3055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is inconsistent (</w:t>
        </w:r>
      </w:ins>
      <w:hyperlink w:anchor="def-consistent-system">
        <w:ins w:id="305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059" w:author="PR Preview" w:date="2026-01-01T00:00:00Z">
        <w:r>
          <w:t xml:space="preserve">):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its first entry needs</w:t>
        </w:r>
      </w:ins>
      <w:ins w:id="30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and its second needs</w:t>
        </w:r>
      </w:ins>
      <w:ins w:id="30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3066" w:author="PR Preview" w:date="2026-01-01T00:00:00Z">
        <w:r>
          <w:t xml:space="preserve">.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For any number</w:t>
        </w:r>
      </w:ins>
      <w:ins w:id="3069" w:author="PR Preview" w:date="2026-01-01T00:00:00Z">
        <w:r>
          <w:t xml:space="preserve"> </w:t>
        </w:r>
      </w:ins>
      <m:oMath>
        <m:r>
          <m:t>x</m:t>
        </m:r>
      </m:oMath>
      <w:ins w:id="30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071" w:author="PR Preview" w:date="2026-01-01T00:00:00Z">
        <w:r>
          <w:t xml:space="preserve">which is smallest at</w:t>
        </w:r>
      </w:ins>
      <w:ins w:id="30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3073" w:author="PR Preview" w:date="2026-01-01T00:00:00Z">
        <w:r>
          <w:t xml:space="preserve">, so</w:t>
        </w:r>
      </w:ins>
      <w:ins w:id="30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is the least squares solution.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The value</w:t>
        </w:r>
      </w:ins>
      <w:ins w:id="30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is not one: it gives</w:t>
        </w:r>
      </w:ins>
      <w:ins w:id="308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ins w:id="3083" w:author="PR Preview" w:date="2026-01-01T00:00:00Z">
        <w:r>
          <w:t xml:space="preserve">.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The normal equations read</w:t>
        </w:r>
      </w:ins>
      <w:ins w:id="3086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ins w:id="3087" w:author="PR Preview" w:date="2026-01-01T00:00:00Z">
        <w:r>
          <w:t xml:space="preserve">, and their solution is</w:t>
        </w:r>
      </w:ins>
      <w:ins w:id="30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too.</w:t>
        </w:r>
      </w:ins>
    </w:p>
    <w:bookmarkEnd w:id="127"/>
    <w:bookmarkStart w:id="128" w:name="thm-normal-equations"/>
    <w:p>
      <w:pPr>
        <w:pStyle w:val="BodyText"/>
      </w:pPr>
      <w:ins w:id="3091" w:author="PR Preview" w:date="2026-01-01T00:00:00Z">
        <w:r>
          <w:rPr>
            <w:b/>
            <w:bCs/>
          </w:rPr>
          <w:t xml:space="preserve">Theorem 18 (Least squares solutions solve the normal equations)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Let</w:t>
        </w:r>
      </w:ins>
      <w:ins w:id="30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be</w:t>
        </w:r>
      </w:ins>
      <w:ins w:id="30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and</w:t>
        </w:r>
      </w:ins>
      <w:ins w:id="3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1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is a least squares solution (</w:t>
        </w:r>
      </w:ins>
      <w:hyperlink w:anchor="def-least-squares">
        <w:ins w:id="310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105" w:author="PR Preview" w:date="2026-01-01T00:00:00Z">
        <w:r>
          <w:t xml:space="preserve">)</w:t>
        </w:r>
      </w:ins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exactly when it solves the normal equations</w:t>
        </w:r>
      </w:ins>
      <w:ins w:id="310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310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3110" w:author="PR Preview" w:date="2026-01-01T00:00:00Z">
        <w:r>
          <w:t xml:space="preserve">The normal equations are consistent (</w:t>
        </w:r>
      </w:ins>
      <w:hyperlink w:anchor="def-consistent-system">
        <w:ins w:id="311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11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3113" w:author="PR Preview" w:date="2026-01-01T00:00:00Z">
        <w:r>
          <w:t xml:space="preserve">Every least squares solution gives the same fitted vector</w:t>
        </w:r>
      </w:ins>
      <w:ins w:id="31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115" w:author="PR Preview" w:date="2026-01-01T00:00:00Z">
        <w:r>
          <w:t xml:space="preserve">:</w:t>
        </w:r>
      </w:ins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the orthogonal projection of</w:t>
        </w:r>
      </w:ins>
      <w:ins w:id="31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onto</w:t>
        </w:r>
      </w:ins>
      <w:ins w:id="31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(</w:t>
        </w:r>
      </w:ins>
      <w:hyperlink w:anchor="def-orthogonal-projection">
        <w:ins w:id="312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12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3126" w:author="PR Preview" w:date="2026-01-01T00:00:00Z">
        <w:r>
          <w:t xml:space="preserve">The least squares solution is unique exactly when</w:t>
        </w:r>
      </w:ins>
      <w:ins w:id="312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128" w:author="PR Preview" w:date="2026-01-01T00:00:00Z">
        <w:r>
          <w:t xml:space="preserve">,</w:t>
        </w:r>
      </w:ins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and then</w:t>
        </w:r>
      </w:ins>
      <w:ins w:id="31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3132" w:author="PR Preview" w:date="2026-01-01T00:00:00Z">
        <w:r>
          <w:t xml:space="preserve">.</w:t>
        </w:r>
      </w:ins>
    </w:p>
    <w:bookmarkEnd w:id="128"/>
    <w:p>
      <w:pPr>
        <w:pStyle w:val="FirstParagraph"/>
      </w:pPr>
      <w:ins w:id="3133" w:author="PR Preview" w:date="2026-01-01T00:00:00Z">
        <w:r>
          <w:rPr>
            <w:i/>
            <w:iCs/>
          </w:rPr>
          <w:t xml:space="preserve">Proof</w:t>
        </w:r>
      </w:ins>
      <w:ins w:id="3134" w:author="PR Preview" w:date="2026-01-01T00:00:00Z">
        <w:r>
          <w:t xml:space="preserve">. </w:t>
        </w:r>
      </w:ins>
      <w:ins w:id="3135" w:author="PR Preview" w:date="2026-01-01T00:00:00Z">
        <w:r>
          <w:t xml:space="preserve">Let</w:t>
        </w:r>
      </w:ins>
      <w:ins w:id="3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be the orthogonal projection of</w:t>
        </w:r>
      </w:ins>
      <w:ins w:id="31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onto</w:t>
        </w:r>
      </w:ins>
      <w:ins w:id="31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43" w:author="PR Preview" w:date="2026-01-01T00:00:00Z">
        <w:r>
          <w:t xml:space="preserve">.</w:t>
        </w:r>
      </w:ins>
      <w:ins w:id="3144" w:author="PR Preview" w:date="2026-01-01T00:00:00Z">
        <w:r>
          <w:t xml:space="preserve"> </w:t>
        </w:r>
      </w:ins>
      <w:ins w:id="3145" w:author="PR Preview" w:date="2026-01-01T00:00:00Z">
        <w:r>
          <w:t xml:space="preserve">The vectors</w:t>
        </w:r>
      </w:ins>
      <w:ins w:id="31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3147" w:author="PR Preview" w:date="2026-01-01T00:00:00Z">
        <w:r>
          <w:t xml:space="preserve">, as</w:t>
        </w:r>
      </w:ins>
      <w:ins w:id="31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ranges over</w:t>
        </w:r>
      </w:ins>
      <w:ins w:id="31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152" w:author="PR Preview" w:date="2026-01-01T00:00:00Z">
        <w:r>
          <w:t xml:space="preserve">,</w:t>
        </w:r>
      </w:ins>
      <w:ins w:id="3153" w:author="PR Preview" w:date="2026-01-01T00:00:00Z">
        <w:r>
          <w:t xml:space="preserve"> </w:t>
        </w:r>
      </w:ins>
      <w:ins w:id="3154" w:author="PR Preview" w:date="2026-01-01T00:00:00Z">
        <w:r>
          <w:t xml:space="preserve">are exactly the points of</w:t>
        </w:r>
      </w:ins>
      <w:ins w:id="31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56" w:author="PR Preview" w:date="2026-01-01T00:00:00Z">
        <w:r>
          <w:t xml:space="preserve"> </w:t>
        </w:r>
      </w:ins>
      <w:ins w:id="3157" w:author="PR Preview" w:date="2026-01-01T00:00:00Z">
        <w:r>
          <w:t xml:space="preserve">(</w:t>
        </w:r>
      </w:ins>
      <w:hyperlink r:id="rId48">
        <w:ins w:id="3158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159" w:author="PR Preview" w:date="2026-01-01T00:00:00Z">
        <w:r>
          <w:t xml:space="preserve">).</w:t>
        </w:r>
      </w:ins>
      <w:ins w:id="3160" w:author="PR Preview" w:date="2026-01-01T00:00:00Z">
        <w:r>
          <w:t xml:space="preserve"> </w:t>
        </w:r>
      </w:ins>
      <w:ins w:id="3161" w:author="PR Preview" w:date="2026-01-01T00:00:00Z">
        <w:r>
          <w:rPr>
            <w:b/>
            <w:bCs/>
          </w:rPr>
          <w:t xml:space="preserve">Least squares solutions are the solutions of</w:t>
        </w:r>
      </w:ins>
      <w:ins w:id="316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163" w:author="PR Preview" w:date="2026-01-01T00:00:00Z">
        <w:r>
          <w:rPr>
            <w:b/>
            <w:bCs/>
          </w:rPr>
          <w:t xml:space="preserve">.</w:t>
        </w:r>
      </w:ins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If</w:t>
        </w:r>
      </w:ins>
      <w:ins w:id="31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167" w:author="PR Preview" w:date="2026-01-01T00:00:00Z">
        <w:r>
          <w:t xml:space="preserve">, then for every</w:t>
        </w:r>
      </w:ins>
      <w:ins w:id="31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69" w:author="PR Preview" w:date="2026-01-01T00:00:00Z">
        <w:r>
          <w:t xml:space="preserve">,</w:t>
        </w:r>
      </w:ins>
      <w:ins w:id="31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71" w:author="PR Preview" w:date="2026-01-01T00:00:00Z">
        <w:r>
          <w:t xml:space="preserve">, so</w:t>
        </w:r>
      </w:ins>
      <w:ins w:id="317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(</w:t>
        </w:r>
      </w:ins>
      <w:hyperlink w:anchor="thm-closest-point">
        <w:ins w:id="317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176" w:author="PR Preview" w:date="2026-01-01T00:00:00Z">
        <w:r>
          <w:t xml:space="preserve">), and</w:t>
        </w:r>
      </w:ins>
      <w:ins w:id="31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is a least squares solution.</w:t>
        </w:r>
      </w:ins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Conversely, let</w:t>
        </w:r>
      </w:ins>
      <w:ins w:id="31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be a least squares solution.</w:t>
        </w:r>
      </w:ins>
      <w:ins w:id="31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86" w:author="PR Preview" w:date="2026-01-01T00:00:00Z">
        <w:r>
          <w:t xml:space="preserve">, so</w:t>
        </w:r>
      </w:ins>
      <w:ins w:id="31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for some</w:t>
        </w:r>
      </w:ins>
      <w:ins w:id="319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(</w:t>
        </w:r>
      </w:ins>
      <w:hyperlink r:id="rId48">
        <w:ins w:id="3193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194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195" w:author="PR Preview" w:date="2026-01-01T00:00:00Z">
        <w:r>
          <w:t xml:space="preserve">so the last inequality is an equality,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and the equality case of</w:t>
        </w:r>
      </w:ins>
      <w:ins w:id="3198" w:author="PR Preview" w:date="2026-01-01T00:00:00Z">
        <w:r>
          <w:t xml:space="preserve"> </w:t>
        </w:r>
      </w:ins>
      <w:hyperlink w:anchor="thm-closest-point">
        <w:ins w:id="319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gives</w:t>
        </w:r>
      </w:ins>
      <w:ins w:id="32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203" w:author="PR Preview" w:date="2026-01-01T00:00:00Z">
        <w:r>
          <w:t xml:space="preserve">.</w:t>
        </w:r>
      </w:ins>
    </w:p>
    <w:p>
      <w:pPr>
        <w:pStyle w:val="BodyText"/>
      </w:pPr>
      <w:ins w:id="3204" w:author="PR Preview" w:date="2026-01-01T00:00:00Z">
        <w:r>
          <w:rPr>
            <w:b/>
            <w:bCs/>
          </w:rPr>
          <w:t xml:space="preserve">Parts 1 and 3.</w:t>
        </w:r>
      </w:ins>
      <w:ins w:id="32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holds exactly when</w:t>
        </w:r>
      </w:ins>
      <w:ins w:id="3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209" w:author="PR Preview" w:date="2026-01-01T00:00:00Z">
        <w:r>
          <w:t xml:space="preserve">:</w:t>
        </w:r>
      </w:ins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if</w:t>
        </w:r>
      </w:ins>
      <w:ins w:id="32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213" w:author="PR Preview" w:date="2026-01-01T00:00:00Z">
        <w:r>
          <w:t xml:space="preserve">, then</w:t>
        </w:r>
      </w:ins>
      <w:ins w:id="32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(</w:t>
        </w:r>
      </w:ins>
      <w:hyperlink w:anchor="def-orthogonal-projection">
        <w:ins w:id="321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18" w:author="PR Preview" w:date="2026-01-01T00:00:00Z">
        <w:r>
          <w:t xml:space="preserve">);</w:t>
        </w:r>
      </w:ins>
      <w:ins w:id="3219" w:author="PR Preview" w:date="2026-01-01T00:00:00Z">
        <w:r>
          <w:t xml:space="preserve"> </w:t>
        </w:r>
      </w:ins>
      <w:ins w:id="3220" w:author="PR Preview" w:date="2026-01-01T00:00:00Z">
        <w:r>
          <w:t xml:space="preserve">conversely, if</w:t>
        </w:r>
      </w:ins>
      <w:ins w:id="32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222" w:author="PR Preview" w:date="2026-01-01T00:00:00Z">
        <w:r>
          <w:t xml:space="preserve">,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then</w:t>
        </w:r>
      </w:ins>
      <w:ins w:id="32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is a split into</w:t>
        </w:r>
      </w:ins>
      <w:ins w:id="32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and</w:t>
        </w:r>
      </w:ins>
      <w:ins w:id="32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3232" w:author="PR Preview" w:date="2026-01-01T00:00:00Z">
        <w:r>
          <w:t xml:space="preserve">,</w:t>
        </w:r>
      </w:ins>
      <w:ins w:id="3233" w:author="PR Preview" w:date="2026-01-01T00:00:00Z">
        <w:r>
          <w:t xml:space="preserve"> </w:t>
        </w:r>
      </w:ins>
      <w:ins w:id="3234" w:author="PR Preview" w:date="2026-01-01T00:00:00Z">
        <w:r>
          <w:t xml:space="preserve">so</w:t>
        </w:r>
      </w:ins>
      <w:ins w:id="32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by the uniqueness in</w:t>
        </w:r>
      </w:ins>
      <w:ins w:id="3238" w:author="PR Preview" w:date="2026-01-01T00:00:00Z">
        <w:r>
          <w:t xml:space="preserve"> </w:t>
        </w:r>
      </w:ins>
      <w:hyperlink r:id="rId28">
        <w:ins w:id="3239" w:author="PR Preview" w:date="2026-01-01T00:00:00Z">
          <w:r>
            <w:rPr>
              <w:rStyle w:val="Hyperlink"/>
            </w:rPr>
            <w:t xml:space="preserve">Theorem 31 in Subspaces and Rank</w:t>
          </w:r>
        </w:ins>
      </w:hyperlink>
      <w:ins w:id="3240" w:author="PR Preview" w:date="2026-01-01T00:00:00Z">
        <w:r>
          <w:t xml:space="preserve">.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And</w:t>
        </w:r>
      </w:ins>
      <w:ins w:id="32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(</w:t>
        </w:r>
      </w:ins>
      <w:hyperlink r:id="rId50">
        <w:ins w:id="3246" w:author="PR Preview" w:date="2026-01-01T00:00:00Z">
          <w:r>
            <w:rPr>
              <w:rStyle w:val="Hyperlink"/>
            </w:rPr>
            <w:t xml:space="preserve">Theorem 30 in Subspaces and Rank</w:t>
          </w:r>
        </w:ins>
      </w:hyperlink>
      <w:ins w:id="3247" w:author="PR Preview" w:date="2026-01-01T00:00:00Z">
        <w:r>
          <w:t xml:space="preserve">), where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248" w:author="PR Preview" w:date="2026-01-01T00:00:00Z">
        <w:r>
          <w:t xml:space="preserve">which is</w:t>
        </w:r>
      </w:ins>
      <w:ins w:id="324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exactly when the normal equations hold.</w:t>
        </w:r>
      </w:ins>
    </w:p>
    <w:p>
      <w:pPr>
        <w:pStyle w:val="BodyText"/>
      </w:pPr>
      <w:ins w:id="3252" w:author="PR Preview" w:date="2026-01-01T00:00:00Z">
        <w:r>
          <w:rPr>
            <w:b/>
            <w:bCs/>
          </w:rPr>
          <w:t xml:space="preserve">Part 2.</w:t>
        </w:r>
      </w:ins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The vector</w:t>
        </w:r>
      </w:ins>
      <w:ins w:id="325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above satisfies</w:t>
        </w:r>
      </w:ins>
      <w:ins w:id="32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259" w:author="PR Preview" w:date="2026-01-01T00:00:00Z">
        <w:r>
          <w:t xml:space="preserve">,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so it is a least squares solution, and it solves the normal equations by part 1.</w:t>
        </w:r>
      </w:ins>
    </w:p>
    <w:p>
      <w:pPr>
        <w:pStyle w:val="BodyText"/>
      </w:pPr>
      <w:ins w:id="3262" w:author="PR Preview" w:date="2026-01-01T00:00:00Z">
        <w:r>
          <w:rPr>
            <w:b/>
            <w:bCs/>
          </w:rPr>
          <w:t xml:space="preserve">Part 4.</w:t>
        </w:r>
      </w:ins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The least squares solutions are exactly the solutions of</w:t>
        </w:r>
      </w:ins>
      <w:ins w:id="32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3266" w:author="PR Preview" w:date="2026-01-01T00:00:00Z">
        <w:r>
          <w:t xml:space="preserve">,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a consistent system,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so there is exactly one when</w:t>
        </w:r>
      </w:ins>
      <w:ins w:id="327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and more than one otherwise (</w:t>
        </w:r>
      </w:ins>
      <w:hyperlink w:anchor="cor-solution-unique">
        <w:ins w:id="327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275" w:author="PR Preview" w:date="2026-01-01T00:00:00Z">
        <w:r>
          <w:t xml:space="preserve">).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When</w:t>
        </w:r>
      </w:ins>
      <w:ins w:id="327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279" w:author="PR Preview" w:date="2026-01-01T00:00:00Z">
        <w:r>
          <w:t xml:space="preserve">,</w:t>
        </w:r>
      </w:ins>
      <w:ins w:id="32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is invertible (</w:t>
        </w:r>
      </w:ins>
      <w:hyperlink w:anchor="thm-gram-invertible">
        <w:ins w:id="32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284" w:author="PR Preview" w:date="2026-01-01T00:00:00Z">
        <w:r>
          <w:t xml:space="preserve">),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and with</w:t>
        </w:r>
      </w:ins>
      <w:ins w:id="3287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2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ins w:id="3289" w:author="PR Preview" w:date="2026-01-01T00:00:00Z">
        <w:r>
          <w:rPr>
            <w:b/>
            <w:bCs/>
          </w:rPr>
          <w:t xml:space="preserve">Example 27 (A least squares line)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Fit</w:t>
        </w:r>
      </w:ins>
      <w:ins w:id="329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to the points</w:t>
        </w:r>
      </w:ins>
      <w:ins w:id="32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96" w:author="PR Preview" w:date="2026-01-01T00:00:00Z">
        <w:r>
          <w:t xml:space="preserve">:</w:t>
        </w:r>
      </w:ins>
      <w:ins w:id="32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(the</w:t>
        </w:r>
      </w:ins>
      <w:ins w:id="330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of</w:t>
        </w:r>
      </w:ins>
      <w:ins w:id="3303" w:author="PR Preview" w:date="2026-01-01T00:00:00Z">
        <w:r>
          <w:t xml:space="preserve"> </w:t>
        </w:r>
      </w:ins>
      <w:hyperlink w:anchor="exm-gram-invertible">
        <w:ins w:id="330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305" w:author="PR Preview" w:date="2026-01-01T00:00:00Z">
        <w:r>
          <w:t xml:space="preserve">)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and</w:t>
        </w:r>
      </w:ins>
      <w:ins w:id="33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309" w:author="PR Preview" w:date="2026-01-01T00:00:00Z">
        <w:r>
          <w:t xml:space="preserve">.</w:t>
        </w:r>
      </w:ins>
      <w:ins w:id="33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has rank</w:t>
        </w:r>
      </w:ins>
      <w:ins w:id="3313" w:author="PR Preview" w:date="2026-01-01T00:00:00Z">
        <w:r>
          <w:t xml:space="preserve"> </w:t>
        </w:r>
      </w:ins>
      <m:oMath>
        <m:r>
          <m:t>2</m:t>
        </m:r>
      </m:oMath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(</w:t>
        </w:r>
      </w:ins>
      <w:hyperlink r:id="rId10">
        <w:ins w:id="3316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3317" w:author="PR Preview" w:date="2026-01-01T00:00:00Z">
        <w:r>
          <w:t xml:space="preserve">), so the solution is unique (part 4).</w:t>
        </w:r>
      </w:ins>
      <w:ins w:id="331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has inverse</w:t>
        </w:r>
      </w:ins>
      <w:ins w:id="332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(</w:t>
        </w:r>
      </w:ins>
      <w:hyperlink w:anchor="exm-gram-invertible">
        <w:ins w:id="332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325" w:author="PR Preview" w:date="2026-01-01T00:00:00Z">
        <w:r>
          <w:t xml:space="preserve">),</w:t>
        </w:r>
      </w:ins>
      <w:ins w:id="3326" w:author="PR Preview" w:date="2026-01-01T00:00:00Z">
        <w:r>
          <w:t xml:space="preserve"> </w:t>
        </w:r>
      </w:ins>
      <w:ins w:id="332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2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329" w:author="PR Preview" w:date="2026-01-01T00:00:00Z">
        <w:r>
          <w:t xml:space="preserve">The fitted values are</w:t>
        </w:r>
      </w:ins>
      <w:ins w:id="33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ins w:id="3331" w:author="PR Preview" w:date="2026-01-01T00:00:00Z">
        <w:r>
          <w:t xml:space="preserve">,</w:t>
        </w:r>
      </w:ins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and the residuals</w:t>
        </w:r>
      </w:ins>
      <w:ins w:id="33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are orthogonal to both columns of</w:t>
        </w:r>
      </w:ins>
      <w:ins w:id="33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38" w:author="PR Preview" w:date="2026-01-01T00:00:00Z">
        <w:r>
          <w:t xml:space="preserve">:</w:t>
        </w:r>
      </w:ins>
      <w:ins w:id="33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and</w:t>
        </w:r>
      </w:ins>
      <w:ins w:id="33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3343" w:author="PR Preview" w:date="2026-01-01T00:00:00Z">
        <w:r>
          <w:t xml:space="preserve">.</w:t>
        </w:r>
      </w:ins>
    </w:p>
    <w:bookmarkEnd w:id="129"/>
    <w:bookmarkStart w:id="130" w:name="exm-normal-equations-rank-deficient"/>
    <w:p>
      <w:pPr>
        <w:pStyle w:val="BodyText"/>
      </w:pPr>
      <w:ins w:id="3344" w:author="PR Preview" w:date="2026-01-01T00:00:00Z">
        <w:r>
          <w:rPr>
            <w:b/>
            <w:bCs/>
          </w:rPr>
          <w:t xml:space="preserve">Example 28 (Many least squares solutions, one fitted vector)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With the rank-</w:t>
        </w:r>
      </w:ins>
      <m:oMath>
        <m:r>
          <m:t>1</m:t>
        </m:r>
      </m:oMath>
      <w:ins w:id="3347" w:author="PR Preview" w:date="2026-01-01T00:00:00Z">
        <w:r>
          <w:t xml:space="preserve"> </w:t>
        </w:r>
      </w:ins>
      <w:ins w:id="3348" w:author="PR Preview" w:date="2026-01-01T00:00:00Z">
        <w:r>
          <w:t xml:space="preserve">matrix</w:t>
        </w:r>
      </w:ins>
      <w:ins w:id="33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(</w:t>
        </w:r>
      </w:ins>
      <w:hyperlink r:id="rId10">
        <w:ins w:id="3352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3353" w:author="PR Preview" w:date="2026-01-01T00:00:00Z">
        <w:r>
          <w:t xml:space="preserve">)</w:t>
        </w:r>
      </w:ins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and</w:t>
        </w:r>
      </w:ins>
      <w:ins w:id="33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357" w:author="PR Preview" w:date="2026-01-01T00:00:00Z">
        <w:r>
          <w:t xml:space="preserve">,</w:t>
        </w:r>
      </w:ins>
      <w:ins w:id="335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and</w:t>
        </w:r>
      </w:ins>
      <w:ins w:id="336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ins w:id="3362" w:author="PR Preview" w:date="2026-01-01T00:00:00Z">
        <w:r>
          <w:t xml:space="preserve">,</w:t>
        </w:r>
      </w:ins>
      <w:ins w:id="3363" w:author="PR Preview" w:date="2026-01-01T00:00:00Z">
        <w:r>
          <w:t xml:space="preserve"> </w:t>
        </w:r>
      </w:ins>
      <w:ins w:id="3364" w:author="PR Preview" w:date="2026-01-01T00:00:00Z">
        <w:r>
          <w:t xml:space="preserve">so both normal equations say</w:t>
        </w:r>
      </w:ins>
      <w:ins w:id="3365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3366" w:author="PR Preview" w:date="2026-01-01T00:00:00Z">
        <w:r>
          <w:t xml:space="preserve">, that is,</w:t>
        </w:r>
      </w:ins>
      <w:ins w:id="33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ins w:id="3368" w:author="PR Preview" w:date="2026-01-01T00:00:00Z">
        <w:r>
          <w:t xml:space="preserve">.</w:t>
        </w:r>
      </w:ins>
      <w:ins w:id="3369" w:author="PR Preview" w:date="2026-01-01T00:00:00Z">
        <w:r>
          <w:t xml:space="preserve"> </w:t>
        </w:r>
      </w:ins>
      <w:ins w:id="3370" w:author="PR Preview" w:date="2026-01-01T00:00:00Z">
        <w:r>
          <w:t xml:space="preserve">There are infinitely many least squares solutions, such as</w:t>
        </w:r>
      </w:ins>
      <w:ins w:id="33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and</w:t>
        </w:r>
      </w:ins>
      <w:ins w:id="33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ins w:id="3375" w:author="PR Preview" w:date="2026-01-01T00:00:00Z">
        <w:r>
          <w:t xml:space="preserve">,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as part 4 predicts for</w:t>
        </w:r>
      </w:ins>
      <w:ins w:id="337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3379" w:author="PR Preview" w:date="2026-01-01T00:00:00Z">
        <w:r>
          <w:t xml:space="preserve">;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but every one gives the same fitted vector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82" w:author="PR Preview" w:date="2026-01-01T00:00:00Z">
        <w:r>
          <w:t xml:space="preserve">as part 3 says.</w:t>
        </w:r>
      </w:ins>
    </w:p>
    <w:bookmarkEnd w:id="130"/>
    <w:bookmarkStart w:id="131" w:name="thm-qr-least-squares"/>
    <w:p>
      <w:pPr>
        <w:pStyle w:val="BodyText"/>
      </w:pPr>
      <w:ins w:id="3383" w:author="PR Preview" w:date="2026-01-01T00:00:00Z">
        <w:r>
          <w:rPr>
            <w:b/>
            <w:bCs/>
          </w:rPr>
          <w:t xml:space="preserve">Theorem 19 (Solving least squares by QR)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Let</w:t>
        </w:r>
      </w:ins>
      <w:ins w:id="33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87" w:author="PR Preview" w:date="2026-01-01T00:00:00Z">
        <w:r>
          <w:t xml:space="preserve"> </w:t>
        </w:r>
      </w:ins>
      <w:ins w:id="3388" w:author="PR Preview" w:date="2026-01-01T00:00:00Z">
        <w:r>
          <w:t xml:space="preserve">be</w:t>
        </w:r>
      </w:ins>
      <w:ins w:id="338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with</w:t>
        </w:r>
      </w:ins>
      <w:ins w:id="339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393" w:author="PR Preview" w:date="2026-01-01T00:00:00Z">
        <w:r>
          <w:t xml:space="preserve">,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with QR factorization</w:t>
        </w:r>
      </w:ins>
      <w:ins w:id="33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3397" w:author="PR Preview" w:date="2026-01-01T00:00:00Z">
        <w:r>
          <w:t xml:space="preserve"> </w:t>
        </w:r>
      </w:ins>
      <w:ins w:id="3398" w:author="PR Preview" w:date="2026-01-01T00:00:00Z">
        <w:r>
          <w:t xml:space="preserve">(</w:t>
        </w:r>
      </w:ins>
      <w:hyperlink w:anchor="thm-qr">
        <w:ins w:id="339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400" w:author="PR Preview" w:date="2026-01-01T00:00:00Z">
        <w:r>
          <w:t xml:space="preserve">), and let</w:t>
        </w:r>
      </w:ins>
      <w:ins w:id="34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402" w:author="PR Preview" w:date="2026-01-01T00:00:00Z">
        <w:r>
          <w:t xml:space="preserve">.</w:t>
        </w:r>
      </w:ins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The least squares solution (</w:t>
        </w:r>
      </w:ins>
      <w:hyperlink w:anchor="def-least-squares">
        <w:ins w:id="340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406" w:author="PR Preview" w:date="2026-01-01T00:00:00Z">
        <w:r>
          <w:t xml:space="preserve">) is the unique solution of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407" w:author="PR Preview" w:date="2026-01-01T00:00:00Z">
        <w:r>
          <w:t xml:space="preserve">which back substitution computes (</w:t>
        </w:r>
      </w:ins>
      <w:hyperlink w:anchor="thm-back-substitution">
        <w:ins w:id="340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409" w:author="PR Preview" w:date="2026-01-01T00:00:00Z">
        <w:r>
          <w:t xml:space="preserve">).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When</w:t>
        </w:r>
      </w:ins>
      <w:ins w:id="341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3413" w:author="PR Preview" w:date="2026-01-01T00:00:00Z">
        <w:r>
          <w:t xml:space="preserve">, it is the unique solution of</w:t>
        </w:r>
      </w:ins>
      <w:ins w:id="34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415" w:author="PR Preview" w:date="2026-01-01T00:00:00Z">
        <w:r>
          <w:t xml:space="preserve">.</w:t>
        </w:r>
      </w:ins>
    </w:p>
    <w:bookmarkEnd w:id="131"/>
    <w:p>
      <w:pPr>
        <w:pStyle w:val="BodyText"/>
      </w:pPr>
      <w:ins w:id="3416" w:author="PR Preview" w:date="2026-01-01T00:00:00Z">
        <w:r>
          <w:rPr>
            <w:i/>
            <w:iCs/>
          </w:rPr>
          <w:t xml:space="preserve">Proof</w:t>
        </w:r>
      </w:ins>
      <w:ins w:id="3417" w:author="PR Preview" w:date="2026-01-01T00:00:00Z">
        <w:r>
          <w:t xml:space="preserve">. </w:t>
        </w:r>
      </w:ins>
      <m:oMath>
        <m:r>
          <m:rPr>
            <m:sty m:val="bi"/>
          </m:rPr>
          <m:t>R</m:t>
        </m:r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is upper triangular with positive diagonal,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so</w:t>
        </w:r>
      </w:ins>
      <w:ins w:id="342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has exactly one solution</w:t>
        </w:r>
      </w:ins>
      <w:ins w:id="34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(</w:t>
        </w:r>
      </w:ins>
      <w:hyperlink w:anchor="thm-back-substitution">
        <w:ins w:id="342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429" w:author="PR Preview" w:date="2026-01-01T00:00:00Z">
        <w:r>
          <w:t xml:space="preserve">).</w:t>
        </w:r>
      </w:ins>
      <w:ins w:id="343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3431" w:author="PR Preview" w:date="2026-01-01T00:00:00Z">
        <w:r>
          <w:t xml:space="preserve">, as in the proof of</w:t>
        </w:r>
      </w:ins>
      <w:ins w:id="3432" w:author="PR Preview" w:date="2026-01-01T00:00:00Z">
        <w:r>
          <w:t xml:space="preserve"> </w:t>
        </w:r>
      </w:ins>
      <w:hyperlink w:anchor="thm-projector-onb">
        <w:ins w:id="343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434" w:author="PR Preview" w:date="2026-01-01T00:00:00Z">
        <w:r>
          <w:t xml:space="preserve">.</w:t>
        </w:r>
      </w:ins>
      <w:ins w:id="3435" w:author="PR Preview" w:date="2026-01-01T00:00:00Z">
        <w:r>
          <w:t xml:space="preserve"> </w:t>
        </w:r>
      </w:ins>
      <w:ins w:id="343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437" w:author="PR Preview" w:date="2026-01-01T00:00:00Z">
        <w:r>
          <w:t xml:space="preserve">so</w:t>
        </w:r>
      </w:ins>
      <w:ins w:id="34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solves the normal equations and is the least squares solution</w:t>
        </w:r>
      </w:ins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(</w:t>
        </w:r>
      </w:ins>
      <w:hyperlink w:anchor="thm-normal-equations">
        <w:ins w:id="3443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444" w:author="PR Preview" w:date="2026-01-01T00:00:00Z">
        <w:r>
          <w:t xml:space="preserve">), which is unique because</w:t>
        </w:r>
      </w:ins>
      <w:ins w:id="344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446" w:author="PR Preview" w:date="2026-01-01T00:00:00Z">
        <w:r>
          <w:t xml:space="preserve">.</w:t>
        </w:r>
      </w:ins>
      <w:ins w:id="3447" w:author="PR Preview" w:date="2026-01-01T00:00:00Z">
        <w:r>
          <w:t xml:space="preserve"> </w:t>
        </w:r>
      </w:ins>
      <w:ins w:id="3448" w:author="PR Preview" w:date="2026-01-01T00:00:00Z">
        <w:r>
          <w:t xml:space="preserve">When</w:t>
        </w:r>
      </w:ins>
      <w:ins w:id="344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34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451" w:author="PR Preview" w:date="2026-01-01T00:00:00Z">
        <w:r>
          <w:t xml:space="preserve">so</w:t>
        </w:r>
      </w:ins>
      <w:ins w:id="34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is consistent for every</w:t>
        </w:r>
      </w:ins>
      <w:ins w:id="34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(</w:t>
        </w:r>
      </w:ins>
      <w:hyperlink w:anchor="cor-solution-unique">
        <w:ins w:id="3458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459" w:author="PR Preview" w:date="2026-01-01T00:00:00Z">
        <w:r>
          <w:t xml:space="preserve">, part 1),</w:t>
        </w:r>
      </w:ins>
      <w:ins w:id="3460" w:author="PR Preview" w:date="2026-01-01T00:00:00Z">
        <w:r>
          <w:t xml:space="preserve"> </w:t>
        </w:r>
      </w:ins>
      <w:ins w:id="3461" w:author="PR Preview" w:date="2026-01-01T00:00:00Z">
        <w:r>
          <w:t xml:space="preserve">so its solution leaves residual</w:t>
        </w:r>
      </w:ins>
      <w:ins w:id="34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463" w:author="PR Preview" w:date="2026-01-01T00:00:00Z">
        <w:r>
          <w:t xml:space="preserve">, is a least squares solution,</w:t>
        </w:r>
      </w:ins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and is therefore</w:t>
        </w:r>
      </w:ins>
      <w:ins w:id="346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3467" w:author="PR Preview" w:date="2026-01-01T00:00:00Z">
        <w:r>
          <w:t xml:space="preserve">.</w:t>
        </w:r>
      </w:ins>
    </w:p>
    <w:bookmarkStart w:id="132" w:name="exm-qr-least-squares"/>
    <w:p>
      <w:pPr>
        <w:pStyle w:val="BodyText"/>
      </w:pPr>
      <w:ins w:id="3468" w:author="PR Preview" w:date="2026-01-01T00:00:00Z">
        <w:r>
          <w:rPr>
            <w:b/>
            <w:bCs/>
          </w:rPr>
          <w:t xml:space="preserve">Example 29 (The least squares line by QR)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For</w:t>
        </w:r>
      </w:ins>
      <w:ins w:id="34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and</w:t>
        </w:r>
      </w:ins>
      <w:ins w:id="34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of</w:t>
        </w:r>
      </w:ins>
      <w:ins w:id="3477" w:author="PR Preview" w:date="2026-01-01T00:00:00Z">
        <w:r>
          <w:t xml:space="preserve"> </w:t>
        </w:r>
      </w:ins>
      <w:hyperlink w:anchor="exm-normal-equations">
        <w:ins w:id="3478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479" w:author="PR Preview" w:date="2026-01-01T00:00:00Z">
        <w:r>
          <w:t xml:space="preserve">,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Gram-Schmidt gives</w:t>
        </w:r>
      </w:ins>
      <w:ins w:id="348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83" w:author="PR Preview" w:date="2026-01-01T00:00:00Z">
        <w:r>
          <w:t xml:space="preserve">;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486" w:author="PR Preview" w:date="2026-01-01T00:00:00Z">
        <w:r>
          <w:t xml:space="preserve">with norm</w:t>
        </w:r>
      </w:ins>
      <w:ins w:id="348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488" w:author="PR Preview" w:date="2026-01-01T00:00:00Z">
        <w:r>
          <w:t xml:space="preserve">,</w:t>
        </w:r>
      </w:ins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and</w:t>
        </w:r>
      </w:ins>
      <w:ins w:id="349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92" w:author="PR Preview" w:date="2026-01-01T00:00:00Z">
        <w:r>
          <w:t xml:space="preserve">.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493" w:author="PR Preview" w:date="2026-01-01T00:00:00Z">
        <w:r>
          <w:t xml:space="preserve">Back substitution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ins w:id="349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495" w:author="PR Preview" w:date="2026-01-01T00:00:00Z">
        <w:r>
          <w:t xml:space="preserve">the solution found in</w:t>
        </w:r>
      </w:ins>
      <w:ins w:id="3496" w:author="PR Preview" w:date="2026-01-01T00:00:00Z">
        <w:r>
          <w:t xml:space="preserve"> </w:t>
        </w:r>
      </w:ins>
      <w:hyperlink w:anchor="exm-normal-equations">
        <w:ins w:id="349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498" w:author="PR Preview" w:date="2026-01-01T00:00:00Z">
        <w:r>
          <w:t xml:space="preserve">.</w:t>
        </w:r>
      </w:ins>
    </w:p>
    <w:bookmarkEnd w:id="132"/>
    <w:bookmarkStart w:id="133" w:name="def-lu"/>
    <w:p>
      <w:pPr>
        <w:pStyle w:val="BodyText"/>
      </w:pPr>
      <w:ins w:id="3499" w:author="PR Preview" w:date="2026-01-01T00:00:00Z">
        <w:r>
          <w:rPr>
            <w:b/>
            <w:bCs/>
          </w:rPr>
          <w:t xml:space="preserve">Definition 9 (LU factorization)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An</w:t>
        </w:r>
      </w:ins>
      <w:ins w:id="3502" w:author="PR Preview" w:date="2026-01-01T00:00:00Z">
        <w:r>
          <w:t xml:space="preserve"> </w:t>
        </w:r>
      </w:ins>
      <w:ins w:id="3503" w:author="PR Preview" w:date="2026-01-01T00:00:00Z">
        <w:r>
          <w:rPr>
            <w:b/>
            <w:bCs/>
          </w:rPr>
          <w:t xml:space="preserve">LU factorization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of an</w:t>
        </w:r>
      </w:ins>
      <w:ins w:id="35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matrix</w:t>
        </w:r>
      </w:ins>
      <w:ins w:id="35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is a product</w:t>
        </w:r>
      </w:ins>
      <w:ins w:id="35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513" w:author="PR Preview" w:date="2026-01-01T00:00:00Z">
        <w:r>
          <w:t xml:space="preserve"> </w:t>
        </w:r>
      </w:ins>
      <w:ins w:id="3514" w:author="PR Preview" w:date="2026-01-01T00:00:00Z">
        <w:r>
          <w:t xml:space="preserve">with</w:t>
        </w:r>
      </w:ins>
      <w:ins w:id="351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unit lower triangular and</w:t>
        </w:r>
      </w:ins>
      <w:ins w:id="351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upper triangular (</w:t>
        </w:r>
      </w:ins>
      <w:hyperlink w:anchor="def-triangular-matrix">
        <w:ins w:id="352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522" w:author="PR Preview" w:date="2026-01-01T00:00:00Z">
        <w:r>
          <w:t xml:space="preserve">).</w:t>
        </w:r>
      </w:ins>
    </w:p>
    <w:bookmarkEnd w:id="133"/>
    <w:bookmarkStart w:id="134" w:name="exm-lu"/>
    <w:p>
      <w:pPr>
        <w:pStyle w:val="BodyText"/>
      </w:pPr>
      <w:ins w:id="3523" w:author="PR Preview" w:date="2026-01-01T00:00:00Z">
        <w:r>
          <w:rPr>
            <w:b/>
            <w:bCs/>
          </w:rPr>
          <w:t xml:space="preserve">Example 30 (An LU factorization of a</w:t>
        </w:r>
      </w:ins>
      <w:ins w:id="3524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3525" w:author="PR Preview" w:date="2026-01-01T00:00:00Z">
        <w:r>
          <w:rPr>
            <w:b/>
            <w:bCs/>
          </w:rPr>
          <w:t xml:space="preserve"> </w:t>
        </w:r>
      </w:ins>
      <w:ins w:id="3526" w:author="PR Preview" w:date="2026-01-01T00:00:00Z">
        <w:r>
          <w:rPr>
            <w:b/>
            <w:bCs/>
          </w:rPr>
          <w:t xml:space="preserve">matrix)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Let</w:t>
        </w:r>
      </w:ins>
      <w:ins w:id="35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530" w:author="PR Preview" w:date="2026-01-01T00:00:00Z">
        <w:r>
          <w:t xml:space="preserve">,</w:t>
        </w:r>
      </w:ins>
      <w:ins w:id="353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(unit lower triangular) and</w:t>
        </w:r>
      </w:ins>
      <w:ins w:id="353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(upper triangular).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By</w:t>
        </w:r>
      </w:ins>
      <w:ins w:id="3539" w:author="PR Preview" w:date="2026-01-01T00:00:00Z">
        <w:r>
          <w:t xml:space="preserve"> </w:t>
        </w:r>
      </w:ins>
      <w:hyperlink r:id="rId122">
        <w:ins w:id="3540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3541" w:author="PR Preview" w:date="2026-01-01T00:00:00Z">
        <w:r>
          <w:t xml:space="preserve">, entry</w:t>
        </w:r>
      </w:ins>
      <w:ins w:id="35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543" w:author="PR Preview" w:date="2026-01-01T00:00:00Z">
        <w:r>
          <w:t xml:space="preserve"> </w:t>
        </w:r>
      </w:ins>
      <w:ins w:id="3544" w:author="PR Preview" w:date="2026-01-01T00:00:00Z">
        <w:r>
          <w:t xml:space="preserve">of</w:t>
        </w:r>
      </w:ins>
      <w:ins w:id="354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is</w:t>
        </w:r>
      </w:ins>
      <w:ins w:id="354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ins w:id="3549" w:author="PR Preview" w:date="2026-01-01T00:00:00Z">
        <w:r>
          <w:t xml:space="preserve">,</w:t>
        </w:r>
      </w:ins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so row</w:t>
        </w:r>
      </w:ins>
      <w:ins w:id="3552" w:author="PR Preview" w:date="2026-01-01T00:00:00Z">
        <w:r>
          <w:t xml:space="preserve"> </w:t>
        </w:r>
      </w:ins>
      <m:oMath>
        <m:r>
          <m:t>i</m:t>
        </m:r>
      </m:oMath>
      <w:ins w:id="3553" w:author="PR Preview" w:date="2026-01-01T00:00:00Z">
        <w:r>
          <w:t xml:space="preserve"> </w:t>
        </w:r>
      </w:ins>
      <w:ins w:id="3554" w:author="PR Preview" w:date="2026-01-01T00:00:00Z">
        <w:r>
          <w:t xml:space="preserve">of</w:t>
        </w:r>
      </w:ins>
      <w:ins w:id="355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is</w:t>
        </w:r>
      </w:ins>
      <w:ins w:id="355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times row</w:t>
        </w:r>
      </w:ins>
      <w:ins w:id="3561" w:author="PR Preview" w:date="2026-01-01T00:00:00Z">
        <w:r>
          <w:t xml:space="preserve"> </w:t>
        </w:r>
      </w:ins>
      <m:oMath>
        <m:r>
          <m:t>k</m:t>
        </m:r>
      </m:oMath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of</w:t>
        </w:r>
      </w:ins>
      <w:ins w:id="356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565" w:author="PR Preview" w:date="2026-01-01T00:00:00Z">
        <w:r>
          <w:t xml:space="preserve">.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Row 1 is</w:t>
        </w:r>
      </w:ins>
      <w:ins w:id="35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569" w:author="PR Preview" w:date="2026-01-01T00:00:00Z">
        <w:r>
          <w:t xml:space="preserve">;</w:t>
        </w:r>
      </w:ins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row 2 is</w:t>
        </w:r>
      </w:ins>
      <w:ins w:id="35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573" w:author="PR Preview" w:date="2026-01-01T00:00:00Z">
        <w:r>
          <w:t xml:space="preserve">,</w:t>
        </w:r>
      </w:ins>
      <w:ins w:id="3574" w:author="PR Preview" w:date="2026-01-01T00:00:00Z">
        <w:r>
          <w:t xml:space="preserve"> </w:t>
        </w:r>
      </w:ins>
      <w:ins w:id="3575" w:author="PR Preview" w:date="2026-01-01T00:00:00Z">
        <w:r>
          <w:t xml:space="preserve">and row 3 is</w:t>
        </w:r>
      </w:ins>
      <w:ins w:id="35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577" w:author="PR Preview" w:date="2026-01-01T00:00:00Z">
        <w:r>
          <w:t xml:space="preserve">.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These are the rows of</w:t>
        </w:r>
      </w:ins>
      <w:ins w:id="35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81" w:author="PR Preview" w:date="2026-01-01T00:00:00Z">
        <w:r>
          <w:t xml:space="preserve">, so</w:t>
        </w:r>
      </w:ins>
      <w:ins w:id="358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is an LU factorization.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The below-diagonal entries of</w:t>
        </w:r>
      </w:ins>
      <w:ins w:id="358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are the negatives of the multiples of earlier rows</w:t>
        </w:r>
      </w:ins>
      <w:ins w:id="3590" w:author="PR Preview" w:date="2026-01-01T00:00:00Z">
        <w:r>
          <w:t xml:space="preserve"> </w:t>
        </w:r>
      </w:ins>
      <w:ins w:id="3591" w:author="PR Preview" w:date="2026-01-01T00:00:00Z">
        <w:r>
          <w:t xml:space="preserve">that Gaussian elimination adds to reduce</w:t>
        </w:r>
      </w:ins>
      <w:ins w:id="35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93" w:author="PR Preview" w:date="2026-01-01T00:00:00Z">
        <w:r>
          <w:t xml:space="preserve"> </w:t>
        </w:r>
      </w:ins>
      <w:ins w:id="3594" w:author="PR Preview" w:date="2026-01-01T00:00:00Z">
        <w:r>
          <w:t xml:space="preserve">to</w:t>
        </w:r>
      </w:ins>
      <w:ins w:id="359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596" w:author="PR Preview" w:date="2026-01-01T00:00:00Z">
        <w:r>
          <w:t xml:space="preserve">.</w:t>
        </w:r>
      </w:ins>
    </w:p>
    <w:bookmarkEnd w:id="134"/>
    <w:bookmarkStart w:id="135" w:name="exm-not-lu"/>
    <w:p>
      <w:pPr>
        <w:pStyle w:val="BodyText"/>
      </w:pPr>
      <w:ins w:id="3597" w:author="PR Preview" w:date="2026-01-01T00:00:00Z">
        <w:r>
          <w:rPr>
            <w:b/>
            <w:bCs/>
          </w:rPr>
          <w:t xml:space="preserve">Example 31 (An invertible matrix with no LU factorization)</w:t>
        </w:r>
      </w:ins>
      <w:ins w:id="3598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3599" w:author="PR Preview" w:date="2026-01-01T00:00:00Z">
        <w:r>
          <w:t xml:space="preserve"> </w:t>
        </w:r>
      </w:ins>
      <w:ins w:id="3600" w:author="PR Preview" w:date="2026-01-01T00:00:00Z">
        <w:r>
          <w:t xml:space="preserve">is invertible:</w:t>
        </w:r>
      </w:ins>
      <w:ins w:id="36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602" w:author="PR Preview" w:date="2026-01-01T00:00:00Z">
        <w:r>
          <w:t xml:space="preserve">, so</w:t>
        </w:r>
      </w:ins>
      <w:ins w:id="360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(</w:t>
        </w:r>
      </w:ins>
      <w:hyperlink r:id="rId74">
        <w:ins w:id="3606" w:author="PR Preview" w:date="2026-01-01T00:00:00Z">
          <w:r>
            <w:rPr>
              <w:rStyle w:val="Hyperlink"/>
            </w:rPr>
            <w:t xml:space="preserve">Definition 5 in Special Matrices and Decompositions</w:t>
          </w:r>
        </w:ins>
      </w:hyperlink>
      <w:ins w:id="3607" w:author="PR Preview" w:date="2026-01-01T00:00:00Z">
        <w:r>
          <w:t xml:space="preserve">);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but it has no LU factorization.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If</w:t>
        </w:r>
      </w:ins>
      <w:ins w:id="361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613" w:author="PR Preview" w:date="2026-01-01T00:00:00Z">
        <w:r>
          <w:t xml:space="preserve">, the</w:t>
        </w:r>
      </w:ins>
      <w:ins w:id="36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entry gives</w:t>
        </w:r>
      </w:ins>
      <w:ins w:id="361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ins w:id="3618" w:author="PR Preview" w:date="2026-01-01T00:00:00Z">
        <w:r>
          <w:t xml:space="preserve">, so</w:t>
        </w:r>
      </w:ins>
      <w:ins w:id="3619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ins w:id="3620" w:author="PR Preview" w:date="2026-01-01T00:00:00Z">
        <w:r>
          <w:t xml:space="preserve">,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and then the</w:t>
        </w:r>
      </w:ins>
      <w:ins w:id="36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entry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626" w:author="PR Preview" w:date="2026-01-01T00:00:00Z">
        <w:r>
          <w:t xml:space="preserve">which is impossible.</w:t>
        </w:r>
      </w:ins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Swapping the two rows first removes the obstacle: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the swapped matrix is</w:t>
        </w:r>
      </w:ins>
      <w:ins w:id="363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632" w:author="PR Preview" w:date="2026-01-01T00:00:00Z">
        <w:r>
          <w:t xml:space="preserve">.</w:t>
        </w:r>
      </w:ins>
    </w:p>
    <w:bookmarkEnd w:id="135"/>
    <w:bookmarkStart w:id="136" w:name="thm-lu-solve"/>
    <w:p>
      <w:pPr>
        <w:pStyle w:val="BodyText"/>
      </w:pPr>
      <w:ins w:id="3633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3634" w:author="PR Preview" w:date="2026-01-01T00:00:00Z">
        <w:r>
          <w:t xml:space="preserve"> </w:t>
        </w:r>
      </w:ins>
      <w:ins w:id="3635" w:author="PR Preview" w:date="2026-01-01T00:00:00Z">
        <w:r>
          <w:t xml:space="preserve">If</w:t>
        </w:r>
      </w:ins>
      <w:ins w:id="36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is an LU factorization (</w:t>
        </w:r>
      </w:ins>
      <w:hyperlink w:anchor="def-lu">
        <w:ins w:id="363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640" w:author="PR Preview" w:date="2026-01-01T00:00:00Z">
        <w:r>
          <w:t xml:space="preserve">)</w:t>
        </w:r>
      </w:ins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and the diagonal entries of</w:t>
        </w:r>
      </w:ins>
      <w:ins w:id="364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are all nonzero,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then for every</w:t>
        </w:r>
      </w:ins>
      <w:ins w:id="36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the system</w:t>
        </w:r>
      </w:ins>
      <w:ins w:id="36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has exactly one solution:</w:t>
        </w:r>
      </w:ins>
      <w:ins w:id="3654" w:author="PR Preview" w:date="2026-01-01T00:00:00Z">
        <w:r>
          <w:t xml:space="preserve"> </w:t>
        </w:r>
      </w:ins>
      <w:ins w:id="3655" w:author="PR Preview" w:date="2026-01-01T00:00:00Z">
        <w:r>
          <w:t xml:space="preserve">solve</w:t>
        </w:r>
      </w:ins>
      <w:ins w:id="365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by forward substitution,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then</w:t>
        </w:r>
      </w:ins>
      <w:ins w:id="366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3662" w:author="PR Preview" w:date="2026-01-01T00:00:00Z">
        <w:r>
          <w:t xml:space="preserve"> </w:t>
        </w:r>
      </w:ins>
      <w:ins w:id="3663" w:author="PR Preview" w:date="2026-01-01T00:00:00Z">
        <w:r>
          <w:t xml:space="preserve">by back substitution (</w:t>
        </w:r>
      </w:ins>
      <w:hyperlink w:anchor="thm-back-substitution">
        <w:ins w:id="3664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665" w:author="PR Preview" w:date="2026-01-01T00:00:00Z">
        <w:r>
          <w:t xml:space="preserve">).</w:t>
        </w:r>
      </w:ins>
    </w:p>
    <w:bookmarkEnd w:id="136"/>
    <w:p>
      <w:pPr>
        <w:pStyle w:val="BodyText"/>
      </w:pPr>
      <w:ins w:id="3666" w:author="PR Preview" w:date="2026-01-01T00:00:00Z">
        <w:r>
          <w:rPr>
            <w:i/>
            <w:iCs/>
          </w:rPr>
          <w:t xml:space="preserve">Proof</w:t>
        </w:r>
      </w:ins>
      <w:ins w:id="3667" w:author="PR Preview" w:date="2026-01-01T00:00:00Z">
        <w:r>
          <w:t xml:space="preserve">. </w:t>
        </w:r>
      </w:ins>
      <m:oMath>
        <m:r>
          <m:rPr>
            <m:sty m:val="bi"/>
          </m:rPr>
          <m:t>L</m:t>
        </m:r>
      </m:oMath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has diagonal entries</w:t>
        </w:r>
      </w:ins>
      <w:ins w:id="3670" w:author="PR Preview" w:date="2026-01-01T00:00:00Z">
        <w:r>
          <w:t xml:space="preserve"> </w:t>
        </w:r>
      </w:ins>
      <m:oMath>
        <m:r>
          <m:t>1</m:t>
        </m:r>
      </m:oMath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and</w:t>
        </w:r>
      </w:ins>
      <w:ins w:id="367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has nonzero ones,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so each of the two triangular systems has exactly one solution (</w:t>
        </w:r>
      </w:ins>
      <w:hyperlink w:anchor="thm-back-substitution">
        <w:ins w:id="367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679" w:author="PR Preview" w:date="2026-01-01T00:00:00Z">
        <w:r>
          <w:t xml:space="preserve">).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t xml:space="preserve">If</w:t>
        </w:r>
      </w:ins>
      <w:ins w:id="36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and</w:t>
        </w:r>
      </w:ins>
      <w:ins w:id="36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686" w:author="PR Preview" w:date="2026-01-01T00:00:00Z">
        <w:r>
          <w:t xml:space="preserve"> </w:t>
        </w:r>
      </w:ins>
      <w:ins w:id="3687" w:author="PR Preview" w:date="2026-01-01T00:00:00Z">
        <w:r>
          <w:t xml:space="preserve">are those solutions,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ins w:id="3688" w:author="PR Preview" w:date="2026-01-01T00:00:00Z">
        <w:r>
          <w:t xml:space="preserve">(</w:t>
        </w:r>
      </w:ins>
      <w:hyperlink r:id="rId47">
        <w:ins w:id="3689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690" w:author="PR Preview" w:date="2026-01-01T00:00:00Z">
        <w:r>
          <w:t xml:space="preserve">),</w:t>
        </w:r>
      </w:ins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so</w:t>
        </w:r>
      </w:ins>
      <w:ins w:id="36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694" w:author="PR Preview" w:date="2026-01-01T00:00:00Z">
        <w:r>
          <w:t xml:space="preserve"> </w:t>
        </w:r>
      </w:ins>
      <w:ins w:id="3695" w:author="PR Preview" w:date="2026-01-01T00:00:00Z">
        <w:r>
          <w:t xml:space="preserve">is a solution.</w:t>
        </w:r>
      </w:ins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Conversely, if</w:t>
        </w:r>
      </w:ins>
      <w:ins w:id="36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99" w:author="PR Preview" w:date="2026-01-01T00:00:00Z">
        <w:r>
          <w:t xml:space="preserve">, then</w:t>
        </w:r>
      </w:ins>
      <w:ins w:id="37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ins w:id="3703" w:author="PR Preview" w:date="2026-01-01T00:00:00Z">
        <w:r>
          <w:t xml:space="preserve">(</w:t>
        </w:r>
      </w:ins>
      <w:hyperlink r:id="rId47">
        <w:ins w:id="370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705" w:author="PR Preview" w:date="2026-01-01T00:00:00Z">
        <w:r>
          <w:t xml:space="preserve">),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so</w:t>
        </w:r>
      </w:ins>
      <w:ins w:id="37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is the unique solution of that system,</w:t>
        </w:r>
      </w:ins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and</w:t>
        </w:r>
      </w:ins>
      <w:ins w:id="37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is then the unique solution of</w:t>
        </w:r>
      </w:ins>
      <w:ins w:id="371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3717" w:author="PR Preview" w:date="2026-01-01T00:00:00Z">
        <w:r>
          <w:t xml:space="preserve">.</w:t>
        </w:r>
      </w:ins>
    </w:p>
    <w:bookmarkStart w:id="137" w:name="exm-lu-solve"/>
    <w:p>
      <w:pPr>
        <w:pStyle w:val="BodyText"/>
      </w:pPr>
      <w:ins w:id="3718" w:author="PR Preview" w:date="2026-01-01T00:00:00Z">
        <w:r>
          <w:rPr>
            <w:b/>
            <w:bCs/>
          </w:rPr>
          <w:t xml:space="preserve">Example 32 (Two triangular solves)</w:t>
        </w:r>
      </w:ins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With</w:t>
        </w:r>
      </w:ins>
      <w:ins w:id="372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and</w:t>
        </w:r>
      </w:ins>
      <w:ins w:id="372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of</w:t>
        </w:r>
      </w:ins>
      <w:ins w:id="3727" w:author="PR Preview" w:date="2026-01-01T00:00:00Z">
        <w:r>
          <w:t xml:space="preserve"> </w:t>
        </w:r>
      </w:ins>
      <w:hyperlink w:anchor="exm-lu">
        <w:ins w:id="372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729" w:author="PR Preview" w:date="2026-01-01T00:00:00Z">
        <w:r>
          <w:t xml:space="preserve">, solve</w:t>
        </w:r>
      </w:ins>
      <w:ins w:id="37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3731" w:author="PR Preview" w:date="2026-01-01T00:00:00Z">
        <w:r>
          <w:t xml:space="preserve">.</w:t>
        </w:r>
      </w:ins>
      <w:ins w:id="3732" w:author="PR Preview" w:date="2026-01-01T00:00:00Z">
        <w:r>
          <w:t xml:space="preserve"> </w:t>
        </w:r>
      </w:ins>
      <w:ins w:id="3733" w:author="PR Preview" w:date="2026-01-01T00:00:00Z">
        <w:r>
          <w:t xml:space="preserve">Forward substitution on</w:t>
        </w:r>
      </w:ins>
      <w:ins w:id="3734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gives</w:t>
        </w:r>
      </w:ins>
      <w:ins w:id="37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ins w:id="37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739" w:author="PR Preview" w:date="2026-01-01T00:00:00Z">
        <w:r>
          <w:t xml:space="preserve">Back substitution on</w:t>
        </w:r>
      </w:ins>
      <w:ins w:id="374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is</w:t>
        </w:r>
      </w:ins>
      <w:ins w:id="3743" w:author="PR Preview" w:date="2026-01-01T00:00:00Z">
        <w:r>
          <w:t xml:space="preserve"> </w:t>
        </w:r>
      </w:ins>
      <w:hyperlink w:anchor="exm-back-substitution">
        <w:ins w:id="374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745" w:author="PR Preview" w:date="2026-01-01T00:00:00Z">
        <w:r>
          <w:t xml:space="preserve">,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which gives</w:t>
        </w:r>
      </w:ins>
      <w:ins w:id="37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749" w:author="PR Preview" w:date="2026-01-01T00:00:00Z">
        <w:r>
          <w:t xml:space="preserve">.</w:t>
        </w:r>
      </w:ins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As a check,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ins w:id="3752" w:author="PR Preview" w:date="2026-01-01T00:00:00Z">
        <w:r>
          <w:t xml:space="preserve">Banerjee, Sudipto, and Anindya Roy. 2014.</w:t>
        </w:r>
      </w:ins>
      <w:ins w:id="3753" w:author="PR Preview" w:date="2026-01-01T00:00:00Z">
        <w:r>
          <w:t xml:space="preserve"> </w:t>
        </w:r>
      </w:ins>
      <w:ins w:id="3754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3755" w:author="PR Preview" w:date="2026-01-01T00:00:00Z">
        <w:r>
          <w:t xml:space="preserve">. Vol. 181. Crc Press Boca Raton.</w:t>
        </w:r>
      </w:ins>
      <w:ins w:id="3756" w:author="PR Preview" w:date="2026-01-01T00:00:00Z">
        <w:r>
          <w:t xml:space="preserve"> </w:t>
        </w:r>
      </w:ins>
      <w:hyperlink r:id="rId138">
        <w:ins w:id="3757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  <w:ins w:id="3758" w:author="PR Preview" w:date="2026-01-01T00:00:00Z">
        <w:r>
          <w:t xml:space="preserve">.</w:t>
        </w:r>
      </w:ins>
    </w:p>
    <w:bookmarkEnd w:id="139"/>
    <w:bookmarkStart w:id="141" w:name="ref-zhou2024ls"/>
    <w:p>
      <w:pPr>
        <w:pStyle w:val="Bibliography"/>
      </w:pPr>
      <w:ins w:id="3759" w:author="PR Preview" w:date="2026-01-01T00:00:00Z">
        <w:r>
          <w:t xml:space="preserve">Zhou, Hua. 2024a.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rPr>
            <w:i/>
            <w:iCs/>
          </w:rPr>
          <w:t xml:space="preserve">Least Squares</w:t>
        </w:r>
      </w:ins>
      <w:ins w:id="3762" w:author="PR Preview" w:date="2026-01-01T00:00:00Z">
        <w:r>
          <w:t xml:space="preserve">. Lecture notes for Biostat 216, Mathematical Methods for Biostatistics, University of California, Los Angeles.</w:t>
        </w:r>
      </w:ins>
      <w:ins w:id="3763" w:author="PR Preview" w:date="2026-01-01T00:00:00Z">
        <w:r>
          <w:t xml:space="preserve"> </w:t>
        </w:r>
      </w:ins>
      <w:hyperlink r:id="rId140">
        <w:ins w:id="3764" w:author="PR Preview" w:date="2026-01-01T00:00:00Z">
          <w:r>
            <w:rPr>
              <w:rStyle w:val="Hyperlink"/>
            </w:rPr>
            <w:t xml:space="preserve">https://ucla-biostat-216.github.io/2024fall/slides/08-ls/08-ls.html</w:t>
          </w:r>
        </w:ins>
      </w:hyperlink>
      <w:ins w:id="3765" w:author="PR Preview" w:date="2026-01-01T00:00:00Z">
        <w:r>
          <w:t xml:space="preserve">.</w:t>
        </w:r>
      </w:ins>
    </w:p>
    <w:bookmarkEnd w:id="141"/>
    <w:bookmarkStart w:id="143" w:name="ref-zhou2024matinv"/>
    <w:p>
      <w:pPr>
        <w:pStyle w:val="Bibliography"/>
      </w:pPr>
      <w:ins w:id="3766" w:author="PR Preview" w:date="2026-01-01T00:00:00Z">
        <w:r>
          <w:t xml:space="preserve">Zhou, Hua. 2024b.</w:t>
        </w:r>
      </w:ins>
      <w:ins w:id="3767" w:author="PR Preview" w:date="2026-01-01T00:00:00Z">
        <w:r>
          <w:t xml:space="preserve"> </w:t>
        </w:r>
      </w:ins>
      <w:ins w:id="3768" w:author="PR Preview" w:date="2026-01-01T00:00:00Z">
        <w:r>
          <w:rPr>
            <w:i/>
            <w:iCs/>
          </w:rPr>
          <w:t xml:space="preserve">Linear Equations and Matrix Inverses</w:t>
        </w:r>
      </w:ins>
      <w:ins w:id="3769" w:author="PR Preview" w:date="2026-01-01T00:00:00Z">
        <w:r>
          <w:t xml:space="preserve">. Lecture notes for Biostat 216, Mathematical Methods for Biostatistics, University of California, Los Angeles.</w:t>
        </w:r>
      </w:ins>
      <w:ins w:id="3770" w:author="PR Preview" w:date="2026-01-01T00:00:00Z">
        <w:r>
          <w:t xml:space="preserve"> </w:t>
        </w:r>
      </w:ins>
      <w:hyperlink r:id="rId142">
        <w:ins w:id="3771" w:author="PR Preview" w:date="2026-01-01T00:00:00Z">
          <w:r>
            <w:rPr>
              <w:rStyle w:val="Hyperlink"/>
            </w:rPr>
            <w:t xml:space="preserve">https://ucla-biostat-216.github.io/2024fall/slides/07-matinv/07-matinv.html</w:t>
          </w:r>
        </w:ins>
      </w:hyperlink>
      <w:ins w:id="3772" w:author="PR Preview" w:date="2026-01-01T00:00:00Z">
        <w:r>
          <w:t xml:space="preserve">.</w:t>
        </w:r>
      </w:ins>
    </w:p>
    <w:bookmarkEnd w:id="143"/>
    <w:bookmarkStart w:id="145" w:name="ref-zhou2024orthproj"/>
    <w:p>
      <w:pPr>
        <w:pStyle w:val="Bibliography"/>
      </w:pPr>
      <w:ins w:id="3773" w:author="PR Preview" w:date="2026-01-01T00:00:00Z">
        <w:r>
          <w:t xml:space="preserve">Zhou, Hua. 2024c.</w:t>
        </w:r>
      </w:ins>
      <w:ins w:id="3774" w:author="PR Preview" w:date="2026-01-01T00:00:00Z">
        <w:r>
          <w:t xml:space="preserve"> </w:t>
        </w:r>
      </w:ins>
      <w:ins w:id="3775" w:author="PR Preview" w:date="2026-01-01T00:00:00Z">
        <w:r>
          <w:rPr>
            <w:i/>
            <w:iCs/>
          </w:rPr>
          <w:t xml:space="preserve">Orthogonal Projections</w:t>
        </w:r>
      </w:ins>
      <w:ins w:id="3776" w:author="PR Preview" w:date="2026-01-01T00:00:00Z">
        <w:r>
          <w:t xml:space="preserve">. Lecture notes for Biostat 216, Mathematical Methods for Biostatistics, University of California, Los Angeles.</w:t>
        </w:r>
      </w:ins>
      <w:ins w:id="3777" w:author="PR Preview" w:date="2026-01-01T00:00:00Z">
        <w:r>
          <w:t xml:space="preserve"> </w:t>
        </w:r>
      </w:ins>
      <w:hyperlink r:id="rId144">
        <w:ins w:id="3778" w:author="PR Preview" w:date="2026-01-01T00:00:00Z">
          <w:r>
            <w:rPr>
              <w:rStyle w:val="Hyperlink"/>
            </w:rPr>
            <w:t xml:space="preserve">https://ucla-biostat-216.github.io/2024fall/slides/06-orthproj/06-orthproj.html</w:t>
          </w:r>
        </w:ins>
      </w:hyperlink>
      <w:ins w:id="3779" w:author="PR Preview" w:date="2026-01-01T00:00:00Z">
        <w:r>
          <w:t xml:space="preserve">.</w:t>
        </w:r>
      </w:ins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48" Type="http://schemas.openxmlformats.org/officeDocument/2006/relationships/hyperlink" Target="linear-algebra-subspaces.html#def-column-space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38" Type="http://schemas.openxmlformats.org/officeDocument/2006/relationships/hyperlink" Target="linear-algebra-subspaces.html#def-orthogonal-complement" TargetMode="External"/><Relationship Id="rId29" Type="http://schemas.openxmlformats.org/officeDocument/2006/relationships/hyperlink" Target="linear-algebra-subspaces.html#def-projection" TargetMode="External"/><Relationship Id="rId13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rank-factorization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89" Type="http://schemas.openxmlformats.org/officeDocument/2006/relationships/hyperlink" Target="linear-algebra-subspaces.html#exm-column-space" TargetMode="External"/><Relationship Id="rId101" Type="http://schemas.openxmlformats.org/officeDocument/2006/relationships/hyperlink" Target="linear-algebra-subspaces.html#exm-dimension" TargetMode="External"/><Relationship Id="rId31" Type="http://schemas.openxmlformats.org/officeDocument/2006/relationships/hyperlink" Target="linear-algebra-subspaces.html#exm-orthogonal-direct-sum" TargetMode="External"/><Relationship Id="rId10" Type="http://schemas.openxmlformats.org/officeDocument/2006/relationships/hyperlink" Target="linear-algebra-subspaces.html#exm-rank" TargetMode="External"/><Relationship Id="rId105" Type="http://schemas.openxmlformats.org/officeDocument/2006/relationships/hyperlink" Target="linear-algebra-subspaces.html#exm-rank-bound" TargetMode="External"/><Relationship Id="rId90" Type="http://schemas.openxmlformats.org/officeDocument/2006/relationships/hyperlink" Target="linear-algebra-subspaces.html#exm-rank-factorization" TargetMode="External"/><Relationship Id="rId27" Type="http://schemas.openxmlformats.org/officeDocument/2006/relationships/hyperlink" Target="linear-algebra-subspaces.html#sec-subspaces" TargetMode="External"/><Relationship Id="rId49" Type="http://schemas.openxmlformats.org/officeDocument/2006/relationships/hyperlink" Target="linear-algebra-subspaces.html#thm-column-space-span" TargetMode="External"/><Relationship Id="rId50" Type="http://schemas.openxmlformats.org/officeDocument/2006/relationships/hyperlink" Target="linear-algebra-subspaces.html#thm-complement-null-space" TargetMode="External"/><Relationship Id="rId54" Type="http://schemas.openxmlformats.org/officeDocument/2006/relationships/hyperlink" Target="linear-algebra-subspaces.html#thm-matvec-columns" TargetMode="External"/><Relationship Id="rId32" Type="http://schemas.openxmlformats.org/officeDocument/2006/relationships/hyperlink" Target="linear-algebra-subspaces.html#thm-orthogonal-complement-subspace" TargetMode="External"/><Relationship Id="rId28" Type="http://schemas.openxmlformats.org/officeDocument/2006/relationships/hyperlink" Target="linear-algebra-subspaces.html#thm-orthogonal-direct-sum" TargetMode="External"/><Relationship Id="rId58" Type="http://schemas.openxmlformats.org/officeDocument/2006/relationships/hyperlink" Target="linear-algebra-subspaces.html#thm-rank-dim" TargetMode="External"/><Relationship Id="rId64" Type="http://schemas.openxmlformats.org/officeDocument/2006/relationships/hyperlink" Target="linear-algebra-subspaces.html#thm-rank-factorization" TargetMode="External"/><Relationship Id="rId104" Type="http://schemas.openxmlformats.org/officeDocument/2006/relationships/hyperlink" Target="linear-algebra-subspaces.html#thm-rank-nullity" TargetMode="External"/><Relationship Id="rId108" Type="http://schemas.openxmlformats.org/officeDocument/2006/relationships/hyperlink" Target="linear-algebra-subspaces.html#thm-rank-transpose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48" Type="http://schemas.openxmlformats.org/officeDocument/2006/relationships/hyperlink" Target="linear-algebra-subspaces.html#def-column-space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38" Type="http://schemas.openxmlformats.org/officeDocument/2006/relationships/hyperlink" Target="linear-algebra-subspaces.html#def-orthogonal-complement" TargetMode="External"/><Relationship Id="rId29" Type="http://schemas.openxmlformats.org/officeDocument/2006/relationships/hyperlink" Target="linear-algebra-subspaces.html#def-projection" TargetMode="External"/><Relationship Id="rId13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rank-factorization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89" Type="http://schemas.openxmlformats.org/officeDocument/2006/relationships/hyperlink" Target="linear-algebra-subspaces.html#exm-column-space" TargetMode="External"/><Relationship Id="rId101" Type="http://schemas.openxmlformats.org/officeDocument/2006/relationships/hyperlink" Target="linear-algebra-subspaces.html#exm-dimension" TargetMode="External"/><Relationship Id="rId31" Type="http://schemas.openxmlformats.org/officeDocument/2006/relationships/hyperlink" Target="linear-algebra-subspaces.html#exm-orthogonal-direct-sum" TargetMode="External"/><Relationship Id="rId10" Type="http://schemas.openxmlformats.org/officeDocument/2006/relationships/hyperlink" Target="linear-algebra-subspaces.html#exm-rank" TargetMode="External"/><Relationship Id="rId105" Type="http://schemas.openxmlformats.org/officeDocument/2006/relationships/hyperlink" Target="linear-algebra-subspaces.html#exm-rank-bound" TargetMode="External"/><Relationship Id="rId90" Type="http://schemas.openxmlformats.org/officeDocument/2006/relationships/hyperlink" Target="linear-algebra-subspaces.html#exm-rank-factorization" TargetMode="External"/><Relationship Id="rId27" Type="http://schemas.openxmlformats.org/officeDocument/2006/relationships/hyperlink" Target="linear-algebra-subspaces.html#sec-subspaces" TargetMode="External"/><Relationship Id="rId49" Type="http://schemas.openxmlformats.org/officeDocument/2006/relationships/hyperlink" Target="linear-algebra-subspaces.html#thm-column-space-span" TargetMode="External"/><Relationship Id="rId50" Type="http://schemas.openxmlformats.org/officeDocument/2006/relationships/hyperlink" Target="linear-algebra-subspaces.html#thm-complement-null-space" TargetMode="External"/><Relationship Id="rId54" Type="http://schemas.openxmlformats.org/officeDocument/2006/relationships/hyperlink" Target="linear-algebra-subspaces.html#thm-matvec-columns" TargetMode="External"/><Relationship Id="rId32" Type="http://schemas.openxmlformats.org/officeDocument/2006/relationships/hyperlink" Target="linear-algebra-subspaces.html#thm-orthogonal-complement-subspace" TargetMode="External"/><Relationship Id="rId28" Type="http://schemas.openxmlformats.org/officeDocument/2006/relationships/hyperlink" Target="linear-algebra-subspaces.html#thm-orthogonal-direct-sum" TargetMode="External"/><Relationship Id="rId58" Type="http://schemas.openxmlformats.org/officeDocument/2006/relationships/hyperlink" Target="linear-algebra-subspaces.html#thm-rank-dim" TargetMode="External"/><Relationship Id="rId64" Type="http://schemas.openxmlformats.org/officeDocument/2006/relationships/hyperlink" Target="linear-algebra-subspaces.html#thm-rank-factorization" TargetMode="External"/><Relationship Id="rId104" Type="http://schemas.openxmlformats.org/officeDocument/2006/relationships/hyperlink" Target="linear-algebra-subspaces.html#thm-rank-nullity" TargetMode="External"/><Relationship Id="rId108" Type="http://schemas.openxmlformats.org/officeDocument/2006/relationships/hyperlink" Target="linear-algebra-subspaces.html#thm-rank-transpose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2026-10-10T00:31:22Z</dcterms:created>
  <dcterms:modified xsi:type="dcterms:W3CDTF">2026-10-10T00:31:22Z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