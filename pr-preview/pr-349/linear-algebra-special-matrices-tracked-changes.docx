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03:46:15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04:02:11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ins w:id="3" w:author="PR Preview" w:date="2026-01-01T00:00:00Z">
        <w:r>
          <w:rPr>
            <w:b/>
            <w:bCs/>
          </w:rPr>
          <w:t xml:space="preserve">Theorem 3 (An invertible factor can be cancelled)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Let</w:t>
        </w:r>
      </w:ins>
      <w:ins w:id="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be an invertible</w:t>
        </w:r>
      </w:ins>
      <w:ins w:id="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matrix (</w:t>
        </w:r>
      </w:ins>
      <w:hyperlink w:anchor="def-invertible-matrix">
        <w:ins w:id="12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3" w:author="PR Preview" w:date="2026-01-01T00:00:00Z">
        <w:r>
          <w:t xml:space="preserve">),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and let</w:t>
        </w:r>
      </w:ins>
      <w:ins w:id="1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and</w:t>
        </w:r>
      </w:ins>
      <w:ins w:id="19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be</w:t>
        </w:r>
      </w:ins>
      <w:ins w:id="2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n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matrices.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If</w:t>
        </w:r>
      </w:ins>
      <w:ins w:id="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28" w:author="PR Preview" w:date="2026-01-01T00:00:00Z">
        <w:r>
          <w:t xml:space="preserve">, then</w:t>
        </w:r>
      </w:ins>
      <w:ins w:id="2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30" w:author="PR Preview" w:date="2026-01-01T00:00:00Z">
        <w:r>
          <w:t xml:space="preserve">.</w:t>
        </w:r>
      </w:ins>
    </w:p>
    <w:bookmarkEnd w:id="36"/>
    <w:p>
      <w:pPr>
        <w:pStyle w:val="BodyText"/>
      </w:pPr>
      <w:ins w:id="31" w:author="PR Preview" w:date="2026-01-01T00:00:00Z">
        <w:r>
          <w:rPr>
            <w:i/>
            <w:iCs/>
          </w:rPr>
          <w:t xml:space="preserve">Proof</w:t>
        </w:r>
      </w:ins>
      <w:ins w:id="32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ins w:id="33" w:author="PR Preview" w:date="2026-01-01T00:00:00Z">
        <w:r>
          <w:t xml:space="preserve">​</w:t>
        </w:r>
      </w:ins>
    </w:p>
    <w:bookmarkStart w:id="37" w:name="cor-invertible-cancel-right"/>
    <w:p>
      <w:pPr>
        <w:pStyle w:val="BodyText"/>
      </w:pPr>
      <w:ins w:id="34" w:author="PR Preview" w:date="2026-01-01T00:00:00Z">
        <w:r>
          <w:rPr>
            <w:b/>
            <w:bCs/>
          </w:rPr>
          <w:t xml:space="preserve">Corollary 2 (An invertible factor can be cancelled on the right)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Let</w:t>
        </w:r>
      </w:ins>
      <w:ins w:id="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" w:author="PR Preview" w:date="2026-01-01T00:00:00Z">
        <w:r>
          <w:t xml:space="preserve"> </w:t>
        </w:r>
      </w:ins>
      <w:ins w:id="39" w:author="PR Preview" w:date="2026-01-01T00:00:00Z">
        <w:r>
          <w:t xml:space="preserve">be an invertible</w:t>
        </w:r>
      </w:ins>
      <w:ins w:id="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matrix,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and let</w:t>
        </w:r>
      </w:ins>
      <w:ins w:id="45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and</w:t>
        </w:r>
      </w:ins>
      <w:ins w:id="4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be</w:t>
        </w:r>
      </w:ins>
      <w:ins w:id="5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matrices.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If</w:t>
        </w:r>
      </w:ins>
      <w:ins w:id="5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ins w:id="57" w:author="PR Preview" w:date="2026-01-01T00:00:00Z">
        <w:r>
          <w:t xml:space="preserve">, then</w:t>
        </w:r>
      </w:ins>
      <w:ins w:id="5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ins w:id="59" w:author="PR Preview" w:date="2026-01-01T00:00:00Z">
        <w:r>
          <w:t xml:space="preserve">.</w:t>
        </w:r>
      </w:ins>
    </w:p>
    <w:p>
      <w:pPr>
        <w:pStyle w:val="BodyText"/>
      </w:pPr>
      <w:ins w:id="60" w:author="PR Preview" w:date="2026-01-01T00:00:00Z">
        <w:r>
          <w:t xml:space="preserve">The proof of</w:t>
        </w:r>
      </w:ins>
      <w:ins w:id="61" w:author="PR Preview" w:date="2026-01-01T00:00:00Z">
        <w:r>
          <w:t xml:space="preserve"> </w:t>
        </w:r>
      </w:ins>
      <w:hyperlink w:anchor="thm-invertible-cancel">
        <w:ins w:id="62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works with every product reversed: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multiply both sides on the right by</w:t>
        </w:r>
      </w:ins>
      <w:ins w:id="67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68" w:author="PR Preview" w:date="2026-01-01T00:00:00Z">
        <w:r>
          <w:t xml:space="preserve">.</w:t>
        </w:r>
      </w:ins>
    </w:p>
    <w:bookmarkEnd w:id="37"/>
    <w:bookmarkStart w:id="38" w:name="exm-invertible-cancel"/>
    <w:p>
      <w:pPr>
        <w:pStyle w:val="BodyText"/>
      </w:pPr>
      <w:ins w:id="69" w:author="PR Preview" w:date="2026-01-01T00:00:00Z">
        <w:r>
          <w:rPr>
            <w:b/>
            <w:bCs/>
          </w:rPr>
          <w:t xml:space="preserve">Example 8 (Solving for a matrix by cancelling an invertible factor)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Let</w:t>
        </w:r>
      </w:ins>
      <w:ins w:id="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3" w:author="PR Preview" w:date="2026-01-01T00:00:00Z">
        <w:r>
          <w:t xml:space="preserve">,</w:t>
        </w:r>
      </w:ins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which is invertible with</w:t>
        </w:r>
      </w:ins>
      <w:ins w:id="7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(</w:t>
        </w:r>
      </w:ins>
      <w:hyperlink w:anchor="exm-invertible-matrix">
        <w:ins w:id="7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80" w:author="PR Preview" w:date="2026-01-01T00:00:00Z">
        <w:r>
          <w:t xml:space="preserve">).</w:t>
        </w:r>
      </w:ins>
      <w:ins w:id="81" w:author="PR Preview" w:date="2026-01-01T00:00:00Z">
        <w:r>
          <w:t xml:space="preserve"> </w:t>
        </w:r>
      </w:ins>
      <w:ins w:id="82" w:author="PR Preview" w:date="2026-01-01T00:00:00Z">
        <w:r>
          <w:t xml:space="preserve">If</w:t>
        </w:r>
      </w:ins>
      <w:ins w:id="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84" w:author="PR Preview" w:date="2026-01-01T00:00:00Z">
        <w:r>
          <w:t xml:space="preserve"> </w:t>
        </w:r>
      </w:ins>
      <w:ins w:id="85" w:author="PR Preview" w:date="2026-01-01T00:00:00Z">
        <w:r>
          <w:t xml:space="preserve">for a</w:t>
        </w:r>
      </w:ins>
      <w:ins w:id="8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1</m:t>
        </m:r>
      </m:oMath>
      <w:ins w:id="87" w:author="PR Preview" w:date="2026-01-01T00:00:00Z">
        <w:r>
          <w:t xml:space="preserve"> </w:t>
        </w:r>
      </w:ins>
      <w:ins w:id="88" w:author="PR Preview" w:date="2026-01-01T00:00:00Z">
        <w:r>
          <w:t xml:space="preserve">matrix</w:t>
        </w:r>
      </w:ins>
      <w:ins w:id="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then multiplying both sides on the left by</w:t>
        </w:r>
      </w:ins>
      <w:ins w:id="9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as in the proof of</w:t>
        </w:r>
      </w:ins>
      <w:ins w:id="97" w:author="PR Preview" w:date="2026-01-01T00:00:00Z">
        <w:r>
          <w:t xml:space="preserve"> </w:t>
        </w:r>
      </w:ins>
      <w:hyperlink w:anchor="thm-invertible-cancel">
        <w:ins w:id="98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9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0" w:author="PR Preview" w:date="2026-01-01T00:00:00Z">
        <w:r>
          <w:t xml:space="preserve">Check:</w:t>
        </w:r>
      </w:ins>
      <w:ins w:id="1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ins w:id="102" w:author="PR Preview" w:date="2026-01-01T00:00:00Z">
        <w:r>
          <w:t xml:space="preserve">.</w:t>
        </w:r>
      </w:ins>
    </w:p>
    <w:bookmarkEnd w:id="38"/>
    <w:bookmarkStart w:id="39" w:name="exm-matmul-zero-divisors"/>
    <w:p>
      <w:pPr>
        <w:pStyle w:val="BodyText"/>
      </w:pPr>
      <w:ins w:id="103" w:author="PR Preview" w:date="2026-01-01T00:00:00Z">
        <w:r>
          <w:rPr>
            <w:b/>
            <w:bCs/>
          </w:rPr>
          <w:t xml:space="preserve">Example 9 (A product of two nonzero matrices can be the zero matrix)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With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106" w:author="PR Preview" w:date="2026-01-01T00:00:00Z">
        <w:r>
          <w:t xml:space="preserve">neither matrix is the zero matrix (</w:t>
        </w:r>
      </w:ins>
      <w:hyperlink r:id="rId9">
        <w:ins w:id="107" w:author="PR Preview" w:date="2026-01-01T00:00:00Z">
          <w:r>
            <w:rPr>
              <w:rStyle w:val="Hyperlink"/>
            </w:rPr>
            <w:t xml:space="preserve">Definition 4 in Matrices</w:t>
          </w:r>
        </w:ins>
      </w:hyperlink>
      <w:ins w:id="108" w:author="PR Preview" w:date="2026-01-01T00:00:00Z">
        <w:r>
          <w:t xml:space="preserve">),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109" w:author="PR Preview" w:date="2026-01-01T00:00:00Z">
        <w:r>
          <w:t xml:space="preserve">For numbers,</w:t>
        </w:r>
      </w:ins>
      <w:ins w:id="110" w:author="PR Preview" w:date="2026-01-01T00:00:00Z">
        <w:r>
          <w:t xml:space="preserve"> </w:t>
        </w:r>
      </w:ins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forces</w:t>
        </w:r>
      </w:ins>
      <w:ins w:id="113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0</m:t>
        </m:r>
      </m:oMath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or</w:t>
        </w:r>
      </w:ins>
      <w:ins w:id="11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0</m:t>
        </m:r>
      </m:oMath>
      <w:ins w:id="117" w:author="PR Preview" w:date="2026-01-01T00:00:00Z">
        <w:r>
          <w:t xml:space="preserve">.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For matrices it does not.</w:t>
        </w:r>
      </w:ins>
    </w:p>
    <w:p>
      <w:pPr>
        <w:pStyle w:val="BodyText"/>
      </w:pPr>
      <w:ins w:id="120" w:author="PR Preview" w:date="2026-01-01T00:00:00Z">
        <w:r>
          <w:t xml:space="preserve">Because</w:t>
        </w:r>
      </w:ins>
      <w:ins w:id="1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while</w:t>
        </w:r>
      </w:ins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25" w:author="PR Preview" w:date="2026-01-01T00:00:00Z">
        <w:r>
          <w:t xml:space="preserve">,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the factor</w:t>
        </w:r>
      </w:ins>
      <w:ins w:id="1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cannot be cancelled from</w:t>
        </w:r>
      </w:ins>
      <w:ins w:id="1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ins w:id="132" w:author="PR Preview" w:date="2026-01-01T00:00:00Z">
        <w:r>
          <w:t xml:space="preserve">.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This does not contradict</w:t>
        </w:r>
      </w:ins>
      <w:ins w:id="135" w:author="PR Preview" w:date="2026-01-01T00:00:00Z">
        <w:r>
          <w:t xml:space="preserve"> </w:t>
        </w:r>
      </w:ins>
      <w:hyperlink w:anchor="thm-invertible-cancel">
        <w:ins w:id="13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37" w:author="PR Preview" w:date="2026-01-01T00:00:00Z">
        <w:r>
          <w:t xml:space="preserve">,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because</w:t>
        </w:r>
      </w:ins>
      <w:ins w:id="1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1" w:author="PR Preview" w:date="2026-01-01T00:00:00Z">
        <w:r>
          <w:t xml:space="preserve"> </w:t>
        </w:r>
      </w:ins>
      <w:ins w:id="142" w:author="PR Preview" w:date="2026-01-01T00:00:00Z">
        <w:r>
          <w:t xml:space="preserve">is singular:</w:t>
        </w:r>
      </w:ins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its second row is zero, so</w:t>
        </w:r>
      </w:ins>
      <w:ins w:id="14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has a zero second row for every</w:t>
        </w:r>
      </w:ins>
      <w:ins w:id="148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matrix</w:t>
        </w:r>
      </w:ins>
      <w:ins w:id="151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and</w:t>
        </w:r>
      </w:ins>
      <w:ins w:id="15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156" w:author="PR Preview" w:date="2026-01-01T00:00:00Z">
        <w:r>
          <w:t xml:space="preserve"> </w:t>
        </w:r>
      </w:ins>
      <w:ins w:id="157" w:author="PR Preview" w:date="2026-01-01T00:00:00Z">
        <w:r>
          <w:t xml:space="preserve">can never be</w:t>
        </w:r>
      </w:ins>
      <w:ins w:id="15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159" w:author="PR Preview" w:date="2026-01-01T00:00:00Z">
        <w:r>
          <w:t xml:space="preserve">.</w:t>
        </w:r>
      </w:ins>
    </w:p>
    <w:bookmarkEnd w:id="39"/>
    <w:bookmarkStart w:id="46" w:name="rem-matrix-vs-scalar-arithmetic"/>
    <w:p>
      <w:pPr>
        <w:pStyle w:val="BodyText"/>
      </w:pPr>
      <w:ins w:id="160" w:author="PR Preview" w:date="2026-01-01T00:00:00Z">
        <w:r>
          <w:rPr>
            <w:i/>
            <w:iCs/>
          </w:rPr>
          <w:t xml:space="preserve">Remark 4</w:t>
        </w:r>
      </w:ins>
      <w:ins w:id="161" w:author="PR Preview" w:date="2026-01-01T00:00:00Z">
        <w:r>
          <w:t xml:space="preserve"> (Matrix arithmetic compared with scalar arithmetic). </w:t>
        </w:r>
      </w:ins>
      <w:ins w:id="162" w:author="PR Preview" w:date="2026-01-01T00:00:00Z">
        <w:r>
          <w:rPr>
            <w:b/>
            <w:bCs/>
          </w:rPr>
          <w:t xml:space="preserve">Sums and differences.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Matrix addition has every property that addition of numbers has: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it is commutative (</w:t>
        </w:r>
      </w:ins>
      <w:hyperlink r:id="rId40">
        <w:ins w:id="167" w:author="PR Preview" w:date="2026-01-01T00:00:00Z">
          <w:r>
            <w:rPr>
              <w:rStyle w:val="Hyperlink"/>
            </w:rPr>
            <w:t xml:space="preserve">Theorem 1 in Matrices</w:t>
          </w:r>
        </w:ins>
      </w:hyperlink>
      <w:ins w:id="168" w:author="PR Preview" w:date="2026-01-01T00:00:00Z">
        <w:r>
          <w:t xml:space="preserve">),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associative (</w:t>
        </w:r>
      </w:ins>
      <w:hyperlink r:id="rId41">
        <w:ins w:id="171" w:author="PR Preview" w:date="2026-01-01T00:00:00Z">
          <w:r>
            <w:rPr>
              <w:rStyle w:val="Hyperlink"/>
            </w:rPr>
            <w:t xml:space="preserve">Theorem 2 in Matrices</w:t>
          </w:r>
        </w:ins>
      </w:hyperlink>
      <w:ins w:id="172" w:author="PR Preview" w:date="2026-01-01T00:00:00Z">
        <w:r>
          <w:t xml:space="preserve">),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has the zero matrix as its identity (</w:t>
        </w:r>
      </w:ins>
      <w:hyperlink r:id="rId42">
        <w:ins w:id="175" w:author="PR Preview" w:date="2026-01-01T00:00:00Z">
          <w:r>
            <w:rPr>
              <w:rStyle w:val="Hyperlink"/>
            </w:rPr>
            <w:t xml:space="preserve">Theorem 3 in Matrices</w:t>
          </w:r>
        </w:ins>
      </w:hyperlink>
      <w:ins w:id="176" w:author="PR Preview" w:date="2026-01-01T00:00:00Z">
        <w:r>
          <w:t xml:space="preserve">),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and gives each matrix a negative (</w:t>
        </w:r>
      </w:ins>
      <w:hyperlink r:id="rId43">
        <w:ins w:id="179" w:author="PR Preview" w:date="2026-01-01T00:00:00Z">
          <w:r>
            <w:rPr>
              <w:rStyle w:val="Hyperlink"/>
            </w:rPr>
            <w:t xml:space="preserve">Theorem 4 in Matrices</w:t>
          </w:r>
        </w:ins>
      </w:hyperlink>
      <w:ins w:id="180" w:author="PR Preview" w:date="2026-01-01T00:00:00Z">
        <w:r>
          <w:t xml:space="preserve">).</w:t>
        </w:r>
      </w:ins>
      <w:ins w:id="181" w:author="PR Preview" w:date="2026-01-01T00:00:00Z">
        <w:r>
          <w:t xml:space="preserve"> </w:t>
        </w:r>
      </w:ins>
      <w:ins w:id="182" w:author="PR Preview" w:date="2026-01-01T00:00:00Z">
        <w:r>
          <w:t xml:space="preserve">The only new condition is that</w:t>
        </w:r>
      </w:ins>
      <w:ins w:id="18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ins w:id="184" w:author="PR Preview" w:date="2026-01-01T00:00:00Z">
        <w:r>
          <w:t xml:space="preserve"> </w:t>
        </w:r>
      </w:ins>
      <w:ins w:id="185" w:author="PR Preview" w:date="2026-01-01T00:00:00Z">
        <w:r>
          <w:t xml:space="preserve">is defined only when</w:t>
        </w:r>
      </w:ins>
      <w:ins w:id="1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and</w:t>
        </w:r>
      </w:ins>
      <w:ins w:id="18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90" w:author="PR Preview" w:date="2026-01-01T00:00:00Z">
        <w:r>
          <w:t xml:space="preserve"> </w:t>
        </w:r>
      </w:ins>
      <w:ins w:id="191" w:author="PR Preview" w:date="2026-01-01T00:00:00Z">
        <w:r>
          <w:t xml:space="preserve">have the same dimensions.</w:t>
        </w:r>
      </w:ins>
    </w:p>
    <w:p>
      <w:pPr>
        <w:pStyle w:val="BodyText"/>
      </w:pPr>
      <w:ins w:id="192" w:author="PR Preview" w:date="2026-01-01T00:00:00Z">
        <w:r>
          <w:rPr>
            <w:b/>
            <w:bCs/>
          </w:rPr>
          <w:t xml:space="preserve">Products.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Matrix multiplication keeps three properties of multiplication of numbers: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it is associative (</w:t>
        </w:r>
      </w:ins>
      <w:hyperlink r:id="rId27">
        <w:ins w:id="197" w:author="PR Preview" w:date="2026-01-01T00:00:00Z">
          <w:r>
            <w:rPr>
              <w:rStyle w:val="Hyperlink"/>
            </w:rPr>
            <w:t xml:space="preserve">Theorem 5 in Matrices</w:t>
          </w:r>
        </w:ins>
      </w:hyperlink>
      <w:ins w:id="198" w:author="PR Preview" w:date="2026-01-01T00:00:00Z">
        <w:r>
          <w:t xml:space="preserve">),</w:t>
        </w:r>
      </w:ins>
      <w:ins w:id="199" w:author="PR Preview" w:date="2026-01-01T00:00:00Z">
        <w:r>
          <w:t xml:space="preserve"> </w:t>
        </w:r>
      </w:ins>
      <w:ins w:id="200" w:author="PR Preview" w:date="2026-01-01T00:00:00Z">
        <w:r>
          <w:t xml:space="preserve">it is distributive over addition (</w:t>
        </w:r>
      </w:ins>
      <w:hyperlink r:id="rId44">
        <w:ins w:id="201" w:author="PR Preview" w:date="2026-01-01T00:00:00Z">
          <w:r>
            <w:rPr>
              <w:rStyle w:val="Hyperlink"/>
            </w:rPr>
            <w:t xml:space="preserve">Theorem 6 in Matrices</w:t>
          </w:r>
        </w:ins>
      </w:hyperlink>
      <w:ins w:id="202" w:author="PR Preview" w:date="2026-01-01T00:00:00Z">
        <w:r>
          <w:t xml:space="preserve">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it has an identity,</w:t>
        </w:r>
      </w:ins>
      <w:ins w:id="205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(</w:t>
        </w:r>
      </w:ins>
      <w:hyperlink r:id="rId28">
        <w:ins w:id="208" w:author="PR Preview" w:date="2026-01-01T00:00:00Z">
          <w:r>
            <w:rPr>
              <w:rStyle w:val="Hyperlink"/>
            </w:rPr>
            <w:t xml:space="preserve">Theorem 7 in Matrices</w:t>
          </w:r>
        </w:ins>
      </w:hyperlink>
      <w:ins w:id="209" w:author="PR Preview" w:date="2026-01-01T00:00:00Z">
        <w:r>
          <w:t xml:space="preserve">).</w:t>
        </w:r>
      </w:ins>
      <w:ins w:id="210" w:author="PR Preview" w:date="2026-01-01T00:00:00Z">
        <w:r>
          <w:t xml:space="preserve"> </w:t>
        </w:r>
      </w:ins>
      <w:ins w:id="211" w:author="PR Preview" w:date="2026-01-01T00:00:00Z">
        <w:r>
          <w:t xml:space="preserve">It differs from multiplication of numbers in four ways: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is defined only when the number of columns of</w:t>
        </w:r>
      </w:ins>
      <w:ins w:id="21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equals the number of rows of</w:t>
        </w:r>
      </w:ins>
      <w:ins w:id="21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(</w:t>
        </w:r>
      </w:ins>
      <w:hyperlink r:id="rId16">
        <w:ins w:id="220" w:author="PR Preview" w:date="2026-01-01T00:00:00Z">
          <w:r>
            <w:rPr>
              <w:rStyle w:val="Hyperlink"/>
            </w:rPr>
            <w:t xml:space="preserve">Definition 7 in Matrices</w:t>
          </w:r>
        </w:ins>
      </w:hyperlink>
      <w:ins w:id="22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22" w:author="PR Preview" w:date="2026-01-01T00:00:00Z">
        <w:r>
          <w:t xml:space="preserve">It is not commutative:</w:t>
        </w:r>
      </w:ins>
      <w:ins w:id="2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ins w:id="224" w:author="PR Preview" w:date="2026-01-01T00:00:00Z">
        <w:r>
          <w:t xml:space="preserve"> </w:t>
        </w:r>
      </w:ins>
      <w:ins w:id="225" w:author="PR Preview" w:date="2026-01-01T00:00:00Z">
        <w:r>
          <w:t xml:space="preserve">in general (</w:t>
        </w:r>
      </w:ins>
      <w:hyperlink r:id="rId45">
        <w:ins w:id="226" w:author="PR Preview" w:date="2026-01-01T00:00:00Z">
          <w:r>
            <w:rPr>
              <w:rStyle w:val="Hyperlink"/>
            </w:rPr>
            <w:t xml:space="preserve">Remark 2 in Matrices</w:t>
          </w:r>
        </w:ins>
      </w:hyperlink>
      <w:ins w:id="22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w:ins w:id="228" w:author="PR Preview" w:date="2026-01-01T00:00:00Z">
        <w:r>
          <w:t xml:space="preserve">A nonzero square matrix need not have an inverse (</w:t>
        </w:r>
      </w:ins>
      <w:hyperlink w:anchor="exm-invertible-matrix">
        <w:ins w:id="229" w:author="PR Preview" w:date="2026-01-01T00:00:00Z">
          <w:r>
            <w:rPr>
              <w:rStyle w:val="Hyperlink"/>
            </w:rPr>
            <w:t xml:space="preserve">Example 5</w:t>
          </w:r>
        </w:ins>
      </w:hyperlink>
      <w:ins w:id="230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can hold with</w:t>
        </w:r>
      </w:ins>
      <w:ins w:id="23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and</w:t>
        </w:r>
      </w:ins>
      <w:ins w:id="23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(</w:t>
        </w:r>
      </w:ins>
      <w:hyperlink w:anchor="exm-matmul-zero-divisors">
        <w:ins w:id="239" w:author="PR Preview" w:date="2026-01-01T00:00:00Z">
          <w:r>
            <w:rPr>
              <w:rStyle w:val="Hyperlink"/>
            </w:rPr>
            <w:t xml:space="preserve">Example 9</w:t>
          </w:r>
        </w:ins>
      </w:hyperlink>
      <w:ins w:id="240" w:author="PR Preview" w:date="2026-01-01T00:00:00Z">
        <w:r>
          <w:t xml:space="preserve">),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so a factor cannot be cancelled from</w:t>
        </w:r>
      </w:ins>
      <w:ins w:id="24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unless it is invertible (</w:t>
        </w:r>
      </w:ins>
      <w:hyperlink w:anchor="thm-invertible-cancel">
        <w:ins w:id="246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247" w:author="PR Preview" w:date="2026-01-01T00:00:00Z">
        <w:r>
          <w:t xml:space="preserve">).</w:t>
        </w:r>
      </w:ins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del w:id="248" w:author="PR Preview" w:date="2026-01-01T00:00:00Z">
        <w:r>
          <w:rPr>
            <w:b/>
            <w:bCs/>
          </w:rPr>
          <w:delText xml:space="preserve">Example 8 (An idempotent matrix)</w:delText>
        </w:r>
      </w:del>
      <w:del w:id="249" w:author="PR Preview" w:date="2026-01-01T00:00:00Z">
        <w:r>
          <w:delText xml:space="preserve"> </w:delText>
        </w:r>
      </w:del>
      <w:del w:id="250" w:author="PR Preview" w:date="2026-01-01T00:00:00Z">
        <w:r>
          <w:delText xml:space="preserve">For</w:delText>
        </w:r>
      </w:del>
      <w:del w:id="251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52" w:author="PR Preview" w:date="2026-01-01T00:00:00Z">
        <w:r>
          <w:delText xml:space="preserve">,</w:delText>
        </w:r>
      </w:del>
    </w:p>
    <w:p>
      <w:pPr>
        <w:pStyle w:val="FirstParagraph"/>
      </w:pPr>
      <w:ins w:id="253" w:author="PR Preview" w:date="2026-01-01T00:00:00Z">
        <w:r>
          <w:rPr>
            <w:b/>
            <w:bCs/>
          </w:rPr>
          <w:t xml:space="preserve">Example 10 (An idempotent matrix)</w:t>
        </w:r>
      </w:ins>
      <w:ins w:id="254" w:author="PR Preview" w:date="2026-01-01T00:00:00Z">
        <w:r>
          <w:t xml:space="preserve"> </w:t>
        </w:r>
      </w:ins>
      <w:ins w:id="255" w:author="PR Preview" w:date="2026-01-01T00:00:00Z">
        <w:r>
          <w:t xml:space="preserve">For</w:t>
        </w:r>
      </w:ins>
      <w:ins w:id="256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del w:id="258" w:author="PR Preview" w:date="2026-01-01T00:00:00Z">
        <w:r>
          <w:rPr>
            <w:b/>
            <w:bCs/>
          </w:rPr>
          <w:delText xml:space="preserve">Example 9 (A matrix that is not idempotent)</w:delText>
        </w:r>
      </w:del>
      <w:del w:id="259" w:author="PR Preview" w:date="2026-01-01T00:00:00Z">
        <w:r>
          <w:delText xml:space="preserve"> </w:delText>
        </w:r>
      </w:del>
      <w:del w:id="260" w:author="PR Preview" w:date="2026-01-01T00:00:00Z">
        <w:r>
          <w:delText xml:space="preserve">For</w:delText>
        </w:r>
      </w:del>
      <w:del w:id="2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62" w:author="PR Preview" w:date="2026-01-01T00:00:00Z">
        <w:r>
          <w:delText xml:space="preserve">,</w:delText>
        </w:r>
      </w:del>
    </w:p>
    <w:p>
      <w:pPr>
        <w:pStyle w:val="BodyText"/>
      </w:pPr>
      <w:ins w:id="263" w:author="PR Preview" w:date="2026-01-01T00:00:00Z">
        <w:r>
          <w:rPr>
            <w:b/>
            <w:bCs/>
          </w:rPr>
          <w:t xml:space="preserve">Example 11 (A matrix that is not idempotent)</w:t>
        </w:r>
      </w:ins>
      <w:ins w:id="264" w:author="PR Preview" w:date="2026-01-01T00:00:00Z">
        <w:r>
          <w:t xml:space="preserve"> </w:t>
        </w:r>
      </w:ins>
      <w:ins w:id="265" w:author="PR Preview" w:date="2026-01-01T00:00:00Z">
        <w:r>
          <w:t xml:space="preserve">For</w:t>
        </w:r>
      </w:ins>
      <w:ins w:id="26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7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del w:id="268" w:author="PR Preview" w:date="2026-01-01T00:00:00Z">
        <w:r>
          <w:rPr>
            <w:b/>
            <w:bCs/>
          </w:rPr>
          <w:delText xml:space="preserve">Example 10 (An orthogonal projection and an oblique one)</w:delText>
        </w:r>
      </w:del>
      <w:del w:id="26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delText xml:space="preserve">is symmetric, and</w:delText>
        </w:r>
      </w:del>
      <w:del w:id="27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del w:id="273" w:author="PR Preview" w:date="2026-01-01T00:00:00Z">
        <w:r>
          <w:delText xml:space="preserve">,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delText xml:space="preserve">so</w:delText>
        </w:r>
      </w:del>
      <w:del w:id="276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277" w:author="PR Preview" w:date="2026-01-01T00:00:00Z">
        <w:r>
          <w:delText xml:space="preserve"> </w:delText>
        </w:r>
      </w:del>
      <w:del w:id="278" w:author="PR Preview" w:date="2026-01-01T00:00:00Z">
        <w:r>
          <w:delText xml:space="preserve">is an orthogonal projection matrix;</w:delText>
        </w:r>
      </w:del>
      <w:del w:id="279" w:author="PR Preview" w:date="2026-01-01T00:00:00Z">
        <w:r>
          <w:delText xml:space="preserve"> </w:delText>
        </w:r>
      </w:del>
      <w:del w:id="280" w:author="PR Preview" w:date="2026-01-01T00:00:00Z">
        <w:r>
          <w:delText xml:space="preserve">it maps</w:delText>
        </w:r>
      </w:del>
      <w:del w:id="28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82" w:author="PR Preview" w:date="2026-01-01T00:00:00Z">
        <w:r>
          <w:delText xml:space="preserve"> </w:delText>
        </w:r>
      </w:del>
      <w:del w:id="283" w:author="PR Preview" w:date="2026-01-01T00:00:00Z">
        <w:r>
          <w:delText xml:space="preserve">to</w:delText>
        </w:r>
      </w:del>
      <w:del w:id="28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85" w:author="PR Preview" w:date="2026-01-01T00:00:00Z">
        <w:r>
          <w:delText xml:space="preserve">.</w:delText>
        </w:r>
      </w:del>
    </w:p>
    <w:p>
      <w:pPr>
        <w:pStyle w:val="BodyText"/>
      </w:pPr>
      <w:ins w:id="286" w:author="PR Preview" w:date="2026-01-01T00:00:00Z">
        <w:r>
          <w:rPr>
            <w:b/>
            <w:bCs/>
          </w:rPr>
          <w:t xml:space="preserve">Example 12 (An orthogonal projection and an oblique one)</w:t>
        </w:r>
      </w:ins>
      <w:ins w:id="28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88" w:author="PR Preview" w:date="2026-01-01T00:00:00Z">
        <w:r>
          <w:t xml:space="preserve"> </w:t>
        </w:r>
      </w:ins>
      <w:ins w:id="289" w:author="PR Preview" w:date="2026-01-01T00:00:00Z">
        <w:r>
          <w:t xml:space="preserve">is symmetric, and</w:t>
        </w:r>
      </w:ins>
      <w:ins w:id="290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ins w:id="291" w:author="PR Preview" w:date="2026-01-01T00:00:00Z">
        <w:r>
          <w:t xml:space="preserve">,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so</w:t>
        </w:r>
      </w:ins>
      <w:ins w:id="294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is an orthogonal projection matrix;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it maps</w:t>
        </w:r>
      </w:ins>
      <w:ins w:id="2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to</w:t>
        </w:r>
      </w:ins>
      <w:ins w:id="3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303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del w:id="304" w:author="PR Preview" w:date="2026-01-01T00:00:00Z">
        <w:r>
          <w:rPr>
            <w:i/>
            <w:iCs/>
          </w:rPr>
          <w:delText xml:space="preserve">Remark 4</w:delText>
        </w:r>
      </w:del>
      <w:del w:id="305" w:author="PR Preview" w:date="2026-01-01T00:00:00Z">
        <w:r>
          <w:delText xml:space="preserve"> (What</w:delText>
        </w:r>
      </w:del>
      <w:del w:id="306" w:author="PR Preview" w:date="2026-01-01T00:00:00Z">
        <w:r>
          <w:delText xml:space="preserve"> </w:delText>
        </w:r>
      </w:del>
      <w:del w:id="307" w:author="PR Preview" w:date="2026-01-01T00:00:00Z">
        <w:r>
          <w:delText xml:space="preserve">“projection matrix”</w:delText>
        </w:r>
      </w:del>
      <w:del w:id="308" w:author="PR Preview" w:date="2026-01-01T00:00:00Z">
        <w:r>
          <w:delText xml:space="preserve"> </w:delText>
        </w:r>
      </w:del>
      <w:del w:id="309" w:author="PR Preview" w:date="2026-01-01T00:00:00Z">
        <w:r>
          <w:delText xml:space="preserve">means in these notes). </w:delText>
        </w:r>
      </w:del>
      <w:del w:id="310" w:author="PR Preview" w:date="2026-01-01T00:00:00Z">
        <w:r>
          <w:delText xml:space="preserve">Some texts call any idempotent matrix a projection matrix,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so that both</w:delText>
        </w:r>
      </w:del>
      <w:del w:id="31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14" w:author="PR Preview" w:date="2026-01-01T00:00:00Z">
        <w:r>
          <w:delText xml:space="preserve"> </w:delText>
        </w:r>
      </w:del>
      <w:del w:id="315" w:author="PR Preview" w:date="2026-01-01T00:00:00Z">
        <w:r>
          <w:delText xml:space="preserve">and</w:delText>
        </w:r>
      </w:del>
      <w:del w:id="31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17" w:author="PR Preview" w:date="2026-01-01T00:00:00Z">
        <w:r>
          <w:delText xml:space="preserve"> </w:delText>
        </w:r>
      </w:del>
      <w:del w:id="318" w:author="PR Preview" w:date="2026-01-01T00:00:00Z">
        <w:r>
          <w:delText xml:space="preserve">in</w:delText>
        </w:r>
      </w:del>
      <w:del w:id="319" w:author="PR Preview" w:date="2026-01-01T00:00:00Z">
        <w:r>
          <w:delText xml:space="preserve"> </w:delText>
        </w:r>
      </w:del>
      <w:hyperlink w:anchor="exm-projection-matrix">
        <w:del w:id="320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21" w:author="PR Preview" w:date="2026-01-01T00:00:00Z">
        <w:r>
          <w:delText xml:space="preserve"> </w:delText>
        </w:r>
      </w:del>
      <w:del w:id="322" w:author="PR Preview" w:date="2026-01-01T00:00:00Z">
        <w:r>
          <w:delText xml:space="preserve">would count as one.</w:delText>
        </w:r>
      </w:del>
      <w:del w:id="323" w:author="PR Preview" w:date="2026-01-01T00:00:00Z">
        <w:r>
          <w:delText xml:space="preserve"> </w:delText>
        </w:r>
      </w:del>
      <w:del w:id="324" w:author="PR Preview" w:date="2026-01-01T00:00:00Z">
        <w:r>
          <w:delText xml:space="preserve">Regression texts often say</w:delText>
        </w:r>
      </w:del>
      <w:del w:id="325" w:author="PR Preview" w:date="2026-01-01T00:00:00Z">
        <w:r>
          <w:delText xml:space="preserve"> </w:delText>
        </w:r>
      </w:del>
      <w:del w:id="326" w:author="PR Preview" w:date="2026-01-01T00:00:00Z">
        <w:r>
          <w:delText xml:space="preserve">“projection matrix”</w:delText>
        </w:r>
      </w:del>
      <w:del w:id="327" w:author="PR Preview" w:date="2026-01-01T00:00:00Z">
        <w:r>
          <w:delText xml:space="preserve"> </w:delText>
        </w:r>
      </w:del>
      <w:del w:id="328" w:author="PR Preview" w:date="2026-01-01T00:00:00Z">
        <w:r>
          <w:delText xml:space="preserve">when they mean an orthogonal one.</w:delText>
        </w:r>
      </w:del>
      <w:del w:id="329" w:author="PR Preview" w:date="2026-01-01T00:00:00Z">
        <w:r>
          <w:delText xml:space="preserve"> </w:delText>
        </w:r>
      </w:del>
      <w:del w:id="330" w:author="PR Preview" w:date="2026-01-01T00:00:00Z">
        <w:r>
          <w:delText xml:space="preserve">In these notes,</w:delText>
        </w:r>
      </w:del>
      <w:del w:id="331" w:author="PR Preview" w:date="2026-01-01T00:00:00Z">
        <w:r>
          <w:delText xml:space="preserve"> </w:delText>
        </w:r>
      </w:del>
      <w:del w:id="332" w:author="PR Preview" w:date="2026-01-01T00:00:00Z">
        <w:r>
          <w:delText xml:space="preserve">“projection matrix”</w:delText>
        </w:r>
      </w:del>
      <w:del w:id="333" w:author="PR Preview" w:date="2026-01-01T00:00:00Z">
        <w:r>
          <w:delText xml:space="preserve"> </w:delText>
        </w:r>
      </w:del>
      <w:del w:id="334" w:author="PR Preview" w:date="2026-01-01T00:00:00Z">
        <w:r>
          <w:delText xml:space="preserve">always means</w:delText>
        </w:r>
      </w:del>
      <w:del w:id="335" w:author="PR Preview" w:date="2026-01-01T00:00:00Z">
        <w:r>
          <w:delText xml:space="preserve"> </w:delText>
        </w:r>
      </w:del>
      <w:del w:id="336" w:author="PR Preview" w:date="2026-01-01T00:00:00Z">
        <w:r>
          <w:delText xml:space="preserve">an orthogonal projection matrix in the sense of</w:delText>
        </w:r>
      </w:del>
      <w:del w:id="337" w:author="PR Preview" w:date="2026-01-01T00:00:00Z">
        <w:r>
          <w:delText xml:space="preserve"> </w:delText>
        </w:r>
      </w:del>
      <w:hyperlink w:anchor="def-projection-matrix">
        <w:del w:id="33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39" w:author="PR Preview" w:date="2026-01-01T00:00:00Z">
        <w:r>
          <w:delText xml:space="preserve">,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such as</w:delText>
        </w:r>
      </w:del>
      <w:del w:id="342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43" w:author="PR Preview" w:date="2026-01-01T00:00:00Z">
        <w:r>
          <w:delText xml:space="preserve"> </w:delText>
        </w:r>
      </w:del>
      <w:del w:id="344" w:author="PR Preview" w:date="2026-01-01T00:00:00Z">
        <w:r>
          <w:delText xml:space="preserve">in</w:delText>
        </w:r>
      </w:del>
      <w:del w:id="345" w:author="PR Preview" w:date="2026-01-01T00:00:00Z">
        <w:r>
          <w:delText xml:space="preserve"> </w:delText>
        </w:r>
      </w:del>
      <w:hyperlink w:anchor="exm-projection-matrix">
        <w:del w:id="346" w:author="PR Preview" w:date="2026-01-01T00:00:00Z">
          <w:r>
            <w:rPr>
              <w:rStyle w:val="Hyperlink"/>
            </w:rPr>
            <w:delText xml:space="preserve">Example 10</w:delText>
          </w:r>
        </w:del>
      </w:hyperlink>
      <w:del w:id="347" w:author="PR Preview" w:date="2026-01-01T00:00:00Z">
        <w:r>
          <w:delText xml:space="preserve">,</w:delText>
        </w:r>
      </w:del>
      <w:del w:id="348" w:author="PR Preview" w:date="2026-01-01T00:00:00Z">
        <w:r>
          <w:delText xml:space="preserve"> </w:delText>
        </w:r>
      </w:del>
      <w:del w:id="349" w:author="PR Preview" w:date="2026-01-01T00:00:00Z">
        <w:r>
          <w:delText xml:space="preserve">and never an oblique projection (</w:delText>
        </w:r>
      </w:del>
      <w:hyperlink w:anchor="def-oblique-projection">
        <w:del w:id="35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351" w:author="PR Preview" w:date="2026-01-01T00:00:00Z">
        <w:r>
          <w:delText xml:space="preserve">)</w:delText>
        </w:r>
      </w:del>
      <w:del w:id="352" w:author="PR Preview" w:date="2026-01-01T00:00:00Z">
        <w:r>
          <w:delText xml:space="preserve"> </w:delText>
        </w:r>
      </w:del>
      <w:del w:id="353" w:author="PR Preview" w:date="2026-01-01T00:00:00Z">
        <w:r>
          <w:delText xml:space="preserve">such as</w:delText>
        </w:r>
      </w:del>
      <w:del w:id="35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55" w:author="PR Preview" w:date="2026-01-01T00:00:00Z">
        <w:r>
          <w:delText xml:space="preserve">.</w:delText>
        </w:r>
      </w:del>
    </w:p>
    <w:p>
      <w:pPr>
        <w:pStyle w:val="BodyText"/>
      </w:pPr>
      <w:del w:id="356" w:author="PR Preview" w:date="2026-01-01T00:00:00Z">
        <w:r>
          <w:rPr>
            <w:b/>
            <w:bCs/>
          </w:rPr>
          <w:delText xml:space="preserve">Theorem 3 (Complement of a projection matrix)</w:delText>
        </w:r>
      </w:del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If</w:delText>
        </w:r>
      </w:del>
      <w:del w:id="359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360" w:author="PR Preview" w:date="2026-01-01T00:00:00Z">
        <w:r>
          <w:delText xml:space="preserve"> </w:delText>
        </w:r>
      </w:del>
      <w:del w:id="361" w:author="PR Preview" w:date="2026-01-01T00:00:00Z">
        <w:r>
          <w:delText xml:space="preserve">is a</w:delText>
        </w:r>
      </w:del>
      <w:del w:id="36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63" w:author="PR Preview" w:date="2026-01-01T00:00:00Z">
        <w:r>
          <w:delText xml:space="preserve"> </w:delText>
        </w:r>
      </w:del>
      <w:del w:id="364" w:author="PR Preview" w:date="2026-01-01T00:00:00Z">
        <w:r>
          <w:delText xml:space="preserve">orthogonal projection matrix (</w:delText>
        </w:r>
      </w:del>
      <w:hyperlink w:anchor="def-projection-matrix">
        <w:del w:id="365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366" w:author="PR Preview" w:date="2026-01-01T00:00:00Z">
        <w:r>
          <w:delText xml:space="preserve">),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then</w:delText>
        </w:r>
      </w:del>
      <w:del w:id="369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del w:id="370" w:author="PR Preview" w:date="2026-01-01T00:00:00Z">
        <w:r>
          <w:delText xml:space="preserve"> </w:delText>
        </w:r>
      </w:del>
      <w:del w:id="371" w:author="PR Preview" w:date="2026-01-01T00:00:00Z">
        <w:r>
          <w:delText xml:space="preserve">is also an orthogonal projection matrix.</w:delText>
        </w:r>
      </w:del>
    </w:p>
    <w:p>
      <w:pPr>
        <w:pStyle w:val="BodyText"/>
      </w:pPr>
      <w:ins w:id="372" w:author="PR Preview" w:date="2026-01-01T00:00:00Z">
        <w:r>
          <w:rPr>
            <w:i/>
            <w:iCs/>
          </w:rPr>
          <w:t xml:space="preserve">Remark 5</w:t>
        </w:r>
      </w:ins>
      <w:ins w:id="373" w:author="PR Preview" w:date="2026-01-01T00:00:00Z">
        <w:r>
          <w:t xml:space="preserve"> (What</w:t>
        </w:r>
      </w:ins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“projection matrix”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means in these notes). </w:t>
        </w:r>
      </w:ins>
      <w:ins w:id="378" w:author="PR Preview" w:date="2026-01-01T00:00:00Z">
        <w:r>
          <w:t xml:space="preserve">Some texts call any idempotent matrix a projection matrix,</w:t>
        </w:r>
      </w:ins>
      <w:ins w:id="379" w:author="PR Preview" w:date="2026-01-01T00:00:00Z">
        <w:r>
          <w:t xml:space="preserve"> </w:t>
        </w:r>
      </w:ins>
      <w:ins w:id="380" w:author="PR Preview" w:date="2026-01-01T00:00:00Z">
        <w:r>
          <w:t xml:space="preserve">so that both</w:t>
        </w:r>
      </w:ins>
      <w:ins w:id="381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382" w:author="PR Preview" w:date="2026-01-01T00:00:00Z">
        <w:r>
          <w:t xml:space="preserve"> </w:t>
        </w:r>
      </w:ins>
      <w:ins w:id="383" w:author="PR Preview" w:date="2026-01-01T00:00:00Z">
        <w:r>
          <w:t xml:space="preserve">and</w:t>
        </w:r>
      </w:ins>
      <w:ins w:id="38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in</w:t>
        </w:r>
      </w:ins>
      <w:ins w:id="387" w:author="PR Preview" w:date="2026-01-01T00:00:00Z">
        <w:r>
          <w:t xml:space="preserve"> </w:t>
        </w:r>
      </w:ins>
      <w:hyperlink w:anchor="exm-projection-matrix">
        <w:ins w:id="388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would count as one.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Regression texts often say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t xml:space="preserve">“projection matrix”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when they mean an orthogonal one.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In these notes,</w:t>
        </w:r>
      </w:ins>
      <w:ins w:id="399" w:author="PR Preview" w:date="2026-01-01T00:00:00Z">
        <w:r>
          <w:t xml:space="preserve"> </w:t>
        </w:r>
      </w:ins>
      <w:ins w:id="400" w:author="PR Preview" w:date="2026-01-01T00:00:00Z">
        <w:r>
          <w:t xml:space="preserve">“projection matrix”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always means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 orthogonal projection matrix in the sense of</w:t>
        </w:r>
      </w:ins>
      <w:ins w:id="405" w:author="PR Preview" w:date="2026-01-01T00:00:00Z">
        <w:r>
          <w:t xml:space="preserve"> </w:t>
        </w:r>
      </w:ins>
      <w:hyperlink w:anchor="def-projection-matrix">
        <w:ins w:id="406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t xml:space="preserve">such as</w:t>
        </w:r>
      </w:ins>
      <w:ins w:id="410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in</w:t>
        </w:r>
      </w:ins>
      <w:ins w:id="413" w:author="PR Preview" w:date="2026-01-01T00:00:00Z">
        <w:r>
          <w:t xml:space="preserve"> </w:t>
        </w:r>
      </w:ins>
      <w:hyperlink w:anchor="exm-projection-matrix">
        <w:ins w:id="414" w:author="PR Preview" w:date="2026-01-01T00:00:00Z">
          <w:r>
            <w:rPr>
              <w:rStyle w:val="Hyperlink"/>
            </w:rPr>
            <w:t xml:space="preserve">Example 12</w:t>
          </w:r>
        </w:ins>
      </w:hyperlink>
      <w:ins w:id="415" w:author="PR Preview" w:date="2026-01-01T00:00:00Z">
        <w:r>
          <w:t xml:space="preserve">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and never an oblique projection (</w:t>
        </w:r>
      </w:ins>
      <w:hyperlink w:anchor="def-oblique-projection">
        <w:ins w:id="41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419" w:author="PR Preview" w:date="2026-01-01T00:00:00Z">
        <w:r>
          <w:t xml:space="preserve">)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such as</w:t>
        </w:r>
      </w:ins>
      <w:ins w:id="42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423" w:author="PR Preview" w:date="2026-01-01T00:00:00Z">
        <w:r>
          <w:t xml:space="preserve">.</w:t>
        </w:r>
      </w:ins>
    </w:p>
    <w:bookmarkEnd w:id="53"/>
    <w:bookmarkStart w:id="54" w:name="thm-projection-complement"/>
    <w:p>
      <w:pPr>
        <w:pStyle w:val="BodyText"/>
      </w:pPr>
      <w:ins w:id="424" w:author="PR Preview" w:date="2026-01-01T00:00:00Z">
        <w:r>
          <w:rPr>
            <w:b/>
            <w:bCs/>
          </w:rPr>
          <w:t xml:space="preserve">Theorem 4 (Complement of a projection matrix)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If</w:t>
        </w:r>
      </w:ins>
      <w:ins w:id="427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28" w:author="PR Preview" w:date="2026-01-01T00:00:00Z">
        <w:r>
          <w:t xml:space="preserve"> </w:t>
        </w:r>
      </w:ins>
      <w:ins w:id="429" w:author="PR Preview" w:date="2026-01-01T00:00:00Z">
        <w:r>
          <w:t xml:space="preserve">is a</w:t>
        </w:r>
      </w:ins>
      <w:ins w:id="4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31" w:author="PR Preview" w:date="2026-01-01T00:00:00Z">
        <w:r>
          <w:t xml:space="preserve"> </w:t>
        </w:r>
      </w:ins>
      <w:ins w:id="432" w:author="PR Preview" w:date="2026-01-01T00:00:00Z">
        <w:r>
          <w:t xml:space="preserve">orthogonal projection matrix (</w:t>
        </w:r>
      </w:ins>
      <w:hyperlink w:anchor="def-projection-matrix">
        <w:ins w:id="433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34" w:author="PR Preview" w:date="2026-01-01T00:00:00Z">
        <w:r>
          <w:t xml:space="preserve">),</w:t>
        </w:r>
      </w:ins>
      <w:ins w:id="435" w:author="PR Preview" w:date="2026-01-01T00:00:00Z">
        <w:r>
          <w:t xml:space="preserve"> </w:t>
        </w:r>
      </w:ins>
      <w:ins w:id="436" w:author="PR Preview" w:date="2026-01-01T00:00:00Z">
        <w:r>
          <w:t xml:space="preserve">then</w:t>
        </w:r>
      </w:ins>
      <w:ins w:id="43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is also an orthogonal projection matrix.</w:t>
        </w:r>
      </w:ins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del w:id="440" w:author="PR Preview" w:date="2026-01-01T00:00:00Z">
        <w:r>
          <w:rPr>
            <w:b/>
            <w:bCs/>
          </w:rPr>
          <w:delText xml:space="preserve">Theorem 4 (Projection matrices produce orthogonal decompositions)</w:delText>
        </w:r>
      </w:del>
      <w:del w:id="441" w:author="PR Preview" w:date="2026-01-01T00:00:00Z">
        <w:r>
          <w:delText xml:space="preserve"> </w:delText>
        </w:r>
      </w:del>
      <w:del w:id="442" w:author="PR Preview" w:date="2026-01-01T00:00:00Z">
        <w:r>
          <w:delText xml:space="preserve">If</w:delText>
        </w:r>
      </w:del>
      <w:del w:id="443" w:author="PR Preview" w:date="2026-01-01T00:00:00Z">
        <w:r>
          <w:delText xml:space="preserve"> </w:delText>
        </w:r>
      </w:del>
      <m:oMath>
        <m:r>
          <m:rPr>
            <m:sty m:val="bi"/>
          </m:rPr>
          <m:t>P</m:t>
        </m:r>
      </m:oMath>
      <w:del w:id="444" w:author="PR Preview" w:date="2026-01-01T00:00:00Z">
        <w:r>
          <w:delText xml:space="preserve"> </w:delText>
        </w:r>
      </w:del>
      <w:del w:id="445" w:author="PR Preview" w:date="2026-01-01T00:00:00Z">
        <w:r>
          <w:delText xml:space="preserve">is a</w:delText>
        </w:r>
      </w:del>
      <w:del w:id="44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447" w:author="PR Preview" w:date="2026-01-01T00:00:00Z">
        <w:r>
          <w:delText xml:space="preserve"> </w:delText>
        </w:r>
      </w:del>
      <w:del w:id="448" w:author="PR Preview" w:date="2026-01-01T00:00:00Z">
        <w:r>
          <w:delText xml:space="preserve">orthogonal projection matrix (</w:delText>
        </w:r>
      </w:del>
      <w:hyperlink w:anchor="def-projection-matrix">
        <w:del w:id="449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450" w:author="PR Preview" w:date="2026-01-01T00:00:00Z">
        <w:r>
          <w:delText xml:space="preserve">)</w:delText>
        </w:r>
      </w:del>
      <w:del w:id="451" w:author="PR Preview" w:date="2026-01-01T00:00:00Z">
        <w:r>
          <w:delText xml:space="preserve"> </w:delText>
        </w:r>
      </w:del>
      <w:del w:id="452" w:author="PR Preview" w:date="2026-01-01T00:00:00Z">
        <w:r>
          <w:delText xml:space="preserve">and</w:delText>
        </w:r>
      </w:del>
      <w:del w:id="453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is any vector of length</w:delText>
        </w:r>
      </w:del>
      <w:del w:id="456" w:author="PR Preview" w:date="2026-01-01T00:00:00Z">
        <w:r>
          <w:delText xml:space="preserve"> </w:delText>
        </w:r>
      </w:del>
      <m:oMath>
        <m:r>
          <m:t>p</m:t>
        </m:r>
      </m:oMath>
      <w:del w:id="457" w:author="PR Preview" w:date="2026-01-01T00:00:00Z">
        <w:r>
          <w:delText xml:space="preserve">, then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the two components of the decomposition</w:delText>
        </w:r>
      </w:del>
    </w:p>
    <w:p>
      <w:pPr>
        <w:pStyle w:val="FirstParagraph"/>
      </w:pPr>
      <w:ins w:id="460" w:author="PR Preview" w:date="2026-01-01T00:00:00Z">
        <w:r>
          <w:rPr>
            <w:b/>
            <w:bCs/>
          </w:rPr>
          <w:t xml:space="preserve">Theorem 5 (Projection matrices produce orthogonal decompositions)</w:t>
        </w:r>
      </w:ins>
      <w:ins w:id="461" w:author="PR Preview" w:date="2026-01-01T00:00:00Z">
        <w:r>
          <w:t xml:space="preserve"> </w:t>
        </w:r>
      </w:ins>
      <w:ins w:id="462" w:author="PR Preview" w:date="2026-01-01T00:00:00Z">
        <w:r>
          <w:t xml:space="preserve">If</w:t>
        </w:r>
      </w:ins>
      <w:ins w:id="463" w:author="PR Preview" w:date="2026-01-01T00:00:00Z">
        <w:r>
          <w:t xml:space="preserve"> </w:t>
        </w:r>
      </w:ins>
      <m:oMath>
        <m:r>
          <m:rPr>
            <m:sty m:val="bi"/>
          </m:rPr>
          <m:t>P</m:t>
        </m:r>
      </m:oMath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is a</w:t>
        </w:r>
      </w:ins>
      <w:ins w:id="46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467" w:author="PR Preview" w:date="2026-01-01T00:00:00Z">
        <w:r>
          <w:t xml:space="preserve"> </w:t>
        </w:r>
      </w:ins>
      <w:ins w:id="468" w:author="PR Preview" w:date="2026-01-01T00:00:00Z">
        <w:r>
          <w:t xml:space="preserve">orthogonal projection matrix (</w:t>
        </w:r>
      </w:ins>
      <w:hyperlink w:anchor="def-projection-matrix">
        <w:ins w:id="469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470" w:author="PR Preview" w:date="2026-01-01T00:00:00Z">
        <w:r>
          <w:t xml:space="preserve">)</w:t>
        </w:r>
      </w:ins>
      <w:ins w:id="471" w:author="PR Preview" w:date="2026-01-01T00:00:00Z">
        <w:r>
          <w:t xml:space="preserve"> </w:t>
        </w:r>
      </w:ins>
      <w:ins w:id="472" w:author="PR Preview" w:date="2026-01-01T00:00:00Z">
        <w:r>
          <w:t xml:space="preserve">and</w:t>
        </w:r>
      </w:ins>
      <w:ins w:id="473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 any vector of length</w:t>
        </w:r>
      </w:ins>
      <w:ins w:id="476" w:author="PR Preview" w:date="2026-01-01T00:00:00Z">
        <w:r>
          <w:t xml:space="preserve"> </w:t>
        </w:r>
      </w:ins>
      <m:oMath>
        <m:r>
          <m:t>p</m:t>
        </m:r>
      </m:oMath>
      <w:ins w:id="477" w:author="PR Preview" w:date="2026-01-01T00:00:00Z">
        <w:r>
          <w:t xml:space="preserve">, then</w:t>
        </w:r>
      </w:ins>
      <w:ins w:id="478" w:author="PR Preview" w:date="2026-01-01T00:00:00Z">
        <w:r>
          <w:t xml:space="preserve"> </w:t>
        </w:r>
      </w:ins>
      <w:ins w:id="479" w:author="PR Preview" w:date="2026-01-01T00:00:00Z">
        <w:r>
          <w:t xml:space="preserve">the two components of the decomposition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del w:id="480" w:author="PR Preview" w:date="2026-01-01T00:00:00Z">
        <w:r>
          <w:rPr>
            <w:b/>
            <w:bCs/>
          </w:rPr>
          <w:delText xml:space="preserve">Example 11 (A rotation matrix)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The matrix</w:delText>
        </w:r>
      </w:del>
    </w:p>
    <w:p>
      <w:pPr>
        <w:pStyle w:val="FirstParagraph"/>
      </w:pPr>
      <w:ins w:id="483" w:author="PR Preview" w:date="2026-01-01T00:00:00Z">
        <w:r>
          <w:rPr>
            <w:b/>
            <w:bCs/>
          </w:rPr>
          <w:t xml:space="preserve">Example 13 (A rotation matrix)</w:t>
        </w:r>
      </w:ins>
      <w:ins w:id="484" w:author="PR Preview" w:date="2026-01-01T00:00:00Z">
        <w:r>
          <w:t xml:space="preserve"> </w:t>
        </w:r>
      </w:ins>
      <w:ins w:id="485" w:author="PR Preview" w:date="2026-01-01T00:00:00Z">
        <w:r>
          <w:t xml:space="preserve">The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del w:id="486" w:author="PR Preview" w:date="2026-01-01T00:00:00Z">
        <w:r>
          <w:rPr>
            <w:b/>
            <w:bCs/>
          </w:rPr>
          <w:delText xml:space="preserve">Example 12 (Orthogonal columns are not enough)</w:delText>
        </w:r>
      </w:del>
      <w:del w:id="487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has orthogonal columns</w:delText>
        </w:r>
      </w:del>
      <w:del w:id="4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491" w:author="PR Preview" w:date="2026-01-01T00:00:00Z">
        <w:r>
          <w:delText xml:space="preserve"> </w:delText>
        </w:r>
      </w:del>
      <w:del w:id="492" w:author="PR Preview" w:date="2026-01-01T00:00:00Z">
        <w:r>
          <w:delText xml:space="preserve">and</w:delText>
        </w:r>
      </w:del>
      <w:del w:id="49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494" w:author="PR Preview" w:date="2026-01-01T00:00:00Z">
        <w:r>
          <w:delText xml:space="preserve">, but</w:delText>
        </w:r>
      </w:del>
    </w:p>
    <w:p>
      <w:pPr>
        <w:pStyle w:val="FirstParagraph"/>
      </w:pPr>
      <w:ins w:id="495" w:author="PR Preview" w:date="2026-01-01T00:00:00Z">
        <w:r>
          <w:rPr>
            <w:b/>
            <w:bCs/>
          </w:rPr>
          <w:t xml:space="preserve">Example 14 (Orthogonal columns are not enough)</w:t>
        </w:r>
      </w:ins>
      <w:ins w:id="496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has orthogonal columns</w:t>
        </w:r>
      </w:ins>
      <w:ins w:id="4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500" w:author="PR Preview" w:date="2026-01-01T00:00:00Z">
        <w:r>
          <w:t xml:space="preserve"> </w:t>
        </w:r>
      </w:ins>
      <w:ins w:id="501" w:author="PR Preview" w:date="2026-01-01T00:00:00Z">
        <w:r>
          <w:t xml:space="preserve">and</w:t>
        </w:r>
      </w:ins>
      <w:ins w:id="5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503" w:author="PR Preview" w:date="2026-01-01T00:00:00Z">
        <w:r>
          <w:t xml:space="preserve">, but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del w:id="504" w:author="PR Preview" w:date="2026-01-01T00:00:00Z">
        <w:r>
          <w:rPr>
            <w:i/>
            <w:iCs/>
          </w:rPr>
          <w:delText xml:space="preserve">Remark 5</w:delText>
        </w:r>
      </w:del>
      <w:del w:id="505" w:author="PR Preview" w:date="2026-01-01T00:00:00Z">
        <w:r>
          <w:delText xml:space="preserve"> (The columns of an orthogonal matrix are orthonormal). </w:delText>
        </w:r>
      </w:del>
      <w:del w:id="506" w:author="PR Preview" w:date="2026-01-01T00:00:00Z">
        <w:r>
          <w:delText xml:space="preserve">Entry</w:delText>
        </w:r>
      </w:del>
      <w:del w:id="50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of</w:delText>
        </w:r>
      </w:del>
      <w:del w:id="51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511" w:author="PR Preview" w:date="2026-01-01T00:00:00Z">
        <w:r>
          <w:delText xml:space="preserve"> </w:delText>
        </w:r>
      </w:del>
      <w:del w:id="512" w:author="PR Preview" w:date="2026-01-01T00:00:00Z">
        <w:r>
          <w:delText xml:space="preserve">is the dot product of</w:delText>
        </w:r>
      </w:del>
      <w:del w:id="513" w:author="PR Preview" w:date="2026-01-01T00:00:00Z">
        <w:r>
          <w:delText xml:space="preserve"> </w:delText>
        </w:r>
      </w:del>
      <w:del w:id="514" w:author="PR Preview" w:date="2026-01-01T00:00:00Z">
        <w:r>
          <w:delText xml:space="preserve">column</w:delText>
        </w:r>
      </w:del>
      <w:del w:id="515" w:author="PR Preview" w:date="2026-01-01T00:00:00Z">
        <w:r>
          <w:delText xml:space="preserve"> </w:delText>
        </w:r>
      </w:del>
      <m:oMath>
        <m:r>
          <m:t>i</m:t>
        </m:r>
      </m:oMath>
      <w:del w:id="516" w:author="PR Preview" w:date="2026-01-01T00:00:00Z">
        <w:r>
          <w:delText xml:space="preserve"> </w:delText>
        </w:r>
      </w:del>
      <w:del w:id="517" w:author="PR Preview" w:date="2026-01-01T00:00:00Z">
        <w:r>
          <w:delText xml:space="preserve">and column</w:delText>
        </w:r>
      </w:del>
      <w:del w:id="518" w:author="PR Preview" w:date="2026-01-01T00:00:00Z">
        <w:r>
          <w:delText xml:space="preserve"> </w:delText>
        </w:r>
      </w:del>
      <m:oMath>
        <m:r>
          <m:t>j</m:t>
        </m:r>
      </m:oMath>
      <w:del w:id="519" w:author="PR Preview" w:date="2026-01-01T00:00:00Z">
        <w:r>
          <w:delText xml:space="preserve"> </w:delText>
        </w:r>
      </w:del>
      <w:del w:id="520" w:author="PR Preview" w:date="2026-01-01T00:00:00Z">
        <w:r>
          <w:delText xml:space="preserve">of</w:delText>
        </w:r>
      </w:del>
      <w:del w:id="52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22" w:author="PR Preview" w:date="2026-01-01T00:00:00Z">
        <w:r>
          <w:delText xml:space="preserve">,</w:delText>
        </w:r>
      </w:del>
      <w:del w:id="523" w:author="PR Preview" w:date="2026-01-01T00:00:00Z">
        <w:r>
          <w:delText xml:space="preserve"> </w:delText>
        </w:r>
      </w:del>
      <w:del w:id="524" w:author="PR Preview" w:date="2026-01-01T00:00:00Z">
        <w:r>
          <w:delText xml:space="preserve">so</w:delText>
        </w:r>
      </w:del>
      <w:del w:id="525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26" w:author="PR Preview" w:date="2026-01-01T00:00:00Z">
        <w:r>
          <w:delText xml:space="preserve"> </w:delText>
        </w:r>
      </w:del>
      <w:del w:id="527" w:author="PR Preview" w:date="2026-01-01T00:00:00Z">
        <w:r>
          <w:delText xml:space="preserve">says that</w:delText>
        </w:r>
      </w:del>
      <w:del w:id="528" w:author="PR Preview" w:date="2026-01-01T00:00:00Z">
        <w:r>
          <w:delText xml:space="preserve"> </w:delText>
        </w:r>
      </w:del>
      <w:del w:id="529" w:author="PR Preview" w:date="2026-01-01T00:00:00Z">
        <w:r>
          <w:delText xml:space="preserve">the columns of</w:delText>
        </w:r>
      </w:del>
      <w:del w:id="53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31" w:author="PR Preview" w:date="2026-01-01T00:00:00Z">
        <w:r>
          <w:delText xml:space="preserve"> </w:delText>
        </w:r>
      </w:del>
      <w:del w:id="532" w:author="PR Preview" w:date="2026-01-01T00:00:00Z">
        <w:r>
          <w:delText xml:space="preserve">are orthonormal (</w:delText>
        </w:r>
      </w:del>
      <w:hyperlink r:id="rId59">
        <w:del w:id="533" w:author="PR Preview" w:date="2026-01-01T00:00:00Z">
          <w:r>
            <w:rPr>
              <w:rStyle w:val="Hyperlink"/>
            </w:rPr>
            <w:delText xml:space="preserve">Definition 19 in Vectors</w:delText>
          </w:r>
        </w:del>
      </w:hyperlink>
      <w:del w:id="534" w:author="PR Preview" w:date="2026-01-01T00:00:00Z">
        <w:r>
          <w:delText xml:space="preserve">).</w:delText>
        </w:r>
      </w:del>
      <w:del w:id="535" w:author="PR Preview" w:date="2026-01-01T00:00:00Z">
        <w:r>
          <w:delText xml:space="preserve"> </w:delText>
        </w:r>
      </w:del>
      <w:del w:id="536" w:author="PR Preview" w:date="2026-01-01T00:00:00Z">
        <w:r>
          <w:delText xml:space="preserve">For a square matrix,</w:delText>
        </w:r>
      </w:del>
      <w:del w:id="537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also implies</w:delText>
        </w:r>
      </w:del>
      <w:del w:id="54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541" w:author="PR Preview" w:date="2026-01-01T00:00:00Z">
        <w:r>
          <w:delText xml:space="preserve">,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so</w:delText>
        </w:r>
      </w:del>
      <w:del w:id="54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545" w:author="PR Preview" w:date="2026-01-01T00:00:00Z">
        <w:r>
          <w:delText xml:space="preserve"> </w:delText>
        </w:r>
      </w:del>
      <w:del w:id="546" w:author="PR Preview" w:date="2026-01-01T00:00:00Z">
        <w:r>
          <w:delText xml:space="preserve">(</w:delText>
        </w:r>
      </w:del>
      <w:hyperlink w:anchor="def-matrix-inverse">
        <w:del w:id="547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548" w:author="PR Preview" w:date="2026-01-01T00:00:00Z">
        <w:r>
          <w:delText xml:space="preserve">)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(Banerjee and Roy 2014, chap. 8, Theorem 8.1 and Definition 8.1, p. 209)</w:delText>
        </w:r>
      </w:del>
      <w:del w:id="551" w:author="PR Preview" w:date="2026-01-01T00:00:00Z">
        <w:r>
          <w:delText xml:space="preserve">.</w:delText>
        </w:r>
      </w:del>
    </w:p>
    <w:p>
      <w:pPr>
        <w:pStyle w:val="BodyText"/>
      </w:pPr>
      <w:del w:id="552" w:author="PR Preview" w:date="2026-01-01T00:00:00Z">
        <w:r>
          <w:delText xml:space="preserve">For example, the columns of</w:delText>
        </w:r>
      </w:del>
      <w:del w:id="55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554" w:author="PR Preview" w:date="2026-01-01T00:00:00Z">
        <w:r>
          <w:delText xml:space="preserve"> </w:delText>
        </w:r>
      </w:del>
      <w:del w:id="555" w:author="PR Preview" w:date="2026-01-01T00:00:00Z">
        <w:r>
          <w:delText xml:space="preserve">in</w:delText>
        </w:r>
      </w:del>
      <w:del w:id="556" w:author="PR Preview" w:date="2026-01-01T00:00:00Z">
        <w:r>
          <w:delText xml:space="preserve"> </w:delText>
        </w:r>
      </w:del>
      <w:hyperlink w:anchor="exm-orthogonal-matrix">
        <w:del w:id="557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are</w:delText>
        </w:r>
      </w:del>
      <w:del w:id="56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and</w:delText>
        </w:r>
      </w:del>
      <w:del w:id="56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del w:id="564" w:author="PR Preview" w:date="2026-01-01T00:00:00Z">
        <w:r>
          <w:delText xml:space="preserve">.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The diagonal entries</w:delText>
        </w:r>
      </w:del>
      <w:del w:id="567" w:author="PR Preview" w:date="2026-01-01T00:00:00Z">
        <w:r>
          <w:delText xml:space="preserve"> </w:delText>
        </w:r>
      </w:del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of</w:delText>
        </w:r>
      </w:del>
      <w:del w:id="57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del w:id="571" w:author="PR Preview" w:date="2026-01-01T00:00:00Z">
        <w:r>
          <w:delText xml:space="preserve"> </w:delText>
        </w:r>
      </w:del>
      <w:del w:id="572" w:author="PR Preview" w:date="2026-01-01T00:00:00Z">
        <w:r>
          <w:delText xml:space="preserve">are their squared norms,</w:delText>
        </w:r>
      </w:del>
      <w:del w:id="573" w:author="PR Preview" w:date="2026-01-01T00:00:00Z">
        <w:r>
          <w:delText xml:space="preserve"> </w:delText>
        </w:r>
      </w:del>
      <w:del w:id="574" w:author="PR Preview" w:date="2026-01-01T00:00:00Z">
        <w:r>
          <w:delText xml:space="preserve">and the off-diagonal entries</w:delText>
        </w:r>
      </w:del>
      <w:del w:id="575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del w:id="576" w:author="PR Preview" w:date="2026-01-01T00:00:00Z">
        <w:r>
          <w:delText xml:space="preserve"> </w:delText>
        </w:r>
      </w:del>
      <w:del w:id="577" w:author="PR Preview" w:date="2026-01-01T00:00:00Z">
        <w:r>
          <w:delText xml:space="preserve">are their dot product.</w:delText>
        </w:r>
      </w:del>
      <w:del w:id="578" w:author="PR Preview" w:date="2026-01-01T00:00:00Z">
        <w:r>
          <w:delText xml:space="preserve"> </w:delText>
        </w:r>
      </w:del>
      <w:del w:id="579" w:author="PR Preview" w:date="2026-01-01T00:00:00Z">
        <w:r>
          <w:delText xml:space="preserve">Multiplying in the other order also gives</w:delText>
        </w:r>
      </w:del>
      <w:del w:id="580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581" w:author="PR Preview" w:date="2026-01-01T00:00:00Z">
        <w:r>
          <w:delText xml:space="preserve">:</w:delText>
        </w:r>
      </w:del>
    </w:p>
    <w:p>
      <w:pPr>
        <w:pStyle w:val="BodyText"/>
      </w:pPr>
      <w:ins w:id="582" w:author="PR Preview" w:date="2026-01-01T00:00:00Z">
        <w:r>
          <w:rPr>
            <w:i/>
            <w:iCs/>
          </w:rPr>
          <w:t xml:space="preserve">Remark 6</w:t>
        </w:r>
      </w:ins>
      <w:ins w:id="583" w:author="PR Preview" w:date="2026-01-01T00:00:00Z">
        <w:r>
          <w:t xml:space="preserve"> (The columns of an orthogonal matrix are orthonormal). </w:t>
        </w:r>
      </w:ins>
      <w:ins w:id="584" w:author="PR Preview" w:date="2026-01-01T00:00:00Z">
        <w:r>
          <w:t xml:space="preserve">Entry</w:t>
        </w:r>
      </w:ins>
      <w:ins w:id="5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of</w:t>
        </w:r>
      </w:ins>
      <w:ins w:id="58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589" w:author="PR Preview" w:date="2026-01-01T00:00:00Z">
        <w:r>
          <w:t xml:space="preserve"> </w:t>
        </w:r>
      </w:ins>
      <w:ins w:id="590" w:author="PR Preview" w:date="2026-01-01T00:00:00Z">
        <w:r>
          <w:t xml:space="preserve">is the dot product of</w:t>
        </w:r>
      </w:ins>
      <w:ins w:id="591" w:author="PR Preview" w:date="2026-01-01T00:00:00Z">
        <w:r>
          <w:t xml:space="preserve"> </w:t>
        </w:r>
      </w:ins>
      <w:ins w:id="592" w:author="PR Preview" w:date="2026-01-01T00:00:00Z">
        <w:r>
          <w:t xml:space="preserve">column</w:t>
        </w:r>
      </w:ins>
      <w:ins w:id="593" w:author="PR Preview" w:date="2026-01-01T00:00:00Z">
        <w:r>
          <w:t xml:space="preserve"> </w:t>
        </w:r>
      </w:ins>
      <m:oMath>
        <m:r>
          <m:t>i</m:t>
        </m:r>
      </m:oMath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 column</w:t>
        </w:r>
      </w:ins>
      <w:ins w:id="596" w:author="PR Preview" w:date="2026-01-01T00:00:00Z">
        <w:r>
          <w:t xml:space="preserve"> </w:t>
        </w:r>
      </w:ins>
      <m:oMath>
        <m:r>
          <m:t>j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of</w:t>
        </w:r>
      </w:ins>
      <w:ins w:id="59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00" w:author="PR Preview" w:date="2026-01-01T00:00:00Z">
        <w:r>
          <w:t xml:space="preserve">,</w:t>
        </w:r>
      </w:ins>
      <w:ins w:id="601" w:author="PR Preview" w:date="2026-01-01T00:00:00Z">
        <w:r>
          <w:t xml:space="preserve"> </w:t>
        </w:r>
      </w:ins>
      <w:ins w:id="602" w:author="PR Preview" w:date="2026-01-01T00:00:00Z">
        <w:r>
          <w:t xml:space="preserve">so</w:t>
        </w:r>
      </w:ins>
      <w:ins w:id="603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says that</w:t>
        </w:r>
      </w:ins>
      <w:ins w:id="606" w:author="PR Preview" w:date="2026-01-01T00:00:00Z">
        <w:r>
          <w:t xml:space="preserve"> </w:t>
        </w:r>
      </w:ins>
      <w:ins w:id="607" w:author="PR Preview" w:date="2026-01-01T00:00:00Z">
        <w:r>
          <w:t xml:space="preserve">the columns of</w:t>
        </w:r>
      </w:ins>
      <w:ins w:id="60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09" w:author="PR Preview" w:date="2026-01-01T00:00:00Z">
        <w:r>
          <w:t xml:space="preserve"> </w:t>
        </w:r>
      </w:ins>
      <w:ins w:id="610" w:author="PR Preview" w:date="2026-01-01T00:00:00Z">
        <w:r>
          <w:t xml:space="preserve">are orthonormal (</w:t>
        </w:r>
      </w:ins>
      <w:hyperlink r:id="rId59">
        <w:ins w:id="611" w:author="PR Preview" w:date="2026-01-01T00:00:00Z">
          <w:r>
            <w:rPr>
              <w:rStyle w:val="Hyperlink"/>
            </w:rPr>
            <w:t xml:space="preserve">Definition 19 in Vectors</w:t>
          </w:r>
        </w:ins>
      </w:hyperlink>
      <w:ins w:id="612" w:author="PR Preview" w:date="2026-01-01T00:00:00Z">
        <w:r>
          <w:t xml:space="preserve">).</w:t>
        </w:r>
      </w:ins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For a square matrix,</w:t>
        </w:r>
      </w:ins>
      <w:ins w:id="615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also implies</w:t>
        </w:r>
      </w:ins>
      <w:ins w:id="618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619" w:author="PR Preview" w:date="2026-01-01T00:00:00Z">
        <w:r>
          <w:t xml:space="preserve">,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so</w:t>
        </w:r>
      </w:ins>
      <w:ins w:id="6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623" w:author="PR Preview" w:date="2026-01-01T00:00:00Z">
        <w:r>
          <w:t xml:space="preserve"> </w:t>
        </w:r>
      </w:ins>
      <w:ins w:id="624" w:author="PR Preview" w:date="2026-01-01T00:00:00Z">
        <w:r>
          <w:t xml:space="preserve">(</w:t>
        </w:r>
      </w:ins>
      <w:hyperlink w:anchor="def-matrix-inverse">
        <w:ins w:id="625" w:author="PR Preview" w:date="2026-01-01T00:00:00Z">
          <w:r>
            <w:rPr>
              <w:rStyle w:val="Hyperlink"/>
            </w:rPr>
            <w:t xml:space="preserve">Definition 5</w:t>
          </w:r>
        </w:ins>
      </w:hyperlink>
      <w:ins w:id="626" w:author="PR Preview" w:date="2026-01-01T00:00:00Z">
        <w:r>
          <w:t xml:space="preserve">)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(Banerjee and Roy 2014, chap. 8, Theorem 8.1 and Definition 8.1, p. 209)</w:t>
        </w:r>
      </w:ins>
      <w:ins w:id="629" w:author="PR Preview" w:date="2026-01-01T00:00:00Z">
        <w:r>
          <w:t xml:space="preserve">.</w:t>
        </w:r>
      </w:ins>
    </w:p>
    <w:p>
      <w:pPr>
        <w:pStyle w:val="BodyText"/>
      </w:pPr>
      <w:ins w:id="630" w:author="PR Preview" w:date="2026-01-01T00:00:00Z">
        <w:r>
          <w:t xml:space="preserve">For example, the columns of</w:t>
        </w:r>
      </w:ins>
      <w:ins w:id="63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32" w:author="PR Preview" w:date="2026-01-01T00:00:00Z">
        <w:r>
          <w:t xml:space="preserve"> </w:t>
        </w:r>
      </w:ins>
      <w:ins w:id="633" w:author="PR Preview" w:date="2026-01-01T00:00:00Z">
        <w:r>
          <w:t xml:space="preserve">in</w:t>
        </w:r>
      </w:ins>
      <w:ins w:id="634" w:author="PR Preview" w:date="2026-01-01T00:00:00Z">
        <w:r>
          <w:t xml:space="preserve"> </w:t>
        </w:r>
      </w:ins>
      <w:hyperlink w:anchor="exm-orthogonal-matrix">
        <w:ins w:id="635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636" w:author="PR Preview" w:date="2026-01-01T00:00:00Z">
        <w:r>
          <w:t xml:space="preserve"> </w:t>
        </w:r>
      </w:ins>
      <w:ins w:id="637" w:author="PR Preview" w:date="2026-01-01T00:00:00Z">
        <w:r>
          <w:t xml:space="preserve">are</w:t>
        </w:r>
      </w:ins>
      <w:ins w:id="63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ins w:id="639" w:author="PR Preview" w:date="2026-01-01T00:00:00Z">
        <w:r>
          <w:t xml:space="preserve"> </w:t>
        </w:r>
      </w:ins>
      <w:ins w:id="640" w:author="PR Preview" w:date="2026-01-01T00:00:00Z">
        <w:r>
          <w:t xml:space="preserve">and</w:t>
        </w:r>
      </w:ins>
      <w:ins w:id="64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ins w:id="642" w:author="PR Preview" w:date="2026-01-01T00:00:00Z">
        <w:r>
          <w:t xml:space="preserve">.</w:t>
        </w:r>
      </w:ins>
      <w:ins w:id="643" w:author="PR Preview" w:date="2026-01-01T00:00:00Z">
        <w:r>
          <w:t xml:space="preserve"> </w:t>
        </w:r>
      </w:ins>
      <w:ins w:id="644" w:author="PR Preview" w:date="2026-01-01T00:00:00Z">
        <w:r>
          <w:t xml:space="preserve">The diagonal entries</w:t>
        </w:r>
      </w:ins>
      <w:ins w:id="645" w:author="PR Preview" w:date="2026-01-01T00:00:00Z">
        <w:r>
          <w:t xml:space="preserve"> </w:t>
        </w:r>
      </w:ins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ins w:id="646" w:author="PR Preview" w:date="2026-01-01T00:00:00Z">
        <w:r>
          <w:t xml:space="preserve"> </w:t>
        </w:r>
      </w:ins>
      <w:ins w:id="647" w:author="PR Preview" w:date="2026-01-01T00:00:00Z">
        <w:r>
          <w:t xml:space="preserve">of</w:t>
        </w:r>
      </w:ins>
      <w:ins w:id="64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ins w:id="649" w:author="PR Preview" w:date="2026-01-01T00:00:00Z">
        <w:r>
          <w:t xml:space="preserve"> </w:t>
        </w:r>
      </w:ins>
      <w:ins w:id="650" w:author="PR Preview" w:date="2026-01-01T00:00:00Z">
        <w:r>
          <w:t xml:space="preserve">are their squared norms,</w:t>
        </w:r>
      </w:ins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and the off-diagonal entries</w:t>
        </w:r>
      </w:ins>
      <w:ins w:id="653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ins w:id="654" w:author="PR Preview" w:date="2026-01-01T00:00:00Z">
        <w:r>
          <w:t xml:space="preserve"> </w:t>
        </w:r>
      </w:ins>
      <w:ins w:id="655" w:author="PR Preview" w:date="2026-01-01T00:00:00Z">
        <w:r>
          <w:t xml:space="preserve">are their dot product.</w:t>
        </w:r>
      </w:ins>
      <w:ins w:id="656" w:author="PR Preview" w:date="2026-01-01T00:00:00Z">
        <w:r>
          <w:t xml:space="preserve"> </w:t>
        </w:r>
      </w:ins>
      <w:ins w:id="657" w:author="PR Preview" w:date="2026-01-01T00:00:00Z">
        <w:r>
          <w:t xml:space="preserve">Multiplying in the other order also gives</w:t>
        </w:r>
      </w:ins>
      <w:ins w:id="65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65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del w:id="660" w:author="PR Preview" w:date="2026-01-01T00:00:00Z">
        <w:r>
          <w:rPr>
            <w:b/>
            <w:bCs/>
          </w:rPr>
          <w:delText xml:space="preserve">Theorem 5 (Orthogonal matrices preserve length)</w:delText>
        </w:r>
      </w:del>
      <w:del w:id="661" w:author="PR Preview" w:date="2026-01-01T00:00:00Z">
        <w:r>
          <w:delText xml:space="preserve"> </w:delText>
        </w:r>
      </w:del>
      <w:del w:id="662" w:author="PR Preview" w:date="2026-01-01T00:00:00Z">
        <w:r>
          <w:delText xml:space="preserve">If</w:delText>
        </w:r>
      </w:del>
      <w:del w:id="66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664" w:author="PR Preview" w:date="2026-01-01T00:00:00Z">
        <w:r>
          <w:delText xml:space="preserve"> </w:delText>
        </w:r>
      </w:del>
      <w:del w:id="665" w:author="PR Preview" w:date="2026-01-01T00:00:00Z">
        <w:r>
          <w:delText xml:space="preserve">is a</w:delText>
        </w:r>
      </w:del>
      <w:del w:id="66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667" w:author="PR Preview" w:date="2026-01-01T00:00:00Z">
        <w:r>
          <w:delText xml:space="preserve"> </w:delText>
        </w:r>
      </w:del>
      <w:del w:id="668" w:author="PR Preview" w:date="2026-01-01T00:00:00Z">
        <w:r>
          <w:delText xml:space="preserve">orthogonal matrix (</w:delText>
        </w:r>
      </w:del>
      <w:hyperlink w:anchor="def-orthogonal-matrix">
        <w:del w:id="66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670" w:author="PR Preview" w:date="2026-01-01T00:00:00Z">
        <w:r>
          <w:delText xml:space="preserve">)</w:delText>
        </w:r>
      </w:del>
      <w:del w:id="671" w:author="PR Preview" w:date="2026-01-01T00:00:00Z">
        <w:r>
          <w:delText xml:space="preserve"> </w:delText>
        </w:r>
      </w:del>
      <w:del w:id="672" w:author="PR Preview" w:date="2026-01-01T00:00:00Z">
        <w:r>
          <w:delText xml:space="preserve">and</w:delText>
        </w:r>
      </w:del>
      <w:del w:id="673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674" w:author="PR Preview" w:date="2026-01-01T00:00:00Z">
        <w:r>
          <w:delText xml:space="preserve"> </w:delText>
        </w:r>
      </w:del>
      <w:del w:id="675" w:author="PR Preview" w:date="2026-01-01T00:00:00Z">
        <w:r>
          <w:delText xml:space="preserve">is a vector of length</w:delText>
        </w:r>
      </w:del>
      <w:del w:id="676" w:author="PR Preview" w:date="2026-01-01T00:00:00Z">
        <w:r>
          <w:delText xml:space="preserve"> </w:delText>
        </w:r>
      </w:del>
      <m:oMath>
        <m:r>
          <m:t>p</m:t>
        </m:r>
      </m:oMath>
      <w:del w:id="677" w:author="PR Preview" w:date="2026-01-01T00:00:00Z">
        <w:r>
          <w:delText xml:space="preserve">, then</w:delText>
        </w:r>
      </w:del>
    </w:p>
    <w:p>
      <w:pPr>
        <w:pStyle w:val="BodyText"/>
      </w:pPr>
      <w:ins w:id="678" w:author="PR Preview" w:date="2026-01-01T00:00:00Z">
        <w:r>
          <w:rPr>
            <w:b/>
            <w:bCs/>
          </w:rPr>
          <w:t xml:space="preserve">Theorem 6 (Orthogonal matrices preserve length)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t xml:space="preserve">If</w:t>
        </w:r>
      </w:ins>
      <w:ins w:id="681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is a</w:t>
        </w:r>
      </w:ins>
      <w:ins w:id="6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orthogonal matrix (</w:t>
        </w:r>
      </w:ins>
      <w:hyperlink w:anchor="def-orthogonal-matrix">
        <w:ins w:id="687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688" w:author="PR Preview" w:date="2026-01-01T00:00:00Z">
        <w:r>
          <w:t xml:space="preserve">)</w:t>
        </w:r>
      </w:ins>
      <w:ins w:id="689" w:author="PR Preview" w:date="2026-01-01T00:00:00Z">
        <w:r>
          <w:t xml:space="preserve"> </w:t>
        </w:r>
      </w:ins>
      <w:ins w:id="690" w:author="PR Preview" w:date="2026-01-01T00:00:00Z">
        <w:r>
          <w:t xml:space="preserve">and</w:t>
        </w:r>
      </w:ins>
      <w:ins w:id="69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692" w:author="PR Preview" w:date="2026-01-01T00:00:00Z">
        <w:r>
          <w:t xml:space="preserve"> </w:t>
        </w:r>
      </w:ins>
      <w:ins w:id="693" w:author="PR Preview" w:date="2026-01-01T00:00:00Z">
        <w:r>
          <w:t xml:space="preserve">is a vector of length</w:t>
        </w:r>
      </w:ins>
      <w:ins w:id="694" w:author="PR Preview" w:date="2026-01-01T00:00:00Z">
        <w:r>
          <w:t xml:space="preserve"> </w:t>
        </w:r>
      </w:ins>
      <m:oMath>
        <m:r>
          <m:t>p</m:t>
        </m:r>
      </m:oMath>
      <w:ins w:id="69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del w:id="696" w:author="PR Preview" w:date="2026-01-01T00:00:00Z">
        <w:r>
          <w:rPr>
            <w:b/>
            <w:bCs/>
          </w:rPr>
          <w:delText xml:space="preserve">Example 13 (Rotating a vector keeps its length)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With</w:delText>
        </w:r>
      </w:del>
      <w:del w:id="699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700" w:author="PR Preview" w:date="2026-01-01T00:00:00Z">
        <w:r>
          <w:delText xml:space="preserve"> </w:delText>
        </w:r>
      </w:del>
      <w:del w:id="701" w:author="PR Preview" w:date="2026-01-01T00:00:00Z">
        <w:r>
          <w:delText xml:space="preserve">from</w:delText>
        </w:r>
      </w:del>
      <w:del w:id="702" w:author="PR Preview" w:date="2026-01-01T00:00:00Z">
        <w:r>
          <w:delText xml:space="preserve"> </w:delText>
        </w:r>
      </w:del>
      <w:hyperlink w:anchor="exm-orthogonal-matrix">
        <w:del w:id="70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704" w:author="PR Preview" w:date="2026-01-01T00:00:00Z">
        <w:r>
          <w:delText xml:space="preserve"> </w:delText>
        </w:r>
      </w:del>
      <w:del w:id="705" w:author="PR Preview" w:date="2026-01-01T00:00:00Z">
        <w:r>
          <w:delText xml:space="preserve">and</w:delText>
        </w:r>
      </w:del>
      <w:del w:id="70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707" w:author="PR Preview" w:date="2026-01-01T00:00:00Z">
        <w:r>
          <w:delText xml:space="preserve"> </w:delText>
        </w:r>
      </w:del>
      <w:del w:id="708" w:author="PR Preview" w:date="2026-01-01T00:00:00Z">
        <w:r>
          <w:delText xml:space="preserve">from</w:delText>
        </w:r>
      </w:del>
      <w:del w:id="709" w:author="PR Preview" w:date="2026-01-01T00:00:00Z">
        <w:r>
          <w:delText xml:space="preserve"> </w:delText>
        </w:r>
      </w:del>
      <w:hyperlink r:id="rId63">
        <w:del w:id="710" w:author="PR Preview" w:date="2026-01-01T00:00:00Z">
          <w:r>
            <w:rPr>
              <w:rStyle w:val="Hyperlink"/>
            </w:rPr>
            <w:delText xml:space="preserve">Example 11 in Vectors</w:delText>
          </w:r>
        </w:del>
      </w:hyperlink>
      <w:del w:id="711" w:author="PR Preview" w:date="2026-01-01T00:00:00Z">
        <w:r>
          <w:delText xml:space="preserve">:</w:delText>
        </w:r>
      </w:del>
    </w:p>
    <w:p>
      <w:pPr>
        <w:pStyle w:val="BodyText"/>
      </w:pPr>
      <w:ins w:id="712" w:author="PR Preview" w:date="2026-01-01T00:00:00Z">
        <w:r>
          <w:rPr>
            <w:b/>
            <w:bCs/>
          </w:rPr>
          <w:t xml:space="preserve">Example 15 (Rotating a vector keeps its length)</w:t>
        </w:r>
      </w:ins>
      <w:ins w:id="713" w:author="PR Preview" w:date="2026-01-01T00:00:00Z">
        <w:r>
          <w:t xml:space="preserve"> </w:t>
        </w:r>
      </w:ins>
      <w:ins w:id="714" w:author="PR Preview" w:date="2026-01-01T00:00:00Z">
        <w:r>
          <w:t xml:space="preserve">With</w:t>
        </w:r>
      </w:ins>
      <w:ins w:id="71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from</w:t>
        </w:r>
      </w:ins>
      <w:ins w:id="718" w:author="PR Preview" w:date="2026-01-01T00:00:00Z">
        <w:r>
          <w:t xml:space="preserve"> </w:t>
        </w:r>
      </w:ins>
      <w:hyperlink w:anchor="exm-orthogonal-matrix">
        <w:ins w:id="719" w:author="PR Preview" w:date="2026-01-01T00:00:00Z">
          <w:r>
            <w:rPr>
              <w:rStyle w:val="Hyperlink"/>
            </w:rPr>
            <w:t xml:space="preserve">Example 13</w:t>
          </w:r>
        </w:ins>
      </w:hyperlink>
      <w:ins w:id="720" w:author="PR Preview" w:date="2026-01-01T00:00:00Z">
        <w:r>
          <w:t xml:space="preserve"> </w:t>
        </w:r>
      </w:ins>
      <w:ins w:id="721" w:author="PR Preview" w:date="2026-01-01T00:00:00Z">
        <w:r>
          <w:t xml:space="preserve">and</w:t>
        </w:r>
      </w:ins>
      <w:ins w:id="72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723" w:author="PR Preview" w:date="2026-01-01T00:00:00Z">
        <w:r>
          <w:t xml:space="preserve"> </w:t>
        </w:r>
      </w:ins>
      <w:ins w:id="724" w:author="PR Preview" w:date="2026-01-01T00:00:00Z">
        <w:r>
          <w:t xml:space="preserve">from</w:t>
        </w:r>
      </w:ins>
      <w:ins w:id="725" w:author="PR Preview" w:date="2026-01-01T00:00:00Z">
        <w:r>
          <w:t xml:space="preserve"> </w:t>
        </w:r>
      </w:ins>
      <w:hyperlink r:id="rId63">
        <w:ins w:id="726" w:author="PR Preview" w:date="2026-01-01T00:00:00Z">
          <w:r>
            <w:rPr>
              <w:rStyle w:val="Hyperlink"/>
            </w:rPr>
            <w:t xml:space="preserve">Example 11 in Vectors</w:t>
          </w:r>
        </w:ins>
      </w:hyperlink>
      <w:ins w:id="72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del w:id="728" w:author="PR Preview" w:date="2026-01-01T00:00:00Z">
        <w:r>
          <w:rPr>
            <w:i/>
            <w:iCs/>
          </w:rPr>
          <w:delText xml:space="preserve">Remark 6</w:delText>
        </w:r>
      </w:del>
      <w:del w:id="729" w:author="PR Preview" w:date="2026-01-01T00:00:00Z">
        <w:r>
          <w:delText xml:space="preserve"> (Quadratic forms in statistics). </w:delText>
        </w:r>
      </w:del>
      <w:del w:id="730" w:author="PR Preview" w:date="2026-01-01T00:00:00Z">
        <w:r>
          <w:delText xml:space="preserve">A quadratic form extends the scalar expression</w:delText>
        </w:r>
      </w:del>
      <w:del w:id="731" w:author="PR Preview" w:date="2026-01-01T00:00:00Z">
        <w:r>
          <w:delText xml:space="preserve"> </w:delText>
        </w:r>
      </w:del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to vectors:</w:delText>
        </w:r>
      </w:del>
      <w:del w:id="734" w:author="PR Preview" w:date="2026-01-01T00:00:00Z">
        <w:r>
          <w:delText xml:space="preserve"> </w:delText>
        </w:r>
      </w:del>
      <w:del w:id="735" w:author="PR Preview" w:date="2026-01-01T00:00:00Z">
        <w:r>
          <w:delText xml:space="preserve">with</w:delText>
        </w:r>
      </w:del>
      <w:del w:id="7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737" w:author="PR Preview" w:date="2026-01-01T00:00:00Z">
        <w:r>
          <w:delText xml:space="preserve"> </w:delText>
        </w:r>
      </w:del>
      <w:del w:id="738" w:author="PR Preview" w:date="2026-01-01T00:00:00Z">
        <w:r>
          <w:delText xml:space="preserve">and</w:delText>
        </w:r>
      </w:del>
      <w:del w:id="739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del w:id="740" w:author="PR Preview" w:date="2026-01-01T00:00:00Z">
        <w:r>
          <w:delText xml:space="preserve">,</w:delText>
        </w:r>
      </w:del>
      <w:del w:id="74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del w:id="742" w:author="PR Preview" w:date="2026-01-01T00:00:00Z">
        <w:r>
          <w:delText xml:space="preserve">.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With</w:delText>
        </w:r>
      </w:del>
      <w:del w:id="74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746" w:author="PR Preview" w:date="2026-01-01T00:00:00Z">
        <w:r>
          <w:delText xml:space="preserve">,</w:delText>
        </w:r>
      </w:del>
    </w:p>
    <w:p>
      <w:pPr>
        <w:pStyle w:val="BodyText"/>
      </w:pPr>
      <w:ins w:id="747" w:author="PR Preview" w:date="2026-01-01T00:00:00Z">
        <w:r>
          <w:rPr>
            <w:i/>
            <w:iCs/>
          </w:rPr>
          <w:t xml:space="preserve">Remark 7</w:t>
        </w:r>
      </w:ins>
      <w:ins w:id="748" w:author="PR Preview" w:date="2026-01-01T00:00:00Z">
        <w:r>
          <w:t xml:space="preserve"> (Quadratic forms in statistics). </w:t>
        </w:r>
      </w:ins>
      <w:ins w:id="749" w:author="PR Preview" w:date="2026-01-01T00:00:00Z">
        <w:r>
          <w:t xml:space="preserve">A quadratic form extends the scalar expression</w:t>
        </w:r>
      </w:ins>
      <w:ins w:id="750" w:author="PR Preview" w:date="2026-01-01T00:00:00Z">
        <w:r>
          <w:t xml:space="preserve"> </w:t>
        </w:r>
      </w:ins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51" w:author="PR Preview" w:date="2026-01-01T00:00:00Z">
        <w:r>
          <w:t xml:space="preserve"> </w:t>
        </w:r>
      </w:ins>
      <w:ins w:id="752" w:author="PR Preview" w:date="2026-01-01T00:00:00Z">
        <w:r>
          <w:t xml:space="preserve">to vectors:</w:t>
        </w:r>
      </w:ins>
      <w:ins w:id="753" w:author="PR Preview" w:date="2026-01-01T00:00:00Z">
        <w:r>
          <w:t xml:space="preserve"> </w:t>
        </w:r>
      </w:ins>
      <w:ins w:id="754" w:author="PR Preview" w:date="2026-01-01T00:00:00Z">
        <w:r>
          <w:t xml:space="preserve">with</w:t>
        </w:r>
      </w:ins>
      <w:ins w:id="75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756" w:author="PR Preview" w:date="2026-01-01T00:00:00Z">
        <w:r>
          <w:t xml:space="preserve"> </w:t>
        </w:r>
      </w:ins>
      <w:ins w:id="757" w:author="PR Preview" w:date="2026-01-01T00:00:00Z">
        <w:r>
          <w:t xml:space="preserve">and</w:t>
        </w:r>
      </w:ins>
      <w:ins w:id="758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ins w:id="759" w:author="PR Preview" w:date="2026-01-01T00:00:00Z">
        <w:r>
          <w:t xml:space="preserve">,</w:t>
        </w:r>
      </w:ins>
      <w:ins w:id="760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ins w:id="761" w:author="PR Preview" w:date="2026-01-01T00:00:00Z">
        <w:r>
          <w:t xml:space="preserve">.</w:t>
        </w:r>
      </w:ins>
      <w:ins w:id="762" w:author="PR Preview" w:date="2026-01-01T00:00:00Z">
        <w:r>
          <w:t xml:space="preserve"> </w:t>
        </w:r>
      </w:ins>
      <w:ins w:id="763" w:author="PR Preview" w:date="2026-01-01T00:00:00Z">
        <w:r>
          <w:t xml:space="preserve">With</w:t>
        </w:r>
      </w:ins>
      <w:ins w:id="76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765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69"/>
    <w:bookmarkStart w:id="70" w:name="thm-quadratic-form-additive"/>
    <w:p>
      <w:pPr>
        <w:pStyle w:val="FirstParagraph"/>
      </w:pPr>
      <w:del w:id="766" w:author="PR Preview" w:date="2026-01-01T00:00:00Z">
        <w:r>
          <w:rPr>
            <w:b/>
            <w:bCs/>
          </w:rPr>
          <w:delText xml:space="preserve">Theorem 6 (A quadratic form is additive in its matrix)</w:delText>
        </w:r>
      </w:del>
      <w:del w:id="767" w:author="PR Preview" w:date="2026-01-01T00:00:00Z">
        <w:r>
          <w:delText xml:space="preserve"> </w:delText>
        </w:r>
      </w:del>
      <w:del w:id="768" w:author="PR Preview" w:date="2026-01-01T00:00:00Z">
        <w:r>
          <w:delText xml:space="preserve">If</w:delText>
        </w:r>
      </w:del>
      <w:del w:id="7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770" w:author="PR Preview" w:date="2026-01-01T00:00:00Z">
        <w:r>
          <w:delText xml:space="preserve"> </w:delText>
        </w:r>
      </w:del>
      <w:del w:id="771" w:author="PR Preview" w:date="2026-01-01T00:00:00Z">
        <w:r>
          <w:delText xml:space="preserve">and</w:delText>
        </w:r>
      </w:del>
      <w:del w:id="772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773" w:author="PR Preview" w:date="2026-01-01T00:00:00Z">
        <w:r>
          <w:delText xml:space="preserve"> </w:delText>
        </w:r>
      </w:del>
      <w:del w:id="774" w:author="PR Preview" w:date="2026-01-01T00:00:00Z">
        <w:r>
          <w:delText xml:space="preserve">are</w:delText>
        </w:r>
      </w:del>
      <w:del w:id="7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776" w:author="PR Preview" w:date="2026-01-01T00:00:00Z">
        <w:r>
          <w:delText xml:space="preserve"> </w:delText>
        </w:r>
      </w:del>
      <w:del w:id="777" w:author="PR Preview" w:date="2026-01-01T00:00:00Z">
        <w:r>
          <w:delText xml:space="preserve">matrices,</w:delText>
        </w:r>
      </w:del>
      <w:del w:id="778" w:author="PR Preview" w:date="2026-01-01T00:00:00Z">
        <w:r>
          <w:delText xml:space="preserve"> </w:delText>
        </w:r>
      </w:del>
      <m:oMath>
        <m:r>
          <m:t>c</m:t>
        </m:r>
      </m:oMath>
      <w:del w:id="779" w:author="PR Preview" w:date="2026-01-01T00:00:00Z">
        <w:r>
          <w:delText xml:space="preserve"> </w:delText>
        </w:r>
      </w:del>
      <w:del w:id="780" w:author="PR Preview" w:date="2026-01-01T00:00:00Z">
        <w:r>
          <w:delText xml:space="preserve">is a number and</w:delText>
        </w:r>
      </w:del>
      <w:del w:id="78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782" w:author="PR Preview" w:date="2026-01-01T00:00:00Z">
        <w:r>
          <w:delText xml:space="preserve"> </w:delText>
        </w:r>
      </w:del>
      <w:del w:id="783" w:author="PR Preview" w:date="2026-01-01T00:00:00Z">
        <w:r>
          <w:delText xml:space="preserve">is a vector of length</w:delText>
        </w:r>
      </w:del>
      <w:del w:id="784" w:author="PR Preview" w:date="2026-01-01T00:00:00Z">
        <w:r>
          <w:delText xml:space="preserve"> </w:delText>
        </w:r>
      </w:del>
      <m:oMath>
        <m:r>
          <m:t>p</m:t>
        </m:r>
      </m:oMath>
      <w:del w:id="785" w:author="PR Preview" w:date="2026-01-01T00:00:00Z">
        <w:r>
          <w:delText xml:space="preserve">, then</w:delText>
        </w:r>
      </w:del>
    </w:p>
    <w:p>
      <w:pPr>
        <w:pStyle w:val="FirstParagraph"/>
      </w:pPr>
      <w:ins w:id="786" w:author="PR Preview" w:date="2026-01-01T00:00:00Z">
        <w:r>
          <w:rPr>
            <w:b/>
            <w:bCs/>
          </w:rPr>
          <w:t xml:space="preserve">Theorem 7 (A quadratic form is additive in its matrix)</w:t>
        </w:r>
      </w:ins>
      <w:ins w:id="787" w:author="PR Preview" w:date="2026-01-01T00:00:00Z">
        <w:r>
          <w:t xml:space="preserve"> </w:t>
        </w:r>
      </w:ins>
      <w:ins w:id="788" w:author="PR Preview" w:date="2026-01-01T00:00:00Z">
        <w:r>
          <w:t xml:space="preserve">If</w:t>
        </w:r>
      </w:ins>
      <w:ins w:id="7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790" w:author="PR Preview" w:date="2026-01-01T00:00:00Z">
        <w:r>
          <w:t xml:space="preserve"> </w:t>
        </w:r>
      </w:ins>
      <w:ins w:id="791" w:author="PR Preview" w:date="2026-01-01T00:00:00Z">
        <w:r>
          <w:t xml:space="preserve">and</w:t>
        </w:r>
      </w:ins>
      <w:ins w:id="7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are</w:t>
        </w:r>
      </w:ins>
      <w:ins w:id="7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matrices,</w:t>
        </w:r>
      </w:ins>
      <w:ins w:id="798" w:author="PR Preview" w:date="2026-01-01T00:00:00Z">
        <w:r>
          <w:t xml:space="preserve"> </w:t>
        </w:r>
      </w:ins>
      <m:oMath>
        <m:r>
          <m:t>c</m:t>
        </m:r>
      </m:oMath>
      <w:ins w:id="799" w:author="PR Preview" w:date="2026-01-01T00:00:00Z">
        <w:r>
          <w:t xml:space="preserve"> </w:t>
        </w:r>
      </w:ins>
      <w:ins w:id="800" w:author="PR Preview" w:date="2026-01-01T00:00:00Z">
        <w:r>
          <w:t xml:space="preserve">is a number and</w:t>
        </w:r>
      </w:ins>
      <w:ins w:id="801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is a vector of length</w:t>
        </w:r>
      </w:ins>
      <w:ins w:id="804" w:author="PR Preview" w:date="2026-01-01T00:00:00Z">
        <w:r>
          <w:t xml:space="preserve"> </w:t>
        </w:r>
      </w:ins>
      <m:oMath>
        <m:r>
          <m:t>p</m:t>
        </m:r>
      </m:oMath>
      <w:ins w:id="80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c</m:t>
        </m:r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71" w:name="exm-quadratic-form-additive"/>
    <w:p>
      <w:pPr>
        <w:pStyle w:val="BodyText"/>
      </w:pPr>
      <w:del w:id="806" w:author="PR Preview" w:date="2026-01-01T00:00:00Z">
        <w:r>
          <w:rPr>
            <w:b/>
            <w:bCs/>
          </w:rPr>
          <w:delText xml:space="preserve">Example 14 (Combining two quadratic forms into one)</w:delText>
        </w:r>
      </w:del>
      <w:del w:id="807" w:author="PR Preview" w:date="2026-01-01T00:00:00Z">
        <w:r>
          <w:delText xml:space="preserve"> </w:delText>
        </w:r>
      </w:del>
      <w:del w:id="808" w:author="PR Preview" w:date="2026-01-01T00:00:00Z">
        <w:r>
          <w:delText xml:space="preserve">Take</w:delText>
        </w:r>
      </w:del>
      <w:del w:id="8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810" w:author="PR Preview" w:date="2026-01-01T00:00:00Z">
        <w:r>
          <w:delText xml:space="preserve">,</w:delText>
        </w:r>
      </w:del>
      <w:del w:id="811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del w:id="812" w:author="PR Preview" w:date="2026-01-01T00:00:00Z">
        <w:r>
          <w:delText xml:space="preserve"> </w:delText>
        </w:r>
      </w:del>
      <w:del w:id="813" w:author="PR Preview" w:date="2026-01-01T00:00:00Z">
        <w:r>
          <w:delText xml:space="preserve">and</w:delText>
        </w:r>
      </w:del>
      <w:del w:id="81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815" w:author="PR Preview" w:date="2026-01-01T00:00:00Z">
        <w:r>
          <w:delText xml:space="preserve">.</w:delText>
        </w:r>
      </w:del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Then</w:delText>
        </w:r>
      </w:del>
    </w:p>
    <w:p>
      <w:pPr>
        <w:pStyle w:val="BodyText"/>
      </w:pPr>
      <w:ins w:id="818" w:author="PR Preview" w:date="2026-01-01T00:00:00Z">
        <w:r>
          <w:rPr>
            <w:b/>
            <w:bCs/>
          </w:rPr>
          <w:t xml:space="preserve">Example 16 (Combining two quadratic forms into one)</w:t>
        </w:r>
      </w:ins>
      <w:ins w:id="819" w:author="PR Preview" w:date="2026-01-01T00:00:00Z">
        <w:r>
          <w:t xml:space="preserve"> </w:t>
        </w:r>
      </w:ins>
      <w:ins w:id="820" w:author="PR Preview" w:date="2026-01-01T00:00:00Z">
        <w:r>
          <w:t xml:space="preserve">Take</w:t>
        </w:r>
      </w:ins>
      <w:ins w:id="8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22" w:author="PR Preview" w:date="2026-01-01T00:00:00Z">
        <w:r>
          <w:t xml:space="preserve">,</w:t>
        </w:r>
      </w:ins>
      <w:ins w:id="823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ins w:id="824" w:author="PR Preview" w:date="2026-01-01T00:00:00Z">
        <w:r>
          <w:t xml:space="preserve"> </w:t>
        </w:r>
      </w:ins>
      <w:ins w:id="825" w:author="PR Preview" w:date="2026-01-01T00:00:00Z">
        <w:r>
          <w:t xml:space="preserve">and</w:t>
        </w:r>
      </w:ins>
      <w:ins w:id="826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827" w:author="PR Preview" w:date="2026-01-01T00:00:00Z">
        <w:r>
          <w:t xml:space="preserve">.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del w:id="830" w:author="PR Preview" w:date="2026-01-01T00:00:00Z">
        <w:r>
          <w:rPr>
            <w:b/>
            <w:bCs/>
          </w:rPr>
          <w:delText xml:space="preserve">Example 15 (The symmetric part of a</w:delText>
        </w:r>
      </w:del>
      <w:del w:id="83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832" w:author="PR Preview" w:date="2026-01-01T00:00:00Z">
        <w:r>
          <w:rPr>
            <w:b/>
            <w:bCs/>
          </w:rPr>
          <w:delText xml:space="preserve"> </w:delText>
        </w:r>
      </w:del>
      <w:del w:id="833" w:author="PR Preview" w:date="2026-01-01T00:00:00Z">
        <w:r>
          <w:rPr>
            <w:b/>
            <w:bCs/>
          </w:rPr>
          <w:delText xml:space="preserve">matrix)</w:delText>
        </w:r>
      </w:del>
      <w:del w:id="834" w:author="PR Preview" w:date="2026-01-01T00:00:00Z">
        <w:r>
          <w:delText xml:space="preserve"> </w:delText>
        </w:r>
      </w:del>
      <w:del w:id="835" w:author="PR Preview" w:date="2026-01-01T00:00:00Z">
        <w:r>
          <w:delText xml:space="preserve">For</w:delText>
        </w:r>
      </w:del>
      <w:del w:id="836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837" w:author="PR Preview" w:date="2026-01-01T00:00:00Z">
        <w:r>
          <w:delText xml:space="preserve">,</w:delText>
        </w:r>
      </w:del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the symmetric part is</w:delText>
        </w:r>
      </w:del>
    </w:p>
    <w:p>
      <w:pPr>
        <w:pStyle w:val="FirstParagraph"/>
      </w:pPr>
      <w:ins w:id="840" w:author="PR Preview" w:date="2026-01-01T00:00:00Z">
        <w:r>
          <w:rPr>
            <w:b/>
            <w:bCs/>
          </w:rPr>
          <w:t xml:space="preserve">Example 17 (The symmetric part of a</w:t>
        </w:r>
      </w:ins>
      <w:ins w:id="841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842" w:author="PR Preview" w:date="2026-01-01T00:00:00Z">
        <w:r>
          <w:rPr>
            <w:b/>
            <w:bCs/>
          </w:rPr>
          <w:t xml:space="preserve"> </w:t>
        </w:r>
      </w:ins>
      <w:ins w:id="843" w:author="PR Preview" w:date="2026-01-01T00:00:00Z">
        <w:r>
          <w:rPr>
            <w:b/>
            <w:bCs/>
          </w:rPr>
          <w:t xml:space="preserve">matrix)</w:t>
        </w:r>
      </w:ins>
      <w:ins w:id="844" w:author="PR Preview" w:date="2026-01-01T00:00:00Z">
        <w:r>
          <w:t xml:space="preserve"> </w:t>
        </w:r>
      </w:ins>
      <w:ins w:id="845" w:author="PR Preview" w:date="2026-01-01T00:00:00Z">
        <w:r>
          <w:t xml:space="preserve">For</w:t>
        </w:r>
      </w:ins>
      <w:ins w:id="84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47" w:author="PR Preview" w:date="2026-01-01T00:00:00Z">
        <w:r>
          <w:t xml:space="preserve">,</w:t>
        </w:r>
      </w:ins>
      <w:ins w:id="848" w:author="PR Preview" w:date="2026-01-01T00:00:00Z">
        <w:r>
          <w:t xml:space="preserve"> </w:t>
        </w:r>
      </w:ins>
      <w:ins w:id="849" w:author="PR Preview" w:date="2026-01-01T00:00:00Z">
        <w:r>
          <w:t xml:space="preserve">the symmetric part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del w:id="850" w:author="PR Preview" w:date="2026-01-01T00:00:00Z">
        <w:r>
          <w:rPr>
            <w:b/>
            <w:bCs/>
          </w:rPr>
          <w:delText xml:space="preserve">Theorem 7 (A quadratic form depends only on the symmetric part)</w:delText>
        </w:r>
      </w:del>
      <w:del w:id="851" w:author="PR Preview" w:date="2026-01-01T00:00:00Z">
        <w:r>
          <w:delText xml:space="preserve"> </w:delText>
        </w:r>
      </w:del>
      <w:del w:id="852" w:author="PR Preview" w:date="2026-01-01T00:00:00Z">
        <w:r>
          <w:delText xml:space="preserve">If</w:delText>
        </w:r>
      </w:del>
      <w:del w:id="853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is a</w:delText>
        </w:r>
      </w:del>
      <w:del w:id="8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857" w:author="PR Preview" w:date="2026-01-01T00:00:00Z">
        <w:r>
          <w:delText xml:space="preserve"> </w:delText>
        </w:r>
      </w:del>
      <w:del w:id="858" w:author="PR Preview" w:date="2026-01-01T00:00:00Z">
        <w:r>
          <w:delText xml:space="preserve">matrix and</w:delText>
        </w:r>
      </w:del>
      <w:del w:id="859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860" w:author="PR Preview" w:date="2026-01-01T00:00:00Z">
        <w:r>
          <w:delText xml:space="preserve"> </w:delText>
        </w:r>
      </w:del>
      <w:del w:id="861" w:author="PR Preview" w:date="2026-01-01T00:00:00Z">
        <w:r>
          <w:delText xml:space="preserve">is a vector of length</w:delText>
        </w:r>
      </w:del>
      <w:del w:id="862" w:author="PR Preview" w:date="2026-01-01T00:00:00Z">
        <w:r>
          <w:delText xml:space="preserve"> </w:delText>
        </w:r>
      </w:del>
      <m:oMath>
        <m:r>
          <m:t>p</m:t>
        </m:r>
      </m:oMath>
      <w:del w:id="863" w:author="PR Preview" w:date="2026-01-01T00:00:00Z">
        <w:r>
          <w:delText xml:space="preserve">, then</w:delText>
        </w:r>
      </w:del>
    </w:p>
    <w:p>
      <w:pPr>
        <w:pStyle w:val="BodyText"/>
      </w:pPr>
      <w:ins w:id="864" w:author="PR Preview" w:date="2026-01-01T00:00:00Z">
        <w:r>
          <w:rPr>
            <w:b/>
            <w:bCs/>
          </w:rPr>
          <w:t xml:space="preserve">Theorem 8 (A quadratic form depends only on the symmetric part)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If</w:t>
        </w:r>
      </w:ins>
      <w:ins w:id="867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is a</w:t>
        </w:r>
      </w:ins>
      <w:ins w:id="8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matrix and</w:t>
        </w:r>
      </w:ins>
      <w:ins w:id="873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is a vector of length</w:t>
        </w:r>
      </w:ins>
      <w:ins w:id="876" w:author="PR Preview" w:date="2026-01-01T00:00:00Z">
        <w:r>
          <w:t xml:space="preserve"> </w:t>
        </w:r>
      </w:ins>
      <m:oMath>
        <m:r>
          <m:t>p</m:t>
        </m:r>
      </m:oMath>
      <w:ins w:id="877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del w:id="878" w:author="PR Preview" w:date="2026-01-01T00:00:00Z">
        <w:r>
          <w:rPr>
            <w:b/>
            <w:bCs/>
          </w:rPr>
          <w:delText xml:space="preserve">Example 16 (Replacing a matrix by its symmetric part)</w:delText>
        </w:r>
      </w:del>
      <w:del w:id="879" w:author="PR Preview" w:date="2026-01-01T00:00:00Z">
        <w:r>
          <w:delText xml:space="preserve"> </w:delText>
        </w:r>
      </w:del>
      <w:del w:id="880" w:author="PR Preview" w:date="2026-01-01T00:00:00Z">
        <w:r>
          <w:delText xml:space="preserve">With</w:delText>
        </w:r>
      </w:del>
      <w:del w:id="881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del w:id="882" w:author="PR Preview" w:date="2026-01-01T00:00:00Z">
        <w:r>
          <w:delText xml:space="preserve"> </w:delText>
        </w:r>
      </w:del>
      <w:del w:id="883" w:author="PR Preview" w:date="2026-01-01T00:00:00Z">
        <w:r>
          <w:delText xml:space="preserve">from</w:delText>
        </w:r>
      </w:del>
      <w:del w:id="884" w:author="PR Preview" w:date="2026-01-01T00:00:00Z">
        <w:r>
          <w:delText xml:space="preserve"> </w:delText>
        </w:r>
      </w:del>
      <w:hyperlink w:anchor="exm-symmetric-part">
        <w:del w:id="885" w:author="PR Preview" w:date="2026-01-01T00:00:00Z">
          <w:r>
            <w:rPr>
              <w:rStyle w:val="Hyperlink"/>
            </w:rPr>
            <w:delText xml:space="preserve">Example 15</w:delText>
          </w:r>
        </w:del>
      </w:hyperlink>
      <w:del w:id="886" w:author="PR Preview" w:date="2026-01-01T00:00:00Z">
        <w:r>
          <w:delText xml:space="preserve"> </w:delText>
        </w:r>
      </w:del>
      <w:del w:id="887" w:author="PR Preview" w:date="2026-01-01T00:00:00Z">
        <w:r>
          <w:delText xml:space="preserve">and</w:delText>
        </w:r>
      </w:del>
      <w:del w:id="888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889" w:author="PR Preview" w:date="2026-01-01T00:00:00Z">
        <w:r>
          <w:delText xml:space="preserve">:</w:delText>
        </w:r>
      </w:del>
    </w:p>
    <w:p>
      <w:pPr>
        <w:pStyle w:val="BodyText"/>
      </w:pPr>
      <w:ins w:id="890" w:author="PR Preview" w:date="2026-01-01T00:00:00Z">
        <w:r>
          <w:rPr>
            <w:b/>
            <w:bCs/>
          </w:rPr>
          <w:t xml:space="preserve">Example 18 (Replacing a matrix by its symmetric part)</w:t>
        </w:r>
      </w:ins>
      <w:ins w:id="891" w:author="PR Preview" w:date="2026-01-01T00:00:00Z">
        <w:r>
          <w:t xml:space="preserve"> </w:t>
        </w:r>
      </w:ins>
      <w:ins w:id="892" w:author="PR Preview" w:date="2026-01-01T00:00:00Z">
        <w:r>
          <w:t xml:space="preserve">With</w:t>
        </w:r>
      </w:ins>
      <w:ins w:id="893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from</w:t>
        </w:r>
      </w:ins>
      <w:ins w:id="896" w:author="PR Preview" w:date="2026-01-01T00:00:00Z">
        <w:r>
          <w:t xml:space="preserve"> </w:t>
        </w:r>
      </w:ins>
      <w:hyperlink w:anchor="exm-symmetric-part">
        <w:ins w:id="897" w:author="PR Preview" w:date="2026-01-01T00:00:00Z">
          <w:r>
            <w:rPr>
              <w:rStyle w:val="Hyperlink"/>
            </w:rPr>
            <w:t xml:space="preserve">Example 17</w:t>
          </w:r>
        </w:ins>
      </w:hyperlink>
      <w:ins w:id="898" w:author="PR Preview" w:date="2026-01-01T00:00:00Z">
        <w:r>
          <w:t xml:space="preserve"> </w:t>
        </w:r>
      </w:ins>
      <w:ins w:id="899" w:author="PR Preview" w:date="2026-01-01T00:00:00Z">
        <w:r>
          <w:t xml:space="preserve">and</w:t>
        </w:r>
      </w:ins>
      <w:ins w:id="900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90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del w:id="902" w:author="PR Preview" w:date="2026-01-01T00:00:00Z">
        <w:r>
          <w:rPr>
            <w:b/>
            <w:bCs/>
          </w:rPr>
          <w:delText xml:space="preserve">Example 17 (The trace of a</w:delText>
        </w:r>
      </w:del>
      <w:del w:id="90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904" w:author="PR Preview" w:date="2026-01-01T00:00:00Z">
        <w:r>
          <w:rPr>
            <w:b/>
            <w:bCs/>
          </w:rPr>
          <w:delText xml:space="preserve"> </w:delText>
        </w:r>
      </w:del>
      <w:del w:id="905" w:author="PR Preview" w:date="2026-01-01T00:00:00Z">
        <w:r>
          <w:rPr>
            <w:b/>
            <w:bCs/>
          </w:rPr>
          <w:delText xml:space="preserve">matrix)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del w:id="906" w:author="PR Preview" w:date="2026-01-01T00:00:00Z">
        <w:r>
          <w:rPr>
            <w:b/>
            <w:bCs/>
          </w:rPr>
          <w:delText xml:space="preserve">Theorem 8 (The trace of a product does not depend on the order)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For an</w:delText>
        </w:r>
      </w:del>
      <w:del w:id="909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10" w:author="PR Preview" w:date="2026-01-01T00:00:00Z">
        <w:r>
          <w:delText xml:space="preserve"> </w:delText>
        </w:r>
      </w:del>
      <w:del w:id="911" w:author="PR Preview" w:date="2026-01-01T00:00:00Z">
        <w:r>
          <w:delText xml:space="preserve">matrix</w:delText>
        </w:r>
      </w:del>
      <w:del w:id="9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13" w:author="PR Preview" w:date="2026-01-01T00:00:00Z">
        <w:r>
          <w:delText xml:space="preserve"> </w:delText>
        </w:r>
      </w:del>
      <w:del w:id="914" w:author="PR Preview" w:date="2026-01-01T00:00:00Z">
        <w:r>
          <w:delText xml:space="preserve">and an</w:delText>
        </w:r>
      </w:del>
      <w:del w:id="915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m</m:t>
        </m:r>
      </m:oMath>
      <w:del w:id="916" w:author="PR Preview" w:date="2026-01-01T00:00:00Z">
        <w:r>
          <w:delText xml:space="preserve"> </w:delText>
        </w:r>
      </w:del>
      <w:del w:id="917" w:author="PR Preview" w:date="2026-01-01T00:00:00Z">
        <w:r>
          <w:delText xml:space="preserve">matrix</w:delText>
        </w:r>
      </w:del>
      <w:del w:id="91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91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del w:id="920" w:author="PR Preview" w:date="2026-01-01T00:00:00Z">
        <w:r>
          <w:rPr>
            <w:i/>
            <w:iCs/>
          </w:rPr>
          <w:delText xml:space="preserve">Proof</w:delText>
        </w:r>
      </w:del>
      <w:del w:id="921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p>
      <w:pPr>
        <w:pStyle w:val="FirstParagraph"/>
      </w:pPr>
      <w:del w:id="922" w:author="PR Preview" w:date="2026-01-01T00:00:00Z">
        <w:r>
          <w:rPr>
            <w:b/>
            <w:bCs/>
          </w:rPr>
          <w:delText xml:space="preserve">Example 18 (Traces of the two products of a</w:delText>
        </w:r>
      </w:del>
      <w:del w:id="923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3</m:t>
        </m:r>
      </m:oMath>
      <w:del w:id="924" w:author="PR Preview" w:date="2026-01-01T00:00:00Z">
        <w:r>
          <w:rPr>
            <w:b/>
            <w:bCs/>
          </w:rPr>
          <w:delText xml:space="preserve"> </w:delText>
        </w:r>
      </w:del>
      <w:del w:id="925" w:author="PR Preview" w:date="2026-01-01T00:00:00Z">
        <w:r>
          <w:rPr>
            <w:b/>
            <w:bCs/>
          </w:rPr>
          <w:delText xml:space="preserve">and a</w:delText>
        </w:r>
      </w:del>
      <w:del w:id="926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927" w:author="PR Preview" w:date="2026-01-01T00:00:00Z">
        <w:r>
          <w:rPr>
            <w:b/>
            <w:bCs/>
          </w:rPr>
          <w:delText xml:space="preserve"> </w:delText>
        </w:r>
      </w:del>
      <w:del w:id="928" w:author="PR Preview" w:date="2026-01-01T00:00:00Z">
        <w:r>
          <w:rPr>
            <w:b/>
            <w:bCs/>
          </w:rPr>
          <w:delText xml:space="preserve">matrix)</w:delText>
        </w:r>
      </w:del>
      <w:del w:id="929" w:author="PR Preview" w:date="2026-01-01T00:00:00Z">
        <w:r>
          <w:delText xml:space="preserve"> </w:delText>
        </w:r>
      </w:del>
      <w:del w:id="930" w:author="PR Preview" w:date="2026-01-01T00:00:00Z">
        <w:r>
          <w:delText xml:space="preserve">Let</w:delText>
        </w:r>
      </w:del>
    </w:p>
    <w:p>
      <w:pPr>
        <w:pStyle w:val="FirstParagraph"/>
      </w:pPr>
      <w:ins w:id="931" w:author="PR Preview" w:date="2026-01-01T00:00:00Z">
        <w:r>
          <w:rPr>
            <w:b/>
            <w:bCs/>
          </w:rPr>
          <w:t xml:space="preserve">Example 19 (The trace of a</w:t>
        </w:r>
      </w:ins>
      <w:ins w:id="93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933" w:author="PR Preview" w:date="2026-01-01T00:00:00Z">
        <w:r>
          <w:rPr>
            <w:b/>
            <w:bCs/>
          </w:rPr>
          <w:t xml:space="preserve"> </w:t>
        </w:r>
      </w:ins>
      <w:ins w:id="934" w:author="PR Preview" w:date="2026-01-01T00:00:00Z">
        <w:r>
          <w:rPr>
            <w:b/>
            <w:bCs/>
          </w:rPr>
          <w:t xml:space="preserve">matrix)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ins w:id="935" w:author="PR Preview" w:date="2026-01-01T00:00:00Z">
        <w:r>
          <w:rPr>
            <w:b/>
            <w:bCs/>
          </w:rPr>
          <w:t xml:space="preserve">Theorem 9 (The trace of a product does not depend on the order)</w:t>
        </w:r>
      </w:ins>
      <w:ins w:id="936" w:author="PR Preview" w:date="2026-01-01T00:00:00Z">
        <w:r>
          <w:t xml:space="preserve"> </w:t>
        </w:r>
      </w:ins>
      <w:ins w:id="937" w:author="PR Preview" w:date="2026-01-01T00:00:00Z">
        <w:r>
          <w:t xml:space="preserve">For an</w:t>
        </w:r>
      </w:ins>
      <w:ins w:id="93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matrix</w:t>
        </w:r>
      </w:ins>
      <w:ins w:id="9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and an</w:t>
        </w:r>
      </w:ins>
      <w:ins w:id="94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m</m:t>
        </m:r>
      </m:oMath>
      <w:ins w:id="945" w:author="PR Preview" w:date="2026-01-01T00:00:00Z">
        <w:r>
          <w:t xml:space="preserve"> </w:t>
        </w:r>
      </w:ins>
      <w:ins w:id="946" w:author="PR Preview" w:date="2026-01-01T00:00:00Z">
        <w:r>
          <w:t xml:space="preserve">matrix</w:t>
        </w:r>
      </w:ins>
      <w:ins w:id="947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94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ins w:id="949" w:author="PR Preview" w:date="2026-01-01T00:00:00Z">
        <w:r>
          <w:rPr>
            <w:i/>
            <w:iCs/>
          </w:rPr>
          <w:t xml:space="preserve">Proof</w:t>
        </w:r>
      </w:ins>
      <w:ins w:id="95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ins w:id="951" w:author="PR Preview" w:date="2026-01-01T00:00:00Z">
        <w:r>
          <w:rPr>
            <w:b/>
            <w:bCs/>
          </w:rPr>
          <w:t xml:space="preserve">Example 20 (Traces of the two products of a</w:t>
        </w:r>
      </w:ins>
      <w:ins w:id="95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3</m:t>
        </m:r>
      </m:oMath>
      <w:ins w:id="953" w:author="PR Preview" w:date="2026-01-01T00:00:00Z">
        <w:r>
          <w:rPr>
            <w:b/>
            <w:bCs/>
          </w:rPr>
          <w:t xml:space="preserve"> </w:t>
        </w:r>
      </w:ins>
      <w:ins w:id="954" w:author="PR Preview" w:date="2026-01-01T00:00:00Z">
        <w:r>
          <w:rPr>
            <w:b/>
            <w:bCs/>
          </w:rPr>
          <w:t xml:space="preserve">and a</w:t>
        </w:r>
      </w:ins>
      <w:ins w:id="95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956" w:author="PR Preview" w:date="2026-01-01T00:00:00Z">
        <w:r>
          <w:rPr>
            <w:b/>
            <w:bCs/>
          </w:rPr>
          <w:t xml:space="preserve"> </w:t>
        </w:r>
      </w:ins>
      <w:ins w:id="957" w:author="PR Preview" w:date="2026-01-01T00:00:00Z">
        <w:r>
          <w:rPr>
            <w:b/>
            <w:bCs/>
          </w:rPr>
          <w:t xml:space="preserve">matrix)</w:t>
        </w:r>
      </w:ins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del w:id="960" w:author="PR Preview" w:date="2026-01-01T00:00:00Z">
        <w:r>
          <w:rPr>
            <w:i/>
            <w:iCs/>
          </w:rPr>
          <w:delText xml:space="preserve">Remark 7</w:delText>
        </w:r>
      </w:del>
      <w:del w:id="961" w:author="PR Preview" w:date="2026-01-01T00:00:00Z">
        <w:r>
          <w:delText xml:space="preserve"> (Moving a factor of a triple product). </w:delText>
        </w:r>
      </w:del>
      <w:del w:id="962" w:author="PR Preview" w:date="2026-01-01T00:00:00Z">
        <w:r>
          <w:delText xml:space="preserve">Let</w:delText>
        </w:r>
      </w:del>
      <w:del w:id="96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be</w:delText>
        </w:r>
      </w:del>
      <w:del w:id="966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967" w:author="PR Preview" w:date="2026-01-01T00:00:00Z">
        <w:r>
          <w:delText xml:space="preserve">,</w:delText>
        </w:r>
      </w:del>
      <w:del w:id="968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be</w:delText>
        </w:r>
      </w:del>
      <w:del w:id="97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k</m:t>
        </m:r>
      </m:oMath>
      <w:del w:id="972" w:author="PR Preview" w:date="2026-01-01T00:00:00Z">
        <w:r>
          <w:delText xml:space="preserve">,</w:delText>
        </w:r>
      </w:del>
      <w:del w:id="973" w:author="PR Preview" w:date="2026-01-01T00:00:00Z">
        <w:r>
          <w:delText xml:space="preserve"> </w:delText>
        </w:r>
      </w:del>
      <w:del w:id="974" w:author="PR Preview" w:date="2026-01-01T00:00:00Z">
        <w:r>
          <w:delText xml:space="preserve">and</w:delText>
        </w:r>
      </w:del>
      <w:del w:id="975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be</w:delText>
        </w:r>
      </w:del>
      <w:del w:id="978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979" w:author="PR Preview" w:date="2026-01-01T00:00:00Z">
        <w:r>
          <w:delText xml:space="preserve">,</w:delText>
        </w:r>
      </w:del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so that</w:delText>
        </w:r>
      </w:del>
      <w:del w:id="9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983" w:author="PR Preview" w:date="2026-01-01T00:00:00Z">
        <w:r>
          <w:delText xml:space="preserve"> </w:delText>
        </w:r>
      </w:del>
      <w:del w:id="984" w:author="PR Preview" w:date="2026-01-01T00:00:00Z">
        <w:r>
          <w:delText xml:space="preserve">is</w:delText>
        </w:r>
      </w:del>
      <w:del w:id="985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and</w:delText>
        </w:r>
      </w:del>
      <w:del w:id="98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is square.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Applying</w:delText>
        </w:r>
      </w:del>
      <w:del w:id="993" w:author="PR Preview" w:date="2026-01-01T00:00:00Z">
        <w:r>
          <w:delText xml:space="preserve"> </w:delText>
        </w:r>
      </w:del>
      <w:hyperlink w:anchor="thm-trace-cyclic">
        <w:del w:id="994" w:author="PR Preview" w:date="2026-01-01T00:00:00Z">
          <w:r>
            <w:rPr>
              <w:rStyle w:val="Hyperlink"/>
            </w:rPr>
            <w:delText xml:space="preserve">Theorem 8</w:delText>
          </w:r>
        </w:del>
      </w:hyperlink>
      <w:del w:id="995" w:author="PR Preview" w:date="2026-01-01T00:00:00Z">
        <w:r>
          <w:delText xml:space="preserve"> </w:delText>
        </w:r>
      </w:del>
      <w:del w:id="996" w:author="PR Preview" w:date="2026-01-01T00:00:00Z">
        <w:r>
          <w:delText xml:space="preserve">to the</w:delText>
        </w:r>
      </w:del>
      <w:del w:id="997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k</m:t>
        </m:r>
      </m:oMath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matrix</w:delText>
        </w:r>
      </w:del>
      <w:del w:id="100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and the</w:delText>
        </w:r>
      </w:del>
      <w:del w:id="1003" w:author="PR Preview" w:date="2026-01-01T00:00:00Z">
        <w:r>
          <w:delText xml:space="preserve"> </w:delText>
        </w:r>
      </w:del>
      <m:oMath>
        <m:r>
          <m:t>k</m:t>
        </m:r>
        <m:r>
          <m:rPr>
            <m:sty m:val="p"/>
          </m:rPr>
          <m:t>×</m:t>
        </m:r>
        <m:r>
          <m:t>m</m:t>
        </m:r>
      </m:oMath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matrix</w:delText>
        </w:r>
      </w:del>
      <w:del w:id="100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moves the last factor of the triple product to the front</w:delText>
        </w:r>
      </w:del>
      <w:del w:id="1009" w:author="PR Preview" w:date="2026-01-01T00:00:00Z">
        <w:r>
          <w:delText xml:space="preserve"> </w:delText>
        </w:r>
      </w:del>
      <w:del w:id="1010" w:author="PR Preview" w:date="2026-01-01T00:00:00Z">
        <w:r>
          <w:delText xml:space="preserve">(Banerjee and Roy 2014, chap. 1, Theorem 1.5 and eq. 1.17, p. 19)</w:delText>
        </w:r>
      </w:del>
      <w:del w:id="1011" w:author="PR Preview" w:date="2026-01-01T00:00:00Z">
        <w:r>
          <w:delText xml:space="preserve">:</w:delText>
        </w:r>
      </w:del>
    </w:p>
    <w:p>
      <w:pPr>
        <w:pStyle w:val="BodyText"/>
      </w:pPr>
      <w:ins w:id="1012" w:author="PR Preview" w:date="2026-01-01T00:00:00Z">
        <w:r>
          <w:rPr>
            <w:i/>
            <w:iCs/>
          </w:rPr>
          <w:t xml:space="preserve">Remark 8</w:t>
        </w:r>
      </w:ins>
      <w:ins w:id="1013" w:author="PR Preview" w:date="2026-01-01T00:00:00Z">
        <w:r>
          <w:t xml:space="preserve"> (Moving a factor of a triple product). </w:t>
        </w:r>
      </w:ins>
      <w:ins w:id="1014" w:author="PR Preview" w:date="2026-01-01T00:00:00Z">
        <w:r>
          <w:t xml:space="preserve">Let</w:t>
        </w:r>
      </w:ins>
      <w:ins w:id="10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16" w:author="PR Preview" w:date="2026-01-01T00:00:00Z">
        <w:r>
          <w:t xml:space="preserve"> </w:t>
        </w:r>
      </w:ins>
      <w:ins w:id="1017" w:author="PR Preview" w:date="2026-01-01T00:00:00Z">
        <w:r>
          <w:t xml:space="preserve">be</w:t>
        </w:r>
      </w:ins>
      <w:ins w:id="1018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019" w:author="PR Preview" w:date="2026-01-01T00:00:00Z">
        <w:r>
          <w:t xml:space="preserve">,</w:t>
        </w:r>
      </w:ins>
      <w:ins w:id="1020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be</w:t>
        </w:r>
      </w:ins>
      <w:ins w:id="1023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1024" w:author="PR Preview" w:date="2026-01-01T00:00:00Z">
        <w:r>
          <w:t xml:space="preserve">,</w:t>
        </w:r>
      </w:ins>
      <w:ins w:id="1025" w:author="PR Preview" w:date="2026-01-01T00:00:00Z">
        <w:r>
          <w:t xml:space="preserve"> </w:t>
        </w:r>
      </w:ins>
      <w:ins w:id="1026" w:author="PR Preview" w:date="2026-01-01T00:00:00Z">
        <w:r>
          <w:t xml:space="preserve">and</w:t>
        </w:r>
      </w:ins>
      <w:ins w:id="102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be</w:t>
        </w:r>
      </w:ins>
      <w:ins w:id="1030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031" w:author="PR Preview" w:date="2026-01-01T00:00:00Z">
        <w:r>
          <w:t xml:space="preserve">,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so that</w:t>
        </w:r>
      </w:ins>
      <w:ins w:id="103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035" w:author="PR Preview" w:date="2026-01-01T00:00:00Z">
        <w:r>
          <w:t xml:space="preserve"> </w:t>
        </w:r>
      </w:ins>
      <w:ins w:id="1036" w:author="PR Preview" w:date="2026-01-01T00:00:00Z">
        <w:r>
          <w:t xml:space="preserve">is</w:t>
        </w:r>
      </w:ins>
      <w:ins w:id="1037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and</w:t>
        </w:r>
      </w:ins>
      <w:ins w:id="104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is square.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Applying</w:t>
        </w:r>
      </w:ins>
      <w:ins w:id="1045" w:author="PR Preview" w:date="2026-01-01T00:00:00Z">
        <w:r>
          <w:t xml:space="preserve"> </w:t>
        </w:r>
      </w:ins>
      <w:hyperlink w:anchor="thm-trace-cyclic">
        <w:ins w:id="1046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to the</w:t>
        </w:r>
      </w:ins>
      <w:ins w:id="1049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k</m:t>
        </m:r>
      </m:oMath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matrix</w:t>
        </w:r>
      </w:ins>
      <w:ins w:id="105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and the</w:t>
        </w:r>
      </w:ins>
      <w:ins w:id="1055" w:author="PR Preview" w:date="2026-01-01T00:00:00Z">
        <w:r>
          <w:t xml:space="preserve"> </w:t>
        </w:r>
      </w:ins>
      <m:oMath>
        <m:r>
          <m:t>k</m:t>
        </m:r>
        <m:r>
          <m:rPr>
            <m:sty m:val="p"/>
          </m:rPr>
          <m:t>×</m:t>
        </m:r>
        <m:r>
          <m:t>m</m:t>
        </m:r>
      </m:oMath>
      <w:ins w:id="1056" w:author="PR Preview" w:date="2026-01-01T00:00:00Z">
        <w:r>
          <w:t xml:space="preserve"> </w:t>
        </w:r>
      </w:ins>
      <w:ins w:id="1057" w:author="PR Preview" w:date="2026-01-01T00:00:00Z">
        <w:r>
          <w:t xml:space="preserve">matrix</w:t>
        </w:r>
      </w:ins>
      <w:ins w:id="105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059" w:author="PR Preview" w:date="2026-01-01T00:00:00Z">
        <w:r>
          <w:t xml:space="preserve"> </w:t>
        </w:r>
      </w:ins>
      <w:ins w:id="1060" w:author="PR Preview" w:date="2026-01-01T00:00:00Z">
        <w:r>
          <w:t xml:space="preserve">moves the last factor of the triple product to the front</w:t>
        </w:r>
      </w:ins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(Banerjee and Roy 2014, chap. 1, Theorem 1.5 and eq. 1.17, p. 19)</w:t>
        </w:r>
      </w:ins>
      <w:ins w:id="106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del w:id="1064" w:author="PR Preview" w:date="2026-01-01T00:00:00Z">
        <w:r>
          <w:rPr>
            <w:b/>
            <w:bCs/>
          </w:rPr>
          <w:delText xml:space="preserve">Theorem 9 (The matrix inner product multiplies matching entries)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For two</w:delText>
        </w:r>
      </w:del>
      <w:del w:id="106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068" w:author="PR Preview" w:date="2026-01-01T00:00:00Z">
        <w:r>
          <w:delText xml:space="preserve"> </w:delText>
        </w:r>
      </w:del>
      <w:del w:id="1069" w:author="PR Preview" w:date="2026-01-01T00:00:00Z">
        <w:r>
          <w:delText xml:space="preserve">matrices</w:delText>
        </w:r>
      </w:del>
      <w:del w:id="107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071" w:author="PR Preview" w:date="2026-01-01T00:00:00Z">
        <w:r>
          <w:delText xml:space="preserve"> </w:delText>
        </w:r>
      </w:del>
      <w:del w:id="1072" w:author="PR Preview" w:date="2026-01-01T00:00:00Z">
        <w:r>
          <w:delText xml:space="preserve">and</w:delText>
        </w:r>
      </w:del>
      <w:del w:id="1073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0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del w:id="1075" w:author="PR Preview" w:date="2026-01-01T00:00:00Z">
        <w:r>
          <w:rPr>
            <w:i/>
            <w:iCs/>
          </w:rPr>
          <w:delText xml:space="preserve">Proof</w:delText>
        </w:r>
      </w:del>
      <w:del w:id="1076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p>
      <w:pPr>
        <w:pStyle w:val="FirstParagraph"/>
      </w:pPr>
      <w:del w:id="1077" w:author="PR Preview" w:date="2026-01-01T00:00:00Z">
        <w:r>
          <w:rPr>
            <w:b/>
            <w:bCs/>
          </w:rPr>
          <w:delText xml:space="preserve">Example 19 (The inner product of two</w:delText>
        </w:r>
      </w:del>
      <w:del w:id="1078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079" w:author="PR Preview" w:date="2026-01-01T00:00:00Z">
        <w:r>
          <w:rPr>
            <w:b/>
            <w:bCs/>
          </w:rPr>
          <w:delText xml:space="preserve"> </w:delText>
        </w:r>
      </w:del>
      <w:del w:id="1080" w:author="PR Preview" w:date="2026-01-01T00:00:00Z">
        <w:r>
          <w:rPr>
            <w:b/>
            <w:bCs/>
          </w:rPr>
          <w:delText xml:space="preserve">matrices)</w:delText>
        </w:r>
      </w:del>
      <w:del w:id="1081" w:author="PR Preview" w:date="2026-01-01T00:00:00Z">
        <w:r>
          <w:delText xml:space="preserve"> </w:delText>
        </w:r>
      </w:del>
      <w:del w:id="1082" w:author="PR Preview" w:date="2026-01-01T00:00:00Z">
        <w:r>
          <w:delText xml:space="preserve">Let</w:delText>
        </w:r>
      </w:del>
    </w:p>
    <w:p>
      <w:pPr>
        <w:pStyle w:val="BodyText"/>
      </w:pPr>
      <w:ins w:id="1083" w:author="PR Preview" w:date="2026-01-01T00:00:00Z">
        <w:r>
          <w:rPr>
            <w:b/>
            <w:bCs/>
          </w:rPr>
          <w:t xml:space="preserve">Theorem 10 (The matrix inner product multiplies matching entries)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For two</w:t>
        </w:r>
      </w:ins>
      <w:ins w:id="108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matrices</w:t>
        </w:r>
      </w:ins>
      <w:ins w:id="108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090" w:author="PR Preview" w:date="2026-01-01T00:00:00Z">
        <w:r>
          <w:t xml:space="preserve"> </w:t>
        </w:r>
      </w:ins>
      <w:ins w:id="1091" w:author="PR Preview" w:date="2026-01-01T00:00:00Z">
        <w:r>
          <w:t xml:space="preserve">and</w:t>
        </w:r>
      </w:ins>
      <w:ins w:id="1092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09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ins w:id="1094" w:author="PR Preview" w:date="2026-01-01T00:00:00Z">
        <w:r>
          <w:rPr>
            <w:i/>
            <w:iCs/>
          </w:rPr>
          <w:t xml:space="preserve">Proof</w:t>
        </w:r>
      </w:ins>
      <w:ins w:id="109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ins w:id="1096" w:author="PR Preview" w:date="2026-01-01T00:00:00Z">
        <w:r>
          <w:rPr>
            <w:b/>
            <w:bCs/>
          </w:rPr>
          <w:t xml:space="preserve">Example 21 (The inner product of two</w:t>
        </w:r>
      </w:ins>
      <w:ins w:id="1097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098" w:author="PR Preview" w:date="2026-01-01T00:00:00Z">
        <w:r>
          <w:rPr>
            <w:b/>
            <w:bCs/>
          </w:rPr>
          <w:t xml:space="preserve"> </w:t>
        </w:r>
      </w:ins>
      <w:ins w:id="1099" w:author="PR Preview" w:date="2026-01-01T00:00:00Z">
        <w:r>
          <w:rPr>
            <w:b/>
            <w:bCs/>
          </w:rPr>
          <w:t xml:space="preserve">matrices)</w:t>
        </w:r>
      </w:ins>
      <w:ins w:id="1100" w:author="PR Preview" w:date="2026-01-01T00:00:00Z">
        <w:r>
          <w:t xml:space="preserve"> </w:t>
        </w:r>
      </w:ins>
      <w:ins w:id="1101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102" w:author="PR Preview" w:date="2026-01-01T00:00:00Z">
        <w:r>
          <w:delText xml:space="preserve">From</w:delText>
        </w:r>
      </w:del>
      <w:del w:id="1103" w:author="PR Preview" w:date="2026-01-01T00:00:00Z">
        <w:r>
          <w:delText xml:space="preserve"> </w:delText>
        </w:r>
      </w:del>
      <w:hyperlink w:anchor="thm-matrix-inner-product-entries">
        <w:del w:id="110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5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106" w:author="PR Preview" w:date="2026-01-01T00:00:00Z">
        <w:r>
          <w:rPr>
            <w:i/>
            <w:iCs/>
          </w:rPr>
          <w:delText xml:space="preserve">Remark 8</w:delText>
        </w:r>
      </w:del>
      <w:del w:id="1107" w:author="PR Preview" w:date="2026-01-01T00:00:00Z">
        <w:r>
          <w:delText xml:space="preserve"> (The matrix inner product as a dot product). </w:delText>
        </w:r>
      </w:del>
      <w:hyperlink w:anchor="thm-matrix-inner-product-entries">
        <w:del w:id="1108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09" w:author="PR Preview" w:date="2026-01-01T00:00:00Z">
        <w:r>
          <w:delText xml:space="preserve"> </w:delText>
        </w:r>
      </w:del>
      <w:del w:id="1110" w:author="PR Preview" w:date="2026-01-01T00:00:00Z">
        <w:r>
          <w:delText xml:space="preserve">says that the matrix inner product</w:delText>
        </w:r>
      </w:del>
      <w:del w:id="1111" w:author="PR Preview" w:date="2026-01-01T00:00:00Z">
        <w:r>
          <w:delText xml:space="preserve"> </w:delText>
        </w:r>
      </w:del>
      <w:del w:id="1112" w:author="PR Preview" w:date="2026-01-01T00:00:00Z">
        <w:r>
          <w:delText xml:space="preserve">is the dot product (</w:delText>
        </w:r>
      </w:del>
      <w:hyperlink r:id="rId85">
        <w:del w:id="1113" w:author="PR Preview" w:date="2026-01-01T00:00:00Z">
          <w:r>
            <w:rPr>
              <w:rStyle w:val="Hyperlink"/>
            </w:rPr>
            <w:delText xml:space="preserve">Definition 8 in Vectors</w:delText>
          </w:r>
        </w:del>
      </w:hyperlink>
      <w:del w:id="1114" w:author="PR Preview" w:date="2026-01-01T00:00:00Z">
        <w:r>
          <w:delText xml:space="preserve">) of the two matrices’</w:delText>
        </w:r>
      </w:del>
      <w:del w:id="1115" w:author="PR Preview" w:date="2026-01-01T00:00:00Z">
        <w:r>
          <w:delText xml:space="preserve"> </w:delText>
        </w:r>
      </w:del>
      <w:del w:id="1116" w:author="PR Preview" w:date="2026-01-01T00:00:00Z">
        <w:r>
          <w:delText xml:space="preserve">entries, each listed as one vector of length</w:delText>
        </w:r>
      </w:del>
      <w:del w:id="1117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118" w:author="PR Preview" w:date="2026-01-01T00:00:00Z">
        <w:r>
          <w:delText xml:space="preserve">,</w:delText>
        </w:r>
      </w:del>
      <w:del w:id="1119" w:author="PR Preview" w:date="2026-01-01T00:00:00Z">
        <w:r>
          <w:delText xml:space="preserve"> </w:delText>
        </w:r>
      </w:del>
      <w:del w:id="1120" w:author="PR Preview" w:date="2026-01-01T00:00:00Z">
        <w:r>
          <w:delText xml:space="preserve">with both matrices’ entries listed in the same order.</w:delText>
        </w:r>
      </w:del>
    </w:p>
    <w:p>
      <w:pPr>
        <w:pStyle w:val="BodyText"/>
      </w:pPr>
      <w:del w:id="1121" w:author="PR Preview" w:date="2026-01-01T00:00:00Z">
        <w:r>
          <w:delText xml:space="preserve">For example, listing the entries of</w:delText>
        </w:r>
      </w:del>
      <w:del w:id="112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123" w:author="PR Preview" w:date="2026-01-01T00:00:00Z">
        <w:r>
          <w:delText xml:space="preserve"> </w:delText>
        </w:r>
      </w:del>
      <w:del w:id="1124" w:author="PR Preview" w:date="2026-01-01T00:00:00Z">
        <w:r>
          <w:delText xml:space="preserve">and</w:delText>
        </w:r>
      </w:del>
      <w:del w:id="112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1126" w:author="PR Preview" w:date="2026-01-01T00:00:00Z">
        <w:r>
          <w:delText xml:space="preserve"> </w:delText>
        </w:r>
      </w:del>
      <w:del w:id="1127" w:author="PR Preview" w:date="2026-01-01T00:00:00Z">
        <w:r>
          <w:delText xml:space="preserve">in</w:delText>
        </w:r>
      </w:del>
      <w:del w:id="1128" w:author="PR Preview" w:date="2026-01-01T00:00:00Z">
        <w:r>
          <w:delText xml:space="preserve"> </w:delText>
        </w:r>
      </w:del>
      <w:hyperlink w:anchor="exm-matrix-inner-product">
        <w:del w:id="1129" w:author="PR Preview" w:date="2026-01-01T00:00:00Z">
          <w:r>
            <w:rPr>
              <w:rStyle w:val="Hyperlink"/>
            </w:rPr>
            <w:delText xml:space="preserve">Example 19</w:delText>
          </w:r>
        </w:del>
      </w:hyperlink>
      <w:del w:id="1130" w:author="PR Preview" w:date="2026-01-01T00:00:00Z">
        <w:r>
          <w:delText xml:space="preserve"> </w:delText>
        </w:r>
      </w:del>
      <w:del w:id="1131" w:author="PR Preview" w:date="2026-01-01T00:00:00Z">
        <w:r>
          <w:delText xml:space="preserve">row by row</w:delText>
        </w:r>
      </w:del>
      <w:del w:id="1132" w:author="PR Preview" w:date="2026-01-01T00:00:00Z">
        <w:r>
          <w:delText xml:space="preserve"> </w:delText>
        </w:r>
      </w:del>
      <w:del w:id="1133" w:author="PR Preview" w:date="2026-01-01T00:00:00Z">
        <w:r>
          <w:delText xml:space="preserve">gives</w:delText>
        </w:r>
      </w:del>
      <w:del w:id="113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and</w:delText>
        </w:r>
      </w:del>
      <w:del w:id="113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138" w:author="PR Preview" w:date="2026-01-01T00:00:00Z">
        <w:r>
          <w:delText xml:space="preserve">,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and</w:delText>
        </w:r>
      </w:del>
    </w:p>
    <w:p>
      <w:pPr>
        <w:pStyle w:val="FirstParagraph"/>
      </w:pPr>
      <w:ins w:id="1141" w:author="PR Preview" w:date="2026-01-01T00:00:00Z">
        <w:r>
          <w:t xml:space="preserve">From</w:t>
        </w:r>
      </w:ins>
      <w:ins w:id="1142" w:author="PR Preview" w:date="2026-01-01T00:00:00Z">
        <w:r>
          <w:t xml:space="preserve"> </w:t>
        </w:r>
      </w:ins>
      <w:hyperlink w:anchor="thm-matrix-inner-product-entries">
        <w:ins w:id="114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ins w:id="1145" w:author="PR Preview" w:date="2026-01-01T00:00:00Z">
        <w:r>
          <w:rPr>
            <w:i/>
            <w:iCs/>
          </w:rPr>
          <w:t xml:space="preserve">Remark 9</w:t>
        </w:r>
      </w:ins>
      <w:ins w:id="1146" w:author="PR Preview" w:date="2026-01-01T00:00:00Z">
        <w:r>
          <w:t xml:space="preserve"> (The matrix inner product as a dot product). </w:t>
        </w:r>
      </w:ins>
      <w:hyperlink w:anchor="thm-matrix-inner-product-entries">
        <w:ins w:id="1147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says that the matrix inner product</w:t>
        </w:r>
      </w:ins>
      <w:ins w:id="1150" w:author="PR Preview" w:date="2026-01-01T00:00:00Z">
        <w:r>
          <w:t xml:space="preserve"> </w:t>
        </w:r>
      </w:ins>
      <w:ins w:id="1151" w:author="PR Preview" w:date="2026-01-01T00:00:00Z">
        <w:r>
          <w:t xml:space="preserve">is the dot product (</w:t>
        </w:r>
      </w:ins>
      <w:hyperlink r:id="rId85">
        <w:ins w:id="1152" w:author="PR Preview" w:date="2026-01-01T00:00:00Z">
          <w:r>
            <w:rPr>
              <w:rStyle w:val="Hyperlink"/>
            </w:rPr>
            <w:t xml:space="preserve">Definition 8 in Vectors</w:t>
          </w:r>
        </w:ins>
      </w:hyperlink>
      <w:ins w:id="1153" w:author="PR Preview" w:date="2026-01-01T00:00:00Z">
        <w:r>
          <w:t xml:space="preserve">) of the two matrices’</w:t>
        </w:r>
      </w:ins>
      <w:ins w:id="1154" w:author="PR Preview" w:date="2026-01-01T00:00:00Z">
        <w:r>
          <w:t xml:space="preserve"> </w:t>
        </w:r>
      </w:ins>
      <w:ins w:id="1155" w:author="PR Preview" w:date="2026-01-01T00:00:00Z">
        <w:r>
          <w:t xml:space="preserve">entries, each listed as one vector of length</w:t>
        </w:r>
      </w:ins>
      <w:ins w:id="1156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157" w:author="PR Preview" w:date="2026-01-01T00:00:00Z">
        <w:r>
          <w:t xml:space="preserve">,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with both matrices’ entries listed in the same order.</w:t>
        </w:r>
      </w:ins>
    </w:p>
    <w:p>
      <w:pPr>
        <w:pStyle w:val="BodyText"/>
      </w:pPr>
      <w:ins w:id="1160" w:author="PR Preview" w:date="2026-01-01T00:00:00Z">
        <w:r>
          <w:t xml:space="preserve">For example, listing the entries of</w:t>
        </w:r>
      </w:ins>
      <w:ins w:id="11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62" w:author="PR Preview" w:date="2026-01-01T00:00:00Z">
        <w:r>
          <w:t xml:space="preserve"> </w:t>
        </w:r>
      </w:ins>
      <w:ins w:id="1163" w:author="PR Preview" w:date="2026-01-01T00:00:00Z">
        <w:r>
          <w:t xml:space="preserve">and</w:t>
        </w:r>
      </w:ins>
      <w:ins w:id="116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165" w:author="PR Preview" w:date="2026-01-01T00:00:00Z">
        <w:r>
          <w:t xml:space="preserve"> </w:t>
        </w:r>
      </w:ins>
      <w:ins w:id="1166" w:author="PR Preview" w:date="2026-01-01T00:00:00Z">
        <w:r>
          <w:t xml:space="preserve">in</w:t>
        </w:r>
      </w:ins>
      <w:ins w:id="1167" w:author="PR Preview" w:date="2026-01-01T00:00:00Z">
        <w:r>
          <w:t xml:space="preserve"> </w:t>
        </w:r>
      </w:ins>
      <w:hyperlink w:anchor="exm-matrix-inner-product">
        <w:ins w:id="1168" w:author="PR Preview" w:date="2026-01-01T00:00:00Z">
          <w:r>
            <w:rPr>
              <w:rStyle w:val="Hyperlink"/>
            </w:rPr>
            <w:t xml:space="preserve">Example 21</w:t>
          </w:r>
        </w:ins>
      </w:hyperlink>
      <w:ins w:id="1169" w:author="PR Preview" w:date="2026-01-01T00:00:00Z">
        <w:r>
          <w:t xml:space="preserve"> </w:t>
        </w:r>
      </w:ins>
      <w:ins w:id="1170" w:author="PR Preview" w:date="2026-01-01T00:00:00Z">
        <w:r>
          <w:t xml:space="preserve">row by row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gives</w:t>
        </w:r>
      </w:ins>
      <w:ins w:id="11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174" w:author="PR Preview" w:date="2026-01-01T00:00:00Z">
        <w:r>
          <w:t xml:space="preserve"> </w:t>
        </w:r>
      </w:ins>
      <w:ins w:id="1175" w:author="PR Preview" w:date="2026-01-01T00:00:00Z">
        <w:r>
          <w:t xml:space="preserve">and</w:t>
        </w:r>
      </w:ins>
      <w:ins w:id="117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177" w:author="PR Preview" w:date="2026-01-01T00:00:00Z">
        <w:r>
          <w:t xml:space="preserve">,</w:t>
        </w:r>
      </w:ins>
      <w:ins w:id="1178" w:author="PR Preview" w:date="2026-01-01T00:00:00Z">
        <w:r>
          <w:t xml:space="preserve"> </w:t>
        </w:r>
      </w:ins>
      <w:ins w:id="1179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del w:id="1180" w:author="PR Preview" w:date="2026-01-01T00:00:00Z">
        <w:r>
          <w:rPr>
            <w:b/>
            <w:bCs/>
          </w:rPr>
          <w:delText xml:space="preserve">Example 20 (The Frobenius norm of a</w:delText>
        </w:r>
      </w:del>
      <w:del w:id="118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182" w:author="PR Preview" w:date="2026-01-01T00:00:00Z">
        <w:r>
          <w:rPr>
            <w:b/>
            <w:bCs/>
          </w:rPr>
          <w:delText xml:space="preserve"> </w:delText>
        </w:r>
      </w:del>
      <w:del w:id="1183" w:author="PR Preview" w:date="2026-01-01T00:00:00Z">
        <w:r>
          <w:rPr>
            <w:b/>
            <w:bCs/>
          </w:rPr>
          <w:delText xml:space="preserve">matrix)</w:delText>
        </w:r>
      </w:del>
      <w:del w:id="1184" w:author="PR Preview" w:date="2026-01-01T00:00:00Z">
        <w:r>
          <w:delText xml:space="preserve"> </w:delText>
        </w:r>
      </w:del>
      <w:del w:id="1185" w:author="PR Preview" w:date="2026-01-01T00:00:00Z">
        <w:r>
          <w:delText xml:space="preserve">For</w:delText>
        </w:r>
      </w:del>
      <w:del w:id="118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187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188" w:author="PR Preview" w:date="2026-01-01T00:00:00Z">
        <w:r>
          <w:delText xml:space="preserve">The second step is</w:delText>
        </w:r>
      </w:del>
      <w:del w:id="1189" w:author="PR Preview" w:date="2026-01-01T00:00:00Z">
        <w:r>
          <w:delText xml:space="preserve"> </w:delText>
        </w:r>
      </w:del>
      <w:hyperlink w:anchor="thm-matrix-inner-product-entries">
        <w:del w:id="1190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91" w:author="PR Preview" w:date="2026-01-01T00:00:00Z">
        <w:r>
          <w:delText xml:space="preserve">.</w:delText>
        </w:r>
      </w:del>
    </w:p>
    <w:p>
      <w:pPr>
        <w:pStyle w:val="BodyText"/>
      </w:pPr>
      <w:del w:id="1192" w:author="PR Preview" w:date="2026-01-01T00:00:00Z">
        <w:r>
          <w:rPr>
            <w:i/>
            <w:iCs/>
          </w:rPr>
          <w:delText xml:space="preserve">Remark 9</w:delText>
        </w:r>
      </w:del>
      <w:del w:id="1193" w:author="PR Preview" w:date="2026-01-01T00:00:00Z">
        <w:r>
          <w:delText xml:space="preserve"> (The Frobenius norm is the Euclidean norm of the entries). </w:delText>
        </w:r>
      </w:del>
      <w:del w:id="1194" w:author="PR Preview" w:date="2026-01-01T00:00:00Z">
        <w:r>
          <w:delText xml:space="preserve">By</w:delText>
        </w:r>
      </w:del>
      <w:del w:id="1195" w:author="PR Preview" w:date="2026-01-01T00:00:00Z">
        <w:r>
          <w:delText xml:space="preserve"> </w:delText>
        </w:r>
      </w:del>
      <w:hyperlink w:anchor="thm-matrix-inner-product-entries">
        <w:del w:id="1196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1197" w:author="PR Preview" w:date="2026-01-01T00:00:00Z">
        <w:r>
          <w:delText xml:space="preserve">,</w:delText>
        </w:r>
      </w:del>
      <w:del w:id="119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del w:id="1199" w:author="PR Preview" w:date="2026-01-01T00:00:00Z">
        <w:r>
          <w:delText xml:space="preserve">,</w:delText>
        </w:r>
      </w:del>
      <w:del w:id="1200" w:author="PR Preview" w:date="2026-01-01T00:00:00Z">
        <w:r>
          <w:delText xml:space="preserve"> </w:delText>
        </w:r>
      </w:del>
      <w:del w:id="1201" w:author="PR Preview" w:date="2026-01-01T00:00:00Z">
        <w:r>
          <w:delText xml:space="preserve">a sum of squares, so the square root is always defined.</w:delText>
        </w:r>
      </w:del>
      <w:del w:id="1202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is the Euclidean norm (</w:delText>
        </w:r>
      </w:del>
      <w:hyperlink r:id="rId89">
        <w:del w:id="1205" w:author="PR Preview" w:date="2026-01-01T00:00:00Z">
          <w:r>
            <w:rPr>
              <w:rStyle w:val="Hyperlink"/>
            </w:rPr>
            <w:delText xml:space="preserve">Definition 16 in Vectors</w:delText>
          </w:r>
        </w:del>
      </w:hyperlink>
      <w:del w:id="1206" w:author="PR Preview" w:date="2026-01-01T00:00:00Z">
        <w:r>
          <w:delText xml:space="preserve">)</w:delText>
        </w:r>
      </w:del>
      <w:del w:id="1207" w:author="PR Preview" w:date="2026-01-01T00:00:00Z">
        <w:r>
          <w:delText xml:space="preserve"> </w:delText>
        </w:r>
      </w:del>
      <w:del w:id="1208" w:author="PR Preview" w:date="2026-01-01T00:00:00Z">
        <w:r>
          <w:delText xml:space="preserve">of the entries of</w:delText>
        </w:r>
      </w:del>
      <w:del w:id="120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0" w:author="PR Preview" w:date="2026-01-01T00:00:00Z">
        <w:r>
          <w:delText xml:space="preserve">, listed as one vector of length</w:delText>
        </w:r>
      </w:del>
      <w:del w:id="1211" w:author="PR Preview" w:date="2026-01-01T00:00:00Z">
        <w:r>
          <w:delText xml:space="preserve"> </w:delText>
        </w:r>
      </w:del>
      <m:oMath>
        <m:r>
          <m:t>n</m:t>
        </m:r>
        <m:r>
          <m:t>p</m:t>
        </m:r>
      </m:oMath>
      <w:del w:id="1212" w:author="PR Preview" w:date="2026-01-01T00:00:00Z">
        <w:r>
          <w:delText xml:space="preserve"> </w:delText>
        </w:r>
      </w:del>
      <w:del w:id="1213" w:author="PR Preview" w:date="2026-01-01T00:00:00Z">
        <w:r>
          <w:delText xml:space="preserve">(Banerjee and Roy 2014, chap. 15, Definition 15.4, p. 492)</w:delText>
        </w:r>
      </w:del>
      <w:del w:id="1214" w:author="PR Preview" w:date="2026-01-01T00:00:00Z">
        <w:r>
          <w:delText xml:space="preserve">.</w:delText>
        </w:r>
      </w:del>
    </w:p>
    <w:p>
      <w:pPr>
        <w:pStyle w:val="BodyText"/>
      </w:pPr>
      <w:del w:id="1215" w:author="PR Preview" w:date="2026-01-01T00:00:00Z">
        <w:r>
          <w:delText xml:space="preserve">For example, listing the entries of</w:delText>
        </w:r>
      </w:del>
      <w:del w:id="121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in</w:delText>
        </w:r>
      </w:del>
      <w:del w:id="1219" w:author="PR Preview" w:date="2026-01-01T00:00:00Z">
        <w:r>
          <w:delText xml:space="preserve"> </w:delText>
        </w:r>
      </w:del>
      <w:hyperlink w:anchor="exm-frobenius-norm">
        <w:del w:id="1220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row by row gives the vector</w:delText>
        </w:r>
      </w:del>
      <w:del w:id="122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of length</w:delText>
        </w:r>
      </w:del>
      <w:del w:id="1226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del w:id="1227" w:author="PR Preview" w:date="2026-01-01T00:00:00Z">
        <w:r>
          <w:delText xml:space="preserve">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1230" w:author="PR Preview" w:date="2026-01-01T00:00:00Z">
        <w:r>
          <w:rPr>
            <w:b/>
            <w:bCs/>
          </w:rPr>
          <w:delText xml:space="preserve">Theorem 10 (The squared Frobenius norm adds up the squared column norms)</w:delText>
        </w:r>
      </w:del>
      <w:del w:id="1231" w:author="PR Preview" w:date="2026-01-01T00:00:00Z">
        <w:r>
          <w:delText xml:space="preserve"> </w:delText>
        </w:r>
      </w:del>
      <w:del w:id="1232" w:author="PR Preview" w:date="2026-01-01T00:00:00Z">
        <w:r>
          <w:delText xml:space="preserve">If</w:delText>
        </w:r>
      </w:del>
      <w:del w:id="123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is an</w:delText>
        </w:r>
      </w:del>
      <w:del w:id="123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matrix</w:delText>
        </w:r>
      </w:del>
      <w:del w:id="1239" w:author="PR Preview" w:date="2026-01-01T00:00:00Z">
        <w:r>
          <w:delText xml:space="preserve"> </w:delText>
        </w:r>
      </w:del>
      <w:del w:id="1240" w:author="PR Preview" w:date="2026-01-01T00:00:00Z">
        <w:r>
          <w:delText xml:space="preserve">with columns</w:delText>
        </w:r>
      </w:del>
      <w:del w:id="1241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del w:id="1242" w:author="PR Preview" w:date="2026-01-01T00:00:00Z">
        <w:r>
          <w:delText xml:space="preserve">, then</w:delText>
        </w:r>
      </w:del>
    </w:p>
    <w:p>
      <w:pPr>
        <w:pStyle w:val="BodyText"/>
      </w:pPr>
      <w:ins w:id="1243" w:author="PR Preview" w:date="2026-01-01T00:00:00Z">
        <w:r>
          <w:rPr>
            <w:b/>
            <w:bCs/>
          </w:rPr>
          <w:t xml:space="preserve">Example 22 (The Frobenius norm of a</w:t>
        </w:r>
      </w:ins>
      <w:ins w:id="1244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245" w:author="PR Preview" w:date="2026-01-01T00:00:00Z">
        <w:r>
          <w:rPr>
            <w:b/>
            <w:bCs/>
          </w:rPr>
          <w:t xml:space="preserve"> </w:t>
        </w:r>
      </w:ins>
      <w:ins w:id="1246" w:author="PR Preview" w:date="2026-01-01T00:00:00Z">
        <w:r>
          <w:rPr>
            <w:b/>
            <w:bCs/>
          </w:rPr>
          <w:t xml:space="preserve">matrix)</w:t>
        </w:r>
      </w:ins>
      <w:ins w:id="1247" w:author="PR Preview" w:date="2026-01-01T00:00:00Z">
        <w:r>
          <w:t xml:space="preserve"> </w:t>
        </w:r>
      </w:ins>
      <w:ins w:id="1248" w:author="PR Preview" w:date="2026-01-01T00:00:00Z">
        <w:r>
          <w:t xml:space="preserve">For</w:t>
        </w:r>
      </w:ins>
      <w:ins w:id="124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250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251" w:author="PR Preview" w:date="2026-01-01T00:00:00Z">
        <w:r>
          <w:t xml:space="preserve">The second step is</w:t>
        </w:r>
      </w:ins>
      <w:ins w:id="1252" w:author="PR Preview" w:date="2026-01-01T00:00:00Z">
        <w:r>
          <w:t xml:space="preserve"> </w:t>
        </w:r>
      </w:ins>
      <w:hyperlink w:anchor="thm-matrix-inner-product-entries">
        <w:ins w:id="1253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254" w:author="PR Preview" w:date="2026-01-01T00:00:00Z">
        <w:r>
          <w:t xml:space="preserve">.</w:t>
        </w:r>
      </w:ins>
    </w:p>
    <w:bookmarkEnd w:id="88"/>
    <w:bookmarkStart w:id="90" w:name="rem-frobenius-norm-entries"/>
    <w:p>
      <w:pPr>
        <w:pStyle w:val="BodyText"/>
      </w:pPr>
      <w:ins w:id="1255" w:author="PR Preview" w:date="2026-01-01T00:00:00Z">
        <w:r>
          <w:rPr>
            <w:i/>
            <w:iCs/>
          </w:rPr>
          <w:t xml:space="preserve">Remark 10</w:t>
        </w:r>
      </w:ins>
      <w:ins w:id="1256" w:author="PR Preview" w:date="2026-01-01T00:00:00Z">
        <w:r>
          <w:t xml:space="preserve"> (The Frobenius norm is the Euclidean norm of the entries). </w:t>
        </w:r>
      </w:ins>
      <w:ins w:id="1257" w:author="PR Preview" w:date="2026-01-01T00:00:00Z">
        <w:r>
          <w:t xml:space="preserve">By</w:t>
        </w:r>
      </w:ins>
      <w:ins w:id="1258" w:author="PR Preview" w:date="2026-01-01T00:00:00Z">
        <w:r>
          <w:t xml:space="preserve"> </w:t>
        </w:r>
      </w:ins>
      <w:hyperlink w:anchor="thm-matrix-inner-product-entries">
        <w:ins w:id="1259" w:author="PR Preview" w:date="2026-01-01T00:00:00Z">
          <w:r>
            <w:rPr>
              <w:rStyle w:val="Hyperlink"/>
            </w:rPr>
            <w:t xml:space="preserve">Theorem 10</w:t>
          </w:r>
        </w:ins>
      </w:hyperlink>
      <w:ins w:id="1260" w:author="PR Preview" w:date="2026-01-01T00:00:00Z">
        <w:r>
          <w:t xml:space="preserve">,</w:t>
        </w:r>
      </w:ins>
      <w:ins w:id="1261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ins w:id="1262" w:author="PR Preview" w:date="2026-01-01T00:00:00Z">
        <w:r>
          <w:t xml:space="preserve">,</w:t>
        </w:r>
      </w:ins>
      <w:ins w:id="1263" w:author="PR Preview" w:date="2026-01-01T00:00:00Z">
        <w:r>
          <w:t xml:space="preserve"> </w:t>
        </w:r>
      </w:ins>
      <w:ins w:id="1264" w:author="PR Preview" w:date="2026-01-01T00:00:00Z">
        <w:r>
          <w:t xml:space="preserve">a sum of squares, so the square root is always defined.</w:t>
        </w:r>
      </w:ins>
      <w:ins w:id="1265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ins w:id="1266" w:author="PR Preview" w:date="2026-01-01T00:00:00Z">
        <w:r>
          <w:t xml:space="preserve"> </w:t>
        </w:r>
      </w:ins>
      <w:ins w:id="1267" w:author="PR Preview" w:date="2026-01-01T00:00:00Z">
        <w:r>
          <w:t xml:space="preserve">is the Euclidean norm (</w:t>
        </w:r>
      </w:ins>
      <w:hyperlink r:id="rId89">
        <w:ins w:id="1268" w:author="PR Preview" w:date="2026-01-01T00:00:00Z">
          <w:r>
            <w:rPr>
              <w:rStyle w:val="Hyperlink"/>
            </w:rPr>
            <w:t xml:space="preserve">Definition 16 in Vectors</w:t>
          </w:r>
        </w:ins>
      </w:hyperlink>
      <w:ins w:id="1269" w:author="PR Preview" w:date="2026-01-01T00:00:00Z">
        <w:r>
          <w:t xml:space="preserve">)</w:t>
        </w:r>
      </w:ins>
      <w:ins w:id="1270" w:author="PR Preview" w:date="2026-01-01T00:00:00Z">
        <w:r>
          <w:t xml:space="preserve"> </w:t>
        </w:r>
      </w:ins>
      <w:ins w:id="1271" w:author="PR Preview" w:date="2026-01-01T00:00:00Z">
        <w:r>
          <w:t xml:space="preserve">of the entries of</w:t>
        </w:r>
      </w:ins>
      <w:ins w:id="12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73" w:author="PR Preview" w:date="2026-01-01T00:00:00Z">
        <w:r>
          <w:t xml:space="preserve">, listed as one vector of length</w:t>
        </w:r>
      </w:ins>
      <w:ins w:id="1274" w:author="PR Preview" w:date="2026-01-01T00:00:00Z">
        <w:r>
          <w:t xml:space="preserve"> </w:t>
        </w:r>
      </w:ins>
      <m:oMath>
        <m:r>
          <m:t>n</m:t>
        </m:r>
        <m:r>
          <m:t>p</m:t>
        </m:r>
      </m:oMath>
      <w:ins w:id="1275" w:author="PR Preview" w:date="2026-01-01T00:00:00Z">
        <w:r>
          <w:t xml:space="preserve"> </w:t>
        </w:r>
      </w:ins>
      <w:ins w:id="1276" w:author="PR Preview" w:date="2026-01-01T00:00:00Z">
        <w:r>
          <w:t xml:space="preserve">(Banerjee and Roy 2014, chap. 15, Definition 15.4, p. 492)</w:t>
        </w:r>
      </w:ins>
      <w:ins w:id="1277" w:author="PR Preview" w:date="2026-01-01T00:00:00Z">
        <w:r>
          <w:t xml:space="preserve">.</w:t>
        </w:r>
      </w:ins>
    </w:p>
    <w:p>
      <w:pPr>
        <w:pStyle w:val="BodyText"/>
      </w:pPr>
      <w:ins w:id="1278" w:author="PR Preview" w:date="2026-01-01T00:00:00Z">
        <w:r>
          <w:t xml:space="preserve">For example, listing the entries of</w:t>
        </w:r>
      </w:ins>
      <w:ins w:id="127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in</w:t>
        </w:r>
      </w:ins>
      <w:ins w:id="1282" w:author="PR Preview" w:date="2026-01-01T00:00:00Z">
        <w:r>
          <w:t xml:space="preserve"> </w:t>
        </w:r>
      </w:ins>
      <w:hyperlink w:anchor="exm-frobenius-norm">
        <w:ins w:id="1283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284" w:author="PR Preview" w:date="2026-01-01T00:00:00Z">
        <w:r>
          <w:t xml:space="preserve"> </w:t>
        </w:r>
      </w:ins>
      <w:ins w:id="1285" w:author="PR Preview" w:date="2026-01-01T00:00:00Z">
        <w:r>
          <w:t xml:space="preserve">row by row gives the vector</w:t>
        </w:r>
      </w:ins>
      <w:ins w:id="1286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287" w:author="PR Preview" w:date="2026-01-01T00:00:00Z">
        <w:r>
          <w:t xml:space="preserve"> </w:t>
        </w:r>
      </w:ins>
      <w:ins w:id="1288" w:author="PR Preview" w:date="2026-01-01T00:00:00Z">
        <w:r>
          <w:t xml:space="preserve">of length</w:t>
        </w:r>
      </w:ins>
      <w:ins w:id="1289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ins w:id="1290" w:author="PR Preview" w:date="2026-01-01T00:00:00Z">
        <w:r>
          <w:t xml:space="preserve">,</w:t>
        </w:r>
      </w:ins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ins w:id="1293" w:author="PR Preview" w:date="2026-01-01T00:00:00Z">
        <w:r>
          <w:rPr>
            <w:b/>
            <w:bCs/>
          </w:rPr>
          <w:t xml:space="preserve">Theorem 11 (The squared Frobenius norm adds up the squared column norms)</w:t>
        </w:r>
      </w:ins>
      <w:ins w:id="1294" w:author="PR Preview" w:date="2026-01-01T00:00:00Z">
        <w:r>
          <w:t xml:space="preserve"> </w:t>
        </w:r>
      </w:ins>
      <w:ins w:id="1295" w:author="PR Preview" w:date="2026-01-01T00:00:00Z">
        <w:r>
          <w:t xml:space="preserve">If</w:t>
        </w:r>
      </w:ins>
      <w:ins w:id="12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297" w:author="PR Preview" w:date="2026-01-01T00:00:00Z">
        <w:r>
          <w:t xml:space="preserve"> </w:t>
        </w:r>
      </w:ins>
      <w:ins w:id="1298" w:author="PR Preview" w:date="2026-01-01T00:00:00Z">
        <w:r>
          <w:t xml:space="preserve">is an</w:t>
        </w:r>
      </w:ins>
      <w:ins w:id="1299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300" w:author="PR Preview" w:date="2026-01-01T00:00:00Z">
        <w:r>
          <w:t xml:space="preserve"> </w:t>
        </w:r>
      </w:ins>
      <w:ins w:id="1301" w:author="PR Preview" w:date="2026-01-01T00:00:00Z">
        <w:r>
          <w:t xml:space="preserve">matrix</w:t>
        </w:r>
      </w:ins>
      <w:ins w:id="1302" w:author="PR Preview" w:date="2026-01-01T00:00:00Z">
        <w:r>
          <w:t xml:space="preserve"> </w:t>
        </w:r>
      </w:ins>
      <w:ins w:id="1303" w:author="PR Preview" w:date="2026-01-01T00:00:00Z">
        <w:r>
          <w:t xml:space="preserve">with columns</w:t>
        </w:r>
      </w:ins>
      <w:ins w:id="1304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ins w:id="1305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92" w:name="exm-frobenius-norm-columns"/>
    <w:p>
      <w:pPr>
        <w:pStyle w:val="FirstParagraph"/>
      </w:pPr>
      <w:del w:id="1306" w:author="PR Preview" w:date="2026-01-01T00:00:00Z">
        <w:r>
          <w:rPr>
            <w:b/>
            <w:bCs/>
          </w:rPr>
          <w:delText xml:space="preserve">Example 21 (The Frobenius norm of a</w:delText>
        </w:r>
      </w:del>
      <w:del w:id="130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08" w:author="PR Preview" w:date="2026-01-01T00:00:00Z">
        <w:r>
          <w:rPr>
            <w:b/>
            <w:bCs/>
          </w:rPr>
          <w:delText xml:space="preserve"> </w:delText>
        </w:r>
      </w:del>
      <w:del w:id="1309" w:author="PR Preview" w:date="2026-01-01T00:00:00Z">
        <w:r>
          <w:rPr>
            <w:b/>
            <w:bCs/>
          </w:rPr>
          <w:delText xml:space="preserve">matrix, column by column)</w:delText>
        </w:r>
      </w:del>
      <w:del w:id="1310" w:author="PR Preview" w:date="2026-01-01T00:00:00Z">
        <w:r>
          <w:delText xml:space="preserve"> </w:delText>
        </w:r>
      </w:del>
      <w:del w:id="1311" w:author="PR Preview" w:date="2026-01-01T00:00:00Z">
        <w:r>
          <w:delText xml:space="preserve">The matrix</w:delText>
        </w:r>
      </w:del>
      <w:del w:id="131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del w:id="1313" w:author="PR Preview" w:date="2026-01-01T00:00:00Z">
        <w:r>
          <w:delText xml:space="preserve"> </w:delText>
        </w:r>
      </w:del>
      <w:del w:id="1314" w:author="PR Preview" w:date="2026-01-01T00:00:00Z">
        <w:r>
          <w:delText xml:space="preserve">in</w:delText>
        </w:r>
      </w:del>
      <w:del w:id="1315" w:author="PR Preview" w:date="2026-01-01T00:00:00Z">
        <w:r>
          <w:delText xml:space="preserve"> </w:delText>
        </w:r>
      </w:del>
      <w:hyperlink w:anchor="exm-frobenius-norm">
        <w:del w:id="1316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17" w:author="PR Preview" w:date="2026-01-01T00:00:00Z">
        <w:r>
          <w:delText xml:space="preserve"> </w:delText>
        </w:r>
      </w:del>
      <w:del w:id="1318" w:author="PR Preview" w:date="2026-01-01T00:00:00Z">
        <w:r>
          <w:delText xml:space="preserve">has columns</w:delText>
        </w:r>
      </w:del>
      <w:del w:id="131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320" w:author="PR Preview" w:date="2026-01-01T00:00:00Z">
        <w:r>
          <w:delText xml:space="preserve"> </w:delText>
        </w:r>
      </w:del>
      <w:del w:id="1321" w:author="PR Preview" w:date="2026-01-01T00:00:00Z">
        <w:r>
          <w:delText xml:space="preserve">and</w:delText>
        </w:r>
      </w:del>
      <w:del w:id="132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1323" w:author="PR Preview" w:date="2026-01-01T00:00:00Z">
        <w:r>
          <w:delText xml:space="preserve">, so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del w:id="1324" w:author="PR Preview" w:date="2026-01-01T00:00:00Z">
        <w:r>
          <w:delText xml:space="preserve">which matches</w:delText>
        </w:r>
      </w:del>
      <w:del w:id="132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del w:id="1326" w:author="PR Preview" w:date="2026-01-01T00:00:00Z">
        <w:r>
          <w:delText xml:space="preserve"> </w:delText>
        </w:r>
      </w:del>
      <w:del w:id="1327" w:author="PR Preview" w:date="2026-01-01T00:00:00Z">
        <w:r>
          <w:delText xml:space="preserve">from</w:delText>
        </w:r>
      </w:del>
      <w:del w:id="1328" w:author="PR Preview" w:date="2026-01-01T00:00:00Z">
        <w:r>
          <w:delText xml:space="preserve"> </w:delText>
        </w:r>
      </w:del>
      <w:hyperlink w:anchor="exm-frobenius-norm">
        <w:del w:id="1329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330" w:author="PR Preview" w:date="2026-01-01T00:00:00Z">
        <w:r>
          <w:delText xml:space="preserve">.</w:delText>
        </w:r>
      </w:del>
    </w:p>
    <w:p>
      <w:pPr>
        <w:pStyle w:val="FirstParagraph"/>
      </w:pPr>
      <w:ins w:id="1331" w:author="PR Preview" w:date="2026-01-01T00:00:00Z">
        <w:r>
          <w:rPr>
            <w:b/>
            <w:bCs/>
          </w:rPr>
          <w:t xml:space="preserve">Example 23 (The Frobenius norm of a</w:t>
        </w:r>
      </w:ins>
      <w:ins w:id="1332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333" w:author="PR Preview" w:date="2026-01-01T00:00:00Z">
        <w:r>
          <w:rPr>
            <w:b/>
            <w:bCs/>
          </w:rPr>
          <w:t xml:space="preserve"> </w:t>
        </w:r>
      </w:ins>
      <w:ins w:id="1334" w:author="PR Preview" w:date="2026-01-01T00:00:00Z">
        <w:r>
          <w:rPr>
            <w:b/>
            <w:bCs/>
          </w:rPr>
          <w:t xml:space="preserve">matrix, column by column)</w:t>
        </w:r>
      </w:ins>
      <w:ins w:id="1335" w:author="PR Preview" w:date="2026-01-01T00:00:00Z">
        <w:r>
          <w:t xml:space="preserve"> </w:t>
        </w:r>
      </w:ins>
      <w:ins w:id="1336" w:author="PR Preview" w:date="2026-01-01T00:00:00Z">
        <w:r>
          <w:t xml:space="preserve">The matrix</w:t>
        </w:r>
      </w:ins>
      <w:ins w:id="13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ins w:id="1338" w:author="PR Preview" w:date="2026-01-01T00:00:00Z">
        <w:r>
          <w:t xml:space="preserve"> </w:t>
        </w:r>
      </w:ins>
      <w:ins w:id="1339" w:author="PR Preview" w:date="2026-01-01T00:00:00Z">
        <w:r>
          <w:t xml:space="preserve">in</w:t>
        </w:r>
      </w:ins>
      <w:ins w:id="1340" w:author="PR Preview" w:date="2026-01-01T00:00:00Z">
        <w:r>
          <w:t xml:space="preserve"> </w:t>
        </w:r>
      </w:ins>
      <w:hyperlink w:anchor="exm-frobenius-norm">
        <w:ins w:id="1341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has columns</w:t>
        </w:r>
      </w:ins>
      <w:ins w:id="1344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345" w:author="PR Preview" w:date="2026-01-01T00:00:00Z">
        <w:r>
          <w:t xml:space="preserve"> </w:t>
        </w:r>
      </w:ins>
      <w:ins w:id="1346" w:author="PR Preview" w:date="2026-01-01T00:00:00Z">
        <w:r>
          <w:t xml:space="preserve">and</w:t>
        </w:r>
      </w:ins>
      <w:ins w:id="1347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1348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a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ins w:id="1349" w:author="PR Preview" w:date="2026-01-01T00:00:00Z">
        <w:r>
          <w:t xml:space="preserve">which matches</w:t>
        </w:r>
      </w:ins>
      <w:ins w:id="1350" w:author="PR Preview" w:date="2026-01-01T00:00:00Z">
        <w:r>
          <w:t xml:space="preserve"> </w:t>
        </w:r>
      </w:ins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ins w:id="1351" w:author="PR Preview" w:date="2026-01-01T00:00:00Z">
        <w:r>
          <w:t xml:space="preserve"> </w:t>
        </w:r>
      </w:ins>
      <w:ins w:id="1352" w:author="PR Preview" w:date="2026-01-01T00:00:00Z">
        <w:r>
          <w:t xml:space="preserve">from</w:t>
        </w:r>
      </w:ins>
      <w:ins w:id="1353" w:author="PR Preview" w:date="2026-01-01T00:00:00Z">
        <w:r>
          <w:t xml:space="preserve"> </w:t>
        </w:r>
      </w:ins>
      <w:hyperlink w:anchor="exm-frobenius-norm">
        <w:ins w:id="1354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355" w:author="PR Preview" w:date="2026-01-01T00:00:00Z">
        <w:r>
          <w:t xml:space="preserve">.</w:t>
        </w:r>
      </w:ins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del w:id="1356" w:author="PR Preview" w:date="2026-01-01T00:00:00Z">
        <w:r>
          <w:rPr>
            <w:b/>
            <w:bCs/>
          </w:rPr>
          <w:delText xml:space="preserve">Example 22 (Eigenvectors of a</w:delText>
        </w:r>
      </w:del>
      <w:del w:id="1357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358" w:author="PR Preview" w:date="2026-01-01T00:00:00Z">
        <w:r>
          <w:rPr>
            <w:b/>
            <w:bCs/>
          </w:rPr>
          <w:delText xml:space="preserve"> </w:delText>
        </w:r>
      </w:del>
      <w:del w:id="1359" w:author="PR Preview" w:date="2026-01-01T00:00:00Z">
        <w:r>
          <w:rPr>
            <w:b/>
            <w:bCs/>
          </w:rPr>
          <w:delText xml:space="preserve">matrix)</w:delText>
        </w:r>
      </w:del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Let</w:delText>
        </w:r>
      </w:del>
      <w:del w:id="13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363" w:author="PR Preview" w:date="2026-01-01T00:00:00Z">
        <w:r>
          <w:delText xml:space="preserve">.</w:delText>
        </w:r>
      </w:del>
    </w:p>
    <w:p>
      <w:pPr>
        <w:pStyle w:val="BodyText"/>
      </w:pPr>
      <w:ins w:id="1364" w:author="PR Preview" w:date="2026-01-01T00:00:00Z">
        <w:r>
          <w:rPr>
            <w:b/>
            <w:bCs/>
          </w:rPr>
          <w:t xml:space="preserve">Example 24 (Eigenvectors of a</w:t>
        </w:r>
      </w:ins>
      <w:ins w:id="1365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366" w:author="PR Preview" w:date="2026-01-01T00:00:00Z">
        <w:r>
          <w:rPr>
            <w:b/>
            <w:bCs/>
          </w:rPr>
          <w:t xml:space="preserve"> </w:t>
        </w:r>
      </w:ins>
      <w:ins w:id="1367" w:author="PR Preview" w:date="2026-01-01T00:00:00Z">
        <w:r>
          <w:rPr>
            <w:b/>
            <w:bCs/>
          </w:rPr>
          <w:t xml:space="preserve">matrix)</w:t>
        </w:r>
      </w:ins>
      <w:ins w:id="1368" w:author="PR Preview" w:date="2026-01-01T00:00:00Z">
        <w:r>
          <w:t xml:space="preserve"> </w:t>
        </w:r>
      </w:ins>
      <w:ins w:id="1369" w:author="PR Preview" w:date="2026-01-01T00:00:00Z">
        <w:r>
          <w:t xml:space="preserve">Let</w:t>
        </w:r>
      </w:ins>
      <w:ins w:id="13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371" w:author="PR Preview" w:date="2026-01-01T00:00:00Z">
        <w:r>
          <w:t xml:space="preserve">.</w:t>
        </w:r>
      </w:ins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del w:id="1372" w:author="PR Preview" w:date="2026-01-01T00:00:00Z">
        <w:r>
          <w:rPr>
            <w:i/>
            <w:iCs/>
          </w:rPr>
          <w:delText xml:space="preserve">Remark 10</w:delText>
        </w:r>
      </w:del>
      <w:del w:id="1373" w:author="PR Preview" w:date="2026-01-01T00:00:00Z">
        <w:r>
          <w:delText xml:space="preserve"> (Multiples of an eigenvector). </w:delText>
        </w:r>
      </w:del>
      <w:del w:id="1374" w:author="PR Preview" w:date="2026-01-01T00:00:00Z">
        <w:r>
          <w:delText xml:space="preserve">Multiplying by</w:delText>
        </w:r>
      </w:del>
      <w:del w:id="13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rescales an eigenvector by</w:delText>
        </w:r>
      </w:del>
      <w:del w:id="1378" w:author="PR Preview" w:date="2026-01-01T00:00:00Z">
        <w:r>
          <w:delText xml:space="preserve"> </w:delText>
        </w:r>
      </w:del>
      <m:oMath>
        <m:r>
          <m:t>λ</m:t>
        </m:r>
      </m:oMath>
      <w:del w:id="1379" w:author="PR Preview" w:date="2026-01-01T00:00:00Z">
        <w:r>
          <w:delText xml:space="preserve"> </w:delText>
        </w:r>
      </w:del>
      <w:del w:id="1380" w:author="PR Preview" w:date="2026-01-01T00:00:00Z">
        <w:r>
          <w:delText xml:space="preserve">and does not change the line it lies on.</w:delText>
        </w:r>
      </w:del>
      <w:del w:id="1381" w:author="PR Preview" w:date="2026-01-01T00:00:00Z">
        <w:r>
          <w:delText xml:space="preserve"> </w:delText>
        </w:r>
      </w:del>
      <w:del w:id="1382" w:author="PR Preview" w:date="2026-01-01T00:00:00Z">
        <w:r>
          <w:delText xml:space="preserve">Any nonzero multiple</w:delText>
        </w:r>
      </w:del>
      <w:del w:id="1383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384" w:author="PR Preview" w:date="2026-01-01T00:00:00Z">
        <w:r>
          <w:delText xml:space="preserve"> </w:delText>
        </w:r>
      </w:del>
      <w:del w:id="1385" w:author="PR Preview" w:date="2026-01-01T00:00:00Z">
        <w:r>
          <w:delText xml:space="preserve">of an eigenvector</w:delText>
        </w:r>
      </w:del>
      <w:del w:id="1386" w:author="PR Preview" w:date="2026-01-01T00:00:00Z">
        <w:r>
          <w:delText xml:space="preserve"> </w:delText>
        </w:r>
      </w:del>
      <w:del w:id="1387" w:author="PR Preview" w:date="2026-01-01T00:00:00Z">
        <w:r>
          <w:delText xml:space="preserve">is also an eigenvector for the same</w:delText>
        </w:r>
      </w:del>
      <w:del w:id="1388" w:author="PR Preview" w:date="2026-01-01T00:00:00Z">
        <w:r>
          <w:delText xml:space="preserve"> </w:delText>
        </w:r>
      </w:del>
      <m:oMath>
        <m:r>
          <m:t>λ</m:t>
        </m:r>
      </m:oMath>
      <w:del w:id="138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del w:id="1390" w:author="PR Preview" w:date="2026-01-01T00:00:00Z">
        <w:r>
          <w:delText xml:space="preserve">For example, in</w:delText>
        </w:r>
      </w:del>
      <w:del w:id="1391" w:author="PR Preview" w:date="2026-01-01T00:00:00Z">
        <w:r>
          <w:delText xml:space="preserve"> </w:delText>
        </w:r>
      </w:del>
      <w:hyperlink w:anchor="exm-eigenvalue">
        <w:del w:id="1392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393" w:author="PR Preview" w:date="2026-01-01T00:00:00Z">
        <w:r>
          <w:delText xml:space="preserve">,</w:delText>
        </w:r>
      </w:del>
      <w:del w:id="1394" w:author="PR Preview" w:date="2026-01-01T00:00:00Z">
        <w:r>
          <w:delText xml:space="preserve"> </w:delText>
        </w:r>
      </w:del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1395" w:author="PR Preview" w:date="2026-01-01T00:00:00Z">
        <w:r>
          <w:delText xml:space="preserve"> </w:delText>
        </w:r>
      </w:del>
      <w:del w:id="1396" w:author="PR Preview" w:date="2026-01-01T00:00:00Z">
        <w:r>
          <w:delText xml:space="preserve">is also an eigenvector for the eigenvalue</w:delText>
        </w:r>
      </w:del>
      <w:del w:id="1397" w:author="PR Preview" w:date="2026-01-01T00:00:00Z">
        <w:r>
          <w:delText xml:space="preserve"> </w:delText>
        </w:r>
      </w:del>
      <m:oMath>
        <m:r>
          <m:t>3</m:t>
        </m:r>
      </m:oMath>
      <w:del w:id="1398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399" w:author="PR Preview" w:date="2026-01-01T00:00:00Z">
        <w:r>
          <w:rPr>
            <w:b/>
            <w:bCs/>
          </w:rPr>
          <w:delText xml:space="preserve">Example 23 (A vector that is not an eigenvector)</w:delText>
        </w:r>
      </w:del>
      <w:del w:id="1400" w:author="PR Preview" w:date="2026-01-01T00:00:00Z">
        <w:r>
          <w:delText xml:space="preserve"> </w:delText>
        </w:r>
      </w:del>
      <w:del w:id="1401" w:author="PR Preview" w:date="2026-01-01T00:00:00Z">
        <w:r>
          <w:delText xml:space="preserve">For the same</w:delText>
        </w:r>
      </w:del>
      <w:del w:id="140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03" w:author="PR Preview" w:date="2026-01-01T00:00:00Z">
        <w:r>
          <w:delText xml:space="preserve">,</w:delText>
        </w:r>
      </w:del>
      <w:del w:id="1404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is not an eigenvector:</w:delText>
        </w:r>
      </w:del>
    </w:p>
    <w:p>
      <w:pPr>
        <w:pStyle w:val="FirstParagraph"/>
      </w:pPr>
      <w:ins w:id="1407" w:author="PR Preview" w:date="2026-01-01T00:00:00Z">
        <w:r>
          <w:rPr>
            <w:i/>
            <w:iCs/>
          </w:rPr>
          <w:t xml:space="preserve">Remark 11</w:t>
        </w:r>
      </w:ins>
      <w:ins w:id="1408" w:author="PR Preview" w:date="2026-01-01T00:00:00Z">
        <w:r>
          <w:t xml:space="preserve"> (Multiples of an eigenvector). </w:t>
        </w:r>
      </w:ins>
      <w:ins w:id="1409" w:author="PR Preview" w:date="2026-01-01T00:00:00Z">
        <w:r>
          <w:t xml:space="preserve">Multiplying by</w:t>
        </w:r>
      </w:ins>
      <w:ins w:id="14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11" w:author="PR Preview" w:date="2026-01-01T00:00:00Z">
        <w:r>
          <w:t xml:space="preserve"> </w:t>
        </w:r>
      </w:ins>
      <w:ins w:id="1412" w:author="PR Preview" w:date="2026-01-01T00:00:00Z">
        <w:r>
          <w:t xml:space="preserve">rescales an eigenvector by</w:t>
        </w:r>
      </w:ins>
      <w:ins w:id="1413" w:author="PR Preview" w:date="2026-01-01T00:00:00Z">
        <w:r>
          <w:t xml:space="preserve"> </w:t>
        </w:r>
      </w:ins>
      <m:oMath>
        <m:r>
          <m:t>λ</m:t>
        </m:r>
      </m:oMath>
      <w:ins w:id="1414" w:author="PR Preview" w:date="2026-01-01T00:00:00Z">
        <w:r>
          <w:t xml:space="preserve"> </w:t>
        </w:r>
      </w:ins>
      <w:ins w:id="1415" w:author="PR Preview" w:date="2026-01-01T00:00:00Z">
        <w:r>
          <w:t xml:space="preserve">and does not change the line it lies on.</w:t>
        </w:r>
      </w:ins>
      <w:ins w:id="1416" w:author="PR Preview" w:date="2026-01-01T00:00:00Z">
        <w:r>
          <w:t xml:space="preserve"> </w:t>
        </w:r>
      </w:ins>
      <w:ins w:id="1417" w:author="PR Preview" w:date="2026-01-01T00:00:00Z">
        <w:r>
          <w:t xml:space="preserve">Any nonzero multiple</w:t>
        </w:r>
      </w:ins>
      <w:ins w:id="1418" w:author="PR Preview" w:date="2026-01-01T00:00:00Z">
        <w:r>
          <w:t xml:space="preserve"> </w:t>
        </w:r>
      </w:ins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419" w:author="PR Preview" w:date="2026-01-01T00:00:00Z">
        <w:r>
          <w:t xml:space="preserve"> </w:t>
        </w:r>
      </w:ins>
      <w:ins w:id="1420" w:author="PR Preview" w:date="2026-01-01T00:00:00Z">
        <w:r>
          <w:t xml:space="preserve">of an eigenvector</w:t>
        </w:r>
      </w:ins>
      <w:ins w:id="1421" w:author="PR Preview" w:date="2026-01-01T00:00:00Z">
        <w:r>
          <w:t xml:space="preserve"> </w:t>
        </w:r>
      </w:ins>
      <w:ins w:id="1422" w:author="PR Preview" w:date="2026-01-01T00:00:00Z">
        <w:r>
          <w:t xml:space="preserve">is also an eigenvector for the same</w:t>
        </w:r>
      </w:ins>
      <w:ins w:id="1423" w:author="PR Preview" w:date="2026-01-01T00:00:00Z">
        <w:r>
          <w:t xml:space="preserve"> </w:t>
        </w:r>
      </w:ins>
      <m:oMath>
        <m:r>
          <m:t>λ</m:t>
        </m:r>
      </m:oMath>
      <w:ins w:id="142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ins w:id="1425" w:author="PR Preview" w:date="2026-01-01T00:00:00Z">
        <w:r>
          <w:t xml:space="preserve">For example, in</w:t>
        </w:r>
      </w:ins>
      <w:ins w:id="1426" w:author="PR Preview" w:date="2026-01-01T00:00:00Z">
        <w:r>
          <w:t xml:space="preserve"> </w:t>
        </w:r>
      </w:ins>
      <w:hyperlink w:anchor="exm-eigenvalue">
        <w:ins w:id="1427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428" w:author="PR Preview" w:date="2026-01-01T00:00:00Z">
        <w:r>
          <w:t xml:space="preserve">,</w:t>
        </w:r>
      </w:ins>
      <w:ins w:id="1429" w:author="PR Preview" w:date="2026-01-01T00:00:00Z">
        <w:r>
          <w:t xml:space="preserve"> </w:t>
        </w:r>
      </w:ins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is also an eigenvector for the eigenvalue</w:t>
        </w:r>
      </w:ins>
      <w:ins w:id="1432" w:author="PR Preview" w:date="2026-01-01T00:00:00Z">
        <w:r>
          <w:t xml:space="preserve"> </w:t>
        </w:r>
      </w:ins>
      <m:oMath>
        <m:r>
          <m:t>3</m:t>
        </m:r>
      </m:oMath>
      <w:ins w:id="143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ins w:id="1434" w:author="PR Preview" w:date="2026-01-01T00:00:00Z">
        <w:r>
          <w:rPr>
            <w:b/>
            <w:bCs/>
          </w:rPr>
          <w:t xml:space="preserve">Example 25 (A vector that is not an eigenvector)</w:t>
        </w:r>
      </w:ins>
      <w:ins w:id="1435" w:author="PR Preview" w:date="2026-01-01T00:00:00Z">
        <w:r>
          <w:t xml:space="preserve"> </w:t>
        </w:r>
      </w:ins>
      <w:ins w:id="1436" w:author="PR Preview" w:date="2026-01-01T00:00:00Z">
        <w:r>
          <w:t xml:space="preserve">For the same</w:t>
        </w:r>
      </w:ins>
      <w:ins w:id="14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38" w:author="PR Preview" w:date="2026-01-01T00:00:00Z">
        <w:r>
          <w:t xml:space="preserve">,</w:t>
        </w:r>
      </w:ins>
      <w:ins w:id="143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1440" w:author="PR Preview" w:date="2026-01-01T00:00:00Z">
        <w:r>
          <w:t xml:space="preserve"> </w:t>
        </w:r>
      </w:ins>
      <w:ins w:id="1441" w:author="PR Preview" w:date="2026-01-01T00:00:00Z">
        <w:r>
          <w:t xml:space="preserve">is not an eigenvector:</w:t>
        </w:r>
      </w:ins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del w:id="1442" w:author="PR Preview" w:date="2026-01-01T00:00:00Z">
        <w:r>
          <w:rPr>
            <w:i/>
            <w:iCs/>
          </w:rPr>
          <w:delText xml:space="preserve">Remark 11</w:delText>
        </w:r>
      </w:del>
      <w:del w:id="1443" w:author="PR Preview" w:date="2026-01-01T00:00:00Z">
        <w:r>
          <w:delText xml:space="preserve"> (Real and complex eigenvalues). </w:delText>
        </w:r>
      </w:del>
      <w:del w:id="1444" w:author="PR Preview" w:date="2026-01-01T00:00:00Z">
        <w:r>
          <w:delText xml:space="preserve">These notes take</w:delText>
        </w:r>
      </w:del>
      <w:del w:id="1445" w:author="PR Preview" w:date="2026-01-01T00:00:00Z">
        <w:r>
          <w:delText xml:space="preserve"> </w:delText>
        </w:r>
      </w:del>
      <m:oMath>
        <m:r>
          <m:t>λ</m:t>
        </m:r>
      </m:oMath>
      <w:del w:id="1446" w:author="PR Preview" w:date="2026-01-01T00:00:00Z">
        <w:r>
          <w:delText xml:space="preserve"> </w:delText>
        </w:r>
      </w:del>
      <w:del w:id="1447" w:author="PR Preview" w:date="2026-01-01T00:00:00Z">
        <w:r>
          <w:delText xml:space="preserve">and</w:delText>
        </w:r>
      </w:del>
      <w:del w:id="1448" w:author="PR Preview" w:date="2026-01-01T00:00:00Z">
        <w:r>
          <w:delText xml:space="preserve"> </w:delText>
        </w:r>
      </w:del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1449" w:author="PR Preview" w:date="2026-01-01T00:00:00Z">
        <w:r>
          <w:delText xml:space="preserve"> </w:delText>
        </w:r>
      </w:del>
      <w:del w:id="1450" w:author="PR Preview" w:date="2026-01-01T00:00:00Z">
        <w:r>
          <w:delText xml:space="preserve">to be real.</w:delText>
        </w:r>
      </w:del>
      <w:del w:id="1451" w:author="PR Preview" w:date="2026-01-01T00:00:00Z">
        <w:r>
          <w:delText xml:space="preserve"> </w:delText>
        </w:r>
      </w:del>
      <w:del w:id="1452" w:author="PR Preview" w:date="2026-01-01T00:00:00Z">
        <w:r>
          <w:delText xml:space="preserve">Banerjee and Roy (2014, chap. 11, Definition 11.1, pp. 312-313)</w:delText>
        </w:r>
      </w:del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also allows</w:delText>
        </w:r>
      </w:del>
      <w:del w:id="1455" w:author="PR Preview" w:date="2026-01-01T00:00:00Z">
        <w:r>
          <w:delText xml:space="preserve"> </w:delText>
        </w:r>
      </w:del>
      <w:hyperlink r:id="rId99">
        <w:del w:id="1456" w:author="PR Preview" w:date="2026-01-01T00:00:00Z">
          <w:r>
            <w:rPr>
              <w:rStyle w:val="Hyperlink"/>
            </w:rPr>
            <w:delText xml:space="preserve">complex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eigenvalues and eigenvectors,</w:delText>
        </w:r>
      </w:del>
      <w:del w:id="1459" w:author="PR Preview" w:date="2026-01-01T00:00:00Z">
        <w:r>
          <w:delText xml:space="preserve"> </w:delText>
        </w:r>
      </w:del>
      <w:del w:id="1460" w:author="PR Preview" w:date="2026-01-01T00:00:00Z">
        <w:r>
          <w:delText xml:space="preserve">because some real matrices, such as a rotation by</w:delText>
        </w:r>
      </w:del>
      <w:del w:id="1461" w:author="PR Preview" w:date="2026-01-01T00:00:00Z">
        <w:r>
          <w:delText xml:space="preserve"> </w:delText>
        </w:r>
      </w:del>
      <m:oMath>
        <m:r>
          <m:t>90</m:t>
        </m:r>
      </m:oMath>
      <w:del w:id="1462" w:author="PR Preview" w:date="2026-01-01T00:00:00Z">
        <w:r>
          <w:delText xml:space="preserve"> </w:delText>
        </w:r>
      </w:del>
      <w:del w:id="1463" w:author="PR Preview" w:date="2026-01-01T00:00:00Z">
        <w:r>
          <w:delText xml:space="preserve">degrees,</w:delText>
        </w:r>
      </w:del>
      <w:del w:id="1464" w:author="PR Preview" w:date="2026-01-01T00:00:00Z">
        <w:r>
          <w:delText xml:space="preserve"> </w:delText>
        </w:r>
      </w:del>
      <w:del w:id="1465" w:author="PR Preview" w:date="2026-01-01T00:00:00Z">
        <w:r>
          <w:delText xml:space="preserve">have no real eigenvalues</w:delText>
        </w:r>
      </w:del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(Banerjee and Roy 2014, chap. 11, Example 11.2, p. 312)</w:delText>
        </w:r>
      </w:del>
      <w:del w:id="1468" w:author="PR Preview" w:date="2026-01-01T00:00:00Z">
        <w:r>
          <w:delText xml:space="preserve">.</w:delText>
        </w:r>
      </w:del>
    </w:p>
    <w:p>
      <w:pPr>
        <w:pStyle w:val="BodyText"/>
      </w:pPr>
      <w:ins w:id="1469" w:author="PR Preview" w:date="2026-01-01T00:00:00Z">
        <w:r>
          <w:rPr>
            <w:i/>
            <w:iCs/>
          </w:rPr>
          <w:t xml:space="preserve">Remark 12</w:t>
        </w:r>
      </w:ins>
      <w:ins w:id="1470" w:author="PR Preview" w:date="2026-01-01T00:00:00Z">
        <w:r>
          <w:t xml:space="preserve"> (Real and complex eigenvalues). </w:t>
        </w:r>
      </w:ins>
      <w:ins w:id="1471" w:author="PR Preview" w:date="2026-01-01T00:00:00Z">
        <w:r>
          <w:t xml:space="preserve">These notes take</w:t>
        </w:r>
      </w:ins>
      <w:ins w:id="1472" w:author="PR Preview" w:date="2026-01-01T00:00:00Z">
        <w:r>
          <w:t xml:space="preserve"> </w:t>
        </w:r>
      </w:ins>
      <m:oMath>
        <m:r>
          <m:t>λ</m:t>
        </m:r>
      </m:oMath>
      <w:ins w:id="1473" w:author="PR Preview" w:date="2026-01-01T00:00:00Z">
        <w:r>
          <w:t xml:space="preserve"> </w:t>
        </w:r>
      </w:ins>
      <w:ins w:id="1474" w:author="PR Preview" w:date="2026-01-01T00:00:00Z">
        <w:r>
          <w:t xml:space="preserve">and</w:t>
        </w:r>
      </w:ins>
      <w:ins w:id="1475" w:author="PR Preview" w:date="2026-01-01T00:00:00Z">
        <w:r>
          <w:t xml:space="preserve"> </w:t>
        </w:r>
      </w:ins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to be real.</w:t>
        </w:r>
      </w:ins>
      <w:ins w:id="1478" w:author="PR Preview" w:date="2026-01-01T00:00:00Z">
        <w:r>
          <w:t xml:space="preserve"> </w:t>
        </w:r>
      </w:ins>
      <w:ins w:id="1479" w:author="PR Preview" w:date="2026-01-01T00:00:00Z">
        <w:r>
          <w:t xml:space="preserve">Banerjee and Roy (2014, chap. 11, Definition 11.1, pp. 312-313)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also allows</w:t>
        </w:r>
      </w:ins>
      <w:ins w:id="1482" w:author="PR Preview" w:date="2026-01-01T00:00:00Z">
        <w:r>
          <w:t xml:space="preserve"> </w:t>
        </w:r>
      </w:ins>
      <w:hyperlink r:id="rId99">
        <w:ins w:id="1483" w:author="PR Preview" w:date="2026-01-01T00:00:00Z">
          <w:r>
            <w:rPr>
              <w:rStyle w:val="Hyperlink"/>
            </w:rPr>
            <w:t xml:space="preserve">complex</w:t>
          </w:r>
        </w:ins>
      </w:hyperlink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eigenvalues and eigenvectors,</w:t>
        </w:r>
      </w:ins>
      <w:ins w:id="1486" w:author="PR Preview" w:date="2026-01-01T00:00:00Z">
        <w:r>
          <w:t xml:space="preserve"> </w:t>
        </w:r>
      </w:ins>
      <w:ins w:id="1487" w:author="PR Preview" w:date="2026-01-01T00:00:00Z">
        <w:r>
          <w:t xml:space="preserve">because some real matrices, such as a rotation by</w:t>
        </w:r>
      </w:ins>
      <w:ins w:id="1488" w:author="PR Preview" w:date="2026-01-01T00:00:00Z">
        <w:r>
          <w:t xml:space="preserve"> </w:t>
        </w:r>
      </w:ins>
      <m:oMath>
        <m:r>
          <m:t>90</m:t>
        </m:r>
      </m:oMath>
      <w:ins w:id="1489" w:author="PR Preview" w:date="2026-01-01T00:00:00Z">
        <w:r>
          <w:t xml:space="preserve"> </w:t>
        </w:r>
      </w:ins>
      <w:ins w:id="1490" w:author="PR Preview" w:date="2026-01-01T00:00:00Z">
        <w:r>
          <w:t xml:space="preserve">degrees,</w:t>
        </w:r>
      </w:ins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have no real eigenvalues</w:t>
        </w:r>
      </w:ins>
      <w:ins w:id="1493" w:author="PR Preview" w:date="2026-01-01T00:00:00Z">
        <w:r>
          <w:t xml:space="preserve"> </w:t>
        </w:r>
      </w:ins>
      <w:ins w:id="1494" w:author="PR Preview" w:date="2026-01-01T00:00:00Z">
        <w:r>
          <w:t xml:space="preserve">(Banerjee and Roy 2014, chap. 11, Example 11.2, p. 312)</w:t>
        </w:r>
      </w:ins>
      <w:ins w:id="1495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del w:id="1496" w:author="PR Preview" w:date="2026-01-01T00:00:00Z">
        <w:r>
          <w:rPr>
            <w:b/>
            <w:bCs/>
          </w:rPr>
          <w:delText xml:space="preserve">Theorem 11 (Spectral theorem for symmetric matrices)</w:delText>
        </w:r>
      </w:del>
      <w:del w:id="1497" w:author="PR Preview" w:date="2026-01-01T00:00:00Z">
        <w:r>
          <w:delText xml:space="preserve"> </w:delText>
        </w:r>
      </w:del>
      <w:del w:id="1498" w:author="PR Preview" w:date="2026-01-01T00:00:00Z">
        <w:r>
          <w:delText xml:space="preserve">If</w:delText>
        </w:r>
      </w:del>
      <w:del w:id="14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500" w:author="PR Preview" w:date="2026-01-01T00:00:00Z">
        <w:r>
          <w:delText xml:space="preserve"> </w:delText>
        </w:r>
      </w:del>
      <w:del w:id="1501" w:author="PR Preview" w:date="2026-01-01T00:00:00Z">
        <w:r>
          <w:delText xml:space="preserve">is a</w:delText>
        </w:r>
      </w:del>
      <w:del w:id="15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03" w:author="PR Preview" w:date="2026-01-01T00:00:00Z">
        <w:r>
          <w:delText xml:space="preserve"> </w:delText>
        </w:r>
      </w:del>
      <w:del w:id="1504" w:author="PR Preview" w:date="2026-01-01T00:00:00Z">
        <w:r>
          <w:delText xml:space="preserve">symmetric matrix (</w:delText>
        </w:r>
      </w:del>
      <w:hyperlink w:anchor="def-symmetric-matrix">
        <w:del w:id="1505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1506" w:author="PR Preview" w:date="2026-01-01T00:00:00Z">
        <w:r>
          <w:delText xml:space="preserve">)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with real entries,</w:delText>
        </w:r>
      </w:del>
      <w:del w:id="1509" w:author="PR Preview" w:date="2026-01-01T00:00:00Z">
        <w:r>
          <w:delText xml:space="preserve"> </w:delText>
        </w:r>
      </w:del>
      <w:del w:id="1510" w:author="PR Preview" w:date="2026-01-01T00:00:00Z">
        <w:r>
          <w:delText xml:space="preserve">then there are a</w:delText>
        </w:r>
      </w:del>
      <w:del w:id="15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12" w:author="PR Preview" w:date="2026-01-01T00:00:00Z">
        <w:r>
          <w:delText xml:space="preserve"> </w:delText>
        </w:r>
      </w:del>
      <w:del w:id="1513" w:author="PR Preview" w:date="2026-01-01T00:00:00Z">
        <w:r>
          <w:delText xml:space="preserve">orthogonal matrix</w:delText>
        </w:r>
      </w:del>
      <w:del w:id="151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515" w:author="PR Preview" w:date="2026-01-01T00:00:00Z">
        <w:r>
          <w:delText xml:space="preserve"> </w:delText>
        </w:r>
      </w:del>
      <w:del w:id="1516" w:author="PR Preview" w:date="2026-01-01T00:00:00Z">
        <w:r>
          <w:delText xml:space="preserve">(</w:delText>
        </w:r>
      </w:del>
      <w:hyperlink w:anchor="def-orthogonal-matrix">
        <w:del w:id="1517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518" w:author="PR Preview" w:date="2026-01-01T00:00:00Z">
        <w:r>
          <w:delText xml:space="preserve">)</w:delText>
        </w:r>
      </w:del>
      <w:del w:id="1519" w:author="PR Preview" w:date="2026-01-01T00:00:00Z">
        <w:r>
          <w:delText xml:space="preserve"> </w:delText>
        </w:r>
      </w:del>
      <w:del w:id="1520" w:author="PR Preview" w:date="2026-01-01T00:00:00Z">
        <w:r>
          <w:delText xml:space="preserve">and a</w:delText>
        </w:r>
      </w:del>
      <w:del w:id="152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522" w:author="PR Preview" w:date="2026-01-01T00:00:00Z">
        <w:r>
          <w:delText xml:space="preserve"> </w:delText>
        </w:r>
      </w:del>
      <w:del w:id="1523" w:author="PR Preview" w:date="2026-01-01T00:00:00Z">
        <w:r>
          <w:delText xml:space="preserve">diagonal matrix</w:delText>
        </w:r>
      </w:del>
      <w:del w:id="1524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525" w:author="PR Preview" w:date="2026-01-01T00:00:00Z">
        <w:r>
          <w:delText xml:space="preserve"> </w:delText>
        </w:r>
      </w:del>
      <w:del w:id="1526" w:author="PR Preview" w:date="2026-01-01T00:00:00Z">
        <w:r>
          <w:delText xml:space="preserve">(</w:delText>
        </w:r>
      </w:del>
      <w:hyperlink w:anchor="def-diagonal-matrix">
        <w:del w:id="1527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1528" w:author="PR Preview" w:date="2026-01-01T00:00:00Z">
        <w:r>
          <w:delText xml:space="preserve">)</w:delText>
        </w:r>
      </w:del>
      <w:del w:id="1529" w:author="PR Preview" w:date="2026-01-01T00:00:00Z">
        <w:r>
          <w:delText xml:space="preserve"> </w:delText>
        </w:r>
      </w:del>
      <w:del w:id="1530" w:author="PR Preview" w:date="2026-01-01T00:00:00Z">
        <w:r>
          <w:delText xml:space="preserve">with real diagonal entries</w:delText>
        </w:r>
      </w:del>
      <w:del w:id="153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1532" w:author="PR Preview" w:date="2026-01-01T00:00:00Z">
        <w:r>
          <w:delText xml:space="preserve"> </w:delText>
        </w:r>
      </w:del>
      <w:del w:id="1533" w:author="PR Preview" w:date="2026-01-01T00:00:00Z">
        <w:r>
          <w:delText xml:space="preserve">such that</w:delText>
        </w:r>
      </w:del>
    </w:p>
    <w:p>
      <w:pPr>
        <w:pStyle w:val="FirstParagraph"/>
      </w:pPr>
      <w:ins w:id="1534" w:author="PR Preview" w:date="2026-01-01T00:00:00Z">
        <w:r>
          <w:rPr>
            <w:b/>
            <w:bCs/>
          </w:rPr>
          <w:t xml:space="preserve">Theorem 12 (Spectral theorem for symmetric matrices)</w:t>
        </w:r>
      </w:ins>
      <w:ins w:id="1535" w:author="PR Preview" w:date="2026-01-01T00:00:00Z">
        <w:r>
          <w:t xml:space="preserve"> </w:t>
        </w:r>
      </w:ins>
      <w:ins w:id="1536" w:author="PR Preview" w:date="2026-01-01T00:00:00Z">
        <w:r>
          <w:t xml:space="preserve">If</w:t>
        </w:r>
      </w:ins>
      <w:ins w:id="15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538" w:author="PR Preview" w:date="2026-01-01T00:00:00Z">
        <w:r>
          <w:t xml:space="preserve"> </w:t>
        </w:r>
      </w:ins>
      <w:ins w:id="1539" w:author="PR Preview" w:date="2026-01-01T00:00:00Z">
        <w:r>
          <w:t xml:space="preserve">is a</w:t>
        </w:r>
      </w:ins>
      <w:ins w:id="15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41" w:author="PR Preview" w:date="2026-01-01T00:00:00Z">
        <w:r>
          <w:t xml:space="preserve"> </w:t>
        </w:r>
      </w:ins>
      <w:ins w:id="1542" w:author="PR Preview" w:date="2026-01-01T00:00:00Z">
        <w:r>
          <w:t xml:space="preserve">symmetric matrix (</w:t>
        </w:r>
      </w:ins>
      <w:hyperlink w:anchor="def-symmetric-matrix">
        <w:ins w:id="154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544" w:author="PR Preview" w:date="2026-01-01T00:00:00Z">
        <w:r>
          <w:t xml:space="preserve">)</w:t>
        </w:r>
      </w:ins>
      <w:ins w:id="1545" w:author="PR Preview" w:date="2026-01-01T00:00:00Z">
        <w:r>
          <w:t xml:space="preserve"> </w:t>
        </w:r>
      </w:ins>
      <w:ins w:id="1546" w:author="PR Preview" w:date="2026-01-01T00:00:00Z">
        <w:r>
          <w:t xml:space="preserve">with real entries,</w:t>
        </w:r>
      </w:ins>
      <w:ins w:id="1547" w:author="PR Preview" w:date="2026-01-01T00:00:00Z">
        <w:r>
          <w:t xml:space="preserve"> </w:t>
        </w:r>
      </w:ins>
      <w:ins w:id="1548" w:author="PR Preview" w:date="2026-01-01T00:00:00Z">
        <w:r>
          <w:t xml:space="preserve">then there are a</w:t>
        </w:r>
      </w:ins>
      <w:ins w:id="154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50" w:author="PR Preview" w:date="2026-01-01T00:00:00Z">
        <w:r>
          <w:t xml:space="preserve"> </w:t>
        </w:r>
      </w:ins>
      <w:ins w:id="1551" w:author="PR Preview" w:date="2026-01-01T00:00:00Z">
        <w:r>
          <w:t xml:space="preserve">orthogonal matrix</w:t>
        </w:r>
      </w:ins>
      <w:ins w:id="15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553" w:author="PR Preview" w:date="2026-01-01T00:00:00Z">
        <w:r>
          <w:t xml:space="preserve"> </w:t>
        </w:r>
      </w:ins>
      <w:ins w:id="1554" w:author="PR Preview" w:date="2026-01-01T00:00:00Z">
        <w:r>
          <w:t xml:space="preserve">(</w:t>
        </w:r>
      </w:ins>
      <w:hyperlink w:anchor="def-orthogonal-matrix">
        <w:ins w:id="1555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556" w:author="PR Preview" w:date="2026-01-01T00:00:00Z">
        <w:r>
          <w:t xml:space="preserve">)</w:t>
        </w:r>
      </w:ins>
      <w:ins w:id="1557" w:author="PR Preview" w:date="2026-01-01T00:00:00Z">
        <w:r>
          <w:t xml:space="preserve"> </w:t>
        </w:r>
      </w:ins>
      <w:ins w:id="1558" w:author="PR Preview" w:date="2026-01-01T00:00:00Z">
        <w:r>
          <w:t xml:space="preserve">and a</w:t>
        </w:r>
      </w:ins>
      <w:ins w:id="15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560" w:author="PR Preview" w:date="2026-01-01T00:00:00Z">
        <w:r>
          <w:t xml:space="preserve"> </w:t>
        </w:r>
      </w:ins>
      <w:ins w:id="1561" w:author="PR Preview" w:date="2026-01-01T00:00:00Z">
        <w:r>
          <w:t xml:space="preserve">diagonal matrix</w:t>
        </w:r>
      </w:ins>
      <w:ins w:id="1562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563" w:author="PR Preview" w:date="2026-01-01T00:00:00Z">
        <w:r>
          <w:t xml:space="preserve"> </w:t>
        </w:r>
      </w:ins>
      <w:ins w:id="1564" w:author="PR Preview" w:date="2026-01-01T00:00:00Z">
        <w:r>
          <w:t xml:space="preserve">(</w:t>
        </w:r>
      </w:ins>
      <w:hyperlink w:anchor="def-diagonal-matrix">
        <w:ins w:id="1565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1566" w:author="PR Preview" w:date="2026-01-01T00:00:00Z">
        <w:r>
          <w:t xml:space="preserve">)</w:t>
        </w:r>
      </w:ins>
      <w:ins w:id="1567" w:author="PR Preview" w:date="2026-01-01T00:00:00Z">
        <w:r>
          <w:t xml:space="preserve"> </w:t>
        </w:r>
      </w:ins>
      <w:ins w:id="1568" w:author="PR Preview" w:date="2026-01-01T00:00:00Z">
        <w:r>
          <w:t xml:space="preserve">with real diagonal entries</w:t>
        </w:r>
      </w:ins>
      <w:ins w:id="15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1570" w:author="PR Preview" w:date="2026-01-01T00:00:00Z">
        <w:r>
          <w:t xml:space="preserve"> </w:t>
        </w:r>
      </w:ins>
      <w:ins w:id="1571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del w:id="1572" w:author="PR Preview" w:date="2026-01-01T00:00:00Z">
        <w:r>
          <w:rPr>
            <w:i/>
            <w:iCs/>
          </w:rPr>
          <w:delText xml:space="preserve">Remark 12</w:delText>
        </w:r>
      </w:del>
      <w:del w:id="1573" w:author="PR Preview" w:date="2026-01-01T00:00:00Z">
        <w:r>
          <w:delText xml:space="preserve"> (An equivalent form of the spectral theorem). </w:delText>
        </w:r>
      </w:del>
      <w:del w:id="1574" w:author="PR Preview" w:date="2026-01-01T00:00:00Z">
        <w:r>
          <w:delText xml:space="preserve">The proof, by</w:delText>
        </w:r>
      </w:del>
      <w:del w:id="1575" w:author="PR Preview" w:date="2026-01-01T00:00:00Z">
        <w:r>
          <w:delText xml:space="preserve"> </w:delText>
        </w:r>
      </w:del>
      <w:hyperlink r:id="rId107">
        <w:del w:id="1576" w:author="PR Preview" w:date="2026-01-01T00:00:00Z">
          <w:r>
            <w:rPr>
              <w:rStyle w:val="Hyperlink"/>
            </w:rPr>
            <w:delText xml:space="preserve">induction</w:delText>
          </w:r>
        </w:del>
      </w:hyperlink>
      <w:del w:id="1577" w:author="PR Preview" w:date="2026-01-01T00:00:00Z">
        <w:r>
          <w:delText xml:space="preserve"> </w:delText>
        </w:r>
      </w:del>
      <w:del w:id="1578" w:author="PR Preview" w:date="2026-01-01T00:00:00Z">
        <w:r>
          <w:delText xml:space="preserve">on</w:delText>
        </w:r>
      </w:del>
      <w:del w:id="1579" w:author="PR Preview" w:date="2026-01-01T00:00:00Z">
        <w:r>
          <w:delText xml:space="preserve"> </w:delText>
        </w:r>
      </w:del>
      <m:oMath>
        <m:r>
          <m:t>p</m:t>
        </m:r>
      </m:oMath>
      <w:del w:id="1580" w:author="PR Preview" w:date="2026-01-01T00:00:00Z">
        <w:r>
          <w:delText xml:space="preserve">, is outside the scope of these notes;</w:delText>
        </w:r>
      </w:del>
      <w:del w:id="1581" w:author="PR Preview" w:date="2026-01-01T00:00:00Z">
        <w:r>
          <w:delText xml:space="preserve"> </w:delText>
        </w:r>
      </w:del>
      <w:del w:id="1582" w:author="PR Preview" w:date="2026-01-01T00:00:00Z">
        <w:r>
          <w:delText xml:space="preserve">see</w:delText>
        </w:r>
      </w:del>
      <w:del w:id="1583" w:author="PR Preview" w:date="2026-01-01T00:00:00Z">
        <w:r>
          <w:delText xml:space="preserve"> </w:delText>
        </w:r>
      </w:del>
      <w:del w:id="1584" w:author="PR Preview" w:date="2026-01-01T00:00:00Z">
        <w:r>
          <w:delText xml:space="preserve">Banerjee and Roy (2014, chap. 11, Theorem 11.27, p. 349)</w:delText>
        </w:r>
      </w:del>
      <w:del w:id="1585" w:author="PR Preview" w:date="2026-01-01T00:00:00Z">
        <w:r>
          <w:delText xml:space="preserve">,</w:delText>
        </w:r>
      </w:del>
      <w:del w:id="1586" w:author="PR Preview" w:date="2026-01-01T00:00:00Z">
        <w:r>
          <w:delText xml:space="preserve"> </w:delText>
        </w:r>
      </w:del>
      <w:del w:id="1587" w:author="PR Preview" w:date="2026-01-01T00:00:00Z">
        <w:r>
          <w:delText xml:space="preserve">which states the result in the equivalent form</w:delText>
        </w:r>
      </w:del>
      <w:del w:id="1588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del w:id="1589" w:author="PR Preview" w:date="2026-01-01T00:00:00Z">
        <w:r>
          <w:delText xml:space="preserve">.</w:delText>
        </w:r>
      </w:del>
      <w:del w:id="1590" w:author="PR Preview" w:date="2026-01-01T00:00:00Z">
        <w:r>
          <w:delText xml:space="preserve"> </w:delText>
        </w:r>
      </w:del>
      <w:del w:id="1591" w:author="PR Preview" w:date="2026-01-01T00:00:00Z">
        <w:r>
          <w:delText xml:space="preserve">The two forms are equivalent because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del w:id="1592" w:author="PR Preview" w:date="2026-01-01T00:00:00Z">
        <w:r>
          <w:delText xml:space="preserve">(</w:delText>
        </w:r>
      </w:del>
      <w:hyperlink w:anchor="rem-orthogonal-matrix-columns">
        <w:del w:id="1593" w:author="PR Preview" w:date="2026-01-01T00:00:00Z">
          <w:r>
            <w:rPr>
              <w:rStyle w:val="Hyperlink"/>
            </w:rPr>
            <w:delText xml:space="preserve">Remark 5</w:delText>
          </w:r>
        </w:del>
      </w:hyperlink>
      <w:del w:id="1594" w:author="PR Preview" w:date="2026-01-01T00:00:00Z">
        <w:r>
          <w:delText xml:space="preserve">).</w:delText>
        </w:r>
      </w:del>
      <w:del w:id="1595" w:author="PR Preview" w:date="2026-01-01T00:00:00Z">
        <w:r>
          <w:delText xml:space="preserve"> </w:delText>
        </w:r>
      </w:del>
      <w:del w:id="1596" w:author="PR Preview" w:date="2026-01-01T00:00:00Z">
        <w:r>
          <w:delText xml:space="preserve">Multiplying</w:delText>
        </w:r>
      </w:del>
      <w:del w:id="159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by</w:delText>
        </w:r>
      </w:del>
      <w:del w:id="1600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on the left and by</w:delText>
        </w:r>
      </w:del>
      <w:del w:id="1603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on the right gives</w:delText>
        </w:r>
      </w:del>
    </w:p>
    <w:p>
      <w:pPr>
        <w:pStyle w:val="BodyText"/>
      </w:pPr>
      <w:ins w:id="1606" w:author="PR Preview" w:date="2026-01-01T00:00:00Z">
        <w:r>
          <w:rPr>
            <w:i/>
            <w:iCs/>
          </w:rPr>
          <w:t xml:space="preserve">Remark 13</w:t>
        </w:r>
      </w:ins>
      <w:ins w:id="1607" w:author="PR Preview" w:date="2026-01-01T00:00:00Z">
        <w:r>
          <w:t xml:space="preserve"> (An equivalent form of the spectral theorem). </w:t>
        </w:r>
      </w:ins>
      <w:ins w:id="1608" w:author="PR Preview" w:date="2026-01-01T00:00:00Z">
        <w:r>
          <w:t xml:space="preserve">The proof, by</w:t>
        </w:r>
      </w:ins>
      <w:ins w:id="1609" w:author="PR Preview" w:date="2026-01-01T00:00:00Z">
        <w:r>
          <w:t xml:space="preserve"> </w:t>
        </w:r>
      </w:ins>
      <w:hyperlink r:id="rId107">
        <w:ins w:id="1610" w:author="PR Preview" w:date="2026-01-01T00:00:00Z">
          <w:r>
            <w:rPr>
              <w:rStyle w:val="Hyperlink"/>
            </w:rPr>
            <w:t xml:space="preserve">induction</w:t>
          </w:r>
        </w:ins>
      </w:hyperlink>
      <w:ins w:id="1611" w:author="PR Preview" w:date="2026-01-01T00:00:00Z">
        <w:r>
          <w:t xml:space="preserve"> </w:t>
        </w:r>
      </w:ins>
      <w:ins w:id="1612" w:author="PR Preview" w:date="2026-01-01T00:00:00Z">
        <w:r>
          <w:t xml:space="preserve">on</w:t>
        </w:r>
      </w:ins>
      <w:ins w:id="1613" w:author="PR Preview" w:date="2026-01-01T00:00:00Z">
        <w:r>
          <w:t xml:space="preserve"> </w:t>
        </w:r>
      </w:ins>
      <m:oMath>
        <m:r>
          <m:t>p</m:t>
        </m:r>
      </m:oMath>
      <w:ins w:id="1614" w:author="PR Preview" w:date="2026-01-01T00:00:00Z">
        <w:r>
          <w:t xml:space="preserve">, is outside the scope of these notes;</w:t>
        </w:r>
      </w:ins>
      <w:ins w:id="1615" w:author="PR Preview" w:date="2026-01-01T00:00:00Z">
        <w:r>
          <w:t xml:space="preserve"> </w:t>
        </w:r>
      </w:ins>
      <w:ins w:id="1616" w:author="PR Preview" w:date="2026-01-01T00:00:00Z">
        <w:r>
          <w:t xml:space="preserve">see</w:t>
        </w:r>
      </w:ins>
      <w:ins w:id="1617" w:author="PR Preview" w:date="2026-01-01T00:00:00Z">
        <w:r>
          <w:t xml:space="preserve"> </w:t>
        </w:r>
      </w:ins>
      <w:ins w:id="1618" w:author="PR Preview" w:date="2026-01-01T00:00:00Z">
        <w:r>
          <w:t xml:space="preserve">Banerjee and Roy (2014, chap. 11, Theorem 11.27, p. 349)</w:t>
        </w:r>
      </w:ins>
      <w:ins w:id="1619" w:author="PR Preview" w:date="2026-01-01T00:00:00Z">
        <w:r>
          <w:t xml:space="preserve">,</w:t>
        </w:r>
      </w:ins>
      <w:ins w:id="1620" w:author="PR Preview" w:date="2026-01-01T00:00:00Z">
        <w:r>
          <w:t xml:space="preserve"> </w:t>
        </w:r>
      </w:ins>
      <w:ins w:id="1621" w:author="PR Preview" w:date="2026-01-01T00:00:00Z">
        <w:r>
          <w:t xml:space="preserve">which states the result in the equivalent form</w:t>
        </w:r>
      </w:ins>
      <w:ins w:id="1622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ins w:id="1623" w:author="PR Preview" w:date="2026-01-01T00:00:00Z">
        <w:r>
          <w:t xml:space="preserve">.</w:t>
        </w:r>
      </w:ins>
      <w:ins w:id="1624" w:author="PR Preview" w:date="2026-01-01T00:00:00Z">
        <w:r>
          <w:t xml:space="preserve"> </w:t>
        </w:r>
      </w:ins>
      <w:ins w:id="1625" w:author="PR Preview" w:date="2026-01-01T00:00:00Z">
        <w:r>
          <w:t xml:space="preserve">The two forms are equivalent because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ins w:id="1626" w:author="PR Preview" w:date="2026-01-01T00:00:00Z">
        <w:r>
          <w:t xml:space="preserve">(</w:t>
        </w:r>
      </w:ins>
      <w:hyperlink w:anchor="rem-orthogonal-matrix-columns">
        <w:ins w:id="1627" w:author="PR Preview" w:date="2026-01-01T00:00:00Z">
          <w:r>
            <w:rPr>
              <w:rStyle w:val="Hyperlink"/>
            </w:rPr>
            <w:t xml:space="preserve">Remark 6</w:t>
          </w:r>
        </w:ins>
      </w:hyperlink>
      <w:ins w:id="1628" w:author="PR Preview" w:date="2026-01-01T00:00:00Z">
        <w:r>
          <w:t xml:space="preserve">).</w:t>
        </w:r>
      </w:ins>
      <w:ins w:id="1629" w:author="PR Preview" w:date="2026-01-01T00:00:00Z">
        <w:r>
          <w:t xml:space="preserve"> </w:t>
        </w:r>
      </w:ins>
      <w:ins w:id="1630" w:author="PR Preview" w:date="2026-01-01T00:00:00Z">
        <w:r>
          <w:t xml:space="preserve">Multiplying</w:t>
        </w:r>
      </w:ins>
      <w:ins w:id="163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2" w:author="PR Preview" w:date="2026-01-01T00:00:00Z">
        <w:r>
          <w:t xml:space="preserve"> </w:t>
        </w:r>
      </w:ins>
      <w:ins w:id="1633" w:author="PR Preview" w:date="2026-01-01T00:00:00Z">
        <w:r>
          <w:t xml:space="preserve">by</w:t>
        </w:r>
      </w:ins>
      <w:ins w:id="16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35" w:author="PR Preview" w:date="2026-01-01T00:00:00Z">
        <w:r>
          <w:t xml:space="preserve"> </w:t>
        </w:r>
      </w:ins>
      <w:ins w:id="1636" w:author="PR Preview" w:date="2026-01-01T00:00:00Z">
        <w:r>
          <w:t xml:space="preserve">on the left and by</w:t>
        </w:r>
      </w:ins>
      <w:ins w:id="1637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on the right 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1640" w:author="PR Preview" w:date="2026-01-01T00:00:00Z">
        <w:r>
          <w:delText xml:space="preserve">a diagonal matrix with the eigenvalues</w:delText>
        </w:r>
      </w:del>
      <w:del w:id="1641" w:author="PR Preview" w:date="2026-01-01T00:00:00Z">
        <w:r>
          <w:delText xml:space="preserve"> </w:delText>
        </w:r>
      </w:del>
      <m:oMath>
        <m:r>
          <m:t>3</m:t>
        </m:r>
      </m:oMath>
      <w:del w:id="1642" w:author="PR Preview" w:date="2026-01-01T00:00:00Z">
        <w:r>
          <w:delText xml:space="preserve"> </w:delText>
        </w:r>
      </w:del>
      <w:del w:id="1643" w:author="PR Preview" w:date="2026-01-01T00:00:00Z">
        <w:r>
          <w:delText xml:space="preserve">and</w:delText>
        </w:r>
      </w:del>
      <w:del w:id="1644" w:author="PR Preview" w:date="2026-01-01T00:00:00Z">
        <w:r>
          <w:delText xml:space="preserve"> </w:delText>
        </w:r>
      </w:del>
      <m:oMath>
        <m:r>
          <m:t>1</m:t>
        </m:r>
      </m:oMath>
      <w:del w:id="1645" w:author="PR Preview" w:date="2026-01-01T00:00:00Z">
        <w:r>
          <w:delText xml:space="preserve"> </w:delText>
        </w:r>
      </w:del>
      <w:del w:id="1646" w:author="PR Preview" w:date="2026-01-01T00:00:00Z">
        <w:r>
          <w:delText xml:space="preserve">of</w:delText>
        </w:r>
      </w:del>
      <w:del w:id="164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648" w:author="PR Preview" w:date="2026-01-01T00:00:00Z">
        <w:r>
          <w:delText xml:space="preserve"> </w:delText>
        </w:r>
      </w:del>
      <w:del w:id="1649" w:author="PR Preview" w:date="2026-01-01T00:00:00Z">
        <w:r>
          <w:delText xml:space="preserve">from</w:delText>
        </w:r>
      </w:del>
      <w:del w:id="1650" w:author="PR Preview" w:date="2026-01-01T00:00:00Z">
        <w:r>
          <w:delText xml:space="preserve"> </w:delText>
        </w:r>
      </w:del>
      <w:hyperlink w:anchor="exm-eigenvalue">
        <w:del w:id="165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652" w:author="PR Preview" w:date="2026-01-01T00:00:00Z">
        <w:r>
          <w:delText xml:space="preserve"> </w:delText>
        </w:r>
      </w:del>
      <w:del w:id="1653" w:author="PR Preview" w:date="2026-01-01T00:00:00Z">
        <w:r>
          <w:delText xml:space="preserve">on its diagonal.</w:delText>
        </w:r>
      </w:del>
    </w:p>
    <w:p>
      <w:pPr>
        <w:pStyle w:val="FirstParagraph"/>
      </w:pPr>
      <w:ins w:id="1654" w:author="PR Preview" w:date="2026-01-01T00:00:00Z">
        <w:r>
          <w:t xml:space="preserve">a diagonal matrix with the eigenvalues</w:t>
        </w:r>
      </w:ins>
      <w:ins w:id="1655" w:author="PR Preview" w:date="2026-01-01T00:00:00Z">
        <w:r>
          <w:t xml:space="preserve"> </w:t>
        </w:r>
      </w:ins>
      <m:oMath>
        <m:r>
          <m:t>3</m:t>
        </m:r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and</w:t>
        </w:r>
      </w:ins>
      <w:ins w:id="1658" w:author="PR Preview" w:date="2026-01-01T00:00:00Z">
        <w:r>
          <w:t xml:space="preserve"> </w:t>
        </w:r>
      </w:ins>
      <m:oMath>
        <m:r>
          <m:t>1</m:t>
        </m:r>
      </m:oMath>
      <w:ins w:id="1659" w:author="PR Preview" w:date="2026-01-01T00:00:00Z">
        <w:r>
          <w:t xml:space="preserve"> </w:t>
        </w:r>
      </w:ins>
      <w:ins w:id="1660" w:author="PR Preview" w:date="2026-01-01T00:00:00Z">
        <w:r>
          <w:t xml:space="preserve">of</w:t>
        </w:r>
      </w:ins>
      <w:ins w:id="166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662" w:author="PR Preview" w:date="2026-01-01T00:00:00Z">
        <w:r>
          <w:t xml:space="preserve"> </w:t>
        </w:r>
      </w:ins>
      <w:ins w:id="1663" w:author="PR Preview" w:date="2026-01-01T00:00:00Z">
        <w:r>
          <w:t xml:space="preserve">from</w:t>
        </w:r>
      </w:ins>
      <w:ins w:id="1664" w:author="PR Preview" w:date="2026-01-01T00:00:00Z">
        <w:r>
          <w:t xml:space="preserve"> </w:t>
        </w:r>
      </w:ins>
      <w:hyperlink w:anchor="exm-eigenvalue">
        <w:ins w:id="166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666" w:author="PR Preview" w:date="2026-01-01T00:00:00Z">
        <w:r>
          <w:t xml:space="preserve"> </w:t>
        </w:r>
      </w:ins>
      <w:ins w:id="1667" w:author="PR Preview" w:date="2026-01-01T00:00:00Z">
        <w:r>
          <w:t xml:space="preserve">on its diagonal.</w:t>
        </w:r>
      </w:ins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del w:id="1668" w:author="PR Preview" w:date="2026-01-01T00:00:00Z">
        <w:r>
          <w:rPr>
            <w:b/>
            <w:bCs/>
          </w:rPr>
          <w:delText xml:space="preserve">Example 24 (An eigendecomposition of a</w:delText>
        </w:r>
      </w:del>
      <w:del w:id="1669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1670" w:author="PR Preview" w:date="2026-01-01T00:00:00Z">
        <w:r>
          <w:rPr>
            <w:b/>
            <w:bCs/>
          </w:rPr>
          <w:delText xml:space="preserve"> </w:delText>
        </w:r>
      </w:del>
      <w:del w:id="1671" w:author="PR Preview" w:date="2026-01-01T00:00:00Z">
        <w:r>
          <w:rPr>
            <w:b/>
            <w:bCs/>
          </w:rPr>
          <w:delText xml:space="preserve">symmetric matrix)</w:delText>
        </w:r>
      </w:del>
      <w:del w:id="1672" w:author="PR Preview" w:date="2026-01-01T00:00:00Z">
        <w:r>
          <w:delText xml:space="preserve"> </w:delText>
        </w:r>
      </w:del>
      <w:del w:id="1673" w:author="PR Preview" w:date="2026-01-01T00:00:00Z">
        <w:r>
          <w:delText xml:space="preserve">For</w:delText>
        </w:r>
      </w:del>
      <w:del w:id="16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1675" w:author="PR Preview" w:date="2026-01-01T00:00:00Z">
        <w:r>
          <w:delText xml:space="preserve">,</w:delText>
        </w:r>
      </w:del>
      <w:del w:id="1676" w:author="PR Preview" w:date="2026-01-01T00:00:00Z">
        <w:r>
          <w:delText xml:space="preserve"> </w:delText>
        </w:r>
      </w:del>
      <w:hyperlink w:anchor="exm-eigenvalue">
        <w:del w:id="1677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1678" w:author="PR Preview" w:date="2026-01-01T00:00:00Z">
        <w:r>
          <w:delText xml:space="preserve"> </w:delText>
        </w:r>
      </w:del>
      <w:del w:id="1679" w:author="PR Preview" w:date="2026-01-01T00:00:00Z">
        <w:r>
          <w:delText xml:space="preserve">found the eigenvectors</w:delText>
        </w:r>
      </w:del>
      <w:del w:id="16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1681" w:author="PR Preview" w:date="2026-01-01T00:00:00Z">
        <w:r>
          <w:delText xml:space="preserve"> </w:delText>
        </w:r>
      </w:del>
      <w:del w:id="1682" w:author="PR Preview" w:date="2026-01-01T00:00:00Z">
        <w:r>
          <w:delText xml:space="preserve">for</w:delText>
        </w:r>
      </w:del>
      <w:del w:id="1683" w:author="PR Preview" w:date="2026-01-01T00:00:00Z">
        <w:r>
          <w:delText xml:space="preserve"> </w:delText>
        </w:r>
      </w:del>
      <m:oMath>
        <m:r>
          <m:t>3</m:t>
        </m:r>
      </m:oMath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and</w:delText>
        </w:r>
      </w:del>
      <w:del w:id="1686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1687" w:author="PR Preview" w:date="2026-01-01T00:00:00Z">
        <w:r>
          <w:delText xml:space="preserve"> </w:delText>
        </w:r>
      </w:del>
      <w:del w:id="1688" w:author="PR Preview" w:date="2026-01-01T00:00:00Z">
        <w:r>
          <w:delText xml:space="preserve">for</w:delText>
        </w:r>
      </w:del>
      <w:del w:id="1689" w:author="PR Preview" w:date="2026-01-01T00:00:00Z">
        <w:r>
          <w:delText xml:space="preserve"> </w:delText>
        </w:r>
      </w:del>
      <m:oMath>
        <m:r>
          <m:t>1</m:t>
        </m:r>
      </m:oMath>
      <w:del w:id="1690" w:author="PR Preview" w:date="2026-01-01T00:00:00Z">
        <w:r>
          <w:delText xml:space="preserve">.</w:delText>
        </w:r>
      </w:del>
      <w:del w:id="1691" w:author="PR Preview" w:date="2026-01-01T00:00:00Z">
        <w:r>
          <w:delText xml:space="preserve"> </w:delText>
        </w:r>
      </w:del>
      <w:del w:id="1692" w:author="PR Preview" w:date="2026-01-01T00:00:00Z">
        <w:r>
          <w:delText xml:space="preserve">They are orthogonal (</w:delText>
        </w:r>
      </w:del>
      <w:hyperlink r:id="rId110">
        <w:del w:id="1693" w:author="PR Preview" w:date="2026-01-01T00:00:00Z">
          <w:r>
            <w:rPr>
              <w:rStyle w:val="Hyperlink"/>
            </w:rPr>
            <w:delText xml:space="preserve">Definition 15 in Vectors</w:delText>
          </w:r>
        </w:del>
      </w:hyperlink>
      <w:del w:id="1694" w:author="PR Preview" w:date="2026-01-01T00:00:00Z">
        <w:r>
          <w:delText xml:space="preserve">):</w:delText>
        </w:r>
      </w:del>
    </w:p>
    <w:p>
      <w:pPr>
        <w:pStyle w:val="BodyText"/>
      </w:pPr>
      <w:ins w:id="1695" w:author="PR Preview" w:date="2026-01-01T00:00:00Z">
        <w:r>
          <w:rPr>
            <w:b/>
            <w:bCs/>
          </w:rPr>
          <w:t xml:space="preserve">Example 26 (An eigendecomposition of a</w:t>
        </w:r>
      </w:ins>
      <w:ins w:id="1696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1697" w:author="PR Preview" w:date="2026-01-01T00:00:00Z">
        <w:r>
          <w:rPr>
            <w:b/>
            <w:bCs/>
          </w:rPr>
          <w:t xml:space="preserve"> </w:t>
        </w:r>
      </w:ins>
      <w:ins w:id="1698" w:author="PR Preview" w:date="2026-01-01T00:00:00Z">
        <w:r>
          <w:rPr>
            <w:b/>
            <w:bCs/>
          </w:rPr>
          <w:t xml:space="preserve">symmetric matrix)</w:t>
        </w:r>
      </w:ins>
      <w:ins w:id="1699" w:author="PR Preview" w:date="2026-01-01T00:00:00Z">
        <w:r>
          <w:t xml:space="preserve"> </w:t>
        </w:r>
      </w:ins>
      <w:ins w:id="1700" w:author="PR Preview" w:date="2026-01-01T00:00:00Z">
        <w:r>
          <w:t xml:space="preserve">For</w:t>
        </w:r>
      </w:ins>
      <w:ins w:id="170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1702" w:author="PR Preview" w:date="2026-01-01T00:00:00Z">
        <w:r>
          <w:t xml:space="preserve">,</w:t>
        </w:r>
      </w:ins>
      <w:ins w:id="1703" w:author="PR Preview" w:date="2026-01-01T00:00:00Z">
        <w:r>
          <w:t xml:space="preserve"> </w:t>
        </w:r>
      </w:ins>
      <w:hyperlink w:anchor="exm-eigenvalue">
        <w:ins w:id="1704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1705" w:author="PR Preview" w:date="2026-01-01T00:00:00Z">
        <w:r>
          <w:t xml:space="preserve"> </w:t>
        </w:r>
      </w:ins>
      <w:ins w:id="1706" w:author="PR Preview" w:date="2026-01-01T00:00:00Z">
        <w:r>
          <w:t xml:space="preserve">found the eigenvectors</w:t>
        </w:r>
      </w:ins>
      <w:ins w:id="170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1708" w:author="PR Preview" w:date="2026-01-01T00:00:00Z">
        <w:r>
          <w:t xml:space="preserve"> </w:t>
        </w:r>
      </w:ins>
      <w:ins w:id="1709" w:author="PR Preview" w:date="2026-01-01T00:00:00Z">
        <w:r>
          <w:t xml:space="preserve">for</w:t>
        </w:r>
      </w:ins>
      <w:ins w:id="1710" w:author="PR Preview" w:date="2026-01-01T00:00:00Z">
        <w:r>
          <w:t xml:space="preserve"> </w:t>
        </w:r>
      </w:ins>
      <m:oMath>
        <m:r>
          <m:t>3</m:t>
        </m:r>
      </m:oMath>
      <w:ins w:id="1711" w:author="PR Preview" w:date="2026-01-01T00:00:00Z">
        <w:r>
          <w:t xml:space="preserve"> </w:t>
        </w:r>
      </w:ins>
      <w:ins w:id="1712" w:author="PR Preview" w:date="2026-01-01T00:00:00Z">
        <w:r>
          <w:t xml:space="preserve">and</w:t>
        </w:r>
      </w:ins>
      <w:ins w:id="171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1714" w:author="PR Preview" w:date="2026-01-01T00:00:00Z">
        <w:r>
          <w:t xml:space="preserve"> </w:t>
        </w:r>
      </w:ins>
      <w:ins w:id="1715" w:author="PR Preview" w:date="2026-01-01T00:00:00Z">
        <w:r>
          <w:t xml:space="preserve">for</w:t>
        </w:r>
      </w:ins>
      <w:ins w:id="1716" w:author="PR Preview" w:date="2026-01-01T00:00:00Z">
        <w:r>
          <w:t xml:space="preserve"> </w:t>
        </w:r>
      </w:ins>
      <m:oMath>
        <m:r>
          <m:t>1</m:t>
        </m:r>
      </m:oMath>
      <w:ins w:id="1717" w:author="PR Preview" w:date="2026-01-01T00:00:00Z">
        <w:r>
          <w:t xml:space="preserve">.</w:t>
        </w:r>
      </w:ins>
      <w:ins w:id="1718" w:author="PR Preview" w:date="2026-01-01T00:00:00Z">
        <w:r>
          <w:t xml:space="preserve"> </w:t>
        </w:r>
      </w:ins>
      <w:ins w:id="1719" w:author="PR Preview" w:date="2026-01-01T00:00:00Z">
        <w:r>
          <w:t xml:space="preserve">They are orthogonal (</w:t>
        </w:r>
      </w:ins>
      <w:hyperlink r:id="rId110">
        <w:ins w:id="1720" w:author="PR Preview" w:date="2026-01-01T00:00:00Z">
          <w:r>
            <w:rPr>
              <w:rStyle w:val="Hyperlink"/>
            </w:rPr>
            <w:t xml:space="preserve">Definition 15 in Vectors</w:t>
          </w:r>
        </w:ins>
      </w:hyperlink>
      <w:ins w:id="1721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del w:id="1722" w:author="PR Preview" w:date="2026-01-01T00:00:00Z">
        <w:r>
          <w:rPr>
            <w:i/>
            <w:iCs/>
          </w:rPr>
          <w:delText xml:space="preserve">Remark 13</w:delText>
        </w:r>
      </w:del>
      <w:del w:id="1723" w:author="PR Preview" w:date="2026-01-01T00:00:00Z">
        <w:r>
          <w:delText xml:space="preserve"> (An eigendecomposition is not unique). </w:delText>
        </w:r>
      </w:del>
      <w:del w:id="1724" w:author="PR Preview" w:date="2026-01-01T00:00:00Z">
        <w:r>
          <w:delText xml:space="preserve">A symmetric matrix can have more than one eigendecomposition.</w:delText>
        </w:r>
      </w:del>
      <w:del w:id="1725" w:author="PR Preview" w:date="2026-01-01T00:00:00Z">
        <w:r>
          <w:delText xml:space="preserve"> </w:delText>
        </w:r>
      </w:del>
      <w:del w:id="1726" w:author="PR Preview" w:date="2026-01-01T00:00:00Z">
        <w:r>
          <w:delText xml:space="preserve">Reordering the eigenvalues on the diagonal of</w:delText>
        </w:r>
      </w:del>
      <w:del w:id="1727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1728" w:author="PR Preview" w:date="2026-01-01T00:00:00Z">
        <w:r>
          <w:delText xml:space="preserve">,</w:delText>
        </w:r>
      </w:del>
      <w:del w:id="1729" w:author="PR Preview" w:date="2026-01-01T00:00:00Z">
        <w:r>
          <w:delText xml:space="preserve"> </w:delText>
        </w:r>
      </w:del>
      <w:del w:id="1730" w:author="PR Preview" w:date="2026-01-01T00:00:00Z">
        <w:r>
          <w:delText xml:space="preserve">and the columns of</w:delText>
        </w:r>
      </w:del>
      <w:del w:id="1731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32" w:author="PR Preview" w:date="2026-01-01T00:00:00Z">
        <w:r>
          <w:delText xml:space="preserve"> </w:delText>
        </w:r>
      </w:del>
      <w:del w:id="1733" w:author="PR Preview" w:date="2026-01-01T00:00:00Z">
        <w:r>
          <w:delText xml:space="preserve">with them, gives another one,</w:delText>
        </w:r>
      </w:del>
      <w:del w:id="1734" w:author="PR Preview" w:date="2026-01-01T00:00:00Z">
        <w:r>
          <w:delText xml:space="preserve"> </w:delText>
        </w:r>
      </w:del>
      <w:del w:id="1735" w:author="PR Preview" w:date="2026-01-01T00:00:00Z">
        <w:r>
          <w:delText xml:space="preserve">and so does multiplying a column of</w:delText>
        </w:r>
      </w:del>
      <w:del w:id="1736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737" w:author="PR Preview" w:date="2026-01-01T00:00:00Z">
        <w:r>
          <w:delText xml:space="preserve"> </w:delText>
        </w:r>
      </w:del>
      <w:del w:id="1738" w:author="PR Preview" w:date="2026-01-01T00:00:00Z">
        <w:r>
          <w:delText xml:space="preserve">by</w:delText>
        </w:r>
      </w:del>
      <w:del w:id="1739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1740" w:author="PR Preview" w:date="2026-01-01T00:00:00Z">
        <w:r>
          <w:delText xml:space="preserve">.</w:delText>
        </w:r>
      </w:del>
    </w:p>
    <w:p>
      <w:pPr>
        <w:pStyle w:val="BodyText"/>
      </w:pPr>
      <w:del w:id="1741" w:author="PR Preview" w:date="2026-01-01T00:00:00Z">
        <w:r>
          <w:delText xml:space="preserve">For example, take</w:delText>
        </w:r>
      </w:del>
      <w:del w:id="174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43" w:author="PR Preview" w:date="2026-01-01T00:00:00Z">
        <w:r>
          <w:delText xml:space="preserve"> </w:delText>
        </w:r>
      </w:del>
      <w:del w:id="1744" w:author="PR Preview" w:date="2026-01-01T00:00:00Z">
        <w:r>
          <w:delText xml:space="preserve">from</w:delText>
        </w:r>
      </w:del>
      <w:del w:id="1745" w:author="PR Preview" w:date="2026-01-01T00:00:00Z">
        <w:r>
          <w:delText xml:space="preserve"> </w:delText>
        </w:r>
      </w:del>
      <w:hyperlink w:anchor="exm-spectral">
        <w:del w:id="1746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747" w:author="PR Preview" w:date="2026-01-01T00:00:00Z">
        <w:r>
          <w:delText xml:space="preserve">.</w:delText>
        </w:r>
      </w:del>
      <w:del w:id="1748" w:author="PR Preview" w:date="2026-01-01T00:00:00Z">
        <w:r>
          <w:delText xml:space="preserve"> </w:delText>
        </w:r>
      </w:del>
      <w:del w:id="1749" w:author="PR Preview" w:date="2026-01-01T00:00:00Z">
        <w:r>
          <w:delText xml:space="preserve">Swapping the two eigenvalues and the two columns gives</w:delText>
        </w:r>
      </w:del>
    </w:p>
    <w:p>
      <w:pPr>
        <w:pStyle w:val="BodyText"/>
      </w:pPr>
      <w:ins w:id="1750" w:author="PR Preview" w:date="2026-01-01T00:00:00Z">
        <w:r>
          <w:rPr>
            <w:i/>
            <w:iCs/>
          </w:rPr>
          <w:t xml:space="preserve">Remark 14</w:t>
        </w:r>
      </w:ins>
      <w:ins w:id="1751" w:author="PR Preview" w:date="2026-01-01T00:00:00Z">
        <w:r>
          <w:t xml:space="preserve"> (An eigendecomposition is not unique). </w:t>
        </w:r>
      </w:ins>
      <w:ins w:id="1752" w:author="PR Preview" w:date="2026-01-01T00:00:00Z">
        <w:r>
          <w:t xml:space="preserve">A symmetric matrix can have more than one eigendecomposition.</w:t>
        </w:r>
      </w:ins>
      <w:ins w:id="1753" w:author="PR Preview" w:date="2026-01-01T00:00:00Z">
        <w:r>
          <w:t xml:space="preserve"> </w:t>
        </w:r>
      </w:ins>
      <w:ins w:id="1754" w:author="PR Preview" w:date="2026-01-01T00:00:00Z">
        <w:r>
          <w:t xml:space="preserve">Reordering the eigenvalues on the diagonal of</w:t>
        </w:r>
      </w:ins>
      <w:ins w:id="1755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1756" w:author="PR Preview" w:date="2026-01-01T00:00:00Z">
        <w:r>
          <w:t xml:space="preserve">,</w:t>
        </w:r>
      </w:ins>
      <w:ins w:id="1757" w:author="PR Preview" w:date="2026-01-01T00:00:00Z">
        <w:r>
          <w:t xml:space="preserve"> </w:t>
        </w:r>
      </w:ins>
      <w:ins w:id="1758" w:author="PR Preview" w:date="2026-01-01T00:00:00Z">
        <w:r>
          <w:t xml:space="preserve">and the columns of</w:t>
        </w:r>
      </w:ins>
      <w:ins w:id="1759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0" w:author="PR Preview" w:date="2026-01-01T00:00:00Z">
        <w:r>
          <w:t xml:space="preserve"> </w:t>
        </w:r>
      </w:ins>
      <w:ins w:id="1761" w:author="PR Preview" w:date="2026-01-01T00:00:00Z">
        <w:r>
          <w:t xml:space="preserve">with them, gives another one,</w:t>
        </w:r>
      </w:ins>
      <w:ins w:id="1762" w:author="PR Preview" w:date="2026-01-01T00:00:00Z">
        <w:r>
          <w:t xml:space="preserve"> </w:t>
        </w:r>
      </w:ins>
      <w:ins w:id="1763" w:author="PR Preview" w:date="2026-01-01T00:00:00Z">
        <w:r>
          <w:t xml:space="preserve">and so does multiplying a column of</w:t>
        </w:r>
      </w:ins>
      <w:ins w:id="1764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765" w:author="PR Preview" w:date="2026-01-01T00:00:00Z">
        <w:r>
          <w:t xml:space="preserve"> </w:t>
        </w:r>
      </w:ins>
      <w:ins w:id="1766" w:author="PR Preview" w:date="2026-01-01T00:00:00Z">
        <w:r>
          <w:t xml:space="preserve">by</w:t>
        </w:r>
      </w:ins>
      <w:ins w:id="1767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1768" w:author="PR Preview" w:date="2026-01-01T00:00:00Z">
        <w:r>
          <w:t xml:space="preserve">.</w:t>
        </w:r>
      </w:ins>
    </w:p>
    <w:p>
      <w:pPr>
        <w:pStyle w:val="BodyText"/>
      </w:pPr>
      <w:ins w:id="1769" w:author="PR Preview" w:date="2026-01-01T00:00:00Z">
        <w:r>
          <w:t xml:space="preserve">For example, take</w:t>
        </w:r>
      </w:ins>
      <w:ins w:id="177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771" w:author="PR Preview" w:date="2026-01-01T00:00:00Z">
        <w:r>
          <w:t xml:space="preserve"> </w:t>
        </w:r>
      </w:ins>
      <w:ins w:id="1772" w:author="PR Preview" w:date="2026-01-01T00:00:00Z">
        <w:r>
          <w:t xml:space="preserve">from</w:t>
        </w:r>
      </w:ins>
      <w:ins w:id="1773" w:author="PR Preview" w:date="2026-01-01T00:00:00Z">
        <w:r>
          <w:t xml:space="preserve"> </w:t>
        </w:r>
      </w:ins>
      <w:hyperlink w:anchor="exm-spectral">
        <w:ins w:id="177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775" w:author="PR Preview" w:date="2026-01-01T00:00:00Z">
        <w:r>
          <w:t xml:space="preserve">.</w:t>
        </w:r>
      </w:ins>
      <w:ins w:id="1776" w:author="PR Preview" w:date="2026-01-01T00:00:00Z">
        <w:r>
          <w:t xml:space="preserve"> </w:t>
        </w:r>
      </w:ins>
      <w:ins w:id="1777" w:author="PR Preview" w:date="2026-01-01T00:00:00Z">
        <w:r>
          <w:t xml:space="preserve">Swapping the two eigenvalues and the two columns 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del w:id="1778" w:author="PR Preview" w:date="2026-01-01T00:00:00Z">
        <w:r>
          <w:rPr>
            <w:b/>
            <w:bCs/>
          </w:rPr>
          <w:delText xml:space="preserve">Theorem 12 (Singular value decomposition)</w:delText>
        </w:r>
      </w:del>
      <w:del w:id="1779" w:author="PR Preview" w:date="2026-01-01T00:00:00Z">
        <w:r>
          <w:delText xml:space="preserve"> </w:delText>
        </w:r>
      </w:del>
      <w:del w:id="1780" w:author="PR Preview" w:date="2026-01-01T00:00:00Z">
        <w:r>
          <w:delText xml:space="preserve">Let</w:delText>
        </w:r>
      </w:del>
      <w:del w:id="178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782" w:author="PR Preview" w:date="2026-01-01T00:00:00Z">
        <w:r>
          <w:delText xml:space="preserve"> </w:delText>
        </w:r>
      </w:del>
      <w:del w:id="1783" w:author="PR Preview" w:date="2026-01-01T00:00:00Z">
        <w:r>
          <w:delText xml:space="preserve">be an</w:delText>
        </w:r>
      </w:del>
      <w:del w:id="1784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785" w:author="PR Preview" w:date="2026-01-01T00:00:00Z">
        <w:r>
          <w:delText xml:space="preserve"> </w:delText>
        </w:r>
      </w:del>
      <w:del w:id="1786" w:author="PR Preview" w:date="2026-01-01T00:00:00Z">
        <w:r>
          <w:delText xml:space="preserve">matrix with real entries</w:delText>
        </w:r>
      </w:del>
      <w:del w:id="1787" w:author="PR Preview" w:date="2026-01-01T00:00:00Z">
        <w:r>
          <w:delText xml:space="preserve"> </w:delText>
        </w:r>
      </w:del>
      <w:del w:id="1788" w:author="PR Preview" w:date="2026-01-01T00:00:00Z">
        <w:r>
          <w:delText xml:space="preserve">and</w:delText>
        </w:r>
      </w:del>
      <w:del w:id="178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790" w:author="PR Preview" w:date="2026-01-01T00:00:00Z">
        <w:r>
          <w:delText xml:space="preserve"> </w:delText>
        </w:r>
      </w:del>
      <w:del w:id="1791" w:author="PR Preview" w:date="2026-01-01T00:00:00Z">
        <w:r>
          <w:delText xml:space="preserve">(</w:delText>
        </w:r>
      </w:del>
      <w:hyperlink r:id="rId113">
        <w:del w:id="1792" w:author="PR Preview" w:date="2026-01-01T00:00:00Z">
          <w:r>
            <w:rPr>
              <w:rStyle w:val="Hyperlink"/>
            </w:rPr>
            <w:delText xml:space="preserve">Definition 2 in Subspaces and Rank</w:delText>
          </w:r>
        </w:del>
      </w:hyperlink>
      <w:del w:id="1793" w:author="PR Preview" w:date="2026-01-01T00:00:00Z">
        <w:r>
          <w:delText xml:space="preserve">).</w:delText>
        </w:r>
      </w:del>
      <w:del w:id="1794" w:author="PR Preview" w:date="2026-01-01T00:00:00Z">
        <w:r>
          <w:delText xml:space="preserve"> </w:delText>
        </w:r>
      </w:del>
      <w:del w:id="1795" w:author="PR Preview" w:date="2026-01-01T00:00:00Z">
        <w:r>
          <w:delText xml:space="preserve">Then there are</w:delText>
        </w:r>
      </w:del>
      <w:del w:id="1796" w:author="PR Preview" w:date="2026-01-01T00:00:00Z">
        <w:r>
          <w:delText xml:space="preserve"> </w:delText>
        </w:r>
      </w:del>
      <w:del w:id="1797" w:author="PR Preview" w:date="2026-01-01T00:00:00Z">
        <w:r>
          <w:delText xml:space="preserve">an</w:delText>
        </w:r>
      </w:del>
      <w:del w:id="1798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n</m:t>
        </m:r>
      </m:oMath>
      <w:del w:id="1799" w:author="PR Preview" w:date="2026-01-01T00:00:00Z">
        <w:r>
          <w:delText xml:space="preserve"> </w:delText>
        </w:r>
      </w:del>
      <w:del w:id="1800" w:author="PR Preview" w:date="2026-01-01T00:00:00Z">
        <w:r>
          <w:delText xml:space="preserve">orthogonal matrix</w:delText>
        </w:r>
      </w:del>
      <w:del w:id="180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802" w:author="PR Preview" w:date="2026-01-01T00:00:00Z">
        <w:r>
          <w:delText xml:space="preserve">,</w:delText>
        </w:r>
      </w:del>
      <w:del w:id="1803" w:author="PR Preview" w:date="2026-01-01T00:00:00Z">
        <w:r>
          <w:delText xml:space="preserve"> </w:delText>
        </w:r>
      </w:del>
      <w:del w:id="1804" w:author="PR Preview" w:date="2026-01-01T00:00:00Z">
        <w:r>
          <w:delText xml:space="preserve">a</w:delText>
        </w:r>
      </w:del>
      <w:del w:id="18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806" w:author="PR Preview" w:date="2026-01-01T00:00:00Z">
        <w:r>
          <w:delText xml:space="preserve"> </w:delText>
        </w:r>
      </w:del>
      <w:del w:id="1807" w:author="PR Preview" w:date="2026-01-01T00:00:00Z">
        <w:r>
          <w:delText xml:space="preserve">orthogonal matrix</w:delText>
        </w:r>
      </w:del>
      <w:del w:id="1808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809" w:author="PR Preview" w:date="2026-01-01T00:00:00Z">
        <w:r>
          <w:delText xml:space="preserve"> </w:delText>
        </w:r>
      </w:del>
      <w:del w:id="1810" w:author="PR Preview" w:date="2026-01-01T00:00:00Z">
        <w:r>
          <w:delText xml:space="preserve">(</w:delText>
        </w:r>
      </w:del>
      <w:hyperlink w:anchor="def-orthogonal-matrix">
        <w:del w:id="181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1812" w:author="PR Preview" w:date="2026-01-01T00:00:00Z">
        <w:r>
          <w:delText xml:space="preserve">),</w:delText>
        </w:r>
      </w:del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and numbers</w:delText>
        </w:r>
      </w:del>
      <w:del w:id="1815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del w:id="1816" w:author="PR Preview" w:date="2026-01-01T00:00:00Z">
        <w:r>
          <w:delText xml:space="preserve"> </w:delText>
        </w:r>
      </w:del>
      <w:del w:id="1817" w:author="PR Preview" w:date="2026-01-01T00:00:00Z">
        <w:r>
          <w:delText xml:space="preserve">such that</w:delText>
        </w:r>
      </w:del>
    </w:p>
    <w:p>
      <w:pPr>
        <w:pStyle w:val="FirstParagraph"/>
      </w:pPr>
      <w:ins w:id="1818" w:author="PR Preview" w:date="2026-01-01T00:00:00Z">
        <w:r>
          <w:rPr>
            <w:b/>
            <w:bCs/>
          </w:rPr>
          <w:t xml:space="preserve">Theorem 13 (Singular value decomposition)</w:t>
        </w:r>
      </w:ins>
      <w:ins w:id="1819" w:author="PR Preview" w:date="2026-01-01T00:00:00Z">
        <w:r>
          <w:t xml:space="preserve"> </w:t>
        </w:r>
      </w:ins>
      <w:ins w:id="1820" w:author="PR Preview" w:date="2026-01-01T00:00:00Z">
        <w:r>
          <w:t xml:space="preserve">Let</w:t>
        </w:r>
      </w:ins>
      <w:ins w:id="182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822" w:author="PR Preview" w:date="2026-01-01T00:00:00Z">
        <w:r>
          <w:t xml:space="preserve"> </w:t>
        </w:r>
      </w:ins>
      <w:ins w:id="1823" w:author="PR Preview" w:date="2026-01-01T00:00:00Z">
        <w:r>
          <w:t xml:space="preserve">be an</w:t>
        </w:r>
      </w:ins>
      <w:ins w:id="1824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1825" w:author="PR Preview" w:date="2026-01-01T00:00:00Z">
        <w:r>
          <w:t xml:space="preserve"> </w:t>
        </w:r>
      </w:ins>
      <w:ins w:id="1826" w:author="PR Preview" w:date="2026-01-01T00:00:00Z">
        <w:r>
          <w:t xml:space="preserve">matrix with real entries</w:t>
        </w:r>
      </w:ins>
      <w:ins w:id="1827" w:author="PR Preview" w:date="2026-01-01T00:00:00Z">
        <w:r>
          <w:t xml:space="preserve"> </w:t>
        </w:r>
      </w:ins>
      <w:ins w:id="1828" w:author="PR Preview" w:date="2026-01-01T00:00:00Z">
        <w:r>
          <w:t xml:space="preserve">and</w:t>
        </w:r>
      </w:ins>
      <w:ins w:id="1829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1830" w:author="PR Preview" w:date="2026-01-01T00:00:00Z">
        <w:r>
          <w:t xml:space="preserve"> </w:t>
        </w:r>
      </w:ins>
      <w:ins w:id="1831" w:author="PR Preview" w:date="2026-01-01T00:00:00Z">
        <w:r>
          <w:t xml:space="preserve">(</w:t>
        </w:r>
      </w:ins>
      <w:hyperlink r:id="rId113">
        <w:ins w:id="1832" w:author="PR Preview" w:date="2026-01-01T00:00:00Z">
          <w:r>
            <w:rPr>
              <w:rStyle w:val="Hyperlink"/>
            </w:rPr>
            <w:t xml:space="preserve">Definition 2 in Subspaces and Rank</w:t>
          </w:r>
        </w:ins>
      </w:hyperlink>
      <w:ins w:id="1833" w:author="PR Preview" w:date="2026-01-01T00:00:00Z">
        <w:r>
          <w:t xml:space="preserve">).</w:t>
        </w:r>
      </w:ins>
      <w:ins w:id="1834" w:author="PR Preview" w:date="2026-01-01T00:00:00Z">
        <w:r>
          <w:t xml:space="preserve"> </w:t>
        </w:r>
      </w:ins>
      <w:ins w:id="1835" w:author="PR Preview" w:date="2026-01-01T00:00:00Z">
        <w:r>
          <w:t xml:space="preserve">Then there are</w:t>
        </w:r>
      </w:ins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an</w:t>
        </w:r>
      </w:ins>
      <w:ins w:id="1838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n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orthogonal matrix</w:t>
        </w:r>
      </w:ins>
      <w:ins w:id="184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1842" w:author="PR Preview" w:date="2026-01-01T00:00:00Z">
        <w:r>
          <w:t xml:space="preserve">,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a</w:t>
        </w:r>
      </w:ins>
      <w:ins w:id="184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46" w:author="PR Preview" w:date="2026-01-01T00:00:00Z">
        <w:r>
          <w:t xml:space="preserve"> </w:t>
        </w:r>
      </w:ins>
      <w:ins w:id="1847" w:author="PR Preview" w:date="2026-01-01T00:00:00Z">
        <w:r>
          <w:t xml:space="preserve">orthogonal matrix</w:t>
        </w:r>
      </w:ins>
      <w:ins w:id="184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849" w:author="PR Preview" w:date="2026-01-01T00:00:00Z">
        <w:r>
          <w:t xml:space="preserve"> </w:t>
        </w:r>
      </w:ins>
      <w:ins w:id="1850" w:author="PR Preview" w:date="2026-01-01T00:00:00Z">
        <w:r>
          <w:t xml:space="preserve">(</w:t>
        </w:r>
      </w:ins>
      <w:hyperlink w:anchor="def-orthogonal-matrix">
        <w:ins w:id="1851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852" w:author="PR Preview" w:date="2026-01-01T00:00:00Z">
        <w:r>
          <w:t xml:space="preserve">),</w:t>
        </w:r>
      </w:ins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and numbers</w:t>
        </w:r>
      </w:ins>
      <w:ins w:id="1855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such that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del w:id="1858" w:author="PR Preview" w:date="2026-01-01T00:00:00Z">
        <w:r>
          <w:rPr>
            <w:i/>
            <w:iCs/>
          </w:rPr>
          <w:delText xml:space="preserve">Remark 14</w:delText>
        </w:r>
      </w:del>
      <w:del w:id="1859" w:author="PR Preview" w:date="2026-01-01T00:00:00Z">
        <w:r>
          <w:delText xml:space="preserve"> (The SVD applies to every real matrix). </w:delText>
        </w:r>
      </w:del>
      <w:del w:id="1860" w:author="PR Preview" w:date="2026-01-01T00:00:00Z">
        <w:r>
          <w:delText xml:space="preserve">The proof is outside the scope of these notes;</w:delText>
        </w:r>
      </w:del>
      <w:del w:id="1861" w:author="PR Preview" w:date="2026-01-01T00:00:00Z">
        <w:r>
          <w:delText xml:space="preserve"> </w:delText>
        </w:r>
      </w:del>
      <w:del w:id="1862" w:author="PR Preview" w:date="2026-01-01T00:00:00Z">
        <w:r>
          <w:delText xml:space="preserve">see</w:delText>
        </w:r>
      </w:del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Banerjee and Roy (2014, chap. 12, Theorem 12.1, p. 373)</w:delText>
        </w:r>
      </w:del>
      <w:del w:id="1865" w:author="PR Preview" w:date="2026-01-01T00:00:00Z">
        <w:r>
          <w:delText xml:space="preserve">.</w:delText>
        </w:r>
      </w:del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Unlike the spectral theorem (</w:delText>
        </w:r>
      </w:del>
      <w:hyperlink w:anchor="thm-spectral">
        <w:del w:id="186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69" w:author="PR Preview" w:date="2026-01-01T00:00:00Z">
        <w:r>
          <w:delText xml:space="preserve">),</w:delText>
        </w:r>
      </w:del>
      <w:del w:id="1870" w:author="PR Preview" w:date="2026-01-01T00:00:00Z">
        <w:r>
          <w:delText xml:space="preserve"> </w:delText>
        </w:r>
      </w:del>
      <w:hyperlink w:anchor="thm-svd">
        <w:del w:id="187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872" w:author="PR Preview" w:date="2026-01-01T00:00:00Z">
        <w:r>
          <w:delText xml:space="preserve"> </w:delText>
        </w:r>
      </w:del>
      <w:del w:id="1873" w:author="PR Preview" w:date="2026-01-01T00:00:00Z">
        <w:r>
          <w:delText xml:space="preserve">applies to every real matrix,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including one that is not square or not symmetric.</w:delText>
        </w:r>
      </w:del>
    </w:p>
    <w:p>
      <w:pPr>
        <w:pStyle w:val="BodyText"/>
      </w:pPr>
      <w:del w:id="1876" w:author="PR Preview" w:date="2026-01-01T00:00:00Z">
        <w:r>
          <w:delText xml:space="preserve">For example, the</w:delText>
        </w:r>
      </w:del>
      <w:del w:id="1877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×</m:t>
        </m:r>
        <m:r>
          <m:t>2</m:t>
        </m:r>
      </m:oMath>
      <w:del w:id="1878" w:author="PR Preview" w:date="2026-01-01T00:00:00Z">
        <w:r>
          <w:delText xml:space="preserve"> </w:delText>
        </w:r>
      </w:del>
      <w:del w:id="1879" w:author="PR Preview" w:date="2026-01-01T00:00:00Z">
        <w:r>
          <w:delText xml:space="preserve">matrix</w:delText>
        </w:r>
      </w:del>
      <w:del w:id="1880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1881" w:author="PR Preview" w:date="2026-01-01T00:00:00Z">
        <w:r>
          <w:delText xml:space="preserve"> </w:delText>
        </w:r>
      </w:del>
      <w:del w:id="1882" w:author="PR Preview" w:date="2026-01-01T00:00:00Z">
        <w:r>
          <w:delText xml:space="preserve">is not square, so</w:delText>
        </w:r>
      </w:del>
      <w:del w:id="1883" w:author="PR Preview" w:date="2026-01-01T00:00:00Z">
        <w:r>
          <w:delText xml:space="preserve"> </w:delText>
        </w:r>
      </w:del>
      <w:hyperlink w:anchor="thm-spectral">
        <w:del w:id="188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885" w:author="PR Preview" w:date="2026-01-01T00:00:00Z">
        <w:r>
          <w:delText xml:space="preserve"> </w:delText>
        </w:r>
      </w:del>
      <w:del w:id="1886" w:author="PR Preview" w:date="2026-01-01T00:00:00Z">
        <w:r>
          <w:delText xml:space="preserve">does not apply to it.</w:delText>
        </w:r>
      </w:del>
      <w:del w:id="1887" w:author="PR Preview" w:date="2026-01-01T00:00:00Z">
        <w:r>
          <w:delText xml:space="preserve"> </w:delText>
        </w:r>
      </w:del>
      <w:del w:id="1888" w:author="PR Preview" w:date="2026-01-01T00:00:00Z">
        <w:r>
          <w:delText xml:space="preserve">It has rank</w:delText>
        </w:r>
      </w:del>
      <w:del w:id="1889" w:author="PR Preview" w:date="2026-01-01T00:00:00Z">
        <w:r>
          <w:delText xml:space="preserve"> </w:delText>
        </w:r>
      </w:del>
      <m:oMath>
        <m:r>
          <m:t>1</m:t>
        </m:r>
      </m:oMath>
      <w:del w:id="1890" w:author="PR Preview" w:date="2026-01-01T00:00:00Z">
        <w:r>
          <w:delText xml:space="preserve">, and</w:delText>
        </w:r>
      </w:del>
      <w:del w:id="1891" w:author="PR Preview" w:date="2026-01-01T00:00:00Z">
        <w:r>
          <w:delText xml:space="preserve"> </w:delText>
        </w:r>
      </w:del>
      <w:hyperlink w:anchor="thm-svd">
        <w:del w:id="189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893" w:author="PR Preview" w:date="2026-01-01T00:00:00Z">
        <w:r>
          <w:delText xml:space="preserve"> </w:delText>
        </w:r>
      </w:del>
      <w:del w:id="1894" w:author="PR Preview" w:date="2026-01-01T00:00:00Z">
        <w:r>
          <w:delText xml:space="preserve">holds with</w:delText>
        </w:r>
      </w:del>
      <w:del w:id="189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del w:id="1896" w:author="PR Preview" w:date="2026-01-01T00:00:00Z">
        <w:r>
          <w:delText xml:space="preserve">,</w:delText>
        </w:r>
      </w:del>
      <w:del w:id="189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del w:id="1898" w:author="PR Preview" w:date="2026-01-01T00:00:00Z">
        <w:r>
          <w:delText xml:space="preserve">,</w:delText>
        </w:r>
      </w:del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and</w:delText>
        </w:r>
      </w:del>
      <w:del w:id="1901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1902" w:author="PR Preview" w:date="2026-01-01T00:00:00Z">
        <w:r>
          <w:delText xml:space="preserve"> </w:delText>
        </w:r>
      </w:del>
      <w:del w:id="1903" w:author="PR Preview" w:date="2026-01-01T00:00:00Z">
        <w:r>
          <w:delText xml:space="preserve">the orthogonal matrix</w:delText>
        </w:r>
      </w:del>
      <w:del w:id="1904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1905" w:author="PR Preview" w:date="2026-01-01T00:00:00Z">
        <w:r>
          <w:delText xml:space="preserve"> </w:delText>
        </w:r>
      </w:del>
      <w:del w:id="1906" w:author="PR Preview" w:date="2026-01-01T00:00:00Z">
        <w:r>
          <w:delText xml:space="preserve">from</w:delText>
        </w:r>
      </w:del>
      <w:del w:id="1907" w:author="PR Preview" w:date="2026-01-01T00:00:00Z">
        <w:r>
          <w:delText xml:space="preserve"> </w:delText>
        </w:r>
      </w:del>
      <w:hyperlink w:anchor="exm-spectral">
        <w:del w:id="1908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909" w:author="PR Preview" w:date="2026-01-01T00:00:00Z">
        <w:r>
          <w:delText xml:space="preserve">,</w:delText>
        </w:r>
      </w:del>
      <w:del w:id="1910" w:author="PR Preview" w:date="2026-01-01T00:00:00Z">
        <w:r>
          <w:delText xml:space="preserve"> </w:delText>
        </w:r>
      </w:del>
      <w:del w:id="1911" w:author="PR Preview" w:date="2026-01-01T00:00:00Z">
        <w:r>
          <w:delText xml:space="preserve">which is symmetric, so</w:delText>
        </w:r>
      </w:del>
      <w:del w:id="1912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del w:id="1913" w:author="PR Preview" w:date="2026-01-01T00:00:00Z">
        <w:r>
          <w:delText xml:space="preserve">:</w:delText>
        </w:r>
      </w:del>
    </w:p>
    <w:p>
      <w:pPr>
        <w:pStyle w:val="BodyText"/>
      </w:pPr>
      <w:ins w:id="1914" w:author="PR Preview" w:date="2026-01-01T00:00:00Z">
        <w:r>
          <w:rPr>
            <w:i/>
            <w:iCs/>
          </w:rPr>
          <w:t xml:space="preserve">Remark 15</w:t>
        </w:r>
      </w:ins>
      <w:ins w:id="1915" w:author="PR Preview" w:date="2026-01-01T00:00:00Z">
        <w:r>
          <w:t xml:space="preserve"> (The SVD applies to every real matrix). </w:t>
        </w:r>
      </w:ins>
      <w:ins w:id="1916" w:author="PR Preview" w:date="2026-01-01T00:00:00Z">
        <w:r>
          <w:t xml:space="preserve">The proof is outside the scope of these notes;</w:t>
        </w:r>
      </w:ins>
      <w:ins w:id="1917" w:author="PR Preview" w:date="2026-01-01T00:00:00Z">
        <w:r>
          <w:t xml:space="preserve"> </w:t>
        </w:r>
      </w:ins>
      <w:ins w:id="1918" w:author="PR Preview" w:date="2026-01-01T00:00:00Z">
        <w:r>
          <w:t xml:space="preserve">see</w:t>
        </w:r>
      </w:ins>
      <w:ins w:id="1919" w:author="PR Preview" w:date="2026-01-01T00:00:00Z">
        <w:r>
          <w:t xml:space="preserve"> </w:t>
        </w:r>
      </w:ins>
      <w:ins w:id="1920" w:author="PR Preview" w:date="2026-01-01T00:00:00Z">
        <w:r>
          <w:t xml:space="preserve">Banerjee and Roy (2014, chap. 12, Theorem 12.1, p. 373)</w:t>
        </w:r>
      </w:ins>
      <w:ins w:id="1921" w:author="PR Preview" w:date="2026-01-01T00:00:00Z">
        <w:r>
          <w:t xml:space="preserve">.</w:t>
        </w:r>
      </w:ins>
      <w:ins w:id="1922" w:author="PR Preview" w:date="2026-01-01T00:00:00Z">
        <w:r>
          <w:t xml:space="preserve"> </w:t>
        </w:r>
      </w:ins>
      <w:ins w:id="1923" w:author="PR Preview" w:date="2026-01-01T00:00:00Z">
        <w:r>
          <w:t xml:space="preserve">Unlike the spectral theorem (</w:t>
        </w:r>
      </w:ins>
      <w:hyperlink w:anchor="thm-spectral">
        <w:ins w:id="1924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25" w:author="PR Preview" w:date="2026-01-01T00:00:00Z">
        <w:r>
          <w:t xml:space="preserve">),</w:t>
        </w:r>
      </w:ins>
      <w:ins w:id="1926" w:author="PR Preview" w:date="2026-01-01T00:00:00Z">
        <w:r>
          <w:t xml:space="preserve"> </w:t>
        </w:r>
      </w:ins>
      <w:hyperlink w:anchor="thm-svd">
        <w:ins w:id="1927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28" w:author="PR Preview" w:date="2026-01-01T00:00:00Z">
        <w:r>
          <w:t xml:space="preserve"> </w:t>
        </w:r>
      </w:ins>
      <w:ins w:id="1929" w:author="PR Preview" w:date="2026-01-01T00:00:00Z">
        <w:r>
          <w:t xml:space="preserve">applies to every real matrix,</w:t>
        </w:r>
      </w:ins>
      <w:ins w:id="1930" w:author="PR Preview" w:date="2026-01-01T00:00:00Z">
        <w:r>
          <w:t xml:space="preserve"> </w:t>
        </w:r>
      </w:ins>
      <w:ins w:id="1931" w:author="PR Preview" w:date="2026-01-01T00:00:00Z">
        <w:r>
          <w:t xml:space="preserve">including one that is not square or not symmetric.</w:t>
        </w:r>
      </w:ins>
    </w:p>
    <w:p>
      <w:pPr>
        <w:pStyle w:val="BodyText"/>
      </w:pPr>
      <w:ins w:id="1932" w:author="PR Preview" w:date="2026-01-01T00:00:00Z">
        <w:r>
          <w:t xml:space="preserve">For example, the</w:t>
        </w:r>
      </w:ins>
      <w:ins w:id="1933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×</m:t>
        </m:r>
        <m:r>
          <m:t>2</m:t>
        </m:r>
      </m:oMath>
      <w:ins w:id="1934" w:author="PR Preview" w:date="2026-01-01T00:00:00Z">
        <w:r>
          <w:t xml:space="preserve"> </w:t>
        </w:r>
      </w:ins>
      <w:ins w:id="1935" w:author="PR Preview" w:date="2026-01-01T00:00:00Z">
        <w:r>
          <w:t xml:space="preserve">matrix</w:t>
        </w:r>
      </w:ins>
      <w:ins w:id="193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1937" w:author="PR Preview" w:date="2026-01-01T00:00:00Z">
        <w:r>
          <w:t xml:space="preserve"> </w:t>
        </w:r>
      </w:ins>
      <w:ins w:id="1938" w:author="PR Preview" w:date="2026-01-01T00:00:00Z">
        <w:r>
          <w:t xml:space="preserve">is not square, so</w:t>
        </w:r>
      </w:ins>
      <w:ins w:id="1939" w:author="PR Preview" w:date="2026-01-01T00:00:00Z">
        <w:r>
          <w:t xml:space="preserve"> </w:t>
        </w:r>
      </w:ins>
      <w:hyperlink w:anchor="thm-spectral">
        <w:ins w:id="194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941" w:author="PR Preview" w:date="2026-01-01T00:00:00Z">
        <w:r>
          <w:t xml:space="preserve"> </w:t>
        </w:r>
      </w:ins>
      <w:ins w:id="1942" w:author="PR Preview" w:date="2026-01-01T00:00:00Z">
        <w:r>
          <w:t xml:space="preserve">does not apply to it.</w:t>
        </w:r>
      </w:ins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It has rank</w:t>
        </w:r>
      </w:ins>
      <w:ins w:id="1945" w:author="PR Preview" w:date="2026-01-01T00:00:00Z">
        <w:r>
          <w:t xml:space="preserve"> </w:t>
        </w:r>
      </w:ins>
      <m:oMath>
        <m:r>
          <m:t>1</m:t>
        </m:r>
      </m:oMath>
      <w:ins w:id="1946" w:author="PR Preview" w:date="2026-01-01T00:00:00Z">
        <w:r>
          <w:t xml:space="preserve">, and</w:t>
        </w:r>
      </w:ins>
      <w:ins w:id="1947" w:author="PR Preview" w:date="2026-01-01T00:00:00Z">
        <w:r>
          <w:t xml:space="preserve"> </w:t>
        </w:r>
      </w:ins>
      <w:hyperlink w:anchor="thm-svd">
        <w:ins w:id="1948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949" w:author="PR Preview" w:date="2026-01-01T00:00:00Z">
        <w:r>
          <w:t xml:space="preserve"> </w:t>
        </w:r>
      </w:ins>
      <w:ins w:id="1950" w:author="PR Preview" w:date="2026-01-01T00:00:00Z">
        <w:r>
          <w:t xml:space="preserve">holds with</w:t>
        </w:r>
      </w:ins>
      <w:ins w:id="195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ins w:id="1952" w:author="PR Preview" w:date="2026-01-01T00:00:00Z">
        <w:r>
          <w:t xml:space="preserve">,</w:t>
        </w:r>
      </w:ins>
      <w:ins w:id="195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ins w:id="1954" w:author="PR Preview" w:date="2026-01-01T00:00:00Z">
        <w:r>
          <w:t xml:space="preserve">,</w:t>
        </w:r>
      </w:ins>
      <w:ins w:id="1955" w:author="PR Preview" w:date="2026-01-01T00:00:00Z">
        <w:r>
          <w:t xml:space="preserve"> </w:t>
        </w:r>
      </w:ins>
      <w:ins w:id="1956" w:author="PR Preview" w:date="2026-01-01T00:00:00Z">
        <w:r>
          <w:t xml:space="preserve">and</w:t>
        </w:r>
      </w:ins>
      <w:ins w:id="1957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1958" w:author="PR Preview" w:date="2026-01-01T00:00:00Z">
        <w:r>
          <w:t xml:space="preserve"> </w:t>
        </w:r>
      </w:ins>
      <w:ins w:id="1959" w:author="PR Preview" w:date="2026-01-01T00:00:00Z">
        <w:r>
          <w:t xml:space="preserve">the orthogonal matrix</w:t>
        </w:r>
      </w:ins>
      <w:ins w:id="1960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1961" w:author="PR Preview" w:date="2026-01-01T00:00:00Z">
        <w:r>
          <w:t xml:space="preserve"> </w:t>
        </w:r>
      </w:ins>
      <w:ins w:id="1962" w:author="PR Preview" w:date="2026-01-01T00:00:00Z">
        <w:r>
          <w:t xml:space="preserve">from</w:t>
        </w:r>
      </w:ins>
      <w:ins w:id="1963" w:author="PR Preview" w:date="2026-01-01T00:00:00Z">
        <w:r>
          <w:t xml:space="preserve"> </w:t>
        </w:r>
      </w:ins>
      <w:hyperlink w:anchor="exm-spectral">
        <w:ins w:id="1964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965" w:author="PR Preview" w:date="2026-01-01T00:00:00Z">
        <w:r>
          <w:t xml:space="preserve">,</w:t>
        </w:r>
      </w:ins>
      <w:ins w:id="1966" w:author="PR Preview" w:date="2026-01-01T00:00:00Z">
        <w:r>
          <w:t xml:space="preserve"> </w:t>
        </w:r>
      </w:ins>
      <w:ins w:id="1967" w:author="PR Preview" w:date="2026-01-01T00:00:00Z">
        <w:r>
          <w:t xml:space="preserve">which is symmetric, so</w:t>
        </w:r>
      </w:ins>
      <w:ins w:id="1968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ins w:id="196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del w:id="1970" w:author="PR Preview" w:date="2026-01-01T00:00:00Z">
        <w:r>
          <w:rPr>
            <w:b/>
            <w:bCs/>
          </w:rPr>
          <w:delText xml:space="preserve">Definition 19 (Singular value decomposition)</w:delText>
        </w:r>
      </w:del>
      <w:del w:id="1971" w:author="PR Preview" w:date="2026-01-01T00:00:00Z">
        <w:r>
          <w:delText xml:space="preserve"> </w:delText>
        </w:r>
      </w:del>
      <w:del w:id="1972" w:author="PR Preview" w:date="2026-01-01T00:00:00Z">
        <w:r>
          <w:delText xml:space="preserve">Let</w:delText>
        </w:r>
      </w:del>
      <w:del w:id="197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74" w:author="PR Preview" w:date="2026-01-01T00:00:00Z">
        <w:r>
          <w:delText xml:space="preserve"> </w:delText>
        </w:r>
      </w:del>
      <w:del w:id="1975" w:author="PR Preview" w:date="2026-01-01T00:00:00Z">
        <w:r>
          <w:delText xml:space="preserve">be an</w:delText>
        </w:r>
      </w:del>
      <w:del w:id="197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977" w:author="PR Preview" w:date="2026-01-01T00:00:00Z">
        <w:r>
          <w:delText xml:space="preserve"> </w:delText>
        </w:r>
      </w:del>
      <w:del w:id="1978" w:author="PR Preview" w:date="2026-01-01T00:00:00Z">
        <w:r>
          <w:delText xml:space="preserve">matrix with real entries</w:delText>
        </w:r>
      </w:del>
      <w:del w:id="1979" w:author="PR Preview" w:date="2026-01-01T00:00:00Z">
        <w:r>
          <w:delText xml:space="preserve"> </w:delText>
        </w:r>
      </w:del>
      <w:del w:id="1980" w:author="PR Preview" w:date="2026-01-01T00:00:00Z">
        <w:r>
          <w:delText xml:space="preserve">and</w:delText>
        </w:r>
      </w:del>
      <w:del w:id="1981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del w:id="1982" w:author="PR Preview" w:date="2026-01-01T00:00:00Z">
        <w:r>
          <w:delText xml:space="preserve">.</w:delText>
        </w:r>
      </w:del>
      <w:del w:id="1983" w:author="PR Preview" w:date="2026-01-01T00:00:00Z">
        <w:r>
          <w:delText xml:space="preserve"> </w:delText>
        </w:r>
      </w:del>
      <w:del w:id="1984" w:author="PR Preview" w:date="2026-01-01T00:00:00Z">
        <w:r>
          <w:delText xml:space="preserve">A</w:delText>
        </w:r>
      </w:del>
      <w:del w:id="1985" w:author="PR Preview" w:date="2026-01-01T00:00:00Z">
        <w:r>
          <w:delText xml:space="preserve"> </w:delText>
        </w:r>
      </w:del>
      <w:del w:id="1986" w:author="PR Preview" w:date="2026-01-01T00:00:00Z">
        <w:r>
          <w:rPr>
            <w:b/>
            <w:bCs/>
          </w:rPr>
          <w:delText xml:space="preserve">singular value decomposition</w:delText>
        </w:r>
      </w:del>
      <w:del w:id="1987" w:author="PR Preview" w:date="2026-01-01T00:00:00Z">
        <w:r>
          <w:delText xml:space="preserve"> </w:delText>
        </w:r>
      </w:del>
      <w:del w:id="1988" w:author="PR Preview" w:date="2026-01-01T00:00:00Z">
        <w:r>
          <w:delText xml:space="preserve">(SVD) of</w:delText>
        </w:r>
      </w:del>
      <w:del w:id="198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990" w:author="PR Preview" w:date="2026-01-01T00:00:00Z">
        <w:r>
          <w:delText xml:space="preserve"> </w:delText>
        </w:r>
      </w:del>
      <w:del w:id="1991" w:author="PR Preview" w:date="2026-01-01T00:00:00Z">
        <w:r>
          <w:delText xml:space="preserve">is a factorization</w:delText>
        </w:r>
      </w:del>
      <w:del w:id="199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993" w:author="PR Preview" w:date="2026-01-01T00:00:00Z">
        <w:r>
          <w:delText xml:space="preserve"> </w:delText>
        </w:r>
      </w:del>
      <w:del w:id="1994" w:author="PR Preview" w:date="2026-01-01T00:00:00Z">
        <w:r>
          <w:delText xml:space="preserve">with</w:delText>
        </w:r>
      </w:del>
      <w:del w:id="1995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1996" w:author="PR Preview" w:date="2026-01-01T00:00:00Z">
        <w:r>
          <w:delText xml:space="preserve">,</w:delText>
        </w:r>
      </w:del>
      <w:del w:id="1997" w:author="PR Preview" w:date="2026-01-01T00:00:00Z">
        <w:r>
          <w:delText xml:space="preserve"> </w:delText>
        </w:r>
      </w:del>
      <m:oMath>
        <m:r>
          <m:rPr>
            <m:sty m:val="bi"/>
          </m:rPr>
          <m:t>D</m:t>
        </m:r>
      </m:oMath>
      <w:del w:id="1998" w:author="PR Preview" w:date="2026-01-01T00:00:00Z">
        <w:r>
          <w:delText xml:space="preserve"> </w:delText>
        </w:r>
      </w:del>
      <w:del w:id="1999" w:author="PR Preview" w:date="2026-01-01T00:00:00Z">
        <w:r>
          <w:delText xml:space="preserve">and</w:delText>
        </w:r>
      </w:del>
      <w:del w:id="2000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001" w:author="PR Preview" w:date="2026-01-01T00:00:00Z">
        <w:r>
          <w:delText xml:space="preserve"> </w:delText>
        </w:r>
      </w:del>
      <w:del w:id="2002" w:author="PR Preview" w:date="2026-01-01T00:00:00Z">
        <w:r>
          <w:delText xml:space="preserve">as in</w:delText>
        </w:r>
      </w:del>
      <w:del w:id="2003" w:author="PR Preview" w:date="2026-01-01T00:00:00Z">
        <w:r>
          <w:delText xml:space="preserve"> </w:delText>
        </w:r>
      </w:del>
      <w:hyperlink w:anchor="thm-svd">
        <w:del w:id="200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2005" w:author="PR Preview" w:date="2026-01-01T00:00:00Z">
        <w:r>
          <w:delText xml:space="preserve">.</w:delText>
        </w:r>
      </w:del>
    </w:p>
    <w:p>
      <w:pPr>
        <w:pStyle w:val="BodyText"/>
      </w:pPr>
      <w:ins w:id="2006" w:author="PR Preview" w:date="2026-01-01T00:00:00Z">
        <w:r>
          <w:rPr>
            <w:b/>
            <w:bCs/>
          </w:rPr>
          <w:t xml:space="preserve">Definition 19 (Singular value decomposition)</w:t>
        </w:r>
      </w:ins>
      <w:ins w:id="2007" w:author="PR Preview" w:date="2026-01-01T00:00:00Z">
        <w:r>
          <w:t xml:space="preserve"> </w:t>
        </w:r>
      </w:ins>
      <w:ins w:id="2008" w:author="PR Preview" w:date="2026-01-01T00:00:00Z">
        <w:r>
          <w:t xml:space="preserve">Let</w:t>
        </w:r>
      </w:ins>
      <w:ins w:id="200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10" w:author="PR Preview" w:date="2026-01-01T00:00:00Z">
        <w:r>
          <w:t xml:space="preserve"> </w:t>
        </w:r>
      </w:ins>
      <w:ins w:id="2011" w:author="PR Preview" w:date="2026-01-01T00:00:00Z">
        <w:r>
          <w:t xml:space="preserve">be an</w:t>
        </w:r>
      </w:ins>
      <w:ins w:id="20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013" w:author="PR Preview" w:date="2026-01-01T00:00:00Z">
        <w:r>
          <w:t xml:space="preserve"> </w:t>
        </w:r>
      </w:ins>
      <w:ins w:id="2014" w:author="PR Preview" w:date="2026-01-01T00:00:00Z">
        <w:r>
          <w:t xml:space="preserve">matrix with real entries</w:t>
        </w:r>
      </w:ins>
      <w:ins w:id="2015" w:author="PR Preview" w:date="2026-01-01T00:00:00Z">
        <w:r>
          <w:t xml:space="preserve"> </w:t>
        </w:r>
      </w:ins>
      <w:ins w:id="2016" w:author="PR Preview" w:date="2026-01-01T00:00:00Z">
        <w:r>
          <w:t xml:space="preserve">and</w:t>
        </w:r>
      </w:ins>
      <w:ins w:id="2017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ins w:id="2018" w:author="PR Preview" w:date="2026-01-01T00:00:00Z">
        <w:r>
          <w:t xml:space="preserve">.</w:t>
        </w:r>
      </w:ins>
      <w:ins w:id="2019" w:author="PR Preview" w:date="2026-01-01T00:00:00Z">
        <w:r>
          <w:t xml:space="preserve"> </w:t>
        </w:r>
      </w:ins>
      <w:ins w:id="2020" w:author="PR Preview" w:date="2026-01-01T00:00:00Z">
        <w:r>
          <w:t xml:space="preserve">A</w:t>
        </w:r>
      </w:ins>
      <w:ins w:id="2021" w:author="PR Preview" w:date="2026-01-01T00:00:00Z">
        <w:r>
          <w:t xml:space="preserve"> </w:t>
        </w:r>
      </w:ins>
      <w:ins w:id="2022" w:author="PR Preview" w:date="2026-01-01T00:00:00Z">
        <w:r>
          <w:rPr>
            <w:b/>
            <w:bCs/>
          </w:rPr>
          <w:t xml:space="preserve">singular value decomposition</w:t>
        </w:r>
      </w:ins>
      <w:ins w:id="2023" w:author="PR Preview" w:date="2026-01-01T00:00:00Z">
        <w:r>
          <w:t xml:space="preserve"> </w:t>
        </w:r>
      </w:ins>
      <w:ins w:id="2024" w:author="PR Preview" w:date="2026-01-01T00:00:00Z">
        <w:r>
          <w:t xml:space="preserve">(SVD) of</w:t>
        </w:r>
      </w:ins>
      <w:ins w:id="202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026" w:author="PR Preview" w:date="2026-01-01T00:00:00Z">
        <w:r>
          <w:t xml:space="preserve"> </w:t>
        </w:r>
      </w:ins>
      <w:ins w:id="2027" w:author="PR Preview" w:date="2026-01-01T00:00:00Z">
        <w:r>
          <w:t xml:space="preserve">is a factorization</w:t>
        </w:r>
      </w:ins>
      <w:ins w:id="202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029" w:author="PR Preview" w:date="2026-01-01T00:00:00Z">
        <w:r>
          <w:t xml:space="preserve"> </w:t>
        </w:r>
      </w:ins>
      <w:ins w:id="2030" w:author="PR Preview" w:date="2026-01-01T00:00:00Z">
        <w:r>
          <w:t xml:space="preserve">with</w:t>
        </w:r>
      </w:ins>
      <w:ins w:id="2031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32" w:author="PR Preview" w:date="2026-01-01T00:00:00Z">
        <w:r>
          <w:t xml:space="preserve">,</w:t>
        </w:r>
      </w:ins>
      <w:ins w:id="2033" w:author="PR Preview" w:date="2026-01-01T00:00:00Z">
        <w:r>
          <w:t xml:space="preserve"> </w:t>
        </w:r>
      </w:ins>
      <m:oMath>
        <m:r>
          <m:rPr>
            <m:sty m:val="bi"/>
          </m:rPr>
          <m:t>D</m:t>
        </m:r>
      </m:oMath>
      <w:ins w:id="2034" w:author="PR Preview" w:date="2026-01-01T00:00:00Z">
        <w:r>
          <w:t xml:space="preserve"> </w:t>
        </w:r>
      </w:ins>
      <w:ins w:id="2035" w:author="PR Preview" w:date="2026-01-01T00:00:00Z">
        <w:r>
          <w:t xml:space="preserve">and</w:t>
        </w:r>
      </w:ins>
      <w:ins w:id="2036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037" w:author="PR Preview" w:date="2026-01-01T00:00:00Z">
        <w:r>
          <w:t xml:space="preserve"> </w:t>
        </w:r>
      </w:ins>
      <w:ins w:id="2038" w:author="PR Preview" w:date="2026-01-01T00:00:00Z">
        <w:r>
          <w:t xml:space="preserve">as in</w:t>
        </w:r>
      </w:ins>
      <w:ins w:id="2039" w:author="PR Preview" w:date="2026-01-01T00:00:00Z">
        <w:r>
          <w:t xml:space="preserve"> </w:t>
        </w:r>
      </w:ins>
      <w:hyperlink w:anchor="thm-svd">
        <w:ins w:id="204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2041" w:author="PR Preview" w:date="2026-01-01T00:00:00Z">
        <w:r>
          <w:t xml:space="preserve">.</w:t>
        </w:r>
      </w:ins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del w:id="2042" w:author="PR Preview" w:date="2026-01-01T00:00:00Z">
        <w:r>
          <w:rPr>
            <w:b/>
            <w:bCs/>
          </w:rPr>
          <w:delText xml:space="preserve">Example 25 (An SVD of a</w:delText>
        </w:r>
      </w:del>
      <w:del w:id="2043" w:author="PR Preview" w:date="2026-01-01T00:00:00Z">
        <w:r>
          <w:rPr>
            <w:b/>
            <w:bCs/>
          </w:rPr>
          <w:delText xml:space="preserve"> </w:delText>
        </w:r>
      </w:del>
      <m:oMath>
        <m:r>
          <m:t>3</m:t>
        </m:r>
        <m:r>
          <m:rPr>
            <m:sty m:val="p"/>
          </m:rPr>
          <m:t>×</m:t>
        </m:r>
        <m:r>
          <m:t>2</m:t>
        </m:r>
      </m:oMath>
      <w:del w:id="2044" w:author="PR Preview" w:date="2026-01-01T00:00:00Z">
        <w:r>
          <w:rPr>
            <w:b/>
            <w:bCs/>
          </w:rPr>
          <w:delText xml:space="preserve"> </w:delText>
        </w:r>
      </w:del>
      <w:del w:id="2045" w:author="PR Preview" w:date="2026-01-01T00:00:00Z">
        <w:r>
          <w:rPr>
            <w:b/>
            <w:bCs/>
          </w:rPr>
          <w:delText xml:space="preserve">matrix)</w:delText>
        </w:r>
      </w:del>
      <w:del w:id="2046" w:author="PR Preview" w:date="2026-01-01T00:00:00Z">
        <w:r>
          <w:delText xml:space="preserve"> </w:delText>
        </w:r>
      </w:del>
      <w:del w:id="2047" w:author="PR Preview" w:date="2026-01-01T00:00:00Z">
        <w:r>
          <w:delText xml:space="preserve">Let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del w:id="2048" w:author="PR Preview" w:date="2026-01-01T00:00:00Z">
        <w:r>
          <w:delText xml:space="preserve"> </w:delText>
        </w:r>
      </w:del>
      <w:del w:id="2049" w:author="PR Preview" w:date="2026-01-01T00:00:00Z">
        <w:r>
          <w:delText xml:space="preserve">is the orthogonal matrix</w:delText>
        </w:r>
      </w:del>
      <w:del w:id="205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051" w:author="PR Preview" w:date="2026-01-01T00:00:00Z">
        <w:r>
          <w:delText xml:space="preserve"> </w:delText>
        </w:r>
      </w:del>
      <w:del w:id="2052" w:author="PR Preview" w:date="2026-01-01T00:00:00Z">
        <w:r>
          <w:delText xml:space="preserve">from</w:delText>
        </w:r>
      </w:del>
      <w:del w:id="2053" w:author="PR Preview" w:date="2026-01-01T00:00:00Z">
        <w:r>
          <w:delText xml:space="preserve"> </w:delText>
        </w:r>
      </w:del>
      <w:hyperlink w:anchor="exm-spectral">
        <w:del w:id="2054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055" w:author="PR Preview" w:date="2026-01-01T00:00:00Z">
        <w:r>
          <w:delText xml:space="preserve">.</w:delText>
        </w:r>
      </w:del>
      <w:del w:id="2056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057" w:author="PR Preview" w:date="2026-01-01T00:00:00Z">
        <w:r>
          <w:delText xml:space="preserve"> </w:delText>
        </w:r>
      </w:del>
      <w:del w:id="2058" w:author="PR Preview" w:date="2026-01-01T00:00:00Z">
        <w:r>
          <w:delText xml:space="preserve">is orthogonal too.</w:delText>
        </w:r>
      </w:del>
      <w:del w:id="2059" w:author="PR Preview" w:date="2026-01-01T00:00:00Z">
        <w:r>
          <w:delText xml:space="preserve"> </w:delText>
        </w:r>
      </w:del>
      <w:del w:id="2060" w:author="PR Preview" w:date="2026-01-01T00:00:00Z">
        <w:r>
          <w:delText xml:space="preserve">Entry</w:delText>
        </w:r>
      </w:del>
      <w:del w:id="206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062" w:author="PR Preview" w:date="2026-01-01T00:00:00Z">
        <w:r>
          <w:delText xml:space="preserve"> </w:delText>
        </w:r>
      </w:del>
      <w:del w:id="2063" w:author="PR Preview" w:date="2026-01-01T00:00:00Z">
        <w:r>
          <w:delText xml:space="preserve">of</w:delText>
        </w:r>
      </w:del>
      <w:del w:id="206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del w:id="2065" w:author="PR Preview" w:date="2026-01-01T00:00:00Z">
        <w:r>
          <w:delText xml:space="preserve"> </w:delText>
        </w:r>
      </w:del>
      <w:del w:id="2066" w:author="PR Preview" w:date="2026-01-01T00:00:00Z">
        <w:r>
          <w:delText xml:space="preserve">is the dot product of columns</w:delText>
        </w:r>
      </w:del>
      <w:del w:id="2067" w:author="PR Preview" w:date="2026-01-01T00:00:00Z">
        <w:r>
          <w:delText xml:space="preserve"> </w:delText>
        </w:r>
      </w:del>
      <m:oMath>
        <m:r>
          <m:t>i</m:t>
        </m:r>
      </m:oMath>
      <w:del w:id="2068" w:author="PR Preview" w:date="2026-01-01T00:00:00Z">
        <w:r>
          <w:delText xml:space="preserve"> </w:delText>
        </w:r>
      </w:del>
      <w:del w:id="2069" w:author="PR Preview" w:date="2026-01-01T00:00:00Z">
        <w:r>
          <w:delText xml:space="preserve">and</w:delText>
        </w:r>
      </w:del>
      <w:del w:id="2070" w:author="PR Preview" w:date="2026-01-01T00:00:00Z">
        <w:r>
          <w:delText xml:space="preserve"> </w:delText>
        </w:r>
      </w:del>
      <m:oMath>
        <m:r>
          <m:t>j</m:t>
        </m:r>
      </m:oMath>
      <w:del w:id="2071" w:author="PR Preview" w:date="2026-01-01T00:00:00Z">
        <w:r>
          <w:delText xml:space="preserve"> </w:delText>
        </w:r>
      </w:del>
      <w:del w:id="2072" w:author="PR Preview" w:date="2026-01-01T00:00:00Z">
        <w:r>
          <w:delText xml:space="preserve">of</w:delText>
        </w:r>
      </w:del>
      <w:del w:id="2073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074" w:author="PR Preview" w:date="2026-01-01T00:00:00Z">
        <w:r>
          <w:delText xml:space="preserve">,</w:delText>
        </w:r>
      </w:del>
      <w:del w:id="2075" w:author="PR Preview" w:date="2026-01-01T00:00:00Z">
        <w:r>
          <w:delText xml:space="preserve"> </w:delText>
        </w:r>
      </w:del>
      <w:del w:id="2076" w:author="PR Preview" w:date="2026-01-01T00:00:00Z">
        <w:r>
          <w:delText xml:space="preserve">and those columns are</w:delText>
        </w:r>
      </w:del>
      <w:del w:id="2077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2078" w:author="PR Preview" w:date="2026-01-01T00:00:00Z">
        <w:r>
          <w:delText xml:space="preserve">,</w:delText>
        </w:r>
      </w:del>
      <w:del w:id="2079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2080" w:author="PR Preview" w:date="2026-01-01T00:00:00Z">
        <w:r>
          <w:delText xml:space="preserve"> </w:delText>
        </w:r>
      </w:del>
      <w:del w:id="2081" w:author="PR Preview" w:date="2026-01-01T00:00:00Z">
        <w:r>
          <w:delText xml:space="preserve">and</w:delText>
        </w:r>
      </w:del>
      <w:del w:id="2082" w:author="PR Preview" w:date="2026-01-01T00:00:00Z">
        <w:r>
          <w:delText xml:space="preserve"> </w:delText>
        </w:r>
      </w:del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del w:id="2083" w:author="PR Preview" w:date="2026-01-01T00:00:00Z">
        <w:r>
          <w:delText xml:space="preserve">:</w:delText>
        </w:r>
      </w:del>
    </w:p>
    <w:p>
      <w:pPr>
        <w:pStyle w:val="BodyText"/>
      </w:pPr>
      <w:ins w:id="2084" w:author="PR Preview" w:date="2026-01-01T00:00:00Z">
        <w:r>
          <w:rPr>
            <w:b/>
            <w:bCs/>
          </w:rPr>
          <w:t xml:space="preserve">Example 27 (An SVD of a</w:t>
        </w:r>
      </w:ins>
      <w:ins w:id="2085" w:author="PR Preview" w:date="2026-01-01T00:00:00Z">
        <w:r>
          <w:rPr>
            <w:b/>
            <w:bCs/>
          </w:rPr>
          <w:t xml:space="preserve"> </w:t>
        </w:r>
      </w:ins>
      <m:oMath>
        <m:r>
          <m:t>3</m:t>
        </m:r>
        <m:r>
          <m:rPr>
            <m:sty m:val="p"/>
          </m:rPr>
          <m:t>×</m:t>
        </m:r>
        <m:r>
          <m:t>2</m:t>
        </m:r>
      </m:oMath>
      <w:ins w:id="2086" w:author="PR Preview" w:date="2026-01-01T00:00:00Z">
        <w:r>
          <w:rPr>
            <w:b/>
            <w:bCs/>
          </w:rPr>
          <w:t xml:space="preserve"> </w:t>
        </w:r>
      </w:ins>
      <w:ins w:id="2087" w:author="PR Preview" w:date="2026-01-01T00:00:00Z">
        <w:r>
          <w:rPr>
            <w:b/>
            <w:bCs/>
          </w:rPr>
          <w:t xml:space="preserve">matrix)</w:t>
        </w:r>
      </w:ins>
      <w:ins w:id="2088" w:author="PR Preview" w:date="2026-01-01T00:00:00Z">
        <w:r>
          <w:t xml:space="preserve"> </w:t>
        </w:r>
      </w:ins>
      <w:ins w:id="2089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ins w:id="2090" w:author="PR Preview" w:date="2026-01-01T00:00:00Z">
        <w:r>
          <w:t xml:space="preserve"> </w:t>
        </w:r>
      </w:ins>
      <w:ins w:id="2091" w:author="PR Preview" w:date="2026-01-01T00:00:00Z">
        <w:r>
          <w:t xml:space="preserve">is the orthogonal matrix</w:t>
        </w:r>
      </w:ins>
      <w:ins w:id="209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093" w:author="PR Preview" w:date="2026-01-01T00:00:00Z">
        <w:r>
          <w:t xml:space="preserve"> </w:t>
        </w:r>
      </w:ins>
      <w:ins w:id="2094" w:author="PR Preview" w:date="2026-01-01T00:00:00Z">
        <w:r>
          <w:t xml:space="preserve">from</w:t>
        </w:r>
      </w:ins>
      <w:ins w:id="2095" w:author="PR Preview" w:date="2026-01-01T00:00:00Z">
        <w:r>
          <w:t xml:space="preserve"> </w:t>
        </w:r>
      </w:ins>
      <w:hyperlink w:anchor="exm-spectral">
        <w:ins w:id="2096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097" w:author="PR Preview" w:date="2026-01-01T00:00:00Z">
        <w:r>
          <w:t xml:space="preserve">.</w:t>
        </w:r>
      </w:ins>
      <w:ins w:id="2098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099" w:author="PR Preview" w:date="2026-01-01T00:00:00Z">
        <w:r>
          <w:t xml:space="preserve"> </w:t>
        </w:r>
      </w:ins>
      <w:ins w:id="2100" w:author="PR Preview" w:date="2026-01-01T00:00:00Z">
        <w:r>
          <w:t xml:space="preserve">is orthogonal too.</w:t>
        </w:r>
      </w:ins>
      <w:ins w:id="2101" w:author="PR Preview" w:date="2026-01-01T00:00:00Z">
        <w:r>
          <w:t xml:space="preserve"> </w:t>
        </w:r>
      </w:ins>
      <w:ins w:id="2102" w:author="PR Preview" w:date="2026-01-01T00:00:00Z">
        <w:r>
          <w:t xml:space="preserve">Entry</w:t>
        </w:r>
      </w:ins>
      <w:ins w:id="210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04" w:author="PR Preview" w:date="2026-01-01T00:00:00Z">
        <w:r>
          <w:t xml:space="preserve"> </w:t>
        </w:r>
      </w:ins>
      <w:ins w:id="2105" w:author="PR Preview" w:date="2026-01-01T00:00:00Z">
        <w:r>
          <w:t xml:space="preserve">of</w:t>
        </w:r>
      </w:ins>
      <w:ins w:id="2106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ins w:id="2107" w:author="PR Preview" w:date="2026-01-01T00:00:00Z">
        <w:r>
          <w:t xml:space="preserve"> </w:t>
        </w:r>
      </w:ins>
      <w:ins w:id="2108" w:author="PR Preview" w:date="2026-01-01T00:00:00Z">
        <w:r>
          <w:t xml:space="preserve">is the dot product of columns</w:t>
        </w:r>
      </w:ins>
      <w:ins w:id="2109" w:author="PR Preview" w:date="2026-01-01T00:00:00Z">
        <w:r>
          <w:t xml:space="preserve"> </w:t>
        </w:r>
      </w:ins>
      <m:oMath>
        <m:r>
          <m:t>i</m:t>
        </m:r>
      </m:oMath>
      <w:ins w:id="2110" w:author="PR Preview" w:date="2026-01-01T00:00:00Z">
        <w:r>
          <w:t xml:space="preserve"> </w:t>
        </w:r>
      </w:ins>
      <w:ins w:id="2111" w:author="PR Preview" w:date="2026-01-01T00:00:00Z">
        <w:r>
          <w:t xml:space="preserve">and</w:t>
        </w:r>
      </w:ins>
      <w:ins w:id="2112" w:author="PR Preview" w:date="2026-01-01T00:00:00Z">
        <w:r>
          <w:t xml:space="preserve"> </w:t>
        </w:r>
      </w:ins>
      <m:oMath>
        <m:r>
          <m:t>j</m:t>
        </m:r>
      </m:oMath>
      <w:ins w:id="2113" w:author="PR Preview" w:date="2026-01-01T00:00:00Z">
        <w:r>
          <w:t xml:space="preserve"> </w:t>
        </w:r>
      </w:ins>
      <w:ins w:id="2114" w:author="PR Preview" w:date="2026-01-01T00:00:00Z">
        <w:r>
          <w:t xml:space="preserve">of</w:t>
        </w:r>
      </w:ins>
      <w:ins w:id="211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116" w:author="PR Preview" w:date="2026-01-01T00:00:00Z">
        <w:r>
          <w:t xml:space="preserve">,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and those columns are</w:t>
        </w:r>
      </w:ins>
      <w:ins w:id="2119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2120" w:author="PR Preview" w:date="2026-01-01T00:00:00Z">
        <w:r>
          <w:t xml:space="preserve">,</w:t>
        </w:r>
      </w:ins>
      <w:ins w:id="2121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and</w:t>
        </w:r>
      </w:ins>
      <w:ins w:id="2124" w:author="PR Preview" w:date="2026-01-01T00:00:00Z">
        <w:r>
          <w:t xml:space="preserve"> </w:t>
        </w:r>
      </w:ins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ins w:id="21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del w:id="2126" w:author="PR Preview" w:date="2026-01-01T00:00:00Z">
        <w:r>
          <w:rPr>
            <w:i/>
            <w:iCs/>
          </w:rPr>
          <w:delText xml:space="preserve">Remark 15</w:delText>
        </w:r>
      </w:del>
      <w:del w:id="2127" w:author="PR Preview" w:date="2026-01-01T00:00:00Z">
        <w:r>
          <w:delText xml:space="preserve"> (An SVD is not unique). </w:delText>
        </w:r>
      </w:del>
      <w:del w:id="2128" w:author="PR Preview" w:date="2026-01-01T00:00:00Z">
        <w:r>
          <w:delText xml:space="preserve">An SVD is not unique</w:delText>
        </w:r>
      </w:del>
      <w:del w:id="2129" w:author="PR Preview" w:date="2026-01-01T00:00:00Z">
        <w:r>
          <w:delText xml:space="preserve"> </w:delText>
        </w:r>
      </w:del>
      <w:del w:id="2130" w:author="PR Preview" w:date="2026-01-01T00:00:00Z">
        <w:r>
          <w:delText xml:space="preserve">(Banerjee and Roy 2014, chap. 12, Examples 12.2 and 12.3, p. 378)</w:delText>
        </w:r>
      </w:del>
      <w:del w:id="2131" w:author="PR Preview" w:date="2026-01-01T00:00:00Z">
        <w:r>
          <w:delText xml:space="preserve">.</w:delText>
        </w:r>
      </w:del>
      <w:del w:id="2132" w:author="PR Preview" w:date="2026-01-01T00:00:00Z">
        <w:r>
          <w:delText xml:space="preserve"> </w:delText>
        </w:r>
      </w:del>
      <w:del w:id="2133" w:author="PR Preview" w:date="2026-01-01T00:00:00Z">
        <w:r>
          <w:delText xml:space="preserve">For any</w:delText>
        </w:r>
      </w:del>
      <w:del w:id="2134" w:author="PR Preview" w:date="2026-01-01T00:00:00Z">
        <w:r>
          <w:delText xml:space="preserve"> </w:delText>
        </w:r>
      </w:del>
      <m:oMath>
        <m:r>
          <m:t>i</m:t>
        </m:r>
        <m:r>
          <m:rPr>
            <m:sty m:val="p"/>
          </m:rPr>
          <m:t>≤</m:t>
        </m:r>
        <m:r>
          <m:t>r</m:t>
        </m:r>
      </m:oMath>
      <w:del w:id="2135" w:author="PR Preview" w:date="2026-01-01T00:00:00Z">
        <w:r>
          <w:delText xml:space="preserve">,</w:delText>
        </w:r>
      </w:del>
      <w:del w:id="2136" w:author="PR Preview" w:date="2026-01-01T00:00:00Z">
        <w:r>
          <w:delText xml:space="preserve"> </w:delText>
        </w:r>
      </w:del>
      <w:del w:id="2137" w:author="PR Preview" w:date="2026-01-01T00:00:00Z">
        <w:r>
          <w:delText xml:space="preserve">multiplying column</w:delText>
        </w:r>
      </w:del>
      <w:del w:id="2138" w:author="PR Preview" w:date="2026-01-01T00:00:00Z">
        <w:r>
          <w:delText xml:space="preserve"> </w:delText>
        </w:r>
      </w:del>
      <m:oMath>
        <m:r>
          <m:t>i</m:t>
        </m:r>
      </m:oMath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of both</w:delText>
        </w:r>
      </w:del>
      <w:del w:id="214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and</w:delText>
        </w:r>
      </w:del>
      <w:del w:id="214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145" w:author="PR Preview" w:date="2026-01-01T00:00:00Z">
        <w:r>
          <w:delText xml:space="preserve"> </w:delText>
        </w:r>
      </w:del>
      <w:del w:id="2146" w:author="PR Preview" w:date="2026-01-01T00:00:00Z">
        <w:r>
          <w:delText xml:space="preserve">by</w:delText>
        </w:r>
      </w:del>
      <w:del w:id="214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gives another one.</w:delText>
        </w:r>
      </w:del>
      <w:del w:id="2150" w:author="PR Preview" w:date="2026-01-01T00:00:00Z">
        <w:r>
          <w:delText xml:space="preserve"> </w:delText>
        </w:r>
      </w:del>
      <w:del w:id="2151" w:author="PR Preview" w:date="2026-01-01T00:00:00Z">
        <w:r>
          <w:delText xml:space="preserve">The singular values do not depend on which SVD is chosen</w:delText>
        </w:r>
      </w:del>
      <w:del w:id="2152" w:author="PR Preview" w:date="2026-01-01T00:00:00Z">
        <w:r>
          <w:delText xml:space="preserve"> </w:delText>
        </w:r>
      </w:del>
      <w:del w:id="2153" w:author="PR Preview" w:date="2026-01-01T00:00:00Z">
        <w:r>
          <w:delText xml:space="preserve">(Banerjee and Roy 2014, chap. 12, pp. 371 and 378)</w:delText>
        </w:r>
      </w:del>
      <w:del w:id="2154" w:author="PR Preview" w:date="2026-01-01T00:00:00Z">
        <w:r>
          <w:delText xml:space="preserve">.</w:delText>
        </w:r>
      </w:del>
    </w:p>
    <w:p>
      <w:pPr>
        <w:pStyle w:val="BodyText"/>
      </w:pPr>
      <w:del w:id="2155" w:author="PR Preview" w:date="2026-01-01T00:00:00Z">
        <w:r>
          <w:delText xml:space="preserve">For example, in</w:delText>
        </w:r>
      </w:del>
      <w:del w:id="2156" w:author="PR Preview" w:date="2026-01-01T00:00:00Z">
        <w:r>
          <w:delText xml:space="preserve"> </w:delText>
        </w:r>
      </w:del>
      <w:hyperlink w:anchor="exm-svd">
        <w:del w:id="2157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158" w:author="PR Preview" w:date="2026-01-01T00:00:00Z">
        <w:r>
          <w:delText xml:space="preserve">,</w:delText>
        </w:r>
      </w:del>
      <w:del w:id="2159" w:author="PR Preview" w:date="2026-01-01T00:00:00Z">
        <w:r>
          <w:delText xml:space="preserve"> </w:delText>
        </w:r>
      </w:del>
      <w:del w:id="2160" w:author="PR Preview" w:date="2026-01-01T00:00:00Z">
        <w:r>
          <w:delText xml:space="preserve">multiplying the first columns of</w:delText>
        </w:r>
      </w:del>
      <w:del w:id="2161" w:author="PR Preview" w:date="2026-01-01T00:00:00Z">
        <w:r>
          <w:delText xml:space="preserve"> </w:delText>
        </w:r>
      </w:del>
      <m:oMath>
        <m:r>
          <m:rPr>
            <m:sty m:val="bi"/>
          </m:rPr>
          <m:t>U</m:t>
        </m:r>
      </m:oMath>
      <w:del w:id="2162" w:author="PR Preview" w:date="2026-01-01T00:00:00Z">
        <w:r>
          <w:delText xml:space="preserve"> </w:delText>
        </w:r>
      </w:del>
      <w:del w:id="2163" w:author="PR Preview" w:date="2026-01-01T00:00:00Z">
        <w:r>
          <w:delText xml:space="preserve">and</w:delText>
        </w:r>
      </w:del>
      <w:del w:id="2164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165" w:author="PR Preview" w:date="2026-01-01T00:00:00Z">
        <w:r>
          <w:delText xml:space="preserve"> </w:delText>
        </w:r>
      </w:del>
      <w:del w:id="2166" w:author="PR Preview" w:date="2026-01-01T00:00:00Z">
        <w:r>
          <w:delText xml:space="preserve">by</w:delText>
        </w:r>
      </w:del>
      <w:del w:id="2167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2168" w:author="PR Preview" w:date="2026-01-01T00:00:00Z">
        <w:r>
          <w:delText xml:space="preserve"> </w:delText>
        </w:r>
      </w:del>
      <w:del w:id="2169" w:author="PR Preview" w:date="2026-01-01T00:00:00Z">
        <w:r>
          <w:delText xml:space="preserve">gives</w:delText>
        </w:r>
      </w:del>
    </w:p>
    <w:p>
      <w:pPr>
        <w:pStyle w:val="BodyText"/>
      </w:pPr>
      <w:ins w:id="2170" w:author="PR Preview" w:date="2026-01-01T00:00:00Z">
        <w:r>
          <w:rPr>
            <w:i/>
            <w:iCs/>
          </w:rPr>
          <w:t xml:space="preserve">Remark 16</w:t>
        </w:r>
      </w:ins>
      <w:ins w:id="2171" w:author="PR Preview" w:date="2026-01-01T00:00:00Z">
        <w:r>
          <w:t xml:space="preserve"> (An SVD is not unique). </w:t>
        </w:r>
      </w:ins>
      <w:ins w:id="2172" w:author="PR Preview" w:date="2026-01-01T00:00:00Z">
        <w:r>
          <w:t xml:space="preserve">An SVD is not unique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(Banerjee and Roy 2014, chap. 12, Examples 12.2 and 12.3, p. 378)</w:t>
        </w:r>
      </w:ins>
      <w:ins w:id="2175" w:author="PR Preview" w:date="2026-01-01T00:00:00Z">
        <w:r>
          <w:t xml:space="preserve">.</w:t>
        </w:r>
      </w:ins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For any</w:t>
        </w:r>
      </w:ins>
      <w:ins w:id="2178" w:author="PR Preview" w:date="2026-01-01T00:00:00Z">
        <w:r>
          <w:t xml:space="preserve"> </w:t>
        </w:r>
      </w:ins>
      <m:oMath>
        <m:r>
          <m:t>i</m:t>
        </m:r>
        <m:r>
          <m:rPr>
            <m:sty m:val="p"/>
          </m:rPr>
          <m:t>≤</m:t>
        </m:r>
        <m:r>
          <m:t>r</m:t>
        </m:r>
      </m:oMath>
      <w:ins w:id="2179" w:author="PR Preview" w:date="2026-01-01T00:00:00Z">
        <w:r>
          <w:t xml:space="preserve">,</w:t>
        </w:r>
      </w:ins>
      <w:ins w:id="2180" w:author="PR Preview" w:date="2026-01-01T00:00:00Z">
        <w:r>
          <w:t xml:space="preserve"> </w:t>
        </w:r>
      </w:ins>
      <w:ins w:id="2181" w:author="PR Preview" w:date="2026-01-01T00:00:00Z">
        <w:r>
          <w:t xml:space="preserve">multiplying column</w:t>
        </w:r>
      </w:ins>
      <w:ins w:id="2182" w:author="PR Preview" w:date="2026-01-01T00:00:00Z">
        <w:r>
          <w:t xml:space="preserve"> </w:t>
        </w:r>
      </w:ins>
      <m:oMath>
        <m:r>
          <m:t>i</m:t>
        </m:r>
      </m:oMath>
      <w:ins w:id="2183" w:author="PR Preview" w:date="2026-01-01T00:00:00Z">
        <w:r>
          <w:t xml:space="preserve"> </w:t>
        </w:r>
      </w:ins>
      <w:ins w:id="2184" w:author="PR Preview" w:date="2026-01-01T00:00:00Z">
        <w:r>
          <w:t xml:space="preserve">of both</w:t>
        </w:r>
      </w:ins>
      <w:ins w:id="218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and</w:t>
        </w:r>
      </w:ins>
      <w:ins w:id="218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189" w:author="PR Preview" w:date="2026-01-01T00:00:00Z">
        <w:r>
          <w:t xml:space="preserve"> </w:t>
        </w:r>
      </w:ins>
      <w:ins w:id="2190" w:author="PR Preview" w:date="2026-01-01T00:00:00Z">
        <w:r>
          <w:t xml:space="preserve">by</w:t>
        </w:r>
      </w:ins>
      <w:ins w:id="219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192" w:author="PR Preview" w:date="2026-01-01T00:00:00Z">
        <w:r>
          <w:t xml:space="preserve"> </w:t>
        </w:r>
      </w:ins>
      <w:ins w:id="2193" w:author="PR Preview" w:date="2026-01-01T00:00:00Z">
        <w:r>
          <w:t xml:space="preserve">gives another one.</w:t>
        </w:r>
      </w:ins>
      <w:ins w:id="2194" w:author="PR Preview" w:date="2026-01-01T00:00:00Z">
        <w:r>
          <w:t xml:space="preserve"> </w:t>
        </w:r>
      </w:ins>
      <w:ins w:id="2195" w:author="PR Preview" w:date="2026-01-01T00:00:00Z">
        <w:r>
          <w:t xml:space="preserve">The singular values do not depend on which SVD is chosen</w:t>
        </w:r>
      </w:ins>
      <w:ins w:id="2196" w:author="PR Preview" w:date="2026-01-01T00:00:00Z">
        <w:r>
          <w:t xml:space="preserve"> </w:t>
        </w:r>
      </w:ins>
      <w:ins w:id="2197" w:author="PR Preview" w:date="2026-01-01T00:00:00Z">
        <w:r>
          <w:t xml:space="preserve">(Banerjee and Roy 2014, chap. 12, pp. 371 and 378)</w:t>
        </w:r>
      </w:ins>
      <w:ins w:id="2198" w:author="PR Preview" w:date="2026-01-01T00:00:00Z">
        <w:r>
          <w:t xml:space="preserve">.</w:t>
        </w:r>
      </w:ins>
    </w:p>
    <w:p>
      <w:pPr>
        <w:pStyle w:val="BodyText"/>
      </w:pPr>
      <w:ins w:id="2199" w:author="PR Preview" w:date="2026-01-01T00:00:00Z">
        <w:r>
          <w:t xml:space="preserve">For example, in</w:t>
        </w:r>
      </w:ins>
      <w:ins w:id="2200" w:author="PR Preview" w:date="2026-01-01T00:00:00Z">
        <w:r>
          <w:t xml:space="preserve"> </w:t>
        </w:r>
      </w:ins>
      <w:hyperlink w:anchor="exm-svd">
        <w:ins w:id="2201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202" w:author="PR Preview" w:date="2026-01-01T00:00:00Z">
        <w:r>
          <w:t xml:space="preserve">,</w:t>
        </w:r>
      </w:ins>
      <w:ins w:id="2203" w:author="PR Preview" w:date="2026-01-01T00:00:00Z">
        <w:r>
          <w:t xml:space="preserve"> </w:t>
        </w:r>
      </w:ins>
      <w:ins w:id="2204" w:author="PR Preview" w:date="2026-01-01T00:00:00Z">
        <w:r>
          <w:t xml:space="preserve">multiplying the first columns of</w:t>
        </w:r>
      </w:ins>
      <w:ins w:id="2205" w:author="PR Preview" w:date="2026-01-01T00:00:00Z">
        <w:r>
          <w:t xml:space="preserve"> </w:t>
        </w:r>
      </w:ins>
      <m:oMath>
        <m:r>
          <m:rPr>
            <m:sty m:val="bi"/>
          </m:rPr>
          <m:t>U</m:t>
        </m:r>
      </m:oMath>
      <w:ins w:id="2206" w:author="PR Preview" w:date="2026-01-01T00:00:00Z">
        <w:r>
          <w:t xml:space="preserve"> </w:t>
        </w:r>
      </w:ins>
      <w:ins w:id="2207" w:author="PR Preview" w:date="2026-01-01T00:00:00Z">
        <w:r>
          <w:t xml:space="preserve">and</w:t>
        </w:r>
      </w:ins>
      <w:ins w:id="2208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209" w:author="PR Preview" w:date="2026-01-01T00:00:00Z">
        <w:r>
          <w:t xml:space="preserve"> </w:t>
        </w:r>
      </w:ins>
      <w:ins w:id="2210" w:author="PR Preview" w:date="2026-01-01T00:00:00Z">
        <w:r>
          <w:t xml:space="preserve">by</w:t>
        </w:r>
      </w:ins>
      <w:ins w:id="2211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2212" w:author="PR Preview" w:date="2026-01-01T00:00:00Z">
        <w:r>
          <w:t xml:space="preserve"> </w:t>
        </w:r>
      </w:ins>
      <w:ins w:id="2213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del w:id="2214" w:author="PR Preview" w:date="2026-01-01T00:00:00Z">
        <w:r>
          <w:rPr>
            <w:i/>
            <w:iCs/>
          </w:rPr>
          <w:delText xml:space="preserve">Remark 16</w:delText>
        </w:r>
      </w:del>
      <w:del w:id="2215" w:author="PR Preview" w:date="2026-01-01T00:00:00Z">
        <w:r>
          <w:delText xml:space="preserve"> (Counting zero singular values). </w:delText>
        </w:r>
      </w:del>
      <w:del w:id="2216" w:author="PR Preview" w:date="2026-01-01T00:00:00Z">
        <w:r>
          <w:delText xml:space="preserve">Some texts, and R’s</w:delText>
        </w:r>
      </w:del>
      <w:del w:id="2217" w:author="PR Preview" w:date="2026-01-01T00:00:00Z">
        <w:r>
          <w:delText xml:space="preserve"> </w:delText>
        </w:r>
      </w:del>
      <w:del w:id="2218" w:author="PR Preview" w:date="2026-01-01T00:00:00Z">
        <w:r>
          <w:rPr>
            <w:rStyle w:val="VerbatimChar"/>
          </w:rPr>
          <w:delText xml:space="preserve">svd()</w:delText>
        </w:r>
      </w:del>
      <w:del w:id="2219" w:author="PR Preview" w:date="2026-01-01T00:00:00Z">
        <w:r>
          <w:delText xml:space="preserve">,</w:delText>
        </w:r>
      </w:del>
      <w:del w:id="2220" w:author="PR Preview" w:date="2026-01-01T00:00:00Z">
        <w:r>
          <w:delText xml:space="preserve"> </w:delText>
        </w:r>
      </w:del>
      <w:del w:id="2221" w:author="PR Preview" w:date="2026-01-01T00:00:00Z">
        <w:r>
          <w:delText xml:space="preserve">also count</w:delText>
        </w:r>
      </w:del>
      <w:del w:id="222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del w:id="2223" w:author="PR Preview" w:date="2026-01-01T00:00:00Z">
        <w:r>
          <w:delText xml:space="preserve"> </w:delText>
        </w:r>
      </w:del>
      <w:del w:id="2224" w:author="PR Preview" w:date="2026-01-01T00:00:00Z">
        <w:r>
          <w:delText xml:space="preserve">singular values equal to</w:delText>
        </w:r>
      </w:del>
      <w:del w:id="2225" w:author="PR Preview" w:date="2026-01-01T00:00:00Z">
        <w:r>
          <w:delText xml:space="preserve"> </w:delText>
        </w:r>
      </w:del>
      <m:oMath>
        <m:r>
          <m:t>0</m:t>
        </m:r>
      </m:oMath>
      <w:del w:id="2226" w:author="PR Preview" w:date="2026-01-01T00:00:00Z">
        <w:r>
          <w:delText xml:space="preserve">,</w:delText>
        </w:r>
      </w:del>
      <w:del w:id="2227" w:author="PR Preview" w:date="2026-01-01T00:00:00Z">
        <w:r>
          <w:delText xml:space="preserve"> </w:delText>
        </w:r>
      </w:del>
      <w:del w:id="2228" w:author="PR Preview" w:date="2026-01-01T00:00:00Z">
        <w:r>
          <w:delText xml:space="preserve">so that every</w:delText>
        </w:r>
      </w:del>
      <w:del w:id="2229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230" w:author="PR Preview" w:date="2026-01-01T00:00:00Z">
        <w:r>
          <w:delText xml:space="preserve"> </w:delText>
        </w:r>
      </w:del>
      <w:del w:id="2231" w:author="PR Preview" w:date="2026-01-01T00:00:00Z">
        <w:r>
          <w:delText xml:space="preserve">matrix has</w:delText>
        </w:r>
      </w:del>
      <w:del w:id="2232" w:author="PR Preview" w:date="2026-01-01T00:00:00Z">
        <w:r>
          <w:delText xml:space="preserve"> </w:delText>
        </w:r>
      </w:del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del w:id="2233" w:author="PR Preview" w:date="2026-01-01T00:00:00Z">
        <w:r>
          <w:delText xml:space="preserve"> </w:delText>
        </w:r>
      </w:del>
      <w:del w:id="2234" w:author="PR Preview" w:date="2026-01-01T00:00:00Z">
        <w:r>
          <w:delText xml:space="preserve">singular values.</w:delText>
        </w:r>
      </w:del>
    </w:p>
    <w:p>
      <w:pPr>
        <w:pStyle w:val="BodyText"/>
      </w:pPr>
      <w:ins w:id="2235" w:author="PR Preview" w:date="2026-01-01T00:00:00Z">
        <w:r>
          <w:rPr>
            <w:i/>
            <w:iCs/>
          </w:rPr>
          <w:t xml:space="preserve">Remark 17</w:t>
        </w:r>
      </w:ins>
      <w:ins w:id="2236" w:author="PR Preview" w:date="2026-01-01T00:00:00Z">
        <w:r>
          <w:t xml:space="preserve"> (Counting zero singular values). </w:t>
        </w:r>
      </w:ins>
      <w:ins w:id="2237" w:author="PR Preview" w:date="2026-01-01T00:00:00Z">
        <w:r>
          <w:t xml:space="preserve">Some texts, and R’s</w:t>
        </w:r>
      </w:ins>
      <w:ins w:id="2238" w:author="PR Preview" w:date="2026-01-01T00:00:00Z">
        <w:r>
          <w:t xml:space="preserve"> </w:t>
        </w:r>
      </w:ins>
      <w:ins w:id="2239" w:author="PR Preview" w:date="2026-01-01T00:00:00Z">
        <w:r>
          <w:rPr>
            <w:rStyle w:val="VerbatimChar"/>
          </w:rPr>
          <w:t xml:space="preserve">svd()</w:t>
        </w:r>
      </w:ins>
      <w:ins w:id="2240" w:author="PR Preview" w:date="2026-01-01T00:00:00Z">
        <w:r>
          <w:t xml:space="preserve">,</w:t>
        </w:r>
      </w:ins>
      <w:ins w:id="2241" w:author="PR Preview" w:date="2026-01-01T00:00:00Z">
        <w:r>
          <w:t xml:space="preserve"> </w:t>
        </w:r>
      </w:ins>
      <w:ins w:id="2242" w:author="PR Preview" w:date="2026-01-01T00:00:00Z">
        <w:r>
          <w:t xml:space="preserve">also count</w:t>
        </w:r>
      </w:ins>
      <w:ins w:id="224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ins w:id="2244" w:author="PR Preview" w:date="2026-01-01T00:00:00Z">
        <w:r>
          <w:t xml:space="preserve"> </w:t>
        </w:r>
      </w:ins>
      <w:ins w:id="2245" w:author="PR Preview" w:date="2026-01-01T00:00:00Z">
        <w:r>
          <w:t xml:space="preserve">singular values equal to</w:t>
        </w:r>
      </w:ins>
      <w:ins w:id="2246" w:author="PR Preview" w:date="2026-01-01T00:00:00Z">
        <w:r>
          <w:t xml:space="preserve"> </w:t>
        </w:r>
      </w:ins>
      <m:oMath>
        <m:r>
          <m:t>0</m:t>
        </m:r>
      </m:oMath>
      <w:ins w:id="2247" w:author="PR Preview" w:date="2026-01-01T00:00:00Z">
        <w:r>
          <w:t xml:space="preserve">,</w:t>
        </w:r>
      </w:ins>
      <w:ins w:id="2248" w:author="PR Preview" w:date="2026-01-01T00:00:00Z">
        <w:r>
          <w:t xml:space="preserve"> </w:t>
        </w:r>
      </w:ins>
      <w:ins w:id="2249" w:author="PR Preview" w:date="2026-01-01T00:00:00Z">
        <w:r>
          <w:t xml:space="preserve">so that every</w:t>
        </w:r>
      </w:ins>
      <w:ins w:id="225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251" w:author="PR Preview" w:date="2026-01-01T00:00:00Z">
        <w:r>
          <w:t xml:space="preserve"> </w:t>
        </w:r>
      </w:ins>
      <w:ins w:id="2252" w:author="PR Preview" w:date="2026-01-01T00:00:00Z">
        <w:r>
          <w:t xml:space="preserve">matrix has</w:t>
        </w:r>
      </w:ins>
      <w:ins w:id="2253" w:author="PR Preview" w:date="2026-01-01T00:00:00Z">
        <w:r>
          <w:t xml:space="preserve"> </w:t>
        </w:r>
      </w:ins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ins w:id="2254" w:author="PR Preview" w:date="2026-01-01T00:00:00Z">
        <w:r>
          <w:t xml:space="preserve"> </w:t>
        </w:r>
      </w:ins>
      <w:ins w:id="2255" w:author="PR Preview" w:date="2026-01-01T00:00:00Z">
        <w:r>
          <w:t xml:space="preserve">singular values.</w:t>
        </w:r>
      </w:ins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del w:id="2256" w:author="PR Preview" w:date="2026-01-01T00:00:00Z">
        <w:r>
          <w:rPr>
            <w:b/>
            <w:bCs/>
          </w:rPr>
          <w:delText xml:space="preserve">Theorem 13 (An SVD gives an eigendecomposition of</w:delText>
        </w:r>
      </w:del>
      <w:del w:id="2257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258" w:author="PR Preview" w:date="2026-01-01T00:00:00Z">
        <w:r>
          <w:rPr>
            <w:b/>
            <w:bCs/>
          </w:rPr>
          <w:delText xml:space="preserve">)</w:delText>
        </w:r>
      </w:del>
      <w:del w:id="2259" w:author="PR Preview" w:date="2026-01-01T00:00:00Z">
        <w:r>
          <w:delText xml:space="preserve"> </w:delText>
        </w:r>
      </w:del>
      <w:del w:id="2260" w:author="PR Preview" w:date="2026-01-01T00:00:00Z">
        <w:r>
          <w:delText xml:space="preserve">Let</w:delText>
        </w:r>
      </w:del>
      <w:del w:id="226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62" w:author="PR Preview" w:date="2026-01-01T00:00:00Z">
        <w:r>
          <w:delText xml:space="preserve"> </w:delText>
        </w:r>
      </w:del>
      <w:del w:id="2263" w:author="PR Preview" w:date="2026-01-01T00:00:00Z">
        <w:r>
          <w:delText xml:space="preserve">be a singular value decomposition (</w:delText>
        </w:r>
      </w:del>
      <w:hyperlink w:anchor="def-svd">
        <w:del w:id="2264" w:author="PR Preview" w:date="2026-01-01T00:00:00Z">
          <w:r>
            <w:rPr>
              <w:rStyle w:val="Hyperlink"/>
            </w:rPr>
            <w:delText xml:space="preserve">Definition 19</w:delText>
          </w:r>
        </w:del>
      </w:hyperlink>
      <w:del w:id="2265" w:author="PR Preview" w:date="2026-01-01T00:00:00Z">
        <w:r>
          <w:delText xml:space="preserve">) of an</w:delText>
        </w:r>
      </w:del>
      <w:del w:id="2266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2267" w:author="PR Preview" w:date="2026-01-01T00:00:00Z">
        <w:r>
          <w:delText xml:space="preserve"> </w:delText>
        </w:r>
      </w:del>
      <w:del w:id="2268" w:author="PR Preview" w:date="2026-01-01T00:00:00Z">
        <w:r>
          <w:delText xml:space="preserve">matrix</w:delText>
        </w:r>
      </w:del>
      <w:del w:id="226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270" w:author="PR Preview" w:date="2026-01-01T00:00:00Z">
        <w:r>
          <w:delText xml:space="preserve"> </w:delText>
        </w:r>
      </w:del>
      <w:del w:id="2271" w:author="PR Preview" w:date="2026-01-01T00:00:00Z">
        <w:r>
          <w:delText xml:space="preserve">with singular values</w:delText>
        </w:r>
      </w:del>
      <w:del w:id="2272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del w:id="2273" w:author="PR Preview" w:date="2026-01-01T00:00:00Z">
        <w:r>
          <w:delText xml:space="preserve">.</w:delText>
        </w:r>
      </w:del>
      <w:del w:id="2274" w:author="PR Preview" w:date="2026-01-01T00:00:00Z">
        <w:r>
          <w:delText xml:space="preserve"> </w:delText>
        </w:r>
      </w:del>
      <w:del w:id="2275" w:author="PR Preview" w:date="2026-01-01T00:00:00Z">
        <w:r>
          <w:delText xml:space="preserve">Then</w:delText>
        </w:r>
      </w:del>
      <w:del w:id="2276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is symmetric (</w:delText>
        </w:r>
      </w:del>
      <w:hyperlink w:anchor="def-symmetric-matrix">
        <w:del w:id="2279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2280" w:author="PR Preview" w:date="2026-01-01T00:00:00Z">
        <w:r>
          <w:delText xml:space="preserve">), and</w:delText>
        </w:r>
      </w:del>
    </w:p>
    <w:p>
      <w:pPr>
        <w:pStyle w:val="BodyText"/>
      </w:pPr>
      <w:ins w:id="2281" w:author="PR Preview" w:date="2026-01-01T00:00:00Z">
        <w:r>
          <w:rPr>
            <w:b/>
            <w:bCs/>
          </w:rPr>
          <w:t xml:space="preserve">Theorem 14 (An SVD gives an eigendecomposition of</w:t>
        </w:r>
      </w:ins>
      <w:ins w:id="2282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283" w:author="PR Preview" w:date="2026-01-01T00:00:00Z">
        <w:r>
          <w:rPr>
            <w:b/>
            <w:bCs/>
          </w:rPr>
          <w:t xml:space="preserve">)</w:t>
        </w:r>
      </w:ins>
      <w:ins w:id="2284" w:author="PR Preview" w:date="2026-01-01T00:00:00Z">
        <w:r>
          <w:t xml:space="preserve"> </w:t>
        </w:r>
      </w:ins>
      <w:ins w:id="2285" w:author="PR Preview" w:date="2026-01-01T00:00:00Z">
        <w:r>
          <w:t xml:space="preserve">Let</w:t>
        </w:r>
      </w:ins>
      <w:ins w:id="228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87" w:author="PR Preview" w:date="2026-01-01T00:00:00Z">
        <w:r>
          <w:t xml:space="preserve"> </w:t>
        </w:r>
      </w:ins>
      <w:ins w:id="2288" w:author="PR Preview" w:date="2026-01-01T00:00:00Z">
        <w:r>
          <w:t xml:space="preserve">be a singular value decomposition (</w:t>
        </w:r>
      </w:ins>
      <w:hyperlink w:anchor="def-svd">
        <w:ins w:id="2289" w:author="PR Preview" w:date="2026-01-01T00:00:00Z">
          <w:r>
            <w:rPr>
              <w:rStyle w:val="Hyperlink"/>
            </w:rPr>
            <w:t xml:space="preserve">Definition 19</w:t>
          </w:r>
        </w:ins>
      </w:hyperlink>
      <w:ins w:id="2290" w:author="PR Preview" w:date="2026-01-01T00:00:00Z">
        <w:r>
          <w:t xml:space="preserve">) of an</w:t>
        </w:r>
      </w:ins>
      <w:ins w:id="229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292" w:author="PR Preview" w:date="2026-01-01T00:00:00Z">
        <w:r>
          <w:t xml:space="preserve"> </w:t>
        </w:r>
      </w:ins>
      <w:ins w:id="2293" w:author="PR Preview" w:date="2026-01-01T00:00:00Z">
        <w:r>
          <w:t xml:space="preserve">matrix</w:t>
        </w:r>
      </w:ins>
      <w:ins w:id="22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295" w:author="PR Preview" w:date="2026-01-01T00:00:00Z">
        <w:r>
          <w:t xml:space="preserve"> </w:t>
        </w:r>
      </w:ins>
      <w:ins w:id="2296" w:author="PR Preview" w:date="2026-01-01T00:00:00Z">
        <w:r>
          <w:t xml:space="preserve">with singular values</w:t>
        </w:r>
      </w:ins>
      <w:ins w:id="229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ins w:id="2298" w:author="PR Preview" w:date="2026-01-01T00:00:00Z">
        <w:r>
          <w:t xml:space="preserve">.</w:t>
        </w:r>
      </w:ins>
      <w:ins w:id="2299" w:author="PR Preview" w:date="2026-01-01T00:00:00Z">
        <w:r>
          <w:t xml:space="preserve"> </w:t>
        </w:r>
      </w:ins>
      <w:ins w:id="2300" w:author="PR Preview" w:date="2026-01-01T00:00:00Z">
        <w:r>
          <w:t xml:space="preserve">Then</w:t>
        </w:r>
      </w:ins>
      <w:ins w:id="2301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302" w:author="PR Preview" w:date="2026-01-01T00:00:00Z">
        <w:r>
          <w:t xml:space="preserve"> </w:t>
        </w:r>
      </w:ins>
      <w:ins w:id="2303" w:author="PR Preview" w:date="2026-01-01T00:00:00Z">
        <w:r>
          <w:t xml:space="preserve">is symmetric (</w:t>
        </w:r>
      </w:ins>
      <w:hyperlink w:anchor="def-symmetric-matrix">
        <w:ins w:id="2304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305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del w:id="2306" w:author="PR Preview" w:date="2026-01-01T00:00:00Z">
        <w:r>
          <w:rPr>
            <w:b/>
            <w:bCs/>
          </w:rPr>
          <w:delText xml:space="preserve">Example 26 (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07" w:author="PR Preview" w:date="2026-01-01T00:00:00Z">
        <w:r>
          <w:rPr>
            <w:b/>
            <w:bCs/>
          </w:rPr>
          <w:delText xml:space="preserve"> </w:delText>
        </w:r>
      </w:del>
      <w:del w:id="2308" w:author="PR Preview" w:date="2026-01-01T00:00:00Z">
        <w:r>
          <w:rPr>
            <w:b/>
            <w:bCs/>
          </w:rPr>
          <w:delText xml:space="preserve">for the matrix of the SVD example)</w:delText>
        </w:r>
      </w:del>
      <w:del w:id="2309" w:author="PR Preview" w:date="2026-01-01T00:00:00Z">
        <w:r>
          <w:delText xml:space="preserve"> </w:delText>
        </w:r>
      </w:del>
      <w:del w:id="2310" w:author="PR Preview" w:date="2026-01-01T00:00:00Z">
        <w:r>
          <w:delText xml:space="preserve">For</w:delText>
        </w:r>
      </w:del>
      <w:del w:id="231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in</w:delText>
        </w:r>
      </w:del>
      <w:del w:id="2314" w:author="PR Preview" w:date="2026-01-01T00:00:00Z">
        <w:r>
          <w:delText xml:space="preserve"> </w:delText>
        </w:r>
      </w:del>
      <w:hyperlink w:anchor="exm-svd">
        <w:del w:id="2315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316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del w:id="2317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318" w:author="PR Preview" w:date="2026-01-01T00:00:00Z">
        <w:r>
          <w:delText xml:space="preserve"> </w:delText>
        </w:r>
      </w:del>
      <w:del w:id="2319" w:author="PR Preview" w:date="2026-01-01T00:00:00Z">
        <w:r>
          <w:delText xml:space="preserve">says its eigenvalues are</w:delText>
        </w:r>
      </w:del>
      <w:del w:id="2320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del w:id="2321" w:author="PR Preview" w:date="2026-01-01T00:00:00Z">
        <w:r>
          <w:delText xml:space="preserve"> </w:delText>
        </w:r>
      </w:del>
      <w:del w:id="2322" w:author="PR Preview" w:date="2026-01-01T00:00:00Z">
        <w:r>
          <w:delText xml:space="preserve">and</w:delText>
        </w:r>
      </w:del>
      <w:del w:id="232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del w:id="2324" w:author="PR Preview" w:date="2026-01-01T00:00:00Z">
        <w:r>
          <w:delText xml:space="preserve">,</w:delText>
        </w:r>
      </w:del>
      <w:del w:id="2325" w:author="PR Preview" w:date="2026-01-01T00:00:00Z">
        <w:r>
          <w:delText xml:space="preserve"> </w:delText>
        </w:r>
      </w:del>
      <w:del w:id="2326" w:author="PR Preview" w:date="2026-01-01T00:00:00Z">
        <w:r>
          <w:delText xml:space="preserve">with the columns of</w:delText>
        </w:r>
      </w:del>
      <w:del w:id="2327" w:author="PR Preview" w:date="2026-01-01T00:00:00Z">
        <w:r>
          <w:delText xml:space="preserve"> </w:delText>
        </w:r>
      </w:del>
      <m:oMath>
        <m:r>
          <m:rPr>
            <m:sty m:val="bi"/>
          </m:rPr>
          <m:t>V</m:t>
        </m:r>
      </m:oMath>
      <w:del w:id="2328" w:author="PR Preview" w:date="2026-01-01T00:00:00Z">
        <w:r>
          <w:delText xml:space="preserve"> </w:delText>
        </w:r>
      </w:del>
      <w:del w:id="2329" w:author="PR Preview" w:date="2026-01-01T00:00:00Z">
        <w:r>
          <w:delText xml:space="preserve">as eigenvectors.</w:delText>
        </w:r>
      </w:del>
      <w:del w:id="2330" w:author="PR Preview" w:date="2026-01-01T00:00:00Z">
        <w:r>
          <w:delText xml:space="preserve"> </w:delText>
        </w:r>
      </w:del>
      <w:del w:id="2331" w:author="PR Preview" w:date="2026-01-01T00:00:00Z">
        <w:r>
          <w:delText xml:space="preserve">Checking the first column, up to its factor</w:delText>
        </w:r>
      </w:del>
      <w:del w:id="2332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del w:id="2333" w:author="PR Preview" w:date="2026-01-01T00:00:00Z">
        <w:r>
          <w:delText xml:space="preserve">:</w:delText>
        </w:r>
      </w:del>
    </w:p>
    <w:p>
      <w:pPr>
        <w:pStyle w:val="BodyText"/>
      </w:pPr>
      <w:ins w:id="2334" w:author="PR Preview" w:date="2026-01-01T00:00:00Z">
        <w:r>
          <w:rPr>
            <w:b/>
            <w:bCs/>
          </w:rPr>
          <w:t xml:space="preserve">Example 28 (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335" w:author="PR Preview" w:date="2026-01-01T00:00:00Z">
        <w:r>
          <w:rPr>
            <w:b/>
            <w:bCs/>
          </w:rPr>
          <w:t xml:space="preserve"> </w:t>
        </w:r>
      </w:ins>
      <w:ins w:id="2336" w:author="PR Preview" w:date="2026-01-01T00:00:00Z">
        <w:r>
          <w:rPr>
            <w:b/>
            <w:bCs/>
          </w:rPr>
          <w:t xml:space="preserve">for the matrix of the SVD example)</w:t>
        </w:r>
      </w:ins>
      <w:ins w:id="2337" w:author="PR Preview" w:date="2026-01-01T00:00:00Z">
        <w:r>
          <w:t xml:space="preserve"> </w:t>
        </w:r>
      </w:ins>
      <w:ins w:id="2338" w:author="PR Preview" w:date="2026-01-01T00:00:00Z">
        <w:r>
          <w:t xml:space="preserve">For</w:t>
        </w:r>
      </w:ins>
      <w:ins w:id="2339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340" w:author="PR Preview" w:date="2026-01-01T00:00:00Z">
        <w:r>
          <w:t xml:space="preserve"> </w:t>
        </w:r>
      </w:ins>
      <w:ins w:id="2341" w:author="PR Preview" w:date="2026-01-01T00:00:00Z">
        <w:r>
          <w:t xml:space="preserve">in</w:t>
        </w:r>
      </w:ins>
      <w:ins w:id="2342" w:author="PR Preview" w:date="2026-01-01T00:00:00Z">
        <w:r>
          <w:t xml:space="preserve"> </w:t>
        </w:r>
      </w:ins>
      <w:hyperlink w:anchor="exm-svd">
        <w:ins w:id="2343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34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ins w:id="2345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346" w:author="PR Preview" w:date="2026-01-01T00:00:00Z">
        <w:r>
          <w:t xml:space="preserve"> </w:t>
        </w:r>
      </w:ins>
      <w:ins w:id="2347" w:author="PR Preview" w:date="2026-01-01T00:00:00Z">
        <w:r>
          <w:t xml:space="preserve">says its eigenvalues are</w:t>
        </w:r>
      </w:ins>
      <w:ins w:id="2348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ins w:id="2349" w:author="PR Preview" w:date="2026-01-01T00:00:00Z">
        <w:r>
          <w:t xml:space="preserve"> </w:t>
        </w:r>
      </w:ins>
      <w:ins w:id="2350" w:author="PR Preview" w:date="2026-01-01T00:00:00Z">
        <w:r>
          <w:t xml:space="preserve">and</w:t>
        </w:r>
      </w:ins>
      <w:ins w:id="2351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ins w:id="2352" w:author="PR Preview" w:date="2026-01-01T00:00:00Z">
        <w:r>
          <w:t xml:space="preserve">,</w:t>
        </w:r>
      </w:ins>
      <w:ins w:id="2353" w:author="PR Preview" w:date="2026-01-01T00:00:00Z">
        <w:r>
          <w:t xml:space="preserve"> </w:t>
        </w:r>
      </w:ins>
      <w:ins w:id="2354" w:author="PR Preview" w:date="2026-01-01T00:00:00Z">
        <w:r>
          <w:t xml:space="preserve">with the columns of</w:t>
        </w:r>
      </w:ins>
      <w:ins w:id="2355" w:author="PR Preview" w:date="2026-01-01T00:00:00Z">
        <w:r>
          <w:t xml:space="preserve"> </w:t>
        </w:r>
      </w:ins>
      <m:oMath>
        <m:r>
          <m:rPr>
            <m:sty m:val="bi"/>
          </m:rPr>
          <m:t>V</m:t>
        </m:r>
      </m:oMath>
      <w:ins w:id="2356" w:author="PR Preview" w:date="2026-01-01T00:00:00Z">
        <w:r>
          <w:t xml:space="preserve"> </w:t>
        </w:r>
      </w:ins>
      <w:ins w:id="2357" w:author="PR Preview" w:date="2026-01-01T00:00:00Z">
        <w:r>
          <w:t xml:space="preserve">as eigenvectors.</w:t>
        </w:r>
      </w:ins>
      <w:ins w:id="2358" w:author="PR Preview" w:date="2026-01-01T00:00:00Z">
        <w:r>
          <w:t xml:space="preserve"> </w:t>
        </w:r>
      </w:ins>
      <w:ins w:id="2359" w:author="PR Preview" w:date="2026-01-01T00:00:00Z">
        <w:r>
          <w:t xml:space="preserve">Checking the first column, up to its factor</w:t>
        </w:r>
      </w:ins>
      <w:ins w:id="236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ins w:id="236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del w:id="2362" w:author="PR Preview" w:date="2026-01-01T00:00:00Z">
        <w:r>
          <w:rPr>
            <w:i/>
            <w:iCs/>
          </w:rPr>
          <w:delText xml:space="preserve">Remark 17</w:delText>
        </w:r>
      </w:del>
      <w:del w:id="2363" w:author="PR Preview" w:date="2026-01-01T00:00:00Z">
        <w:r>
          <w:delText xml:space="preserve"> (Building an SVD from an eigendecomposition). </w:delText>
        </w:r>
      </w:del>
      <w:hyperlink w:anchor="thm-svd-evd">
        <w:del w:id="2364" w:author="PR Preview" w:date="2026-01-01T00:00:00Z">
          <w:r>
            <w:rPr>
              <w:rStyle w:val="Hyperlink"/>
            </w:rPr>
            <w:delText xml:space="preserve">Theorem 13</w:delText>
          </w:r>
        </w:del>
      </w:hyperlink>
      <w:del w:id="2365" w:author="PR Preview" w:date="2026-01-01T00:00:00Z">
        <w:r>
          <w:delText xml:space="preserve"> </w:delText>
        </w:r>
      </w:del>
      <w:del w:id="2366" w:author="PR Preview" w:date="2026-01-01T00:00:00Z">
        <w:r>
          <w:delText xml:space="preserve">matches</w:delText>
        </w:r>
      </w:del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Banerjee and Roy (2014, chap. 12, pp. 372-373)</w:delText>
        </w:r>
      </w:del>
      <w:del w:id="2369" w:author="PR Preview" w:date="2026-01-01T00:00:00Z">
        <w:r>
          <w:delText xml:space="preserve">,</w:delText>
        </w:r>
      </w:del>
      <w:del w:id="2370" w:author="PR Preview" w:date="2026-01-01T00:00:00Z">
        <w:r>
          <w:delText xml:space="preserve"> </w:delText>
        </w:r>
      </w:del>
      <w:del w:id="2371" w:author="PR Preview" w:date="2026-01-01T00:00:00Z">
        <w:r>
          <w:delText xml:space="preserve">which works in the other direction:</w:delText>
        </w:r>
      </w:del>
      <w:del w:id="2372" w:author="PR Preview" w:date="2026-01-01T00:00:00Z">
        <w:r>
          <w:delText xml:space="preserve"> </w:delText>
        </w:r>
      </w:del>
      <w:del w:id="2373" w:author="PR Preview" w:date="2026-01-01T00:00:00Z">
        <w:r>
          <w:delText xml:space="preserve">it constructs an SVD from a spectral decomposition of</w:delText>
        </w:r>
      </w:del>
      <w:del w:id="237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75" w:author="PR Preview" w:date="2026-01-01T00:00:00Z">
        <w:r>
          <w:delText xml:space="preserve"> </w:delText>
        </w:r>
      </w:del>
      <w:del w:id="2376" w:author="PR Preview" w:date="2026-01-01T00:00:00Z">
        <w:r>
          <w:delText xml:space="preserve">and sets</w:delText>
        </w:r>
      </w:del>
      <w:del w:id="2377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2378" w:author="PR Preview" w:date="2026-01-01T00:00:00Z">
        <w:r>
          <w:delText xml:space="preserve">.</w:delText>
        </w:r>
      </w:del>
    </w:p>
    <w:p>
      <w:pPr>
        <w:pStyle w:val="BodyText"/>
      </w:pPr>
      <w:del w:id="2379" w:author="PR Preview" w:date="2026-01-01T00:00:00Z">
        <w:r>
          <w:delText xml:space="preserve">For example, in</w:delText>
        </w:r>
      </w:del>
      <w:del w:id="2380" w:author="PR Preview" w:date="2026-01-01T00:00:00Z">
        <w:r>
          <w:delText xml:space="preserve"> </w:delText>
        </w:r>
      </w:del>
      <w:hyperlink w:anchor="exm-svd-evd">
        <w:del w:id="2381" w:author="PR Preview" w:date="2026-01-01T00:00:00Z">
          <w:r>
            <w:rPr>
              <w:rStyle w:val="Hyperlink"/>
            </w:rPr>
            <w:delText xml:space="preserve">Example 26</w:delText>
          </w:r>
        </w:del>
      </w:hyperlink>
      <w:del w:id="2382" w:author="PR Preview" w:date="2026-01-01T00:00:00Z">
        <w:r>
          <w:delText xml:space="preserve"> </w:delText>
        </w:r>
      </w:del>
      <w:del w:id="2383" w:author="PR Preview" w:date="2026-01-01T00:00:00Z">
        <w:r>
          <w:delText xml:space="preserve">the eigenvalues of</w:delText>
        </w:r>
      </w:del>
      <w:del w:id="2384" w:author="PR Preview" w:date="2026-01-01T00:00:00Z">
        <w:r>
          <w:delText xml:space="preserve"> </w:delText>
        </w:r>
      </w:del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del w:id="2385" w:author="PR Preview" w:date="2026-01-01T00:00:00Z">
        <w:r>
          <w:delText xml:space="preserve"> </w:delText>
        </w:r>
      </w:del>
      <w:del w:id="2386" w:author="PR Preview" w:date="2026-01-01T00:00:00Z">
        <w:r>
          <w:delText xml:space="preserve">are</w:delText>
        </w:r>
      </w:del>
      <w:del w:id="2387" w:author="PR Preview" w:date="2026-01-01T00:00:00Z">
        <w:r>
          <w:delText xml:space="preserve"> </w:delText>
        </w:r>
      </w:del>
      <m:oMath>
        <m:r>
          <m:t>4</m:t>
        </m:r>
      </m:oMath>
      <w:del w:id="2388" w:author="PR Preview" w:date="2026-01-01T00:00:00Z">
        <w:r>
          <w:delText xml:space="preserve"> </w:delText>
        </w:r>
      </w:del>
      <w:del w:id="2389" w:author="PR Preview" w:date="2026-01-01T00:00:00Z">
        <w:r>
          <w:delText xml:space="preserve">and</w:delText>
        </w:r>
      </w:del>
      <w:del w:id="2390" w:author="PR Preview" w:date="2026-01-01T00:00:00Z">
        <w:r>
          <w:delText xml:space="preserve"> </w:delText>
        </w:r>
      </w:del>
      <m:oMath>
        <m:r>
          <m:t>2</m:t>
        </m:r>
      </m:oMath>
      <w:del w:id="2391" w:author="PR Preview" w:date="2026-01-01T00:00:00Z">
        <w:r>
          <w:delText xml:space="preserve">,</w:delText>
        </w:r>
      </w:del>
      <w:del w:id="2392" w:author="PR Preview" w:date="2026-01-01T00:00:00Z">
        <w:r>
          <w:delText xml:space="preserve"> </w:delText>
        </w:r>
      </w:del>
      <w:del w:id="2393" w:author="PR Preview" w:date="2026-01-01T00:00:00Z">
        <w:r>
          <w:delText xml:space="preserve">and</w:delText>
        </w:r>
      </w:del>
      <w:del w:id="2394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del w:id="2395" w:author="PR Preview" w:date="2026-01-01T00:00:00Z">
        <w:r>
          <w:delText xml:space="preserve"> </w:delText>
        </w:r>
      </w:del>
      <w:del w:id="2396" w:author="PR Preview" w:date="2026-01-01T00:00:00Z">
        <w:r>
          <w:delText xml:space="preserve">and</w:delText>
        </w:r>
      </w:del>
      <w:del w:id="2397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r>
              <m:t>2</m:t>
            </m:r>
          </m:e>
        </m:rad>
      </m:oMath>
      <w:del w:id="2398" w:author="PR Preview" w:date="2026-01-01T00:00:00Z">
        <w:r>
          <w:delText xml:space="preserve"> </w:delText>
        </w:r>
      </w:del>
      <w:del w:id="2399" w:author="PR Preview" w:date="2026-01-01T00:00:00Z">
        <w:r>
          <w:delText xml:space="preserve">are the singular values</w:delText>
        </w:r>
      </w:del>
      <w:del w:id="2400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1</m:t>
            </m:r>
          </m:sub>
        </m:sSub>
      </m:oMath>
      <w:del w:id="2401" w:author="PR Preview" w:date="2026-01-01T00:00:00Z">
        <w:r>
          <w:delText xml:space="preserve"> </w:delText>
        </w:r>
      </w:del>
      <w:del w:id="2402" w:author="PR Preview" w:date="2026-01-01T00:00:00Z">
        <w:r>
          <w:delText xml:space="preserve">and</w:delText>
        </w:r>
      </w:del>
      <w:del w:id="2403" w:author="PR Preview" w:date="2026-01-01T00:00:00Z">
        <w:r>
          <w:delText xml:space="preserve"> </w:delText>
        </w:r>
      </w:del>
      <m:oMath>
        <m:sSub>
          <m:e>
            <m:r>
              <m:t>σ</m:t>
            </m:r>
          </m:e>
          <m:sub>
            <m:r>
              <m:t>2</m:t>
            </m:r>
          </m:sub>
        </m:sSub>
      </m:oMath>
      <w:del w:id="2404" w:author="PR Preview" w:date="2026-01-01T00:00:00Z">
        <w:r>
          <w:delText xml:space="preserve"> </w:delText>
        </w:r>
      </w:del>
      <w:del w:id="2405" w:author="PR Preview" w:date="2026-01-01T00:00:00Z">
        <w:r>
          <w:delText xml:space="preserve">of</w:delText>
        </w:r>
      </w:del>
      <w:del w:id="240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407" w:author="PR Preview" w:date="2026-01-01T00:00:00Z">
        <w:r>
          <w:delText xml:space="preserve"> </w:delText>
        </w:r>
      </w:del>
      <w:del w:id="2408" w:author="PR Preview" w:date="2026-01-01T00:00:00Z">
        <w:r>
          <w:delText xml:space="preserve">from</w:delText>
        </w:r>
      </w:del>
      <w:del w:id="2409" w:author="PR Preview" w:date="2026-01-01T00:00:00Z">
        <w:r>
          <w:delText xml:space="preserve"> </w:delText>
        </w:r>
      </w:del>
      <w:hyperlink w:anchor="exm-svd">
        <w:del w:id="2410" w:author="PR Preview" w:date="2026-01-01T00:00:00Z">
          <w:r>
            <w:rPr>
              <w:rStyle w:val="Hyperlink"/>
            </w:rPr>
            <w:delText xml:space="preserve">Example 25</w:delText>
          </w:r>
        </w:del>
      </w:hyperlink>
      <w:del w:id="2411" w:author="PR Preview" w:date="2026-01-01T00:00:00Z">
        <w:r>
          <w:delText xml:space="preserve">.</w:delText>
        </w:r>
      </w:del>
    </w:p>
    <w:p>
      <w:pPr>
        <w:pStyle w:val="FirstParagraph"/>
      </w:pPr>
      <w:ins w:id="2412" w:author="PR Preview" w:date="2026-01-01T00:00:00Z">
        <w:r>
          <w:rPr>
            <w:i/>
            <w:iCs/>
          </w:rPr>
          <w:t xml:space="preserve">Remark 18</w:t>
        </w:r>
      </w:ins>
      <w:ins w:id="2413" w:author="PR Preview" w:date="2026-01-01T00:00:00Z">
        <w:r>
          <w:t xml:space="preserve"> (Building an SVD from an eigendecomposition). </w:t>
        </w:r>
      </w:ins>
      <w:hyperlink w:anchor="thm-svd-evd">
        <w:ins w:id="2414" w:author="PR Preview" w:date="2026-01-01T00:00:00Z">
          <w:r>
            <w:rPr>
              <w:rStyle w:val="Hyperlink"/>
            </w:rPr>
            <w:t xml:space="preserve">Theorem 14</w:t>
          </w:r>
        </w:ins>
      </w:hyperlink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matches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Banerjee and Roy (2014, chap. 12, pp. 372-373)</w:t>
        </w:r>
      </w:ins>
      <w:ins w:id="2419" w:author="PR Preview" w:date="2026-01-01T00:00:00Z">
        <w:r>
          <w:t xml:space="preserve">,</w:t>
        </w:r>
      </w:ins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which works in the other direction:</w:t>
        </w:r>
      </w:ins>
      <w:ins w:id="2422" w:author="PR Preview" w:date="2026-01-01T00:00:00Z">
        <w:r>
          <w:t xml:space="preserve"> </w:t>
        </w:r>
      </w:ins>
      <w:ins w:id="2423" w:author="PR Preview" w:date="2026-01-01T00:00:00Z">
        <w:r>
          <w:t xml:space="preserve">it constructs an SVD from a spectral decomposition of</w:t>
        </w:r>
      </w:ins>
      <w:ins w:id="242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25" w:author="PR Preview" w:date="2026-01-01T00:00:00Z">
        <w:r>
          <w:t xml:space="preserve"> </w:t>
        </w:r>
      </w:ins>
      <w:ins w:id="2426" w:author="PR Preview" w:date="2026-01-01T00:00:00Z">
        <w:r>
          <w:t xml:space="preserve">and sets</w:t>
        </w:r>
      </w:ins>
      <w:ins w:id="2427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2428" w:author="PR Preview" w:date="2026-01-01T00:00:00Z">
        <w:r>
          <w:t xml:space="preserve">.</w:t>
        </w:r>
      </w:ins>
    </w:p>
    <w:p>
      <w:pPr>
        <w:pStyle w:val="BodyText"/>
      </w:pPr>
      <w:ins w:id="2429" w:author="PR Preview" w:date="2026-01-01T00:00:00Z">
        <w:r>
          <w:t xml:space="preserve">For example, in</w:t>
        </w:r>
      </w:ins>
      <w:ins w:id="2430" w:author="PR Preview" w:date="2026-01-01T00:00:00Z">
        <w:r>
          <w:t xml:space="preserve"> </w:t>
        </w:r>
      </w:ins>
      <w:hyperlink w:anchor="exm-svd-evd">
        <w:ins w:id="2431" w:author="PR Preview" w:date="2026-01-01T00:00:00Z">
          <w:r>
            <w:rPr>
              <w:rStyle w:val="Hyperlink"/>
            </w:rPr>
            <w:t xml:space="preserve">Example 28</w:t>
          </w:r>
        </w:ins>
      </w:hyperlink>
      <w:ins w:id="2432" w:author="PR Preview" w:date="2026-01-01T00:00:00Z">
        <w:r>
          <w:t xml:space="preserve"> </w:t>
        </w:r>
      </w:ins>
      <w:ins w:id="2433" w:author="PR Preview" w:date="2026-01-01T00:00:00Z">
        <w:r>
          <w:t xml:space="preserve">the eigenvalues of</w:t>
        </w:r>
      </w:ins>
      <w:ins w:id="2434" w:author="PR Preview" w:date="2026-01-01T00:00:00Z">
        <w:r>
          <w:t xml:space="preserve"> </w:t>
        </w:r>
      </w:ins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ins w:id="2435" w:author="PR Preview" w:date="2026-01-01T00:00:00Z">
        <w:r>
          <w:t xml:space="preserve"> </w:t>
        </w:r>
      </w:ins>
      <w:ins w:id="2436" w:author="PR Preview" w:date="2026-01-01T00:00:00Z">
        <w:r>
          <w:t xml:space="preserve">are</w:t>
        </w:r>
      </w:ins>
      <w:ins w:id="2437" w:author="PR Preview" w:date="2026-01-01T00:00:00Z">
        <w:r>
          <w:t xml:space="preserve"> </w:t>
        </w:r>
      </w:ins>
      <m:oMath>
        <m:r>
          <m:t>4</m:t>
        </m:r>
      </m:oMath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and</w:t>
        </w:r>
      </w:ins>
      <w:ins w:id="2440" w:author="PR Preview" w:date="2026-01-01T00:00:00Z">
        <w:r>
          <w:t xml:space="preserve"> </w:t>
        </w:r>
      </w:ins>
      <m:oMath>
        <m:r>
          <m:t>2</m:t>
        </m:r>
      </m:oMath>
      <w:ins w:id="2441" w:author="PR Preview" w:date="2026-01-01T00:00:00Z">
        <w:r>
          <w:t xml:space="preserve">,</w:t>
        </w:r>
      </w:ins>
      <w:ins w:id="2442" w:author="PR Preview" w:date="2026-01-01T00:00:00Z">
        <w:r>
          <w:t xml:space="preserve"> </w:t>
        </w:r>
      </w:ins>
      <w:ins w:id="2443" w:author="PR Preview" w:date="2026-01-01T00:00:00Z">
        <w:r>
          <w:t xml:space="preserve">and</w:t>
        </w:r>
      </w:ins>
      <w:ins w:id="2444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ins w:id="2445" w:author="PR Preview" w:date="2026-01-01T00:00:00Z">
        <w:r>
          <w:t xml:space="preserve"> </w:t>
        </w:r>
      </w:ins>
      <w:ins w:id="2446" w:author="PR Preview" w:date="2026-01-01T00:00:00Z">
        <w:r>
          <w:t xml:space="preserve">and</w:t>
        </w:r>
      </w:ins>
      <w:ins w:id="2447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r>
              <m:t>2</m:t>
            </m:r>
          </m:e>
        </m:rad>
      </m:oMath>
      <w:ins w:id="2448" w:author="PR Preview" w:date="2026-01-01T00:00:00Z">
        <w:r>
          <w:t xml:space="preserve"> </w:t>
        </w:r>
      </w:ins>
      <w:ins w:id="2449" w:author="PR Preview" w:date="2026-01-01T00:00:00Z">
        <w:r>
          <w:t xml:space="preserve">are the singular values</w:t>
        </w:r>
      </w:ins>
      <w:ins w:id="2450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1</m:t>
            </m:r>
          </m:sub>
        </m:sSub>
      </m:oMath>
      <w:ins w:id="2451" w:author="PR Preview" w:date="2026-01-01T00:00:00Z">
        <w:r>
          <w:t xml:space="preserve"> </w:t>
        </w:r>
      </w:ins>
      <w:ins w:id="2452" w:author="PR Preview" w:date="2026-01-01T00:00:00Z">
        <w:r>
          <w:t xml:space="preserve">and</w:t>
        </w:r>
      </w:ins>
      <w:ins w:id="2453" w:author="PR Preview" w:date="2026-01-01T00:00:00Z">
        <w:r>
          <w:t xml:space="preserve"> </w:t>
        </w:r>
      </w:ins>
      <m:oMath>
        <m:sSub>
          <m:e>
            <m:r>
              <m:t>σ</m:t>
            </m:r>
          </m:e>
          <m:sub>
            <m:r>
              <m:t>2</m:t>
            </m:r>
          </m:sub>
        </m:sSub>
      </m:oMath>
      <w:ins w:id="2454" w:author="PR Preview" w:date="2026-01-01T00:00:00Z">
        <w:r>
          <w:t xml:space="preserve"> </w:t>
        </w:r>
      </w:ins>
      <w:ins w:id="2455" w:author="PR Preview" w:date="2026-01-01T00:00:00Z">
        <w:r>
          <w:t xml:space="preserve">of</w:t>
        </w:r>
      </w:ins>
      <w:ins w:id="24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457" w:author="PR Preview" w:date="2026-01-01T00:00:00Z">
        <w:r>
          <w:t xml:space="preserve"> </w:t>
        </w:r>
      </w:ins>
      <w:ins w:id="2458" w:author="PR Preview" w:date="2026-01-01T00:00:00Z">
        <w:r>
          <w:t xml:space="preserve">from</w:t>
        </w:r>
      </w:ins>
      <w:ins w:id="2459" w:author="PR Preview" w:date="2026-01-01T00:00:00Z">
        <w:r>
          <w:t xml:space="preserve"> </w:t>
        </w:r>
      </w:ins>
      <w:hyperlink w:anchor="exm-svd">
        <w:ins w:id="2460" w:author="PR Preview" w:date="2026-01-01T00:00:00Z">
          <w:r>
            <w:rPr>
              <w:rStyle w:val="Hyperlink"/>
            </w:rPr>
            <w:t xml:space="preserve">Example 27</w:t>
          </w:r>
        </w:ins>
      </w:hyperlink>
      <w:ins w:id="2461" w:author="PR Preview" w:date="2026-01-01T00:00:00Z">
        <w:r>
          <w:t xml:space="preserve">.</w:t>
        </w:r>
      </w:ins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del w:id="2462" w:author="PR Preview" w:date="2026-01-01T00:00:00Z">
        <w:r>
          <w:rPr>
            <w:b/>
            <w:bCs/>
          </w:rPr>
          <w:delText xml:space="preserve">Example 27 (A positive semidefinite matrix)</w:delText>
        </w:r>
      </w:del>
      <w:del w:id="2463" w:author="PR Preview" w:date="2026-01-01T00:00:00Z">
        <w:r>
          <w:delText xml:space="preserve"> </w:delText>
        </w:r>
      </w:del>
      <w:del w:id="2464" w:author="PR Preview" w:date="2026-01-01T00:00:00Z">
        <w:r>
          <w:delText xml:space="preserve">Let</w:delText>
        </w:r>
      </w:del>
      <w:del w:id="246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466" w:author="PR Preview" w:date="2026-01-01T00:00:00Z">
        <w:r>
          <w:delText xml:space="preserve">,</w:delText>
        </w:r>
      </w:del>
      <w:del w:id="2467" w:author="PR Preview" w:date="2026-01-01T00:00:00Z">
        <w:r>
          <w:delText xml:space="preserve"> </w:delText>
        </w:r>
      </w:del>
      <w:del w:id="2468" w:author="PR Preview" w:date="2026-01-01T00:00:00Z">
        <w:r>
          <w:delText xml:space="preserve">which is symmetric.</w:delText>
        </w:r>
      </w:del>
      <w:del w:id="2469" w:author="PR Preview" w:date="2026-01-01T00:00:00Z">
        <w:r>
          <w:delText xml:space="preserve"> </w:delText>
        </w:r>
      </w:del>
      <w:del w:id="2470" w:author="PR Preview" w:date="2026-01-01T00:00:00Z">
        <w:r>
          <w:delText xml:space="preserve">For any</w:delText>
        </w:r>
      </w:del>
      <w:del w:id="2471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del w:id="2472" w:author="PR Preview" w:date="2026-01-01T00:00:00Z">
        <w:r>
          <w:delText xml:space="preserve">:</w:delText>
        </w:r>
      </w:del>
    </w:p>
    <w:p>
      <w:pPr>
        <w:pStyle w:val="FirstParagraph"/>
      </w:pPr>
      <w:ins w:id="2473" w:author="PR Preview" w:date="2026-01-01T00:00:00Z">
        <w:r>
          <w:rPr>
            <w:b/>
            <w:bCs/>
          </w:rPr>
          <w:t xml:space="preserve">Example 29 (A positive semidefinite matrix)</w:t>
        </w:r>
      </w:ins>
      <w:ins w:id="2474" w:author="PR Preview" w:date="2026-01-01T00:00:00Z">
        <w:r>
          <w:t xml:space="preserve"> </w:t>
        </w:r>
      </w:ins>
      <w:ins w:id="2475" w:author="PR Preview" w:date="2026-01-01T00:00:00Z">
        <w:r>
          <w:t xml:space="preserve">Let</w:t>
        </w:r>
      </w:ins>
      <w:ins w:id="247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477" w:author="PR Preview" w:date="2026-01-01T00:00:00Z">
        <w:r>
          <w:t xml:space="preserve">,</w:t>
        </w:r>
      </w:ins>
      <w:ins w:id="2478" w:author="PR Preview" w:date="2026-01-01T00:00:00Z">
        <w:r>
          <w:t xml:space="preserve"> </w:t>
        </w:r>
      </w:ins>
      <w:ins w:id="2479" w:author="PR Preview" w:date="2026-01-01T00:00:00Z">
        <w:r>
          <w:t xml:space="preserve">which is symmetric.</w:t>
        </w:r>
      </w:ins>
      <w:ins w:id="2480" w:author="PR Preview" w:date="2026-01-01T00:00:00Z">
        <w:r>
          <w:t xml:space="preserve"> </w:t>
        </w:r>
      </w:ins>
      <w:ins w:id="2481" w:author="PR Preview" w:date="2026-01-01T00:00:00Z">
        <w:r>
          <w:t xml:space="preserve">For any</w:t>
        </w:r>
      </w:ins>
      <w:ins w:id="248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ins w:id="248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del w:id="2484" w:author="PR Preview" w:date="2026-01-01T00:00:00Z">
        <w:r>
          <w:rPr>
            <w:b/>
            <w:bCs/>
          </w:rPr>
          <w:delText xml:space="preserve">Example 28 (Positive definite, semidefinite, and neither)</w:delText>
        </w:r>
      </w:del>
      <w:del w:id="2485" w:author="PR Preview" w:date="2026-01-01T00:00:00Z">
        <w:r>
          <w:delText xml:space="preserve"> </w:delText>
        </w:r>
      </w:del>
      <w:del w:id="2486" w:author="PR Preview" w:date="2026-01-01T00:00:00Z">
        <w:r>
          <w:delText xml:space="preserve"> </w:delText>
        </w:r>
      </w:del>
    </w:p>
    <w:p>
      <w:pPr>
        <w:pStyle w:val="FirstParagraph"/>
      </w:pPr>
      <w:ins w:id="2487" w:author="PR Preview" w:date="2026-01-01T00:00:00Z">
        <w:r>
          <w:rPr>
            <w:b/>
            <w:bCs/>
          </w:rPr>
          <w:t xml:space="preserve">Example 30 (Positive definite, semidefinite, and neither)</w:t>
        </w:r>
      </w:ins>
      <w:ins w:id="2488" w:author="PR Preview" w:date="2026-01-01T00:00:00Z">
        <w:r>
          <w:t xml:space="preserve"> </w:t>
        </w:r>
      </w:ins>
      <w:ins w:id="2489" w:author="PR Preview" w:date="2026-01-01T00:00:00Z">
        <w:r>
          <w:t xml:space="preserve"> </w:t>
        </w:r>
      </w:ins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490" w:author="PR Preview" w:date="2026-01-01T00:00:00Z">
        <w:r>
          <w:delText xml:space="preserve"> </w:delText>
        </w:r>
      </w:del>
      <w:del w:id="2491" w:author="PR Preview" w:date="2026-01-01T00:00:00Z">
        <w:r>
          <w:delText xml:space="preserve">from</w:delText>
        </w:r>
      </w:del>
      <w:del w:id="2492" w:author="PR Preview" w:date="2026-01-01T00:00:00Z">
        <w:r>
          <w:delText xml:space="preserve"> </w:delText>
        </w:r>
      </w:del>
      <w:hyperlink w:anchor="exm-positive-semidefinite">
        <w:del w:id="2493" w:author="PR Preview" w:date="2026-01-01T00:00:00Z">
          <w:r>
            <w:rPr>
              <w:rStyle w:val="Hyperlink"/>
            </w:rPr>
            <w:delText xml:space="preserve">Example 27</w:delText>
          </w:r>
        </w:del>
      </w:hyperlink>
      <w:del w:id="2494" w:author="PR Preview" w:date="2026-01-01T00:00:00Z">
        <w:r>
          <w:delText xml:space="preserve"> </w:delText>
        </w:r>
      </w:del>
      <w:del w:id="2495" w:author="PR Preview" w:date="2026-01-01T00:00:00Z">
        <w:r>
          <w:delText xml:space="preserve">is positive semidefinite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but not positive definite:</w:delText>
        </w:r>
      </w:del>
      <w:del w:id="2498" w:author="PR Preview" w:date="2026-01-01T00:00:00Z">
        <w:r>
          <w:delText xml:space="preserve"> </w:delText>
        </w:r>
      </w:del>
      <w:del w:id="2499" w:author="PR Preview" w:date="2026-01-01T00:00:00Z">
        <w:r>
          <w:delText xml:space="preserve">at</w:delText>
        </w:r>
      </w:del>
      <w:del w:id="2500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01" w:author="PR Preview" w:date="2026-01-01T00:00:00Z">
        <w:r>
          <w:delText xml:space="preserve">,</w:delText>
        </w:r>
      </w:del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502" w:author="PR Preview" w:date="2026-01-01T00:00:00Z">
        <w:r>
          <w:t xml:space="preserve"> </w:t>
        </w:r>
      </w:ins>
      <w:ins w:id="2503" w:author="PR Preview" w:date="2026-01-01T00:00:00Z">
        <w:r>
          <w:t xml:space="preserve">from</w:t>
        </w:r>
      </w:ins>
      <w:ins w:id="2504" w:author="PR Preview" w:date="2026-01-01T00:00:00Z">
        <w:r>
          <w:t xml:space="preserve"> </w:t>
        </w:r>
      </w:ins>
      <w:hyperlink w:anchor="exm-positive-semidefinite">
        <w:ins w:id="2505" w:author="PR Preview" w:date="2026-01-01T00:00:00Z">
          <w:r>
            <w:rPr>
              <w:rStyle w:val="Hyperlink"/>
            </w:rPr>
            <w:t xml:space="preserve">Example 29</w:t>
          </w:r>
        </w:ins>
      </w:hyperlink>
      <w:ins w:id="2506" w:author="PR Preview" w:date="2026-01-01T00:00:00Z">
        <w:r>
          <w:t xml:space="preserve"> </w:t>
        </w:r>
      </w:ins>
      <w:ins w:id="2507" w:author="PR Preview" w:date="2026-01-01T00:00:00Z">
        <w:r>
          <w:t xml:space="preserve">is positive semidefinite</w:t>
        </w:r>
      </w:ins>
      <w:ins w:id="2508" w:author="PR Preview" w:date="2026-01-01T00:00:00Z">
        <w:r>
          <w:t xml:space="preserve"> </w:t>
        </w:r>
      </w:ins>
      <w:ins w:id="2509" w:author="PR Preview" w:date="2026-01-01T00:00:00Z">
        <w:r>
          <w:t xml:space="preserve">but not positive definite:</w:t>
        </w:r>
      </w:ins>
      <w:ins w:id="2510" w:author="PR Preview" w:date="2026-01-01T00:00:00Z">
        <w:r>
          <w:t xml:space="preserve"> </w:t>
        </w:r>
      </w:ins>
      <w:ins w:id="2511" w:author="PR Preview" w:date="2026-01-01T00:00:00Z">
        <w:r>
          <w:t xml:space="preserve">at</w:t>
        </w:r>
      </w:ins>
      <w:ins w:id="251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51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0"/>
    <w:bookmarkStart w:id="131" w:name="rem-positive-definite-symmetry"/>
    <w:p>
      <w:pPr>
        <w:pStyle w:val="FirstParagraph"/>
      </w:pPr>
      <w:del w:id="2514" w:author="PR Preview" w:date="2026-01-01T00:00:00Z">
        <w:r>
          <w:rPr>
            <w:i/>
            <w:iCs/>
          </w:rPr>
          <w:delText xml:space="preserve">Remark 18</w:delText>
        </w:r>
      </w:del>
      <w:del w:id="2515" w:author="PR Preview" w:date="2026-01-01T00:00:00Z">
        <w:r>
          <w:delText xml:space="preserve"> (Why the definition requires symmetry). </w:delText>
        </w:r>
      </w:del>
      <w:del w:id="2516" w:author="PR Preview" w:date="2026-01-01T00:00:00Z">
        <w:r>
          <w:delText xml:space="preserve">A positive definite matrix is positive semidefinite</w:delText>
        </w:r>
      </w:del>
      <w:del w:id="2517" w:author="PR Preview" w:date="2026-01-01T00:00:00Z">
        <w:r>
          <w:delText xml:space="preserve"> </w:delText>
        </w:r>
      </w:del>
      <w:del w:id="2518" w:author="PR Preview" w:date="2026-01-01T00:00:00Z">
        <w:r>
          <w:delText xml:space="preserve">(</w:delText>
        </w:r>
      </w:del>
      <w:hyperlink w:anchor="def-positive-semidefinite">
        <w:del w:id="2519" w:author="PR Preview" w:date="2026-01-01T00:00:00Z">
          <w:r>
            <w:rPr>
              <w:rStyle w:val="Hyperlink"/>
            </w:rPr>
            <w:delText xml:space="preserve">Definition 21</w:delText>
          </w:r>
        </w:del>
      </w:hyperlink>
      <w:del w:id="2520" w:author="PR Preview" w:date="2026-01-01T00:00:00Z">
        <w:r>
          <w:delText xml:space="preserve">):</w:delText>
        </w:r>
      </w:del>
      <w:del w:id="2521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del w:id="2522" w:author="PR Preview" w:date="2026-01-01T00:00:00Z">
        <w:r>
          <w:delText xml:space="preserve"> </w:delText>
        </w:r>
      </w:del>
      <w:del w:id="2523" w:author="PR Preview" w:date="2026-01-01T00:00:00Z">
        <w:r>
          <w:delText xml:space="preserve">for every</w:delText>
        </w:r>
      </w:del>
      <w:del w:id="2524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525" w:author="PR Preview" w:date="2026-01-01T00:00:00Z">
        <w:r>
          <w:delText xml:space="preserve">,</w:delText>
        </w:r>
      </w:del>
      <w:del w:id="2526" w:author="PR Preview" w:date="2026-01-01T00:00:00Z">
        <w:r>
          <w:delText xml:space="preserve"> </w:delText>
        </w:r>
      </w:del>
      <w:del w:id="2527" w:author="PR Preview" w:date="2026-01-01T00:00:00Z">
        <w:r>
          <w:delText xml:space="preserve">and</w:delText>
        </w:r>
      </w:del>
      <w:del w:id="2528" w:author="PR Preview" w:date="2026-01-01T00:00:00Z">
        <w:r>
          <w:delText xml:space="preserve"> </w:delText>
        </w:r>
      </w:del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del w:id="2529" w:author="PR Preview" w:date="2026-01-01T00:00:00Z">
        <w:r>
          <w:delText xml:space="preserve">.</w:delText>
        </w:r>
      </w:del>
      <w:del w:id="2530" w:author="PR Preview" w:date="2026-01-01T00:00:00Z">
        <w:r>
          <w:delText xml:space="preserve"> </w:delText>
        </w:r>
      </w:del>
      <w:del w:id="2531" w:author="PR Preview" w:date="2026-01-01T00:00:00Z">
        <w:r>
          <w:delText xml:space="preserve">For example,</w:delText>
        </w:r>
      </w:del>
      <w:del w:id="2532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in</w:delText>
        </w:r>
      </w:del>
      <w:del w:id="2535" w:author="PR Preview" w:date="2026-01-01T00:00:00Z">
        <w:r>
          <w:delText xml:space="preserve"> </w:delText>
        </w:r>
      </w:del>
      <w:hyperlink w:anchor="exm-positive-definite">
        <w:del w:id="253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537" w:author="PR Preview" w:date="2026-01-01T00:00:00Z">
        <w:r>
          <w:delText xml:space="preserve"> </w:delText>
        </w:r>
      </w:del>
      <w:del w:id="2538" w:author="PR Preview" w:date="2026-01-01T00:00:00Z">
        <w:r>
          <w:delText xml:space="preserve">is both.</w:delText>
        </w:r>
      </w:del>
    </w:p>
    <w:p>
      <w:pPr>
        <w:pStyle w:val="FirstParagraph"/>
      </w:pPr>
      <w:ins w:id="2539" w:author="PR Preview" w:date="2026-01-01T00:00:00Z">
        <w:r>
          <w:rPr>
            <w:i/>
            <w:iCs/>
          </w:rPr>
          <w:t xml:space="preserve">Remark 19</w:t>
        </w:r>
      </w:ins>
      <w:ins w:id="2540" w:author="PR Preview" w:date="2026-01-01T00:00:00Z">
        <w:r>
          <w:t xml:space="preserve"> (Why the definition requires symmetry). </w:t>
        </w:r>
      </w:ins>
      <w:ins w:id="2541" w:author="PR Preview" w:date="2026-01-01T00:00:00Z">
        <w:r>
          <w:t xml:space="preserve">A positive definite matrix is positive semidefinite</w:t>
        </w:r>
      </w:ins>
      <w:ins w:id="2542" w:author="PR Preview" w:date="2026-01-01T00:00:00Z">
        <w:r>
          <w:t xml:space="preserve"> </w:t>
        </w:r>
      </w:ins>
      <w:ins w:id="2543" w:author="PR Preview" w:date="2026-01-01T00:00:00Z">
        <w:r>
          <w:t xml:space="preserve">(</w:t>
        </w:r>
      </w:ins>
      <w:hyperlink w:anchor="def-positive-semidefinite">
        <w:ins w:id="2544" w:author="PR Preview" w:date="2026-01-01T00:00:00Z">
          <w:r>
            <w:rPr>
              <w:rStyle w:val="Hyperlink"/>
            </w:rPr>
            <w:t xml:space="preserve">Definition 21</w:t>
          </w:r>
        </w:ins>
      </w:hyperlink>
      <w:ins w:id="2545" w:author="PR Preview" w:date="2026-01-01T00:00:00Z">
        <w:r>
          <w:t xml:space="preserve">):</w:t>
        </w:r>
      </w:ins>
      <w:ins w:id="2546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ins w:id="2547" w:author="PR Preview" w:date="2026-01-01T00:00:00Z">
        <w:r>
          <w:t xml:space="preserve"> </w:t>
        </w:r>
      </w:ins>
      <w:ins w:id="2548" w:author="PR Preview" w:date="2026-01-01T00:00:00Z">
        <w:r>
          <w:t xml:space="preserve">for every</w:t>
        </w:r>
      </w:ins>
      <w:ins w:id="254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550" w:author="PR Preview" w:date="2026-01-01T00:00:00Z">
        <w:r>
          <w:t xml:space="preserve">,</w:t>
        </w:r>
      </w:ins>
      <w:ins w:id="2551" w:author="PR Preview" w:date="2026-01-01T00:00:00Z">
        <w:r>
          <w:t xml:space="preserve"> </w:t>
        </w:r>
      </w:ins>
      <w:ins w:id="2552" w:author="PR Preview" w:date="2026-01-01T00:00:00Z">
        <w:r>
          <w:t xml:space="preserve">and</w:t>
        </w:r>
      </w:ins>
      <w:ins w:id="2553" w:author="PR Preview" w:date="2026-01-01T00:00:00Z">
        <w:r>
          <w:t xml:space="preserve"> </w:t>
        </w:r>
      </w:ins>
      <m:oMath>
        <m:sSup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ins w:id="2554" w:author="PR Preview" w:date="2026-01-01T00:00:00Z">
        <w:r>
          <w:t xml:space="preserve">.</w:t>
        </w:r>
      </w:ins>
      <w:ins w:id="2555" w:author="PR Preview" w:date="2026-01-01T00:00:00Z">
        <w:r>
          <w:t xml:space="preserve"> </w:t>
        </w:r>
      </w:ins>
      <w:ins w:id="2556" w:author="PR Preview" w:date="2026-01-01T00:00:00Z">
        <w:r>
          <w:t xml:space="preserve">For example,</w:t>
        </w:r>
      </w:ins>
      <w:ins w:id="2557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558" w:author="PR Preview" w:date="2026-01-01T00:00:00Z">
        <w:r>
          <w:t xml:space="preserve"> </w:t>
        </w:r>
      </w:ins>
      <w:ins w:id="2559" w:author="PR Preview" w:date="2026-01-01T00:00:00Z">
        <w:r>
          <w:t xml:space="preserve">in</w:t>
        </w:r>
      </w:ins>
      <w:ins w:id="2560" w:author="PR Preview" w:date="2026-01-01T00:00:00Z">
        <w:r>
          <w:t xml:space="preserve"> </w:t>
        </w:r>
      </w:ins>
      <w:hyperlink w:anchor="exm-positive-definite">
        <w:ins w:id="2561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562" w:author="PR Preview" w:date="2026-01-01T00:00:00Z">
        <w:r>
          <w:t xml:space="preserve"> </w:t>
        </w:r>
      </w:ins>
      <w:ins w:id="2563" w:author="PR Preview" w:date="2026-01-01T00:00:00Z">
        <w:r>
          <w:t xml:space="preserve">is both.</w:t>
        </w:r>
      </w:ins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del w:id="2564" w:author="PR Preview" w:date="2026-01-01T00:00:00Z">
        <w:r>
          <w:rPr>
            <w:b/>
            <w:bCs/>
          </w:rPr>
          <w:delText xml:space="preserve">Theorem 14 (Definiteness and eigenvalues)</w:delText>
        </w:r>
      </w:del>
      <w:del w:id="2565" w:author="PR Preview" w:date="2026-01-01T00:00:00Z">
        <w:r>
          <w:delText xml:space="preserve"> </w:delText>
        </w:r>
      </w:del>
      <w:del w:id="2566" w:author="PR Preview" w:date="2026-01-01T00:00:00Z">
        <w:r>
          <w:delText xml:space="preserve">Let</w:delText>
        </w:r>
      </w:del>
      <w:del w:id="256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568" w:author="PR Preview" w:date="2026-01-01T00:00:00Z">
        <w:r>
          <w:delText xml:space="preserve"> </w:delText>
        </w:r>
      </w:del>
      <w:del w:id="2569" w:author="PR Preview" w:date="2026-01-01T00:00:00Z">
        <w:r>
          <w:delText xml:space="preserve">be a</w:delText>
        </w:r>
      </w:del>
      <w:del w:id="257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571" w:author="PR Preview" w:date="2026-01-01T00:00:00Z">
        <w:r>
          <w:delText xml:space="preserve"> </w:delText>
        </w:r>
      </w:del>
      <w:del w:id="2572" w:author="PR Preview" w:date="2026-01-01T00:00:00Z">
        <w:r>
          <w:delText xml:space="preserve">symmetric matrix with real entries,</w:delText>
        </w:r>
      </w:del>
      <w:del w:id="2573" w:author="PR Preview" w:date="2026-01-01T00:00:00Z">
        <w:r>
          <w:delText xml:space="preserve"> </w:delText>
        </w:r>
      </w:del>
      <w:del w:id="2574" w:author="PR Preview" w:date="2026-01-01T00:00:00Z">
        <w:r>
          <w:delText xml:space="preserve">with eigendecomposition</w:delText>
        </w:r>
      </w:del>
      <w:del w:id="25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576" w:author="PR Preview" w:date="2026-01-01T00:00:00Z">
        <w:r>
          <w:delText xml:space="preserve"> </w:delText>
        </w:r>
      </w:del>
      <w:del w:id="2577" w:author="PR Preview" w:date="2026-01-01T00:00:00Z">
        <w:r>
          <w:delText xml:space="preserve">(</w:delText>
        </w:r>
      </w:del>
      <w:hyperlink w:anchor="def-eigendecomposition">
        <w:del w:id="2578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579" w:author="PR Preview" w:date="2026-01-01T00:00:00Z">
        <w:r>
          <w:delText xml:space="preserve">)</w:delText>
        </w:r>
      </w:del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and eigenvalues</w:delText>
        </w:r>
      </w:del>
      <w:del w:id="258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583" w:author="PR Preview" w:date="2026-01-01T00:00:00Z">
        <w:r>
          <w:delText xml:space="preserve"> </w:delText>
        </w:r>
      </w:del>
      <w:del w:id="2584" w:author="PR Preview" w:date="2026-01-01T00:00:00Z">
        <w:r>
          <w:delText xml:space="preserve">on the diagonal of</w:delText>
        </w:r>
      </w:del>
      <w:del w:id="2585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586" w:author="PR Preview" w:date="2026-01-01T00:00:00Z">
        <w:r>
          <w:delText xml:space="preserve">.</w:delText>
        </w:r>
      </w:del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Then:</w:delText>
        </w:r>
      </w:del>
    </w:p>
    <w:p>
      <w:pPr>
        <w:pStyle w:val="BodyText"/>
      </w:pPr>
      <w:ins w:id="2589" w:author="PR Preview" w:date="2026-01-01T00:00:00Z">
        <w:r>
          <w:rPr>
            <w:b/>
            <w:bCs/>
          </w:rPr>
          <w:t xml:space="preserve">Theorem 15 (Definiteness and eigenvalues)</w:t>
        </w:r>
      </w:ins>
      <w:ins w:id="2590" w:author="PR Preview" w:date="2026-01-01T00:00:00Z">
        <w:r>
          <w:t xml:space="preserve"> </w:t>
        </w:r>
      </w:ins>
      <w:ins w:id="2591" w:author="PR Preview" w:date="2026-01-01T00:00:00Z">
        <w:r>
          <w:t xml:space="preserve">Let</w:t>
        </w:r>
      </w:ins>
      <w:ins w:id="259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593" w:author="PR Preview" w:date="2026-01-01T00:00:00Z">
        <w:r>
          <w:t xml:space="preserve"> </w:t>
        </w:r>
      </w:ins>
      <w:ins w:id="2594" w:author="PR Preview" w:date="2026-01-01T00:00:00Z">
        <w:r>
          <w:t xml:space="preserve">be a</w:t>
        </w:r>
      </w:ins>
      <w:ins w:id="259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596" w:author="PR Preview" w:date="2026-01-01T00:00:00Z">
        <w:r>
          <w:t xml:space="preserve"> </w:t>
        </w:r>
      </w:ins>
      <w:ins w:id="2597" w:author="PR Preview" w:date="2026-01-01T00:00:00Z">
        <w:r>
          <w:t xml:space="preserve">symmetric matrix with real entries,</w:t>
        </w:r>
      </w:ins>
      <w:ins w:id="2598" w:author="PR Preview" w:date="2026-01-01T00:00:00Z">
        <w:r>
          <w:t xml:space="preserve"> </w:t>
        </w:r>
      </w:ins>
      <w:ins w:id="2599" w:author="PR Preview" w:date="2026-01-01T00:00:00Z">
        <w:r>
          <w:t xml:space="preserve">with eigendecomposition</w:t>
        </w:r>
      </w:ins>
      <w:ins w:id="260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601" w:author="PR Preview" w:date="2026-01-01T00:00:00Z">
        <w:r>
          <w:t xml:space="preserve"> </w:t>
        </w:r>
      </w:ins>
      <w:ins w:id="2602" w:author="PR Preview" w:date="2026-01-01T00:00:00Z">
        <w:r>
          <w:t xml:space="preserve">(</w:t>
        </w:r>
      </w:ins>
      <w:hyperlink w:anchor="def-eigendecomposition">
        <w:ins w:id="260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604" w:author="PR Preview" w:date="2026-01-01T00:00:00Z">
        <w:r>
          <w:t xml:space="preserve">)</w:t>
        </w:r>
      </w:ins>
      <w:ins w:id="2605" w:author="PR Preview" w:date="2026-01-01T00:00:00Z">
        <w:r>
          <w:t xml:space="preserve"> </w:t>
        </w:r>
      </w:ins>
      <w:ins w:id="2606" w:author="PR Preview" w:date="2026-01-01T00:00:00Z">
        <w:r>
          <w:t xml:space="preserve">and eigenvalues</w:t>
        </w:r>
      </w:ins>
      <w:ins w:id="260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608" w:author="PR Preview" w:date="2026-01-01T00:00:00Z">
        <w:r>
          <w:t xml:space="preserve"> </w:t>
        </w:r>
      </w:ins>
      <w:ins w:id="2609" w:author="PR Preview" w:date="2026-01-01T00:00:00Z">
        <w:r>
          <w:t xml:space="preserve">on the diagonal of</w:t>
        </w:r>
      </w:ins>
      <w:ins w:id="2610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611" w:author="PR Preview" w:date="2026-01-01T00:00:00Z">
        <w:r>
          <w:t xml:space="preserve">.</w:t>
        </w:r>
      </w:ins>
      <w:ins w:id="2612" w:author="PR Preview" w:date="2026-01-01T00:00:00Z">
        <w:r>
          <w:t xml:space="preserve"> </w:t>
        </w:r>
      </w:ins>
      <w:ins w:id="2613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del w:id="2614" w:author="PR Preview" w:date="2026-01-01T00:00:00Z">
        <w:r>
          <w:rPr>
            <w:b/>
            <w:bCs/>
          </w:rPr>
          <w:delText xml:space="preserve">Example 29 (Reading definiteness off the eigenvalues)</w:delText>
        </w:r>
      </w:del>
      <w:del w:id="2615" w:author="PR Preview" w:date="2026-01-01T00:00:00Z">
        <w:r>
          <w:delText xml:space="preserve"> </w:delText>
        </w:r>
      </w:del>
      <w:del w:id="2616" w:author="PR Preview" w:date="2026-01-01T00:00:00Z">
        <w:r>
          <w:delText xml:space="preserve"> 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617" w:author="PR Preview" w:date="2026-01-01T00:00:00Z">
        <w:r>
          <w:delText xml:space="preserve"> </w:delText>
        </w:r>
      </w:del>
      <w:del w:id="2618" w:author="PR Preview" w:date="2026-01-01T00:00:00Z">
        <w:r>
          <w:delText xml:space="preserve">has eigenvalues</w:delText>
        </w:r>
      </w:del>
      <w:del w:id="2619" w:author="PR Preview" w:date="2026-01-01T00:00:00Z">
        <w:r>
          <w:delText xml:space="preserve"> </w:delText>
        </w:r>
      </w:del>
      <m:oMath>
        <m:r>
          <m:t>3</m:t>
        </m:r>
      </m:oMath>
      <w:del w:id="2620" w:author="PR Preview" w:date="2026-01-01T00:00:00Z">
        <w:r>
          <w:delText xml:space="preserve"> </w:delText>
        </w:r>
      </w:del>
      <w:del w:id="2621" w:author="PR Preview" w:date="2026-01-01T00:00:00Z">
        <w:r>
          <w:delText xml:space="preserve">and</w:delText>
        </w:r>
      </w:del>
      <w:del w:id="2622" w:author="PR Preview" w:date="2026-01-01T00:00:00Z">
        <w:r>
          <w:delText xml:space="preserve"> </w:delText>
        </w:r>
      </w:del>
      <m:oMath>
        <m:r>
          <m:t>1</m:t>
        </m:r>
      </m:oMath>
      <w:del w:id="2623" w:author="PR Preview" w:date="2026-01-01T00:00:00Z">
        <w:r>
          <w:delText xml:space="preserve"> </w:delText>
        </w:r>
      </w:del>
      <w:del w:id="2624" w:author="PR Preview" w:date="2026-01-01T00:00:00Z">
        <w:r>
          <w:delText xml:space="preserve">(</w:delText>
        </w:r>
      </w:del>
      <w:hyperlink w:anchor="exm-eigenvalue">
        <w:del w:id="2625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2626" w:author="PR Preview" w:date="2026-01-01T00:00:00Z">
        <w:r>
          <w:delText xml:space="preserve">),</w:delText>
        </w:r>
      </w:del>
      <w:del w:id="2627" w:author="PR Preview" w:date="2026-01-01T00:00:00Z">
        <w:r>
          <w:delText xml:space="preserve"> </w:delText>
        </w:r>
      </w:del>
      <w:del w:id="2628" w:author="PR Preview" w:date="2026-01-01T00:00:00Z">
        <w:r>
          <w:delText xml:space="preserve">both positive, so it is positive definite.</w:delText>
        </w:r>
      </w:del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2629" w:author="PR Preview" w:date="2026-01-01T00:00:00Z">
        <w:r>
          <w:delText xml:space="preserve"> </w:delText>
        </w:r>
      </w:del>
      <w:del w:id="2630" w:author="PR Preview" w:date="2026-01-01T00:00:00Z">
        <w:r>
          <w:delText xml:space="preserve">has eigenvalues</w:delText>
        </w:r>
      </w:del>
      <w:del w:id="2631" w:author="PR Preview" w:date="2026-01-01T00:00:00Z">
        <w:r>
          <w:delText xml:space="preserve"> </w:delText>
        </w:r>
      </w:del>
      <m:oMath>
        <m:r>
          <m:t>2</m:t>
        </m:r>
      </m:oMath>
      <w:del w:id="2632" w:author="PR Preview" w:date="2026-01-01T00:00:00Z">
        <w:r>
          <w:delText xml:space="preserve">, for the eigenvector</w:delText>
        </w:r>
      </w:del>
      <w:del w:id="2633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2634" w:author="PR Preview" w:date="2026-01-01T00:00:00Z">
        <w:r>
          <w:delText xml:space="preserve">,</w:delText>
        </w:r>
      </w:del>
      <w:del w:id="2635" w:author="PR Preview" w:date="2026-01-01T00:00:00Z">
        <w:r>
          <w:delText xml:space="preserve"> </w:delText>
        </w:r>
      </w:del>
      <w:del w:id="2636" w:author="PR Preview" w:date="2026-01-01T00:00:00Z">
        <w:r>
          <w:delText xml:space="preserve">and</w:delText>
        </w:r>
      </w:del>
      <w:del w:id="2637" w:author="PR Preview" w:date="2026-01-01T00:00:00Z">
        <w:r>
          <w:delText xml:space="preserve"> </w:delText>
        </w:r>
      </w:del>
      <m:oMath>
        <m:r>
          <m:t>0</m:t>
        </m:r>
      </m:oMath>
      <w:del w:id="2638" w:author="PR Preview" w:date="2026-01-01T00:00:00Z">
        <w:r>
          <w:delText xml:space="preserve">, for the eigenvector</w:delText>
        </w:r>
      </w:del>
      <w:del w:id="263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640" w:author="PR Preview" w:date="2026-01-01T00:00:00Z">
        <w:r>
          <w:delText xml:space="preserve">,</w:delText>
        </w:r>
      </w:del>
      <w:del w:id="2641" w:author="PR Preview" w:date="2026-01-01T00:00:00Z">
        <w:r>
          <w:delText xml:space="preserve"> </w:delText>
        </w:r>
      </w:del>
      <w:del w:id="2642" w:author="PR Preview" w:date="2026-01-01T00:00:00Z">
        <w:r>
          <w:delText xml:space="preserve">so it is positive semidefinite but not positive definite,</w:delText>
        </w:r>
      </w:del>
      <w:del w:id="2643" w:author="PR Preview" w:date="2026-01-01T00:00:00Z">
        <w:r>
          <w:delText xml:space="preserve"> </w:delText>
        </w:r>
      </w:del>
      <w:del w:id="2644" w:author="PR Preview" w:date="2026-01-01T00:00:00Z">
        <w:r>
          <w:delText xml:space="preserve">as</w:delText>
        </w:r>
      </w:del>
      <w:del w:id="2645" w:author="PR Preview" w:date="2026-01-01T00:00:00Z">
        <w:r>
          <w:delText xml:space="preserve"> </w:delText>
        </w:r>
      </w:del>
      <w:hyperlink w:anchor="exm-positive-definite">
        <w:del w:id="2646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647" w:author="PR Preview" w:date="2026-01-01T00:00:00Z">
        <w:r>
          <w:delText xml:space="preserve"> </w:delText>
        </w:r>
      </w:del>
      <w:del w:id="2648" w:author="PR Preview" w:date="2026-01-01T00:00:00Z">
        <w:r>
          <w:delText xml:space="preserve">found directly.</w:delText>
        </w:r>
      </w:del>
    </w:p>
    <w:p>
      <w:pPr>
        <w:pStyle w:val="FirstParagraph"/>
      </w:pPr>
      <w:del w:id="2649" w:author="PR Preview" w:date="2026-01-01T00:00:00Z">
        <w:r>
          <w:rPr>
            <w:b/>
            <w:bCs/>
          </w:rPr>
          <w:delText xml:space="preserve">Theorem 15 (A positive definite matrix has a positive definite inverse)</w:delText>
        </w:r>
      </w:del>
      <w:del w:id="2650" w:author="PR Preview" w:date="2026-01-01T00:00:00Z">
        <w:r>
          <w:delText xml:space="preserve"> </w:delText>
        </w:r>
      </w:del>
      <w:del w:id="2651" w:author="PR Preview" w:date="2026-01-01T00:00:00Z">
        <w:r>
          <w:delText xml:space="preserve">Let</w:delText>
        </w:r>
      </w:del>
      <w:del w:id="26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53" w:author="PR Preview" w:date="2026-01-01T00:00:00Z">
        <w:r>
          <w:delText xml:space="preserve"> </w:delText>
        </w:r>
      </w:del>
      <w:del w:id="2654" w:author="PR Preview" w:date="2026-01-01T00:00:00Z">
        <w:r>
          <w:delText xml:space="preserve">be a</w:delText>
        </w:r>
      </w:del>
      <w:del w:id="26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656" w:author="PR Preview" w:date="2026-01-01T00:00:00Z">
        <w:r>
          <w:delText xml:space="preserve"> </w:delText>
        </w:r>
      </w:del>
      <w:del w:id="2657" w:author="PR Preview" w:date="2026-01-01T00:00:00Z">
        <w:r>
          <w:delText xml:space="preserve">positive definite matrix</w:delText>
        </w:r>
      </w:del>
      <w:del w:id="2658" w:author="PR Preview" w:date="2026-01-01T00:00:00Z">
        <w:r>
          <w:delText xml:space="preserve"> </w:delText>
        </w:r>
      </w:del>
      <w:del w:id="2659" w:author="PR Preview" w:date="2026-01-01T00:00:00Z">
        <w:r>
          <w:delText xml:space="preserve">(</w:delText>
        </w:r>
      </w:del>
      <w:hyperlink w:anchor="def-positive-definite">
        <w:del w:id="2660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2661" w:author="PR Preview" w:date="2026-01-01T00:00:00Z">
        <w:r>
          <w:delText xml:space="preserve">) with real entries,</w:delText>
        </w:r>
      </w:del>
      <w:del w:id="2662" w:author="PR Preview" w:date="2026-01-01T00:00:00Z">
        <w:r>
          <w:delText xml:space="preserve"> </w:delText>
        </w:r>
      </w:del>
      <w:del w:id="2663" w:author="PR Preview" w:date="2026-01-01T00:00:00Z">
        <w:r>
          <w:delText xml:space="preserve">with eigendecomposition</w:delText>
        </w:r>
      </w:del>
      <w:del w:id="266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665" w:author="PR Preview" w:date="2026-01-01T00:00:00Z">
        <w:r>
          <w:delText xml:space="preserve"> </w:delText>
        </w:r>
      </w:del>
      <w:del w:id="2666" w:author="PR Preview" w:date="2026-01-01T00:00:00Z">
        <w:r>
          <w:delText xml:space="preserve">(</w:delText>
        </w:r>
      </w:del>
      <w:hyperlink w:anchor="def-eigendecomposition">
        <w:del w:id="2667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2668" w:author="PR Preview" w:date="2026-01-01T00:00:00Z">
        <w:r>
          <w:delText xml:space="preserve">)</w:delText>
        </w:r>
      </w:del>
      <w:del w:id="2669" w:author="PR Preview" w:date="2026-01-01T00:00:00Z">
        <w:r>
          <w:delText xml:space="preserve"> </w:delText>
        </w:r>
      </w:del>
      <w:del w:id="2670" w:author="PR Preview" w:date="2026-01-01T00:00:00Z">
        <w:r>
          <w:delText xml:space="preserve">and eigenvalues</w:delText>
        </w:r>
      </w:del>
      <w:del w:id="2671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672" w:author="PR Preview" w:date="2026-01-01T00:00:00Z">
        <w:r>
          <w:delText xml:space="preserve">.</w:delText>
        </w:r>
      </w:del>
      <w:del w:id="2673" w:author="PR Preview" w:date="2026-01-01T00:00:00Z">
        <w:r>
          <w:delText xml:space="preserve"> </w:delText>
        </w:r>
      </w:del>
      <w:del w:id="2674" w:author="PR Preview" w:date="2026-01-01T00:00:00Z">
        <w:r>
          <w:delText xml:space="preserve">Then</w:delText>
        </w:r>
      </w:del>
      <w:del w:id="26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676" w:author="PR Preview" w:date="2026-01-01T00:00:00Z">
        <w:r>
          <w:delText xml:space="preserve"> </w:delText>
        </w:r>
      </w:del>
      <w:del w:id="2677" w:author="PR Preview" w:date="2026-01-01T00:00:00Z">
        <w:r>
          <w:delText xml:space="preserve">is invertible (</w:delText>
        </w:r>
      </w:del>
      <w:hyperlink w:anchor="def-invertible-matrix">
        <w:del w:id="2678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2679" w:author="PR Preview" w:date="2026-01-01T00:00:00Z">
        <w:r>
          <w:delText xml:space="preserve">),</w:delText>
        </w:r>
      </w:del>
    </w:p>
    <w:p>
      <w:pPr>
        <w:pStyle w:val="BodyText"/>
      </w:pPr>
      <w:ins w:id="2680" w:author="PR Preview" w:date="2026-01-01T00:00:00Z">
        <w:r>
          <w:rPr>
            <w:b/>
            <w:bCs/>
          </w:rPr>
          <w:t xml:space="preserve">Example 31 (Reading definiteness off the eigenvalues)</w:t>
        </w:r>
      </w:ins>
      <w:ins w:id="2681" w:author="PR Preview" w:date="2026-01-01T00:00:00Z">
        <w:r>
          <w:t xml:space="preserve"> </w:t>
        </w:r>
      </w:ins>
      <w:ins w:id="2682" w:author="PR Preview" w:date="2026-01-01T00:00:00Z">
        <w:r>
          <w:t xml:space="preserve"> 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683" w:author="PR Preview" w:date="2026-01-01T00:00:00Z">
        <w:r>
          <w:t xml:space="preserve"> </w:t>
        </w:r>
      </w:ins>
      <w:ins w:id="2684" w:author="PR Preview" w:date="2026-01-01T00:00:00Z">
        <w:r>
          <w:t xml:space="preserve">has eigenvalues</w:t>
        </w:r>
      </w:ins>
      <w:ins w:id="2685" w:author="PR Preview" w:date="2026-01-01T00:00:00Z">
        <w:r>
          <w:t xml:space="preserve"> </w:t>
        </w:r>
      </w:ins>
      <m:oMath>
        <m:r>
          <m:t>3</m:t>
        </m:r>
      </m:oMath>
      <w:ins w:id="2686" w:author="PR Preview" w:date="2026-01-01T00:00:00Z">
        <w:r>
          <w:t xml:space="preserve"> </w:t>
        </w:r>
      </w:ins>
      <w:ins w:id="2687" w:author="PR Preview" w:date="2026-01-01T00:00:00Z">
        <w:r>
          <w:t xml:space="preserve">and</w:t>
        </w:r>
      </w:ins>
      <w:ins w:id="2688" w:author="PR Preview" w:date="2026-01-01T00:00:00Z">
        <w:r>
          <w:t xml:space="preserve"> </w:t>
        </w:r>
      </w:ins>
      <m:oMath>
        <m:r>
          <m:t>1</m:t>
        </m:r>
      </m:oMath>
      <w:ins w:id="2689" w:author="PR Preview" w:date="2026-01-01T00:00:00Z">
        <w:r>
          <w:t xml:space="preserve"> </w:t>
        </w:r>
      </w:ins>
      <w:ins w:id="2690" w:author="PR Preview" w:date="2026-01-01T00:00:00Z">
        <w:r>
          <w:t xml:space="preserve">(</w:t>
        </w:r>
      </w:ins>
      <w:hyperlink w:anchor="exm-eigenvalue">
        <w:ins w:id="2691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2692" w:author="PR Preview" w:date="2026-01-01T00:00:00Z">
        <w:r>
          <w:t xml:space="preserve">),</w:t>
        </w:r>
      </w:ins>
      <w:ins w:id="2693" w:author="PR Preview" w:date="2026-01-01T00:00:00Z">
        <w:r>
          <w:t xml:space="preserve"> </w:t>
        </w:r>
      </w:ins>
      <w:ins w:id="2694" w:author="PR Preview" w:date="2026-01-01T00:00:00Z">
        <w:r>
          <w:t xml:space="preserve">both positive, so it is positive definite.</w:t>
        </w:r>
      </w:ins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has eigenvalues</w:t>
        </w:r>
      </w:ins>
      <w:ins w:id="2697" w:author="PR Preview" w:date="2026-01-01T00:00:00Z">
        <w:r>
          <w:t xml:space="preserve"> </w:t>
        </w:r>
      </w:ins>
      <m:oMath>
        <m:r>
          <m:t>2</m:t>
        </m:r>
      </m:oMath>
      <w:ins w:id="2698" w:author="PR Preview" w:date="2026-01-01T00:00:00Z">
        <w:r>
          <w:t xml:space="preserve">, for the eigenvector</w:t>
        </w:r>
      </w:ins>
      <w:ins w:id="269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2700" w:author="PR Preview" w:date="2026-01-01T00:00:00Z">
        <w:r>
          <w:t xml:space="preserve">,</w:t>
        </w:r>
      </w:ins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and</w:t>
        </w:r>
      </w:ins>
      <w:ins w:id="2703" w:author="PR Preview" w:date="2026-01-01T00:00:00Z">
        <w:r>
          <w:t xml:space="preserve"> </w:t>
        </w:r>
      </w:ins>
      <m:oMath>
        <m:r>
          <m:t>0</m:t>
        </m:r>
      </m:oMath>
      <w:ins w:id="2704" w:author="PR Preview" w:date="2026-01-01T00:00:00Z">
        <w:r>
          <w:t xml:space="preserve">, for the eigenvector</w:t>
        </w:r>
      </w:ins>
      <w:ins w:id="27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2706" w:author="PR Preview" w:date="2026-01-01T00:00:00Z">
        <w:r>
          <w:t xml:space="preserve">,</w:t>
        </w:r>
      </w:ins>
      <w:ins w:id="2707" w:author="PR Preview" w:date="2026-01-01T00:00:00Z">
        <w:r>
          <w:t xml:space="preserve"> </w:t>
        </w:r>
      </w:ins>
      <w:ins w:id="2708" w:author="PR Preview" w:date="2026-01-01T00:00:00Z">
        <w:r>
          <w:t xml:space="preserve">so it is positive semidefinite but not positive definite,</w:t>
        </w:r>
      </w:ins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as</w:t>
        </w:r>
      </w:ins>
      <w:ins w:id="2711" w:author="PR Preview" w:date="2026-01-01T00:00:00Z">
        <w:r>
          <w:t xml:space="preserve"> </w:t>
        </w:r>
      </w:ins>
      <w:hyperlink w:anchor="exm-positive-definite">
        <w:ins w:id="2712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found directly.</w:t>
        </w:r>
      </w:ins>
    </w:p>
    <w:bookmarkEnd w:id="134"/>
    <w:bookmarkStart w:id="135" w:name="thm-pd-inverse"/>
    <w:p>
      <w:pPr>
        <w:pStyle w:val="FirstParagraph"/>
      </w:pPr>
      <w:ins w:id="2715" w:author="PR Preview" w:date="2026-01-01T00:00:00Z">
        <w:r>
          <w:rPr>
            <w:b/>
            <w:bCs/>
          </w:rPr>
          <w:t xml:space="preserve">Theorem 16 (A positive definite matrix has a positive definite inverse)</w:t>
        </w:r>
      </w:ins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Let</w:t>
        </w:r>
      </w:ins>
      <w:ins w:id="2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19" w:author="PR Preview" w:date="2026-01-01T00:00:00Z">
        <w:r>
          <w:t xml:space="preserve"> </w:t>
        </w:r>
      </w:ins>
      <w:ins w:id="2720" w:author="PR Preview" w:date="2026-01-01T00:00:00Z">
        <w:r>
          <w:t xml:space="preserve">be a</w:t>
        </w:r>
      </w:ins>
      <w:ins w:id="272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722" w:author="PR Preview" w:date="2026-01-01T00:00:00Z">
        <w:r>
          <w:t xml:space="preserve"> </w:t>
        </w:r>
      </w:ins>
      <w:ins w:id="2723" w:author="PR Preview" w:date="2026-01-01T00:00:00Z">
        <w:r>
          <w:t xml:space="preserve">positive definite matrix</w:t>
        </w:r>
      </w:ins>
      <w:ins w:id="2724" w:author="PR Preview" w:date="2026-01-01T00:00:00Z">
        <w:r>
          <w:t xml:space="preserve"> </w:t>
        </w:r>
      </w:ins>
      <w:ins w:id="2725" w:author="PR Preview" w:date="2026-01-01T00:00:00Z">
        <w:r>
          <w:t xml:space="preserve">(</w:t>
        </w:r>
      </w:ins>
      <w:hyperlink w:anchor="def-positive-definite">
        <w:ins w:id="272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2727" w:author="PR Preview" w:date="2026-01-01T00:00:00Z">
        <w:r>
          <w:t xml:space="preserve">) with real entries,</w:t>
        </w:r>
      </w:ins>
      <w:ins w:id="2728" w:author="PR Preview" w:date="2026-01-01T00:00:00Z">
        <w:r>
          <w:t xml:space="preserve"> </w:t>
        </w:r>
      </w:ins>
      <w:ins w:id="2729" w:author="PR Preview" w:date="2026-01-01T00:00:00Z">
        <w:r>
          <w:t xml:space="preserve">with eigendecomposition</w:t>
        </w:r>
      </w:ins>
      <w:ins w:id="27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731" w:author="PR Preview" w:date="2026-01-01T00:00:00Z">
        <w:r>
          <w:t xml:space="preserve"> </w:t>
        </w:r>
      </w:ins>
      <w:ins w:id="2732" w:author="PR Preview" w:date="2026-01-01T00:00:00Z">
        <w:r>
          <w:t xml:space="preserve">(</w:t>
        </w:r>
      </w:ins>
      <w:hyperlink w:anchor="def-eigendecomposition">
        <w:ins w:id="2733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2734" w:author="PR Preview" w:date="2026-01-01T00:00:00Z">
        <w:r>
          <w:t xml:space="preserve">)</w:t>
        </w:r>
      </w:ins>
      <w:ins w:id="2735" w:author="PR Preview" w:date="2026-01-01T00:00:00Z">
        <w:r>
          <w:t xml:space="preserve"> </w:t>
        </w:r>
      </w:ins>
      <w:ins w:id="2736" w:author="PR Preview" w:date="2026-01-01T00:00:00Z">
        <w:r>
          <w:t xml:space="preserve">and eigenvalues</w:t>
        </w:r>
      </w:ins>
      <w:ins w:id="2737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738" w:author="PR Preview" w:date="2026-01-01T00:00:00Z">
        <w:r>
          <w:t xml:space="preserve">.</w:t>
        </w:r>
      </w:ins>
      <w:ins w:id="2739" w:author="PR Preview" w:date="2026-01-01T00:00:00Z">
        <w:r>
          <w:t xml:space="preserve"> </w:t>
        </w:r>
      </w:ins>
      <w:ins w:id="2740" w:author="PR Preview" w:date="2026-01-01T00:00:00Z">
        <w:r>
          <w:t xml:space="preserve">Then</w:t>
        </w:r>
      </w:ins>
      <w:ins w:id="2741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742" w:author="PR Preview" w:date="2026-01-01T00:00:00Z">
        <w:r>
          <w:t xml:space="preserve"> </w:t>
        </w:r>
      </w:ins>
      <w:ins w:id="2743" w:author="PR Preview" w:date="2026-01-01T00:00:00Z">
        <w:r>
          <w:t xml:space="preserve">is invertible (</w:t>
        </w:r>
      </w:ins>
      <w:hyperlink w:anchor="def-invertible-matrix">
        <w:ins w:id="2744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2745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del w:id="2746" w:author="PR Preview" w:date="2026-01-01T00:00:00Z">
        <w:r>
          <w:rPr>
            <w:i/>
            <w:iCs/>
          </w:rPr>
          <w:delText xml:space="preserve">Proof</w:delText>
        </w:r>
      </w:del>
      <w:del w:id="2747" w:author="PR Preview" w:date="2026-01-01T00:00:00Z">
        <w:r>
          <w:delText xml:space="preserve">. </w:delText>
        </w:r>
      </w:del>
      <w:del w:id="2748" w:author="PR Preview" w:date="2026-01-01T00:00:00Z">
        <w:r>
          <w:delText xml:space="preserve">By</w:delText>
        </w:r>
      </w:del>
      <w:del w:id="2749" w:author="PR Preview" w:date="2026-01-01T00:00:00Z">
        <w:r>
          <w:delText xml:space="preserve"> </w:delText>
        </w:r>
      </w:del>
      <w:hyperlink w:anchor="thm-definite-eigenvalues">
        <w:del w:id="2750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751" w:author="PR Preview" w:date="2026-01-01T00:00:00Z">
        <w:r>
          <w:delText xml:space="preserve">, every</w:delText>
        </w:r>
      </w:del>
      <w:del w:id="2752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del w:id="2753" w:author="PR Preview" w:date="2026-01-01T00:00:00Z">
        <w:r>
          <w:delText xml:space="preserve">,</w:delText>
        </w:r>
      </w:del>
      <w:del w:id="2754" w:author="PR Preview" w:date="2026-01-01T00:00:00Z">
        <w:r>
          <w:delText xml:space="preserve"> </w:delText>
        </w:r>
      </w:del>
      <w:del w:id="2755" w:author="PR Preview" w:date="2026-01-01T00:00:00Z">
        <w:r>
          <w:delText xml:space="preserve">so</w:delText>
        </w:r>
      </w:del>
      <w:del w:id="275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757" w:author="PR Preview" w:date="2026-01-01T00:00:00Z">
        <w:r>
          <w:delText xml:space="preserve"> </w:delText>
        </w:r>
      </w:del>
      <w:del w:id="2758" w:author="PR Preview" w:date="2026-01-01T00:00:00Z">
        <w:r>
          <w:delText xml:space="preserve">is well defined,</w:delText>
        </w:r>
      </w:del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and multiplying the two diagonal matrices entry by entry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gives</w:delText>
        </w:r>
      </w:del>
    </w:p>
    <w:p>
      <w:pPr>
        <w:pStyle w:val="BodyText"/>
      </w:pPr>
      <w:ins w:id="2763" w:author="PR Preview" w:date="2026-01-01T00:00:00Z">
        <w:r>
          <w:rPr>
            <w:i/>
            <w:iCs/>
          </w:rPr>
          <w:t xml:space="preserve">Proof</w:t>
        </w:r>
      </w:ins>
      <w:ins w:id="2764" w:author="PR Preview" w:date="2026-01-01T00:00:00Z">
        <w:r>
          <w:t xml:space="preserve">. </w:t>
        </w:r>
      </w:ins>
      <w:ins w:id="2765" w:author="PR Preview" w:date="2026-01-01T00:00:00Z">
        <w:r>
          <w:t xml:space="preserve">By</w:t>
        </w:r>
      </w:ins>
      <w:ins w:id="2766" w:author="PR Preview" w:date="2026-01-01T00:00:00Z">
        <w:r>
          <w:t xml:space="preserve"> </w:t>
        </w:r>
      </w:ins>
      <w:hyperlink w:anchor="thm-definite-eigenvalues">
        <w:ins w:id="276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768" w:author="PR Preview" w:date="2026-01-01T00:00:00Z">
        <w:r>
          <w:t xml:space="preserve">, every</w:t>
        </w:r>
      </w:ins>
      <w:ins w:id="27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ins w:id="2770" w:author="PR Preview" w:date="2026-01-01T00:00:00Z">
        <w:r>
          <w:t xml:space="preserve">,</w:t>
        </w:r>
      </w:ins>
      <w:ins w:id="2771" w:author="PR Preview" w:date="2026-01-01T00:00:00Z">
        <w:r>
          <w:t xml:space="preserve"> </w:t>
        </w:r>
      </w:ins>
      <w:ins w:id="2772" w:author="PR Preview" w:date="2026-01-01T00:00:00Z">
        <w:r>
          <w:t xml:space="preserve">so</w:t>
        </w:r>
      </w:ins>
      <w:ins w:id="2773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774" w:author="PR Preview" w:date="2026-01-01T00:00:00Z">
        <w:r>
          <w:t xml:space="preserve"> </w:t>
        </w:r>
      </w:ins>
      <w:ins w:id="2775" w:author="PR Preview" w:date="2026-01-01T00:00:00Z">
        <w:r>
          <w:t xml:space="preserve">is well defined,</w:t>
        </w:r>
      </w:ins>
      <w:ins w:id="2776" w:author="PR Preview" w:date="2026-01-01T00:00:00Z">
        <w:r>
          <w:t xml:space="preserve"> </w:t>
        </w:r>
      </w:ins>
      <w:ins w:id="2777" w:author="PR Preview" w:date="2026-01-01T00:00:00Z">
        <w:r>
          <w:t xml:space="preserve">and multiplying the two diagonal matrices entry by entry</w:t>
        </w:r>
      </w:ins>
      <w:ins w:id="2778" w:author="PR Preview" w:date="2026-01-01T00:00:00Z">
        <w:r>
          <w:t xml:space="preserve"> </w:t>
        </w:r>
      </w:ins>
      <w:ins w:id="2779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2780" w:author="PR Preview" w:date="2026-01-01T00:00:00Z">
        <w:r>
          <w:delText xml:space="preserve"> </w:delText>
        </w:r>
      </w:del>
      <w:del w:id="2781" w:author="PR Preview" w:date="2026-01-01T00:00:00Z">
        <w:r>
          <w:delText xml:space="preserve">is symmetric by</w:delText>
        </w:r>
      </w:del>
      <w:del w:id="2782" w:author="PR Preview" w:date="2026-01-01T00:00:00Z">
        <w:r>
          <w:delText xml:space="preserve"> </w:delText>
        </w:r>
      </w:del>
      <w:hyperlink w:anchor="cor-inverse-symmetric">
        <w:del w:id="2783" w:author="PR Preview" w:date="2026-01-01T00:00:00Z">
          <w:r>
            <w:rPr>
              <w:rStyle w:val="Hyperlink"/>
            </w:rPr>
            <w:delText xml:space="preserve">Corollary 1</w:delText>
          </w:r>
        </w:del>
      </w:hyperlink>
      <w:del w:id="2784" w:author="PR Preview" w:date="2026-01-01T00:00:00Z">
        <w:r>
          <w:delText xml:space="preserve">.</w:delText>
        </w:r>
      </w:del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For</w:delText>
        </w:r>
      </w:del>
      <w:del w:id="278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88" w:author="PR Preview" w:date="2026-01-01T00:00:00Z">
        <w:r>
          <w:delText xml:space="preserve">, let</w:delText>
        </w:r>
      </w:del>
      <w:del w:id="278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0" w:author="PR Preview" w:date="2026-01-01T00:00:00Z">
        <w:r>
          <w:delText xml:space="preserve">,</w:delText>
        </w:r>
      </w:del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which is not</w:delText>
        </w:r>
      </w:del>
      <w:del w:id="2793" w:author="PR Preview" w:date="2026-01-01T00:00:00Z">
        <w:r>
          <w:delText xml:space="preserve"> </w:delText>
        </w:r>
      </w:del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4" w:author="PR Preview" w:date="2026-01-01T00:00:00Z">
        <w:r>
          <w:delText xml:space="preserve"> </w:delText>
        </w:r>
      </w:del>
      <w:del w:id="2795" w:author="PR Preview" w:date="2026-01-01T00:00:00Z">
        <w:r>
          <w:delText xml:space="preserve">because</w:delText>
        </w:r>
      </w:del>
      <w:del w:id="2796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797" w:author="PR Preview" w:date="2026-01-01T00:00:00Z">
        <w:r>
          <w:delText xml:space="preserve">.</w:delText>
        </w:r>
      </w:del>
      <w:del w:id="2798" w:author="PR Preview" w:date="2026-01-01T00:00:00Z">
        <w:r>
          <w:delText xml:space="preserve"> </w:delText>
        </w:r>
      </w:del>
      <w:del w:id="2799" w:author="PR Preview" w:date="2026-01-01T00:00:00Z">
        <w:r>
          <w:delText xml:space="preserve">As in the proof of</w:delText>
        </w:r>
      </w:del>
      <w:del w:id="2800" w:author="PR Preview" w:date="2026-01-01T00:00:00Z">
        <w:r>
          <w:delText xml:space="preserve"> </w:delText>
        </w:r>
      </w:del>
      <w:hyperlink w:anchor="thm-definite-eigenvalues">
        <w:del w:id="2801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802" w:author="PR Preview" w:date="2026-01-01T00:00:00Z">
        <w:r>
          <w:delText xml:space="preserve">:</w:delText>
        </w:r>
      </w:del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is symmetric by</w:t>
        </w:r>
      </w:ins>
      <w:ins w:id="2805" w:author="PR Preview" w:date="2026-01-01T00:00:00Z">
        <w:r>
          <w:t xml:space="preserve"> </w:t>
        </w:r>
      </w:ins>
      <w:hyperlink w:anchor="cor-inverse-symmetric">
        <w:ins w:id="2806" w:author="PR Preview" w:date="2026-01-01T00:00:00Z">
          <w:r>
            <w:rPr>
              <w:rStyle w:val="Hyperlink"/>
            </w:rPr>
            <w:t xml:space="preserve">Corollary 1</w:t>
          </w:r>
        </w:ins>
      </w:hyperlink>
      <w:ins w:id="2807" w:author="PR Preview" w:date="2026-01-01T00:00:00Z">
        <w:r>
          <w:t xml:space="preserve">.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For</w:t>
        </w:r>
      </w:ins>
      <w:ins w:id="2810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11" w:author="PR Preview" w:date="2026-01-01T00:00:00Z">
        <w:r>
          <w:t xml:space="preserve">, let</w:t>
        </w:r>
      </w:ins>
      <w:ins w:id="2812" w:author="PR Preview" w:date="2026-01-01T00:00:00Z">
        <w:r>
          <w:t xml:space="preserve"> </w:t>
        </w:r>
      </w:ins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13" w:author="PR Preview" w:date="2026-01-01T00:00:00Z">
        <w:r>
          <w:t xml:space="preserve">,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which is not</w:t>
        </w:r>
      </w:ins>
      <w:ins w:id="2816" w:author="PR Preview" w:date="2026-01-01T00:00:00Z">
        <w:r>
          <w:t xml:space="preserve"> </w:t>
        </w:r>
      </w:ins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17" w:author="PR Preview" w:date="2026-01-01T00:00:00Z">
        <w:r>
          <w:t xml:space="preserve"> </w:t>
        </w:r>
      </w:ins>
      <w:ins w:id="2818" w:author="PR Preview" w:date="2026-01-01T00:00:00Z">
        <w:r>
          <w:t xml:space="preserve">because</w:t>
        </w:r>
      </w:ins>
      <w:ins w:id="2819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Q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820" w:author="PR Preview" w:date="2026-01-01T00:00:00Z">
        <w:r>
          <w:t xml:space="preserve">.</w:t>
        </w:r>
      </w:ins>
      <w:ins w:id="2821" w:author="PR Preview" w:date="2026-01-01T00:00:00Z">
        <w:r>
          <w:t xml:space="preserve"> </w:t>
        </w:r>
      </w:ins>
      <w:ins w:id="2822" w:author="PR Preview" w:date="2026-01-01T00:00:00Z">
        <w:r>
          <w:t xml:space="preserve">As in the proof of</w:t>
        </w:r>
      </w:ins>
      <w:ins w:id="2823" w:author="PR Preview" w:date="2026-01-01T00:00:00Z">
        <w:r>
          <w:t xml:space="preserve"> </w:t>
        </w:r>
      </w:ins>
      <w:hyperlink w:anchor="thm-definite-eigenvalues">
        <w:ins w:id="2824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282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del w:id="2826" w:author="PR Preview" w:date="2026-01-01T00:00:00Z">
        <w:r>
          <w:rPr>
            <w:b/>
            <w:bCs/>
          </w:rPr>
          <w:delText xml:space="preserve">Example 30 (Inverting a positive definite matrix)</w:delText>
        </w:r>
      </w:del>
      <w:del w:id="2827" w:author="PR Preview" w:date="2026-01-01T00:00:00Z">
        <w:r>
          <w:delText xml:space="preserve"> </w:delText>
        </w:r>
      </w:del>
      <w:del w:id="2828" w:author="PR Preview" w:date="2026-01-01T00:00:00Z">
        <w:r>
          <w:delText xml:space="preserve">For</w:delText>
        </w:r>
      </w:del>
      <w:del w:id="282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830" w:author="PR Preview" w:date="2026-01-01T00:00:00Z">
        <w:r>
          <w:delText xml:space="preserve">,</w:delText>
        </w:r>
      </w:del>
      <w:del w:id="2831" w:author="PR Preview" w:date="2026-01-01T00:00:00Z">
        <w:r>
          <w:delText xml:space="preserve"> </w:delText>
        </w:r>
      </w:del>
      <w:hyperlink w:anchor="exm-spectral">
        <w:del w:id="2832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2833" w:author="PR Preview" w:date="2026-01-01T00:00:00Z">
        <w:r>
          <w:delText xml:space="preserve"> </w:delText>
        </w:r>
      </w:del>
      <w:del w:id="2834" w:author="PR Preview" w:date="2026-01-01T00:00:00Z">
        <w:r>
          <w:delText xml:space="preserve">gives</w:delText>
        </w:r>
      </w:del>
      <w:del w:id="2835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del w:id="2836" w:author="PR Preview" w:date="2026-01-01T00:00:00Z">
        <w:r>
          <w:delText xml:space="preserve"> </w:delText>
        </w:r>
      </w:del>
      <w:del w:id="2837" w:author="PR Preview" w:date="2026-01-01T00:00:00Z">
        <w:r>
          <w:delText xml:space="preserve">and eigenvalues</w:delText>
        </w:r>
      </w:del>
      <w:del w:id="2838" w:author="PR Preview" w:date="2026-01-01T00:00:00Z">
        <w:r>
          <w:delText xml:space="preserve"> </w:delText>
        </w:r>
      </w:del>
      <m:oMath>
        <m:r>
          <m:t>3</m:t>
        </m:r>
      </m:oMath>
      <w:del w:id="2839" w:author="PR Preview" w:date="2026-01-01T00:00:00Z">
        <w:r>
          <w:delText xml:space="preserve"> </w:delText>
        </w:r>
      </w:del>
      <w:del w:id="2840" w:author="PR Preview" w:date="2026-01-01T00:00:00Z">
        <w:r>
          <w:delText xml:space="preserve">and</w:delText>
        </w:r>
      </w:del>
      <w:del w:id="2841" w:author="PR Preview" w:date="2026-01-01T00:00:00Z">
        <w:r>
          <w:delText xml:space="preserve"> </w:delText>
        </w:r>
      </w:del>
      <m:oMath>
        <m:r>
          <m:t>1</m:t>
        </m:r>
      </m:oMath>
      <w:del w:id="2842" w:author="PR Preview" w:date="2026-01-01T00:00:00Z">
        <w:r>
          <w:delText xml:space="preserve">, so:</w:delText>
        </w:r>
      </w:del>
    </w:p>
    <w:p>
      <w:pPr>
        <w:pStyle w:val="BodyText"/>
      </w:pPr>
      <w:ins w:id="2843" w:author="PR Preview" w:date="2026-01-01T00:00:00Z">
        <w:r>
          <w:rPr>
            <w:b/>
            <w:bCs/>
          </w:rPr>
          <w:t xml:space="preserve">Example 32 (Inverting a positive definite matrix)</w:t>
        </w:r>
      </w:ins>
      <w:ins w:id="2844" w:author="PR Preview" w:date="2026-01-01T00:00:00Z">
        <w:r>
          <w:t xml:space="preserve"> </w:t>
        </w:r>
      </w:ins>
      <w:ins w:id="2845" w:author="PR Preview" w:date="2026-01-01T00:00:00Z">
        <w:r>
          <w:t xml:space="preserve">For</w:t>
        </w:r>
      </w:ins>
      <w:ins w:id="284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847" w:author="PR Preview" w:date="2026-01-01T00:00:00Z">
        <w:r>
          <w:t xml:space="preserve">,</w:t>
        </w:r>
      </w:ins>
      <w:ins w:id="2848" w:author="PR Preview" w:date="2026-01-01T00:00:00Z">
        <w:r>
          <w:t xml:space="preserve"> </w:t>
        </w:r>
      </w:ins>
      <w:hyperlink w:anchor="exm-spectral">
        <w:ins w:id="2849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2850" w:author="PR Preview" w:date="2026-01-01T00:00:00Z">
        <w:r>
          <w:t xml:space="preserve"> </w:t>
        </w:r>
      </w:ins>
      <w:ins w:id="2851" w:author="PR Preview" w:date="2026-01-01T00:00:00Z">
        <w:r>
          <w:t xml:space="preserve">gives</w:t>
        </w:r>
      </w:ins>
      <w:ins w:id="2852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ins w:id="2853" w:author="PR Preview" w:date="2026-01-01T00:00:00Z">
        <w:r>
          <w:t xml:space="preserve"> </w:t>
        </w:r>
      </w:ins>
      <w:ins w:id="2854" w:author="PR Preview" w:date="2026-01-01T00:00:00Z">
        <w:r>
          <w:t xml:space="preserve">and eigenvalues</w:t>
        </w:r>
      </w:ins>
      <w:ins w:id="2855" w:author="PR Preview" w:date="2026-01-01T00:00:00Z">
        <w:r>
          <w:t xml:space="preserve"> </w:t>
        </w:r>
      </w:ins>
      <m:oMath>
        <m:r>
          <m:t>3</m:t>
        </m:r>
      </m:oMath>
      <w:ins w:id="2856" w:author="PR Preview" w:date="2026-01-01T00:00:00Z">
        <w:r>
          <w:t xml:space="preserve"> </w:t>
        </w:r>
      </w:ins>
      <w:ins w:id="2857" w:author="PR Preview" w:date="2026-01-01T00:00:00Z">
        <w:r>
          <w:t xml:space="preserve">and</w:t>
        </w:r>
      </w:ins>
      <w:ins w:id="2858" w:author="PR Preview" w:date="2026-01-01T00:00:00Z">
        <w:r>
          <w:t xml:space="preserve"> </w:t>
        </w:r>
      </w:ins>
      <m:oMath>
        <m:r>
          <m:t>1</m:t>
        </m:r>
      </m:oMath>
      <w:ins w:id="2859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del w:id="2860" w:author="PR Preview" w:date="2026-01-01T00:00:00Z">
        <w:r>
          <w:rPr>
            <w:b/>
            <w:bCs/>
          </w:rPr>
          <w:delText xml:space="preserve">Example 31 (A bowl with its lowest point at the origin)</w:delText>
        </w:r>
      </w:del>
      <w:del w:id="2861" w:author="PR Preview" w:date="2026-01-01T00:00:00Z">
        <w:r>
          <w:delText xml:space="preserve"> </w:delText>
        </w:r>
      </w:del>
      <w:del w:id="2862" w:author="PR Preview" w:date="2026-01-01T00:00:00Z">
        <w:r>
          <w:delText xml:space="preserve">Take</w:delText>
        </w:r>
      </w:del>
      <w:del w:id="2863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2864" w:author="PR Preview" w:date="2026-01-01T00:00:00Z">
        <w:r>
          <w:delText xml:space="preserve">,</w:delText>
        </w:r>
      </w:del>
      <w:del w:id="2865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del w:id="2866" w:author="PR Preview" w:date="2026-01-01T00:00:00Z">
        <w:r>
          <w:delText xml:space="preserve">,</w:delText>
        </w:r>
      </w:del>
      <w:del w:id="2867" w:author="PR Preview" w:date="2026-01-01T00:00:00Z">
        <w:r>
          <w:delText xml:space="preserve"> </w:delText>
        </w:r>
      </w:del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del w:id="2868" w:author="PR Preview" w:date="2026-01-01T00:00:00Z">
        <w:r>
          <w:delText xml:space="preserve"> </w:delText>
        </w:r>
      </w:del>
      <w:del w:id="2869" w:author="PR Preview" w:date="2026-01-01T00:00:00Z">
        <w:r>
          <w:delText xml:space="preserve">and</w:delText>
        </w:r>
      </w:del>
      <w:del w:id="2870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2871" w:author="PR Preview" w:date="2026-01-01T00:00:00Z">
        <w:r>
          <w:delText xml:space="preserve">.</w:delText>
        </w:r>
      </w:del>
      <w:del w:id="2872" w:author="PR Preview" w:date="2026-01-01T00:00:00Z">
        <w:r>
          <w:delText xml:space="preserve"> </w:delText>
        </w:r>
      </w:del>
      <w:del w:id="2873" w:author="PR Preview" w:date="2026-01-01T00:00:00Z">
        <w:r>
          <w:delText xml:space="preserve">Then</w:delText>
        </w:r>
      </w:del>
      <w:del w:id="2874" w:author="PR Preview" w:date="2026-01-01T00:00:00Z">
        <w:r>
          <w:delText xml:space="preserve"> </w:delText>
        </w:r>
      </w:del>
      <m:oMath>
        <m:r>
          <m:rPr>
            <m:sty m:val="bi"/>
          </m:rPr>
          <m:t>S</m:t>
        </m:r>
      </m:oMath>
      <w:del w:id="2875" w:author="PR Preview" w:date="2026-01-01T00:00:00Z">
        <w:r>
          <w:delText xml:space="preserve"> </w:delText>
        </w:r>
      </w:del>
      <w:del w:id="2876" w:author="PR Preview" w:date="2026-01-01T00:00:00Z">
        <w:r>
          <w:delText xml:space="preserve">is positive definite (</w:delText>
        </w:r>
      </w:del>
      <w:hyperlink w:anchor="exm-positive-definite">
        <w:del w:id="2877" w:author="PR Preview" w:date="2026-01-01T00:00:00Z">
          <w:r>
            <w:rPr>
              <w:rStyle w:val="Hyperlink"/>
            </w:rPr>
            <w:delText xml:space="preserve">Example 28</w:delText>
          </w:r>
        </w:del>
      </w:hyperlink>
      <w:del w:id="2878" w:author="PR Preview" w:date="2026-01-01T00:00:00Z">
        <w:r>
          <w:delText xml:space="preserve">),</w:delText>
        </w:r>
      </w:del>
      <w:del w:id="2879" w:author="PR Preview" w:date="2026-01-01T00:00:00Z">
        <w:r>
          <w:delText xml:space="preserve"> </w:delText>
        </w:r>
      </w:del>
      <w:del w:id="2880" w:author="PR Preview" w:date="2026-01-01T00:00:00Z">
        <w:r>
          <w:delText xml:space="preserve">so the graph of</w:delText>
        </w:r>
      </w:del>
    </w:p>
    <w:p>
      <w:pPr>
        <w:pStyle w:val="BodyText"/>
      </w:pPr>
      <w:ins w:id="2881" w:author="PR Preview" w:date="2026-01-01T00:00:00Z">
        <w:r>
          <w:rPr>
            <w:b/>
            <w:bCs/>
          </w:rPr>
          <w:t xml:space="preserve">Example 33 (A bowl with its lowest point at the origin)</w:t>
        </w:r>
      </w:ins>
      <w:ins w:id="2882" w:author="PR Preview" w:date="2026-01-01T00:00:00Z">
        <w:r>
          <w:t xml:space="preserve"> </w:t>
        </w:r>
      </w:ins>
      <w:ins w:id="2883" w:author="PR Preview" w:date="2026-01-01T00:00:00Z">
        <w:r>
          <w:t xml:space="preserve">Take</w:t>
        </w:r>
      </w:ins>
      <w:ins w:id="288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2885" w:author="PR Preview" w:date="2026-01-01T00:00:00Z">
        <w:r>
          <w:t xml:space="preserve">,</w:t>
        </w:r>
      </w:ins>
      <w:ins w:id="2886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ins w:id="2887" w:author="PR Preview" w:date="2026-01-01T00:00:00Z">
        <w:r>
          <w:t xml:space="preserve">,</w:t>
        </w:r>
      </w:ins>
      <w:ins w:id="2888" w:author="PR Preview" w:date="2026-01-01T00:00:00Z">
        <w:r>
          <w:t xml:space="preserve"> </w:t>
        </w:r>
      </w:ins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ins w:id="2889" w:author="PR Preview" w:date="2026-01-01T00:00:00Z">
        <w:r>
          <w:t xml:space="preserve"> </w:t>
        </w:r>
      </w:ins>
      <w:ins w:id="2890" w:author="PR Preview" w:date="2026-01-01T00:00:00Z">
        <w:r>
          <w:t xml:space="preserve">and</w:t>
        </w:r>
      </w:ins>
      <w:ins w:id="2891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2892" w:author="PR Preview" w:date="2026-01-01T00:00:00Z">
        <w:r>
          <w:t xml:space="preserve">.</w:t>
        </w:r>
      </w:ins>
      <w:ins w:id="2893" w:author="PR Preview" w:date="2026-01-01T00:00:00Z">
        <w:r>
          <w:t xml:space="preserve"> </w:t>
        </w:r>
      </w:ins>
      <w:ins w:id="2894" w:author="PR Preview" w:date="2026-01-01T00:00:00Z">
        <w:r>
          <w:t xml:space="preserve">Then</w:t>
        </w:r>
      </w:ins>
      <w:ins w:id="2895" w:author="PR Preview" w:date="2026-01-01T00:00:00Z">
        <w:r>
          <w:t xml:space="preserve"> </w:t>
        </w:r>
      </w:ins>
      <m:oMath>
        <m:r>
          <m:rPr>
            <m:sty m:val="bi"/>
          </m:rPr>
          <m:t>S</m:t>
        </m:r>
      </m:oMath>
      <w:ins w:id="2896" w:author="PR Preview" w:date="2026-01-01T00:00:00Z">
        <w:r>
          <w:t xml:space="preserve"> </w:t>
        </w:r>
      </w:ins>
      <w:ins w:id="2897" w:author="PR Preview" w:date="2026-01-01T00:00:00Z">
        <w:r>
          <w:t xml:space="preserve">is positive definite (</w:t>
        </w:r>
      </w:ins>
      <w:hyperlink w:anchor="exm-positive-definite">
        <w:ins w:id="2898" w:author="PR Preview" w:date="2026-01-01T00:00:00Z">
          <w:r>
            <w:rPr>
              <w:rStyle w:val="Hyperlink"/>
            </w:rPr>
            <w:t xml:space="preserve">Example 30</w:t>
          </w:r>
        </w:ins>
      </w:hyperlink>
      <w:ins w:id="2899" w:author="PR Preview" w:date="2026-01-01T00:00:00Z">
        <w:r>
          <w:t xml:space="preserve">),</w:t>
        </w:r>
      </w:ins>
      <w:ins w:id="2900" w:author="PR Preview" w:date="2026-01-01T00:00:00Z">
        <w:r>
          <w:t xml:space="preserve"> </w:t>
        </w:r>
      </w:ins>
      <w:ins w:id="2901" w:author="PR Preview" w:date="2026-01-01T00:00:00Z">
        <w:r>
          <w:t xml:space="preserve">so the graph of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41"/>
    <w:bookmarkStart w:id="142" w:name="exm-matrix-induced-inner-product"/>
    <w:p>
      <w:pPr>
        <w:pStyle w:val="FirstParagraph"/>
      </w:pPr>
      <w:del w:id="2902" w:author="PR Preview" w:date="2026-01-01T00:00:00Z">
        <w:r>
          <w:rPr>
            <w:b/>
            <w:bCs/>
          </w:rPr>
          <w:delText xml:space="preserve">Example 32 (A matrix-induced inner product calculation)</w:delText>
        </w:r>
      </w:del>
      <w:del w:id="2903" w:author="PR Preview" w:date="2026-01-01T00:00:00Z">
        <w:r>
          <w:delText xml:space="preserve"> </w:delText>
        </w:r>
      </w:del>
      <w:del w:id="2904" w:author="PR Preview" w:date="2026-01-01T00:00:00Z">
        <w:r>
          <w:delText xml:space="preserve">Consider the symmetric matrix</w:delText>
        </w:r>
      </w:del>
    </w:p>
    <w:p>
      <w:pPr>
        <w:pStyle w:val="FirstParagraph"/>
      </w:pPr>
      <w:ins w:id="2905" w:author="PR Preview" w:date="2026-01-01T00:00:00Z">
        <w:r>
          <w:rPr>
            <w:b/>
            <w:bCs/>
          </w:rPr>
          <w:t xml:space="preserve">Example 34 (A matrix-induced inner product calculation)</w:t>
        </w:r>
      </w:ins>
      <w:ins w:id="2906" w:author="PR Preview" w:date="2026-01-01T00:00:00Z">
        <w:r>
          <w:t xml:space="preserve"> </w:t>
        </w:r>
      </w:ins>
      <w:ins w:id="2907" w:author="PR Preview" w:date="2026-01-01T00:00:00Z">
        <w:r>
          <w:t xml:space="preserve">Consider the symmetric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2"/>
    <w:bookmarkStart w:id="147" w:name="thm-matrix-induced-inner-product"/>
    <w:p>
      <w:pPr>
        <w:pStyle w:val="BodyText"/>
      </w:pPr>
      <w:del w:id="2908" w:author="PR Preview" w:date="2026-01-01T00:00:00Z">
        <w:r>
          <w:rPr>
            <w:b/>
            <w:bCs/>
          </w:rPr>
          <w:delText xml:space="preserve">Theorem 16 (Properties of the matrix-induced inner product)</w:delText>
        </w:r>
      </w:del>
      <w:del w:id="2909" w:author="PR Preview" w:date="2026-01-01T00:00:00Z">
        <w:r>
          <w:delText xml:space="preserve"> </w:delText>
        </w:r>
      </w:del>
      <w:del w:id="2910" w:author="PR Preview" w:date="2026-01-01T00:00:00Z">
        <w:r>
          <w:delText xml:space="preserve">For every</w:delText>
        </w:r>
      </w:del>
      <w:del w:id="291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2912" w:author="PR Preview" w:date="2026-01-01T00:00:00Z">
        <w:r>
          <w:delText xml:space="preserve"> </w:delText>
        </w:r>
      </w:del>
      <w:del w:id="2913" w:author="PR Preview" w:date="2026-01-01T00:00:00Z">
        <w:r>
          <w:delText xml:space="preserve">symmetric positive definite matrix</w:delText>
        </w:r>
      </w:del>
      <w:del w:id="291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2915" w:author="PR Preview" w:date="2026-01-01T00:00:00Z">
        <w:r>
          <w:delText xml:space="preserve">,</w:delText>
        </w:r>
      </w:del>
      <w:del w:id="2916" w:author="PR Preview" w:date="2026-01-01T00:00:00Z">
        <w:r>
          <w:delText xml:space="preserve"> </w:delText>
        </w:r>
      </w:del>
      <w:del w:id="2917" w:author="PR Preview" w:date="2026-01-01T00:00:00Z">
        <w:r>
          <w:delText xml:space="preserve">the function</w:delText>
        </w:r>
      </w:del>
      <w:del w:id="291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2919" w:author="PR Preview" w:date="2026-01-01T00:00:00Z">
        <w:r>
          <w:delText xml:space="preserve"> </w:delText>
        </w:r>
      </w:del>
      <w:del w:id="2920" w:author="PR Preview" w:date="2026-01-01T00:00:00Z">
        <w:r>
          <w:delText xml:space="preserve">satisfies the four inner product axioms (</w:delText>
        </w:r>
      </w:del>
      <w:hyperlink r:id="rId143">
        <w:del w:id="2921" w:author="PR Preview" w:date="2026-01-01T00:00:00Z">
          <w:r>
            <w:rPr>
              <w:rStyle w:val="Hyperlink"/>
            </w:rPr>
            <w:delText xml:space="preserve">Definition 1 in Inner Products and Orthogonality</w:delText>
          </w:r>
        </w:del>
      </w:hyperlink>
      <w:del w:id="2922" w:author="PR Preview" w:date="2026-01-01T00:00:00Z">
        <w:r>
          <w:delText xml:space="preserve">):</w:delText>
        </w:r>
      </w:del>
      <w:del w:id="2923" w:author="PR Preview" w:date="2026-01-01T00:00:00Z">
        <w:r>
          <w:delText xml:space="preserve"> </w:delText>
        </w:r>
      </w:del>
      <w:del w:id="2924" w:author="PR Preview" w:date="2026-01-01T00:00:00Z">
        <w:r>
          <w:delText xml:space="preserve">positivity, definiteness, linearity in the first slot, and symmetry.</w:delText>
        </w:r>
      </w:del>
      <w:del w:id="2925" w:author="PR Preview" w:date="2026-01-01T00:00:00Z">
        <w:r>
          <w:delText xml:space="preserve"> </w:delText>
        </w:r>
      </w:del>
      <w:del w:id="2926" w:author="PR Preview" w:date="2026-01-01T00:00:00Z">
        <w:r>
          <w:delText xml:space="preserve">Thus</w:delText>
        </w:r>
      </w:del>
      <w:del w:id="29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del w:id="2928" w:author="PR Preview" w:date="2026-01-01T00:00:00Z">
        <w:r>
          <w:delText xml:space="preserve"> </w:delText>
        </w:r>
      </w:del>
      <w:del w:id="2929" w:author="PR Preview" w:date="2026-01-01T00:00:00Z">
        <w:r>
          <w:delText xml:space="preserve">is an inner product space (</w:delText>
        </w:r>
      </w:del>
      <w:hyperlink r:id="rId144">
        <w:del w:id="2930" w:author="PR Preview" w:date="2026-01-01T00:00:00Z">
          <w:r>
            <w:rPr>
              <w:rStyle w:val="Hyperlink"/>
            </w:rPr>
            <w:delText xml:space="preserve">Definition 2 in Inner Products and Orthogonality</w:delText>
          </w:r>
        </w:del>
      </w:hyperlink>
      <w:del w:id="2931" w:author="PR Preview" w:date="2026-01-01T00:00:00Z">
        <w:r>
          <w:delText xml:space="preserve">).</w:delText>
        </w:r>
      </w:del>
    </w:p>
    <w:p>
      <w:pPr>
        <w:pStyle w:val="BodyText"/>
      </w:pPr>
      <w:ins w:id="2932" w:author="PR Preview" w:date="2026-01-01T00:00:00Z">
        <w:r>
          <w:rPr>
            <w:b/>
            <w:bCs/>
          </w:rPr>
          <w:t xml:space="preserve">Theorem 17 (Properties of the matrix-induced inner product)</w:t>
        </w:r>
      </w:ins>
      <w:ins w:id="2933" w:author="PR Preview" w:date="2026-01-01T00:00:00Z">
        <w:r>
          <w:t xml:space="preserve"> </w:t>
        </w:r>
      </w:ins>
      <w:ins w:id="2934" w:author="PR Preview" w:date="2026-01-01T00:00:00Z">
        <w:r>
          <w:t xml:space="preserve">For every</w:t>
        </w:r>
      </w:ins>
      <w:ins w:id="29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2936" w:author="PR Preview" w:date="2026-01-01T00:00:00Z">
        <w:r>
          <w:t xml:space="preserve"> </w:t>
        </w:r>
      </w:ins>
      <w:ins w:id="2937" w:author="PR Preview" w:date="2026-01-01T00:00:00Z">
        <w:r>
          <w:t xml:space="preserve">symmetric positive definite matrix</w:t>
        </w:r>
      </w:ins>
      <w:ins w:id="29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2939" w:author="PR Preview" w:date="2026-01-01T00:00:00Z">
        <w:r>
          <w:t xml:space="preserve">,</w:t>
        </w:r>
      </w:ins>
      <w:ins w:id="2940" w:author="PR Preview" w:date="2026-01-01T00:00:00Z">
        <w:r>
          <w:t xml:space="preserve"> </w:t>
        </w:r>
      </w:ins>
      <w:ins w:id="2941" w:author="PR Preview" w:date="2026-01-01T00:00:00Z">
        <w:r>
          <w:t xml:space="preserve">the function</w:t>
        </w:r>
      </w:ins>
      <w:ins w:id="2942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2943" w:author="PR Preview" w:date="2026-01-01T00:00:00Z">
        <w:r>
          <w:t xml:space="preserve"> </w:t>
        </w:r>
      </w:ins>
      <w:ins w:id="2944" w:author="PR Preview" w:date="2026-01-01T00:00:00Z">
        <w:r>
          <w:t xml:space="preserve">satisfies the four inner product axioms (</w:t>
        </w:r>
      </w:ins>
      <w:hyperlink r:id="rId143">
        <w:ins w:id="2945" w:author="PR Preview" w:date="2026-01-01T00:00:00Z">
          <w:r>
            <w:rPr>
              <w:rStyle w:val="Hyperlink"/>
            </w:rPr>
            <w:t xml:space="preserve">Definition 1 in Inner Products and Orthogonality</w:t>
          </w:r>
        </w:ins>
      </w:hyperlink>
      <w:ins w:id="2946" w:author="PR Preview" w:date="2026-01-01T00:00:00Z">
        <w:r>
          <w:t xml:space="preserve">):</w:t>
        </w:r>
      </w:ins>
      <w:ins w:id="2947" w:author="PR Preview" w:date="2026-01-01T00:00:00Z">
        <w:r>
          <w:t xml:space="preserve"> </w:t>
        </w:r>
      </w:ins>
      <w:ins w:id="2948" w:author="PR Preview" w:date="2026-01-01T00:00:00Z">
        <w:r>
          <w:t xml:space="preserve">positivity, definiteness, linearity in the first slot, and symmetry.</w:t>
        </w:r>
      </w:ins>
      <w:ins w:id="2949" w:author="PR Preview" w:date="2026-01-01T00:00:00Z">
        <w:r>
          <w:t xml:space="preserve"> </w:t>
        </w:r>
      </w:ins>
      <w:ins w:id="2950" w:author="PR Preview" w:date="2026-01-01T00:00:00Z">
        <w:r>
          <w:t xml:space="preserve">Thus</w:t>
        </w:r>
      </w:ins>
      <w:ins w:id="295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ins w:id="2952" w:author="PR Preview" w:date="2026-01-01T00:00:00Z">
        <w:r>
          <w:t xml:space="preserve"> </w:t>
        </w:r>
      </w:ins>
      <w:ins w:id="2953" w:author="PR Preview" w:date="2026-01-01T00:00:00Z">
        <w:r>
          <w:t xml:space="preserve">is an inner product space (</w:t>
        </w:r>
      </w:ins>
      <w:hyperlink r:id="rId144">
        <w:ins w:id="2954" w:author="PR Preview" w:date="2026-01-01T00:00:00Z">
          <w:r>
            <w:rPr>
              <w:rStyle w:val="Hyperlink"/>
            </w:rPr>
            <w:t xml:space="preserve">Definition 2 in Inner Products and Orthogonality</w:t>
          </w:r>
        </w:ins>
      </w:hyperlink>
      <w:ins w:id="2955" w:author="PR Preview" w:date="2026-01-01T00:00:00Z">
        <w:r>
          <w:t xml:space="preserve">).</w:t>
        </w:r>
      </w:ins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del w:id="2956" w:author="PR Preview" w:date="2026-01-01T00:00:00Z">
        <w:r>
          <w:rPr>
            <w:b/>
            <w:bCs/>
          </w:rPr>
          <w:delText xml:space="preserve">Example 33 (Checking the inner product axioms, and recovering the matrix from the inner product)</w:delText>
        </w:r>
      </w:del>
      <w:del w:id="2957" w:author="PR Preview" w:date="2026-01-01T00:00:00Z">
        <w:r>
          <w:delText xml:space="preserve"> </w:delText>
        </w:r>
      </w:del>
      <w:del w:id="2958" w:author="PR Preview" w:date="2026-01-01T00:00:00Z">
        <w:r>
          <w:delText xml:space="preserve">Take</w:delText>
        </w:r>
      </w:del>
      <w:del w:id="295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960" w:author="PR Preview" w:date="2026-01-01T00:00:00Z">
        <w:r>
          <w:delText xml:space="preserve"> </w:delText>
        </w:r>
      </w:del>
      <w:del w:id="2961" w:author="PR Preview" w:date="2026-01-01T00:00:00Z">
        <w:r>
          <w:delText xml:space="preserve">from</w:delText>
        </w:r>
      </w:del>
      <w:del w:id="2962" w:author="PR Preview" w:date="2026-01-01T00:00:00Z">
        <w:r>
          <w:delText xml:space="preserve"> </w:delText>
        </w:r>
      </w:del>
      <w:hyperlink w:anchor="exm-matrix-induced-inner-product">
        <w:del w:id="2963" w:author="PR Preview" w:date="2026-01-01T00:00:00Z">
          <w:r>
            <w:rPr>
              <w:rStyle w:val="Hyperlink"/>
            </w:rPr>
            <w:delText xml:space="preserve">Example 32</w:delText>
          </w:r>
        </w:del>
      </w:hyperlink>
      <w:del w:id="2964" w:author="PR Preview" w:date="2026-01-01T00:00:00Z">
        <w:r>
          <w:delText xml:space="preserve">,</w:delText>
        </w:r>
      </w:del>
      <w:del w:id="2965" w:author="PR Preview" w:date="2026-01-01T00:00:00Z">
        <w:r>
          <w:delText xml:space="preserve"> </w:delText>
        </w:r>
      </w:del>
      <w:del w:id="2966" w:author="PR Preview" w:date="2026-01-01T00:00:00Z">
        <w:r>
          <w:delText xml:space="preserve">the vectors</w:delText>
        </w:r>
      </w:del>
      <w:del w:id="296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2968" w:author="PR Preview" w:date="2026-01-01T00:00:00Z">
        <w:r>
          <w:delText xml:space="preserve">,</w:delText>
        </w:r>
      </w:del>
      <w:del w:id="2969" w:author="PR Preview" w:date="2026-01-01T00:00:00Z">
        <w:r>
          <w:delText xml:space="preserve"> </w:delText>
        </w:r>
      </w:del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del w:id="2970" w:author="PR Preview" w:date="2026-01-01T00:00:00Z">
        <w:r>
          <w:delText xml:space="preserve"> </w:delText>
        </w:r>
      </w:del>
      <w:del w:id="2971" w:author="PR Preview" w:date="2026-01-01T00:00:00Z">
        <w:r>
          <w:delText xml:space="preserve">and</w:delText>
        </w:r>
      </w:del>
      <w:del w:id="2972" w:author="PR Preview" w:date="2026-01-01T00:00:00Z">
        <w:r>
          <w:delText xml:space="preserve"> </w:delText>
        </w:r>
      </w:del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del w:id="2973" w:author="PR Preview" w:date="2026-01-01T00:00:00Z">
        <w:r>
          <w:delText xml:space="preserve">,</w:delText>
        </w:r>
      </w:del>
      <w:del w:id="2974" w:author="PR Preview" w:date="2026-01-01T00:00:00Z">
        <w:r>
          <w:delText xml:space="preserve"> </w:delText>
        </w:r>
      </w:del>
      <w:del w:id="2975" w:author="PR Preview" w:date="2026-01-01T00:00:00Z">
        <w:r>
          <w:delText xml:space="preserve">and the numbers</w:delText>
        </w:r>
      </w:del>
      <w:del w:id="2976" w:author="PR Preview" w:date="2026-01-01T00:00:00Z">
        <w:r>
          <w:delText xml:space="preserve"> </w:delText>
        </w:r>
      </w:del>
      <m:oMath>
        <m:r>
          <m:t>a</m:t>
        </m:r>
        <m:r>
          <m:rPr>
            <m:sty m:val="p"/>
          </m:rPr>
          <m:t>=</m:t>
        </m:r>
        <m:r>
          <m:t>2</m:t>
        </m:r>
      </m:oMath>
      <w:del w:id="2977" w:author="PR Preview" w:date="2026-01-01T00:00:00Z">
        <w:r>
          <w:delText xml:space="preserve"> </w:delText>
        </w:r>
      </w:del>
      <w:del w:id="2978" w:author="PR Preview" w:date="2026-01-01T00:00:00Z">
        <w:r>
          <w:delText xml:space="preserve">and</w:delText>
        </w:r>
      </w:del>
      <w:del w:id="297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del w:id="2980" w:author="PR Preview" w:date="2026-01-01T00:00:00Z">
        <w:r>
          <w:delText xml:space="preserve">.</w:delText>
        </w:r>
      </w:del>
      <w:del w:id="2981" w:author="PR Preview" w:date="2026-01-01T00:00:00Z">
        <w:r>
          <w:delText xml:space="preserve"> </w:delText>
        </w:r>
      </w:del>
      <w:del w:id="2982" w:author="PR Preview" w:date="2026-01-01T00:00:00Z">
        <w:r>
          <w:delText xml:space="preserve">The code computes both sides of each axiom in</w:delText>
        </w:r>
      </w:del>
      <w:del w:id="2983" w:author="PR Preview" w:date="2026-01-01T00:00:00Z">
        <w:r>
          <w:delText xml:space="preserve"> </w:delText>
        </w:r>
      </w:del>
      <w:hyperlink w:anchor="thm-matrix-induced-inner-product">
        <w:del w:id="2984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985" w:author="PR Preview" w:date="2026-01-01T00:00:00Z">
        <w:r>
          <w:delText xml:space="preserve">,</w:delText>
        </w:r>
      </w:del>
      <w:del w:id="2986" w:author="PR Preview" w:date="2026-01-01T00:00:00Z">
        <w:r>
          <w:delText xml:space="preserve"> </w:delText>
        </w:r>
      </w:del>
      <w:del w:id="2987" w:author="PR Preview" w:date="2026-01-01T00:00:00Z">
        <w:r>
          <w:delText xml:space="preserve">and then the numbers</w:delText>
        </w:r>
      </w:del>
      <w:del w:id="298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2989" w:author="PR Preview" w:date="2026-01-01T00:00:00Z">
        <w:r>
          <w:delText xml:space="preserve"> </w:delText>
        </w:r>
      </w:del>
      <w:del w:id="2990" w:author="PR Preview" w:date="2026-01-01T00:00:00Z">
        <w:r>
          <w:delText xml:space="preserve">for the standard basis vectors.</w:delText>
        </w:r>
      </w:del>
    </w:p>
    <w:p>
      <w:pPr>
        <w:pStyle w:val="BodyText"/>
      </w:pPr>
      <w:ins w:id="2991" w:author="PR Preview" w:date="2026-01-01T00:00:00Z">
        <w:r>
          <w:rPr>
            <w:b/>
            <w:bCs/>
          </w:rPr>
          <w:t xml:space="preserve">Example 35 (Checking the inner product axioms, and recovering the matrix from the inner product)</w:t>
        </w:r>
      </w:ins>
      <w:ins w:id="2992" w:author="PR Preview" w:date="2026-01-01T00:00:00Z">
        <w:r>
          <w:t xml:space="preserve"> </w:t>
        </w:r>
      </w:ins>
      <w:ins w:id="2993" w:author="PR Preview" w:date="2026-01-01T00:00:00Z">
        <w:r>
          <w:t xml:space="preserve">Take</w:t>
        </w:r>
      </w:ins>
      <w:ins w:id="299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995" w:author="PR Preview" w:date="2026-01-01T00:00:00Z">
        <w:r>
          <w:t xml:space="preserve"> </w:t>
        </w:r>
      </w:ins>
      <w:ins w:id="2996" w:author="PR Preview" w:date="2026-01-01T00:00:00Z">
        <w:r>
          <w:t xml:space="preserve">from</w:t>
        </w:r>
      </w:ins>
      <w:ins w:id="2997" w:author="PR Preview" w:date="2026-01-01T00:00:00Z">
        <w:r>
          <w:t xml:space="preserve"> </w:t>
        </w:r>
      </w:ins>
      <w:hyperlink w:anchor="exm-matrix-induced-inner-product">
        <w:ins w:id="2998" w:author="PR Preview" w:date="2026-01-01T00:00:00Z">
          <w:r>
            <w:rPr>
              <w:rStyle w:val="Hyperlink"/>
            </w:rPr>
            <w:t xml:space="preserve">Example 34</w:t>
          </w:r>
        </w:ins>
      </w:hyperlink>
      <w:ins w:id="2999" w:author="PR Preview" w:date="2026-01-01T00:00:00Z">
        <w:r>
          <w:t xml:space="preserve">,</w:t>
        </w:r>
      </w:ins>
      <w:ins w:id="3000" w:author="PR Preview" w:date="2026-01-01T00:00:00Z">
        <w:r>
          <w:t xml:space="preserve"> </w:t>
        </w:r>
      </w:ins>
      <w:ins w:id="3001" w:author="PR Preview" w:date="2026-01-01T00:00:00Z">
        <w:r>
          <w:t xml:space="preserve">the vectors</w:t>
        </w:r>
      </w:ins>
      <w:ins w:id="300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003" w:author="PR Preview" w:date="2026-01-01T00:00:00Z">
        <w:r>
          <w:t xml:space="preserve">,</w:t>
        </w:r>
      </w:ins>
      <w:ins w:id="3004" w:author="PR Preview" w:date="2026-01-01T00:00:00Z">
        <w:r>
          <w:t xml:space="preserve"> </w:t>
        </w:r>
      </w:ins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ins w:id="3005" w:author="PR Preview" w:date="2026-01-01T00:00:00Z">
        <w:r>
          <w:t xml:space="preserve"> </w:t>
        </w:r>
      </w:ins>
      <w:ins w:id="3006" w:author="PR Preview" w:date="2026-01-01T00:00:00Z">
        <w:r>
          <w:t xml:space="preserve">and</w:t>
        </w:r>
      </w:ins>
      <w:ins w:id="3007" w:author="PR Preview" w:date="2026-01-01T00:00:00Z">
        <w:r>
          <w:t xml:space="preserve"> </w:t>
        </w:r>
      </w:ins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ins w:id="3008" w:author="PR Preview" w:date="2026-01-01T00:00:00Z">
        <w:r>
          <w:t xml:space="preserve">,</w:t>
        </w:r>
      </w:ins>
      <w:ins w:id="3009" w:author="PR Preview" w:date="2026-01-01T00:00:00Z">
        <w:r>
          <w:t xml:space="preserve"> </w:t>
        </w:r>
      </w:ins>
      <w:ins w:id="3010" w:author="PR Preview" w:date="2026-01-01T00:00:00Z">
        <w:r>
          <w:t xml:space="preserve">and the numbers</w:t>
        </w:r>
      </w:ins>
      <w:ins w:id="3011" w:author="PR Preview" w:date="2026-01-01T00:00:00Z">
        <w:r>
          <w:t xml:space="preserve"> </w:t>
        </w:r>
      </w:ins>
      <m:oMath>
        <m:r>
          <m:t>a</m:t>
        </m:r>
        <m:r>
          <m:rPr>
            <m:sty m:val="p"/>
          </m:rPr>
          <m:t>=</m:t>
        </m:r>
        <m:r>
          <m:t>2</m:t>
        </m:r>
      </m:oMath>
      <w:ins w:id="3012" w:author="PR Preview" w:date="2026-01-01T00:00:00Z">
        <w:r>
          <w:t xml:space="preserve"> </w:t>
        </w:r>
      </w:ins>
      <w:ins w:id="3013" w:author="PR Preview" w:date="2026-01-01T00:00:00Z">
        <w:r>
          <w:t xml:space="preserve">and</w:t>
        </w:r>
      </w:ins>
      <w:ins w:id="301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ins w:id="3015" w:author="PR Preview" w:date="2026-01-01T00:00:00Z">
        <w:r>
          <w:t xml:space="preserve">.</w:t>
        </w:r>
      </w:ins>
      <w:ins w:id="3016" w:author="PR Preview" w:date="2026-01-01T00:00:00Z">
        <w:r>
          <w:t xml:space="preserve"> </w:t>
        </w:r>
      </w:ins>
      <w:ins w:id="3017" w:author="PR Preview" w:date="2026-01-01T00:00:00Z">
        <w:r>
          <w:t xml:space="preserve">The code computes both sides of each axiom in</w:t>
        </w:r>
      </w:ins>
      <w:ins w:id="3018" w:author="PR Preview" w:date="2026-01-01T00:00:00Z">
        <w:r>
          <w:t xml:space="preserve"> </w:t>
        </w:r>
      </w:ins>
      <w:hyperlink w:anchor="thm-matrix-induced-inner-product">
        <w:ins w:id="3019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020" w:author="PR Preview" w:date="2026-01-01T00:00:00Z">
        <w:r>
          <w:t xml:space="preserve">,</w:t>
        </w:r>
      </w:ins>
      <w:ins w:id="3021" w:author="PR Preview" w:date="2026-01-01T00:00:00Z">
        <w:r>
          <w:t xml:space="preserve"> </w:t>
        </w:r>
      </w:ins>
      <w:ins w:id="3022" w:author="PR Preview" w:date="2026-01-01T00:00:00Z">
        <w:r>
          <w:t xml:space="preserve">and then the numbers</w:t>
        </w:r>
      </w:ins>
      <w:ins w:id="3023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ins w:id="3024" w:author="PR Preview" w:date="2026-01-01T00:00:00Z">
        <w:r>
          <w:t xml:space="preserve"> </w:t>
        </w:r>
      </w:ins>
      <w:ins w:id="3025" w:author="PR Preview" w:date="2026-01-01T00:00:00Z">
        <w:r>
          <w:t xml:space="preserve">for the standard basis vectors.</w:t>
        </w:r>
      </w:ins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del w:id="3026" w:author="PR Preview" w:date="2026-01-01T00:00:00Z">
        <w:r>
          <w:delText xml:space="preserve">The inner product of</w:delText>
        </w:r>
      </w:del>
      <w:del w:id="302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028" w:author="PR Preview" w:date="2026-01-01T00:00:00Z">
        <w:r>
          <w:delText xml:space="preserve"> </w:delText>
        </w:r>
      </w:del>
      <w:del w:id="3029" w:author="PR Preview" w:date="2026-01-01T00:00:00Z">
        <w:r>
          <w:delText xml:space="preserve">with itself is 14, which is positive.</w:delText>
        </w:r>
      </w:del>
      <w:del w:id="3030" w:author="PR Preview" w:date="2026-01-01T00:00:00Z">
        <w:r>
          <w:delText xml:space="preserve"> </w:delText>
        </w:r>
      </w:del>
      <w:del w:id="3031" w:author="PR Preview" w:date="2026-01-01T00:00:00Z">
        <w:r>
          <w:delText xml:space="preserve">The two orders give the same number, 7 and 7.</w:delText>
        </w:r>
      </w:del>
      <w:del w:id="3032" w:author="PR Preview" w:date="2026-01-01T00:00:00Z">
        <w:r>
          <w:delText xml:space="preserve"> </w:delText>
        </w:r>
      </w:del>
      <w:del w:id="3033" w:author="PR Preview" w:date="2026-01-01T00:00:00Z">
        <w:r>
          <w:delText xml:space="preserve">Both sides of the linearity axiom equal 28.</w:delText>
        </w:r>
      </w:del>
      <w:del w:id="3034" w:author="PR Preview" w:date="2026-01-01T00:00:00Z">
        <w:r>
          <w:delText xml:space="preserve"> </w:delText>
        </w:r>
      </w:del>
      <w:del w:id="3035" w:author="PR Preview" w:date="2026-01-01T00:00:00Z">
        <w:r>
          <w:delText xml:space="preserve">The matrix of numbers</w:delText>
        </w:r>
      </w:del>
      <w:del w:id="303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del w:id="3037" w:author="PR Preview" w:date="2026-01-01T00:00:00Z">
        <w:r>
          <w:delText xml:space="preserve"> </w:delText>
        </w:r>
      </w:del>
      <w:del w:id="3038" w:author="PR Preview" w:date="2026-01-01T00:00:00Z">
        <w:r>
          <w:delText xml:space="preserve">is</w:delText>
        </w:r>
      </w:del>
      <w:del w:id="3039" w:author="PR Preview" w:date="2026-01-01T00:00:00Z">
        <w:r>
          <w:delText xml:space="preserve"> </w:delText>
        </w:r>
      </w:del>
      <w:del w:id="3040" w:author="PR Preview" w:date="2026-01-01T00:00:00Z">
        <w:r>
          <w:delText xml:space="preserve">equal to</w:delText>
        </w:r>
      </w:del>
      <w:del w:id="3041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42" w:author="PR Preview" w:date="2026-01-01T00:00:00Z">
        <w:r>
          <w:delText xml:space="preserve">,</w:delText>
        </w:r>
      </w:del>
      <w:del w:id="3043" w:author="PR Preview" w:date="2026-01-01T00:00:00Z">
        <w:r>
          <w:delText xml:space="preserve"> </w:delText>
        </w:r>
      </w:del>
      <w:del w:id="3044" w:author="PR Preview" w:date="2026-01-01T00:00:00Z">
        <w:r>
          <w:delText xml:space="preserve">as the converse in</w:delText>
        </w:r>
      </w:del>
      <w:del w:id="3045" w:author="PR Preview" w:date="2026-01-01T00:00:00Z">
        <w:r>
          <w:delText xml:space="preserve"> </w:delText>
        </w:r>
      </w:del>
      <w:hyperlink w:anchor="thm-matrix-induced-inner-product">
        <w:del w:id="3046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3047" w:author="PR Preview" w:date="2026-01-01T00:00:00Z">
        <w:r>
          <w:delText xml:space="preserve"> </w:delText>
        </w:r>
      </w:del>
      <w:del w:id="3048" w:author="PR Preview" w:date="2026-01-01T00:00:00Z">
        <w:r>
          <w:delText xml:space="preserve">says.</w:delText>
        </w:r>
      </w:del>
    </w:p>
    <w:p>
      <w:pPr>
        <w:pStyle w:val="BodyText"/>
      </w:pPr>
      <w:del w:id="3049" w:author="PR Preview" w:date="2026-01-01T00:00:00Z">
        <w:r>
          <w:rPr>
            <w:b/>
            <w:bCs/>
          </w:rPr>
          <w:delText xml:space="preserve">Corollary 2 (A positive definite matrix is a transpose product)</w:delText>
        </w:r>
      </w:del>
      <w:del w:id="3050" w:author="PR Preview" w:date="2026-01-01T00:00:00Z">
        <w:r>
          <w:delText xml:space="preserve"> </w:delText>
        </w:r>
      </w:del>
      <w:del w:id="3051" w:author="PR Preview" w:date="2026-01-01T00:00:00Z">
        <w:r>
          <w:delText xml:space="preserve">Let</w:delText>
        </w:r>
      </w:del>
      <w:del w:id="305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53" w:author="PR Preview" w:date="2026-01-01T00:00:00Z">
        <w:r>
          <w:delText xml:space="preserve"> </w:delText>
        </w:r>
      </w:del>
      <w:del w:id="3054" w:author="PR Preview" w:date="2026-01-01T00:00:00Z">
        <w:r>
          <w:delText xml:space="preserve">be a</w:delText>
        </w:r>
      </w:del>
      <w:del w:id="305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056" w:author="PR Preview" w:date="2026-01-01T00:00:00Z">
        <w:r>
          <w:delText xml:space="preserve"> </w:delText>
        </w:r>
      </w:del>
      <w:del w:id="3057" w:author="PR Preview" w:date="2026-01-01T00:00:00Z">
        <w:r>
          <w:delText xml:space="preserve">symmetric positive definite matrix (</w:delText>
        </w:r>
      </w:del>
      <w:hyperlink w:anchor="def-positive-definite">
        <w:del w:id="3058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059" w:author="PR Preview" w:date="2026-01-01T00:00:00Z">
        <w:r>
          <w:delText xml:space="preserve">).</w:delText>
        </w:r>
      </w:del>
      <w:del w:id="3060" w:author="PR Preview" w:date="2026-01-01T00:00:00Z">
        <w:r>
          <w:delText xml:space="preserve"> </w:delText>
        </w:r>
      </w:del>
      <w:del w:id="3061" w:author="PR Preview" w:date="2026-01-01T00:00:00Z">
        <w:r>
          <w:delText xml:space="preserve">Then</w:delText>
        </w:r>
      </w:del>
      <w:del w:id="306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3063" w:author="PR Preview" w:date="2026-01-01T00:00:00Z">
        <w:r>
          <w:delText xml:space="preserve"> </w:delText>
        </w:r>
      </w:del>
      <w:del w:id="3064" w:author="PR Preview" w:date="2026-01-01T00:00:00Z">
        <w:r>
          <w:delText xml:space="preserve">for some invertible</w:delText>
        </w:r>
      </w:del>
      <w:del w:id="306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066" w:author="PR Preview" w:date="2026-01-01T00:00:00Z">
        <w:r>
          <w:delText xml:space="preserve"> </w:delText>
        </w:r>
      </w:del>
      <w:del w:id="3067" w:author="PR Preview" w:date="2026-01-01T00:00:00Z">
        <w:r>
          <w:delText xml:space="preserve">matrix</w:delText>
        </w:r>
      </w:del>
      <w:del w:id="306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3069" w:author="PR Preview" w:date="2026-01-01T00:00:00Z">
        <w:r>
          <w:delText xml:space="preserve">.</w:delText>
        </w:r>
      </w:del>
    </w:p>
    <w:p>
      <w:pPr>
        <w:pStyle w:val="BodyText"/>
      </w:pPr>
      <w:del w:id="3070" w:author="PR Preview" w:date="2026-01-01T00:00:00Z">
        <w:r>
          <w:rPr>
            <w:i/>
            <w:iCs/>
          </w:rPr>
          <w:delText xml:space="preserve">Proof</w:delText>
        </w:r>
      </w:del>
      <w:del w:id="3071" w:author="PR Preview" w:date="2026-01-01T00:00:00Z">
        <w:r>
          <w:delText xml:space="preserve">. </w:delText>
        </w:r>
      </w:del>
      <w:del w:id="3072" w:author="PR Preview" w:date="2026-01-01T00:00:00Z">
        <w:r>
          <w:delText xml:space="preserve">By the spectral theorem (</w:delText>
        </w:r>
      </w:del>
      <w:hyperlink w:anchor="thm-spectral">
        <w:del w:id="3073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074" w:author="PR Preview" w:date="2026-01-01T00:00:00Z">
        <w:r>
          <w:delText xml:space="preserve">),</w:delText>
        </w:r>
      </w:del>
      <w:del w:id="307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076" w:author="PR Preview" w:date="2026-01-01T00:00:00Z">
        <w:r>
          <w:delText xml:space="preserve"> </w:delText>
        </w:r>
      </w:del>
      <w:del w:id="3077" w:author="PR Preview" w:date="2026-01-01T00:00:00Z">
        <w:r>
          <w:delText xml:space="preserve">with</w:delText>
        </w:r>
      </w:del>
      <w:del w:id="3078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3079" w:author="PR Preview" w:date="2026-01-01T00:00:00Z">
        <w:r>
          <w:delText xml:space="preserve"> </w:delText>
        </w:r>
      </w:del>
      <w:del w:id="3080" w:author="PR Preview" w:date="2026-01-01T00:00:00Z">
        <w:r>
          <w:delText xml:space="preserve">orthogonal and</w:delText>
        </w:r>
      </w:del>
      <w:del w:id="3081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082" w:author="PR Preview" w:date="2026-01-01T00:00:00Z">
        <w:r>
          <w:delText xml:space="preserve"> </w:delText>
        </w:r>
      </w:del>
      <w:del w:id="3083" w:author="PR Preview" w:date="2026-01-01T00:00:00Z">
        <w:r>
          <w:delText xml:space="preserve">diagonal with the eigenvalues</w:delText>
        </w:r>
      </w:del>
      <w:del w:id="3084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i</m:t>
            </m:r>
          </m:sub>
        </m:sSub>
      </m:oMath>
      <w:del w:id="3085" w:author="PR Preview" w:date="2026-01-01T00:00:00Z">
        <w:r>
          <w:delText xml:space="preserve"> </w:delText>
        </w:r>
      </w:del>
      <w:del w:id="3086" w:author="PR Preview" w:date="2026-01-01T00:00:00Z">
        <w:r>
          <w:delText xml:space="preserve">of</w:delText>
        </w:r>
      </w:del>
      <w:del w:id="3087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088" w:author="PR Preview" w:date="2026-01-01T00:00:00Z">
        <w:r>
          <w:delText xml:space="preserve"> </w:delText>
        </w:r>
      </w:del>
      <w:del w:id="3089" w:author="PR Preview" w:date="2026-01-01T00:00:00Z">
        <w:r>
          <w:delText xml:space="preserve">on its diagonal.</w:delText>
        </w:r>
      </w:del>
      <w:del w:id="3090" w:author="PR Preview" w:date="2026-01-01T00:00:00Z">
        <w:r>
          <w:delText xml:space="preserve"> </w:delText>
        </w:r>
      </w:del>
      <w:del w:id="3091" w:author="PR Preview" w:date="2026-01-01T00:00:00Z">
        <w:r>
          <w:delText xml:space="preserve">These are positive (</w:delText>
        </w:r>
      </w:del>
      <w:hyperlink w:anchor="thm-definite-eigenvalues">
        <w:del w:id="3092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093" w:author="PR Preview" w:date="2026-01-01T00:00:00Z">
        <w:r>
          <w:delText xml:space="preserve">),</w:delText>
        </w:r>
      </w:del>
      <w:del w:id="3094" w:author="PR Preview" w:date="2026-01-01T00:00:00Z">
        <w:r>
          <w:delText xml:space="preserve"> </w:delText>
        </w:r>
      </w:del>
      <w:del w:id="3095" w:author="PR Preview" w:date="2026-01-01T00:00:00Z">
        <w:r>
          <w:delText xml:space="preserve">so</w:delText>
        </w:r>
      </w:del>
      <w:del w:id="309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097" w:author="PR Preview" w:date="2026-01-01T00:00:00Z">
        <w:r>
          <w:delText xml:space="preserve">, the diagonal matrix with entries</w:delText>
        </w:r>
      </w:del>
      <w:del w:id="3098" w:author="PR Preview" w:date="2026-01-01T00:00:00Z">
        <w:r>
          <w:delText xml:space="preserve"> </w:delText>
        </w:r>
      </w:del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del w:id="3099" w:author="PR Preview" w:date="2026-01-01T00:00:00Z">
        <w:r>
          <w:delText xml:space="preserve">, is defined.</w:delText>
        </w:r>
      </w:del>
      <w:del w:id="3100" w:author="PR Preview" w:date="2026-01-01T00:00:00Z">
        <w:r>
          <w:delText xml:space="preserve"> </w:delText>
        </w:r>
      </w:del>
      <w:del w:id="3101" w:author="PR Preview" w:date="2026-01-01T00:00:00Z">
        <w:r>
          <w:delText xml:space="preserve">Take</w:delText>
        </w:r>
      </w:del>
      <w:del w:id="3102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103" w:author="PR Preview" w:date="2026-01-01T00:00:00Z">
        <w:r>
          <w:delText xml:space="preserve">.</w:delText>
        </w:r>
      </w:del>
      <w:del w:id="3104" w:author="PR Preview" w:date="2026-01-01T00:00:00Z">
        <w:r>
          <w:delText xml:space="preserve"> </w:delText>
        </w:r>
      </w:del>
      <w:del w:id="3105" w:author="PR Preview" w:date="2026-01-01T00:00:00Z">
        <w:r>
          <w:delText xml:space="preserve">Since</w:delText>
        </w:r>
      </w:del>
      <w:del w:id="3106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107" w:author="PR Preview" w:date="2026-01-01T00:00:00Z">
        <w:r>
          <w:delText xml:space="preserve"> </w:delText>
        </w:r>
      </w:del>
      <w:del w:id="3108" w:author="PR Preview" w:date="2026-01-01T00:00:00Z">
        <w:r>
          <w:delText xml:space="preserve">is diagonal,</w:delText>
        </w:r>
      </w:del>
      <w:del w:id="3109" w:author="PR Preview" w:date="2026-01-01T00:00:00Z">
        <w:r>
          <w:delText xml:space="preserve"> </w:delText>
        </w:r>
      </w:del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3110" w:author="PR Preview" w:date="2026-01-01T00:00:00Z">
        <w:r>
          <w:delText xml:space="preserve">, and</w:delText>
        </w:r>
      </w:del>
    </w:p>
    <w:p>
      <w:pPr>
        <w:pStyle w:val="FirstParagraph"/>
      </w:pPr>
      <w:ins w:id="3111" w:author="PR Preview" w:date="2026-01-01T00:00:00Z">
        <w:r>
          <w:t xml:space="preserve">The inner product of</w:t>
        </w:r>
      </w:ins>
      <w:ins w:id="3112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113" w:author="PR Preview" w:date="2026-01-01T00:00:00Z">
        <w:r>
          <w:t xml:space="preserve"> </w:t>
        </w:r>
      </w:ins>
      <w:ins w:id="3114" w:author="PR Preview" w:date="2026-01-01T00:00:00Z">
        <w:r>
          <w:t xml:space="preserve">with itself is 14, which is positive.</w:t>
        </w:r>
      </w:ins>
      <w:ins w:id="3115" w:author="PR Preview" w:date="2026-01-01T00:00:00Z">
        <w:r>
          <w:t xml:space="preserve"> </w:t>
        </w:r>
      </w:ins>
      <w:ins w:id="3116" w:author="PR Preview" w:date="2026-01-01T00:00:00Z">
        <w:r>
          <w:t xml:space="preserve">The two orders give the same number, 7 and 7.</w:t>
        </w:r>
      </w:ins>
      <w:ins w:id="3117" w:author="PR Preview" w:date="2026-01-01T00:00:00Z">
        <w:r>
          <w:t xml:space="preserve"> </w:t>
        </w:r>
      </w:ins>
      <w:ins w:id="3118" w:author="PR Preview" w:date="2026-01-01T00:00:00Z">
        <w:r>
          <w:t xml:space="preserve">Both sides of the linearity axiom equal 28.</w:t>
        </w:r>
      </w:ins>
      <w:ins w:id="3119" w:author="PR Preview" w:date="2026-01-01T00:00:00Z">
        <w:r>
          <w:t xml:space="preserve"> </w:t>
        </w:r>
      </w:ins>
      <w:ins w:id="3120" w:author="PR Preview" w:date="2026-01-01T00:00:00Z">
        <w:r>
          <w:t xml:space="preserve">The matrix of numbers</w:t>
        </w:r>
      </w:ins>
      <w:ins w:id="3121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e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ins w:id="3122" w:author="PR Preview" w:date="2026-01-01T00:00:00Z">
        <w:r>
          <w:t xml:space="preserve"> </w:t>
        </w:r>
      </w:ins>
      <w:ins w:id="3123" w:author="PR Preview" w:date="2026-01-01T00:00:00Z">
        <w:r>
          <w:t xml:space="preserve">is</w:t>
        </w:r>
      </w:ins>
      <w:ins w:id="3124" w:author="PR Preview" w:date="2026-01-01T00:00:00Z">
        <w:r>
          <w:t xml:space="preserve"> </w:t>
        </w:r>
      </w:ins>
      <w:ins w:id="3125" w:author="PR Preview" w:date="2026-01-01T00:00:00Z">
        <w:r>
          <w:t xml:space="preserve">equal to</w:t>
        </w:r>
      </w:ins>
      <w:ins w:id="312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27" w:author="PR Preview" w:date="2026-01-01T00:00:00Z">
        <w:r>
          <w:t xml:space="preserve">,</w:t>
        </w:r>
      </w:ins>
      <w:ins w:id="3128" w:author="PR Preview" w:date="2026-01-01T00:00:00Z">
        <w:r>
          <w:t xml:space="preserve"> </w:t>
        </w:r>
      </w:ins>
      <w:ins w:id="3129" w:author="PR Preview" w:date="2026-01-01T00:00:00Z">
        <w:r>
          <w:t xml:space="preserve">as the converse in</w:t>
        </w:r>
      </w:ins>
      <w:ins w:id="3130" w:author="PR Preview" w:date="2026-01-01T00:00:00Z">
        <w:r>
          <w:t xml:space="preserve"> </w:t>
        </w:r>
      </w:ins>
      <w:hyperlink w:anchor="thm-matrix-induced-inner-product">
        <w:ins w:id="3131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3132" w:author="PR Preview" w:date="2026-01-01T00:00:00Z">
        <w:r>
          <w:t xml:space="preserve"> </w:t>
        </w:r>
      </w:ins>
      <w:ins w:id="3133" w:author="PR Preview" w:date="2026-01-01T00:00:00Z">
        <w:r>
          <w:t xml:space="preserve">says.</w:t>
        </w:r>
      </w:ins>
    </w:p>
    <w:bookmarkEnd w:id="150"/>
    <w:bookmarkStart w:id="151" w:name="cor-pd-transpose-product"/>
    <w:p>
      <w:pPr>
        <w:pStyle w:val="BodyText"/>
      </w:pPr>
      <w:ins w:id="3134" w:author="PR Preview" w:date="2026-01-01T00:00:00Z">
        <w:r>
          <w:rPr>
            <w:b/>
            <w:bCs/>
          </w:rPr>
          <w:t xml:space="preserve">Corollary 3 (A positive definite matrix is a transpose product)</w:t>
        </w:r>
      </w:ins>
      <w:ins w:id="3135" w:author="PR Preview" w:date="2026-01-01T00:00:00Z">
        <w:r>
          <w:t xml:space="preserve"> </w:t>
        </w:r>
      </w:ins>
      <w:ins w:id="3136" w:author="PR Preview" w:date="2026-01-01T00:00:00Z">
        <w:r>
          <w:t xml:space="preserve">Let</w:t>
        </w:r>
      </w:ins>
      <w:ins w:id="313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38" w:author="PR Preview" w:date="2026-01-01T00:00:00Z">
        <w:r>
          <w:t xml:space="preserve"> </w:t>
        </w:r>
      </w:ins>
      <w:ins w:id="3139" w:author="PR Preview" w:date="2026-01-01T00:00:00Z">
        <w:r>
          <w:t xml:space="preserve">be a</w:t>
        </w:r>
      </w:ins>
      <w:ins w:id="31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41" w:author="PR Preview" w:date="2026-01-01T00:00:00Z">
        <w:r>
          <w:t xml:space="preserve"> </w:t>
        </w:r>
      </w:ins>
      <w:ins w:id="3142" w:author="PR Preview" w:date="2026-01-01T00:00:00Z">
        <w:r>
          <w:t xml:space="preserve">symmetric positive definite matrix (</w:t>
        </w:r>
      </w:ins>
      <w:hyperlink w:anchor="def-positive-definite">
        <w:ins w:id="3143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144" w:author="PR Preview" w:date="2026-01-01T00:00:00Z">
        <w:r>
          <w:t xml:space="preserve">).</w:t>
        </w:r>
      </w:ins>
      <w:ins w:id="3145" w:author="PR Preview" w:date="2026-01-01T00:00:00Z">
        <w:r>
          <w:t xml:space="preserve"> </w:t>
        </w:r>
      </w:ins>
      <w:ins w:id="3146" w:author="PR Preview" w:date="2026-01-01T00:00:00Z">
        <w:r>
          <w:t xml:space="preserve">Then</w:t>
        </w:r>
      </w:ins>
      <w:ins w:id="31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148" w:author="PR Preview" w:date="2026-01-01T00:00:00Z">
        <w:r>
          <w:t xml:space="preserve"> </w:t>
        </w:r>
      </w:ins>
      <w:ins w:id="3149" w:author="PR Preview" w:date="2026-01-01T00:00:00Z">
        <w:r>
          <w:t xml:space="preserve">for some invertible</w:t>
        </w:r>
      </w:ins>
      <w:ins w:id="315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151" w:author="PR Preview" w:date="2026-01-01T00:00:00Z">
        <w:r>
          <w:t xml:space="preserve"> </w:t>
        </w:r>
      </w:ins>
      <w:ins w:id="3152" w:author="PR Preview" w:date="2026-01-01T00:00:00Z">
        <w:r>
          <w:t xml:space="preserve">matrix</w:t>
        </w:r>
      </w:ins>
      <w:ins w:id="3153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3154" w:author="PR Preview" w:date="2026-01-01T00:00:00Z">
        <w:r>
          <w:t xml:space="preserve">.</w:t>
        </w:r>
      </w:ins>
    </w:p>
    <w:bookmarkEnd w:id="151"/>
    <w:p>
      <w:pPr>
        <w:pStyle w:val="BodyText"/>
      </w:pPr>
      <w:ins w:id="3155" w:author="PR Preview" w:date="2026-01-01T00:00:00Z">
        <w:r>
          <w:rPr>
            <w:i/>
            <w:iCs/>
          </w:rPr>
          <w:t xml:space="preserve">Proof</w:t>
        </w:r>
      </w:ins>
      <w:ins w:id="3156" w:author="PR Preview" w:date="2026-01-01T00:00:00Z">
        <w:r>
          <w:t xml:space="preserve">. </w:t>
        </w:r>
      </w:ins>
      <w:ins w:id="3157" w:author="PR Preview" w:date="2026-01-01T00:00:00Z">
        <w:r>
          <w:t xml:space="preserve">By the spectral theorem (</w:t>
        </w:r>
      </w:ins>
      <w:hyperlink w:anchor="thm-spectral">
        <w:ins w:id="3158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159" w:author="PR Preview" w:date="2026-01-01T00:00:00Z">
        <w:r>
          <w:t xml:space="preserve">),</w:t>
        </w:r>
      </w:ins>
      <w:ins w:id="316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61" w:author="PR Preview" w:date="2026-01-01T00:00:00Z">
        <w:r>
          <w:t xml:space="preserve"> </w:t>
        </w:r>
      </w:ins>
      <w:ins w:id="3162" w:author="PR Preview" w:date="2026-01-01T00:00:00Z">
        <w:r>
          <w:t xml:space="preserve">with</w:t>
        </w:r>
      </w:ins>
      <w:ins w:id="3163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3164" w:author="PR Preview" w:date="2026-01-01T00:00:00Z">
        <w:r>
          <w:t xml:space="preserve"> </w:t>
        </w:r>
      </w:ins>
      <w:ins w:id="3165" w:author="PR Preview" w:date="2026-01-01T00:00:00Z">
        <w:r>
          <w:t xml:space="preserve">orthogonal and</w:t>
        </w:r>
      </w:ins>
      <w:ins w:id="3166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167" w:author="PR Preview" w:date="2026-01-01T00:00:00Z">
        <w:r>
          <w:t xml:space="preserve"> </w:t>
        </w:r>
      </w:ins>
      <w:ins w:id="3168" w:author="PR Preview" w:date="2026-01-01T00:00:00Z">
        <w:r>
          <w:t xml:space="preserve">diagonal with the eigenvalues</w:t>
        </w:r>
      </w:ins>
      <w:ins w:id="3169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i</m:t>
            </m:r>
          </m:sub>
        </m:sSub>
      </m:oMath>
      <w:ins w:id="3170" w:author="PR Preview" w:date="2026-01-01T00:00:00Z">
        <w:r>
          <w:t xml:space="preserve"> </w:t>
        </w:r>
      </w:ins>
      <w:ins w:id="3171" w:author="PR Preview" w:date="2026-01-01T00:00:00Z">
        <w:r>
          <w:t xml:space="preserve">of</w:t>
        </w:r>
      </w:ins>
      <w:ins w:id="317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173" w:author="PR Preview" w:date="2026-01-01T00:00:00Z">
        <w:r>
          <w:t xml:space="preserve"> </w:t>
        </w:r>
      </w:ins>
      <w:ins w:id="3174" w:author="PR Preview" w:date="2026-01-01T00:00:00Z">
        <w:r>
          <w:t xml:space="preserve">on its diagonal.</w:t>
        </w:r>
      </w:ins>
      <w:ins w:id="3175" w:author="PR Preview" w:date="2026-01-01T00:00:00Z">
        <w:r>
          <w:t xml:space="preserve"> </w:t>
        </w:r>
      </w:ins>
      <w:ins w:id="3176" w:author="PR Preview" w:date="2026-01-01T00:00:00Z">
        <w:r>
          <w:t xml:space="preserve">These are positive (</w:t>
        </w:r>
      </w:ins>
      <w:hyperlink w:anchor="thm-definite-eigenvalues">
        <w:ins w:id="3177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178" w:author="PR Preview" w:date="2026-01-01T00:00:00Z">
        <w:r>
          <w:t xml:space="preserve">),</w:t>
        </w:r>
      </w:ins>
      <w:ins w:id="3179" w:author="PR Preview" w:date="2026-01-01T00:00:00Z">
        <w:r>
          <w:t xml:space="preserve"> </w:t>
        </w:r>
      </w:ins>
      <w:ins w:id="3180" w:author="PR Preview" w:date="2026-01-01T00:00:00Z">
        <w:r>
          <w:t xml:space="preserve">so</w:t>
        </w:r>
      </w:ins>
      <w:ins w:id="318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182" w:author="PR Preview" w:date="2026-01-01T00:00:00Z">
        <w:r>
          <w:t xml:space="preserve">, the diagonal matrix with entries</w:t>
        </w:r>
      </w:ins>
      <w:ins w:id="3183" w:author="PR Preview" w:date="2026-01-01T00:00:00Z">
        <w:r>
          <w:t xml:space="preserve"> </w:t>
        </w:r>
      </w:ins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ins w:id="3184" w:author="PR Preview" w:date="2026-01-01T00:00:00Z">
        <w:r>
          <w:t xml:space="preserve">, is defined.</w:t>
        </w:r>
      </w:ins>
      <w:ins w:id="3185" w:author="PR Preview" w:date="2026-01-01T00:00:00Z">
        <w:r>
          <w:t xml:space="preserve"> </w:t>
        </w:r>
      </w:ins>
      <w:ins w:id="3186" w:author="PR Preview" w:date="2026-01-01T00:00:00Z">
        <w:r>
          <w:t xml:space="preserve">Take</w:t>
        </w:r>
      </w:ins>
      <w:ins w:id="3187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188" w:author="PR Preview" w:date="2026-01-01T00:00:00Z">
        <w:r>
          <w:t xml:space="preserve">.</w:t>
        </w:r>
      </w:ins>
      <w:ins w:id="3189" w:author="PR Preview" w:date="2026-01-01T00:00:00Z">
        <w:r>
          <w:t xml:space="preserve"> </w:t>
        </w:r>
      </w:ins>
      <w:ins w:id="3190" w:author="PR Preview" w:date="2026-01-01T00:00:00Z">
        <w:r>
          <w:t xml:space="preserve">Since</w:t>
        </w:r>
      </w:ins>
      <w:ins w:id="3191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192" w:author="PR Preview" w:date="2026-01-01T00:00:00Z">
        <w:r>
          <w:t xml:space="preserve"> </w:t>
        </w:r>
      </w:ins>
      <w:ins w:id="3193" w:author="PR Preview" w:date="2026-01-01T00:00:00Z">
        <w:r>
          <w:t xml:space="preserve">is diagonal,</w:t>
        </w:r>
      </w:ins>
      <w:ins w:id="3194" w:author="PR Preview" w:date="2026-01-01T00:00:00Z">
        <w:r>
          <w:t xml:space="preserve"> </w:t>
        </w:r>
      </w:ins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3195" w:author="PR Preview" w:date="2026-01-01T00:00:00Z">
        <w:r>
          <w:t xml:space="preserve">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del w:id="3196" w:author="PR Preview" w:date="2026-01-01T00:00:00Z">
        <w:r>
          <w:rPr>
            <w:b/>
            <w:bCs/>
          </w:rPr>
          <w:delText xml:space="preserve">Theorem 17 (A matrix-induced inner product is a dot product of transformed vectors)</w:delText>
        </w:r>
      </w:del>
      <w:del w:id="3197" w:author="PR Preview" w:date="2026-01-01T00:00:00Z">
        <w:r>
          <w:delText xml:space="preserve"> </w:delText>
        </w:r>
      </w:del>
      <w:del w:id="3198" w:author="PR Preview" w:date="2026-01-01T00:00:00Z">
        <w:r>
          <w:delText xml:space="preserve">Let</w:delText>
        </w:r>
      </w:del>
      <w:del w:id="319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00" w:author="PR Preview" w:date="2026-01-01T00:00:00Z">
        <w:r>
          <w:delText xml:space="preserve"> </w:delText>
        </w:r>
      </w:del>
      <w:del w:id="3201" w:author="PR Preview" w:date="2026-01-01T00:00:00Z">
        <w:r>
          <w:delText xml:space="preserve">be a</w:delText>
        </w:r>
      </w:del>
      <w:del w:id="320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203" w:author="PR Preview" w:date="2026-01-01T00:00:00Z">
        <w:r>
          <w:delText xml:space="preserve"> </w:delText>
        </w:r>
      </w:del>
      <w:del w:id="3204" w:author="PR Preview" w:date="2026-01-01T00:00:00Z">
        <w:r>
          <w:delText xml:space="preserve">symmetric positive definite matrix,</w:delText>
        </w:r>
      </w:del>
      <w:del w:id="3205" w:author="PR Preview" w:date="2026-01-01T00:00:00Z">
        <w:r>
          <w:delText xml:space="preserve"> </w:delText>
        </w:r>
      </w:del>
      <w:del w:id="3206" w:author="PR Preview" w:date="2026-01-01T00:00:00Z">
        <w:r>
          <w:delText xml:space="preserve">and let</w:delText>
        </w:r>
      </w:del>
      <w:del w:id="3207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</m:oMath>
      <w:del w:id="3208" w:author="PR Preview" w:date="2026-01-01T00:00:00Z">
        <w:r>
          <w:delText xml:space="preserve"> </w:delText>
        </w:r>
      </w:del>
      <w:del w:id="3209" w:author="PR Preview" w:date="2026-01-01T00:00:00Z">
        <w:r>
          <w:delText xml:space="preserve">be any</w:delText>
        </w:r>
      </w:del>
      <w:del w:id="321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211" w:author="PR Preview" w:date="2026-01-01T00:00:00Z">
        <w:r>
          <w:delText xml:space="preserve"> </w:delText>
        </w:r>
      </w:del>
      <w:del w:id="3212" w:author="PR Preview" w:date="2026-01-01T00:00:00Z">
        <w:r>
          <w:delText xml:space="preserve">matrix with</w:delText>
        </w:r>
      </w:del>
      <w:del w:id="321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3214" w:author="PR Preview" w:date="2026-01-01T00:00:00Z">
        <w:r>
          <w:delText xml:space="preserve">.</w:delText>
        </w:r>
      </w:del>
      <w:del w:id="3215" w:author="PR Preview" w:date="2026-01-01T00:00:00Z">
        <w:r>
          <w:delText xml:space="preserve"> </w:delText>
        </w:r>
      </w:del>
      <w:del w:id="3216" w:author="PR Preview" w:date="2026-01-01T00:00:00Z">
        <w:r>
          <w:delText xml:space="preserve">Then for all</w:delText>
        </w:r>
      </w:del>
      <w:del w:id="3217" w:author="PR Preview" w:date="2026-01-01T00:00:00Z">
        <w:r>
          <w:delText xml:space="preserve"> </w:delText>
        </w:r>
      </w:del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3218" w:author="PR Preview" w:date="2026-01-01T00:00:00Z">
        <w:r>
          <w:delText xml:space="preserve">, the</w:delText>
        </w:r>
      </w:del>
      <w:del w:id="3219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220" w:author="PR Preview" w:date="2026-01-01T00:00:00Z">
        <w:r>
          <w:delText xml:space="preserve">-inner product (</w:delText>
        </w:r>
      </w:del>
      <w:hyperlink w:anchor="def-matrix-induced-inner-product">
        <w:del w:id="3221" w:author="PR Preview" w:date="2026-01-01T00:00:00Z">
          <w:r>
            <w:rPr>
              <w:rStyle w:val="Hyperlink"/>
            </w:rPr>
            <w:delText xml:space="preserve">Definition 25</w:delText>
          </w:r>
        </w:del>
      </w:hyperlink>
      <w:del w:id="3222" w:author="PR Preview" w:date="2026-01-01T00:00:00Z">
        <w:r>
          <w:delText xml:space="preserve">) satisfies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223" w:author="PR Preview" w:date="2026-01-01T00:00:00Z">
        <w:r>
          <w:rPr>
            <w:i/>
            <w:iCs/>
          </w:rPr>
          <w:delText xml:space="preserve">Proof</w:delText>
        </w:r>
      </w:del>
      <w:del w:id="3224" w:author="PR Preview" w:date="2026-01-01T00:00:00Z">
        <w:r>
          <w:delText xml:space="preserve">. 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del w:id="3225" w:author="PR Preview" w:date="2026-01-01T00:00:00Z">
        <w:r>
          <w:rPr>
            <w:i/>
            <w:iCs/>
          </w:rPr>
          <w:delText xml:space="preserve">Remark 19</w:delText>
        </w:r>
      </w:del>
      <w:del w:id="3226" w:author="PR Preview" w:date="2026-01-01T00:00:00Z">
        <w:r>
          <w:delText xml:space="preserve"> (Inner product spaces in machine learning). </w:delText>
        </w:r>
      </w:del>
      <w:del w:id="3227" w:author="PR Preview" w:date="2026-01-01T00:00:00Z">
        <w:r>
          <w:delText xml:space="preserve">In machine learning and statistics, choosing or learning an inner product space</w:delText>
        </w:r>
      </w:del>
      <w:del w:id="3228" w:author="PR Preview" w:date="2026-01-01T00:00:00Z">
        <w:r>
          <w:delText xml:space="preserve"> </w:delText>
        </w:r>
      </w:del>
      <w:del w:id="3229" w:author="PR Preview" w:date="2026-01-01T00:00:00Z">
        <w:r>
          <w:delText xml:space="preserve">tailors geometric notions of distance, angle, and projection to the structure of the data:</w:delText>
        </w:r>
      </w:del>
    </w:p>
    <w:p>
      <w:pPr>
        <w:numPr>
          <w:ilvl w:val="0"/>
          <w:numId w:val="1010"/>
        </w:numPr>
      </w:pPr>
      <w:del w:id="3230" w:author="PR Preview" w:date="2026-01-01T00:00:00Z">
        <w:r>
          <w:rPr>
            <w:b/>
            <w:bCs/>
          </w:rPr>
          <w:delText xml:space="preserve">Mahalanobis metric and whitening</w:delText>
        </w:r>
      </w:del>
      <w:del w:id="3231" w:author="PR Preview" w:date="2026-01-01T00:00:00Z">
        <w:r>
          <w:delText xml:space="preserve">:</w:delText>
        </w:r>
      </w:del>
      <w:del w:id="3232" w:author="PR Preview" w:date="2026-01-01T00:00:00Z">
        <w:r>
          <w:delText xml:space="preserve"> </w:delText>
        </w:r>
      </w:del>
      <w:del w:id="3233" w:author="PR Preview" w:date="2026-01-01T00:00:00Z">
        <w:r>
          <w:delText xml:space="preserve">Standard Euclidean distance treats all coordinate axes identically, ignoring feature correlations and variance differences.</w:delText>
        </w:r>
      </w:del>
      <w:del w:id="3234" w:author="PR Preview" w:date="2026-01-01T00:00:00Z">
        <w:r>
          <w:delText xml:space="preserve"> </w:delText>
        </w:r>
      </w:del>
      <w:del w:id="3235" w:author="PR Preview" w:date="2026-01-01T00:00:00Z">
        <w:r>
          <w:delText xml:space="preserve">If data features have a symmetric positive definite covariance matrix</w:delText>
        </w:r>
      </w:del>
      <w:del w:id="323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3237" w:author="PR Preview" w:date="2026-01-01T00:00:00Z">
        <w:r>
          <w:delText xml:space="preserve"> </w:delText>
        </w:r>
      </w:del>
      <w:del w:id="3238" w:author="PR Preview" w:date="2026-01-01T00:00:00Z">
        <w:r>
          <w:delText xml:space="preserve">(</w:delText>
        </w:r>
      </w:del>
      <w:hyperlink w:anchor="def-positive-definite">
        <w:del w:id="3239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240" w:author="PR Preview" w:date="2026-01-01T00:00:00Z">
        <w:r>
          <w:delText xml:space="preserve">),</w:delText>
        </w:r>
      </w:del>
      <w:del w:id="3241" w:author="PR Preview" w:date="2026-01-01T00:00:00Z">
        <w:r>
          <w:delText xml:space="preserve"> </w:delText>
        </w:r>
      </w:del>
      <w:del w:id="3242" w:author="PR Preview" w:date="2026-01-01T00:00:00Z">
        <w:r>
          <w:delText xml:space="preserve">the precision matrix</w:delText>
        </w:r>
      </w:del>
      <w:del w:id="324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3244" w:author="PR Preview" w:date="2026-01-01T00:00:00Z">
        <w:r>
          <w:delText xml:space="preserve"> </w:delText>
        </w:r>
      </w:del>
      <w:del w:id="3245" w:author="PR Preview" w:date="2026-01-01T00:00:00Z">
        <w:r>
          <w:delText xml:space="preserve">(</w:delText>
        </w:r>
      </w:del>
      <w:hyperlink w:anchor="thm-pd-inverse">
        <w:del w:id="3246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3247" w:author="PR Preview" w:date="2026-01-01T00:00:00Z">
        <w:r>
          <w:delText xml:space="preserve">) defines the Mahalanobis inner product</w:delText>
        </w:r>
      </w:del>
      <w:del w:id="3248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49" w:author="PR Preview" w:date="2026-01-01T00:00:00Z">
        <w:r>
          <w:delText xml:space="preserve">.</w:delText>
        </w:r>
      </w:del>
      <w:del w:id="3250" w:author="PR Preview" w:date="2026-01-01T00:00:00Z">
        <w:r>
          <w:delText xml:space="preserve"> </w:delText>
        </w:r>
      </w:del>
      <w:del w:id="3251" w:author="PR Preview" w:date="2026-01-01T00:00:00Z">
        <w:r>
          <w:delText xml:space="preserve">The induced distance</w:delText>
        </w:r>
      </w:del>
      <w:del w:id="3252" w:author="PR Preview" w:date="2026-01-01T00:00:00Z">
        <w:r>
          <w:delText xml:space="preserve"> </w:delText>
        </w:r>
      </w:del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del w:id="3253" w:author="PR Preview" w:date="2026-01-01T00:00:00Z">
        <w:r>
          <w:delText xml:space="preserve"> </w:delText>
        </w:r>
      </w:del>
      <w:del w:id="3254" w:author="PR Preview" w:date="2026-01-01T00:00:00Z">
        <w:r>
          <w:delText xml:space="preserve">measures statistical distance normalized by variance along each principal direction.</w:delText>
        </w:r>
      </w:del>
      <w:del w:id="3255" w:author="PR Preview" w:date="2026-01-01T00:00:00Z">
        <w:r>
          <w:delText xml:space="preserve"> </w:delText>
        </w:r>
      </w:del>
      <w:del w:id="3256" w:author="PR Preview" w:date="2026-01-01T00:00:00Z">
        <w:r>
          <w:delText xml:space="preserve">Factoring</w:delText>
        </w:r>
      </w:del>
      <w:del w:id="325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del w:id="3258" w:author="PR Preview" w:date="2026-01-01T00:00:00Z">
        <w:r>
          <w:delText xml:space="preserve"> </w:delText>
        </w:r>
      </w:del>
      <w:del w:id="3259" w:author="PR Preview" w:date="2026-01-01T00:00:00Z">
        <w:r>
          <w:delText xml:space="preserve">(via Cholesky or spectral decomposition,</w:delText>
        </w:r>
      </w:del>
      <w:del w:id="3260" w:author="PR Preview" w:date="2026-01-01T00:00:00Z">
        <w:r>
          <w:delText xml:space="preserve"> </w:delText>
        </w:r>
      </w:del>
      <w:hyperlink w:anchor="cor-pd-transpose-product">
        <w:del w:id="3261" w:author="PR Preview" w:date="2026-01-01T00:00:00Z">
          <w:r>
            <w:rPr>
              <w:rStyle w:val="Hyperlink"/>
            </w:rPr>
            <w:delText xml:space="preserve">Corollary 2</w:delText>
          </w:r>
        </w:del>
      </w:hyperlink>
      <w:del w:id="3262" w:author="PR Preview" w:date="2026-01-01T00:00:00Z">
        <w:r>
          <w:delText xml:space="preserve">),</w:delText>
        </w:r>
      </w:del>
      <w:del w:id="3263" w:author="PR Preview" w:date="2026-01-01T00:00:00Z">
        <w:r>
          <w:delText xml:space="preserve"> </w:delText>
        </w:r>
      </w:del>
      <w:del w:id="3264" w:author="PR Preview" w:date="2026-01-01T00:00:00Z">
        <w:r>
          <w:delText xml:space="preserve">this inner product is the Euclidean dot product of the whitened vectors</w:delText>
        </w:r>
      </w:del>
      <w:del w:id="3265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66" w:author="PR Preview" w:date="2026-01-01T00:00:00Z">
        <w:r>
          <w:delText xml:space="preserve"> </w:delText>
        </w:r>
      </w:del>
      <w:del w:id="3267" w:author="PR Preview" w:date="2026-01-01T00:00:00Z">
        <w:r>
          <w:delText xml:space="preserve">and</w:delText>
        </w:r>
      </w:del>
      <w:del w:id="3268" w:author="PR Preview" w:date="2026-01-01T00:00:00Z">
        <w:r>
          <w:delText xml:space="preserve"> </w:delText>
        </w:r>
      </w:del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del w:id="3269" w:author="PR Preview" w:date="2026-01-01T00:00:00Z">
        <w:r>
          <w:delText xml:space="preserve"> </w:delText>
        </w:r>
      </w:del>
      <w:del w:id="3270" w:author="PR Preview" w:date="2026-01-01T00:00:00Z">
        <w:r>
          <w:delText xml:space="preserve">(</w:delText>
        </w:r>
      </w:del>
      <w:hyperlink w:anchor="thm-whitening-inner-product">
        <w:del w:id="3271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3272" w:author="PR Preview" w:date="2026-01-01T00:00:00Z">
        <w:r>
          <w:delText xml:space="preserve">).</w:delText>
        </w:r>
      </w:del>
    </w:p>
    <w:p>
      <w:pPr>
        <w:pStyle w:val="BodyText"/>
      </w:pPr>
      <w:ins w:id="3273" w:author="PR Preview" w:date="2026-01-01T00:00:00Z">
        <w:r>
          <w:rPr>
            <w:b/>
            <w:bCs/>
          </w:rPr>
          <w:t xml:space="preserve">Theorem 18 (A matrix-induced inner product is a dot product of transformed vectors)</w:t>
        </w:r>
      </w:ins>
      <w:ins w:id="3274" w:author="PR Preview" w:date="2026-01-01T00:00:00Z">
        <w:r>
          <w:t xml:space="preserve"> </w:t>
        </w:r>
      </w:ins>
      <w:ins w:id="3275" w:author="PR Preview" w:date="2026-01-01T00:00:00Z">
        <w:r>
          <w:t xml:space="preserve">Let</w:t>
        </w:r>
      </w:ins>
      <w:ins w:id="327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77" w:author="PR Preview" w:date="2026-01-01T00:00:00Z">
        <w:r>
          <w:t xml:space="preserve"> </w:t>
        </w:r>
      </w:ins>
      <w:ins w:id="3278" w:author="PR Preview" w:date="2026-01-01T00:00:00Z">
        <w:r>
          <w:t xml:space="preserve">be a</w:t>
        </w:r>
      </w:ins>
      <w:ins w:id="32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280" w:author="PR Preview" w:date="2026-01-01T00:00:00Z">
        <w:r>
          <w:t xml:space="preserve"> </w:t>
        </w:r>
      </w:ins>
      <w:ins w:id="3281" w:author="PR Preview" w:date="2026-01-01T00:00:00Z">
        <w:r>
          <w:t xml:space="preserve">symmetric positive definite matrix,</w:t>
        </w:r>
      </w:ins>
      <w:ins w:id="3282" w:author="PR Preview" w:date="2026-01-01T00:00:00Z">
        <w:r>
          <w:t xml:space="preserve"> </w:t>
        </w:r>
      </w:ins>
      <w:ins w:id="3283" w:author="PR Preview" w:date="2026-01-01T00:00:00Z">
        <w:r>
          <w:t xml:space="preserve">and let</w:t>
        </w:r>
      </w:ins>
      <w:ins w:id="3284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</m:oMath>
      <w:ins w:id="3285" w:author="PR Preview" w:date="2026-01-01T00:00:00Z">
        <w:r>
          <w:t xml:space="preserve"> </w:t>
        </w:r>
      </w:ins>
      <w:ins w:id="3286" w:author="PR Preview" w:date="2026-01-01T00:00:00Z">
        <w:r>
          <w:t xml:space="preserve">be any</w:t>
        </w:r>
      </w:ins>
      <w:ins w:id="328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288" w:author="PR Preview" w:date="2026-01-01T00:00:00Z">
        <w:r>
          <w:t xml:space="preserve"> </w:t>
        </w:r>
      </w:ins>
      <w:ins w:id="3289" w:author="PR Preview" w:date="2026-01-01T00:00:00Z">
        <w:r>
          <w:t xml:space="preserve">matrix with</w:t>
        </w:r>
      </w:ins>
      <w:ins w:id="329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291" w:author="PR Preview" w:date="2026-01-01T00:00:00Z">
        <w:r>
          <w:t xml:space="preserve">.</w:t>
        </w:r>
      </w:ins>
      <w:ins w:id="3292" w:author="PR Preview" w:date="2026-01-01T00:00:00Z">
        <w:r>
          <w:t xml:space="preserve"> </w:t>
        </w:r>
      </w:ins>
      <w:ins w:id="3293" w:author="PR Preview" w:date="2026-01-01T00:00:00Z">
        <w:r>
          <w:t xml:space="preserve">Then for all</w:t>
        </w:r>
      </w:ins>
      <w:ins w:id="3294" w:author="PR Preview" w:date="2026-01-01T00:00:00Z">
        <w:r>
          <w:t xml:space="preserve"> </w:t>
        </w:r>
      </w:ins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3295" w:author="PR Preview" w:date="2026-01-01T00:00:00Z">
        <w:r>
          <w:t xml:space="preserve">, the</w:t>
        </w:r>
      </w:ins>
      <w:ins w:id="329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297" w:author="PR Preview" w:date="2026-01-01T00:00:00Z">
        <w:r>
          <w:t xml:space="preserve">-inner product (</w:t>
        </w:r>
      </w:ins>
      <w:hyperlink w:anchor="def-matrix-induced-inner-product">
        <w:ins w:id="3298" w:author="PR Preview" w:date="2026-01-01T00:00:00Z">
          <w:r>
            <w:rPr>
              <w:rStyle w:val="Hyperlink"/>
            </w:rPr>
            <w:t xml:space="preserve">Definition 25</w:t>
          </w:r>
        </w:ins>
      </w:hyperlink>
      <w:ins w:id="3299" w:author="PR Preview" w:date="2026-01-01T00:00:00Z">
        <w:r>
          <w:t xml:space="preserve">) satisfies</w:t>
        </w:r>
      </w:ins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p>
      <w:pPr>
        <w:pStyle w:val="FirstParagraph"/>
      </w:pPr>
      <w:ins w:id="3300" w:author="PR Preview" w:date="2026-01-01T00:00:00Z">
        <w:r>
          <w:rPr>
            <w:i/>
            <w:iCs/>
          </w:rPr>
          <w:t xml:space="preserve">Proof</w:t>
        </w:r>
      </w:ins>
      <w:ins w:id="3301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55" w:name="rem-inner-products-machine-learning"/>
    <w:p>
      <w:pPr>
        <w:pStyle w:val="FirstParagraph"/>
      </w:pPr>
      <w:ins w:id="3302" w:author="PR Preview" w:date="2026-01-01T00:00:00Z">
        <w:r>
          <w:rPr>
            <w:i/>
            <w:iCs/>
          </w:rPr>
          <w:t xml:space="preserve">Remark 20</w:t>
        </w:r>
      </w:ins>
      <w:ins w:id="3303" w:author="PR Preview" w:date="2026-01-01T00:00:00Z">
        <w:r>
          <w:t xml:space="preserve"> (Inner product spaces in machine learning). </w:t>
        </w:r>
      </w:ins>
      <w:ins w:id="3304" w:author="PR Preview" w:date="2026-01-01T00:00:00Z">
        <w:r>
          <w:t xml:space="preserve">In machine learning and statistics, choosing or learning an inner product space</w:t>
        </w:r>
      </w:ins>
      <w:ins w:id="3305" w:author="PR Preview" w:date="2026-01-01T00:00:00Z">
        <w:r>
          <w:t xml:space="preserve"> </w:t>
        </w:r>
      </w:ins>
      <w:ins w:id="3306" w:author="PR Preview" w:date="2026-01-01T00:00:00Z">
        <w:r>
          <w:t xml:space="preserve">tailors geometric notions of distance, angle, and projection to the structure of the data:</w:t>
        </w:r>
      </w:ins>
    </w:p>
    <w:p>
      <w:pPr>
        <w:numPr>
          <w:ilvl w:val="0"/>
          <w:numId w:val="1011"/>
        </w:numPr>
      </w:pPr>
      <w:ins w:id="3307" w:author="PR Preview" w:date="2026-01-01T00:00:00Z">
        <w:r>
          <w:rPr>
            <w:b/>
            <w:bCs/>
          </w:rPr>
          <w:t xml:space="preserve">Mahalanobis metric and whitening</w:t>
        </w:r>
      </w:ins>
      <w:ins w:id="3308" w:author="PR Preview" w:date="2026-01-01T00:00:00Z">
        <w:r>
          <w:t xml:space="preserve">:</w:t>
        </w:r>
      </w:ins>
      <w:ins w:id="3309" w:author="PR Preview" w:date="2026-01-01T00:00:00Z">
        <w:r>
          <w:t xml:space="preserve"> </w:t>
        </w:r>
      </w:ins>
      <w:ins w:id="3310" w:author="PR Preview" w:date="2026-01-01T00:00:00Z">
        <w:r>
          <w:t xml:space="preserve">Standard Euclidean distance treats all coordinate axes identically, ignoring feature correlations and variance differences.</w:t>
        </w:r>
      </w:ins>
      <w:ins w:id="3311" w:author="PR Preview" w:date="2026-01-01T00:00:00Z">
        <w:r>
          <w:t xml:space="preserve"> </w:t>
        </w:r>
      </w:ins>
      <w:ins w:id="3312" w:author="PR Preview" w:date="2026-01-01T00:00:00Z">
        <w:r>
          <w:t xml:space="preserve">If data features have a symmetric positive definite covariance matrix</w:t>
        </w:r>
      </w:ins>
      <w:ins w:id="3313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3314" w:author="PR Preview" w:date="2026-01-01T00:00:00Z">
        <w:r>
          <w:t xml:space="preserve"> </w:t>
        </w:r>
      </w:ins>
      <w:ins w:id="3315" w:author="PR Preview" w:date="2026-01-01T00:00:00Z">
        <w:r>
          <w:t xml:space="preserve">(</w:t>
        </w:r>
      </w:ins>
      <w:hyperlink w:anchor="def-positive-definite">
        <w:ins w:id="3316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317" w:author="PR Preview" w:date="2026-01-01T00:00:00Z">
        <w:r>
          <w:t xml:space="preserve">),</w:t>
        </w:r>
      </w:ins>
      <w:ins w:id="3318" w:author="PR Preview" w:date="2026-01-01T00:00:00Z">
        <w:r>
          <w:t xml:space="preserve"> </w:t>
        </w:r>
      </w:ins>
      <w:ins w:id="3319" w:author="PR Preview" w:date="2026-01-01T00:00:00Z">
        <w:r>
          <w:t xml:space="preserve">the precision matrix</w:t>
        </w:r>
      </w:ins>
      <w:ins w:id="332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3321" w:author="PR Preview" w:date="2026-01-01T00:00:00Z">
        <w:r>
          <w:t xml:space="preserve"> </w:t>
        </w:r>
      </w:ins>
      <w:ins w:id="3322" w:author="PR Preview" w:date="2026-01-01T00:00:00Z">
        <w:r>
          <w:t xml:space="preserve">(</w:t>
        </w:r>
      </w:ins>
      <w:hyperlink w:anchor="thm-pd-inverse">
        <w:ins w:id="332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3324" w:author="PR Preview" w:date="2026-01-01T00:00:00Z">
        <w:r>
          <w:t xml:space="preserve">) defines the Mahalanobis inner product</w:t>
        </w:r>
      </w:ins>
      <w:ins w:id="3325" w:author="PR Preview" w:date="2026-01-01T00:00:00Z">
        <w:r>
          <w:t xml:space="preserve"> </w:t>
        </w:r>
      </w:ins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26" w:author="PR Preview" w:date="2026-01-01T00:00:00Z">
        <w:r>
          <w:t xml:space="preserve">.</w:t>
        </w:r>
      </w:ins>
      <w:ins w:id="3327" w:author="PR Preview" w:date="2026-01-01T00:00:00Z">
        <w:r>
          <w:t xml:space="preserve"> </w:t>
        </w:r>
      </w:ins>
      <w:ins w:id="3328" w:author="PR Preview" w:date="2026-01-01T00:00:00Z">
        <w:r>
          <w:t xml:space="preserve">The induced distance</w:t>
        </w:r>
      </w:ins>
      <w:ins w:id="3329" w:author="PR Preview" w:date="2026-01-01T00:00:00Z">
        <w:r>
          <w:t xml:space="preserve"> </w:t>
        </w:r>
      </w:ins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−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rad>
      </m:oMath>
      <w:ins w:id="3330" w:author="PR Preview" w:date="2026-01-01T00:00:00Z">
        <w:r>
          <w:t xml:space="preserve"> </w:t>
        </w:r>
      </w:ins>
      <w:ins w:id="3331" w:author="PR Preview" w:date="2026-01-01T00:00:00Z">
        <w:r>
          <w:t xml:space="preserve">measures statistical distance normalized by variance along each principal direction.</w:t>
        </w:r>
      </w:ins>
      <w:ins w:id="3332" w:author="PR Preview" w:date="2026-01-01T00:00:00Z">
        <w:r>
          <w:t xml:space="preserve"> </w:t>
        </w:r>
      </w:ins>
      <w:ins w:id="3333" w:author="PR Preview" w:date="2026-01-01T00:00:00Z">
        <w:r>
          <w:t xml:space="preserve">Factoring</w:t>
        </w:r>
      </w:ins>
      <w:ins w:id="333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ins w:id="3335" w:author="PR Preview" w:date="2026-01-01T00:00:00Z">
        <w:r>
          <w:t xml:space="preserve"> </w:t>
        </w:r>
      </w:ins>
      <w:ins w:id="3336" w:author="PR Preview" w:date="2026-01-01T00:00:00Z">
        <w:r>
          <w:t xml:space="preserve">(via Cholesky or spectral decomposition,</w:t>
        </w:r>
      </w:ins>
      <w:ins w:id="3337" w:author="PR Preview" w:date="2026-01-01T00:00:00Z">
        <w:r>
          <w:t xml:space="preserve"> </w:t>
        </w:r>
      </w:ins>
      <w:hyperlink w:anchor="cor-pd-transpose-product">
        <w:ins w:id="3338" w:author="PR Preview" w:date="2026-01-01T00:00:00Z">
          <w:r>
            <w:rPr>
              <w:rStyle w:val="Hyperlink"/>
            </w:rPr>
            <w:t xml:space="preserve">Corollary 3</w:t>
          </w:r>
        </w:ins>
      </w:hyperlink>
      <w:ins w:id="3339" w:author="PR Preview" w:date="2026-01-01T00:00:00Z">
        <w:r>
          <w:t xml:space="preserve">),</w:t>
        </w:r>
      </w:ins>
      <w:ins w:id="3340" w:author="PR Preview" w:date="2026-01-01T00:00:00Z">
        <w:r>
          <w:t xml:space="preserve"> </w:t>
        </w:r>
      </w:ins>
      <w:ins w:id="3341" w:author="PR Preview" w:date="2026-01-01T00:00:00Z">
        <w:r>
          <w:t xml:space="preserve">this inner product is the Euclidean dot product of the whitened vectors</w:t>
        </w:r>
      </w:ins>
      <w:ins w:id="3342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43" w:author="PR Preview" w:date="2026-01-01T00:00:00Z">
        <w:r>
          <w:t xml:space="preserve"> </w:t>
        </w:r>
      </w:ins>
      <w:ins w:id="3344" w:author="PR Preview" w:date="2026-01-01T00:00:00Z">
        <w:r>
          <w:t xml:space="preserve">and</w:t>
        </w:r>
      </w:ins>
      <w:ins w:id="3345" w:author="PR Preview" w:date="2026-01-01T00:00:00Z">
        <w:r>
          <w:t xml:space="preserve"> </w:t>
        </w:r>
      </w:ins>
      <m:oMath>
        <m:r>
          <m:rPr>
            <m:sty m:val="bi"/>
          </m:rPr>
          <m:t>W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ins w:id="3346" w:author="PR Preview" w:date="2026-01-01T00:00:00Z">
        <w:r>
          <w:t xml:space="preserve"> </w:t>
        </w:r>
      </w:ins>
      <w:ins w:id="3347" w:author="PR Preview" w:date="2026-01-01T00:00:00Z">
        <w:r>
          <w:t xml:space="preserve">(</w:t>
        </w:r>
      </w:ins>
      <w:hyperlink w:anchor="thm-whitening-inner-product">
        <w:ins w:id="3348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3349" w:author="PR Preview" w:date="2026-01-01T00:00:00Z">
        <w:r>
          <w:t xml:space="preserve">).</w:t>
        </w:r>
      </w:ins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limLow>
          <m:e>
            <m:r>
              <m:t>q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k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≈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del w:id="3350" w:author="PR Preview" w:date="2026-01-01T00:00:00Z">
        <w:r>
          <w:rPr>
            <w:b/>
            <w:bCs/>
          </w:rPr>
          <w:delText xml:space="preserve">Example 34 (Determinant of a</w:delText>
        </w:r>
      </w:del>
      <w:del w:id="3351" w:author="PR Preview" w:date="2026-01-01T00:00:00Z">
        <w:r>
          <w:rPr>
            <w:b/>
            <w:bCs/>
          </w:rP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352" w:author="PR Preview" w:date="2026-01-01T00:00:00Z">
        <w:r>
          <w:rPr>
            <w:b/>
            <w:bCs/>
          </w:rPr>
          <w:delText xml:space="preserve"> </w:delText>
        </w:r>
      </w:del>
      <w:del w:id="3353" w:author="PR Preview" w:date="2026-01-01T00:00:00Z">
        <w:r>
          <w:rPr>
            <w:b/>
            <w:bCs/>
          </w:rPr>
          <w:delText xml:space="preserve">matrix)</w:delText>
        </w:r>
      </w:del>
      <w:del w:id="3354" w:author="PR Preview" w:date="2026-01-01T00:00:00Z">
        <w:r>
          <w:delText xml:space="preserve"> </w:delText>
        </w:r>
      </w:del>
      <w:del w:id="3355" w:author="PR Preview" w:date="2026-01-01T00:00:00Z">
        <w:r>
          <w:delText xml:space="preserve">For</w:delText>
        </w:r>
      </w:del>
      <w:del w:id="33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del w:id="3357" w:author="PR Preview" w:date="2026-01-01T00:00:00Z">
        <w:r>
          <w:delText xml:space="preserve">,</w:delText>
        </w:r>
      </w:del>
      <w:del w:id="3358" w:author="PR Preview" w:date="2026-01-01T00:00:00Z">
        <w:r>
          <w:delText xml:space="preserve"> </w:delText>
        </w:r>
      </w:del>
      <w:del w:id="3359" w:author="PR Preview" w:date="2026-01-01T00:00:00Z">
        <w:r>
          <w:delText xml:space="preserve">deleting row 1 and column 1 leaves</w:delText>
        </w:r>
      </w:del>
      <w:del w:id="3360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del w:id="3361" w:author="PR Preview" w:date="2026-01-01T00:00:00Z">
        <w:r>
          <w:delText xml:space="preserve">,</w:delText>
        </w:r>
      </w:del>
      <w:del w:id="3362" w:author="PR Preview" w:date="2026-01-01T00:00:00Z">
        <w:r>
          <w:delText xml:space="preserve"> </w:delText>
        </w:r>
      </w:del>
      <w:del w:id="3363" w:author="PR Preview" w:date="2026-01-01T00:00:00Z">
        <w:r>
          <w:delText xml:space="preserve">and deleting row 1 and column 2 leaves</w:delText>
        </w:r>
      </w:del>
      <w:del w:id="3364" w:author="PR Preview" w:date="2026-01-01T00:00:00Z">
        <w:r>
          <w:delText xml:space="preserve"> </w:delText>
        </w:r>
      </w:del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del w:id="3365" w:author="PR Preview" w:date="2026-01-01T00:00:00Z">
        <w:r>
          <w:delText xml:space="preserve">.</w:delText>
        </w:r>
      </w:del>
      <w:del w:id="3366" w:author="PR Preview" w:date="2026-01-01T00:00:00Z">
        <w:r>
          <w:delText xml:space="preserve"> </w:delText>
        </w:r>
      </w:del>
      <w:del w:id="3367" w:author="PR Preview" w:date="2026-01-01T00:00:00Z">
        <w:r>
          <w:delText xml:space="preserve">So:</w:delText>
        </w:r>
      </w:del>
    </w:p>
    <w:p>
      <w:pPr>
        <w:pStyle w:val="FirstParagraph"/>
      </w:pPr>
      <w:ins w:id="3368" w:author="PR Preview" w:date="2026-01-01T00:00:00Z">
        <w:r>
          <w:rPr>
            <w:b/>
            <w:bCs/>
          </w:rPr>
          <w:t xml:space="preserve">Example 36 (Determinant of a</w:t>
        </w:r>
      </w:ins>
      <w:ins w:id="3369" w:author="PR Preview" w:date="2026-01-01T00:00:00Z">
        <w:r>
          <w:rPr>
            <w:b/>
            <w:bCs/>
          </w:rP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370" w:author="PR Preview" w:date="2026-01-01T00:00:00Z">
        <w:r>
          <w:rPr>
            <w:b/>
            <w:bCs/>
          </w:rPr>
          <w:t xml:space="preserve"> </w:t>
        </w:r>
      </w:ins>
      <w:ins w:id="3371" w:author="PR Preview" w:date="2026-01-01T00:00:00Z">
        <w:r>
          <w:rPr>
            <w:b/>
            <w:bCs/>
          </w:rPr>
          <w:t xml:space="preserve">matrix)</w:t>
        </w:r>
      </w:ins>
      <w:ins w:id="3372" w:author="PR Preview" w:date="2026-01-01T00:00:00Z">
        <w:r>
          <w:t xml:space="preserve"> </w:t>
        </w:r>
      </w:ins>
      <w:ins w:id="3373" w:author="PR Preview" w:date="2026-01-01T00:00:00Z">
        <w:r>
          <w:t xml:space="preserve">For</w:t>
        </w:r>
      </w:ins>
      <w:ins w:id="33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ins w:id="3375" w:author="PR Preview" w:date="2026-01-01T00:00:00Z">
        <w:r>
          <w:t xml:space="preserve">,</w:t>
        </w:r>
      </w:ins>
      <w:ins w:id="3376" w:author="PR Preview" w:date="2026-01-01T00:00:00Z">
        <w:r>
          <w:t xml:space="preserve"> </w:t>
        </w:r>
      </w:ins>
      <w:ins w:id="3377" w:author="PR Preview" w:date="2026-01-01T00:00:00Z">
        <w:r>
          <w:t xml:space="preserve">deleting row 1 and column 1 leaves</w:t>
        </w:r>
      </w:ins>
      <w:ins w:id="3378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ins w:id="3379" w:author="PR Preview" w:date="2026-01-01T00:00:00Z">
        <w:r>
          <w:t xml:space="preserve">,</w:t>
        </w:r>
      </w:ins>
      <w:ins w:id="3380" w:author="PR Preview" w:date="2026-01-01T00:00:00Z">
        <w:r>
          <w:t xml:space="preserve"> </w:t>
        </w:r>
      </w:ins>
      <w:ins w:id="3381" w:author="PR Preview" w:date="2026-01-01T00:00:00Z">
        <w:r>
          <w:t xml:space="preserve">and deleting row 1 and column 2 leaves</w:t>
        </w:r>
      </w:ins>
      <w:ins w:id="3382" w:author="PR Preview" w:date="2026-01-01T00:00:00Z">
        <w:r>
          <w:t xml:space="preserve"> </w:t>
        </w:r>
      </w:ins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ins w:id="3383" w:author="PR Preview" w:date="2026-01-01T00:00:00Z">
        <w:r>
          <w:t xml:space="preserve">.</w:t>
        </w:r>
      </w:ins>
      <w:ins w:id="3384" w:author="PR Preview" w:date="2026-01-01T00:00:00Z">
        <w:r>
          <w:t xml:space="preserve"> </w:t>
        </w:r>
      </w:ins>
      <w:ins w:id="3385" w:author="PR Preview" w:date="2026-01-01T00:00:00Z">
        <w:r>
          <w:t xml:space="preserve">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del w:id="3386" w:author="PR Preview" w:date="2026-01-01T00:00:00Z">
        <w:r>
          <w:rPr>
            <w:i/>
            <w:iCs/>
          </w:rPr>
          <w:delText xml:space="preserve">Remark 20</w:delText>
        </w:r>
      </w:del>
      <w:del w:id="3387" w:author="PR Preview" w:date="2026-01-01T00:00:00Z">
        <w:r>
          <w:delText xml:space="preserve"> (Cofactor expansion). </w:delText>
        </w:r>
      </w:del>
      <w:del w:id="3388" w:author="PR Preview" w:date="2026-01-01T00:00:00Z">
        <w:r>
          <w:delText xml:space="preserve">The recursive formula in</w:delText>
        </w:r>
      </w:del>
      <w:del w:id="3389" w:author="PR Preview" w:date="2026-01-01T00:00:00Z">
        <w:r>
          <w:delText xml:space="preserve"> </w:delText>
        </w:r>
      </w:del>
      <w:hyperlink w:anchor="def-determinant">
        <w:del w:id="3390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391" w:author="PR Preview" w:date="2026-01-01T00:00:00Z">
        <w:r>
          <w:delText xml:space="preserve"> </w:delText>
        </w:r>
      </w:del>
      <w:del w:id="3392" w:author="PR Preview" w:date="2026-01-01T00:00:00Z">
        <w:r>
          <w:delText xml:space="preserve">is the</w:delText>
        </w:r>
      </w:del>
      <w:del w:id="3393" w:author="PR Preview" w:date="2026-01-01T00:00:00Z">
        <w:r>
          <w:delText xml:space="preserve"> </w:delText>
        </w:r>
      </w:del>
      <w:del w:id="3394" w:author="PR Preview" w:date="2026-01-01T00:00:00Z">
        <w:r>
          <w:rPr>
            <w:i/>
            <w:iCs/>
          </w:rPr>
          <w:delText xml:space="preserve">cofactor expansion</w:delText>
        </w:r>
      </w:del>
      <w:del w:id="3395" w:author="PR Preview" w:date="2026-01-01T00:00:00Z">
        <w:r>
          <w:delText xml:space="preserve"> </w:delText>
        </w:r>
      </w:del>
      <w:del w:id="3396" w:author="PR Preview" w:date="2026-01-01T00:00:00Z">
        <w:r>
          <w:delText xml:space="preserve">along the first row.</w:delText>
        </w:r>
      </w:del>
      <w:del w:id="3397" w:author="PR Preview" w:date="2026-01-01T00:00:00Z">
        <w:r>
          <w:delText xml:space="preserve"> </w:delText>
        </w:r>
      </w:del>
      <w:del w:id="3398" w:author="PR Preview" w:date="2026-01-01T00:00:00Z">
        <w:r>
          <w:delText xml:space="preserve">Other sources define the determinant</w:delText>
        </w:r>
      </w:del>
      <w:del w:id="3399" w:author="PR Preview" w:date="2026-01-01T00:00:00Z">
        <w:r>
          <w:delText xml:space="preserve"> </w:delText>
        </w:r>
      </w:del>
      <w:del w:id="3400" w:author="PR Preview" w:date="2026-01-01T00:00:00Z">
        <w:r>
          <w:delText xml:space="preserve">as a sum over all orderings of the columns</w:delText>
        </w:r>
      </w:del>
      <w:del w:id="3401" w:author="PR Preview" w:date="2026-01-01T00:00:00Z">
        <w:r>
          <w:delText xml:space="preserve"> </w:delText>
        </w:r>
      </w:del>
      <w:del w:id="3402" w:author="PR Preview" w:date="2026-01-01T00:00:00Z">
        <w:r>
          <w:delText xml:space="preserve">and derive this expansion from it;</w:delText>
        </w:r>
      </w:del>
      <w:del w:id="3403" w:author="PR Preview" w:date="2026-01-01T00:00:00Z">
        <w:r>
          <w:delText xml:space="preserve"> </w:delText>
        </w:r>
      </w:del>
      <w:del w:id="3404" w:author="PR Preview" w:date="2026-01-01T00:00:00Z">
        <w:r>
          <w:delText xml:space="preserve">the two definitions agree</w:delText>
        </w:r>
      </w:del>
      <w:del w:id="3405" w:author="PR Preview" w:date="2026-01-01T00:00:00Z">
        <w:r>
          <w:delText xml:space="preserve"> </w:delText>
        </w:r>
      </w:del>
      <w:del w:id="3406" w:author="PR Preview" w:date="2026-01-01T00:00:00Z">
        <w:r>
          <w:delText xml:space="preserve">(Banerjee and Roy 2014)</w:delText>
        </w:r>
      </w:del>
      <w:del w:id="3407" w:author="PR Preview" w:date="2026-01-01T00:00:00Z">
        <w:r>
          <w:delText xml:space="preserve">.</w:delText>
        </w:r>
      </w:del>
    </w:p>
    <w:p>
      <w:pPr>
        <w:pStyle w:val="FirstParagraph"/>
      </w:pPr>
      <w:ins w:id="3408" w:author="PR Preview" w:date="2026-01-01T00:00:00Z">
        <w:r>
          <w:rPr>
            <w:i/>
            <w:iCs/>
          </w:rPr>
          <w:t xml:space="preserve">Remark 21</w:t>
        </w:r>
      </w:ins>
      <w:ins w:id="3409" w:author="PR Preview" w:date="2026-01-01T00:00:00Z">
        <w:r>
          <w:t xml:space="preserve"> (Cofactor expansion). </w:t>
        </w:r>
      </w:ins>
      <w:ins w:id="3410" w:author="PR Preview" w:date="2026-01-01T00:00:00Z">
        <w:r>
          <w:t xml:space="preserve">The recursive formula in</w:t>
        </w:r>
      </w:ins>
      <w:ins w:id="3411" w:author="PR Preview" w:date="2026-01-01T00:00:00Z">
        <w:r>
          <w:t xml:space="preserve"> </w:t>
        </w:r>
      </w:ins>
      <w:hyperlink w:anchor="def-determinant">
        <w:ins w:id="3412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413" w:author="PR Preview" w:date="2026-01-01T00:00:00Z">
        <w:r>
          <w:t xml:space="preserve"> </w:t>
        </w:r>
      </w:ins>
      <w:ins w:id="3414" w:author="PR Preview" w:date="2026-01-01T00:00:00Z">
        <w:r>
          <w:t xml:space="preserve">is the</w:t>
        </w:r>
      </w:ins>
      <w:ins w:id="3415" w:author="PR Preview" w:date="2026-01-01T00:00:00Z">
        <w:r>
          <w:t xml:space="preserve"> </w:t>
        </w:r>
      </w:ins>
      <w:ins w:id="3416" w:author="PR Preview" w:date="2026-01-01T00:00:00Z">
        <w:r>
          <w:rPr>
            <w:i/>
            <w:iCs/>
          </w:rPr>
          <w:t xml:space="preserve">cofactor expansion</w:t>
        </w:r>
      </w:ins>
      <w:ins w:id="3417" w:author="PR Preview" w:date="2026-01-01T00:00:00Z">
        <w:r>
          <w:t xml:space="preserve"> </w:t>
        </w:r>
      </w:ins>
      <w:ins w:id="3418" w:author="PR Preview" w:date="2026-01-01T00:00:00Z">
        <w:r>
          <w:t xml:space="preserve">along the first row.</w:t>
        </w:r>
      </w:ins>
      <w:ins w:id="3419" w:author="PR Preview" w:date="2026-01-01T00:00:00Z">
        <w:r>
          <w:t xml:space="preserve"> </w:t>
        </w:r>
      </w:ins>
      <w:ins w:id="3420" w:author="PR Preview" w:date="2026-01-01T00:00:00Z">
        <w:r>
          <w:t xml:space="preserve">Other sources define the determinant</w:t>
        </w:r>
      </w:ins>
      <w:ins w:id="3421" w:author="PR Preview" w:date="2026-01-01T00:00:00Z">
        <w:r>
          <w:t xml:space="preserve"> </w:t>
        </w:r>
      </w:ins>
      <w:ins w:id="3422" w:author="PR Preview" w:date="2026-01-01T00:00:00Z">
        <w:r>
          <w:t xml:space="preserve">as a sum over all orderings of the columns</w:t>
        </w:r>
      </w:ins>
      <w:ins w:id="3423" w:author="PR Preview" w:date="2026-01-01T00:00:00Z">
        <w:r>
          <w:t xml:space="preserve"> </w:t>
        </w:r>
      </w:ins>
      <w:ins w:id="3424" w:author="PR Preview" w:date="2026-01-01T00:00:00Z">
        <w:r>
          <w:t xml:space="preserve">and derive this expansion from it;</w:t>
        </w:r>
      </w:ins>
      <w:ins w:id="3425" w:author="PR Preview" w:date="2026-01-01T00:00:00Z">
        <w:r>
          <w:t xml:space="preserve"> </w:t>
        </w:r>
      </w:ins>
      <w:ins w:id="3426" w:author="PR Preview" w:date="2026-01-01T00:00:00Z">
        <w:r>
          <w:t xml:space="preserve">the two definitions agree</w:t>
        </w:r>
      </w:ins>
      <w:ins w:id="3427" w:author="PR Preview" w:date="2026-01-01T00:00:00Z">
        <w:r>
          <w:t xml:space="preserve"> </w:t>
        </w:r>
      </w:ins>
      <w:ins w:id="3428" w:author="PR Preview" w:date="2026-01-01T00:00:00Z">
        <w:r>
          <w:t xml:space="preserve">(Banerjee and Roy 2014)</w:t>
        </w:r>
      </w:ins>
      <w:ins w:id="3429" w:author="PR Preview" w:date="2026-01-01T00:00:00Z">
        <w:r>
          <w:t xml:space="preserve">.</w:t>
        </w:r>
      </w:ins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del w:id="3430" w:author="PR Preview" w:date="2026-01-01T00:00:00Z">
        <w:r>
          <w:delText xml:space="preserve">For</w:delText>
        </w:r>
      </w:del>
      <w:del w:id="343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3432" w:author="PR Preview" w:date="2026-01-01T00:00:00Z">
        <w:r>
          <w:delText xml:space="preserve">, the columns have two orderings.</w:delText>
        </w:r>
      </w:del>
      <w:del w:id="3433" w:author="PR Preview" w:date="2026-01-01T00:00:00Z">
        <w:r>
          <w:delText xml:space="preserve"> </w:delText>
        </w:r>
      </w:del>
      <w:del w:id="3434" w:author="PR Preview" w:date="2026-01-01T00:00:00Z">
        <w:r>
          <w:delText xml:space="preserve">The ordering</w:delText>
        </w:r>
      </w:del>
      <w:del w:id="343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del w:id="3436" w:author="PR Preview" w:date="2026-01-01T00:00:00Z">
        <w:r>
          <w:delText xml:space="preserve"> </w:delText>
        </w:r>
      </w:del>
      <w:del w:id="3437" w:author="PR Preview" w:date="2026-01-01T00:00:00Z">
        <w:r>
          <w:delText xml:space="preserve">keeps each column in place,</w:delText>
        </w:r>
      </w:del>
      <w:del w:id="3438" w:author="PR Preview" w:date="2026-01-01T00:00:00Z">
        <w:r>
          <w:delText xml:space="preserve"> </w:delText>
        </w:r>
      </w:del>
      <w:del w:id="3439" w:author="PR Preview" w:date="2026-01-01T00:00:00Z">
        <w:r>
          <w:delText xml:space="preserve">picks the entries</w:delText>
        </w:r>
      </w:del>
      <w:del w:id="3440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</m:oMath>
      <w:del w:id="3441" w:author="PR Preview" w:date="2026-01-01T00:00:00Z">
        <w:r>
          <w:delText xml:space="preserve"> </w:delText>
        </w:r>
      </w:del>
      <w:del w:id="3442" w:author="PR Preview" w:date="2026-01-01T00:00:00Z">
        <w:r>
          <w:delText xml:space="preserve">and</w:delText>
        </w:r>
      </w:del>
      <w:del w:id="3443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22</m:t>
            </m:r>
          </m:sub>
        </m:sSub>
      </m:oMath>
      <w:del w:id="3444" w:author="PR Preview" w:date="2026-01-01T00:00:00Z">
        <w:r>
          <w:delText xml:space="preserve">,</w:delText>
        </w:r>
      </w:del>
      <w:del w:id="3445" w:author="PR Preview" w:date="2026-01-01T00:00:00Z">
        <w:r>
          <w:delText xml:space="preserve"> </w:delText>
        </w:r>
      </w:del>
      <w:del w:id="3446" w:author="PR Preview" w:date="2026-01-01T00:00:00Z">
        <w:r>
          <w:delText xml:space="preserve">and has sign</w:delText>
        </w:r>
      </w:del>
      <w:del w:id="3447" w:author="PR Preview" w:date="2026-01-01T00:00:00Z">
        <w:r>
          <w:delText xml:space="preserve"> </w:delText>
        </w:r>
      </w:del>
      <m:oMath>
        <m:r>
          <m:rPr>
            <m:sty m:val="p"/>
          </m:rPr>
          <m:t>+</m:t>
        </m:r>
        <m:r>
          <m:t>1</m:t>
        </m:r>
      </m:oMath>
      <w:del w:id="3448" w:author="PR Preview" w:date="2026-01-01T00:00:00Z">
        <w:r>
          <w:delText xml:space="preserve">.</w:delText>
        </w:r>
      </w:del>
      <w:del w:id="3449" w:author="PR Preview" w:date="2026-01-01T00:00:00Z">
        <w:r>
          <w:delText xml:space="preserve"> </w:delText>
        </w:r>
      </w:del>
      <w:del w:id="3450" w:author="PR Preview" w:date="2026-01-01T00:00:00Z">
        <w:r>
          <w:delText xml:space="preserve">The ordering</w:delText>
        </w:r>
      </w:del>
      <w:del w:id="345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452" w:author="PR Preview" w:date="2026-01-01T00:00:00Z">
        <w:r>
          <w:delText xml:space="preserve"> </w:delText>
        </w:r>
      </w:del>
      <w:del w:id="3453" w:author="PR Preview" w:date="2026-01-01T00:00:00Z">
        <w:r>
          <w:delText xml:space="preserve">swaps the two columns,</w:delText>
        </w:r>
      </w:del>
      <w:del w:id="3454" w:author="PR Preview" w:date="2026-01-01T00:00:00Z">
        <w:r>
          <w:delText xml:space="preserve"> </w:delText>
        </w:r>
      </w:del>
      <w:del w:id="3455" w:author="PR Preview" w:date="2026-01-01T00:00:00Z">
        <w:r>
          <w:delText xml:space="preserve">picks the entries</w:delText>
        </w:r>
      </w:del>
      <w:del w:id="3456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12</m:t>
            </m:r>
          </m:sub>
        </m:sSub>
      </m:oMath>
      <w:del w:id="3457" w:author="PR Preview" w:date="2026-01-01T00:00:00Z">
        <w:r>
          <w:delText xml:space="preserve"> </w:delText>
        </w:r>
      </w:del>
      <w:del w:id="3458" w:author="PR Preview" w:date="2026-01-01T00:00:00Z">
        <w:r>
          <w:delText xml:space="preserve">and</w:delText>
        </w:r>
      </w:del>
      <w:del w:id="3459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21</m:t>
            </m:r>
          </m:sub>
        </m:sSub>
      </m:oMath>
      <w:del w:id="3460" w:author="PR Preview" w:date="2026-01-01T00:00:00Z">
        <w:r>
          <w:delText xml:space="preserve">,</w:delText>
        </w:r>
      </w:del>
      <w:del w:id="3461" w:author="PR Preview" w:date="2026-01-01T00:00:00Z">
        <w:r>
          <w:delText xml:space="preserve"> </w:delText>
        </w:r>
      </w:del>
      <w:del w:id="3462" w:author="PR Preview" w:date="2026-01-01T00:00:00Z">
        <w:r>
          <w:delText xml:space="preserve">and has sign</w:delText>
        </w:r>
      </w:del>
      <w:del w:id="3463" w:author="PR Preview" w:date="2026-01-01T00:00:00Z">
        <w:r>
          <w:delText xml:space="preserve"> </w:delText>
        </w:r>
      </w:del>
      <m:oMath>
        <m:r>
          <m:rPr>
            <m:sty m:val="p"/>
          </m:rPr>
          <m:t>−</m:t>
        </m:r>
        <m:r>
          <m:t>1</m:t>
        </m:r>
      </m:oMath>
      <w:del w:id="3464" w:author="PR Preview" w:date="2026-01-01T00:00:00Z">
        <w:r>
          <w:delText xml:space="preserve">.</w:delText>
        </w:r>
      </w:del>
      <w:del w:id="3465" w:author="PR Preview" w:date="2026-01-01T00:00:00Z">
        <w:r>
          <w:delText xml:space="preserve"> </w:delText>
        </w:r>
      </w:del>
      <w:del w:id="3466" w:author="PR Preview" w:date="2026-01-01T00:00:00Z">
        <w:r>
          <w:delText xml:space="preserve">The sum</w:delText>
        </w:r>
      </w:del>
      <w:del w:id="3467" w:author="PR Preview" w:date="2026-01-01T00:00:00Z">
        <w:r>
          <w:delText xml:space="preserve"> </w:delText>
        </w:r>
      </w:del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del w:id="3468" w:author="PR Preview" w:date="2026-01-01T00:00:00Z">
        <w:r>
          <w:delText xml:space="preserve"> </w:delText>
        </w:r>
      </w:del>
      <w:del w:id="3469" w:author="PR Preview" w:date="2026-01-01T00:00:00Z">
        <w:r>
          <w:delText xml:space="preserve">is the value</w:delText>
        </w:r>
      </w:del>
      <w:del w:id="3470" w:author="PR Preview" w:date="2026-01-01T00:00:00Z">
        <w:r>
          <w:delText xml:space="preserve"> </w:delText>
        </w:r>
      </w:del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del w:id="3471" w:author="PR Preview" w:date="2026-01-01T00:00:00Z">
        <w:r>
          <w:delText xml:space="preserve"> </w:delText>
        </w:r>
      </w:del>
      <w:del w:id="3472" w:author="PR Preview" w:date="2026-01-01T00:00:00Z">
        <w:r>
          <w:delText xml:space="preserve">from</w:delText>
        </w:r>
      </w:del>
      <w:del w:id="3473" w:author="PR Preview" w:date="2026-01-01T00:00:00Z">
        <w:r>
          <w:delText xml:space="preserve"> </w:delText>
        </w:r>
      </w:del>
      <w:hyperlink w:anchor="exm-determinant">
        <w:del w:id="3474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3475" w:author="PR Preview" w:date="2026-01-01T00:00:00Z">
        <w:r>
          <w:delText xml:space="preserve">.</w:delText>
        </w:r>
      </w:del>
    </w:p>
    <w:p>
      <w:pPr>
        <w:pStyle w:val="BodyText"/>
      </w:pPr>
      <w:ins w:id="3476" w:author="PR Preview" w:date="2026-01-01T00:00:00Z">
        <w:r>
          <w:t xml:space="preserve">For</w:t>
        </w:r>
      </w:ins>
      <w:ins w:id="347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3478" w:author="PR Preview" w:date="2026-01-01T00:00:00Z">
        <w:r>
          <w:t xml:space="preserve">, the columns have two orderings.</w:t>
        </w:r>
      </w:ins>
      <w:ins w:id="3479" w:author="PR Preview" w:date="2026-01-01T00:00:00Z">
        <w:r>
          <w:t xml:space="preserve"> </w:t>
        </w:r>
      </w:ins>
      <w:ins w:id="3480" w:author="PR Preview" w:date="2026-01-01T00:00:00Z">
        <w:r>
          <w:t xml:space="preserve">The ordering</w:t>
        </w:r>
      </w:ins>
      <w:ins w:id="3481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ins w:id="3482" w:author="PR Preview" w:date="2026-01-01T00:00:00Z">
        <w:r>
          <w:t xml:space="preserve"> </w:t>
        </w:r>
      </w:ins>
      <w:ins w:id="3483" w:author="PR Preview" w:date="2026-01-01T00:00:00Z">
        <w:r>
          <w:t xml:space="preserve">keeps each column in place,</w:t>
        </w:r>
      </w:ins>
      <w:ins w:id="3484" w:author="PR Preview" w:date="2026-01-01T00:00:00Z">
        <w:r>
          <w:t xml:space="preserve"> </w:t>
        </w:r>
      </w:ins>
      <w:ins w:id="3485" w:author="PR Preview" w:date="2026-01-01T00:00:00Z">
        <w:r>
          <w:t xml:space="preserve">picks the entries</w:t>
        </w:r>
      </w:ins>
      <w:ins w:id="3486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</m:oMath>
      <w:ins w:id="3487" w:author="PR Preview" w:date="2026-01-01T00:00:00Z">
        <w:r>
          <w:t xml:space="preserve"> </w:t>
        </w:r>
      </w:ins>
      <w:ins w:id="3488" w:author="PR Preview" w:date="2026-01-01T00:00:00Z">
        <w:r>
          <w:t xml:space="preserve">and</w:t>
        </w:r>
      </w:ins>
      <w:ins w:id="3489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22</m:t>
            </m:r>
          </m:sub>
        </m:sSub>
      </m:oMath>
      <w:ins w:id="3490" w:author="PR Preview" w:date="2026-01-01T00:00:00Z">
        <w:r>
          <w:t xml:space="preserve">,</w:t>
        </w:r>
      </w:ins>
      <w:ins w:id="3491" w:author="PR Preview" w:date="2026-01-01T00:00:00Z">
        <w:r>
          <w:t xml:space="preserve"> </w:t>
        </w:r>
      </w:ins>
      <w:ins w:id="3492" w:author="PR Preview" w:date="2026-01-01T00:00:00Z">
        <w:r>
          <w:t xml:space="preserve">and has sign</w:t>
        </w:r>
      </w:ins>
      <w:ins w:id="3493" w:author="PR Preview" w:date="2026-01-01T00:00:00Z">
        <w:r>
          <w:t xml:space="preserve"> </w:t>
        </w:r>
      </w:ins>
      <m:oMath>
        <m:r>
          <m:rPr>
            <m:sty m:val="p"/>
          </m:rPr>
          <m:t>+</m:t>
        </m:r>
        <m:r>
          <m:t>1</m:t>
        </m:r>
      </m:oMath>
      <w:ins w:id="3494" w:author="PR Preview" w:date="2026-01-01T00:00:00Z">
        <w:r>
          <w:t xml:space="preserve">.</w:t>
        </w:r>
      </w:ins>
      <w:ins w:id="3495" w:author="PR Preview" w:date="2026-01-01T00:00:00Z">
        <w:r>
          <w:t xml:space="preserve"> </w:t>
        </w:r>
      </w:ins>
      <w:ins w:id="3496" w:author="PR Preview" w:date="2026-01-01T00:00:00Z">
        <w:r>
          <w:t xml:space="preserve">The ordering</w:t>
        </w:r>
      </w:ins>
      <w:ins w:id="349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3498" w:author="PR Preview" w:date="2026-01-01T00:00:00Z">
        <w:r>
          <w:t xml:space="preserve"> </w:t>
        </w:r>
      </w:ins>
      <w:ins w:id="3499" w:author="PR Preview" w:date="2026-01-01T00:00:00Z">
        <w:r>
          <w:t xml:space="preserve">swaps the two columns,</w:t>
        </w:r>
      </w:ins>
      <w:ins w:id="3500" w:author="PR Preview" w:date="2026-01-01T00:00:00Z">
        <w:r>
          <w:t xml:space="preserve"> </w:t>
        </w:r>
      </w:ins>
      <w:ins w:id="3501" w:author="PR Preview" w:date="2026-01-01T00:00:00Z">
        <w:r>
          <w:t xml:space="preserve">picks the entries</w:t>
        </w:r>
      </w:ins>
      <w:ins w:id="35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12</m:t>
            </m:r>
          </m:sub>
        </m:sSub>
      </m:oMath>
      <w:ins w:id="3503" w:author="PR Preview" w:date="2026-01-01T00:00:00Z">
        <w:r>
          <w:t xml:space="preserve"> </w:t>
        </w:r>
      </w:ins>
      <w:ins w:id="3504" w:author="PR Preview" w:date="2026-01-01T00:00:00Z">
        <w:r>
          <w:t xml:space="preserve">and</w:t>
        </w:r>
      </w:ins>
      <w:ins w:id="3505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21</m:t>
            </m:r>
          </m:sub>
        </m:sSub>
      </m:oMath>
      <w:ins w:id="3506" w:author="PR Preview" w:date="2026-01-01T00:00:00Z">
        <w:r>
          <w:t xml:space="preserve">,</w:t>
        </w:r>
      </w:ins>
      <w:ins w:id="3507" w:author="PR Preview" w:date="2026-01-01T00:00:00Z">
        <w:r>
          <w:t xml:space="preserve"> </w:t>
        </w:r>
      </w:ins>
      <w:ins w:id="3508" w:author="PR Preview" w:date="2026-01-01T00:00:00Z">
        <w:r>
          <w:t xml:space="preserve">and has sign</w:t>
        </w:r>
      </w:ins>
      <w:ins w:id="3509" w:author="PR Preview" w:date="2026-01-01T00:00:00Z">
        <w:r>
          <w:t xml:space="preserve"> </w:t>
        </w:r>
      </w:ins>
      <m:oMath>
        <m:r>
          <m:rPr>
            <m:sty m:val="p"/>
          </m:rPr>
          <m:t>−</m:t>
        </m:r>
        <m:r>
          <m:t>1</m:t>
        </m:r>
      </m:oMath>
      <w:ins w:id="3510" w:author="PR Preview" w:date="2026-01-01T00:00:00Z">
        <w:r>
          <w:t xml:space="preserve">.</w:t>
        </w:r>
      </w:ins>
      <w:ins w:id="3511" w:author="PR Preview" w:date="2026-01-01T00:00:00Z">
        <w:r>
          <w:t xml:space="preserve"> </w:t>
        </w:r>
      </w:ins>
      <w:ins w:id="3512" w:author="PR Preview" w:date="2026-01-01T00:00:00Z">
        <w:r>
          <w:t xml:space="preserve">The sum</w:t>
        </w:r>
      </w:ins>
      <w:ins w:id="3513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ins w:id="3514" w:author="PR Preview" w:date="2026-01-01T00:00:00Z">
        <w:r>
          <w:t xml:space="preserve"> </w:t>
        </w:r>
      </w:ins>
      <w:ins w:id="3515" w:author="PR Preview" w:date="2026-01-01T00:00:00Z">
        <w:r>
          <w:t xml:space="preserve">is the value</w:t>
        </w:r>
      </w:ins>
      <w:ins w:id="3516" w:author="PR Preview" w:date="2026-01-01T00:00:00Z">
        <w:r>
          <w:t xml:space="preserve"> </w:t>
        </w:r>
      </w:ins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ins w:id="3517" w:author="PR Preview" w:date="2026-01-01T00:00:00Z">
        <w:r>
          <w:t xml:space="preserve"> </w:t>
        </w:r>
      </w:ins>
      <w:ins w:id="3518" w:author="PR Preview" w:date="2026-01-01T00:00:00Z">
        <w:r>
          <w:t xml:space="preserve">from</w:t>
        </w:r>
      </w:ins>
      <w:ins w:id="3519" w:author="PR Preview" w:date="2026-01-01T00:00:00Z">
        <w:r>
          <w:t xml:space="preserve"> </w:t>
        </w:r>
      </w:ins>
      <w:hyperlink w:anchor="exm-determinant">
        <w:ins w:id="3520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521" w:author="PR Preview" w:date="2026-01-01T00:00:00Z">
        <w:r>
          <w:t xml:space="preserve">.</w:t>
        </w:r>
      </w:ins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del w:id="3522" w:author="PR Preview" w:date="2026-01-01T00:00:00Z">
        <w:r>
          <w:rPr>
            <w:b/>
            <w:bCs/>
          </w:rPr>
          <w:delText xml:space="preserve">Theorem 18 (Determinant of a diagonal matrix)</w:delText>
        </w:r>
      </w:del>
      <w:del w:id="3523" w:author="PR Preview" w:date="2026-01-01T00:00:00Z">
        <w:r>
          <w:delText xml:space="preserve"> </w:delText>
        </w:r>
      </w:del>
      <w:del w:id="3524" w:author="PR Preview" w:date="2026-01-01T00:00:00Z">
        <w:r>
          <w:delText xml:space="preserve">The determinant (</w:delText>
        </w:r>
      </w:del>
      <w:hyperlink w:anchor="def-determinant">
        <w:del w:id="3525" w:author="PR Preview" w:date="2026-01-01T00:00:00Z">
          <w:r>
            <w:rPr>
              <w:rStyle w:val="Hyperlink"/>
            </w:rPr>
            <w:delText xml:space="preserve">Definition 26</w:delText>
          </w:r>
        </w:del>
      </w:hyperlink>
      <w:del w:id="3526" w:author="PR Preview" w:date="2026-01-01T00:00:00Z">
        <w:r>
          <w:delText xml:space="preserve">) of a</w:delText>
        </w:r>
      </w:del>
      <w:del w:id="352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28" w:author="PR Preview" w:date="2026-01-01T00:00:00Z">
        <w:r>
          <w:delText xml:space="preserve"> </w:delText>
        </w:r>
      </w:del>
      <w:del w:id="3529" w:author="PR Preview" w:date="2026-01-01T00:00:00Z">
        <w:r>
          <w:delText xml:space="preserve">diagonal matrix</w:delText>
        </w:r>
      </w:del>
      <w:del w:id="3530" w:author="PR Preview" w:date="2026-01-01T00:00:00Z">
        <w:r>
          <w:delText xml:space="preserve"> </w:delText>
        </w:r>
      </w:del>
      <w:del w:id="3531" w:author="PR Preview" w:date="2026-01-01T00:00:00Z">
        <w:r>
          <w:delText xml:space="preserve">(</w:delText>
        </w:r>
      </w:del>
      <w:hyperlink w:anchor="def-diagonal-matrix">
        <w:del w:id="3532" w:author="PR Preview" w:date="2026-01-01T00:00:00Z">
          <w:r>
            <w:rPr>
              <w:rStyle w:val="Hyperlink"/>
            </w:rPr>
            <w:delText xml:space="preserve">Definition 4</w:delText>
          </w:r>
        </w:del>
      </w:hyperlink>
      <w:del w:id="3533" w:author="PR Preview" w:date="2026-01-01T00:00:00Z">
        <w:r>
          <w:delText xml:space="preserve">)</w:delText>
        </w:r>
      </w:del>
      <w:del w:id="3534" w:author="PR Preview" w:date="2026-01-01T00:00:00Z">
        <w:r>
          <w:delText xml:space="preserve"> </w:delText>
        </w:r>
      </w:del>
      <w:del w:id="3535" w:author="PR Preview" w:date="2026-01-01T00:00:00Z">
        <w:r>
          <w:delText xml:space="preserve">is the product of its diagonal entries:</w:delText>
        </w:r>
      </w:del>
    </w:p>
    <w:p>
      <w:pPr>
        <w:pStyle w:val="FirstParagraph"/>
      </w:pPr>
      <w:ins w:id="3536" w:author="PR Preview" w:date="2026-01-01T00:00:00Z">
        <w:r>
          <w:rPr>
            <w:b/>
            <w:bCs/>
          </w:rPr>
          <w:t xml:space="preserve">Theorem 19 (Determinant of a diagonal matrix)</w:t>
        </w:r>
      </w:ins>
      <w:ins w:id="3537" w:author="PR Preview" w:date="2026-01-01T00:00:00Z">
        <w:r>
          <w:t xml:space="preserve"> </w:t>
        </w:r>
      </w:ins>
      <w:ins w:id="3538" w:author="PR Preview" w:date="2026-01-01T00:00:00Z">
        <w:r>
          <w:t xml:space="preserve">The determinant (</w:t>
        </w:r>
      </w:ins>
      <w:hyperlink w:anchor="def-determinant">
        <w:ins w:id="3539" w:author="PR Preview" w:date="2026-01-01T00:00:00Z">
          <w:r>
            <w:rPr>
              <w:rStyle w:val="Hyperlink"/>
            </w:rPr>
            <w:t xml:space="preserve">Definition 26</w:t>
          </w:r>
        </w:ins>
      </w:hyperlink>
      <w:ins w:id="3540" w:author="PR Preview" w:date="2026-01-01T00:00:00Z">
        <w:r>
          <w:t xml:space="preserve">) of a</w:t>
        </w:r>
      </w:ins>
      <w:ins w:id="35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542" w:author="PR Preview" w:date="2026-01-01T00:00:00Z">
        <w:r>
          <w:t xml:space="preserve"> </w:t>
        </w:r>
      </w:ins>
      <w:ins w:id="3543" w:author="PR Preview" w:date="2026-01-01T00:00:00Z">
        <w:r>
          <w:t xml:space="preserve">diagonal matrix</w:t>
        </w:r>
      </w:ins>
      <w:ins w:id="3544" w:author="PR Preview" w:date="2026-01-01T00:00:00Z">
        <w:r>
          <w:t xml:space="preserve"> </w:t>
        </w:r>
      </w:ins>
      <w:ins w:id="3545" w:author="PR Preview" w:date="2026-01-01T00:00:00Z">
        <w:r>
          <w:t xml:space="preserve">(</w:t>
        </w:r>
      </w:ins>
      <w:hyperlink w:anchor="def-diagonal-matrix">
        <w:ins w:id="3546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3547" w:author="PR Preview" w:date="2026-01-01T00:00:00Z">
        <w:r>
          <w:t xml:space="preserve">)</w:t>
        </w:r>
      </w:ins>
      <w:ins w:id="3548" w:author="PR Preview" w:date="2026-01-01T00:00:00Z">
        <w:r>
          <w:t xml:space="preserve"> </w:t>
        </w:r>
      </w:ins>
      <w:ins w:id="3549" w:author="PR Preview" w:date="2026-01-01T00:00:00Z">
        <w:r>
          <w:t xml:space="preserve">is the product of its diagonal entries: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del w:id="3550" w:author="PR Preview" w:date="2026-01-01T00:00:00Z">
        <w:r>
          <w:rPr>
            <w:b/>
            <w:bCs/>
          </w:rPr>
          <w:delText xml:space="preserve">Example 35 (Determinant of a scaled identity matrix)</w:delText>
        </w:r>
      </w:del>
      <w:del w:id="3551" w:author="PR Preview" w:date="2026-01-01T00:00:00Z">
        <w:r>
          <w:delText xml:space="preserve"> </w:delText>
        </w:r>
      </w:del>
      <w:del w:id="3552" w:author="PR Preview" w:date="2026-01-01T00:00:00Z">
        <w:r>
          <w:delText xml:space="preserve">For a number</w:delText>
        </w:r>
      </w:del>
      <w:del w:id="3553" w:author="PR Preview" w:date="2026-01-01T00:00:00Z">
        <w:r>
          <w:delText xml:space="preserve"> </w:delText>
        </w:r>
      </w:del>
      <m:oMath>
        <m:r>
          <m:t>c</m:t>
        </m:r>
      </m:oMath>
      <w:del w:id="3554" w:author="PR Preview" w:date="2026-01-01T00:00:00Z">
        <w:r>
          <w:delText xml:space="preserve">,</w:delText>
        </w:r>
      </w:del>
      <w:del w:id="3555" w:author="PR Preview" w:date="2026-01-01T00:00:00Z">
        <w:r>
          <w:delText xml:space="preserve"> </w:delText>
        </w:r>
      </w:del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3556" w:author="PR Preview" w:date="2026-01-01T00:00:00Z">
        <w:r>
          <w:delText xml:space="preserve"> </w:delText>
        </w:r>
      </w:del>
      <w:del w:id="3557" w:author="PR Preview" w:date="2026-01-01T00:00:00Z">
        <w:r>
          <w:delText xml:space="preserve">is diagonal with every diagonal entry equal to</w:delText>
        </w:r>
      </w:del>
      <w:del w:id="3558" w:author="PR Preview" w:date="2026-01-01T00:00:00Z">
        <w:r>
          <w:delText xml:space="preserve"> </w:delText>
        </w:r>
      </w:del>
      <m:oMath>
        <m:r>
          <m:t>c</m:t>
        </m:r>
      </m:oMath>
      <w:del w:id="3559" w:author="PR Preview" w:date="2026-01-01T00:00:00Z">
        <w:r>
          <w:delText xml:space="preserve">,</w:delText>
        </w:r>
      </w:del>
      <w:del w:id="3560" w:author="PR Preview" w:date="2026-01-01T00:00:00Z">
        <w:r>
          <w:delText xml:space="preserve"> </w:delText>
        </w:r>
      </w:del>
      <w:del w:id="3561" w:author="PR Preview" w:date="2026-01-01T00:00:00Z">
        <w:r>
          <w:delText xml:space="preserve">so</w:delText>
        </w:r>
      </w:del>
      <w:del w:id="3562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del w:id="3563" w:author="PR Preview" w:date="2026-01-01T00:00:00Z">
        <w:r>
          <w:delText xml:space="preserve">.</w:delText>
        </w:r>
      </w:del>
      <w:del w:id="3564" w:author="PR Preview" w:date="2026-01-01T00:00:00Z">
        <w:r>
          <w:delText xml:space="preserve"> </w:delText>
        </w:r>
      </w:del>
      <w:del w:id="3565" w:author="PR Preview" w:date="2026-01-01T00:00:00Z">
        <w:r>
          <w:delText xml:space="preserve">In particular,</w:delText>
        </w:r>
      </w:del>
      <w:del w:id="3566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del w:id="3567" w:author="PR Preview" w:date="2026-01-01T00:00:00Z">
        <w:r>
          <w:delText xml:space="preserve">.</w:delText>
        </w:r>
      </w:del>
    </w:p>
    <w:p>
      <w:pPr>
        <w:pStyle w:val="BodyText"/>
      </w:pPr>
      <w:del w:id="3568" w:author="PR Preview" w:date="2026-01-01T00:00:00Z">
        <w:r>
          <w:rPr>
            <w:b/>
            <w:bCs/>
          </w:rPr>
          <w:delText xml:space="preserve">Theorem 19 (Determinant of a product)</w:delText>
        </w:r>
      </w:del>
      <w:del w:id="3569" w:author="PR Preview" w:date="2026-01-01T00:00:00Z">
        <w:r>
          <w:delText xml:space="preserve"> </w:delText>
        </w:r>
      </w:del>
      <w:del w:id="3570" w:author="PR Preview" w:date="2026-01-01T00:00:00Z">
        <w:r>
          <w:delText xml:space="preserve">For</w:delText>
        </w:r>
      </w:del>
      <w:del w:id="357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572" w:author="PR Preview" w:date="2026-01-01T00:00:00Z">
        <w:r>
          <w:delText xml:space="preserve"> </w:delText>
        </w:r>
      </w:del>
      <w:del w:id="3573" w:author="PR Preview" w:date="2026-01-01T00:00:00Z">
        <w:r>
          <w:delText xml:space="preserve">matrices</w:delText>
        </w:r>
      </w:del>
      <w:del w:id="357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575" w:author="PR Preview" w:date="2026-01-01T00:00:00Z">
        <w:r>
          <w:delText xml:space="preserve"> </w:delText>
        </w:r>
      </w:del>
      <w:del w:id="3576" w:author="PR Preview" w:date="2026-01-01T00:00:00Z">
        <w:r>
          <w:delText xml:space="preserve">and</w:delText>
        </w:r>
      </w:del>
      <w:del w:id="3577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</m:oMath>
      <w:del w:id="3578" w:author="PR Preview" w:date="2026-01-01T00:00:00Z">
        <w:r>
          <w:delText xml:space="preserve">,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del w:id="3579" w:author="PR Preview" w:date="2026-01-01T00:00:00Z">
        <w:r>
          <w:rPr>
            <w:b/>
            <w:bCs/>
          </w:rPr>
          <w:delText xml:space="preserve">Example 36 (Checking the product rule)</w:delText>
        </w:r>
      </w:del>
      <w:del w:id="3580" w:author="PR Preview" w:date="2026-01-01T00:00:00Z">
        <w:r>
          <w:delText xml:space="preserve"> </w:delText>
        </w:r>
      </w:del>
      <w:del w:id="3581" w:author="PR Preview" w:date="2026-01-01T00:00:00Z">
        <w:r>
          <w:delText xml:space="preserve">For</w:delText>
        </w:r>
      </w:del>
      <w:del w:id="35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583" w:author="PR Preview" w:date="2026-01-01T00:00:00Z">
        <w:r>
          <w:delText xml:space="preserve"> </w:delText>
        </w:r>
      </w:del>
      <w:del w:id="3584" w:author="PR Preview" w:date="2026-01-01T00:00:00Z">
        <w:r>
          <w:delText xml:space="preserve">and</w:delText>
        </w:r>
      </w:del>
      <w:del w:id="3585" w:author="PR Preview" w:date="2026-01-01T00:00:00Z">
        <w:r>
          <w:delText xml:space="preserve"> </w:delText>
        </w:r>
      </w:del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586" w:author="PR Preview" w:date="2026-01-01T00:00:00Z">
        <w:r>
          <w:delText xml:space="preserve">,</w:delText>
        </w:r>
      </w:del>
      <w:del w:id="3587" w:author="PR Preview" w:date="2026-01-01T00:00:00Z">
        <w:r>
          <w:delText xml:space="preserve"> </w:delText>
        </w:r>
      </w:del>
      <w:hyperlink w:anchor="exm-determinant">
        <w:del w:id="3588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3589" w:author="PR Preview" w:date="2026-01-01T00:00:00Z">
        <w:r>
          <w:delText xml:space="preserve"> </w:delText>
        </w:r>
      </w:del>
      <w:del w:id="3590" w:author="PR Preview" w:date="2026-01-01T00:00:00Z">
        <w:r>
          <w:delText xml:space="preserve">gives</w:delText>
        </w:r>
      </w:del>
    </w:p>
    <w:p>
      <w:pPr>
        <w:pStyle w:val="FirstParagraph"/>
      </w:pPr>
      <w:ins w:id="3591" w:author="PR Preview" w:date="2026-01-01T00:00:00Z">
        <w:r>
          <w:rPr>
            <w:b/>
            <w:bCs/>
          </w:rPr>
          <w:t xml:space="preserve">Example 37 (Determinant of a scaled identity matrix)</w:t>
        </w:r>
      </w:ins>
      <w:ins w:id="3592" w:author="PR Preview" w:date="2026-01-01T00:00:00Z">
        <w:r>
          <w:t xml:space="preserve"> </w:t>
        </w:r>
      </w:ins>
      <w:ins w:id="3593" w:author="PR Preview" w:date="2026-01-01T00:00:00Z">
        <w:r>
          <w:t xml:space="preserve">For a number</w:t>
        </w:r>
      </w:ins>
      <w:ins w:id="3594" w:author="PR Preview" w:date="2026-01-01T00:00:00Z">
        <w:r>
          <w:t xml:space="preserve"> </w:t>
        </w:r>
      </w:ins>
      <m:oMath>
        <m:r>
          <m:t>c</m:t>
        </m:r>
      </m:oMath>
      <w:ins w:id="3595" w:author="PR Preview" w:date="2026-01-01T00:00:00Z">
        <w:r>
          <w:t xml:space="preserve">,</w:t>
        </w:r>
      </w:ins>
      <w:ins w:id="3596" w:author="PR Preview" w:date="2026-01-01T00:00:00Z">
        <w:r>
          <w:t xml:space="preserve"> </w:t>
        </w:r>
      </w:ins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3597" w:author="PR Preview" w:date="2026-01-01T00:00:00Z">
        <w:r>
          <w:t xml:space="preserve"> </w:t>
        </w:r>
      </w:ins>
      <w:ins w:id="3598" w:author="PR Preview" w:date="2026-01-01T00:00:00Z">
        <w:r>
          <w:t xml:space="preserve">is diagonal with every diagonal entry equal to</w:t>
        </w:r>
      </w:ins>
      <w:ins w:id="3599" w:author="PR Preview" w:date="2026-01-01T00:00:00Z">
        <w:r>
          <w:t xml:space="preserve"> </w:t>
        </w:r>
      </w:ins>
      <m:oMath>
        <m:r>
          <m:t>c</m:t>
        </m:r>
      </m:oMath>
      <w:ins w:id="3600" w:author="PR Preview" w:date="2026-01-01T00:00:00Z">
        <w:r>
          <w:t xml:space="preserve">,</w:t>
        </w:r>
      </w:ins>
      <w:ins w:id="3601" w:author="PR Preview" w:date="2026-01-01T00:00:00Z">
        <w:r>
          <w:t xml:space="preserve"> </w:t>
        </w:r>
      </w:ins>
      <w:ins w:id="3602" w:author="PR Preview" w:date="2026-01-01T00:00:00Z">
        <w:r>
          <w:t xml:space="preserve">so</w:t>
        </w:r>
      </w:ins>
      <w:ins w:id="3603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ins w:id="3604" w:author="PR Preview" w:date="2026-01-01T00:00:00Z">
        <w:r>
          <w:t xml:space="preserve">.</w:t>
        </w:r>
      </w:ins>
      <w:ins w:id="3605" w:author="PR Preview" w:date="2026-01-01T00:00:00Z">
        <w:r>
          <w:t xml:space="preserve"> </w:t>
        </w:r>
      </w:ins>
      <w:ins w:id="3606" w:author="PR Preview" w:date="2026-01-01T00:00:00Z">
        <w:r>
          <w:t xml:space="preserve">In particular,</w:t>
        </w:r>
      </w:ins>
      <w:ins w:id="360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3608" w:author="PR Preview" w:date="2026-01-01T00:00:00Z">
        <w:r>
          <w:t xml:space="preserve">.</w:t>
        </w:r>
      </w:ins>
    </w:p>
    <w:bookmarkEnd w:id="165"/>
    <w:bookmarkStart w:id="166" w:name="thm-det-product"/>
    <w:p>
      <w:pPr>
        <w:pStyle w:val="BodyText"/>
      </w:pPr>
      <w:ins w:id="3609" w:author="PR Preview" w:date="2026-01-01T00:00:00Z">
        <w:r>
          <w:rPr>
            <w:b/>
            <w:bCs/>
          </w:rPr>
          <w:t xml:space="preserve">Theorem 20 (Determinant of a product)</w:t>
        </w:r>
      </w:ins>
      <w:ins w:id="3610" w:author="PR Preview" w:date="2026-01-01T00:00:00Z">
        <w:r>
          <w:t xml:space="preserve"> </w:t>
        </w:r>
      </w:ins>
      <w:ins w:id="3611" w:author="PR Preview" w:date="2026-01-01T00:00:00Z">
        <w:r>
          <w:t xml:space="preserve">For</w:t>
        </w:r>
      </w:ins>
      <w:ins w:id="361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613" w:author="PR Preview" w:date="2026-01-01T00:00:00Z">
        <w:r>
          <w:t xml:space="preserve"> </w:t>
        </w:r>
      </w:ins>
      <w:ins w:id="3614" w:author="PR Preview" w:date="2026-01-01T00:00:00Z">
        <w:r>
          <w:t xml:space="preserve">matrices</w:t>
        </w:r>
      </w:ins>
      <w:ins w:id="361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616" w:author="PR Preview" w:date="2026-01-01T00:00:00Z">
        <w:r>
          <w:t xml:space="preserve"> </w:t>
        </w:r>
      </w:ins>
      <w:ins w:id="3617" w:author="PR Preview" w:date="2026-01-01T00:00:00Z">
        <w:r>
          <w:t xml:space="preserve">and</w:t>
        </w:r>
      </w:ins>
      <w:ins w:id="361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361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ins w:id="3620" w:author="PR Preview" w:date="2026-01-01T00:00:00Z">
        <w:r>
          <w:rPr>
            <w:b/>
            <w:bCs/>
          </w:rPr>
          <w:t xml:space="preserve">Example 38 (Checking the product rule)</w:t>
        </w:r>
      </w:ins>
      <w:ins w:id="3621" w:author="PR Preview" w:date="2026-01-01T00:00:00Z">
        <w:r>
          <w:t xml:space="preserve"> </w:t>
        </w:r>
      </w:ins>
      <w:ins w:id="3622" w:author="PR Preview" w:date="2026-01-01T00:00:00Z">
        <w:r>
          <w:t xml:space="preserve">For</w:t>
        </w:r>
      </w:ins>
      <w:ins w:id="362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24" w:author="PR Preview" w:date="2026-01-01T00:00:00Z">
        <w:r>
          <w:t xml:space="preserve"> </w:t>
        </w:r>
      </w:ins>
      <w:ins w:id="3625" w:author="PR Preview" w:date="2026-01-01T00:00:00Z">
        <w:r>
          <w:t xml:space="preserve">and</w:t>
        </w:r>
      </w:ins>
      <w:ins w:id="3626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627" w:author="PR Preview" w:date="2026-01-01T00:00:00Z">
        <w:r>
          <w:t xml:space="preserve">,</w:t>
        </w:r>
      </w:ins>
      <w:ins w:id="3628" w:author="PR Preview" w:date="2026-01-01T00:00:00Z">
        <w:r>
          <w:t xml:space="preserve"> </w:t>
        </w:r>
      </w:ins>
      <w:hyperlink w:anchor="exm-determinant">
        <w:ins w:id="3629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630" w:author="PR Preview" w:date="2026-01-01T00:00:00Z">
        <w:r>
          <w:t xml:space="preserve"> </w:t>
        </w:r>
      </w:ins>
      <w:ins w:id="3631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del w:id="3632" w:author="PR Preview" w:date="2026-01-01T00:00:00Z">
        <w:r>
          <w:rPr>
            <w:i/>
            <w:iCs/>
          </w:rPr>
          <w:delText xml:space="preserve">Remark 21</w:delText>
        </w:r>
      </w:del>
      <w:del w:id="3633" w:author="PR Preview" w:date="2026-01-01T00:00:00Z">
        <w:r>
          <w:delText xml:space="preserve"> (An example is not a proof). </w:delText>
        </w:r>
      </w:del>
      <w:hyperlink w:anchor="exm-det-product">
        <w:del w:id="3634" w:author="PR Preview" w:date="2026-01-01T00:00:00Z">
          <w:r>
            <w:rPr>
              <w:rStyle w:val="Hyperlink"/>
            </w:rPr>
            <w:delText xml:space="preserve">Example 36</w:delText>
          </w:r>
        </w:del>
      </w:hyperlink>
      <w:del w:id="3635" w:author="PR Preview" w:date="2026-01-01T00:00:00Z">
        <w:r>
          <w:delText xml:space="preserve"> </w:delText>
        </w:r>
      </w:del>
      <w:del w:id="3636" w:author="PR Preview" w:date="2026-01-01T00:00:00Z">
        <w:r>
          <w:delText xml:space="preserve">checks</w:delText>
        </w:r>
      </w:del>
      <w:del w:id="3637" w:author="PR Preview" w:date="2026-01-01T00:00:00Z">
        <w:r>
          <w:delText xml:space="preserve"> </w:delText>
        </w:r>
      </w:del>
      <w:hyperlink w:anchor="thm-det-product">
        <w:del w:id="3638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3639" w:author="PR Preview" w:date="2026-01-01T00:00:00Z">
        <w:r>
          <w:delText xml:space="preserve"> </w:delText>
        </w:r>
      </w:del>
      <w:del w:id="3640" w:author="PR Preview" w:date="2026-01-01T00:00:00Z">
        <w:r>
          <w:delText xml:space="preserve">for one pair of</w:delText>
        </w:r>
      </w:del>
      <w:del w:id="3641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×</m:t>
        </m:r>
        <m:r>
          <m:t>2</m:t>
        </m:r>
      </m:oMath>
      <w:del w:id="3642" w:author="PR Preview" w:date="2026-01-01T00:00:00Z">
        <w:r>
          <w:delText xml:space="preserve"> </w:delText>
        </w:r>
      </w:del>
      <w:del w:id="3643" w:author="PR Preview" w:date="2026-01-01T00:00:00Z">
        <w:r>
          <w:delText xml:space="preserve">matrices,</w:delText>
        </w:r>
      </w:del>
      <w:del w:id="3644" w:author="PR Preview" w:date="2026-01-01T00:00:00Z">
        <w:r>
          <w:delText xml:space="preserve"> </w:delText>
        </w:r>
      </w:del>
      <w:del w:id="3645" w:author="PR Preview" w:date="2026-01-01T00:00:00Z">
        <w:r>
          <w:delText xml:space="preserve">which shows the theorem holds there</w:delText>
        </w:r>
      </w:del>
      <w:del w:id="3646" w:author="PR Preview" w:date="2026-01-01T00:00:00Z">
        <w:r>
          <w:delText xml:space="preserve"> </w:delText>
        </w:r>
      </w:del>
      <w:del w:id="3647" w:author="PR Preview" w:date="2026-01-01T00:00:00Z">
        <w:r>
          <w:delText xml:space="preserve">but does not prove it for every pair.</w:delText>
        </w:r>
      </w:del>
      <w:del w:id="3648" w:author="PR Preview" w:date="2026-01-01T00:00:00Z">
        <w:r>
          <w:delText xml:space="preserve"> </w:delText>
        </w:r>
      </w:del>
      <w:del w:id="3649" w:author="PR Preview" w:date="2026-01-01T00:00:00Z">
        <w:r>
          <w:delText xml:space="preserve">The proof needs properties of the determinant</w:delText>
        </w:r>
      </w:del>
      <w:del w:id="3650" w:author="PR Preview" w:date="2026-01-01T00:00:00Z">
        <w:r>
          <w:delText xml:space="preserve"> </w:delText>
        </w:r>
      </w:del>
      <w:del w:id="3651" w:author="PR Preview" w:date="2026-01-01T00:00:00Z">
        <w:r>
          <w:delText xml:space="preserve">that these notes don’t develop;</w:delText>
        </w:r>
      </w:del>
      <w:del w:id="3652" w:author="PR Preview" w:date="2026-01-01T00:00:00Z">
        <w:r>
          <w:delText xml:space="preserve"> </w:delText>
        </w:r>
      </w:del>
      <w:del w:id="3653" w:author="PR Preview" w:date="2026-01-01T00:00:00Z">
        <w:r>
          <w:delText xml:space="preserve">see</w:delText>
        </w:r>
      </w:del>
      <w:del w:id="3654" w:author="PR Preview" w:date="2026-01-01T00:00:00Z">
        <w:r>
          <w:delText xml:space="preserve"> </w:delText>
        </w:r>
      </w:del>
      <w:del w:id="3655" w:author="PR Preview" w:date="2026-01-01T00:00:00Z">
        <w:r>
          <w:delText xml:space="preserve">Banerjee and Roy (2014)</w:delText>
        </w:r>
      </w:del>
      <w:del w:id="3656" w:author="PR Preview" w:date="2026-01-01T00:00:00Z">
        <w:r>
          <w:delText xml:space="preserve">.</w:delText>
        </w:r>
      </w:del>
    </w:p>
    <w:p>
      <w:pPr>
        <w:pStyle w:val="FirstParagraph"/>
      </w:pPr>
      <w:ins w:id="3657" w:author="PR Preview" w:date="2026-01-01T00:00:00Z">
        <w:r>
          <w:rPr>
            <w:i/>
            <w:iCs/>
          </w:rPr>
          <w:t xml:space="preserve">Remark 22</w:t>
        </w:r>
      </w:ins>
      <w:ins w:id="3658" w:author="PR Preview" w:date="2026-01-01T00:00:00Z">
        <w:r>
          <w:t xml:space="preserve"> (An example is not a proof). </w:t>
        </w:r>
      </w:ins>
      <w:hyperlink w:anchor="exm-det-product">
        <w:ins w:id="3659" w:author="PR Preview" w:date="2026-01-01T00:00:00Z">
          <w:r>
            <w:rPr>
              <w:rStyle w:val="Hyperlink"/>
            </w:rPr>
            <w:t xml:space="preserve">Example 38</w:t>
          </w:r>
        </w:ins>
      </w:hyperlink>
      <w:ins w:id="3660" w:author="PR Preview" w:date="2026-01-01T00:00:00Z">
        <w:r>
          <w:t xml:space="preserve"> </w:t>
        </w:r>
      </w:ins>
      <w:ins w:id="3661" w:author="PR Preview" w:date="2026-01-01T00:00:00Z">
        <w:r>
          <w:t xml:space="preserve">checks</w:t>
        </w:r>
      </w:ins>
      <w:ins w:id="3662" w:author="PR Preview" w:date="2026-01-01T00:00:00Z">
        <w:r>
          <w:t xml:space="preserve"> </w:t>
        </w:r>
      </w:ins>
      <w:hyperlink w:anchor="thm-det-product">
        <w:ins w:id="3663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664" w:author="PR Preview" w:date="2026-01-01T00:00:00Z">
        <w:r>
          <w:t xml:space="preserve"> </w:t>
        </w:r>
      </w:ins>
      <w:ins w:id="3665" w:author="PR Preview" w:date="2026-01-01T00:00:00Z">
        <w:r>
          <w:t xml:space="preserve">for one pair of</w:t>
        </w:r>
      </w:ins>
      <w:ins w:id="3666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</m:oMath>
      <w:ins w:id="3667" w:author="PR Preview" w:date="2026-01-01T00:00:00Z">
        <w:r>
          <w:t xml:space="preserve"> </w:t>
        </w:r>
      </w:ins>
      <w:ins w:id="3668" w:author="PR Preview" w:date="2026-01-01T00:00:00Z">
        <w:r>
          <w:t xml:space="preserve">matrices,</w:t>
        </w:r>
      </w:ins>
      <w:ins w:id="3669" w:author="PR Preview" w:date="2026-01-01T00:00:00Z">
        <w:r>
          <w:t xml:space="preserve"> </w:t>
        </w:r>
      </w:ins>
      <w:ins w:id="3670" w:author="PR Preview" w:date="2026-01-01T00:00:00Z">
        <w:r>
          <w:t xml:space="preserve">which shows the theorem holds there</w:t>
        </w:r>
      </w:ins>
      <w:ins w:id="3671" w:author="PR Preview" w:date="2026-01-01T00:00:00Z">
        <w:r>
          <w:t xml:space="preserve"> </w:t>
        </w:r>
      </w:ins>
      <w:ins w:id="3672" w:author="PR Preview" w:date="2026-01-01T00:00:00Z">
        <w:r>
          <w:t xml:space="preserve">but does not prove it for every pair.</w:t>
        </w:r>
      </w:ins>
      <w:ins w:id="3673" w:author="PR Preview" w:date="2026-01-01T00:00:00Z">
        <w:r>
          <w:t xml:space="preserve"> </w:t>
        </w:r>
      </w:ins>
      <w:ins w:id="3674" w:author="PR Preview" w:date="2026-01-01T00:00:00Z">
        <w:r>
          <w:t xml:space="preserve">The proof needs properties of the determinant</w:t>
        </w:r>
      </w:ins>
      <w:ins w:id="3675" w:author="PR Preview" w:date="2026-01-01T00:00:00Z">
        <w:r>
          <w:t xml:space="preserve"> </w:t>
        </w:r>
      </w:ins>
      <w:ins w:id="3676" w:author="PR Preview" w:date="2026-01-01T00:00:00Z">
        <w:r>
          <w:t xml:space="preserve">that these notes don’t develop;</w:t>
        </w:r>
      </w:ins>
      <w:ins w:id="3677" w:author="PR Preview" w:date="2026-01-01T00:00:00Z">
        <w:r>
          <w:t xml:space="preserve"> </w:t>
        </w:r>
      </w:ins>
      <w:ins w:id="3678" w:author="PR Preview" w:date="2026-01-01T00:00:00Z">
        <w:r>
          <w:t xml:space="preserve">see</w:t>
        </w:r>
      </w:ins>
      <w:ins w:id="3679" w:author="PR Preview" w:date="2026-01-01T00:00:00Z">
        <w:r>
          <w:t xml:space="preserve"> </w:t>
        </w:r>
      </w:ins>
      <w:ins w:id="3680" w:author="PR Preview" w:date="2026-01-01T00:00:00Z">
        <w:r>
          <w:t xml:space="preserve">Banerjee and Roy (2014)</w:t>
        </w:r>
      </w:ins>
      <w:ins w:id="3681" w:author="PR Preview" w:date="2026-01-01T00:00:00Z">
        <w:r>
          <w:t xml:space="preserve">.</w:t>
        </w:r>
      </w:ins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del w:id="3682" w:author="PR Preview" w:date="2026-01-01T00:00:00Z">
        <w:r>
          <w:rPr>
            <w:b/>
            <w:bCs/>
          </w:rPr>
          <w:delText xml:space="preserve">Theorem 20 (The determinant of a symmetric matrix is the product of its eigenvalues)</w:delText>
        </w:r>
      </w:del>
      <w:del w:id="3683" w:author="PR Preview" w:date="2026-01-01T00:00:00Z">
        <w:r>
          <w:delText xml:space="preserve"> </w:delText>
        </w:r>
      </w:del>
      <w:del w:id="3684" w:author="PR Preview" w:date="2026-01-01T00:00:00Z">
        <w:r>
          <w:delText xml:space="preserve">Let</w:delText>
        </w:r>
      </w:del>
      <w:del w:id="368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686" w:author="PR Preview" w:date="2026-01-01T00:00:00Z">
        <w:r>
          <w:delText xml:space="preserve"> </w:delText>
        </w:r>
      </w:del>
      <w:del w:id="3687" w:author="PR Preview" w:date="2026-01-01T00:00:00Z">
        <w:r>
          <w:delText xml:space="preserve">be a</w:delText>
        </w:r>
      </w:del>
      <w:del w:id="36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3689" w:author="PR Preview" w:date="2026-01-01T00:00:00Z">
        <w:r>
          <w:delText xml:space="preserve"> </w:delText>
        </w:r>
      </w:del>
      <w:del w:id="3690" w:author="PR Preview" w:date="2026-01-01T00:00:00Z">
        <w:r>
          <w:delText xml:space="preserve">symmetric matrix with real entries,</w:delText>
        </w:r>
      </w:del>
      <w:del w:id="3691" w:author="PR Preview" w:date="2026-01-01T00:00:00Z">
        <w:r>
          <w:delText xml:space="preserve"> </w:delText>
        </w:r>
      </w:del>
      <w:del w:id="3692" w:author="PR Preview" w:date="2026-01-01T00:00:00Z">
        <w:r>
          <w:delText xml:space="preserve">with eigendecomposition</w:delText>
        </w:r>
      </w:del>
      <w:del w:id="369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3694" w:author="PR Preview" w:date="2026-01-01T00:00:00Z">
        <w:r>
          <w:delText xml:space="preserve"> </w:delText>
        </w:r>
      </w:del>
      <w:del w:id="3695" w:author="PR Preview" w:date="2026-01-01T00:00:00Z">
        <w:r>
          <w:delText xml:space="preserve">(</w:delText>
        </w:r>
      </w:del>
      <w:hyperlink w:anchor="def-eigendecomposition">
        <w:del w:id="3696" w:author="PR Preview" w:date="2026-01-01T00:00:00Z">
          <w:r>
            <w:rPr>
              <w:rStyle w:val="Hyperlink"/>
            </w:rPr>
            <w:delText xml:space="preserve">Definition 18</w:delText>
          </w:r>
        </w:del>
      </w:hyperlink>
      <w:del w:id="3697" w:author="PR Preview" w:date="2026-01-01T00:00:00Z">
        <w:r>
          <w:delText xml:space="preserve">)</w:delText>
        </w:r>
      </w:del>
      <w:del w:id="3698" w:author="PR Preview" w:date="2026-01-01T00:00:00Z">
        <w:r>
          <w:delText xml:space="preserve"> </w:delText>
        </w:r>
      </w:del>
      <w:del w:id="3699" w:author="PR Preview" w:date="2026-01-01T00:00:00Z">
        <w:r>
          <w:delText xml:space="preserve">and eigenvalues</w:delText>
        </w:r>
      </w:del>
      <w:del w:id="3700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3701" w:author="PR Preview" w:date="2026-01-01T00:00:00Z">
        <w:r>
          <w:delText xml:space="preserve"> </w:delText>
        </w:r>
      </w:del>
      <w:del w:id="3702" w:author="PR Preview" w:date="2026-01-01T00:00:00Z">
        <w:r>
          <w:delText xml:space="preserve">on the diagonal of</w:delText>
        </w:r>
      </w:del>
      <w:del w:id="3703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3704" w:author="PR Preview" w:date="2026-01-01T00:00:00Z">
        <w:r>
          <w:delText xml:space="preserve">.</w:delText>
        </w:r>
      </w:del>
      <w:del w:id="3705" w:author="PR Preview" w:date="2026-01-01T00:00:00Z">
        <w:r>
          <w:delText xml:space="preserve"> </w:delText>
        </w:r>
      </w:del>
      <w:del w:id="3706" w:author="PR Preview" w:date="2026-01-01T00:00:00Z">
        <w:r>
          <w:delText xml:space="preserve">Then</w:delText>
        </w:r>
      </w:del>
    </w:p>
    <w:p>
      <w:pPr>
        <w:pStyle w:val="BodyText"/>
      </w:pPr>
      <w:ins w:id="3707" w:author="PR Preview" w:date="2026-01-01T00:00:00Z">
        <w:r>
          <w:rPr>
            <w:b/>
            <w:bCs/>
          </w:rPr>
          <w:t xml:space="preserve">Theorem 21 (The determinant of a symmetric matrix is the product of its eigenvalues)</w:t>
        </w:r>
      </w:ins>
      <w:ins w:id="3708" w:author="PR Preview" w:date="2026-01-01T00:00:00Z">
        <w:r>
          <w:t xml:space="preserve"> </w:t>
        </w:r>
      </w:ins>
      <w:ins w:id="3709" w:author="PR Preview" w:date="2026-01-01T00:00:00Z">
        <w:r>
          <w:t xml:space="preserve">Let</w:t>
        </w:r>
      </w:ins>
      <w:ins w:id="371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711" w:author="PR Preview" w:date="2026-01-01T00:00:00Z">
        <w:r>
          <w:t xml:space="preserve"> </w:t>
        </w:r>
      </w:ins>
      <w:ins w:id="3712" w:author="PR Preview" w:date="2026-01-01T00:00:00Z">
        <w:r>
          <w:t xml:space="preserve">be a</w:t>
        </w:r>
      </w:ins>
      <w:ins w:id="371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3714" w:author="PR Preview" w:date="2026-01-01T00:00:00Z">
        <w:r>
          <w:t xml:space="preserve"> </w:t>
        </w:r>
      </w:ins>
      <w:ins w:id="3715" w:author="PR Preview" w:date="2026-01-01T00:00:00Z">
        <w:r>
          <w:t xml:space="preserve">symmetric matrix with real entries,</w:t>
        </w:r>
      </w:ins>
      <w:ins w:id="3716" w:author="PR Preview" w:date="2026-01-01T00:00:00Z">
        <w:r>
          <w:t xml:space="preserve"> </w:t>
        </w:r>
      </w:ins>
      <w:ins w:id="3717" w:author="PR Preview" w:date="2026-01-01T00:00:00Z">
        <w:r>
          <w:t xml:space="preserve">with eigendecomposition</w:t>
        </w:r>
      </w:ins>
      <w:ins w:id="37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3719" w:author="PR Preview" w:date="2026-01-01T00:00:00Z">
        <w:r>
          <w:t xml:space="preserve"> </w:t>
        </w:r>
      </w:ins>
      <w:ins w:id="3720" w:author="PR Preview" w:date="2026-01-01T00:00:00Z">
        <w:r>
          <w:t xml:space="preserve">(</w:t>
        </w:r>
      </w:ins>
      <w:hyperlink w:anchor="def-eigendecomposition">
        <w:ins w:id="3721" w:author="PR Preview" w:date="2026-01-01T00:00:00Z">
          <w:r>
            <w:rPr>
              <w:rStyle w:val="Hyperlink"/>
            </w:rPr>
            <w:t xml:space="preserve">Definition 18</w:t>
          </w:r>
        </w:ins>
      </w:hyperlink>
      <w:ins w:id="3722" w:author="PR Preview" w:date="2026-01-01T00:00:00Z">
        <w:r>
          <w:t xml:space="preserve">)</w:t>
        </w:r>
      </w:ins>
      <w:ins w:id="3723" w:author="PR Preview" w:date="2026-01-01T00:00:00Z">
        <w:r>
          <w:t xml:space="preserve"> </w:t>
        </w:r>
      </w:ins>
      <w:ins w:id="3724" w:author="PR Preview" w:date="2026-01-01T00:00:00Z">
        <w:r>
          <w:t xml:space="preserve">and eigenvalues</w:t>
        </w:r>
      </w:ins>
      <w:ins w:id="3725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3726" w:author="PR Preview" w:date="2026-01-01T00:00:00Z">
        <w:r>
          <w:t xml:space="preserve"> </w:t>
        </w:r>
      </w:ins>
      <w:ins w:id="3727" w:author="PR Preview" w:date="2026-01-01T00:00:00Z">
        <w:r>
          <w:t xml:space="preserve">on the diagonal of</w:t>
        </w:r>
      </w:ins>
      <w:ins w:id="3728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3729" w:author="PR Preview" w:date="2026-01-01T00:00:00Z">
        <w:r>
          <w:t xml:space="preserve">.</w:t>
        </w:r>
      </w:ins>
      <w:ins w:id="3730" w:author="PR Preview" w:date="2026-01-01T00:00:00Z">
        <w:r>
          <w:t xml:space="preserve"> </w:t>
        </w:r>
      </w:ins>
      <w:ins w:id="3731" w:author="PR Preview" w:date="2026-01-01T00:00:00Z">
        <w:r>
          <w:t xml:space="preserve">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del w:id="3732" w:author="PR Preview" w:date="2026-01-01T00:00:00Z">
        <w:r>
          <w:delText xml:space="preserve">The product steps are</w:delText>
        </w:r>
      </w:del>
      <w:del w:id="3733" w:author="PR Preview" w:date="2026-01-01T00:00:00Z">
        <w:r>
          <w:delText xml:space="preserve"> </w:delText>
        </w:r>
      </w:del>
      <w:hyperlink w:anchor="thm-det-product">
        <w:del w:id="373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3735" w:author="PR Preview" w:date="2026-01-01T00:00:00Z">
        <w:r>
          <w:delText xml:space="preserve">,</w:delText>
        </w:r>
      </w:del>
      <w:del w:id="3736" w:author="PR Preview" w:date="2026-01-01T00:00:00Z">
        <w:r>
          <w:delText xml:space="preserve"> </w:delText>
        </w:r>
      </w:del>
      <w:del w:id="3737" w:author="PR Preview" w:date="2026-01-01T00:00:00Z">
        <w:r>
          <w:delText xml:space="preserve">the orthogonality step is</w:delText>
        </w:r>
      </w:del>
      <w:del w:id="3738" w:author="PR Preview" w:date="2026-01-01T00:00:00Z">
        <w:r>
          <w:delText xml:space="preserve"> </w:delText>
        </w:r>
      </w:del>
      <w:hyperlink w:anchor="def-orthogonal-matrix">
        <w:del w:id="3739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3740" w:author="PR Preview" w:date="2026-01-01T00:00:00Z">
        <w:r>
          <w:delText xml:space="preserve">,</w:delText>
        </w:r>
      </w:del>
      <w:del w:id="3741" w:author="PR Preview" w:date="2026-01-01T00:00:00Z">
        <w:r>
          <w:delText xml:space="preserve"> </w:delText>
        </w:r>
      </w:del>
      <w:del w:id="3742" w:author="PR Preview" w:date="2026-01-01T00:00:00Z">
        <w:r>
          <w:delText xml:space="preserve">and the identity and diagonal steps are</w:delText>
        </w:r>
      </w:del>
      <w:del w:id="3743" w:author="PR Preview" w:date="2026-01-01T00:00:00Z">
        <w:r>
          <w:delText xml:space="preserve"> </w:delText>
        </w:r>
      </w:del>
      <w:hyperlink w:anchor="thm-det-diagonal">
        <w:del w:id="3744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3745" w:author="PR Preview" w:date="2026-01-01T00:00:00Z">
        <w:r>
          <w:delText xml:space="preserve"> </w:delText>
        </w:r>
      </w:del>
      <w:del w:id="3746" w:author="PR Preview" w:date="2026-01-01T00:00:00Z">
        <w:r>
          <w:delText xml:space="preserve">and</w:delText>
        </w:r>
      </w:del>
      <w:del w:id="3747" w:author="PR Preview" w:date="2026-01-01T00:00:00Z">
        <w:r>
          <w:delText xml:space="preserve"> </w:delText>
        </w:r>
      </w:del>
      <w:hyperlink w:anchor="exm-det-diagonal">
        <w:del w:id="3748" w:author="PR Preview" w:date="2026-01-01T00:00:00Z">
          <w:r>
            <w:rPr>
              <w:rStyle w:val="Hyperlink"/>
            </w:rPr>
            <w:delText xml:space="preserve">Example 35</w:delText>
          </w:r>
        </w:del>
      </w:hyperlink>
      <w:del w:id="3749" w:author="PR Preview" w:date="2026-01-01T00:00:00Z">
        <w:r>
          <w:delText xml:space="preserve">.</w:delText>
        </w:r>
      </w:del>
    </w:p>
    <w:p>
      <w:pPr>
        <w:pStyle w:val="BodyText"/>
      </w:pPr>
      <w:del w:id="3750" w:author="PR Preview" w:date="2026-01-01T00:00:00Z">
        <w:r>
          <w:rPr>
            <w:b/>
            <w:bCs/>
          </w:rPr>
          <w:delText xml:space="preserve">Corollary 3 (A positive definite matrix has a positive determinant)</w:delText>
        </w:r>
      </w:del>
      <w:del w:id="3751" w:author="PR Preview" w:date="2026-01-01T00:00:00Z">
        <w:r>
          <w:delText xml:space="preserve"> </w:delText>
        </w:r>
      </w:del>
      <w:del w:id="3752" w:author="PR Preview" w:date="2026-01-01T00:00:00Z">
        <w:r>
          <w:delText xml:space="preserve">If</w:delText>
        </w:r>
      </w:del>
      <w:del w:id="375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54" w:author="PR Preview" w:date="2026-01-01T00:00:00Z">
        <w:r>
          <w:delText xml:space="preserve"> </w:delText>
        </w:r>
      </w:del>
      <w:del w:id="3755" w:author="PR Preview" w:date="2026-01-01T00:00:00Z">
        <w:r>
          <w:delText xml:space="preserve">is positive definite (</w:delText>
        </w:r>
      </w:del>
      <w:hyperlink w:anchor="def-positive-definite">
        <w:del w:id="3756" w:author="PR Preview" w:date="2026-01-01T00:00:00Z">
          <w:r>
            <w:rPr>
              <w:rStyle w:val="Hyperlink"/>
            </w:rPr>
            <w:delText xml:space="preserve">Definition 22</w:delText>
          </w:r>
        </w:del>
      </w:hyperlink>
      <w:del w:id="3757" w:author="PR Preview" w:date="2026-01-01T00:00:00Z">
        <w:r>
          <w:delText xml:space="preserve">),</w:delText>
        </w:r>
      </w:del>
      <w:del w:id="3758" w:author="PR Preview" w:date="2026-01-01T00:00:00Z">
        <w:r>
          <w:delText xml:space="preserve"> </w:delText>
        </w:r>
      </w:del>
      <w:del w:id="3759" w:author="PR Preview" w:date="2026-01-01T00:00:00Z">
        <w:r>
          <w:delText xml:space="preserve">then</w:delText>
        </w:r>
      </w:del>
      <w:del w:id="376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3761" w:author="PR Preview" w:date="2026-01-01T00:00:00Z">
        <w:r>
          <w:delText xml:space="preserve">.</w:delText>
        </w:r>
      </w:del>
    </w:p>
    <w:p>
      <w:pPr>
        <w:pStyle w:val="BodyText"/>
      </w:pPr>
      <w:del w:id="3762" w:author="PR Preview" w:date="2026-01-01T00:00:00Z">
        <w:r>
          <w:rPr>
            <w:i/>
            <w:iCs/>
          </w:rPr>
          <w:delText xml:space="preserve">Proof</w:delText>
        </w:r>
      </w:del>
      <w:del w:id="3763" w:author="PR Preview" w:date="2026-01-01T00:00:00Z">
        <w:r>
          <w:delText xml:space="preserve">. </w:delText>
        </w:r>
      </w:del>
      <w:del w:id="3764" w:author="PR Preview" w:date="2026-01-01T00:00:00Z">
        <w:r>
          <w:delText xml:space="preserve">By</w:delText>
        </w:r>
      </w:del>
      <w:del w:id="3765" w:author="PR Preview" w:date="2026-01-01T00:00:00Z">
        <w:r>
          <w:delText xml:space="preserve"> </w:delText>
        </w:r>
      </w:del>
      <w:hyperlink w:anchor="thm-definite-eigenvalues">
        <w:del w:id="3766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3767" w:author="PR Preview" w:date="2026-01-01T00:00:00Z">
        <w:r>
          <w:delText xml:space="preserve">, every eigenvalue of</w:delText>
        </w:r>
      </w:del>
      <w:del w:id="3768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3769" w:author="PR Preview" w:date="2026-01-01T00:00:00Z">
        <w:r>
          <w:delText xml:space="preserve"> </w:delText>
        </w:r>
      </w:del>
      <w:del w:id="3770" w:author="PR Preview" w:date="2026-01-01T00:00:00Z">
        <w:r>
          <w:delText xml:space="preserve">is positive,</w:delText>
        </w:r>
      </w:del>
      <w:del w:id="3771" w:author="PR Preview" w:date="2026-01-01T00:00:00Z">
        <w:r>
          <w:delText xml:space="preserve"> </w:delText>
        </w:r>
      </w:del>
      <w:del w:id="3772" w:author="PR Preview" w:date="2026-01-01T00:00:00Z">
        <w:r>
          <w:delText xml:space="preserve">so their product, which is</w:delText>
        </w:r>
      </w:del>
      <w:del w:id="3773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3774" w:author="PR Preview" w:date="2026-01-01T00:00:00Z">
        <w:r>
          <w:delText xml:space="preserve"> </w:delText>
        </w:r>
      </w:del>
      <w:del w:id="3775" w:author="PR Preview" w:date="2026-01-01T00:00:00Z">
        <w:r>
          <w:delText xml:space="preserve">by</w:delText>
        </w:r>
      </w:del>
      <w:del w:id="3776" w:author="PR Preview" w:date="2026-01-01T00:00:00Z">
        <w:r>
          <w:delText xml:space="preserve"> </w:delText>
        </w:r>
      </w:del>
      <w:hyperlink w:anchor="thm-det-eigenvalues">
        <w:del w:id="3777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3778" w:author="PR Preview" w:date="2026-01-01T00:00:00Z">
        <w:r>
          <w:delText xml:space="preserve">,</w:delText>
        </w:r>
      </w:del>
      <w:del w:id="3779" w:author="PR Preview" w:date="2026-01-01T00:00:00Z">
        <w:r>
          <w:delText xml:space="preserve"> </w:delText>
        </w:r>
      </w:del>
      <w:del w:id="3780" w:author="PR Preview" w:date="2026-01-01T00:00:00Z">
        <w:r>
          <w:delText xml:space="preserve">is positive.</w:delText>
        </w:r>
      </w:del>
    </w:p>
    <w:p>
      <w:pPr>
        <w:pStyle w:val="BodyText"/>
      </w:pPr>
      <w:del w:id="3781" w:author="PR Preview" w:date="2026-01-01T00:00:00Z">
        <w:r>
          <w:rPr>
            <w:b/>
            <w:bCs/>
          </w:rPr>
          <w:delText xml:space="preserve">Example 37 (Two ways to the same determinant)</w:delText>
        </w:r>
      </w:del>
      <w:del w:id="3782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3783" w:author="PR Preview" w:date="2026-01-01T00:00:00Z">
        <w:r>
          <w:delText xml:space="preserve"> </w:delText>
        </w:r>
      </w:del>
      <w:del w:id="3784" w:author="PR Preview" w:date="2026-01-01T00:00:00Z">
        <w:r>
          <w:delText xml:space="preserve">has eigenvalues</w:delText>
        </w:r>
      </w:del>
      <w:del w:id="3785" w:author="PR Preview" w:date="2026-01-01T00:00:00Z">
        <w:r>
          <w:delText xml:space="preserve"> </w:delText>
        </w:r>
      </w:del>
      <m:oMath>
        <m:r>
          <m:t>3</m:t>
        </m:r>
      </m:oMath>
      <w:del w:id="3786" w:author="PR Preview" w:date="2026-01-01T00:00:00Z">
        <w:r>
          <w:delText xml:space="preserve"> </w:delText>
        </w:r>
      </w:del>
      <w:del w:id="3787" w:author="PR Preview" w:date="2026-01-01T00:00:00Z">
        <w:r>
          <w:delText xml:space="preserve">and</w:delText>
        </w:r>
      </w:del>
      <w:del w:id="3788" w:author="PR Preview" w:date="2026-01-01T00:00:00Z">
        <w:r>
          <w:delText xml:space="preserve"> </w:delText>
        </w:r>
      </w:del>
      <m:oMath>
        <m:r>
          <m:t>1</m:t>
        </m:r>
      </m:oMath>
      <w:del w:id="3789" w:author="PR Preview" w:date="2026-01-01T00:00:00Z">
        <w:r>
          <w:delText xml:space="preserve"> </w:delText>
        </w:r>
      </w:del>
      <w:del w:id="3790" w:author="PR Preview" w:date="2026-01-01T00:00:00Z">
        <w:r>
          <w:delText xml:space="preserve">(</w:delText>
        </w:r>
      </w:del>
      <w:hyperlink w:anchor="exm-eigenvalue">
        <w:del w:id="3791" w:author="PR Preview" w:date="2026-01-01T00:00:00Z">
          <w:r>
            <w:rPr>
              <w:rStyle w:val="Hyperlink"/>
            </w:rPr>
            <w:delText xml:space="preserve">Example 22</w:delText>
          </w:r>
        </w:del>
      </w:hyperlink>
      <w:del w:id="3792" w:author="PR Preview" w:date="2026-01-01T00:00:00Z">
        <w:r>
          <w:delText xml:space="preserve">),</w:delText>
        </w:r>
      </w:del>
      <w:del w:id="3793" w:author="PR Preview" w:date="2026-01-01T00:00:00Z">
        <w:r>
          <w:delText xml:space="preserve"> </w:delText>
        </w:r>
      </w:del>
      <w:del w:id="3794" w:author="PR Preview" w:date="2026-01-01T00:00:00Z">
        <w:r>
          <w:delText xml:space="preserve">so</w:delText>
        </w:r>
      </w:del>
      <w:del w:id="3795" w:author="PR Preview" w:date="2026-01-01T00:00:00Z">
        <w:r>
          <w:delText xml:space="preserve"> </w:delText>
        </w:r>
      </w:del>
      <w:hyperlink w:anchor="thm-det-eigenvalues">
        <w:del w:id="3796" w:author="PR Preview" w:date="2026-01-01T00:00:00Z">
          <w:r>
            <w:rPr>
              <w:rStyle w:val="Hyperlink"/>
            </w:rPr>
            <w:delText xml:space="preserve">Theorem 20</w:delText>
          </w:r>
        </w:del>
      </w:hyperlink>
      <w:del w:id="3797" w:author="PR Preview" w:date="2026-01-01T00:00:00Z">
        <w:r>
          <w:delText xml:space="preserve"> </w:delText>
        </w:r>
      </w:del>
      <w:del w:id="3798" w:author="PR Preview" w:date="2026-01-01T00:00:00Z">
        <w:r>
          <w:delText xml:space="preserve">gives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del w:id="3799" w:author="PR Preview" w:date="2026-01-01T00:00:00Z">
        <w:r>
          <w:delText xml:space="preserve">matching</w:delText>
        </w:r>
      </w:del>
      <w:del w:id="3800" w:author="PR Preview" w:date="2026-01-01T00:00:00Z">
        <w:r>
          <w:delText xml:space="preserve"> </w:delText>
        </w:r>
      </w:del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del w:id="3801" w:author="PR Preview" w:date="2026-01-01T00:00:00Z">
        <w:r>
          <w:delText xml:space="preserve"> </w:delText>
        </w:r>
      </w:del>
      <w:del w:id="3802" w:author="PR Preview" w:date="2026-01-01T00:00:00Z">
        <w:r>
          <w:delText xml:space="preserve">from</w:delText>
        </w:r>
      </w:del>
      <w:del w:id="3803" w:author="PR Preview" w:date="2026-01-01T00:00:00Z">
        <w:r>
          <w:delText xml:space="preserve"> </w:delText>
        </w:r>
      </w:del>
      <w:hyperlink w:anchor="exm-determinant">
        <w:del w:id="3804" w:author="PR Preview" w:date="2026-01-01T00:00:00Z">
          <w:r>
            <w:rPr>
              <w:rStyle w:val="Hyperlink"/>
            </w:rPr>
            <w:delText xml:space="preserve">Example 34</w:delText>
          </w:r>
        </w:del>
      </w:hyperlink>
      <w:del w:id="3805" w:author="PR Preview" w:date="2026-01-01T00:00:00Z">
        <w:r>
          <w:delText xml:space="preserve">.</w:delText>
        </w:r>
      </w:del>
    </w:p>
    <w:p>
      <w:pPr>
        <w:pStyle w:val="FirstParagraph"/>
      </w:pPr>
      <w:ins w:id="3806" w:author="PR Preview" w:date="2026-01-01T00:00:00Z">
        <w:r>
          <w:t xml:space="preserve">The product steps are</w:t>
        </w:r>
      </w:ins>
      <w:ins w:id="3807" w:author="PR Preview" w:date="2026-01-01T00:00:00Z">
        <w:r>
          <w:t xml:space="preserve"> </w:t>
        </w:r>
      </w:ins>
      <w:hyperlink w:anchor="thm-det-product">
        <w:ins w:id="3808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3809" w:author="PR Preview" w:date="2026-01-01T00:00:00Z">
        <w:r>
          <w:t xml:space="preserve">,</w:t>
        </w:r>
      </w:ins>
      <w:ins w:id="3810" w:author="PR Preview" w:date="2026-01-01T00:00:00Z">
        <w:r>
          <w:t xml:space="preserve"> </w:t>
        </w:r>
      </w:ins>
      <w:ins w:id="3811" w:author="PR Preview" w:date="2026-01-01T00:00:00Z">
        <w:r>
          <w:t xml:space="preserve">the orthogonality step is</w:t>
        </w:r>
      </w:ins>
      <w:ins w:id="3812" w:author="PR Preview" w:date="2026-01-01T00:00:00Z">
        <w:r>
          <w:t xml:space="preserve"> </w:t>
        </w:r>
      </w:ins>
      <w:hyperlink w:anchor="def-orthogonal-matrix">
        <w:ins w:id="3813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3814" w:author="PR Preview" w:date="2026-01-01T00:00:00Z">
        <w:r>
          <w:t xml:space="preserve">,</w:t>
        </w:r>
      </w:ins>
      <w:ins w:id="3815" w:author="PR Preview" w:date="2026-01-01T00:00:00Z">
        <w:r>
          <w:t xml:space="preserve"> </w:t>
        </w:r>
      </w:ins>
      <w:ins w:id="3816" w:author="PR Preview" w:date="2026-01-01T00:00:00Z">
        <w:r>
          <w:t xml:space="preserve">and the identity and diagonal steps are</w:t>
        </w:r>
      </w:ins>
      <w:ins w:id="3817" w:author="PR Preview" w:date="2026-01-01T00:00:00Z">
        <w:r>
          <w:t xml:space="preserve"> </w:t>
        </w:r>
      </w:ins>
      <w:hyperlink w:anchor="thm-det-diagonal">
        <w:ins w:id="3818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3819" w:author="PR Preview" w:date="2026-01-01T00:00:00Z">
        <w:r>
          <w:t xml:space="preserve"> </w:t>
        </w:r>
      </w:ins>
      <w:ins w:id="3820" w:author="PR Preview" w:date="2026-01-01T00:00:00Z">
        <w:r>
          <w:t xml:space="preserve">and</w:t>
        </w:r>
      </w:ins>
      <w:ins w:id="3821" w:author="PR Preview" w:date="2026-01-01T00:00:00Z">
        <w:r>
          <w:t xml:space="preserve"> </w:t>
        </w:r>
      </w:ins>
      <w:hyperlink w:anchor="exm-det-diagonal">
        <w:ins w:id="3822" w:author="PR Preview" w:date="2026-01-01T00:00:00Z">
          <w:r>
            <w:rPr>
              <w:rStyle w:val="Hyperlink"/>
            </w:rPr>
            <w:t xml:space="preserve">Example 37</w:t>
          </w:r>
        </w:ins>
      </w:hyperlink>
      <w:ins w:id="3823" w:author="PR Preview" w:date="2026-01-01T00:00:00Z">
        <w:r>
          <w:t xml:space="preserve">.</w:t>
        </w:r>
      </w:ins>
    </w:p>
    <w:bookmarkStart w:id="170" w:name="cor-det-pd"/>
    <w:p>
      <w:pPr>
        <w:pStyle w:val="BodyText"/>
      </w:pPr>
      <w:ins w:id="3824" w:author="PR Preview" w:date="2026-01-01T00:00:00Z">
        <w:r>
          <w:rPr>
            <w:b/>
            <w:bCs/>
          </w:rPr>
          <w:t xml:space="preserve">Corollary 4 (A positive definite matrix has a positive determinant)</w:t>
        </w:r>
      </w:ins>
      <w:ins w:id="3825" w:author="PR Preview" w:date="2026-01-01T00:00:00Z">
        <w:r>
          <w:t xml:space="preserve"> </w:t>
        </w:r>
      </w:ins>
      <w:ins w:id="3826" w:author="PR Preview" w:date="2026-01-01T00:00:00Z">
        <w:r>
          <w:t xml:space="preserve">If</w:t>
        </w:r>
      </w:ins>
      <w:ins w:id="382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28" w:author="PR Preview" w:date="2026-01-01T00:00:00Z">
        <w:r>
          <w:t xml:space="preserve"> </w:t>
        </w:r>
      </w:ins>
      <w:ins w:id="3829" w:author="PR Preview" w:date="2026-01-01T00:00:00Z">
        <w:r>
          <w:t xml:space="preserve">is positive definite (</w:t>
        </w:r>
      </w:ins>
      <w:hyperlink w:anchor="def-positive-definite">
        <w:ins w:id="3830" w:author="PR Preview" w:date="2026-01-01T00:00:00Z">
          <w:r>
            <w:rPr>
              <w:rStyle w:val="Hyperlink"/>
            </w:rPr>
            <w:t xml:space="preserve">Definition 22</w:t>
          </w:r>
        </w:ins>
      </w:hyperlink>
      <w:ins w:id="3831" w:author="PR Preview" w:date="2026-01-01T00:00:00Z">
        <w:r>
          <w:t xml:space="preserve">),</w:t>
        </w:r>
      </w:ins>
      <w:ins w:id="3832" w:author="PR Preview" w:date="2026-01-01T00:00:00Z">
        <w:r>
          <w:t xml:space="preserve"> </w:t>
        </w:r>
      </w:ins>
      <w:ins w:id="3833" w:author="PR Preview" w:date="2026-01-01T00:00:00Z">
        <w:r>
          <w:t xml:space="preserve">then</w:t>
        </w:r>
      </w:ins>
      <w:ins w:id="3834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835" w:author="PR Preview" w:date="2026-01-01T00:00:00Z">
        <w:r>
          <w:t xml:space="preserve">.</w:t>
        </w:r>
      </w:ins>
    </w:p>
    <w:bookmarkEnd w:id="170"/>
    <w:p>
      <w:pPr>
        <w:pStyle w:val="BodyText"/>
      </w:pPr>
      <w:ins w:id="3836" w:author="PR Preview" w:date="2026-01-01T00:00:00Z">
        <w:r>
          <w:rPr>
            <w:i/>
            <w:iCs/>
          </w:rPr>
          <w:t xml:space="preserve">Proof</w:t>
        </w:r>
      </w:ins>
      <w:ins w:id="3837" w:author="PR Preview" w:date="2026-01-01T00:00:00Z">
        <w:r>
          <w:t xml:space="preserve">. </w:t>
        </w:r>
      </w:ins>
      <w:ins w:id="3838" w:author="PR Preview" w:date="2026-01-01T00:00:00Z">
        <w:r>
          <w:t xml:space="preserve">By</w:t>
        </w:r>
      </w:ins>
      <w:ins w:id="3839" w:author="PR Preview" w:date="2026-01-01T00:00:00Z">
        <w:r>
          <w:t xml:space="preserve"> </w:t>
        </w:r>
      </w:ins>
      <w:hyperlink w:anchor="thm-definite-eigenvalues">
        <w:ins w:id="3840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3841" w:author="PR Preview" w:date="2026-01-01T00:00:00Z">
        <w:r>
          <w:t xml:space="preserve">, every eigenvalue of</w:t>
        </w:r>
      </w:ins>
      <w:ins w:id="384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3843" w:author="PR Preview" w:date="2026-01-01T00:00:00Z">
        <w:r>
          <w:t xml:space="preserve"> </w:t>
        </w:r>
      </w:ins>
      <w:ins w:id="3844" w:author="PR Preview" w:date="2026-01-01T00:00:00Z">
        <w:r>
          <w:t xml:space="preserve">is positive,</w:t>
        </w:r>
      </w:ins>
      <w:ins w:id="3845" w:author="PR Preview" w:date="2026-01-01T00:00:00Z">
        <w:r>
          <w:t xml:space="preserve"> </w:t>
        </w:r>
      </w:ins>
      <w:ins w:id="3846" w:author="PR Preview" w:date="2026-01-01T00:00:00Z">
        <w:r>
          <w:t xml:space="preserve">so their product, which is</w:t>
        </w:r>
      </w:ins>
      <w:ins w:id="3847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3848" w:author="PR Preview" w:date="2026-01-01T00:00:00Z">
        <w:r>
          <w:t xml:space="preserve"> </w:t>
        </w:r>
      </w:ins>
      <w:ins w:id="3849" w:author="PR Preview" w:date="2026-01-01T00:00:00Z">
        <w:r>
          <w:t xml:space="preserve">by</w:t>
        </w:r>
      </w:ins>
      <w:ins w:id="3850" w:author="PR Preview" w:date="2026-01-01T00:00:00Z">
        <w:r>
          <w:t xml:space="preserve"> </w:t>
        </w:r>
      </w:ins>
      <w:hyperlink w:anchor="thm-det-eigenvalues">
        <w:ins w:id="3851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52" w:author="PR Preview" w:date="2026-01-01T00:00:00Z">
        <w:r>
          <w:t xml:space="preserve">,</w:t>
        </w:r>
      </w:ins>
      <w:ins w:id="3853" w:author="PR Preview" w:date="2026-01-01T00:00:00Z">
        <w:r>
          <w:t xml:space="preserve"> </w:t>
        </w:r>
      </w:ins>
      <w:ins w:id="3854" w:author="PR Preview" w:date="2026-01-01T00:00:00Z">
        <w:r>
          <w:t xml:space="preserve">is positive.</w:t>
        </w:r>
      </w:ins>
    </w:p>
    <w:bookmarkStart w:id="171" w:name="exm-det-eigenvalues"/>
    <w:p>
      <w:pPr>
        <w:pStyle w:val="BodyText"/>
      </w:pPr>
      <w:ins w:id="3855" w:author="PR Preview" w:date="2026-01-01T00:00:00Z">
        <w:r>
          <w:rPr>
            <w:b/>
            <w:bCs/>
          </w:rPr>
          <w:t xml:space="preserve">Example 39 (Two ways to the same determinant)</w:t>
        </w:r>
      </w:ins>
      <w:ins w:id="3856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3857" w:author="PR Preview" w:date="2026-01-01T00:00:00Z">
        <w:r>
          <w:t xml:space="preserve"> </w:t>
        </w:r>
      </w:ins>
      <w:ins w:id="3858" w:author="PR Preview" w:date="2026-01-01T00:00:00Z">
        <w:r>
          <w:t xml:space="preserve">has eigenvalues</w:t>
        </w:r>
      </w:ins>
      <w:ins w:id="3859" w:author="PR Preview" w:date="2026-01-01T00:00:00Z">
        <w:r>
          <w:t xml:space="preserve"> </w:t>
        </w:r>
      </w:ins>
      <m:oMath>
        <m:r>
          <m:t>3</m:t>
        </m:r>
      </m:oMath>
      <w:ins w:id="3860" w:author="PR Preview" w:date="2026-01-01T00:00:00Z">
        <w:r>
          <w:t xml:space="preserve"> </w:t>
        </w:r>
      </w:ins>
      <w:ins w:id="3861" w:author="PR Preview" w:date="2026-01-01T00:00:00Z">
        <w:r>
          <w:t xml:space="preserve">and</w:t>
        </w:r>
      </w:ins>
      <w:ins w:id="3862" w:author="PR Preview" w:date="2026-01-01T00:00:00Z">
        <w:r>
          <w:t xml:space="preserve"> </w:t>
        </w:r>
      </w:ins>
      <m:oMath>
        <m:r>
          <m:t>1</m:t>
        </m:r>
      </m:oMath>
      <w:ins w:id="3863" w:author="PR Preview" w:date="2026-01-01T00:00:00Z">
        <w:r>
          <w:t xml:space="preserve"> </w:t>
        </w:r>
      </w:ins>
      <w:ins w:id="3864" w:author="PR Preview" w:date="2026-01-01T00:00:00Z">
        <w:r>
          <w:t xml:space="preserve">(</w:t>
        </w:r>
      </w:ins>
      <w:hyperlink w:anchor="exm-eigenvalue">
        <w:ins w:id="3865" w:author="PR Preview" w:date="2026-01-01T00:00:00Z">
          <w:r>
            <w:rPr>
              <w:rStyle w:val="Hyperlink"/>
            </w:rPr>
            <w:t xml:space="preserve">Example 24</w:t>
          </w:r>
        </w:ins>
      </w:hyperlink>
      <w:ins w:id="3866" w:author="PR Preview" w:date="2026-01-01T00:00:00Z">
        <w:r>
          <w:t xml:space="preserve">),</w:t>
        </w:r>
      </w:ins>
      <w:ins w:id="3867" w:author="PR Preview" w:date="2026-01-01T00:00:00Z">
        <w:r>
          <w:t xml:space="preserve"> </w:t>
        </w:r>
      </w:ins>
      <w:ins w:id="3868" w:author="PR Preview" w:date="2026-01-01T00:00:00Z">
        <w:r>
          <w:t xml:space="preserve">so</w:t>
        </w:r>
      </w:ins>
      <w:ins w:id="3869" w:author="PR Preview" w:date="2026-01-01T00:00:00Z">
        <w:r>
          <w:t xml:space="preserve"> </w:t>
        </w:r>
      </w:ins>
      <w:hyperlink w:anchor="thm-det-eigenvalues">
        <w:ins w:id="3870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3871" w:author="PR Preview" w:date="2026-01-01T00:00:00Z">
        <w:r>
          <w:t xml:space="preserve"> </w:t>
        </w:r>
      </w:ins>
      <w:ins w:id="3872" w:author="PR Preview" w:date="2026-01-01T00:00:00Z">
        <w:r>
          <w:t xml:space="preserve">gives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ins w:id="3873" w:author="PR Preview" w:date="2026-01-01T00:00:00Z">
        <w:r>
          <w:t xml:space="preserve">matching</w:t>
        </w:r>
      </w:ins>
      <w:ins w:id="3874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ins w:id="3875" w:author="PR Preview" w:date="2026-01-01T00:00:00Z">
        <w:r>
          <w:t xml:space="preserve"> </w:t>
        </w:r>
      </w:ins>
      <w:ins w:id="3876" w:author="PR Preview" w:date="2026-01-01T00:00:00Z">
        <w:r>
          <w:t xml:space="preserve">from</w:t>
        </w:r>
      </w:ins>
      <w:ins w:id="3877" w:author="PR Preview" w:date="2026-01-01T00:00:00Z">
        <w:r>
          <w:t xml:space="preserve"> </w:t>
        </w:r>
      </w:ins>
      <w:hyperlink w:anchor="exm-determinant">
        <w:ins w:id="3878" w:author="PR Preview" w:date="2026-01-01T00:00:00Z">
          <w:r>
            <w:rPr>
              <w:rStyle w:val="Hyperlink"/>
            </w:rPr>
            <w:t xml:space="preserve">Example 36</w:t>
          </w:r>
        </w:ins>
      </w:hyperlink>
      <w:ins w:id="3879" w:author="PR Preview" w:date="2026-01-01T00:00:00Z">
        <w:r>
          <w:t xml:space="preserve">.</w:t>
        </w:r>
      </w:ins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2026-10-17T11:45:49Z</dcterms:created>
  <dcterms:modified xsi:type="dcterms:W3CDTF">2026-10-17T11:45:49Z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