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2026-10-17 04:46:25 (PDT)</w:delText>
        </w:r>
      </w:del>
    </w:p>
    <w:p>
      <w:pPr>
        <w:pStyle w:val="Date"/>
      </w:pPr>
      <w:ins w:id="2" w:author="PR Preview" w:date="2026-01-01T00:00:00Z">
        <w:r>
          <w:t xml:space="preserve">Last modified: 2026-10-17 05:12:24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4">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28"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38"/>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1"/>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3"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58"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(Goodfellow et al. 2016,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3"/>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3"/>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4"/>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5"/>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2"/>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1"/>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3"/>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55"/>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56" w:name="exm-norm-properties"/>
    <w:p>
      <w:pPr>
        <w:pStyle w:val="FirstParagraph"/>
      </w:pPr>
      <w:r>
        <w:rPr>
          <w:b/>
          <w:bCs/>
        </w:rPr>
        <w:t xml:space="preserve">Example 102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0"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2"/>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0" w:name="exm-dot-linear-sum"/>
    <w:p>
      <w:pPr>
        <w:pStyle w:val="FirstParagraph"/>
      </w:pPr>
      <w:r>
        <w:rPr>
          <w:b/>
          <w:bCs/>
        </w:rPr>
        <w:t xml:space="preserve">Example 112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64</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06"/>
    <w:bookmarkStart w:id="407" w:name="exm-outer-product"/>
    <w:p>
      <w:pPr>
        <w:pStyle w:val="FirstParagraph"/>
      </w:pPr>
      <w:r>
        <w:rPr>
          <w:b/>
          <w:bCs/>
        </w:rPr>
        <w:t xml:space="preserve">Example 121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51"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thm-invertible-cancel"/>
    <w:p>
      <w:pPr>
        <w:pStyle w:val="BodyText"/>
      </w:pPr>
      <w:r>
        <w:rPr>
          <w:b/>
          <w:bCs/>
        </w:rPr>
        <w:t xml:space="preserve">Theorem 69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1"/>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2" w:name="cor-invertible-cancel-right"/>
    <w:p>
      <w:pPr>
        <w:pStyle w:val="BodyText"/>
      </w:pPr>
      <w:r>
        <w:rPr>
          <w:b/>
          <w:bCs/>
        </w:rPr>
        <w:t xml:space="preserve">Corollary 10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69</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2"/>
    <w:bookmarkStart w:id="433" w:name="exm-invertible-cancel"/>
    <w:p>
      <w:pPr>
        <w:pStyle w:val="BodyText"/>
      </w:pPr>
      <w:r>
        <w:rPr>
          <w:b/>
          <w:bCs/>
        </w:rPr>
        <w:t xml:space="preserve">Example 130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127</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69</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3"/>
    <w:bookmarkStart w:id="434" w:name="exm-matmul-zero-divisors"/>
    <w:p>
      <w:pPr>
        <w:pStyle w:val="BodyText"/>
      </w:pPr>
      <w:r>
        <w:rPr>
          <w:b/>
          <w:bCs/>
        </w:rPr>
        <w:t xml:space="preserve">Example 131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69</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34"/>
    <w:bookmarkStart w:id="435" w:name="rem-matrix-vs-scalar-arithmetic"/>
    <w:p>
      <w:pPr>
        <w:pStyle w:val="BodyText"/>
      </w:pPr>
      <w:r>
        <w:rPr>
          <w:i/>
          <w:iCs/>
        </w:rPr>
        <w:t xml:space="preserve">Remark 29</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11</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127</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131</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69</w:t>
        </w:r>
      </w:hyperlink>
      <w:r>
        <w:t xml:space="preserve">).</w:t>
      </w:r>
    </w:p>
    <w:bookmarkEnd w:id="435"/>
    <w:bookmarkStart w:id="436"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6"/>
    <w:bookmarkStart w:id="437" w:name="exm-idempotent"/>
    <w:p>
      <w:pPr>
        <w:pStyle w:val="FirstParagraph"/>
      </w:pPr>
      <w:r>
        <w:rPr>
          <w:b/>
          <w:bCs/>
        </w:rPr>
        <w:t xml:space="preserve">Example 132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7"/>
    <w:bookmarkStart w:id="438" w:name="exm-not-idempotent"/>
    <w:p>
      <w:pPr>
        <w:pStyle w:val="BodyText"/>
      </w:pPr>
      <w:r>
        <w:rPr>
          <w:b/>
          <w:bCs/>
        </w:rPr>
        <w:t xml:space="preserve">Example 133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8"/>
    <w:bookmarkStart w:id="439"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9"/>
    <w:bookmarkStart w:id="440"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0"/>
    <w:bookmarkStart w:id="441" w:name="exm-projection-matrix"/>
    <w:p>
      <w:pPr>
        <w:pStyle w:val="BodyText"/>
      </w:pPr>
      <w:r>
        <w:rPr>
          <w:b/>
          <w:bCs/>
        </w:rPr>
        <w:t xml:space="preserve">Example 134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1"/>
    <w:bookmarkStart w:id="442" w:name="rem-projection-matrix-terminology"/>
    <w:p>
      <w:pPr>
        <w:pStyle w:val="BodyText"/>
      </w:pPr>
      <w:r>
        <w:rPr>
          <w:i/>
          <w:iCs/>
        </w:rPr>
        <w:t xml:space="preserve">Remark 30</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134</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2"/>
    <w:bookmarkStart w:id="443" w:name="thm-projection-complement"/>
    <w:p>
      <w:pPr>
        <w:pStyle w:val="BodyText"/>
      </w:pPr>
      <w:r>
        <w:rPr>
          <w:b/>
          <w:bCs/>
        </w:rPr>
        <w:t xml:space="preserve">Theorem 70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44" w:name="thm-projection-orthogonal"/>
    <w:p>
      <w:pPr>
        <w:pStyle w:val="FirstParagraph"/>
      </w:pPr>
      <w:r>
        <w:rPr>
          <w:b/>
          <w:bCs/>
        </w:rPr>
        <w:t xml:space="preserve">Theorem 71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44"/>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5"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5"/>
    <w:bookmarkStart w:id="446" w:name="exm-orthogonal-matrix"/>
    <w:p>
      <w:pPr>
        <w:pStyle w:val="FirstParagraph"/>
      </w:pPr>
      <w:r>
        <w:rPr>
          <w:b/>
          <w:bCs/>
        </w:rPr>
        <w:t xml:space="preserve">Example 135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6"/>
    <w:bookmarkStart w:id="447" w:name="exm-not-orthogonal-matrix"/>
    <w:p>
      <w:pPr>
        <w:pStyle w:val="FirstParagraph"/>
      </w:pPr>
      <w:r>
        <w:rPr>
          <w:b/>
          <w:bCs/>
        </w:rPr>
        <w:t xml:space="preserve">Example 136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7"/>
    <w:bookmarkStart w:id="448" w:name="rem-orthogonal-matrix-columns"/>
    <w:p>
      <w:pPr>
        <w:pStyle w:val="BodyText"/>
      </w:pPr>
      <w:r>
        <w:rPr>
          <w:i/>
          <w:iCs/>
        </w:rPr>
        <w:t xml:space="preserve">Remark 31</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8"/>
    <w:bookmarkStart w:id="449" w:name="thm-orthogonal-norm"/>
    <w:p>
      <w:pPr>
        <w:pStyle w:val="BodyText"/>
      </w:pPr>
      <w:r>
        <w:rPr>
          <w:b/>
          <w:bCs/>
        </w:rPr>
        <w:t xml:space="preserve">Theorem 72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49"/>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0" w:name="exm-orthogonal-norm"/>
    <w:p>
      <w:pPr>
        <w:pStyle w:val="BodyText"/>
      </w:pPr>
      <w:r>
        <w:rPr>
          <w:b/>
          <w:bCs/>
        </w:rPr>
        <w:t xml:space="preserve">Example 137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135</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0"/>
    <w:bookmarkEnd w:id="451"/>
    <w:bookmarkStart w:id="462" w:name="quadratic-forms"/>
    <w:p>
      <w:pPr>
        <w:pStyle w:val="Heading2"/>
      </w:pPr>
      <w:r>
        <w:t xml:space="preserve">15 Quadratic Forms</w:t>
      </w:r>
    </w:p>
    <w:bookmarkStart w:id="452"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2"/>
    <w:bookmarkStart w:id="455" w:name="rem-quadratic-forms-in-statistics"/>
    <w:p>
      <w:pPr>
        <w:pStyle w:val="BodyText"/>
      </w:pPr>
      <w:r>
        <w:rPr>
          <w:i/>
          <w:iCs/>
        </w:rPr>
        <w:t xml:space="preserve">Remark 32</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3">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54">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55"/>
    <w:bookmarkStart w:id="456" w:name="thm-quadratic-form-additive"/>
    <w:p>
      <w:pPr>
        <w:pStyle w:val="FirstParagraph"/>
      </w:pPr>
      <w:r>
        <w:rPr>
          <w:b/>
          <w:bCs/>
        </w:rPr>
        <w:t xml:space="preserve">Theorem 73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56"/>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57" w:name="exm-quadratic-form-additive"/>
    <w:p>
      <w:pPr>
        <w:pStyle w:val="BodyText"/>
      </w:pPr>
      <w:r>
        <w:rPr>
          <w:b/>
          <w:bCs/>
        </w:rPr>
        <w:t xml:space="preserve">Example 138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57"/>
    <w:bookmarkStart w:id="458"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8"/>
    <w:bookmarkStart w:id="459" w:name="exm-symmetric-part"/>
    <w:p>
      <w:pPr>
        <w:pStyle w:val="FirstParagraph"/>
      </w:pPr>
      <w:r>
        <w:rPr>
          <w:b/>
          <w:bCs/>
        </w:rPr>
        <w:t xml:space="preserve">Example 139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9"/>
    <w:bookmarkStart w:id="460" w:name="thm-quadratic-form-symmetric"/>
    <w:p>
      <w:pPr>
        <w:pStyle w:val="BodyText"/>
      </w:pPr>
      <w:r>
        <w:rPr>
          <w:b/>
          <w:bCs/>
        </w:rPr>
        <w:t xml:space="preserve">Theorem 74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0"/>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1" w:name="exm-quadratic-form-symmetric"/>
    <w:p>
      <w:pPr>
        <w:pStyle w:val="BodyText"/>
      </w:pPr>
      <w:r>
        <w:rPr>
          <w:b/>
          <w:bCs/>
        </w:rPr>
        <w:t xml:space="preserve">Example 140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139</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1"/>
    <w:bookmarkEnd w:id="462"/>
    <w:bookmarkStart w:id="477" w:name="trace-and-matrix-inner-product"/>
    <w:p>
      <w:pPr>
        <w:pStyle w:val="Heading2"/>
      </w:pPr>
      <w:r>
        <w:t xml:space="preserve">16 Trace and Matrix Inner Product</w:t>
      </w:r>
    </w:p>
    <w:bookmarkStart w:id="463"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3"/>
    <w:bookmarkStart w:id="464" w:name="exm-trace"/>
    <w:p>
      <w:pPr>
        <w:pStyle w:val="FirstParagraph"/>
      </w:pPr>
      <w:r>
        <w:rPr>
          <w:b/>
          <w:bCs/>
        </w:rPr>
        <w:t xml:space="preserve">Example 141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64"/>
    <w:bookmarkStart w:id="465" w:name="thm-trace-cyclic"/>
    <w:p>
      <w:pPr>
        <w:pStyle w:val="FirstParagraph"/>
      </w:pPr>
      <w:r>
        <w:rPr>
          <w:b/>
          <w:bCs/>
        </w:rPr>
        <w:t xml:space="preserve">Theorem 75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5"/>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6" w:name="exm-trace-cyclic"/>
    <w:p>
      <w:pPr>
        <w:pStyle w:val="FirstParagraph"/>
      </w:pPr>
      <w:r>
        <w:rPr>
          <w:b/>
          <w:bCs/>
        </w:rPr>
        <w:t xml:space="preserve">Example 142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6"/>
    <w:bookmarkStart w:id="467" w:name="rem-trace-cyclic-triple"/>
    <w:p>
      <w:pPr>
        <w:pStyle w:val="BodyText"/>
      </w:pPr>
      <w:r>
        <w:rPr>
          <w:i/>
          <w:iCs/>
        </w:rPr>
        <w:t xml:space="preserve">Remark 33</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75</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7"/>
    <w:bookmarkStart w:id="468"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8"/>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9" w:name="thm-matrix-inner-product-entries"/>
    <w:p>
      <w:pPr>
        <w:pStyle w:val="BodyText"/>
      </w:pPr>
      <w:r>
        <w:rPr>
          <w:b/>
          <w:bCs/>
        </w:rPr>
        <w:t xml:space="preserve">Theorem 76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0" w:name="exm-matrix-inner-product"/>
    <w:p>
      <w:pPr>
        <w:pStyle w:val="FirstParagraph"/>
      </w:pPr>
      <w:r>
        <w:rPr>
          <w:b/>
          <w:bCs/>
        </w:rPr>
        <w:t xml:space="preserve">Example 143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76</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0"/>
    <w:bookmarkStart w:id="471" w:name="rem-matrix-inner-product-dot-product"/>
    <w:p>
      <w:pPr>
        <w:pStyle w:val="FirstParagraph"/>
      </w:pPr>
      <w:r>
        <w:rPr>
          <w:i/>
          <w:iCs/>
        </w:rPr>
        <w:t xml:space="preserve">Remark 34</w:t>
      </w:r>
      <w:r>
        <w:t xml:space="preserve"> (The matrix inner product as a dot product). </w:t>
      </w:r>
      <w:hyperlink w:anchor="thm-matrix-inner-product-entries">
        <w:r>
          <w:rPr>
            <w:rStyle w:val="Hyperlink"/>
          </w:rPr>
          <w:t xml:space="preserve">Theorem 76</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143</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1"/>
    <w:bookmarkStart w:id="472"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2"/>
    <w:bookmarkStart w:id="473" w:name="exm-frobenius-norm"/>
    <w:p>
      <w:pPr>
        <w:pStyle w:val="BodyText"/>
      </w:pPr>
      <w:r>
        <w:rPr>
          <w:b/>
          <w:bCs/>
        </w:rPr>
        <w:t xml:space="preserve">Example 144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76</w:t>
        </w:r>
      </w:hyperlink>
      <w:r>
        <w:t xml:space="preserve">.</w:t>
      </w:r>
    </w:p>
    <w:bookmarkEnd w:id="473"/>
    <w:bookmarkStart w:id="474" w:name="rem-frobenius-norm-entries"/>
    <w:p>
      <w:pPr>
        <w:pStyle w:val="BodyText"/>
      </w:pPr>
      <w:r>
        <w:rPr>
          <w:i/>
          <w:iCs/>
        </w:rPr>
        <w:t xml:space="preserve">Remark 35</w:t>
      </w:r>
      <w:r>
        <w:t xml:space="preserve"> (The Frobenius norm is the Euclidean norm of the entries). </w:t>
      </w:r>
      <w:r>
        <w:t xml:space="preserve">By</w:t>
      </w:r>
      <w:r>
        <w:t xml:space="preserve"> </w:t>
      </w:r>
      <w:hyperlink w:anchor="thm-matrix-inner-product-entries">
        <w:r>
          <w:rPr>
            <w:rStyle w:val="Hyperlink"/>
          </w:rPr>
          <w:t xml:space="preserve">Theorem 76</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144</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74"/>
    <w:bookmarkStart w:id="475" w:name="thm-frobenius-norm-columns"/>
    <w:p>
      <w:pPr>
        <w:pStyle w:val="FirstParagraph"/>
      </w:pPr>
      <w:r>
        <w:rPr>
          <w:b/>
          <w:bCs/>
        </w:rPr>
        <w:t xml:space="preserve">Theorem 77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75"/>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t>
      </w:r>
    </w:p>
    <w:bookmarkStart w:id="476" w:name="exm-frobenius-norm-columns"/>
    <w:p>
      <w:pPr>
        <w:pStyle w:val="FirstParagraph"/>
      </w:pPr>
      <w:r>
        <w:rPr>
          <w:b/>
          <w:bCs/>
        </w:rPr>
        <w:t xml:space="preserve">Example 145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144</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144</w:t>
        </w:r>
      </w:hyperlink>
      <w:r>
        <w:t xml:space="preserve">.</w:t>
      </w:r>
    </w:p>
    <w:bookmarkEnd w:id="476"/>
    <w:bookmarkEnd w:id="477"/>
    <w:bookmarkStart w:id="503" w:name="matrix-decompositions"/>
    <w:p>
      <w:pPr>
        <w:pStyle w:val="Heading2"/>
      </w:pPr>
      <w:r>
        <w:t xml:space="preserve">17 Matrix Decompositions</w:t>
      </w:r>
    </w:p>
    <w:bookmarkStart w:id="478"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78"/>
    <w:bookmarkStart w:id="479"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9"/>
    <w:bookmarkStart w:id="480" w:name="exm-eigenvalue"/>
    <w:p>
      <w:pPr>
        <w:pStyle w:val="BodyText"/>
      </w:pPr>
      <w:r>
        <w:rPr>
          <w:b/>
          <w:bCs/>
        </w:rPr>
        <w:t xml:space="preserve">Example 146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0"/>
    <w:bookmarkStart w:id="481" w:name="rem-eigenvector-multiples"/>
    <w:p>
      <w:pPr>
        <w:pStyle w:val="FirstParagraph"/>
      </w:pPr>
      <w:r>
        <w:rPr>
          <w:i/>
          <w:iCs/>
        </w:rPr>
        <w:t xml:space="preserve">Remark 36</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146</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1"/>
    <w:bookmarkStart w:id="482" w:name="exm-not-eigenvector"/>
    <w:p>
      <w:pPr>
        <w:pStyle w:val="FirstParagraph"/>
      </w:pPr>
      <w:r>
        <w:rPr>
          <w:b/>
          <w:bCs/>
        </w:rPr>
        <w:t xml:space="preserve">Example 147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2"/>
    <w:bookmarkStart w:id="484" w:name="rem-real-eigenvalues"/>
    <w:p>
      <w:pPr>
        <w:pStyle w:val="BodyText"/>
      </w:pPr>
      <w:r>
        <w:rPr>
          <w:i/>
          <w:iCs/>
        </w:rPr>
        <w:t xml:space="preserve">Remark 37</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83">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8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87">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8" w:name="thm-spectral"/>
    <w:p>
      <w:pPr>
        <w:pStyle w:val="FirstParagraph"/>
      </w:pPr>
      <w:r>
        <w:rPr>
          <w:b/>
          <w:bCs/>
        </w:rPr>
        <w:t xml:space="preserve">Theorem 78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8"/>
    <w:bookmarkStart w:id="489" w:name="rem-spectral-equivalent-form"/>
    <w:p>
      <w:pPr>
        <w:pStyle w:val="BodyText"/>
      </w:pPr>
      <w:r>
        <w:rPr>
          <w:i/>
          <w:iCs/>
        </w:rPr>
        <w:t xml:space="preserve">Remark 38</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31</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146</w:t>
        </w:r>
      </w:hyperlink>
      <w:r>
        <w:t xml:space="preserve"> </w:t>
      </w:r>
      <w:r>
        <w:t xml:space="preserve">on its diagonal.</w:t>
      </w:r>
    </w:p>
    <w:bookmarkEnd w:id="489"/>
    <w:bookmarkStart w:id="490"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0"/>
    <w:bookmarkStart w:id="491" w:name="exm-spectral"/>
    <w:p>
      <w:pPr>
        <w:pStyle w:val="BodyText"/>
      </w:pPr>
      <w:r>
        <w:rPr>
          <w:b/>
          <w:bCs/>
        </w:rPr>
        <w:t xml:space="preserve">Example 148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146</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1"/>
    <w:bookmarkStart w:id="492" w:name="rem-eigendecomposition-not-unique"/>
    <w:p>
      <w:pPr>
        <w:pStyle w:val="BodyText"/>
      </w:pPr>
      <w:r>
        <w:rPr>
          <w:i/>
          <w:iCs/>
        </w:rPr>
        <w:t xml:space="preserve">Remark 39</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2"/>
    <w:bookmarkStart w:id="493" w:name="thm-svd"/>
    <w:p>
      <w:pPr>
        <w:pStyle w:val="FirstParagraph"/>
      </w:pPr>
      <w:r>
        <w:rPr>
          <w:b/>
          <w:bCs/>
        </w:rPr>
        <w:t xml:space="preserve">Theorem 79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3"/>
    <w:bookmarkStart w:id="494" w:name="rem-svd-any-matrix"/>
    <w:p>
      <w:pPr>
        <w:pStyle w:val="BodyText"/>
      </w:pPr>
      <w:r>
        <w:rPr>
          <w:i/>
          <w:iCs/>
        </w:rPr>
        <w:t xml:space="preserve">Remark 40</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78</w:t>
        </w:r>
      </w:hyperlink>
      <w:r>
        <w:t xml:space="preserve">),</w:t>
      </w:r>
      <w:r>
        <w:t xml:space="preserve"> </w:t>
      </w:r>
      <w:hyperlink w:anchor="thm-svd">
        <w:r>
          <w:rPr>
            <w:rStyle w:val="Hyperlink"/>
          </w:rPr>
          <w:t xml:space="preserve">Theorem 79</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78</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79</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94"/>
    <w:bookmarkStart w:id="495"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79</w:t>
        </w:r>
      </w:hyperlink>
      <w:r>
        <w:t xml:space="preserve">.</w:t>
      </w:r>
    </w:p>
    <w:bookmarkEnd w:id="495"/>
    <w:bookmarkStart w:id="496"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6"/>
    <w:bookmarkStart w:id="497" w:name="exm-svd"/>
    <w:p>
      <w:pPr>
        <w:pStyle w:val="BodyText"/>
      </w:pPr>
      <w:r>
        <w:rPr>
          <w:b/>
          <w:bCs/>
        </w:rPr>
        <w:t xml:space="preserve">Example 149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7"/>
    <w:bookmarkStart w:id="498" w:name="rem-svd-not-unique"/>
    <w:p>
      <w:pPr>
        <w:pStyle w:val="BodyText"/>
      </w:pPr>
      <w:r>
        <w:rPr>
          <w:i/>
          <w:iCs/>
        </w:rPr>
        <w:t xml:space="preserve">Remark 41</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149</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8"/>
    <w:bookmarkStart w:id="499" w:name="rem-svd-zero-singular-values"/>
    <w:p>
      <w:pPr>
        <w:pStyle w:val="BodyText"/>
      </w:pPr>
      <w:r>
        <w:rPr>
          <w:i/>
          <w:iCs/>
        </w:rPr>
        <w:t xml:space="preserve">Remark 42</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9"/>
    <w:bookmarkStart w:id="500" w:name="thm-svd-evd"/>
    <w:p>
      <w:pPr>
        <w:pStyle w:val="BodyText"/>
      </w:pPr>
      <w:r>
        <w:rPr>
          <w:b/>
          <w:bCs/>
        </w:rPr>
        <w:t xml:space="preserve">Theorem 80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1" w:name="exm-svd-evd"/>
    <w:p>
      <w:pPr>
        <w:pStyle w:val="BodyText"/>
      </w:pPr>
      <w:r>
        <w:rPr>
          <w:b/>
          <w:bCs/>
        </w:rPr>
        <w:t xml:space="preserve">Example 150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149</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80</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1"/>
    <w:bookmarkStart w:id="502" w:name="rem-svd-from-evd"/>
    <w:p>
      <w:pPr>
        <w:pStyle w:val="FirstParagraph"/>
      </w:pPr>
      <w:r>
        <w:rPr>
          <w:i/>
          <w:iCs/>
        </w:rPr>
        <w:t xml:space="preserve">Remark 43</w:t>
      </w:r>
      <w:r>
        <w:t xml:space="preserve"> (Building an SVD from an eigendecomposition). </w:t>
      </w:r>
      <w:hyperlink w:anchor="thm-svd-evd">
        <w:r>
          <w:rPr>
            <w:rStyle w:val="Hyperlink"/>
          </w:rPr>
          <w:t xml:space="preserve">Theorem 80</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150</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149</w:t>
        </w:r>
      </w:hyperlink>
      <w:r>
        <w:t xml:space="preserve">.</w:t>
      </w:r>
    </w:p>
    <w:bookmarkEnd w:id="502"/>
    <w:bookmarkEnd w:id="503"/>
    <w:bookmarkStart w:id="525" w:name="definite-matrices"/>
    <w:p>
      <w:pPr>
        <w:pStyle w:val="Heading2"/>
      </w:pPr>
      <w:r>
        <w:t xml:space="preserve">18 Definite Matrices</w:t>
      </w:r>
    </w:p>
    <w:bookmarkStart w:id="504"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04"/>
    <w:bookmarkStart w:id="505" w:name="exm-positive-semidefinite"/>
    <w:p>
      <w:pPr>
        <w:pStyle w:val="FirstParagraph"/>
      </w:pPr>
      <w:r>
        <w:rPr>
          <w:b/>
          <w:bCs/>
        </w:rPr>
        <w:t xml:space="preserve">Example 151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05"/>
    <w:bookmarkStart w:id="506"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06"/>
    <w:bookmarkStart w:id="507" w:name="exm-positive-definite"/>
    <w:p>
      <w:pPr>
        <w:pStyle w:val="FirstParagraph"/>
      </w:pPr>
      <w:r>
        <w:rPr>
          <w:b/>
          <w:bCs/>
        </w:rPr>
        <w:t xml:space="preserve">Example 152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151</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07"/>
    <w:bookmarkStart w:id="508" w:name="rem-positive-definite-symmetry"/>
    <w:p>
      <w:pPr>
        <w:pStyle w:val="FirstParagraph"/>
      </w:pPr>
      <w:r>
        <w:rPr>
          <w:i/>
          <w:iCs/>
        </w:rPr>
        <w:t xml:space="preserve">Remark 44</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152</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08"/>
    <w:p>
      <w:pPr>
        <w:pStyle w:val="BodyText"/>
      </w:pPr>
      <w:r>
        <w:t xml:space="preserve">See also</w:t>
      </w:r>
      <w:r>
        <w:t xml:space="preserve"> </w:t>
      </w:r>
      <w:hyperlink r:id="rId509">
        <w:r>
          <w:rPr>
            <w:rStyle w:val="Hyperlink"/>
          </w:rPr>
          <w:t xml:space="preserve">https://en.wikipedia.org/wiki/Definite_matrix</w:t>
        </w:r>
      </w:hyperlink>
      <w:r>
        <w:t xml:space="preserve">.</w:t>
      </w:r>
    </w:p>
    <w:bookmarkStart w:id="510" w:name="thm-definite-eigenvalues"/>
    <w:p>
      <w:pPr>
        <w:pStyle w:val="BodyText"/>
      </w:pPr>
      <w:r>
        <w:rPr>
          <w:b/>
          <w:bCs/>
        </w:rPr>
        <w:t xml:space="preserve">Theorem 81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0"/>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1" w:name="exm-definite-eigenvalues"/>
    <w:p>
      <w:pPr>
        <w:pStyle w:val="BodyText"/>
      </w:pPr>
      <w:r>
        <w:rPr>
          <w:b/>
          <w:bCs/>
        </w:rPr>
        <w:t xml:space="preserve">Example 153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152</w:t>
        </w:r>
      </w:hyperlink>
      <w:r>
        <w:t xml:space="preserve"> </w:t>
      </w:r>
      <w:r>
        <w:t xml:space="preserve">found directly.</w:t>
      </w:r>
    </w:p>
    <w:bookmarkEnd w:id="511"/>
    <w:bookmarkStart w:id="512" w:name="thm-pd-inverse"/>
    <w:p>
      <w:pPr>
        <w:pStyle w:val="FirstParagraph"/>
      </w:pPr>
      <w:r>
        <w:rPr>
          <w:b/>
          <w:bCs/>
        </w:rPr>
        <w:t xml:space="preserve">Theorem 82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2"/>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81</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3" w:name="exm-pd-inverse"/>
    <w:p>
      <w:pPr>
        <w:pStyle w:val="BodyText"/>
      </w:pPr>
      <w:r>
        <w:rPr>
          <w:b/>
          <w:bCs/>
        </w:rPr>
        <w:t xml:space="preserve">Example 154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148</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3"/>
    <w:bookmarkStart w:id="514"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4"/>
    <w:bookmarkStart w:id="515"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5"/>
    <w:bookmarkStart w:id="517" w:name="exm-paraboloid"/>
    <w:p>
      <w:pPr>
        <w:pStyle w:val="BodyText"/>
      </w:pPr>
      <w:r>
        <w:rPr>
          <w:b/>
          <w:bCs/>
        </w:rPr>
        <w:t xml:space="preserve">Example 155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152</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6"/>
        </w:tc>
      </w:tr>
    </w:tbl>
    <w:bookmarkEnd w:id="517"/>
    <w:bookmarkStart w:id="518"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18"/>
    <w:bookmarkStart w:id="519" w:name="exm-matrix-induced-inner-product"/>
    <w:p>
      <w:pPr>
        <w:pStyle w:val="FirstParagraph"/>
      </w:pPr>
      <w:r>
        <w:rPr>
          <w:b/>
          <w:bCs/>
        </w:rPr>
        <w:t xml:space="preserve">Example 156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19"/>
    <w:bookmarkStart w:id="520" w:name="thm-matrix-induced-inner-product"/>
    <w:p>
      <w:pPr>
        <w:pStyle w:val="BodyText"/>
      </w:pPr>
      <w:r>
        <w:rPr>
          <w:b/>
          <w:bCs/>
        </w:rPr>
        <w:t xml:space="preserve">Theorem 83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1" w:name="exm-matrix-induced-inner-product-axioms"/>
    <w:p>
      <w:pPr>
        <w:pStyle w:val="BodyText"/>
      </w:pPr>
      <w:r>
        <w:rPr>
          <w:b/>
          <w:bCs/>
        </w:rPr>
        <w:t xml:space="preserve">Example 157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156</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83</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83</w:t>
        </w:r>
      </w:hyperlink>
      <w:r>
        <w:t xml:space="preserve"> </w:t>
      </w:r>
      <w:r>
        <w:t xml:space="preserve">says.</w:t>
      </w:r>
    </w:p>
    <w:bookmarkEnd w:id="521"/>
    <w:bookmarkStart w:id="522" w:name="cor-pd-transpose-product"/>
    <w:p>
      <w:pPr>
        <w:pStyle w:val="BodyText"/>
      </w:pPr>
      <w:r>
        <w:rPr>
          <w:b/>
          <w:bCs/>
        </w:rPr>
        <w:t xml:space="preserve">Corollary 11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2"/>
    <w:p>
      <w:pPr>
        <w:pStyle w:val="BodyText"/>
      </w:pPr>
      <w:r>
        <w:rPr>
          <w:i/>
          <w:iCs/>
        </w:rPr>
        <w:t xml:space="preserve">Proof</w:t>
      </w:r>
      <w:r>
        <w:t xml:space="preserve">. </w:t>
      </w:r>
      <w:r>
        <w:t xml:space="preserve">By the spectral theorem (</w:t>
      </w:r>
      <w:hyperlink w:anchor="thm-spectral">
        <w:r>
          <w:rPr>
            <w:rStyle w:val="Hyperlink"/>
          </w:rPr>
          <w:t xml:space="preserve">Theorem 78</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23" w:name="thm-whitening-inner-product"/>
    <w:p>
      <w:pPr>
        <w:pStyle w:val="BodyText"/>
      </w:pPr>
      <w:r>
        <w:rPr>
          <w:b/>
          <w:bCs/>
        </w:rPr>
        <w:t xml:space="preserve">Theorem 84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3"/>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4" w:name="rem-inner-products-machine-learning"/>
    <w:p>
      <w:pPr>
        <w:pStyle w:val="FirstParagraph"/>
      </w:pPr>
      <w:r>
        <w:rPr>
          <w:i/>
          <w:iCs/>
        </w:rPr>
        <w:t xml:space="preserve">Remark 45</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82</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11</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84</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4"/>
    <w:bookmarkEnd w:id="525"/>
    <w:bookmarkStart w:id="541" w:name="determinants"/>
    <w:p>
      <w:pPr>
        <w:pStyle w:val="Heading2"/>
      </w:pPr>
      <w:r>
        <w:t xml:space="preserve">19 Determinants</w:t>
      </w:r>
    </w:p>
    <w:bookmarkStart w:id="526"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6"/>
    <w:bookmarkStart w:id="527" w:name="exm-determinant"/>
    <w:p>
      <w:pPr>
        <w:pStyle w:val="FirstParagraph"/>
      </w:pPr>
      <w:r>
        <w:rPr>
          <w:b/>
          <w:bCs/>
        </w:rPr>
        <w:t xml:space="preserve">Example 158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7"/>
    <w:bookmarkStart w:id="528" w:name="rem-determinant-cofactor-expansion"/>
    <w:p>
      <w:pPr>
        <w:pStyle w:val="FirstParagraph"/>
      </w:pPr>
      <w:r>
        <w:rPr>
          <w:i/>
          <w:iCs/>
        </w:rPr>
        <w:t xml:space="preserve">Remark 46</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158</w:t>
        </w:r>
      </w:hyperlink>
      <w:r>
        <w:t xml:space="preserve">.</w:t>
      </w:r>
    </w:p>
    <w:bookmarkEnd w:id="528"/>
    <w:p>
      <w:pPr>
        <w:pStyle w:val="BodyText"/>
      </w:pPr>
      <w:r>
        <w:t xml:space="preserve">See also</w:t>
      </w:r>
      <w:r>
        <w:t xml:space="preserve"> </w:t>
      </w:r>
      <w:hyperlink r:id="rId529">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tip.png" id="53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3" w:name="thm-det-diagonal"/>
    <w:p>
      <w:pPr>
        <w:pStyle w:val="FirstParagraph"/>
      </w:pPr>
      <w:r>
        <w:rPr>
          <w:b/>
          <w:bCs/>
        </w:rPr>
        <w:t xml:space="preserve">Theorem 85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3"/>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4" w:name="exm-det-diagonal"/>
    <w:p>
      <w:pPr>
        <w:pStyle w:val="FirstParagraph"/>
      </w:pPr>
      <w:r>
        <w:rPr>
          <w:b/>
          <w:bCs/>
        </w:rPr>
        <w:t xml:space="preserve">Example 159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4"/>
    <w:bookmarkStart w:id="535" w:name="thm-det-product"/>
    <w:p>
      <w:pPr>
        <w:pStyle w:val="BodyText"/>
      </w:pPr>
      <w:r>
        <w:rPr>
          <w:b/>
          <w:bCs/>
        </w:rPr>
        <w:t xml:space="preserve">Theorem 86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5"/>
    <w:bookmarkStart w:id="536" w:name="exm-det-product"/>
    <w:p>
      <w:pPr>
        <w:pStyle w:val="FirstParagraph"/>
      </w:pPr>
      <w:r>
        <w:rPr>
          <w:b/>
          <w:bCs/>
        </w:rPr>
        <w:t xml:space="preserve">Example 160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6"/>
    <w:bookmarkStart w:id="537" w:name="rem-det-product-proof"/>
    <w:p>
      <w:pPr>
        <w:pStyle w:val="FirstParagraph"/>
      </w:pPr>
      <w:r>
        <w:rPr>
          <w:i/>
          <w:iCs/>
        </w:rPr>
        <w:t xml:space="preserve">Remark 47</w:t>
      </w:r>
      <w:r>
        <w:t xml:space="preserve"> (An example is not a proof). </w:t>
      </w:r>
      <w:hyperlink w:anchor="exm-det-product">
        <w:r>
          <w:rPr>
            <w:rStyle w:val="Hyperlink"/>
          </w:rPr>
          <w:t xml:space="preserve">Example 160</w:t>
        </w:r>
      </w:hyperlink>
      <w:r>
        <w:t xml:space="preserve"> </w:t>
      </w:r>
      <w:r>
        <w:t xml:space="preserve">checks</w:t>
      </w:r>
      <w:r>
        <w:t xml:space="preserve"> </w:t>
      </w:r>
      <w:hyperlink w:anchor="thm-det-product">
        <w:r>
          <w:rPr>
            <w:rStyle w:val="Hyperlink"/>
          </w:rPr>
          <w:t xml:space="preserve">Theorem 86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7"/>
    <w:p>
      <w:pPr>
        <w:pStyle w:val="BodyText"/>
      </w:pPr>
      <w:r>
        <w:t xml:space="preserve">See also</w:t>
      </w:r>
      <w:r>
        <w:t xml:space="preserve"> </w:t>
      </w:r>
      <w:hyperlink r:id="rId529">
        <w:r>
          <w:rPr>
            <w:rStyle w:val="Hyperlink"/>
          </w:rPr>
          <w:t xml:space="preserve">https://en.wikipedia.org/wiki/Determinant</w:t>
        </w:r>
      </w:hyperlink>
      <w:r>
        <w:t xml:space="preserve">.</w:t>
      </w:r>
    </w:p>
    <w:bookmarkStart w:id="538" w:name="thm-det-eigenvalues"/>
    <w:p>
      <w:pPr>
        <w:pStyle w:val="BodyText"/>
      </w:pPr>
      <w:r>
        <w:rPr>
          <w:b/>
          <w:bCs/>
        </w:rPr>
        <w:t xml:space="preserve">Theorem 87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86</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85</w:t>
        </w:r>
      </w:hyperlink>
      <w:r>
        <w:t xml:space="preserve"> </w:t>
      </w:r>
      <w:r>
        <w:t xml:space="preserve">and</w:t>
      </w:r>
      <w:r>
        <w:t xml:space="preserve"> </w:t>
      </w:r>
      <w:hyperlink w:anchor="exm-det-diagonal">
        <w:r>
          <w:rPr>
            <w:rStyle w:val="Hyperlink"/>
          </w:rPr>
          <w:t xml:space="preserve">Example 159</w:t>
        </w:r>
      </w:hyperlink>
      <w:r>
        <w:t xml:space="preserve">.</w:t>
      </w:r>
    </w:p>
    <w:bookmarkStart w:id="539" w:name="cor-det-pd"/>
    <w:p>
      <w:pPr>
        <w:pStyle w:val="BodyText"/>
      </w:pPr>
      <w:r>
        <w:rPr>
          <w:b/>
          <w:bCs/>
        </w:rPr>
        <w:t xml:space="preserve">Corollary 12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9"/>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87</w:t>
        </w:r>
      </w:hyperlink>
      <w:r>
        <w:t xml:space="preserve">,</w:t>
      </w:r>
      <w:r>
        <w:t xml:space="preserve"> </w:t>
      </w:r>
      <w:r>
        <w:t xml:space="preserve">is positive.</w:t>
      </w:r>
    </w:p>
    <w:bookmarkStart w:id="540" w:name="exm-det-eigenvalues"/>
    <w:p>
      <w:pPr>
        <w:pStyle w:val="BodyText"/>
      </w:pPr>
      <w:r>
        <w:rPr>
          <w:b/>
          <w:bCs/>
        </w:rPr>
        <w:t xml:space="preserve">Example 161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so</w:t>
      </w:r>
      <w:r>
        <w:t xml:space="preserve"> </w:t>
      </w:r>
      <w:hyperlink w:anchor="thm-det-eigenvalues">
        <w:r>
          <w:rPr>
            <w:rStyle w:val="Hyperlink"/>
          </w:rPr>
          <w:t xml:space="preserve">Theorem 87</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158</w:t>
        </w:r>
      </w:hyperlink>
      <w:r>
        <w:t xml:space="preserve">.</w:t>
      </w:r>
    </w:p>
    <w:bookmarkEnd w:id="540"/>
    <w:bookmarkEnd w:id="541"/>
    <w:bookmarkStart w:id="618" w:name="design-matrix"/>
    <w:p>
      <w:pPr>
        <w:pStyle w:val="Heading2"/>
      </w:pPr>
      <w:r>
        <w:t xml:space="preserve">20 Design Matrix</w:t>
      </w:r>
    </w:p>
    <w:bookmarkStart w:id="542"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2"/>
    <w:bookmarkStart w:id="543" w:name="rem-design-matrix-products"/>
    <w:p>
      <w:pPr>
        <w:pStyle w:val="FirstParagraph"/>
      </w:pPr>
      <w:r>
        <w:rPr>
          <w:i/>
          <w:iCs/>
        </w:rPr>
        <w:t xml:space="preserve">Remark 48</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3"/>
    <w:bookmarkStart w:id="544" w:name="thm-gram-invertible"/>
    <w:p>
      <w:pPr>
        <w:pStyle w:val="BodyText"/>
      </w:pPr>
      <w:r>
        <w:rPr>
          <w:b/>
          <w:bCs/>
        </w:rPr>
        <w:t xml:space="preserve">Theorem 88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4"/>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5" w:name="exm-gram-invertible"/>
    <w:p>
      <w:pPr>
        <w:pStyle w:val="BodyText"/>
      </w:pPr>
      <w:r>
        <w:rPr>
          <w:b/>
          <w:bCs/>
        </w:rPr>
        <w:t xml:space="preserve">Example 162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5"/>
    <w:bookmarkStart w:id="54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88</w:t>
        </w:r>
      </w:hyperlink>
      <w:r>
        <w:t xml:space="preserve">.</w:t>
      </w:r>
    </w:p>
    <w:bookmarkEnd w:id="546"/>
    <w:bookmarkStart w:id="547" w:name="exm-hat-matrix"/>
    <w:p>
      <w:pPr>
        <w:pStyle w:val="BodyText"/>
      </w:pPr>
      <w:r>
        <w:rPr>
          <w:b/>
          <w:bCs/>
        </w:rPr>
        <w:t xml:space="preserve">Example 163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7"/>
    <w:bookmarkStart w:id="548" w:name="thm-hat-matrix"/>
    <w:p>
      <w:pPr>
        <w:pStyle w:val="BodyText"/>
      </w:pPr>
      <w:r>
        <w:rPr>
          <w:b/>
          <w:bCs/>
        </w:rPr>
        <w:t xml:space="preserve">Theorem 89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9" w:name="exm-hat-matrix-projection"/>
    <w:p>
      <w:pPr>
        <w:pStyle w:val="FirstParagraph"/>
      </w:pPr>
      <w:r>
        <w:rPr>
          <w:b/>
          <w:bCs/>
        </w:rPr>
        <w:t xml:space="preserve">Example 164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89</w:t>
        </w:r>
      </w:hyperlink>
      <w:r>
        <w:t xml:space="preserve"> </w:t>
      </w:r>
      <w:r>
        <w:t xml:space="preserve">says.</w:t>
      </w:r>
    </w:p>
    <w:bookmarkEnd w:id="549"/>
    <w:bookmarkStart w:id="550" w:name="rem-hat-matrix-name"/>
    <w:p>
      <w:pPr>
        <w:pStyle w:val="BodyText"/>
      </w:pPr>
      <w:r>
        <w:rPr>
          <w:i/>
          <w:iCs/>
        </w:rPr>
        <w:t xml:space="preserve">Remark 49</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163</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0"/>
    <w:bookmarkStart w:id="56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1" name="Picture"/>
                  <a:graphic>
                    <a:graphicData uri="http://schemas.openxmlformats.org/drawingml/2006/picture">
                      <pic:pic>
                        <pic:nvPicPr>
                          <pic:cNvPr descr="/opt/quarto/share/formats/docx/note.png" id="55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53"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3"/>
    <w:bookmarkStart w:id="554" w:name="exm-orthogonal-projection"/>
    <w:p>
      <w:pPr>
        <w:pStyle w:val="BodyText"/>
      </w:pPr>
      <w:r>
        <w:rPr>
          <w:b/>
          <w:bCs/>
        </w:rPr>
        <w:t xml:space="preserve">Example 165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4"/>
    <w:bookmarkStart w:id="555" w:name="exm-not-orthogonal-projection"/>
    <w:p>
      <w:pPr>
        <w:pStyle w:val="BodyText"/>
      </w:pPr>
      <w:r>
        <w:rPr>
          <w:b/>
          <w:bCs/>
        </w:rPr>
        <w:t xml:space="preserve">Example 166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5"/>
    <w:bookmarkStart w:id="556" w:name="thm-closest-point"/>
    <w:p>
      <w:pPr>
        <w:pStyle w:val="BodyText"/>
      </w:pPr>
      <w:r>
        <w:rPr>
          <w:b/>
          <w:bCs/>
        </w:rPr>
        <w:t xml:space="preserve">Theorem 90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56"/>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7" w:name="exm-closest-point"/>
    <w:p>
      <w:pPr>
        <w:pStyle w:val="BodyText"/>
      </w:pPr>
      <w:r>
        <w:rPr>
          <w:b/>
          <w:bCs/>
        </w:rPr>
        <w:t xml:space="preserve">Example 167 (No point of the line is closer)</w:t>
      </w:r>
      <w:r>
        <w:t xml:space="preserve"> </w:t>
      </w:r>
      <w:r>
        <w:t xml:space="preserve">In</w:t>
      </w:r>
      <w:r>
        <w:t xml:space="preserve"> </w:t>
      </w:r>
      <w:hyperlink w:anchor="exm-orthogonal-projection">
        <w:r>
          <w:rPr>
            <w:rStyle w:val="Hyperlink"/>
          </w:rPr>
          <w:t xml:space="preserve">Example 165</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57"/>
    <w:bookmarkStart w:id="558" w:name="thm-projector-onb"/>
    <w:p>
      <w:pPr>
        <w:pStyle w:val="BodyText"/>
      </w:pPr>
      <w:r>
        <w:rPr>
          <w:b/>
          <w:bCs/>
        </w:rPr>
        <w:t xml:space="preserve">Theorem 91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8"/>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9" w:name="exm-projector-onb"/>
    <w:p>
      <w:pPr>
        <w:pStyle w:val="FirstParagraph"/>
      </w:pPr>
      <w:r>
        <w:rPr>
          <w:b/>
          <w:bCs/>
        </w:rPr>
        <w:t xml:space="preserve">Example 168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165</w:t>
        </w:r>
      </w:hyperlink>
      <w:r>
        <w:t xml:space="preserve">.</w:t>
      </w:r>
    </w:p>
    <w:bookmarkEnd w:id="559"/>
    <w:bookmarkStart w:id="560" w:name="thm-projection-matrix-projects"/>
    <w:p>
      <w:pPr>
        <w:pStyle w:val="BodyText"/>
      </w:pPr>
      <w:r>
        <w:rPr>
          <w:b/>
          <w:bCs/>
        </w:rPr>
        <w:t xml:space="preserve">Theorem 92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0"/>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1" w:name="exm-projection-matrix-projects"/>
    <w:p>
      <w:pPr>
        <w:pStyle w:val="BodyText"/>
      </w:pPr>
      <w:r>
        <w:rPr>
          <w:b/>
          <w:bCs/>
        </w:rPr>
        <w:t xml:space="preserve">Example 169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1"/>
    <w:bookmarkStart w:id="562" w:name="thm-hat-matrix-projects"/>
    <w:p>
      <w:pPr>
        <w:pStyle w:val="BodyText"/>
      </w:pPr>
      <w:r>
        <w:rPr>
          <w:b/>
          <w:bCs/>
        </w:rPr>
        <w:t xml:space="preserve">Theorem 93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2"/>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89</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3" w:name="exm-hat-matrix-projects"/>
    <w:p>
      <w:pPr>
        <w:pStyle w:val="BodyText"/>
      </w:pPr>
      <w:r>
        <w:rPr>
          <w:b/>
          <w:bCs/>
        </w:rPr>
        <w:t xml:space="preserve">Example 170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3"/>
    <w:bookmarkEnd w:id="564"/>
    <w:bookmarkStart w:id="59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note.png" id="566"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7" w:name="thm-scalar-matmul"/>
    <w:p>
      <w:pPr>
        <w:pStyle w:val="BodyText"/>
      </w:pPr>
      <w:r>
        <w:rPr>
          <w:b/>
          <w:bCs/>
        </w:rPr>
        <w:t xml:space="preserve">Theorem 94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8" w:name="exm-scalar-matmul"/>
    <w:p>
      <w:pPr>
        <w:pStyle w:val="BodyText"/>
      </w:pPr>
      <w:r>
        <w:rPr>
          <w:b/>
          <w:bCs/>
        </w:rPr>
        <w:t xml:space="preserve">Example 171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8"/>
    <w:bookmarkStart w:id="56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9"/>
    <w:bookmarkStart w:id="570" w:name="exm-generalized-inverse"/>
    <w:p>
      <w:pPr>
        <w:pStyle w:val="FirstParagraph"/>
      </w:pPr>
      <w:r>
        <w:rPr>
          <w:b/>
          <w:bCs/>
        </w:rPr>
        <w:t xml:space="preserve">Example 172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0"/>
    <w:bookmarkStart w:id="571" w:name="thm-generalized-inverse-invertible"/>
    <w:p>
      <w:pPr>
        <w:pStyle w:val="BodyText"/>
      </w:pPr>
      <w:r>
        <w:rPr>
          <w:b/>
          <w:bCs/>
        </w:rPr>
        <w:t xml:space="preserve">Theorem 95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2" w:name="exm-generalized-inverse-invertible"/>
    <w:p>
      <w:pPr>
        <w:pStyle w:val="FirstParagraph"/>
      </w:pPr>
      <w:r>
        <w:rPr>
          <w:b/>
          <w:bCs/>
        </w:rPr>
        <w:t xml:space="preserve">Example 173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95</w:t>
        </w:r>
      </w:hyperlink>
      <w:r>
        <w:t xml:space="preserve"> </w:t>
      </w:r>
      <w:r>
        <w:t xml:space="preserve">it is singular.</w:t>
      </w:r>
    </w:p>
    <w:bookmarkEnd w:id="572"/>
    <w:bookmarkStart w:id="573" w:name="thm-generalized-inverse-solves"/>
    <w:p>
      <w:pPr>
        <w:pStyle w:val="BodyText"/>
      </w:pPr>
      <w:r>
        <w:rPr>
          <w:b/>
          <w:bCs/>
        </w:rPr>
        <w:t xml:space="preserve">Theorem 96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3"/>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4" w:name="exm-generalized-inverse-solves"/>
    <w:p>
      <w:pPr>
        <w:pStyle w:val="FirstParagraph"/>
      </w:pPr>
      <w:r>
        <w:rPr>
          <w:b/>
          <w:bCs/>
        </w:rPr>
        <w:t xml:space="preserve">Example 174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4"/>
    <w:bookmarkStart w:id="57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5"/>
    <w:bookmarkStart w:id="576" w:name="exm-moore-penrose"/>
    <w:p>
      <w:pPr>
        <w:pStyle w:val="FirstParagraph"/>
      </w:pPr>
      <w:r>
        <w:rPr>
          <w:b/>
          <w:bCs/>
        </w:rPr>
        <w:t xml:space="preserve">Example 175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6"/>
    <w:bookmarkStart w:id="577" w:name="thm-moore-penrose-generalized-inverse"/>
    <w:p>
      <w:pPr>
        <w:pStyle w:val="BodyText"/>
      </w:pPr>
      <w:r>
        <w:rPr>
          <w:b/>
          <w:bCs/>
        </w:rPr>
        <w:t xml:space="preserve">Theorem 97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8" w:name="exm-moore-penrose-generalized-inverse"/>
    <w:p>
      <w:pPr>
        <w:pStyle w:val="BodyText"/>
      </w:pPr>
      <w:r>
        <w:rPr>
          <w:b/>
          <w:bCs/>
        </w:rPr>
        <w:t xml:space="preserve">Example 176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97</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8"/>
    <w:bookmarkStart w:id="579" w:name="thm-moore-penrose-unique"/>
    <w:p>
      <w:pPr>
        <w:pStyle w:val="BodyText"/>
      </w:pPr>
      <w:r>
        <w:rPr>
          <w:b/>
          <w:bCs/>
        </w:rPr>
        <w:t xml:space="preserve">Theorem 98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0" w:name="exm-moore-penrose-unique"/>
    <w:p>
      <w:pPr>
        <w:pStyle w:val="FirstParagraph"/>
      </w:pPr>
      <w:r>
        <w:rPr>
          <w:b/>
          <w:bCs/>
        </w:rPr>
        <w:t xml:space="preserve">Example 177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175</w:t>
        </w:r>
      </w:hyperlink>
      <w:r>
        <w:t xml:space="preserve">).</w:t>
      </w:r>
      <w:r>
        <w:t xml:space="preserve"> </w:t>
      </w:r>
      <w:r>
        <w:t xml:space="preserve">By</w:t>
      </w:r>
      <w:r>
        <w:t xml:space="preserve"> </w:t>
      </w:r>
      <w:hyperlink w:anchor="thm-moore-penrose-unique">
        <w:r>
          <w:rPr>
            <w:rStyle w:val="Hyperlink"/>
          </w:rPr>
          <w:t xml:space="preserve">Theorem 98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0"/>
    <w:bookmarkStart w:id="581" w:name="thm-moore-penrose-exists"/>
    <w:p>
      <w:pPr>
        <w:pStyle w:val="BodyText"/>
      </w:pPr>
      <w:r>
        <w:rPr>
          <w:b/>
          <w:bCs/>
        </w:rPr>
        <w:t xml:space="preserve">Theorem 99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98</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1"/>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88</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2" w:name="exm-moore-penrose-exists"/>
    <w:p>
      <w:pPr>
        <w:pStyle w:val="FirstParagraph"/>
      </w:pPr>
      <w:r>
        <w:rPr>
          <w:b/>
          <w:bCs/>
        </w:rPr>
        <w:t xml:space="preserve">Example 178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2"/>
    <w:bookmarkStart w:id="583"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3"/>
    <w:bookmarkStart w:id="584" w:name="exm-consistent-system"/>
    <w:p>
      <w:pPr>
        <w:pStyle w:val="BodyText"/>
      </w:pPr>
      <w:r>
        <w:rPr>
          <w:b/>
          <w:bCs/>
        </w:rPr>
        <w:t xml:space="preserve">Example 179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4"/>
    <w:bookmarkStart w:id="585" w:name="thm-consistency"/>
    <w:p>
      <w:pPr>
        <w:pStyle w:val="FirstParagraph"/>
      </w:pPr>
      <w:r>
        <w:rPr>
          <w:b/>
          <w:bCs/>
        </w:rPr>
        <w:t xml:space="preserve">Theorem 100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5"/>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96</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86" w:name="exm-consistency"/>
    <w:p>
      <w:pPr>
        <w:pStyle w:val="BodyText"/>
      </w:pPr>
      <w:r>
        <w:rPr>
          <w:b/>
          <w:bCs/>
        </w:rPr>
        <w:t xml:space="preserve">Example 180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174</w:t>
        </w:r>
      </w:hyperlink>
      <w:r>
        <w:t xml:space="preserve"> </w:t>
      </w:r>
      <w:r>
        <w:t xml:space="preserve">found directly.</w:t>
      </w:r>
    </w:p>
    <w:bookmarkEnd w:id="586"/>
    <w:bookmarkStart w:id="587" w:name="thm-solution-set"/>
    <w:p>
      <w:pPr>
        <w:pStyle w:val="FirstParagraph"/>
      </w:pPr>
      <w:r>
        <w:rPr>
          <w:b/>
          <w:bCs/>
        </w:rPr>
        <w:t xml:space="preserve">Theorem 101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96</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88" w:name="exm-solution-set"/>
    <w:p>
      <w:pPr>
        <w:pStyle w:val="BodyText"/>
      </w:pPr>
      <w:r>
        <w:rPr>
          <w:b/>
          <w:bCs/>
        </w:rPr>
        <w:t xml:space="preserve">Example 181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8"/>
    <w:bookmarkStart w:id="589" w:name="cor-solution-unique"/>
    <w:p>
      <w:pPr>
        <w:pStyle w:val="BodyText"/>
      </w:pPr>
      <w:r>
        <w:rPr>
          <w:b/>
          <w:bCs/>
        </w:rPr>
        <w:t xml:space="preserve">Corollary 13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9"/>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100</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0" w:name="exm-solution-unique"/>
    <w:p>
      <w:pPr>
        <w:pStyle w:val="BodyText"/>
      </w:pPr>
      <w:r>
        <w:rPr>
          <w:b/>
          <w:bCs/>
        </w:rPr>
        <w:t xml:space="preserve">Example 182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0"/>
    <w:bookmarkStart w:id="591" w:name="thm-projector-generalized-inverse"/>
    <w:p>
      <w:pPr>
        <w:pStyle w:val="FirstParagraph"/>
      </w:pPr>
      <w:r>
        <w:rPr>
          <w:b/>
          <w:bCs/>
        </w:rPr>
        <w:t xml:space="preserve">Theorem 102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1"/>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88</w:t>
        </w:r>
      </w:hyperlink>
      <w:r>
        <w:t xml:space="preserve">,</w:t>
      </w:r>
      <w:r>
        <w:t xml:space="preserve"> </w:t>
      </w:r>
      <w:hyperlink w:anchor="thm-generalized-inverse-invertible">
        <w:r>
          <w:rPr>
            <w:rStyle w:val="Hyperlink"/>
          </w:rPr>
          <w:t xml:space="preserve">Theorem 95</w:t>
        </w:r>
      </w:hyperlink>
      <w:r>
        <w:t xml:space="preserve">),</w:t>
      </w:r>
      <w:r>
        <w:t xml:space="preserve"> </w:t>
      </w:r>
      <w:r>
        <w:t xml:space="preserve">and it gives</w:t>
      </w:r>
      <w:r>
        <w:t xml:space="preserve"> </w:t>
      </w:r>
      <m:oMath>
        <m:r>
          <m:rPr>
            <m:sty m:val="bi"/>
          </m:rPr>
          <m:t>H</m:t>
        </m:r>
      </m:oMath>
      <w:r>
        <w:t xml:space="preserve">.</w:t>
      </w:r>
    </w:p>
    <w:bookmarkStart w:id="592" w:name="exm-projector-generalized-inverse"/>
    <w:p>
      <w:pPr>
        <w:pStyle w:val="BodyText"/>
      </w:pPr>
      <w:r>
        <w:rPr>
          <w:b/>
          <w:bCs/>
        </w:rPr>
        <w:t xml:space="preserve">Example 183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2"/>
    <w:bookmarkEnd w:id="593"/>
    <w:bookmarkStart w:id="61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6"/>
    <w:bookmarkStart w:id="59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7"/>
    <w:bookmarkStart w:id="59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8"/>
    <w:bookmarkStart w:id="599" w:name="exm-triangular-matrix"/>
    <w:p>
      <w:pPr>
        <w:pStyle w:val="BodyText"/>
      </w:pPr>
      <w:r>
        <w:rPr>
          <w:b/>
          <w:bCs/>
        </w:rPr>
        <w:t xml:space="preserve">Example 184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9"/>
    <w:bookmarkStart w:id="600" w:name="thm-back-substitution"/>
    <w:p>
      <w:pPr>
        <w:pStyle w:val="FirstParagraph"/>
      </w:pPr>
      <w:r>
        <w:rPr>
          <w:b/>
          <w:bCs/>
        </w:rPr>
        <w:t xml:space="preserve">Theorem 103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0"/>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1" w:name="exm-back-substitution"/>
    <w:p>
      <w:pPr>
        <w:pStyle w:val="BodyText"/>
      </w:pPr>
      <w:r>
        <w:rPr>
          <w:b/>
          <w:bCs/>
        </w:rPr>
        <w:t xml:space="preserve">Example 185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1"/>
    <w:bookmarkStart w:id="602" w:name="thm-qr"/>
    <w:p>
      <w:pPr>
        <w:pStyle w:val="BodyText"/>
      </w:pPr>
      <w:r>
        <w:rPr>
          <w:b/>
          <w:bCs/>
        </w:rPr>
        <w:t xml:space="preserve">Theorem 104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2"/>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3" w:name="exm-qr"/>
    <w:p>
      <w:pPr>
        <w:pStyle w:val="BodyText"/>
      </w:pPr>
      <w:r>
        <w:rPr>
          <w:b/>
          <w:bCs/>
        </w:rPr>
        <w:t xml:space="preserve">Example 186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3"/>
    <w:bookmarkStart w:id="604"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4"/>
    <w:bookmarkStart w:id="605" w:name="exm-least-squares"/>
    <w:p>
      <w:pPr>
        <w:pStyle w:val="FirstParagraph"/>
      </w:pPr>
      <w:r>
        <w:rPr>
          <w:b/>
          <w:bCs/>
        </w:rPr>
        <w:t xml:space="preserve">Example 187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5"/>
    <w:bookmarkStart w:id="606"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w:t>
      </w:r>
    </w:p>
    <w:bookmarkEnd w:id="606"/>
    <w:bookmarkStart w:id="607" w:name="thm-normal-equations"/>
    <w:p>
      <w:pPr>
        <w:pStyle w:val="BodyText"/>
      </w:pPr>
      <w:r>
        <w:rPr>
          <w:b/>
          <w:bCs/>
        </w:rPr>
        <w:t xml:space="preserve">Theorem 105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07"/>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90</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90</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13</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08" w:name="exm-normal-equations"/>
    <w:p>
      <w:pPr>
        <w:pStyle w:val="FirstParagraph"/>
      </w:pPr>
      <w:r>
        <w:rPr>
          <w:b/>
          <w:bCs/>
        </w:rPr>
        <w:t xml:space="preserve">Example 188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162</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8"/>
    <w:bookmarkStart w:id="609" w:name="exm-normal-equations-rank-deficient"/>
    <w:p>
      <w:pPr>
        <w:pStyle w:val="BodyText"/>
      </w:pPr>
      <w:r>
        <w:rPr>
          <w:b/>
          <w:bCs/>
        </w:rPr>
        <w:t xml:space="preserve">Example 189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09"/>
    <w:bookmarkStart w:id="610" w:name="thm-qr-least-squares"/>
    <w:p>
      <w:pPr>
        <w:pStyle w:val="BodyText"/>
      </w:pPr>
      <w:r>
        <w:rPr>
          <w:b/>
          <w:bCs/>
        </w:rPr>
        <w:t xml:space="preserve">Theorem 106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104</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0"/>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91</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13</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1" w:name="exm-qr-least-squares"/>
    <w:p>
      <w:pPr>
        <w:pStyle w:val="BodyText"/>
      </w:pPr>
      <w:r>
        <w:rPr>
          <w:b/>
          <w:bCs/>
        </w:rPr>
        <w:t xml:space="preserve">Example 190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188</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188</w:t>
        </w:r>
      </w:hyperlink>
      <w:r>
        <w:t xml:space="preserve">.</w:t>
      </w:r>
    </w:p>
    <w:bookmarkEnd w:id="611"/>
    <w:bookmarkStart w:id="61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2"/>
    <w:bookmarkStart w:id="613" w:name="exm-lu"/>
    <w:p>
      <w:pPr>
        <w:pStyle w:val="BodyText"/>
      </w:pPr>
      <w:r>
        <w:rPr>
          <w:b/>
          <w:bCs/>
        </w:rPr>
        <w:t xml:space="preserve">Example 191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3"/>
    <w:bookmarkStart w:id="614" w:name="exm-not-lu"/>
    <w:p>
      <w:pPr>
        <w:pStyle w:val="BodyText"/>
      </w:pPr>
      <w:r>
        <w:rPr>
          <w:b/>
          <w:bCs/>
        </w:rPr>
        <w:t xml:space="preserve">Example 192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4"/>
    <w:bookmarkStart w:id="615" w:name="thm-lu-solve"/>
    <w:p>
      <w:pPr>
        <w:pStyle w:val="BodyText"/>
      </w:pPr>
      <w:r>
        <w:rPr>
          <w:b/>
          <w:bCs/>
        </w:rPr>
        <w:t xml:space="preserve">Theorem 107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103</w:t>
        </w:r>
      </w:hyperlink>
      <w:r>
        <w:t xml:space="preserve">).</w:t>
      </w:r>
    </w:p>
    <w:bookmarkEnd w:id="615"/>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103</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16" w:name="exm-lu-solve"/>
    <w:p>
      <w:pPr>
        <w:pStyle w:val="BodyText"/>
      </w:pPr>
      <w:r>
        <w:rPr>
          <w:b/>
          <w:bCs/>
        </w:rPr>
        <w:t xml:space="preserve">Example 193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191</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185</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6"/>
    <w:bookmarkEnd w:id="617"/>
    <w:bookmarkEnd w:id="618"/>
    <w:bookmarkStart w:id="65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note.png" id="62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78</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1" w:name="thm-invertible-rank"/>
    <w:p>
      <w:pPr>
        <w:pStyle w:val="BodyText"/>
      </w:pPr>
      <w:r>
        <w:rPr>
          <w:b/>
          <w:bCs/>
        </w:rPr>
        <w:t xml:space="preserve">Theorem 108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1"/>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13</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2" w:name="exm-invertible-rank"/>
    <w:p>
      <w:pPr>
        <w:pStyle w:val="BodyText"/>
      </w:pPr>
      <w:r>
        <w:rPr>
          <w:b/>
          <w:bCs/>
        </w:rPr>
        <w:t xml:space="preserve">Example 194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22"/>
    <w:bookmarkStart w:id="62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3"/>
    <w:bookmarkStart w:id="62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4"/>
    <w:bookmarkStart w:id="625" w:name="exm-eigenspace"/>
    <w:p>
      <w:pPr>
        <w:pStyle w:val="BodyText"/>
      </w:pPr>
      <w:r>
        <w:rPr>
          <w:b/>
          <w:bCs/>
        </w:rPr>
        <w:t xml:space="preserve">Example 195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5"/>
    <w:bookmarkStart w:id="626" w:name="exm-not-eigenspace"/>
    <w:p>
      <w:pPr>
        <w:pStyle w:val="FirstParagraph"/>
      </w:pPr>
      <w:r>
        <w:rPr>
          <w:b/>
          <w:bCs/>
        </w:rPr>
        <w:t xml:space="preserve">Example 196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6"/>
    <w:bookmarkStart w:id="627" w:name="thm-eigenvalue-singular"/>
    <w:p>
      <w:pPr>
        <w:pStyle w:val="BodyText"/>
      </w:pPr>
      <w:r>
        <w:rPr>
          <w:b/>
          <w:bCs/>
        </w:rPr>
        <w:t xml:space="preserve">Theorem 109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27"/>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8" w:name="exm-eigenvalue-singular"/>
    <w:p>
      <w:pPr>
        <w:pStyle w:val="BodyText"/>
      </w:pPr>
      <w:r>
        <w:rPr>
          <w:b/>
          <w:bCs/>
        </w:rPr>
        <w:t xml:space="preserve">Example 197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8"/>
    <w:bookmarkStart w:id="629" w:name="thm-eigen-shift-power"/>
    <w:p>
      <w:pPr>
        <w:pStyle w:val="BodyText"/>
      </w:pPr>
      <w:r>
        <w:rPr>
          <w:b/>
          <w:bCs/>
        </w:rPr>
        <w:t xml:space="preserve">Theorem 110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9"/>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0" w:name="exm-eigen-shift-power"/>
    <w:p>
      <w:pPr>
        <w:pStyle w:val="BodyText"/>
      </w:pPr>
      <w:r>
        <w:rPr>
          <w:b/>
          <w:bCs/>
        </w:rPr>
        <w:t xml:space="preserve">Example 198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146</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0"/>
    <w:bookmarkStart w:id="631" w:name="thm-eigen-triangular"/>
    <w:p>
      <w:pPr>
        <w:pStyle w:val="FirstParagraph"/>
      </w:pPr>
      <w:r>
        <w:rPr>
          <w:b/>
          <w:bCs/>
        </w:rPr>
        <w:t xml:space="preserve">Theorem 111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103</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2" w:name="exm-eigen-triangular"/>
    <w:p>
      <w:pPr>
        <w:pStyle w:val="BodyText"/>
      </w:pPr>
      <w:r>
        <w:rPr>
          <w:b/>
          <w:bCs/>
        </w:rPr>
        <w:t xml:space="preserve">Example 199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2"/>
    <w:bookmarkStart w:id="633" w:name="thm-eigen-idempotent-orthogonal"/>
    <w:p>
      <w:pPr>
        <w:pStyle w:val="BodyText"/>
      </w:pPr>
      <w:r>
        <w:rPr>
          <w:b/>
          <w:bCs/>
        </w:rPr>
        <w:t xml:space="preserve">Theorem 112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3"/>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4" w:name="exm-eigen-idempotent-orthogonal"/>
    <w:p>
      <w:pPr>
        <w:pStyle w:val="BodyText"/>
      </w:pPr>
      <w:r>
        <w:rPr>
          <w:b/>
          <w:bCs/>
        </w:rPr>
        <w:t xml:space="preserve">Example 200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31</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4"/>
    <w:bookmarkStart w:id="63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5"/>
    <w:bookmarkStart w:id="636" w:name="rem-similar-both-ways"/>
    <w:p>
      <w:pPr>
        <w:pStyle w:val="BodyText"/>
      </w:pPr>
      <w:r>
        <w:rPr>
          <w:i/>
          <w:iCs/>
        </w:rPr>
        <w:t xml:space="preserve">Remark 50</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6"/>
    <w:bookmarkStart w:id="637" w:name="exm-similar"/>
    <w:p>
      <w:pPr>
        <w:pStyle w:val="BodyText"/>
      </w:pPr>
      <w:r>
        <w:rPr>
          <w:b/>
          <w:bCs/>
        </w:rPr>
        <w:t xml:space="preserve">Example 201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7"/>
    <w:bookmarkStart w:id="638" w:name="thm-similar-eigenvalues"/>
    <w:p>
      <w:pPr>
        <w:pStyle w:val="BodyText"/>
      </w:pPr>
      <w:r>
        <w:rPr>
          <w:b/>
          <w:bCs/>
        </w:rPr>
        <w:t xml:space="preserve">Theorem 113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50</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9" w:name="exm-similar-eigenvalues"/>
    <w:p>
      <w:pPr>
        <w:pStyle w:val="BodyText"/>
      </w:pPr>
      <w:r>
        <w:rPr>
          <w:b/>
          <w:bCs/>
        </w:rPr>
        <w:t xml:space="preserve">Example 202 (Eigenvectors carried across a similarity)</w:t>
      </w:r>
      <w:r>
        <w:t xml:space="preserve"> </w:t>
      </w:r>
      <w:r>
        <w:t xml:space="preserve">In</w:t>
      </w:r>
      <w:r>
        <w:t xml:space="preserve"> </w:t>
      </w:r>
      <w:hyperlink w:anchor="exm-similar">
        <w:r>
          <w:rPr>
            <w:rStyle w:val="Hyperlink"/>
          </w:rPr>
          <w:t xml:space="preserve">Example 201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146</w:t>
        </w:r>
      </w:hyperlink>
      <w:r>
        <w:t xml:space="preserve">.</w:t>
      </w:r>
    </w:p>
    <w:bookmarkEnd w:id="639"/>
    <w:bookmarkStart w:id="640" w:name="thm-eigenvectors-independent"/>
    <w:p>
      <w:pPr>
        <w:pStyle w:val="BodyText"/>
      </w:pPr>
      <w:r>
        <w:rPr>
          <w:b/>
          <w:bCs/>
        </w:rPr>
        <w:t xml:space="preserve">Theorem 114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0"/>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1" w:name="exm-eigenvectors-independent"/>
    <w:p>
      <w:pPr>
        <w:pStyle w:val="BodyText"/>
      </w:pPr>
      <w:r>
        <w:rPr>
          <w:b/>
          <w:bCs/>
        </w:rPr>
        <w:t xml:space="preserve">Example 203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146</w:t>
        </w:r>
      </w:hyperlink>
      <w:r>
        <w:t xml:space="preserve"> </w:t>
      </w:r>
      <w:r>
        <w:t xml:space="preserve">are linearly independent, as</w:t>
      </w:r>
      <w:r>
        <w:t xml:space="preserve"> </w:t>
      </w:r>
      <w:hyperlink w:anchor="thm-eigenvectors-independent">
        <w:r>
          <w:rPr>
            <w:rStyle w:val="Hyperlink"/>
          </w:rPr>
          <w:t xml:space="preserve">Theorem 114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1"/>
    <w:bookmarkStart w:id="642"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50</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2"/>
    <w:bookmarkStart w:id="643" w:name="exm-diagonalizable"/>
    <w:p>
      <w:pPr>
        <w:pStyle w:val="BodyText"/>
      </w:pPr>
      <w:r>
        <w:rPr>
          <w:b/>
          <w:bCs/>
        </w:rPr>
        <w:t xml:space="preserve">Example 204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50</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3"/>
    <w:bookmarkStart w:id="644" w:name="thm-diagonalizable"/>
    <w:p>
      <w:pPr>
        <w:pStyle w:val="FirstParagraph"/>
      </w:pPr>
      <w:r>
        <w:rPr>
          <w:b/>
          <w:bCs/>
        </w:rPr>
        <w:t xml:space="preserve">Theorem 115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94</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5" w:name="eq-ax-xlambda"/>
      <w:r>
        <w:t xml:space="preserve">$$
    \mathbf{A} \mathbf{X} = \mathbf{X} \mathbf{\Lambda}
    \iff \mathbf{A} \mathord{\smash[b]{\underset{\raise.3ex\hbox{$\scriptstyle\sim$}}{x}}\vphantom{x}}_j = \lambda_j \mathord{\smash[b]{\underset{\raise.3ex\hbox{$\scriptstyle\sim$}}{x}}\vphantom{x}}_j \text{ for every } j.
     \qquad(7)$$</w:t>
      </w:r>
      <w:bookmarkEnd w:id="64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6" w:name="exm-thm-diagonalizable"/>
    <w:p>
      <w:pPr>
        <w:pStyle w:val="BodyText"/>
      </w:pPr>
      <w:r>
        <w:rPr>
          <w:b/>
          <w:bCs/>
        </w:rPr>
        <w:t xml:space="preserve">Example 205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50</w:t>
        </w:r>
      </w:hyperlink>
      <w:r>
        <w:t xml:space="preserve"> </w:t>
      </w:r>
      <w:r>
        <w:t xml:space="preserve">this is the similarity of</w:t>
      </w:r>
      <w:r>
        <w:t xml:space="preserve"> </w:t>
      </w:r>
      <w:hyperlink w:anchor="exm-similar">
        <w:r>
          <w:rPr>
            <w:rStyle w:val="Hyperlink"/>
          </w:rPr>
          <w:t xml:space="preserve">Example 201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78</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6"/>
    <w:bookmarkStart w:id="647" w:name="cor-distinct-diagonalizable"/>
    <w:p>
      <w:pPr>
        <w:pStyle w:val="BodyText"/>
      </w:pPr>
      <w:r>
        <w:rPr>
          <w:b/>
          <w:bCs/>
        </w:rPr>
        <w:t xml:space="preserve">Corollary 14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114</w:t>
        </w:r>
      </w:hyperlink>
      <w:r>
        <w:t xml:space="preserve">),</w:t>
      </w:r>
      <w:r>
        <w:t xml:space="preserve"> </w:t>
      </w:r>
      <w:r>
        <w:t xml:space="preserve">so the matrix is diagonalizable (</w:t>
      </w:r>
      <w:hyperlink w:anchor="thm-diagonalizable">
        <w:r>
          <w:rPr>
            <w:rStyle w:val="Hyperlink"/>
          </w:rPr>
          <w:t xml:space="preserve">Theorem 115</w:t>
        </w:r>
      </w:hyperlink>
      <w:r>
        <w:t xml:space="preserve">).</w:t>
      </w:r>
    </w:p>
    <w:bookmarkStart w:id="648" w:name="exm-distinct-diagonalizable"/>
    <w:p>
      <w:pPr>
        <w:pStyle w:val="BodyText"/>
      </w:pPr>
      <w:r>
        <w:rPr>
          <w:b/>
          <w:bCs/>
        </w:rPr>
        <w:t xml:space="preserve">Example 206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78</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8"/>
    <w:bookmarkStart w:id="649" w:name="thm-diagonalizable-powers"/>
    <w:p>
      <w:pPr>
        <w:pStyle w:val="BodyText"/>
      </w:pPr>
      <w:r>
        <w:rPr>
          <w:b/>
          <w:bCs/>
        </w:rPr>
        <w:t xml:space="preserve">Theorem 116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0" w:name="exm-diagonalizable-powers"/>
    <w:p>
      <w:pPr>
        <w:pStyle w:val="FirstParagraph"/>
      </w:pPr>
      <w:r>
        <w:rPr>
          <w:b/>
          <w:bCs/>
        </w:rPr>
        <w:t xml:space="preserve">Example 207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198</w:t>
        </w:r>
      </w:hyperlink>
      <w:r>
        <w:t xml:space="preserve">.</w:t>
      </w:r>
    </w:p>
    <w:bookmarkEnd w:id="650"/>
    <w:bookmarkEnd w:id="651"/>
    <w:bookmarkStart w:id="67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note.png" id="653"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81</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4" w:name="thm-pd-gram"/>
    <w:p>
      <w:pPr>
        <w:pStyle w:val="BodyText"/>
      </w:pPr>
      <w:r>
        <w:rPr>
          <w:b/>
          <w:bCs/>
        </w:rPr>
        <w:t xml:space="preserve">Theorem 117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78</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44</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31</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108</w:t>
        </w:r>
      </w:hyperlink>
      <w:r>
        <w:t xml:space="preserve">,</w:t>
      </w:r>
      <w:r>
        <w:t xml:space="preserve"> </w:t>
      </w:r>
      <w:hyperlink w:anchor="def-rank">
        <w:r>
          <w:rPr>
            <w:rStyle w:val="Hyperlink"/>
          </w:rPr>
          <w:t xml:space="preserve">Definition 44</w:t>
        </w:r>
      </w:hyperlink>
      <w:r>
        <w:t xml:space="preserve">).</w:t>
      </w:r>
    </w:p>
    <w:bookmarkStart w:id="655" w:name="exm-pd-gram"/>
    <w:p>
      <w:pPr>
        <w:pStyle w:val="BodyText"/>
      </w:pPr>
      <w:r>
        <w:rPr>
          <w:b/>
          <w:bCs/>
        </w:rPr>
        <w:t xml:space="preserve">Example 208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151</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152</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5"/>
    <w:bookmarkStart w:id="656" w:name="thm-pd-operations"/>
    <w:p>
      <w:pPr>
        <w:pStyle w:val="FirstParagraph"/>
      </w:pPr>
      <w:r>
        <w:rPr>
          <w:b/>
          <w:bCs/>
        </w:rPr>
        <w:t xml:space="preserve">Theorem 118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t>
      </w:r>
    </w:p>
    <w:bookmarkStart w:id="657" w:name="exm-pd-operations"/>
    <w:p>
      <w:pPr>
        <w:pStyle w:val="FirstParagraph"/>
      </w:pPr>
      <w:r>
        <w:rPr>
          <w:b/>
          <w:bCs/>
        </w:rPr>
        <w:t xml:space="preserve">Example 209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152</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7"/>
    <w:bookmarkStart w:id="658"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8"/>
    <w:bookmarkStart w:id="659" w:name="exm-block-matrix"/>
    <w:p>
      <w:pPr>
        <w:pStyle w:val="BodyText"/>
      </w:pPr>
      <w:r>
        <w:rPr>
          <w:b/>
          <w:bCs/>
        </w:rPr>
        <w:t xml:space="preserve">Example 210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9"/>
    <w:bookmarkStart w:id="66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60"/>
    <w:bookmarkStart w:id="661" w:name="thm-pd-submatrix"/>
    <w:p>
      <w:pPr>
        <w:pStyle w:val="BodyText"/>
      </w:pPr>
      <w:r>
        <w:rPr>
          <w:b/>
          <w:bCs/>
        </w:rPr>
        <w:t xml:space="preserve">Theorem 119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6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62" w:name="exm-pd-submatrix"/>
    <w:p>
      <w:pPr>
        <w:pStyle w:val="FirstParagraph"/>
      </w:pPr>
      <w:r>
        <w:rPr>
          <w:b/>
          <w:bCs/>
        </w:rPr>
        <w:t xml:space="preserve">Example 211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has them</w:t>
      </w:r>
      <w:r>
        <w:t xml:space="preserve"> </w:t>
      </w:r>
      <w:r>
        <w:t xml:space="preserve">but is not positive definite.</w:t>
      </w:r>
    </w:p>
    <w:bookmarkEnd w:id="662"/>
    <w:bookmarkStart w:id="664" w:name="thm-block-quadratic"/>
    <w:p>
      <w:pPr>
        <w:pStyle w:val="BodyText"/>
      </w:pPr>
      <w:r>
        <w:rPr>
          <w:b/>
          <w:bCs/>
        </w:rPr>
        <w:t xml:space="preserve">Theorem 120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6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6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6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65" w:name="exm-block-quadratic"/>
    <w:p>
      <w:pPr>
        <w:pStyle w:val="BodyText"/>
      </w:pPr>
      <w:r>
        <w:rPr>
          <w:b/>
          <w:bCs/>
        </w:rPr>
        <w:t xml:space="preserve">Example 212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5"/>
    <w:bookmarkStart w:id="66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120</w:t>
        </w:r>
      </w:hyperlink>
      <w:r>
        <w:t xml:space="preserve">.</w:t>
      </w:r>
    </w:p>
    <w:bookmarkEnd w:id="666"/>
    <w:bookmarkStart w:id="667" w:name="exm-schur-complement"/>
    <w:p>
      <w:pPr>
        <w:pStyle w:val="BodyText"/>
      </w:pPr>
      <w:r>
        <w:rPr>
          <w:b/>
          <w:bCs/>
        </w:rPr>
        <w:t xml:space="preserve">Example 213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7"/>
    <w:bookmarkStart w:id="668" w:name="thm-schur-test"/>
    <w:p>
      <w:pPr>
        <w:pStyle w:val="FirstParagraph"/>
      </w:pPr>
      <w:r>
        <w:rPr>
          <w:b/>
          <w:bCs/>
        </w:rPr>
        <w:t xml:space="preserve">Theorem 121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82</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120</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119</w:t>
        </w:r>
      </w:hyperlink>
      <w:r>
        <w:t xml:space="preserve">),</w:t>
      </w:r>
      <w:r>
        <w:t xml:space="preserve"> </w:t>
      </w:r>
      <w:r>
        <w:t xml:space="preserve">and invertible (</w:t>
      </w:r>
      <w:hyperlink w:anchor="thm-pd-inverse">
        <w:r>
          <w:rPr>
            <w:rStyle w:val="Hyperlink"/>
          </w:rPr>
          <w:t xml:space="preserve">Theorem 82</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120</w:t>
        </w:r>
      </w:hyperlink>
      <w:r>
        <w:t xml:space="preserve">).</w:t>
      </w:r>
    </w:p>
    <w:bookmarkStart w:id="669" w:name="exm-schur-test"/>
    <w:p>
      <w:pPr>
        <w:pStyle w:val="BodyText"/>
      </w:pPr>
      <w:r>
        <w:rPr>
          <w:b/>
          <w:bCs/>
        </w:rPr>
        <w:t xml:space="preserve">Example 214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213</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152</w:t>
        </w:r>
      </w:hyperlink>
      <w:r>
        <w:t xml:space="preserve"> </w:t>
      </w:r>
      <w:r>
        <w:t xml:space="preserve">found directly.</w:t>
      </w:r>
    </w:p>
    <w:bookmarkEnd w:id="669"/>
    <w:bookmarkStart w:id="670" w:name="thm-cholesky"/>
    <w:p>
      <w:pPr>
        <w:pStyle w:val="FirstParagraph"/>
      </w:pPr>
      <w:r>
        <w:rPr>
          <w:b/>
          <w:bCs/>
        </w:rPr>
        <w:t xml:space="preserve">Theorem 122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7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117</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71" w:name="exm-cholesky"/>
    <w:p>
      <w:pPr>
        <w:pStyle w:val="BodyText"/>
      </w:pPr>
      <w:r>
        <w:rPr>
          <w:b/>
          <w:bCs/>
        </w:rPr>
        <w:t xml:space="preserve">Example 215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214</w:t>
        </w:r>
      </w:hyperlink>
      <w:r>
        <w:t xml:space="preserve">).</w:t>
      </w:r>
    </w:p>
    <w:bookmarkEnd w:id="671"/>
    <w:bookmarkEnd w:id="672"/>
    <w:bookmarkStart w:id="698" w:name="sec-complex-vectors-matrices"/>
    <w:p>
      <w:pPr>
        <w:pStyle w:val="Heading2"/>
      </w:pPr>
      <w:r>
        <w:t xml:space="preserve">23 Complex vectors and matrices</w:t>
      </w:r>
    </w:p>
    <w:bookmarkStart w:id="67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3">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73"/>
    <w:bookmarkStart w:id="67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74"/>
    <w:bookmarkStart w:id="675" w:name="exm-complex-vector"/>
    <w:p>
      <w:pPr>
        <w:pStyle w:val="BodyText"/>
      </w:pPr>
      <w:r>
        <w:rPr>
          <w:b/>
          <w:bCs/>
        </w:rPr>
        <w:t xml:space="preserve">Example 216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5"/>
    <w:bookmarkStart w:id="67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7"/>
    <w:bookmarkStart w:id="67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8"/>
    <w:bookmarkStart w:id="679" w:name="rem-conjugate-transpose-notation"/>
    <w:p>
      <w:pPr>
        <w:pStyle w:val="FirstParagraph"/>
      </w:pPr>
      <w:r>
        <w:rPr>
          <w:i/>
          <w:iCs/>
        </w:rPr>
        <w:t xml:space="preserve">Remark 51</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9"/>
    <w:bookmarkStart w:id="680" w:name="exm-conjugate-transpose"/>
    <w:p>
      <w:pPr>
        <w:pStyle w:val="BodyText"/>
      </w:pPr>
      <w:r>
        <w:rPr>
          <w:b/>
          <w:bCs/>
        </w:rPr>
        <w:t xml:space="preserve">Example 217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0"/>
    <w:bookmarkStart w:id="681" w:name="rem-conjugate-transpose-vector"/>
    <w:p>
      <w:pPr>
        <w:pStyle w:val="BodyText"/>
      </w:pPr>
      <w:r>
        <w:rPr>
          <w:i/>
          <w:iCs/>
        </w:rPr>
        <w:t xml:space="preserve">Remark 52</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81"/>
    <w:bookmarkStart w:id="682" w:name="thm-hermitian-adjoint-properties"/>
    <w:p>
      <w:pPr>
        <w:pStyle w:val="BodyText"/>
      </w:pPr>
      <w:r>
        <w:rPr>
          <w:b/>
          <w:bCs/>
        </w:rPr>
        <w:t xml:space="preserve">Theorem 123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8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83" w:name="thm-adjoint-inner-product"/>
    <w:p>
      <w:pPr>
        <w:pStyle w:val="BodyText"/>
      </w:pPr>
      <w:r>
        <w:rPr>
          <w:b/>
          <w:bCs/>
        </w:rPr>
        <w:t xml:space="preserve">Theorem 124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8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123</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84" w:name="rem-adjoint-name"/>
    <w:p>
      <w:pPr>
        <w:pStyle w:val="FirstParagraph"/>
      </w:pPr>
      <w:r>
        <w:rPr>
          <w:i/>
          <w:iCs/>
        </w:rPr>
        <w:t xml:space="preserve">Remark 53</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84"/>
    <w:bookmarkStart w:id="685" w:name="thm-zhz-sum-squares"/>
    <w:p>
      <w:pPr>
        <w:pStyle w:val="BodyText"/>
      </w:pPr>
      <w:r>
        <w:rPr>
          <w:b/>
          <w:bCs/>
        </w:rPr>
        <w:t xml:space="preserve">Theorem 125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85"/>
    <w:p>
      <w:pPr>
        <w:pStyle w:val="BodyText"/>
      </w:pPr>
      <w:r>
        <w:rPr>
          <w:i/>
          <w:iCs/>
        </w:rPr>
        <w:t xml:space="preserve">Proof</w:t>
      </w:r>
      <w:r>
        <w:t xml:space="preserve">. </w:t>
      </w:r>
      <w:r>
        <w:t xml:space="preserve">The last step uses the</w:t>
      </w:r>
      <w:r>
        <w:t xml:space="preserve"> </w:t>
      </w:r>
      <w:hyperlink r:id="rId68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8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8" w:name="exm-zhz-sum-squares"/>
    <w:p>
      <w:pPr>
        <w:pStyle w:val="BodyText"/>
      </w:pPr>
      <w:r>
        <w:rPr>
          <w:b/>
          <w:bCs/>
        </w:rPr>
        <w:t xml:space="preserve">Example 218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125</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8"/>
    <w:bookmarkStart w:id="689" w:name="exm-transpose-not-enough"/>
    <w:p>
      <w:pPr>
        <w:pStyle w:val="FirstParagraph"/>
      </w:pPr>
      <w:r>
        <w:rPr>
          <w:b/>
          <w:bCs/>
        </w:rPr>
        <w:t xml:space="preserve">Example 219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125</w:t>
        </w:r>
      </w:hyperlink>
      <w:r>
        <w:t xml:space="preserve"> </w:t>
      </w:r>
      <w:r>
        <w:t xml:space="preserve">guarantees.</w:t>
      </w:r>
    </w:p>
    <w:bookmarkEnd w:id="689"/>
    <w:bookmarkStart w:id="69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90"/>
    <w:bookmarkStart w:id="691" w:name="rem-hermitian-self-adjoint"/>
    <w:p>
      <w:pPr>
        <w:pStyle w:val="FirstParagraph"/>
      </w:pPr>
      <w:r>
        <w:rPr>
          <w:i/>
          <w:iCs/>
        </w:rPr>
        <w:t xml:space="preserve">Remark 54</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691"/>
    <w:bookmarkStart w:id="692" w:name="exm-hermitian-matrix"/>
    <w:p>
      <w:pPr>
        <w:pStyle w:val="BodyText"/>
      </w:pPr>
      <w:r>
        <w:rPr>
          <w:b/>
          <w:bCs/>
        </w:rPr>
        <w:t xml:space="preserve">Example 220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exm-not-hermitian"/>
    <w:p>
      <w:pPr>
        <w:pStyle w:val="BodyText"/>
      </w:pPr>
      <w:r>
        <w:rPr>
          <w:b/>
          <w:bCs/>
        </w:rPr>
        <w:t xml:space="preserve">Example 221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93"/>
    <w:bookmarkStart w:id="69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94"/>
    <w:bookmarkStart w:id="695" w:name="rem-skew-hermitian-diagonal"/>
    <w:p>
      <w:pPr>
        <w:pStyle w:val="FirstParagraph"/>
      </w:pPr>
      <w:r>
        <w:rPr>
          <w:i/>
          <w:iCs/>
        </w:rPr>
        <w:t xml:space="preserve">Remark 55</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5"/>
    <w:bookmarkStart w:id="696" w:name="exm-skew-hermitian-matrix"/>
    <w:p>
      <w:pPr>
        <w:pStyle w:val="BodyText"/>
      </w:pPr>
      <w:r>
        <w:rPr>
          <w:b/>
          <w:bCs/>
        </w:rPr>
        <w:t xml:space="preserve">Example 222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6"/>
    <w:bookmarkStart w:id="697" w:name="X4e376dfe4195dd67571b7cde9ab8c2999dabc4a"/>
    <w:p>
      <w:pPr>
        <w:pStyle w:val="BodyText"/>
      </w:pPr>
      <w:r>
        <w:rPr>
          <w:b/>
          <w:bCs/>
        </w:rPr>
        <w:t xml:space="preserve">Theorem 126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8"/>
    <w:bookmarkStart w:id="702"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0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01">
        <w:r>
          <w:rPr>
            <w:rStyle w:val="Hyperlink"/>
          </w:rPr>
          <w:t xml:space="preserve">diagonalization</w:t>
        </w:r>
      </w:hyperlink>
      <w:r>
        <w:t xml:space="preserve"> </w:t>
      </w:r>
      <w:r>
        <w:t xml:space="preserve">of a covariance matrix.</w:t>
      </w:r>
    </w:p>
    <w:p>
      <w:pPr>
        <w:pStyle w:val="Compact"/>
        <w:numPr>
          <w:ilvl w:val="0"/>
          <w:numId w:val="1114"/>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02"/>
    <w:bookmarkStart w:id="745" w:name="references"/>
    <w:p>
      <w:pPr>
        <w:pStyle w:val="Heading2"/>
      </w:pPr>
      <w:r>
        <w:t xml:space="preserve">References</w:t>
      </w:r>
    </w:p>
    <w:bookmarkStart w:id="744" w:name="refs"/>
    <w:bookmarkStart w:id="704"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703">
        <w:r>
          <w:rPr>
            <w:rStyle w:val="Hyperlink"/>
          </w:rPr>
          <w:t xml:space="preserve">https://doi.org/10.1007/978-3-031-41026-0</w:t>
        </w:r>
      </w:hyperlink>
      <w:r>
        <w:t xml:space="preserve">.</w:t>
      </w:r>
    </w:p>
    <w:bookmarkEnd w:id="704"/>
    <w:bookmarkStart w:id="706"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5">
        <w:r>
          <w:rPr>
            <w:rStyle w:val="Hyperlink"/>
          </w:rPr>
          <w:t xml:space="preserve">https://www.routledge.com/Linear-Algebra-and-Matrix-Analysis-for-Statistics/Banerjee-Roy/p/book/9781420095388</w:t>
        </w:r>
      </w:hyperlink>
      <w:r>
        <w:t xml:space="preserve">.</w:t>
      </w:r>
    </w:p>
    <w:bookmarkEnd w:id="706"/>
    <w:bookmarkStart w:id="708"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7">
        <w:r>
          <w:rPr>
            <w:rStyle w:val="Hyperlink"/>
          </w:rPr>
          <w:t xml:space="preserve">https://doi.org/10.1017/9781108583664</w:t>
        </w:r>
      </w:hyperlink>
      <w:r>
        <w:t xml:space="preserve">.</w:t>
      </w:r>
    </w:p>
    <w:bookmarkEnd w:id="708"/>
    <w:bookmarkStart w:id="71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9">
        <w:r>
          <w:rPr>
            <w:rStyle w:val="Hyperlink"/>
          </w:rPr>
          <w:t xml:space="preserve">https://doi.org/10.1201/9781315182780</w:t>
        </w:r>
      </w:hyperlink>
      <w:r>
        <w:t xml:space="preserve">.</w:t>
      </w:r>
    </w:p>
    <w:bookmarkEnd w:id="710"/>
    <w:bookmarkStart w:id="712"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11">
        <w:r>
          <w:rPr>
            <w:rStyle w:val="Hyperlink"/>
          </w:rPr>
          <w:t xml:space="preserve">https://doi.org/10.1201/9781315370200</w:t>
        </w:r>
      </w:hyperlink>
      <w:r>
        <w:t xml:space="preserve">.</w:t>
      </w:r>
    </w:p>
    <w:bookmarkEnd w:id="712"/>
    <w:bookmarkStart w:id="714"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13">
        <w:r>
          <w:rPr>
            <w:rStyle w:val="Hyperlink"/>
          </w:rPr>
          <w:t xml:space="preserve">https://www.deeplearningbook.org/</w:t>
        </w:r>
      </w:hyperlink>
      <w:r>
        <w:t xml:space="preserve">.</w:t>
      </w:r>
    </w:p>
    <w:bookmarkEnd w:id="714"/>
    <w:bookmarkStart w:id="716"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5">
        <w:r>
          <w:rPr>
            <w:rStyle w:val="Hyperlink"/>
          </w:rPr>
          <w:t xml:space="preserve">https://facultyweb.cs.wwu.edu/~hutchib2/video_lectures/data371/</w:t>
        </w:r>
      </w:hyperlink>
      <w:r>
        <w:t xml:space="preserve">.</w:t>
      </w:r>
    </w:p>
    <w:bookmarkEnd w:id="716"/>
    <w:bookmarkStart w:id="718"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7">
        <w:r>
          <w:rPr>
            <w:rStyle w:val="Hyperlink"/>
          </w:rPr>
          <w:t xml:space="preserve">www.mosaic-web.org</w:t>
        </w:r>
      </w:hyperlink>
      <w:r>
        <w:t xml:space="preserve">.</w:t>
      </w:r>
    </w:p>
    <w:bookmarkEnd w:id="718"/>
    <w:bookmarkStart w:id="720"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9">
        <w:r>
          <w:rPr>
            <w:rStyle w:val="Hyperlink"/>
          </w:rPr>
          <w:t xml:space="preserve">https://www2.imm.dtu.dk/pubdb/edoc/imm3274.pdf</w:t>
        </w:r>
      </w:hyperlink>
      <w:r>
        <w:t xml:space="preserve">.</w:t>
      </w:r>
    </w:p>
    <w:bookmarkEnd w:id="720"/>
    <w:bookmarkStart w:id="721"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21"/>
    <w:bookmarkStart w:id="723"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22">
        <w:r>
          <w:rPr>
            <w:rStyle w:val="Hyperlink"/>
          </w:rPr>
          <w:t xml:space="preserve">https://web.stanford.edu/class/ee278/lectures.html</w:t>
        </w:r>
      </w:hyperlink>
      <w:r>
        <w:t xml:space="preserve">.</w:t>
      </w:r>
    </w:p>
    <w:bookmarkEnd w:id="723"/>
    <w:bookmarkStart w:id="72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24">
        <w:r>
          <w:rPr>
            <w:rStyle w:val="Hyperlink"/>
          </w:rPr>
          <w:t xml:space="preserve">https://math.mit.edu/~gs/linearalgebra/</w:t>
        </w:r>
      </w:hyperlink>
      <w:r>
        <w:t xml:space="preserve">.</w:t>
      </w:r>
    </w:p>
    <w:bookmarkEnd w:id="725"/>
    <w:bookmarkStart w:id="72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6">
        <w:r>
          <w:rPr>
            <w:rStyle w:val="Hyperlink"/>
          </w:rPr>
          <w:t xml:space="preserve">https://ucla-biostat-216.github.io/2024fall/slides/10-eig/10-eig.html</w:t>
        </w:r>
      </w:hyperlink>
      <w:r>
        <w:t xml:space="preserve">.</w:t>
      </w:r>
    </w:p>
    <w:bookmarkEnd w:id="727"/>
    <w:bookmarkStart w:id="72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8">
        <w:r>
          <w:rPr>
            <w:rStyle w:val="Hyperlink"/>
          </w:rPr>
          <w:t xml:space="preserve">https://ucla-biostat-216.github.io/2024fall/slides/08-ls/08-ls.html</w:t>
        </w:r>
      </w:hyperlink>
      <w:r>
        <w:t xml:space="preserve">.</w:t>
      </w:r>
    </w:p>
    <w:bookmarkEnd w:id="729"/>
    <w:bookmarkStart w:id="73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30">
        <w:r>
          <w:rPr>
            <w:rStyle w:val="Hyperlink"/>
          </w:rPr>
          <w:t xml:space="preserve">https://ucla-biostat-216.github.io/2024fall/slides/07-matinv/07-matinv.html</w:t>
        </w:r>
      </w:hyperlink>
      <w:r>
        <w:t xml:space="preserve">.</w:t>
      </w:r>
    </w:p>
    <w:bookmarkEnd w:id="731"/>
    <w:bookmarkStart w:id="73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32">
        <w:r>
          <w:rPr>
            <w:rStyle w:val="Hyperlink"/>
          </w:rPr>
          <w:t xml:space="preserve">https://ucla-biostat-216.github.io/2024fall/slides/03-matrix/03-matrix.html</w:t>
        </w:r>
      </w:hyperlink>
      <w:r>
        <w:t xml:space="preserve">.</w:t>
      </w:r>
    </w:p>
    <w:bookmarkEnd w:id="733"/>
    <w:bookmarkStart w:id="73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34">
        <w:r>
          <w:rPr>
            <w:rStyle w:val="Hyperlink"/>
          </w:rPr>
          <w:t xml:space="preserve">https://ucla-biostat-216.github.io/2024fall/slides/06-orthproj/06-orthproj.html</w:t>
        </w:r>
      </w:hyperlink>
      <w:r>
        <w:t xml:space="preserve">.</w:t>
      </w:r>
    </w:p>
    <w:bookmarkEnd w:id="735"/>
    <w:bookmarkStart w:id="73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6">
        <w:r>
          <w:rPr>
            <w:rStyle w:val="Hyperlink"/>
          </w:rPr>
          <w:t xml:space="preserve">https://ucla-biostat-216.github.io/2024fall/slides/05-rank/05-rank.html</w:t>
        </w:r>
      </w:hyperlink>
      <w:r>
        <w:t xml:space="preserve">.</w:t>
      </w:r>
    </w:p>
    <w:bookmarkEnd w:id="737"/>
    <w:bookmarkStart w:id="73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8">
        <w:r>
          <w:rPr>
            <w:rStyle w:val="Hyperlink"/>
          </w:rPr>
          <w:t xml:space="preserve">https://ucla-biostat-216.github.io/2024fall/slides/11-pd/11-pd.html</w:t>
        </w:r>
      </w:hyperlink>
      <w:r>
        <w:t xml:space="preserve">.</w:t>
      </w:r>
    </w:p>
    <w:bookmarkEnd w:id="739"/>
    <w:bookmarkStart w:id="74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40">
        <w:r>
          <w:rPr>
            <w:rStyle w:val="Hyperlink"/>
          </w:rPr>
          <w:t xml:space="preserve">https://ucla-biostat-216.github.io/2024fall/slides/04-vecsp/04-vecsp.html</w:t>
        </w:r>
      </w:hyperlink>
      <w:r>
        <w:t xml:space="preserve">.</w:t>
      </w:r>
    </w:p>
    <w:bookmarkEnd w:id="741"/>
    <w:bookmarkStart w:id="74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42">
        <w:r>
          <w:rPr>
            <w:rStyle w:val="Hyperlink"/>
          </w:rPr>
          <w:t xml:space="preserve">https://ucla-biostat-216.github.io/2024fall/slides/02-vector/02-vector.html</w:t>
        </w:r>
      </w:hyperlink>
      <w:r>
        <w:t xml:space="preserve">.</w:t>
      </w:r>
    </w:p>
    <w:bookmarkEnd w:id="743"/>
    <w:bookmarkEnd w:id="744"/>
    <w:bookmarkEnd w:id="7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2026-10-17T13:08:24Z</dcterms:created>
  <dcterms:modified xsi:type="dcterms:W3CDTF">2026-10-17T13:08:24Z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05:12:24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