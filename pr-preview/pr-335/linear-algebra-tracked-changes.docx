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10:58:47 (PDT)</w:delText>
        </w:r>
      </w:del>
    </w:p>
    <w:p>
      <w:pPr>
        <w:pStyle w:val="Date"/>
      </w:pPr>
      <w:ins w:id="2" w:author="PR Preview" w:date="2026-01-01T00:00:00Z">
        <w:r>
          <w:t xml:space="preserve">Last modified: 2026-10-16 16:23:18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2026-10-17T00:06:20Z</dcterms:created>
  <dcterms:modified xsi:type="dcterms:W3CDTF">2026-10-17T00:06:20Z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