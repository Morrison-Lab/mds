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2026-10-12 01:27:56 (PDT)</w:delText>
        </w:r>
      </w:del>
    </w:p>
    <w:p>
      <w:pPr>
        <w:pStyle w:val="Date"/>
      </w:pPr>
      <w:ins w:id="2" w:author="PR Preview" w:date="2026-01-01T00:00:00Z">
        <w:r>
          <w:t xml:space="preserve">Last modified: 2026-10-12 17:30:08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2026-10-13T01:02:10Z</dcterms:created>
  <dcterms:modified xsi:type="dcterms:W3CDTF">2026-10-13T01:02:10Z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17:30:08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