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del w:id="3" w:author="PR Preview" w:date="2026-01-01T00:00:00Z">
        <w:r>
          <w:delText xml:space="preserve">Cheng (2025)</w:delText>
        </w:r>
      </w:del>
    </w:p>
    <w:p>
      <w:pPr>
        <w:pStyle w:val="FirstParagraph"/>
      </w:pPr>
      <w:ins w:id="4" w:author="PR Preview" w:date="2026-01-01T00:00:00Z">
        <w:r>
          <w:t xml:space="preserve">Cheng [1]</w:t>
        </w:r>
      </w:ins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del w:id="5" w:author="PR Preview" w:date="2026-01-01T00:00:00Z">
        <w:r>
          <w:delText xml:space="preserve">Cheng, Eugenia. 2025.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“Opinion | How Math Turned Me from a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D.E.I.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Skeptic to a Supporter.”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rPr>
            <w:i/>
            <w:iCs/>
          </w:rPr>
          <w:delText xml:space="preserve">The New York Times</w:delText>
        </w:r>
      </w:del>
      <w:del w:id="14" w:author="PR Preview" w:date="2026-01-01T00:00:00Z">
        <w:r>
          <w:delText xml:space="preserve">.</w:delText>
        </w:r>
      </w:del>
      <w:del w:id="15" w:author="PR Preview" w:date="2026-01-01T00:00:00Z">
        <w:r>
          <w:delText xml:space="preserve"> </w:delText>
        </w:r>
      </w:del>
      <w:hyperlink r:id="rId40">
        <w:del w:id="16" w:author="PR Preview" w:date="2026-01-01T00:00:00Z">
          <w:r>
            <w:rPr>
              <w:rStyle w:val="Hyperlink"/>
            </w:rPr>
            <w:delText xml:space="preserve">https://www.nytimes.com/2025/09/05/opinion/math-dei.html</w:delText>
          </w:r>
        </w:del>
      </w:hyperlink>
      <w:del w:id="17" w:author="PR Preview" w:date="2026-01-01T00:00:00Z">
        <w:r>
          <w:delText xml:space="preserve">.</w:delText>
        </w:r>
      </w:del>
    </w:p>
    <w:p>
      <w:pPr>
        <w:pStyle w:val="Bibliography"/>
      </w:pPr>
      <w:ins w:id="18" w:author="PR Preview" w:date="2026-01-01T00:00:00Z">
        <w:r>
          <w:t xml:space="preserve">[1]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	</w:t>
        </w:r>
      </w:ins>
      <w:ins w:id="21" w:author="PR Preview" w:date="2026-01-01T00:00:00Z">
        <w:r>
          <w:t xml:space="preserve">E. Cheng,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“Opinion | how math turned me from a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D.E.I.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Skeptic to a supporter,”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rPr>
            <w:i/>
            <w:iCs/>
          </w:rPr>
          <w:t xml:space="preserve">The New York Times</w:t>
        </w:r>
      </w:ins>
      <w:ins w:id="30" w:author="PR Preview" w:date="2026-01-01T00:00:00Z">
        <w:r>
          <w:t xml:space="preserve">, 2025, Accessed: Sep. 05, 2025. [Online]. Available:</w:t>
        </w:r>
      </w:ins>
      <w:ins w:id="31" w:author="PR Preview" w:date="2026-01-01T00:00:00Z">
        <w:r>
          <w:t xml:space="preserve"> </w:t>
        </w:r>
      </w:ins>
      <w:hyperlink r:id="rId40">
        <w:ins w:id="32" w:author="PR Preview" w:date="2026-01-01T00:00:00Z">
          <w:r>
            <w:rPr>
              <w:rStyle w:val="Hyperlink"/>
            </w:rPr>
            <w:t xml:space="preserve">https://www.nytimes.com/2025/09/05/opinion/math-dei.html</w:t>
          </w:r>
        </w:ins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2026-10-18T08:35:57Z</dcterms:created>
  <dcterms:modified xsi:type="dcterms:W3CDTF">2026-10-18T08:35:57Z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