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85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(Column vector)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column vector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(Wikipedia contributors 2026e)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of length</w:delText>
        </w:r>
      </w:del>
      <w:del w:id="12" w:author="PR Preview" w:date="2026-01-01T00:00:00Z">
        <w:r>
          <w:delText xml:space="preserve"> </w:delText>
        </w:r>
      </w:del>
      <m:oMath>
        <m:r>
          <m:t>p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an ordered list of</w:delText>
        </w:r>
      </w:del>
      <w:del w:id="15" w:author="PR Preview" w:date="2026-01-01T00:00:00Z">
        <w:r>
          <w:delText xml:space="preserve"> </w:delText>
        </w:r>
      </w:del>
      <m:oMath>
        <m:r>
          <m:t>p</m:t>
        </m:r>
      </m:oMath>
      <w:del w:id="16" w:author="PR Preview" w:date="2026-01-01T00:00:00Z">
        <w:r>
          <w:delText xml:space="preserve"> </w:delText>
        </w:r>
      </w:del>
      <w:hyperlink r:id="rId11">
        <w:del w:id="17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written vertically as a</w:delText>
        </w:r>
      </w:del>
      <w:del w:id="2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array:</w:delText>
        </w:r>
      </w:del>
    </w:p>
    <w:p>
      <w:pPr>
        <w:pStyle w:val="FirstParagraph"/>
      </w:pPr>
      <w:ins w:id="24" w:author="PR Preview" w:date="2026-01-01T00:00:00Z">
        <w:r>
          <w:rPr>
            <w:b/>
            <w:bCs/>
          </w:rPr>
          <w:t xml:space="preserve">Definition 1 (Column vector)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column vector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[1]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 length</w:t>
        </w:r>
      </w:ins>
      <w:ins w:id="33" w:author="PR Preview" w:date="2026-01-01T00:00:00Z">
        <w:r>
          <w:t xml:space="preserve"> </w:t>
        </w:r>
      </w:ins>
      <m:oMath>
        <m:r>
          <m:t>p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is an ordered list of</w:t>
        </w:r>
      </w:ins>
      <w:ins w:id="36" w:author="PR Preview" w:date="2026-01-01T00:00:00Z">
        <w:r>
          <w:t xml:space="preserve"> </w:t>
        </w:r>
      </w:ins>
      <m:oMath>
        <m:r>
          <m:t>p</m:t>
        </m:r>
      </m:oMath>
      <w:ins w:id="37" w:author="PR Preview" w:date="2026-01-01T00:00:00Z">
        <w:r>
          <w:t xml:space="preserve"> </w:t>
        </w:r>
      </w:ins>
      <w:hyperlink r:id="rId11">
        <w:ins w:id="38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written vertically as a</w:t>
        </w:r>
      </w:ins>
      <w:ins w:id="4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array:</w:t>
        </w:r>
      </w:ins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del w:id="45" w:author="PR Preview" w:date="2026-01-01T00:00:00Z">
        <w:r>
          <w:rPr>
            <w:b/>
            <w:bCs/>
          </w:rPr>
          <w:delText xml:space="preserve">Definition 3 (Scalar)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In linear algebra, a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rPr>
            <w:b/>
            <w:bCs/>
          </w:rPr>
          <w:delText xml:space="preserve">scalar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(Wikipedia contributors 2026f)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 a single</w:delText>
        </w:r>
      </w:del>
      <w:del w:id="54" w:author="PR Preview" w:date="2026-01-01T00:00:00Z">
        <w:r>
          <w:delText xml:space="preserve"> </w:delText>
        </w:r>
      </w:del>
      <w:hyperlink r:id="rId11">
        <w:del w:id="55" w:author="PR Preview" w:date="2026-01-01T00:00:00Z">
          <w:r>
            <w:rPr>
              <w:rStyle w:val="Hyperlink"/>
            </w:rPr>
            <w:delText xml:space="preserve">real number</w:delText>
          </w:r>
        </w:del>
      </w:hyperlink>
      <w:del w:id="56" w:author="PR Preview" w:date="2026-01-01T00:00:00Z">
        <w:r>
          <w:delText xml:space="preserve">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as opposed to a vector or a matrix, which holds several numbers.</w:delText>
        </w:r>
      </w:del>
    </w:p>
    <w:p>
      <w:pPr>
        <w:pStyle w:val="BodyText"/>
      </w:pPr>
      <w:ins w:id="59" w:author="PR Preview" w:date="2026-01-01T00:00:00Z">
        <w:r>
          <w:rPr>
            <w:b/>
            <w:bCs/>
          </w:rPr>
          <w:t xml:space="preserve">Definition 3 (Scalar)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In linear algebra, a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scalar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[2]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a single</w:t>
        </w:r>
      </w:ins>
      <w:ins w:id="68" w:author="PR Preview" w:date="2026-01-01T00:00:00Z">
        <w:r>
          <w:t xml:space="preserve"> </w:t>
        </w:r>
      </w:ins>
      <w:hyperlink r:id="rId11">
        <w:ins w:id="69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as opposed to a vector or a matrix, which holds several numbers.</w:t>
        </w:r>
      </w:ins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del w:id="73" w:author="PR Preview" w:date="2026-01-01T00:00:00Z">
        <w:r>
          <w:delText xml:space="preserve">Dobson and Barnett (2018)</w:delText>
        </w:r>
      </w:del>
      <w:del w:id="74" w:author="PR Preview" w:date="2026-01-01T00:00:00Z">
        <w:r>
          <w:delText xml:space="preserve">, Section 1.3 (equation 1.1, page 7)</w:delText>
        </w:r>
      </w:del>
    </w:p>
    <w:p>
      <w:pPr>
        <w:numPr>
          <w:ilvl w:val="0"/>
          <w:numId w:val="1003"/>
        </w:numPr>
      </w:pPr>
      <w:del w:id="75" w:author="PR Preview" w:date="2026-01-01T00:00:00Z">
        <w:r>
          <w:delText xml:space="preserve">Kaplan (2022)</w:delText>
        </w:r>
      </w:del>
      <w:del w:id="76" w:author="PR Preview" w:date="2026-01-01T00:00:00Z">
        <w:r>
          <w:delText xml:space="preserve">, chapter on vectors</w:delText>
        </w:r>
      </w:del>
      <w:del w:id="77" w:author="PR Preview" w:date="2026-01-01T00:00:00Z">
        <w:r>
          <w:delText xml:space="preserve"> </w:delText>
        </w:r>
      </w:del>
    </w:p>
    <w:p>
      <w:pPr>
        <w:numPr>
          <w:ilvl w:val="0"/>
          <w:numId w:val="1003"/>
        </w:numPr>
      </w:pPr>
      <w:ins w:id="78" w:author="PR Preview" w:date="2026-01-01T00:00:00Z">
        <w:r>
          <w:t xml:space="preserve">Dobson and Barnett [3]</w:t>
        </w:r>
      </w:ins>
      <w:ins w:id="79" w:author="PR Preview" w:date="2026-01-01T00:00:00Z">
        <w:r>
          <w:t xml:space="preserve">, Section 1.3 (equation 1.1, page 7)</w:t>
        </w:r>
      </w:ins>
    </w:p>
    <w:p>
      <w:pPr>
        <w:numPr>
          <w:ilvl w:val="0"/>
          <w:numId w:val="1003"/>
        </w:numPr>
      </w:pPr>
      <w:ins w:id="80" w:author="PR Preview" w:date="2026-01-01T00:00:00Z">
        <w:r>
          <w:t xml:space="preserve">Kaplan [4]</w:t>
        </w:r>
      </w:ins>
      <w:ins w:id="81" w:author="PR Preview" w:date="2026-01-01T00:00:00Z">
        <w:r>
          <w:t xml:space="preserve">, chapter on vectors</w:t>
        </w:r>
      </w:ins>
      <w:ins w:id="82" w:author="PR Preview" w:date="2026-01-01T00:00:00Z">
        <w:r>
          <w:t xml:space="preserve"> </w:t>
        </w:r>
      </w:ins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del w:id="83" w:author="PR Preview" w:date="2026-01-01T00:00:00Z">
        <w:r>
          <w:rPr>
            <w:b/>
            <w:bCs/>
          </w:rPr>
          <w:delText xml:space="preserve">Definition 12 (Mean (average, sample mean))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The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rPr>
            <w:b/>
            <w:bCs/>
          </w:rPr>
          <w:delText xml:space="preserve">mean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(Wikipedia contributors 2026a)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(or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b/>
            <w:bCs/>
          </w:rPr>
          <w:delText xml:space="preserve">average</w:delText>
        </w:r>
      </w:del>
      <w:del w:id="94" w:author="PR Preview" w:date="2026-01-01T00:00:00Z">
        <w:r>
          <w:delText xml:space="preserve">) of</w:delText>
        </w:r>
      </w:del>
      <w:del w:id="95" w:author="PR Preview" w:date="2026-01-01T00:00:00Z">
        <w:r>
          <w:delText xml:space="preserve"> </w:delText>
        </w:r>
      </w:del>
      <m:oMath>
        <m:r>
          <m:t>n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numbers</w:delText>
        </w:r>
      </w:del>
      <w:del w:id="9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is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their</w:delText>
        </w:r>
      </w:del>
      <w:del w:id="103" w:author="PR Preview" w:date="2026-01-01T00:00:00Z">
        <w:r>
          <w:delText xml:space="preserve"> </w:delText>
        </w:r>
      </w:del>
      <w:hyperlink r:id="rId45">
        <w:del w:id="104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divided by how many there are:</w:delText>
        </w:r>
      </w:del>
    </w:p>
    <w:p>
      <w:pPr>
        <w:pStyle w:val="FirstParagraph"/>
      </w:pPr>
      <w:ins w:id="107" w:author="PR Preview" w:date="2026-01-01T00:00:00Z">
        <w:r>
          <w:rPr>
            <w:b/>
            <w:bCs/>
          </w:rPr>
          <w:t xml:space="preserve">Definition 12 (Mean (average, sample mean))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b/>
            <w:bCs/>
          </w:rPr>
          <w:t xml:space="preserve">mean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[5]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(or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rPr>
            <w:b/>
            <w:bCs/>
          </w:rPr>
          <w:t xml:space="preserve">average</w:t>
        </w:r>
      </w:ins>
      <w:ins w:id="118" w:author="PR Preview" w:date="2026-01-01T00:00:00Z">
        <w:r>
          <w:t xml:space="preserve">) of</w:t>
        </w:r>
      </w:ins>
      <w:ins w:id="119" w:author="PR Preview" w:date="2026-01-01T00:00:00Z">
        <w:r>
          <w:t xml:space="preserve"> </w:t>
        </w:r>
      </w:ins>
      <m:oMath>
        <m:r>
          <m:t>n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numbers</w:t>
        </w:r>
      </w:ins>
      <w:ins w:id="12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their</w:t>
        </w:r>
      </w:ins>
      <w:ins w:id="127" w:author="PR Preview" w:date="2026-01-01T00:00:00Z">
        <w:r>
          <w:t xml:space="preserve"> </w:t>
        </w:r>
      </w:ins>
      <w:hyperlink r:id="rId45">
        <w:ins w:id="128" w:author="PR Preview" w:date="2026-01-01T00:00:00Z">
          <w:r>
            <w:rPr>
              <w:rStyle w:val="Hyperlink"/>
            </w:rPr>
            <w:t xml:space="preserve">sum</w:t>
          </w:r>
        </w:ins>
      </w:hyperlink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divided by how many there are: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del w:id="131" w:author="PR Preview" w:date="2026-01-01T00:00:00Z">
        <w:r>
          <w:rPr>
            <w:b/>
            <w:bCs/>
          </w:rPr>
          <w:delText xml:space="preserve">Definition 14 (Indicator vector (standard basis vector))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The</w:delText>
        </w:r>
      </w:del>
      <w:del w:id="134" w:author="PR Preview" w:date="2026-01-01T00:00:00Z">
        <w:r>
          <w:delText xml:space="preserve"> </w:delText>
        </w:r>
      </w:del>
      <m:oMath>
        <m:r>
          <m:t>j</m:t>
        </m:r>
      </m:oMath>
      <w:del w:id="135" w:author="PR Preview" w:date="2026-01-01T00:00:00Z">
        <w:r>
          <w:delText xml:space="preserve">-th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rPr>
            <w:b/>
            <w:bCs/>
          </w:rPr>
          <w:delText xml:space="preserve">indicator vector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(or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rPr>
            <w:b/>
            <w:bCs/>
          </w:rPr>
          <w:delText xml:space="preserve">standard basis vector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(Wikipedia contributors 2026g)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)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$\mathord{\smash[b]{\underset{\raise.3ex\hbox{$\scriptstyle\sim$}}{e}}\vphantom{e}}_j$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of length</w:delText>
        </w:r>
      </w:del>
      <w:del w:id="150" w:author="PR Preview" w:date="2026-01-01T00:00:00Z">
        <w:r>
          <w:delText xml:space="preserve"> </w:delText>
        </w:r>
      </w:del>
      <m:oMath>
        <m:r>
          <m:t>p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has a</w:delText>
        </w:r>
      </w:del>
      <w:del w:id="153" w:author="PR Preview" w:date="2026-01-01T00:00:00Z">
        <w:r>
          <w:delText xml:space="preserve"> </w:delText>
        </w:r>
      </w:del>
      <m:oMath>
        <m:r>
          <m:t>1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in position</w:delText>
        </w:r>
      </w:del>
      <w:del w:id="156" w:author="PR Preview" w:date="2026-01-01T00:00:00Z">
        <w:r>
          <w:delText xml:space="preserve"> </w:delText>
        </w:r>
      </w:del>
      <m:oMath>
        <m:r>
          <m:t>j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and</w:delText>
        </w:r>
      </w:del>
      <w:del w:id="159" w:author="PR Preview" w:date="2026-01-01T00:00:00Z">
        <w:r>
          <w:delText xml:space="preserve"> </w:delText>
        </w:r>
      </w:del>
      <m:oMath>
        <m:r>
          <m:t>0</m:t>
        </m:r>
      </m:oMath>
      <w:del w:id="160" w:author="PR Preview" w:date="2026-01-01T00:00:00Z">
        <w:r>
          <w:delText xml:space="preserve">s elsewhere:</w:delText>
        </w:r>
      </w:del>
    </w:p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Definition 14 (Indicator vector (standard basis vector))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The</w:t>
        </w:r>
      </w:ins>
      <w:ins w:id="164" w:author="PR Preview" w:date="2026-01-01T00:00:00Z">
        <w:r>
          <w:t xml:space="preserve"> </w:t>
        </w:r>
      </w:ins>
      <m:oMath>
        <m:r>
          <m:t>j</m:t>
        </m:r>
      </m:oMath>
      <w:ins w:id="165" w:author="PR Preview" w:date="2026-01-01T00:00:00Z">
        <w:r>
          <w:t xml:space="preserve">-th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rPr>
            <w:b/>
            <w:bCs/>
          </w:rPr>
          <w:t xml:space="preserve">indicator vector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(or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rPr>
            <w:b/>
            <w:bCs/>
          </w:rPr>
          <w:t xml:space="preserve">standard basis vector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[6]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)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$\mathord{\smash[b]{\underset{\raise.3ex\hbox{$\scriptstyle\sim$}}{e}}\vphantom{e}}_j$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of length</w:t>
        </w:r>
      </w:ins>
      <w:ins w:id="180" w:author="PR Preview" w:date="2026-01-01T00:00:00Z">
        <w:r>
          <w:t xml:space="preserve"> </w:t>
        </w:r>
      </w:ins>
      <m:oMath>
        <m:r>
          <m:t>p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has a</w:t>
        </w:r>
      </w:ins>
      <w:ins w:id="183" w:author="PR Preview" w:date="2026-01-01T00:00:00Z">
        <w:r>
          <w:t xml:space="preserve"> </w:t>
        </w:r>
      </w:ins>
      <m:oMath>
        <m:r>
          <m:t>1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in position</w:t>
        </w:r>
      </w:ins>
      <w:ins w:id="186" w:author="PR Preview" w:date="2026-01-01T00:00:00Z">
        <w:r>
          <w:t xml:space="preserve"> </w:t>
        </w:r>
      </w:ins>
      <m:oMath>
        <m:r>
          <m:t>j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t>0</m:t>
        </m:r>
      </m:oMath>
      <w:ins w:id="190" w:author="PR Preview" w:date="2026-01-01T00:00:00Z">
        <w:r>
          <w:t xml:space="preserve">s elsewhere:</w:t>
        </w:r>
      </w:ins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84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del w:id="191" w:author="PR Preview" w:date="2026-01-01T00:00:00Z">
        <w:r>
          <w:rPr>
            <w:b/>
            <w:bCs/>
          </w:rPr>
          <w:delText xml:space="preserve">Definition 15 (Orthogonal vectors)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Two vectors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$\mathord{\smash[b]{\underset{\raise.3ex\hbox{$\scriptstyle\sim$}}{x}}\vphantom{x}}$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$\mathord{\smash[b]{\underset{\raise.3ex\hbox{$\scriptstyle\sim$}}{y}}\vphantom{y}}$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of the same length are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rPr>
            <w:b/>
            <w:bCs/>
          </w:rPr>
          <w:delText xml:space="preserve">orthogonal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(Wikipedia contributors 2026d)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(written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$\mathord{\smash[b]{\underset{\raise.3ex\hbox{$\scriptstyle\sim$}}{x}}\vphantom{x}}\perp \mathord{\smash[b]{\underset{\raise.3ex\hbox{$\scriptstyle\sim$}}{y}}\vphantom{y}}$</w:delText>
        </w:r>
      </w:del>
      <w:del w:id="210" w:author="PR Preview" w:date="2026-01-01T00:00:00Z">
        <w:r>
          <w:delText xml:space="preserve">) if their dot product (</w:delText>
        </w:r>
      </w:del>
      <w:hyperlink w:anchor="def-dot-product">
        <w:del w:id="21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12" w:author="PR Preview" w:date="2026-01-01T00:00:00Z">
        <w:r>
          <w:delText xml:space="preserve">) is zero:</w:delText>
        </w:r>
      </w:del>
    </w:p>
    <w:p>
      <w:pPr>
        <w:pStyle w:val="FirstParagraph"/>
      </w:pPr>
      <w:ins w:id="213" w:author="PR Preview" w:date="2026-01-01T00:00:00Z">
        <w:r>
          <w:rPr>
            <w:b/>
            <w:bCs/>
          </w:rPr>
          <w:t xml:space="preserve">Definition 15 (Orthogonal vectors)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Two vectors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$\mathord{\smash[b]{\underset{\raise.3ex\hbox{$\scriptstyle\sim$}}{x}}\vphantom{x}}$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and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$\mathord{\smash[b]{\underset{\raise.3ex\hbox{$\scriptstyle\sim$}}{y}}\vphantom{y}}$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of the same length are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orthogonal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[7]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(written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$\mathord{\smash[b]{\underset{\raise.3ex\hbox{$\scriptstyle\sim$}}{x}}\vphantom{x}}\perp \mathord{\smash[b]{\underset{\raise.3ex\hbox{$\scriptstyle\sim$}}{y}}\vphantom{y}}$</w:t>
        </w:r>
      </w:ins>
      <w:ins w:id="232" w:author="PR Preview" w:date="2026-01-01T00:00:00Z">
        <w:r>
          <w:t xml:space="preserve">) if their dot product (</w:t>
        </w:r>
      </w:ins>
      <w:hyperlink w:anchor="def-dot-product">
        <w:ins w:id="23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34" w:author="PR Preview" w:date="2026-01-01T00:00:00Z">
        <w:r>
          <w:t xml:space="preserve">) is zero:</w:t>
        </w:r>
      </w:ins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del w:id="235" w:author="PR Preview" w:date="2026-01-01T00:00:00Z">
        <w:r>
          <w:rPr>
            <w:b/>
            <w:bCs/>
          </w:rPr>
          <w:delText xml:space="preserve">Definition 16 (Euclidean norm (length,</w:delText>
        </w:r>
      </w:del>
      <w:del w:id="236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237" w:author="PR Preview" w:date="2026-01-01T00:00:00Z">
        <w:r>
          <w:rPr>
            <w:b/>
            <w:bCs/>
          </w:rPr>
          <w:delText xml:space="preserve"> </w:delText>
        </w:r>
      </w:del>
      <w:del w:id="238" w:author="PR Preview" w:date="2026-01-01T00:00:00Z">
        <w:r>
          <w:rPr>
            <w:b/>
            <w:bCs/>
          </w:rPr>
          <w:delText xml:space="preserve">norm))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The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rPr>
            <w:b/>
            <w:bCs/>
          </w:rPr>
          <w:delText xml:space="preserve">Euclidean norm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(Wikipedia contributors 2026c)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(or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rPr>
            <w:b/>
            <w:bCs/>
          </w:rPr>
          <w:delText xml:space="preserve">length</w:delText>
        </w:r>
      </w:del>
      <w:del w:id="249" w:author="PR Preview" w:date="2026-01-01T00:00:00Z">
        <w:r>
          <w:delText xml:space="preserve">, also called the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251" w:author="PR Preview" w:date="2026-01-01T00:00:00Z">
        <w:r>
          <w:rPr>
            <w:b/>
            <w:bCs/>
          </w:rPr>
          <w:delText xml:space="preserve"> </w:delText>
        </w:r>
      </w:del>
      <w:del w:id="252" w:author="PR Preview" w:date="2026-01-01T00:00:00Z">
        <w:r>
          <w:rPr>
            <w:b/>
            <w:bCs/>
          </w:rPr>
          <w:delText xml:space="preserve">norm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and written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$\mathopen{}\left\lVert\mathord{\smash[b]{\underset{\raise.3ex\hbox{$\scriptstyle\sim$}}{x}}\vphantom{x}}\right\rVert\mathclose{}_2$</w:delText>
        </w:r>
      </w:del>
      <w:del w:id="257" w:author="PR Preview" w:date="2026-01-01T00:00:00Z">
        <w:r>
          <w:delText xml:space="preserve">) of a vector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$\mathord{\smash[b]{\underset{\raise.3ex\hbox{$\scriptstyle\sim$}}{x}}\vphantom{x}}$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of length</w:delText>
        </w:r>
      </w:del>
      <w:del w:id="262" w:author="PR Preview" w:date="2026-01-01T00:00:00Z">
        <w:r>
          <w:delText xml:space="preserve"> </w:delText>
        </w:r>
      </w:del>
      <m:oMath>
        <m:r>
          <m:t>p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</w:delText>
        </w:r>
      </w:del>
    </w:p>
    <w:p>
      <w:pPr>
        <w:pStyle w:val="BodyText"/>
      </w:pPr>
      <w:ins w:id="265" w:author="PR Preview" w:date="2026-01-01T00:00:00Z">
        <w:r>
          <w:rPr>
            <w:b/>
            <w:bCs/>
          </w:rPr>
          <w:t xml:space="preserve">Definition 16 (Euclidean norm (length,</w:t>
        </w:r>
      </w:ins>
      <w:ins w:id="266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267" w:author="PR Preview" w:date="2026-01-01T00:00:00Z">
        <w:r>
          <w:rPr>
            <w:b/>
            <w:bCs/>
          </w:rPr>
          <w:t xml:space="preserve"> </w:t>
        </w:r>
      </w:ins>
      <w:ins w:id="268" w:author="PR Preview" w:date="2026-01-01T00:00:00Z">
        <w:r>
          <w:rPr>
            <w:b/>
            <w:bCs/>
          </w:rPr>
          <w:t xml:space="preserve">norm))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The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rPr>
            <w:b/>
            <w:bCs/>
          </w:rPr>
          <w:t xml:space="preserve">Euclidean norm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[8]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(or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rPr>
            <w:b/>
            <w:bCs/>
          </w:rPr>
          <w:t xml:space="preserve">length</w:t>
        </w:r>
      </w:ins>
      <w:ins w:id="279" w:author="PR Preview" w:date="2026-01-01T00:00:00Z">
        <w:r>
          <w:t xml:space="preserve">, also called the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281" w:author="PR Preview" w:date="2026-01-01T00:00:00Z">
        <w:r>
          <w:rPr>
            <w:b/>
            <w:bCs/>
          </w:rPr>
          <w:t xml:space="preserve"> </w:t>
        </w:r>
      </w:ins>
      <w:ins w:id="282" w:author="PR Preview" w:date="2026-01-01T00:00:00Z">
        <w:r>
          <w:rPr>
            <w:b/>
            <w:bCs/>
          </w:rPr>
          <w:t xml:space="preserve">norm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and written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$\mathopen{}\left\lVert\mathord{\smash[b]{\underset{\raise.3ex\hbox{$\scriptstyle\sim$}}{x}}\vphantom{x}}\right\rVert\mathclose{}_2$</w:t>
        </w:r>
      </w:ins>
      <w:ins w:id="287" w:author="PR Preview" w:date="2026-01-01T00:00:00Z">
        <w:r>
          <w:t xml:space="preserve">) of a vector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$\mathord{\smash[b]{\underset{\raise.3ex\hbox{$\scriptstyle\sim$}}{x}}\vphantom{x}}$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of length</w:t>
        </w:r>
      </w:ins>
      <w:ins w:id="292" w:author="PR Preview" w:date="2026-01-01T00:00:00Z">
        <w:r>
          <w:t xml:space="preserve"> </w:t>
        </w:r>
      </w:ins>
      <m:oMath>
        <m:r>
          <m:t>p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</w:t>
        </w:r>
      </w:ins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del w:id="295" w:author="PR Preview" w:date="2026-01-01T00:00:00Z">
        <w:r>
          <w:rPr>
            <w:b/>
            <w:bCs/>
          </w:rPr>
          <w:delText xml:space="preserve">Definition 17 (Unit vector)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A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rPr>
            <w:b/>
            <w:bCs/>
          </w:rPr>
          <w:delText xml:space="preserve">unit vector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(Wikipedia contributors 2026h)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is a vector whose Euclidean norm (</w:delText>
        </w:r>
      </w:del>
      <w:hyperlink w:anchor="def-euclidean-norm">
        <w:del w:id="30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05" w:author="PR Preview" w:date="2026-01-01T00:00:00Z">
        <w:r>
          <w:delText xml:space="preserve">) is</w:delText>
        </w:r>
      </w:del>
      <w:del w:id="306" w:author="PR Preview" w:date="2026-01-01T00:00:00Z">
        <w:r>
          <w:delText xml:space="preserve"> </w:delText>
        </w:r>
      </w:del>
      <m:oMath>
        <m:r>
          <m:t>1</m:t>
        </m:r>
      </m:oMath>
      <w:del w:id="307" w:author="PR Preview" w:date="2026-01-01T00:00:00Z">
        <w:r>
          <w:delText xml:space="preserve">.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A unit vector is said to have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rPr>
            <w:i/>
            <w:iCs/>
          </w:rPr>
          <w:delText xml:space="preserve">unit length</w:delText>
        </w:r>
      </w:del>
      <w:del w:id="312" w:author="PR Preview" w:date="2026-01-01T00:00:00Z">
        <w:r>
          <w:delText xml:space="preserve">.</w:delText>
        </w:r>
      </w:del>
    </w:p>
    <w:p>
      <w:pPr>
        <w:pStyle w:val="BodyText"/>
      </w:pPr>
      <w:ins w:id="313" w:author="PR Preview" w:date="2026-01-01T00:00:00Z">
        <w:r>
          <w:rPr>
            <w:b/>
            <w:bCs/>
          </w:rPr>
          <w:t xml:space="preserve">Definition 17 (Unit vector)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rPr>
            <w:b/>
            <w:bCs/>
          </w:rPr>
          <w:t xml:space="preserve">unit vector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[9]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a vector whose Euclidean norm (</w:t>
        </w:r>
      </w:ins>
      <w:hyperlink w:anchor="def-euclidean-norm">
        <w:ins w:id="32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323" w:author="PR Preview" w:date="2026-01-01T00:00:00Z">
        <w:r>
          <w:t xml:space="preserve">) is</w:t>
        </w:r>
      </w:ins>
      <w:ins w:id="324" w:author="PR Preview" w:date="2026-01-01T00:00:00Z">
        <w:r>
          <w:t xml:space="preserve"> </w:t>
        </w:r>
      </w:ins>
      <m:oMath>
        <m:r>
          <m:t>1</m:t>
        </m:r>
      </m:oMath>
      <w:ins w:id="325" w:author="PR Preview" w:date="2026-01-01T00:00:00Z">
        <w:r>
          <w:t xml:space="preserve">.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 unit vector is said to have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i/>
            <w:iCs/>
          </w:rPr>
          <w:t xml:space="preserve">unit length</w:t>
        </w:r>
      </w:ins>
      <w:ins w:id="330" w:author="PR Preview" w:date="2026-01-01T00:00:00Z">
        <w:r>
          <w:t xml:space="preserve">.</w:t>
        </w:r>
      </w:ins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del w:id="331" w:author="PR Preview" w:date="2026-01-01T00:00:00Z">
        <w:r>
          <w:rPr>
            <w:b/>
            <w:bCs/>
          </w:rPr>
          <w:delText xml:space="preserve">Definition 18 (Euclidean distance)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The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rPr>
            <w:b/>
            <w:bCs/>
          </w:rPr>
          <w:delText xml:space="preserve">Euclidean distance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(Wikipedia contributors 2026b)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between two vectors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$\mathord{\smash[b]{\underset{\raise.3ex\hbox{$\scriptstyle\sim$}}{x}}\vphantom{x}}$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and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$\mathord{\smash[b]{\underset{\raise.3ex\hbox{$\scriptstyle\sim$}}{y}}\vphantom{y}}$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of length</w:delText>
        </w:r>
      </w:del>
      <w:del w:id="348" w:author="PR Preview" w:date="2026-01-01T00:00:00Z">
        <w:r>
          <w:delText xml:space="preserve"> </w:delText>
        </w:r>
      </w:del>
      <m:oMath>
        <m:r>
          <m:t>p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is the</w:delText>
        </w:r>
      </w:del>
      <w:del w:id="351" w:author="PR Preview" w:date="2026-01-01T00:00:00Z">
        <w:r>
          <w:delText xml:space="preserve"> </w:delText>
        </w:r>
      </w:del>
      <w:hyperlink w:anchor="def-euclidean-norm">
        <w:del w:id="352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of their difference:</w:delText>
        </w:r>
      </w:del>
    </w:p>
    <w:p>
      <w:pPr>
        <w:pStyle w:val="FirstParagraph"/>
      </w:pPr>
      <w:ins w:id="355" w:author="PR Preview" w:date="2026-01-01T00:00:00Z">
        <w:r>
          <w:rPr>
            <w:b/>
            <w:bCs/>
          </w:rPr>
          <w:t xml:space="preserve">Definition 18 (Euclidean distance)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The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rPr>
            <w:b/>
            <w:bCs/>
          </w:rPr>
          <w:t xml:space="preserve">Euclidean distance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[10]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between two vectors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$\mathord{\smash[b]{\underset{\raise.3ex\hbox{$\scriptstyle\sim$}}{x}}\vphantom{x}}$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and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$\mathord{\smash[b]{\underset{\raise.3ex\hbox{$\scriptstyle\sim$}}{y}}\vphantom{y}}$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of length</w:t>
        </w:r>
      </w:ins>
      <w:ins w:id="372" w:author="PR Preview" w:date="2026-01-01T00:00:00Z">
        <w:r>
          <w:t xml:space="preserve"> </w:t>
        </w:r>
      </w:ins>
      <m:oMath>
        <m:r>
          <m:t>p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is the</w:t>
        </w:r>
      </w:ins>
      <w:ins w:id="375" w:author="PR Preview" w:date="2026-01-01T00:00:00Z">
        <w:r>
          <w:t xml:space="preserve"> </w:t>
        </w:r>
      </w:ins>
      <w:hyperlink w:anchor="def-euclidean-norm">
        <w:ins w:id="376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of their difference:</w:t>
        </w:r>
      </w:ins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del w:id="379" w:author="PR Preview" w:date="2026-01-01T00:00:00Z">
        <w:r>
          <w:delText xml:space="preserve">(Goodfellow et al. 2016, 39)</w:delText>
        </w:r>
      </w:del>
      <w:del w:id="380" w:author="PR Preview" w:date="2026-01-01T00:00:00Z">
        <w:r>
          <w:delText xml:space="preserve">.</w:delText>
        </w:r>
      </w:del>
    </w:p>
    <w:p>
      <w:pPr>
        <w:pStyle w:val="FirstParagraph"/>
      </w:pPr>
      <w:ins w:id="381" w:author="PR Preview" w:date="2026-01-01T00:00:00Z">
        <w:r>
          <w:t xml:space="preserve">[11, p. 39]</w:t>
        </w:r>
      </w:ins>
      <w:ins w:id="382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84"/>
    <w:bookmarkEnd w:id="85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del w:id="383" w:author="PR Preview" w:date="2026-01-01T00:00:00Z">
        <w:r>
          <w:delText xml:space="preserve">Wikipedia contributors (2026e)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— row and column vectors</w:delText>
        </w:r>
      </w:del>
    </w:p>
    <w:p>
      <w:pPr>
        <w:numPr>
          <w:ilvl w:val="0"/>
          <w:numId w:val="1007"/>
        </w:numPr>
      </w:pPr>
      <w:del w:id="386" w:author="PR Preview" w:date="2026-01-01T00:00:00Z">
        <w:r>
          <w:delText xml:space="preserve">Wikipedia contributors (2026c)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— vectors in Euclidean space, with their length and direction</w:delText>
        </w:r>
      </w:del>
    </w:p>
    <w:p>
      <w:pPr>
        <w:numPr>
          <w:ilvl w:val="0"/>
          <w:numId w:val="1007"/>
        </w:numPr>
      </w:pPr>
      <w:del w:id="389" w:author="PR Preview" w:date="2026-01-01T00:00:00Z">
        <w:r>
          <w:delText xml:space="preserve">Wikipedia contributors (2026f)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— scalars</w:delText>
        </w:r>
      </w:del>
    </w:p>
    <w:p>
      <w:pPr>
        <w:numPr>
          <w:ilvl w:val="0"/>
          <w:numId w:val="1007"/>
        </w:numPr>
      </w:pPr>
      <w:del w:id="392" w:author="PR Preview" w:date="2026-01-01T00:00:00Z">
        <w:r>
          <w:delText xml:space="preserve">Wikipedia contributors (2026a)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— the arithmetic mean and other averages</w:delText>
        </w:r>
      </w:del>
    </w:p>
    <w:p>
      <w:pPr>
        <w:numPr>
          <w:ilvl w:val="0"/>
          <w:numId w:val="1007"/>
        </w:numPr>
      </w:pPr>
      <w:del w:id="395" w:author="PR Preview" w:date="2026-01-01T00:00:00Z">
        <w:r>
          <w:delText xml:space="preserve">Wikipedia contributors (2026d)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— orthogonality in mathematics</w:delText>
        </w:r>
      </w:del>
    </w:p>
    <w:p>
      <w:pPr>
        <w:numPr>
          <w:ilvl w:val="0"/>
          <w:numId w:val="1007"/>
        </w:numPr>
      </w:pPr>
      <w:del w:id="398" w:author="PR Preview" w:date="2026-01-01T00:00:00Z">
        <w:r>
          <w:delText xml:space="preserve">Wikipedia contributors (2026h)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— unit vectors</w:delText>
        </w:r>
      </w:del>
    </w:p>
    <w:p>
      <w:pPr>
        <w:numPr>
          <w:ilvl w:val="0"/>
          <w:numId w:val="1007"/>
        </w:numPr>
      </w:pPr>
      <w:del w:id="401" w:author="PR Preview" w:date="2026-01-01T00:00:00Z">
        <w:r>
          <w:delText xml:space="preserve">Wikipedia contributors (2026b)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— Euclidean distance</w:delText>
        </w:r>
      </w:del>
    </w:p>
    <w:p>
      <w:pPr>
        <w:numPr>
          <w:ilvl w:val="0"/>
          <w:numId w:val="1007"/>
        </w:numPr>
      </w:pPr>
      <w:del w:id="404" w:author="PR Preview" w:date="2026-01-01T00:00:00Z">
        <w:r>
          <w:delText xml:space="preserve">Wikipedia contributors (2026g)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— the standard basis</w:delText>
        </w:r>
      </w:del>
    </w:p>
    <w:p>
      <w:pPr>
        <w:pStyle w:val="Bibliography"/>
      </w:pPr>
      <w:del w:id="407" w:author="PR Preview" w:date="2026-01-01T00:00:00Z">
        <w:r>
          <w:delText xml:space="preserve">Dobson, Annette J, and Adrian G Barnett. 2018.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410" w:author="PR Preview" w:date="2026-01-01T00:00:00Z">
        <w:r>
          <w:delText xml:space="preserve">. 4th ed. CRC press.</w:delText>
        </w:r>
      </w:del>
      <w:del w:id="411" w:author="PR Preview" w:date="2026-01-01T00:00:00Z">
        <w:r>
          <w:delText xml:space="preserve"> </w:delText>
        </w:r>
      </w:del>
      <w:hyperlink r:id="rId90">
        <w:del w:id="412" w:author="PR Preview" w:date="2026-01-01T00:00:00Z">
          <w:r>
            <w:rPr>
              <w:rStyle w:val="Hyperlink"/>
            </w:rPr>
            <w:delText xml:space="preserve">https://doi.org/10.1201/9781315182780</w:delText>
          </w:r>
        </w:del>
      </w:hyperlink>
      <w:del w:id="413" w:author="PR Preview" w:date="2026-01-01T00:00:00Z">
        <w:r>
          <w:delText xml:space="preserve">.</w:delText>
        </w:r>
      </w:del>
    </w:p>
    <w:p>
      <w:pPr>
        <w:pStyle w:val="Bibliography"/>
      </w:pPr>
      <w:del w:id="414" w:author="PR Preview" w:date="2026-01-01T00:00:00Z">
        <w:r>
          <w:delText xml:space="preserve">Goodfellow, Ian, Yoshua Bengio, and Aaron Courville. 2016.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rPr>
            <w:i/>
            <w:iCs/>
          </w:rPr>
          <w:delText xml:space="preserve">Deep Learning</w:delText>
        </w:r>
      </w:del>
      <w:del w:id="417" w:author="PR Preview" w:date="2026-01-01T00:00:00Z">
        <w:r>
          <w:delText xml:space="preserve">. MIT Press.</w:delText>
        </w:r>
      </w:del>
      <w:del w:id="418" w:author="PR Preview" w:date="2026-01-01T00:00:00Z">
        <w:r>
          <w:delText xml:space="preserve"> </w:delText>
        </w:r>
      </w:del>
      <w:hyperlink r:id="rId106">
        <w:del w:id="419" w:author="PR Preview" w:date="2026-01-01T00:00:00Z">
          <w:r>
            <w:rPr>
              <w:rStyle w:val="Hyperlink"/>
            </w:rPr>
            <w:delText xml:space="preserve">https://www.deeplearningbook.org/</w:delText>
          </w:r>
        </w:del>
      </w:hyperlink>
      <w:del w:id="420" w:author="PR Preview" w:date="2026-01-01T00:00:00Z">
        <w:r>
          <w:delText xml:space="preserve">.</w:delText>
        </w:r>
      </w:del>
    </w:p>
    <w:p>
      <w:pPr>
        <w:pStyle w:val="Bibliography"/>
      </w:pPr>
      <w:del w:id="421" w:author="PR Preview" w:date="2026-01-01T00:00:00Z">
        <w:r>
          <w:delText xml:space="preserve">Hutchinson, Brian. n.d.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rPr>
            <w:i/>
            <w:iCs/>
          </w:rPr>
          <w:delText xml:space="preserve">DATA</w:delText>
        </w:r>
      </w:del>
      <w:del w:id="424" w:author="PR Preview" w:date="2026-01-01T00:00:00Z">
        <w:r>
          <w:rPr>
            <w:i/>
            <w:iCs/>
          </w:rPr>
          <w:delText xml:space="preserve"> </w:delText>
        </w:r>
      </w:del>
      <w:del w:id="425" w:author="PR Preview" w:date="2026-01-01T00:00:00Z">
        <w:r>
          <w:rPr>
            <w:i/>
            <w:iCs/>
          </w:rPr>
          <w:delText xml:space="preserve">471/571 (Machine Learning) and</w:delText>
        </w:r>
      </w:del>
      <w:del w:id="426" w:author="PR Preview" w:date="2026-01-01T00:00:00Z">
        <w:r>
          <w:rPr>
            <w:i/>
            <w:iCs/>
          </w:rPr>
          <w:delText xml:space="preserve"> </w:delText>
        </w:r>
      </w:del>
      <w:del w:id="427" w:author="PR Preview" w:date="2026-01-01T00:00:00Z">
        <w:r>
          <w:rPr>
            <w:i/>
            <w:iCs/>
          </w:rPr>
          <w:delText xml:space="preserve">CSCI</w:delText>
        </w:r>
      </w:del>
      <w:del w:id="428" w:author="PR Preview" w:date="2026-01-01T00:00:00Z">
        <w:r>
          <w:rPr>
            <w:i/>
            <w:iCs/>
          </w:rPr>
          <w:delText xml:space="preserve"> </w:delText>
        </w:r>
      </w:del>
      <w:del w:id="429" w:author="PR Preview" w:date="2026-01-01T00:00:00Z">
        <w:r>
          <w:rPr>
            <w:i/>
            <w:iCs/>
          </w:rPr>
          <w:delText xml:space="preserve">481/581 (Deep Learning) Video Lectures</w:delText>
        </w:r>
      </w:del>
      <w:del w:id="430" w:author="PR Preview" w:date="2026-01-01T00:00:00Z">
        <w:r>
          <w:delText xml:space="preserve">. Western Washington University. Accessed September 28, 2026.</w:delText>
        </w:r>
      </w:del>
      <w:del w:id="431" w:author="PR Preview" w:date="2026-01-01T00:00:00Z">
        <w:r>
          <w:delText xml:space="preserve"> </w:delText>
        </w:r>
      </w:del>
      <w:hyperlink r:id="rId108">
        <w:del w:id="432" w:author="PR Preview" w:date="2026-01-01T00:00:00Z">
          <w:r>
            <w:rPr>
              <w:rStyle w:val="Hyperlink"/>
            </w:rPr>
            <w:delText xml:space="preserve">https://facultyweb.cs.wwu.edu/~hutchib2/video_lectures/data371/</w:delText>
          </w:r>
        </w:del>
      </w:hyperlink>
      <w:del w:id="433" w:author="PR Preview" w:date="2026-01-01T00:00:00Z">
        <w:r>
          <w:delText xml:space="preserve">.</w:delText>
        </w:r>
      </w:del>
    </w:p>
    <w:p>
      <w:pPr>
        <w:pStyle w:val="Bibliography"/>
      </w:pPr>
      <w:del w:id="434" w:author="PR Preview" w:date="2026-01-01T00:00:00Z">
        <w:r>
          <w:delText xml:space="preserve">Kaplan, Daniel. 2022.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rPr>
            <w:i/>
            <w:iCs/>
          </w:rPr>
          <w:delText xml:space="preserve">MOSAIC Calculus</w:delText>
        </w:r>
      </w:del>
      <w:del w:id="437" w:author="PR Preview" w:date="2026-01-01T00:00:00Z">
        <w:r>
          <w:delText xml:space="preserve">. Www.mosaic-web.org.</w:delText>
        </w:r>
      </w:del>
      <w:del w:id="438" w:author="PR Preview" w:date="2026-01-01T00:00:00Z">
        <w:r>
          <w:delText xml:space="preserve"> </w:delText>
        </w:r>
      </w:del>
      <w:hyperlink r:id="rId92">
        <w:del w:id="439" w:author="PR Preview" w:date="2026-01-01T00:00:00Z">
          <w:r>
            <w:rPr>
              <w:rStyle w:val="Hyperlink"/>
            </w:rPr>
            <w:delText xml:space="preserve">www.mosaic-web.org</w:delText>
          </w:r>
        </w:del>
      </w:hyperlink>
      <w:del w:id="440" w:author="PR Preview" w:date="2026-01-01T00:00:00Z">
        <w:r>
          <w:delText xml:space="preserve">.</w:delText>
        </w:r>
      </w:del>
    </w:p>
    <w:p>
      <w:pPr>
        <w:pStyle w:val="Bibliography"/>
      </w:pPr>
      <w:del w:id="441" w:author="PR Preview" w:date="2026-01-01T00:00:00Z">
        <w:r>
          <w:delText xml:space="preserve">Wikipedia contributors. 2026a.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rPr>
            <w:i/>
            <w:iCs/>
          </w:rPr>
          <w:delText xml:space="preserve">Arithmetic Mean —</w:delText>
        </w:r>
      </w:del>
      <w:del w:id="444" w:author="PR Preview" w:date="2026-01-01T00:00:00Z">
        <w:r>
          <w:rPr>
            <w:i/>
            <w:iCs/>
          </w:rPr>
          <w:delText xml:space="preserve"> </w:delText>
        </w:r>
      </w:del>
      <w:del w:id="445" w:author="PR Preview" w:date="2026-01-01T00:00:00Z">
        <w:r>
          <w:rPr>
            <w:i/>
            <w:iCs/>
          </w:rPr>
          <w:delText xml:space="preserve">Wikipedia</w:delText>
        </w:r>
      </w:del>
      <w:del w:id="446" w:author="PR Preview" w:date="2026-01-01T00:00:00Z">
        <w:r>
          <w:rPr>
            <w:i/>
            <w:iCs/>
          </w:rPr>
          <w:delText xml:space="preserve">,</w:delText>
        </w:r>
      </w:del>
      <w:del w:id="447" w:author="PR Preview" w:date="2026-01-01T00:00:00Z">
        <w:r>
          <w:rPr>
            <w:i/>
            <w:iCs/>
          </w:rPr>
          <w:delText xml:space="preserve"> </w:delText>
        </w:r>
      </w:del>
      <w:del w:id="448" w:author="PR Preview" w:date="2026-01-01T00:00:00Z">
        <w:r>
          <w:rPr>
            <w:i/>
            <w:iCs/>
          </w:rPr>
          <w:delText xml:space="preserve">the Free Encyclopedia</w:delText>
        </w:r>
      </w:del>
      <w:del w:id="449" w:author="PR Preview" w:date="2026-01-01T00:00:00Z">
        <w:r>
          <w:delText xml:space="preserve">.</w:delText>
        </w:r>
      </w:del>
      <w:del w:id="450" w:author="PR Preview" w:date="2026-01-01T00:00:00Z">
        <w:r>
          <w:delText xml:space="preserve"> </w:delText>
        </w:r>
      </w:del>
      <w:hyperlink r:id="rId94">
        <w:del w:id="451" w:author="PR Preview" w:date="2026-01-01T00:00:00Z">
          <w:r>
            <w:rPr>
              <w:rStyle w:val="Hyperlink"/>
            </w:rPr>
            <w:delText xml:space="preserve">https://en.wikipedia.org/wiki/Arithmetic_mean</w:delText>
          </w:r>
        </w:del>
      </w:hyperlink>
      <w:del w:id="452" w:author="PR Preview" w:date="2026-01-01T00:00:00Z">
        <w:r>
          <w:delText xml:space="preserve">.</w:delText>
        </w:r>
      </w:del>
    </w:p>
    <w:p>
      <w:pPr>
        <w:pStyle w:val="Bibliography"/>
      </w:pPr>
      <w:del w:id="453" w:author="PR Preview" w:date="2026-01-01T00:00:00Z">
        <w:r>
          <w:delText xml:space="preserve">Wikipedia contributors. 2026b.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rPr>
            <w:i/>
            <w:iCs/>
          </w:rPr>
          <w:delText xml:space="preserve">Euclidean Distance —</w:delText>
        </w:r>
      </w:del>
      <w:del w:id="456" w:author="PR Preview" w:date="2026-01-01T00:00:00Z">
        <w:r>
          <w:rPr>
            <w:i/>
            <w:iCs/>
          </w:rPr>
          <w:delText xml:space="preserve"> </w:delText>
        </w:r>
      </w:del>
      <w:del w:id="457" w:author="PR Preview" w:date="2026-01-01T00:00:00Z">
        <w:r>
          <w:rPr>
            <w:i/>
            <w:iCs/>
          </w:rPr>
          <w:delText xml:space="preserve">Wikipedia</w:delText>
        </w:r>
      </w:del>
      <w:del w:id="458" w:author="PR Preview" w:date="2026-01-01T00:00:00Z">
        <w:r>
          <w:rPr>
            <w:i/>
            <w:iCs/>
          </w:rPr>
          <w:delText xml:space="preserve">,</w:delText>
        </w:r>
      </w:del>
      <w:del w:id="459" w:author="PR Preview" w:date="2026-01-01T00:00:00Z">
        <w:r>
          <w:rPr>
            <w:i/>
            <w:iCs/>
          </w:rPr>
          <w:delText xml:space="preserve"> </w:delText>
        </w:r>
      </w:del>
      <w:del w:id="460" w:author="PR Preview" w:date="2026-01-01T00:00:00Z">
        <w:r>
          <w:rPr>
            <w:i/>
            <w:iCs/>
          </w:rPr>
          <w:delText xml:space="preserve">the Free Encyclopedia</w:delText>
        </w:r>
      </w:del>
      <w:del w:id="461" w:author="PR Preview" w:date="2026-01-01T00:00:00Z">
        <w:r>
          <w:delText xml:space="preserve">.</w:delText>
        </w:r>
      </w:del>
      <w:del w:id="462" w:author="PR Preview" w:date="2026-01-01T00:00:00Z">
        <w:r>
          <w:delText xml:space="preserve"> </w:delText>
        </w:r>
      </w:del>
      <w:hyperlink r:id="rId104">
        <w:del w:id="463" w:author="PR Preview" w:date="2026-01-01T00:00:00Z">
          <w:r>
            <w:rPr>
              <w:rStyle w:val="Hyperlink"/>
            </w:rPr>
            <w:delText xml:space="preserve">https://en.wikipedia.org/wiki/Euclidean_distance</w:delText>
          </w:r>
        </w:del>
      </w:hyperlink>
      <w:del w:id="464" w:author="PR Preview" w:date="2026-01-01T00:00:00Z">
        <w:r>
          <w:delText xml:space="preserve">.</w:delText>
        </w:r>
      </w:del>
    </w:p>
    <w:p>
      <w:pPr>
        <w:pStyle w:val="Bibliography"/>
      </w:pPr>
      <w:del w:id="465" w:author="PR Preview" w:date="2026-01-01T00:00:00Z">
        <w:r>
          <w:delText xml:space="preserve">Wikipedia contributors. 2026c.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rPr>
            <w:i/>
            <w:iCs/>
          </w:rPr>
          <w:delText xml:space="preserve">Euclidean Vector —</w:delText>
        </w:r>
      </w:del>
      <w:del w:id="468" w:author="PR Preview" w:date="2026-01-01T00:00:00Z">
        <w:r>
          <w:rPr>
            <w:i/>
            <w:iCs/>
          </w:rPr>
          <w:delText xml:space="preserve"> </w:delText>
        </w:r>
      </w:del>
      <w:del w:id="469" w:author="PR Preview" w:date="2026-01-01T00:00:00Z">
        <w:r>
          <w:rPr>
            <w:i/>
            <w:iCs/>
          </w:rPr>
          <w:delText xml:space="preserve">Wikipedia</w:delText>
        </w:r>
      </w:del>
      <w:del w:id="470" w:author="PR Preview" w:date="2026-01-01T00:00:00Z">
        <w:r>
          <w:rPr>
            <w:i/>
            <w:iCs/>
          </w:rPr>
          <w:delText xml:space="preserve">,</w:delText>
        </w:r>
      </w:del>
      <w:del w:id="471" w:author="PR Preview" w:date="2026-01-01T00:00:00Z">
        <w:r>
          <w:rPr>
            <w:i/>
            <w:iCs/>
          </w:rPr>
          <w:delText xml:space="preserve"> </w:delText>
        </w:r>
      </w:del>
      <w:del w:id="472" w:author="PR Preview" w:date="2026-01-01T00:00:00Z">
        <w:r>
          <w:rPr>
            <w:i/>
            <w:iCs/>
          </w:rPr>
          <w:delText xml:space="preserve">the Free Encyclopedia</w:delText>
        </w:r>
      </w:del>
      <w:del w:id="473" w:author="PR Preview" w:date="2026-01-01T00:00:00Z">
        <w:r>
          <w:delText xml:space="preserve">.</w:delText>
        </w:r>
      </w:del>
      <w:del w:id="474" w:author="PR Preview" w:date="2026-01-01T00:00:00Z">
        <w:r>
          <w:delText xml:space="preserve"> </w:delText>
        </w:r>
      </w:del>
      <w:hyperlink r:id="rId100">
        <w:del w:id="475" w:author="PR Preview" w:date="2026-01-01T00:00:00Z">
          <w:r>
            <w:rPr>
              <w:rStyle w:val="Hyperlink"/>
            </w:rPr>
            <w:delText xml:space="preserve">https://en.wikipedia.org/wiki/Euclidean_vector</w:delText>
          </w:r>
        </w:del>
      </w:hyperlink>
      <w:del w:id="476" w:author="PR Preview" w:date="2026-01-01T00:00:00Z">
        <w:r>
          <w:delText xml:space="preserve">.</w:delText>
        </w:r>
      </w:del>
    </w:p>
    <w:p>
      <w:pPr>
        <w:pStyle w:val="Bibliography"/>
      </w:pPr>
      <w:del w:id="477" w:author="PR Preview" w:date="2026-01-01T00:00:00Z">
        <w:r>
          <w:delText xml:space="preserve">Wikipedia contributors. 2026d.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rPr>
            <w:i/>
            <w:iCs/>
          </w:rPr>
          <w:delText xml:space="preserve">Orthogonality —</w:delText>
        </w:r>
      </w:del>
      <w:del w:id="480" w:author="PR Preview" w:date="2026-01-01T00:00:00Z">
        <w:r>
          <w:rPr>
            <w:i/>
            <w:iCs/>
          </w:rPr>
          <w:delText xml:space="preserve"> </w:delText>
        </w:r>
      </w:del>
      <w:del w:id="481" w:author="PR Preview" w:date="2026-01-01T00:00:00Z">
        <w:r>
          <w:rPr>
            <w:i/>
            <w:iCs/>
          </w:rPr>
          <w:delText xml:space="preserve">Wikipedia</w:delText>
        </w:r>
      </w:del>
      <w:del w:id="482" w:author="PR Preview" w:date="2026-01-01T00:00:00Z">
        <w:r>
          <w:rPr>
            <w:i/>
            <w:iCs/>
          </w:rPr>
          <w:delText xml:space="preserve">,</w:delText>
        </w:r>
      </w:del>
      <w:del w:id="483" w:author="PR Preview" w:date="2026-01-01T00:00:00Z">
        <w:r>
          <w:rPr>
            <w:i/>
            <w:iCs/>
          </w:rPr>
          <w:delText xml:space="preserve"> </w:delText>
        </w:r>
      </w:del>
      <w:del w:id="484" w:author="PR Preview" w:date="2026-01-01T00:00:00Z">
        <w:r>
          <w:rPr>
            <w:i/>
            <w:iCs/>
          </w:rPr>
          <w:delText xml:space="preserve">the Free Encyclopedia</w:delText>
        </w:r>
      </w:del>
      <w:del w:id="485" w:author="PR Preview" w:date="2026-01-01T00:00:00Z">
        <w:r>
          <w:delText xml:space="preserve">.</w:delText>
        </w:r>
      </w:del>
      <w:del w:id="486" w:author="PR Preview" w:date="2026-01-01T00:00:00Z">
        <w:r>
          <w:delText xml:space="preserve"> </w:delText>
        </w:r>
      </w:del>
      <w:hyperlink r:id="rId98">
        <w:del w:id="487" w:author="PR Preview" w:date="2026-01-01T00:00:00Z">
          <w:r>
            <w:rPr>
              <w:rStyle w:val="Hyperlink"/>
            </w:rPr>
            <w:delText xml:space="preserve">https://en.wikipedia.org/wiki/Orthogonality</w:delText>
          </w:r>
        </w:del>
      </w:hyperlink>
      <w:del w:id="488" w:author="PR Preview" w:date="2026-01-01T00:00:00Z">
        <w:r>
          <w:delText xml:space="preserve">.</w:delText>
        </w:r>
      </w:del>
    </w:p>
    <w:p>
      <w:pPr>
        <w:pStyle w:val="Bibliography"/>
      </w:pPr>
      <w:del w:id="489" w:author="PR Preview" w:date="2026-01-01T00:00:00Z">
        <w:r>
          <w:delText xml:space="preserve">Wikipedia contributors. 2026e.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rPr>
            <w:i/>
            <w:iCs/>
          </w:rPr>
          <w:delText xml:space="preserve">Row and Column Vectors —</w:delText>
        </w:r>
      </w:del>
      <w:del w:id="492" w:author="PR Preview" w:date="2026-01-01T00:00:00Z">
        <w:r>
          <w:rPr>
            <w:i/>
            <w:iCs/>
          </w:rPr>
          <w:delText xml:space="preserve"> </w:delText>
        </w:r>
      </w:del>
      <w:del w:id="493" w:author="PR Preview" w:date="2026-01-01T00:00:00Z">
        <w:r>
          <w:rPr>
            <w:i/>
            <w:iCs/>
          </w:rPr>
          <w:delText xml:space="preserve">Wikipedia</w:delText>
        </w:r>
      </w:del>
      <w:del w:id="494" w:author="PR Preview" w:date="2026-01-01T00:00:00Z">
        <w:r>
          <w:rPr>
            <w:i/>
            <w:iCs/>
          </w:rPr>
          <w:delText xml:space="preserve">,</w:delText>
        </w:r>
      </w:del>
      <w:del w:id="495" w:author="PR Preview" w:date="2026-01-01T00:00:00Z">
        <w:r>
          <w:rPr>
            <w:i/>
            <w:iCs/>
          </w:rPr>
          <w:delText xml:space="preserve"> </w:delText>
        </w:r>
      </w:del>
      <w:del w:id="496" w:author="PR Preview" w:date="2026-01-01T00:00:00Z">
        <w:r>
          <w:rPr>
            <w:i/>
            <w:iCs/>
          </w:rPr>
          <w:delText xml:space="preserve">the Free Encyclopedia</w:delText>
        </w:r>
      </w:del>
      <w:del w:id="497" w:author="PR Preview" w:date="2026-01-01T00:00:00Z">
        <w:r>
          <w:delText xml:space="preserve">.</w:delText>
        </w:r>
      </w:del>
      <w:del w:id="498" w:author="PR Preview" w:date="2026-01-01T00:00:00Z">
        <w:r>
          <w:delText xml:space="preserve"> </w:delText>
        </w:r>
      </w:del>
      <w:hyperlink r:id="rId86">
        <w:del w:id="499" w:author="PR Preview" w:date="2026-01-01T00:00:00Z">
          <w:r>
            <w:rPr>
              <w:rStyle w:val="Hyperlink"/>
            </w:rPr>
            <w:delText xml:space="preserve">https://en.wikipedia.org/wiki/Row_and_column_vectors</w:delText>
          </w:r>
        </w:del>
      </w:hyperlink>
      <w:del w:id="500" w:author="PR Preview" w:date="2026-01-01T00:00:00Z">
        <w:r>
          <w:delText xml:space="preserve">.</w:delText>
        </w:r>
      </w:del>
    </w:p>
    <w:p>
      <w:pPr>
        <w:pStyle w:val="Bibliography"/>
      </w:pPr>
      <w:del w:id="501" w:author="PR Preview" w:date="2026-01-01T00:00:00Z">
        <w:r>
          <w:delText xml:space="preserve">Wikipedia contributors. 2026f.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rPr>
            <w:i/>
            <w:iCs/>
          </w:rPr>
          <w:delText xml:space="preserve">Scalar (Mathematics) —</w:delText>
        </w:r>
      </w:del>
      <w:del w:id="504" w:author="PR Preview" w:date="2026-01-01T00:00:00Z">
        <w:r>
          <w:rPr>
            <w:i/>
            <w:iCs/>
          </w:rPr>
          <w:delText xml:space="preserve"> </w:delText>
        </w:r>
      </w:del>
      <w:del w:id="505" w:author="PR Preview" w:date="2026-01-01T00:00:00Z">
        <w:r>
          <w:rPr>
            <w:i/>
            <w:iCs/>
          </w:rPr>
          <w:delText xml:space="preserve">Wikipedia</w:delText>
        </w:r>
      </w:del>
      <w:del w:id="506" w:author="PR Preview" w:date="2026-01-01T00:00:00Z">
        <w:r>
          <w:rPr>
            <w:i/>
            <w:iCs/>
          </w:rPr>
          <w:delText xml:space="preserve">,</w:delText>
        </w:r>
      </w:del>
      <w:del w:id="507" w:author="PR Preview" w:date="2026-01-01T00:00:00Z">
        <w:r>
          <w:rPr>
            <w:i/>
            <w:iCs/>
          </w:rPr>
          <w:delText xml:space="preserve"> </w:delText>
        </w:r>
      </w:del>
      <w:del w:id="508" w:author="PR Preview" w:date="2026-01-01T00:00:00Z">
        <w:r>
          <w:rPr>
            <w:i/>
            <w:iCs/>
          </w:rPr>
          <w:delText xml:space="preserve">the Free Encyclopedia</w:delText>
        </w:r>
      </w:del>
      <w:del w:id="509" w:author="PR Preview" w:date="2026-01-01T00:00:00Z">
        <w:r>
          <w:delText xml:space="preserve">.</w:delText>
        </w:r>
      </w:del>
      <w:del w:id="510" w:author="PR Preview" w:date="2026-01-01T00:00:00Z">
        <w:r>
          <w:delText xml:space="preserve"> </w:delText>
        </w:r>
      </w:del>
      <w:hyperlink r:id="rId88">
        <w:del w:id="511" w:author="PR Preview" w:date="2026-01-01T00:00:00Z">
          <w:r>
            <w:rPr>
              <w:rStyle w:val="Hyperlink"/>
            </w:rPr>
            <w:delText xml:space="preserve">https://en.wikipedia.org/wiki/Scalar_(mathematics)</w:delText>
          </w:r>
        </w:del>
      </w:hyperlink>
      <w:del w:id="512" w:author="PR Preview" w:date="2026-01-01T00:00:00Z">
        <w:r>
          <w:delText xml:space="preserve">.</w:delText>
        </w:r>
      </w:del>
    </w:p>
    <w:p>
      <w:pPr>
        <w:pStyle w:val="Bibliography"/>
      </w:pPr>
      <w:del w:id="513" w:author="PR Preview" w:date="2026-01-01T00:00:00Z">
        <w:r>
          <w:delText xml:space="preserve">Wikipedia contributors. 2026g.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rPr>
            <w:i/>
            <w:iCs/>
          </w:rPr>
          <w:delText xml:space="preserve">Standard Basis —</w:delText>
        </w:r>
      </w:del>
      <w:del w:id="516" w:author="PR Preview" w:date="2026-01-01T00:00:00Z">
        <w:r>
          <w:rPr>
            <w:i/>
            <w:iCs/>
          </w:rPr>
          <w:delText xml:space="preserve"> </w:delText>
        </w:r>
      </w:del>
      <w:del w:id="517" w:author="PR Preview" w:date="2026-01-01T00:00:00Z">
        <w:r>
          <w:rPr>
            <w:i/>
            <w:iCs/>
          </w:rPr>
          <w:delText xml:space="preserve">Wikipedia</w:delText>
        </w:r>
      </w:del>
      <w:del w:id="518" w:author="PR Preview" w:date="2026-01-01T00:00:00Z">
        <w:r>
          <w:rPr>
            <w:i/>
            <w:iCs/>
          </w:rPr>
          <w:delText xml:space="preserve">,</w:delText>
        </w:r>
      </w:del>
      <w:del w:id="519" w:author="PR Preview" w:date="2026-01-01T00:00:00Z">
        <w:r>
          <w:rPr>
            <w:i/>
            <w:iCs/>
          </w:rPr>
          <w:delText xml:space="preserve"> </w:delText>
        </w:r>
      </w:del>
      <w:del w:id="520" w:author="PR Preview" w:date="2026-01-01T00:00:00Z">
        <w:r>
          <w:rPr>
            <w:i/>
            <w:iCs/>
          </w:rPr>
          <w:delText xml:space="preserve">the Free Encyclopedia</w:delText>
        </w:r>
      </w:del>
      <w:del w:id="521" w:author="PR Preview" w:date="2026-01-01T00:00:00Z">
        <w:r>
          <w:delText xml:space="preserve">.</w:delText>
        </w:r>
      </w:del>
      <w:del w:id="522" w:author="PR Preview" w:date="2026-01-01T00:00:00Z">
        <w:r>
          <w:delText xml:space="preserve"> </w:delText>
        </w:r>
      </w:del>
      <w:hyperlink r:id="rId96">
        <w:del w:id="523" w:author="PR Preview" w:date="2026-01-01T00:00:00Z">
          <w:r>
            <w:rPr>
              <w:rStyle w:val="Hyperlink"/>
            </w:rPr>
            <w:delText xml:space="preserve">https://en.wikipedia.org/wiki/Standard_basis</w:delText>
          </w:r>
        </w:del>
      </w:hyperlink>
      <w:del w:id="524" w:author="PR Preview" w:date="2026-01-01T00:00:00Z">
        <w:r>
          <w:delText xml:space="preserve">.</w:delText>
        </w:r>
      </w:del>
    </w:p>
    <w:p>
      <w:pPr>
        <w:pStyle w:val="Bibliography"/>
      </w:pPr>
      <w:del w:id="525" w:author="PR Preview" w:date="2026-01-01T00:00:00Z">
        <w:r>
          <w:delText xml:space="preserve">Wikipedia contributors. 2026h.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rPr>
            <w:i/>
            <w:iCs/>
          </w:rPr>
          <w:delText xml:space="preserve">Unit Vector —</w:delText>
        </w:r>
      </w:del>
      <w:del w:id="528" w:author="PR Preview" w:date="2026-01-01T00:00:00Z">
        <w:r>
          <w:rPr>
            <w:i/>
            <w:iCs/>
          </w:rPr>
          <w:delText xml:space="preserve"> </w:delText>
        </w:r>
      </w:del>
      <w:del w:id="529" w:author="PR Preview" w:date="2026-01-01T00:00:00Z">
        <w:r>
          <w:rPr>
            <w:i/>
            <w:iCs/>
          </w:rPr>
          <w:delText xml:space="preserve">Wikipedia</w:delText>
        </w:r>
      </w:del>
      <w:del w:id="530" w:author="PR Preview" w:date="2026-01-01T00:00:00Z">
        <w:r>
          <w:rPr>
            <w:i/>
            <w:iCs/>
          </w:rPr>
          <w:delText xml:space="preserve">,</w:delText>
        </w:r>
      </w:del>
      <w:del w:id="531" w:author="PR Preview" w:date="2026-01-01T00:00:00Z">
        <w:r>
          <w:rPr>
            <w:i/>
            <w:iCs/>
          </w:rPr>
          <w:delText xml:space="preserve"> </w:delText>
        </w:r>
      </w:del>
      <w:del w:id="532" w:author="PR Preview" w:date="2026-01-01T00:00:00Z">
        <w:r>
          <w:rPr>
            <w:i/>
            <w:iCs/>
          </w:rPr>
          <w:delText xml:space="preserve">the Free Encyclopedia</w:delText>
        </w:r>
      </w:del>
      <w:del w:id="533" w:author="PR Preview" w:date="2026-01-01T00:00:00Z">
        <w:r>
          <w:delText xml:space="preserve">.</w:delText>
        </w:r>
      </w:del>
      <w:del w:id="534" w:author="PR Preview" w:date="2026-01-01T00:00:00Z">
        <w:r>
          <w:delText xml:space="preserve"> </w:delText>
        </w:r>
      </w:del>
      <w:hyperlink r:id="rId102">
        <w:del w:id="535" w:author="PR Preview" w:date="2026-01-01T00:00:00Z">
          <w:r>
            <w:rPr>
              <w:rStyle w:val="Hyperlink"/>
            </w:rPr>
            <w:delText xml:space="preserve">https://en.wikipedia.org/wiki/Unit_vector</w:delText>
          </w:r>
        </w:del>
      </w:hyperlink>
      <w:del w:id="536" w:author="PR Preview" w:date="2026-01-01T00:00:00Z">
        <w:r>
          <w:delText xml:space="preserve">.</w:delText>
        </w:r>
      </w:del>
    </w:p>
    <w:p>
      <w:pPr>
        <w:numPr>
          <w:ilvl w:val="0"/>
          <w:numId w:val="1007"/>
        </w:numPr>
      </w:pPr>
      <w:ins w:id="537" w:author="PR Preview" w:date="2026-01-01T00:00:00Z">
        <w:r>
          <w:t xml:space="preserve">Wikipedia contributors [1]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— row and column vectors</w:t>
        </w:r>
      </w:ins>
    </w:p>
    <w:p>
      <w:pPr>
        <w:numPr>
          <w:ilvl w:val="0"/>
          <w:numId w:val="1007"/>
        </w:numPr>
      </w:pPr>
      <w:ins w:id="540" w:author="PR Preview" w:date="2026-01-01T00:00:00Z">
        <w:r>
          <w:t xml:space="preserve">Wikipedia contributors [8]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— vectors in Euclidean space, with their length and direction</w:t>
        </w:r>
      </w:ins>
    </w:p>
    <w:p>
      <w:pPr>
        <w:numPr>
          <w:ilvl w:val="0"/>
          <w:numId w:val="1007"/>
        </w:numPr>
      </w:pPr>
      <w:ins w:id="543" w:author="PR Preview" w:date="2026-01-01T00:00:00Z">
        <w:r>
          <w:t xml:space="preserve">Wikipedia contributors [2]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— scalars</w:t>
        </w:r>
      </w:ins>
    </w:p>
    <w:p>
      <w:pPr>
        <w:numPr>
          <w:ilvl w:val="0"/>
          <w:numId w:val="1007"/>
        </w:numPr>
      </w:pPr>
      <w:ins w:id="546" w:author="PR Preview" w:date="2026-01-01T00:00:00Z">
        <w:r>
          <w:t xml:space="preserve">Wikipedia contributors [5]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— the arithmetic mean and other averages</w:t>
        </w:r>
      </w:ins>
    </w:p>
    <w:p>
      <w:pPr>
        <w:numPr>
          <w:ilvl w:val="0"/>
          <w:numId w:val="1007"/>
        </w:numPr>
      </w:pPr>
      <w:ins w:id="549" w:author="PR Preview" w:date="2026-01-01T00:00:00Z">
        <w:r>
          <w:t xml:space="preserve">Wikipedia contributors [7]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— orthogonality in mathematics</w:t>
        </w:r>
      </w:ins>
    </w:p>
    <w:p>
      <w:pPr>
        <w:numPr>
          <w:ilvl w:val="0"/>
          <w:numId w:val="1007"/>
        </w:numPr>
      </w:pPr>
      <w:ins w:id="552" w:author="PR Preview" w:date="2026-01-01T00:00:00Z">
        <w:r>
          <w:t xml:space="preserve">Wikipedia contributors [9]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— unit vectors</w:t>
        </w:r>
      </w:ins>
    </w:p>
    <w:p>
      <w:pPr>
        <w:numPr>
          <w:ilvl w:val="0"/>
          <w:numId w:val="1007"/>
        </w:numPr>
      </w:pPr>
      <w:ins w:id="555" w:author="PR Preview" w:date="2026-01-01T00:00:00Z">
        <w:r>
          <w:t xml:space="preserve">Wikipedia contributors [10]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— Euclidean distance</w:t>
        </w:r>
      </w:ins>
    </w:p>
    <w:p>
      <w:pPr>
        <w:numPr>
          <w:ilvl w:val="0"/>
          <w:numId w:val="1007"/>
        </w:numPr>
      </w:pPr>
      <w:ins w:id="558" w:author="PR Preview" w:date="2026-01-01T00:00:00Z">
        <w:r>
          <w:t xml:space="preserve">Wikipedia contributors [6]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— the standard basis</w:t>
        </w:r>
      </w:ins>
    </w:p>
    <w:bookmarkStart w:id="110" w:name="refs"/>
    <w:bookmarkStart w:id="87" w:name="ref-wikipedia_row_and_column_vectors"/>
    <w:p>
      <w:pPr>
        <w:pStyle w:val="Bibliography"/>
      </w:pPr>
      <w:ins w:id="561" w:author="PR Preview" w:date="2026-01-01T00:00:00Z">
        <w:r>
          <w:t xml:space="preserve">[1]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	</w:t>
        </w:r>
      </w:ins>
      <w:ins w:id="564" w:author="PR Preview" w:date="2026-01-01T00:00:00Z">
        <w:r>
          <w:t xml:space="preserve">Wikipedia contributors,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“Row and column vectors —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Wikipedia</w:t>
        </w:r>
      </w:ins>
      <w:ins w:id="569" w:author="PR Preview" w:date="2026-01-01T00:00:00Z">
        <w:r>
          <w:t xml:space="preserve">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the free encyclopedia.”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2026. Available:</w:t>
        </w:r>
      </w:ins>
      <w:ins w:id="574" w:author="PR Preview" w:date="2026-01-01T00:00:00Z">
        <w:r>
          <w:t xml:space="preserve"> </w:t>
        </w:r>
      </w:ins>
      <w:hyperlink r:id="rId86">
        <w:ins w:id="575" w:author="PR Preview" w:date="2026-01-01T00:00:00Z">
          <w:r>
            <w:rPr>
              <w:rStyle w:val="Hyperlink"/>
            </w:rPr>
            <w:t xml:space="preserve">https://en.wikipedia.org/wiki/Row_and_column_vectors</w:t>
          </w:r>
        </w:ins>
      </w:hyperlink>
    </w:p>
    <w:bookmarkEnd w:id="87"/>
    <w:bookmarkStart w:id="89" w:name="ref-wikipedia_scalar_mathematics"/>
    <w:p>
      <w:pPr>
        <w:pStyle w:val="Bibliography"/>
      </w:pPr>
      <w:ins w:id="576" w:author="PR Preview" w:date="2026-01-01T00:00:00Z">
        <w:r>
          <w:t xml:space="preserve">[2]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	</w:t>
        </w:r>
      </w:ins>
      <w:ins w:id="579" w:author="PR Preview" w:date="2026-01-01T00:00:00Z">
        <w:r>
          <w:t xml:space="preserve">Wikipedia contributors,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“Scalar (mathematics) —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Wikipedia</w:t>
        </w:r>
      </w:ins>
      <w:ins w:id="584" w:author="PR Preview" w:date="2026-01-01T00:00:00Z">
        <w:r>
          <w:t xml:space="preserve">,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the free encyclopedia.”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2026. Available:</w:t>
        </w:r>
      </w:ins>
      <w:ins w:id="589" w:author="PR Preview" w:date="2026-01-01T00:00:00Z">
        <w:r>
          <w:t xml:space="preserve"> </w:t>
        </w:r>
      </w:ins>
      <w:hyperlink r:id="rId88">
        <w:ins w:id="590" w:author="PR Preview" w:date="2026-01-01T00:00:00Z">
          <w:r>
            <w:rPr>
              <w:rStyle w:val="Hyperlink"/>
            </w:rPr>
            <w:t xml:space="preserve">https://en.wikipedia.org/wiki/Scalar_(mathematics)</w:t>
          </w:r>
        </w:ins>
      </w:hyperlink>
    </w:p>
    <w:bookmarkEnd w:id="89"/>
    <w:bookmarkStart w:id="91" w:name="ref-dobson4e"/>
    <w:p>
      <w:pPr>
        <w:pStyle w:val="Bibliography"/>
      </w:pPr>
      <w:ins w:id="591" w:author="PR Preview" w:date="2026-01-01T00:00:00Z">
        <w:r>
          <w:t xml:space="preserve">[3]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	</w:t>
        </w:r>
      </w:ins>
      <w:ins w:id="594" w:author="PR Preview" w:date="2026-01-01T00:00:00Z">
        <w:r>
          <w:t xml:space="preserve">A. J. Dobson and A. G. Barnett,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597" w:author="PR Preview" w:date="2026-01-01T00:00:00Z">
        <w:r>
          <w:t xml:space="preserve">, 4th ed. CRC press, 2018. doi:</w:t>
        </w:r>
      </w:ins>
      <w:ins w:id="598" w:author="PR Preview" w:date="2026-01-01T00:00:00Z">
        <w:r>
          <w:t xml:space="preserve"> </w:t>
        </w:r>
      </w:ins>
      <w:hyperlink r:id="rId90">
        <w:ins w:id="599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600" w:author="PR Preview" w:date="2026-01-01T00:00:00Z">
        <w:r>
          <w:t xml:space="preserve">.</w:t>
        </w:r>
      </w:ins>
    </w:p>
    <w:bookmarkEnd w:id="91"/>
    <w:bookmarkStart w:id="93" w:name="ref-mosaiccalc"/>
    <w:p>
      <w:pPr>
        <w:pStyle w:val="Bibliography"/>
      </w:pPr>
      <w:ins w:id="601" w:author="PR Preview" w:date="2026-01-01T00:00:00Z">
        <w:r>
          <w:t xml:space="preserve">[4]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	</w:t>
        </w:r>
      </w:ins>
      <w:ins w:id="604" w:author="PR Preview" w:date="2026-01-01T00:00:00Z">
        <w:r>
          <w:t xml:space="preserve">D. Kaplan,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rPr>
            <w:i/>
            <w:iCs/>
          </w:rPr>
          <w:t xml:space="preserve">MOSAIC calculus</w:t>
        </w:r>
      </w:ins>
      <w:ins w:id="607" w:author="PR Preview" w:date="2026-01-01T00:00:00Z">
        <w:r>
          <w:t xml:space="preserve">. www.mosaic-web.org, 2022. Available:</w:t>
        </w:r>
      </w:ins>
      <w:ins w:id="608" w:author="PR Preview" w:date="2026-01-01T00:00:00Z">
        <w:r>
          <w:t xml:space="preserve"> </w:t>
        </w:r>
      </w:ins>
      <w:hyperlink r:id="rId92">
        <w:ins w:id="609" w:author="PR Preview" w:date="2026-01-01T00:00:00Z">
          <w:r>
            <w:rPr>
              <w:rStyle w:val="Hyperlink"/>
            </w:rPr>
            <w:t xml:space="preserve">www.mosaic-web.org</w:t>
          </w:r>
        </w:ins>
      </w:hyperlink>
    </w:p>
    <w:bookmarkEnd w:id="93"/>
    <w:bookmarkStart w:id="95" w:name="ref-wikipedia_arithmetic_mean"/>
    <w:p>
      <w:pPr>
        <w:pStyle w:val="Bibliography"/>
      </w:pPr>
      <w:ins w:id="610" w:author="PR Preview" w:date="2026-01-01T00:00:00Z">
        <w:r>
          <w:t xml:space="preserve">[5]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	</w:t>
        </w:r>
      </w:ins>
      <w:ins w:id="613" w:author="PR Preview" w:date="2026-01-01T00:00:00Z">
        <w:r>
          <w:t xml:space="preserve">Wikipedia contributors,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“Arithmetic mean —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Wikipedia</w:t>
        </w:r>
      </w:ins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the free encyclopedia.”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2026. Available:</w:t>
        </w:r>
      </w:ins>
      <w:ins w:id="623" w:author="PR Preview" w:date="2026-01-01T00:00:00Z">
        <w:r>
          <w:t xml:space="preserve"> </w:t>
        </w:r>
      </w:ins>
      <w:hyperlink r:id="rId94">
        <w:ins w:id="624" w:author="PR Preview" w:date="2026-01-01T00:00:00Z">
          <w:r>
            <w:rPr>
              <w:rStyle w:val="Hyperlink"/>
            </w:rPr>
            <w:t xml:space="preserve">https://en.wikipedia.org/wiki/Arithmetic_mean</w:t>
          </w:r>
        </w:ins>
      </w:hyperlink>
    </w:p>
    <w:bookmarkEnd w:id="95"/>
    <w:bookmarkStart w:id="97" w:name="ref-wikipedia_standard_basis"/>
    <w:p>
      <w:pPr>
        <w:pStyle w:val="Bibliography"/>
      </w:pPr>
      <w:ins w:id="625" w:author="PR Preview" w:date="2026-01-01T00:00:00Z">
        <w:r>
          <w:t xml:space="preserve">[6]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	</w:t>
        </w:r>
      </w:ins>
      <w:ins w:id="628" w:author="PR Preview" w:date="2026-01-01T00:00:00Z">
        <w:r>
          <w:t xml:space="preserve">Wikipedia contributors,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“Standard basis —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Wikipedia</w:t>
        </w:r>
      </w:ins>
      <w:ins w:id="633" w:author="PR Preview" w:date="2026-01-01T00:00:00Z">
        <w:r>
          <w:t xml:space="preserve">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the free encyclopedia.”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2026. Available:</w:t>
        </w:r>
      </w:ins>
      <w:ins w:id="638" w:author="PR Preview" w:date="2026-01-01T00:00:00Z">
        <w:r>
          <w:t xml:space="preserve"> </w:t>
        </w:r>
      </w:ins>
      <w:hyperlink r:id="rId96">
        <w:ins w:id="639" w:author="PR Preview" w:date="2026-01-01T00:00:00Z">
          <w:r>
            <w:rPr>
              <w:rStyle w:val="Hyperlink"/>
            </w:rPr>
            <w:t xml:space="preserve">https://en.wikipedia.org/wiki/Standard_basis</w:t>
          </w:r>
        </w:ins>
      </w:hyperlink>
    </w:p>
    <w:bookmarkEnd w:id="97"/>
    <w:bookmarkStart w:id="99" w:name="ref-wikipedia_orthogonality"/>
    <w:p>
      <w:pPr>
        <w:pStyle w:val="Bibliography"/>
      </w:pPr>
      <w:ins w:id="640" w:author="PR Preview" w:date="2026-01-01T00:00:00Z">
        <w:r>
          <w:t xml:space="preserve">[7]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	</w:t>
        </w:r>
      </w:ins>
      <w:ins w:id="643" w:author="PR Preview" w:date="2026-01-01T00:00:00Z">
        <w:r>
          <w:t xml:space="preserve">Wikipedia contributors,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“Orthogonality —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Wikipedia</w:t>
        </w:r>
      </w:ins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the free encyclopedia.”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2026. Available:</w:t>
        </w:r>
      </w:ins>
      <w:ins w:id="653" w:author="PR Preview" w:date="2026-01-01T00:00:00Z">
        <w:r>
          <w:t xml:space="preserve"> </w:t>
        </w:r>
      </w:ins>
      <w:hyperlink r:id="rId98">
        <w:ins w:id="654" w:author="PR Preview" w:date="2026-01-01T00:00:00Z">
          <w:r>
            <w:rPr>
              <w:rStyle w:val="Hyperlink"/>
            </w:rPr>
            <w:t xml:space="preserve">https://en.wikipedia.org/wiki/Orthogonality</w:t>
          </w:r>
        </w:ins>
      </w:hyperlink>
    </w:p>
    <w:bookmarkEnd w:id="99"/>
    <w:bookmarkStart w:id="101" w:name="ref-wikipedia_euclidean_vector"/>
    <w:p>
      <w:pPr>
        <w:pStyle w:val="Bibliography"/>
      </w:pPr>
      <w:ins w:id="655" w:author="PR Preview" w:date="2026-01-01T00:00:00Z">
        <w:r>
          <w:t xml:space="preserve">[8]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	</w:t>
        </w:r>
      </w:ins>
      <w:ins w:id="658" w:author="PR Preview" w:date="2026-01-01T00:00:00Z">
        <w:r>
          <w:t xml:space="preserve">Wikipedia contributors,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“Euclidean vector —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Wikipedia</w:t>
        </w:r>
      </w:ins>
      <w:ins w:id="663" w:author="PR Preview" w:date="2026-01-01T00:00:00Z">
        <w:r>
          <w:t xml:space="preserve">,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the free encyclopedia.”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2026. Available:</w:t>
        </w:r>
      </w:ins>
      <w:ins w:id="668" w:author="PR Preview" w:date="2026-01-01T00:00:00Z">
        <w:r>
          <w:t xml:space="preserve"> </w:t>
        </w:r>
      </w:ins>
      <w:hyperlink r:id="rId100">
        <w:ins w:id="669" w:author="PR Preview" w:date="2026-01-01T00:00:00Z">
          <w:r>
            <w:rPr>
              <w:rStyle w:val="Hyperlink"/>
            </w:rPr>
            <w:t xml:space="preserve">https://en.wikipedia.org/wiki/Euclidean_vector</w:t>
          </w:r>
        </w:ins>
      </w:hyperlink>
    </w:p>
    <w:bookmarkEnd w:id="101"/>
    <w:bookmarkStart w:id="103" w:name="ref-wikipedia_unit_vector"/>
    <w:p>
      <w:pPr>
        <w:pStyle w:val="Bibliography"/>
      </w:pPr>
      <w:ins w:id="670" w:author="PR Preview" w:date="2026-01-01T00:00:00Z">
        <w:r>
          <w:t xml:space="preserve">[9]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	</w:t>
        </w:r>
      </w:ins>
      <w:ins w:id="673" w:author="PR Preview" w:date="2026-01-01T00:00:00Z">
        <w:r>
          <w:t xml:space="preserve">Wikipedia contributors,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“Unit vector —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Wikipedia</w:t>
        </w:r>
      </w:ins>
      <w:ins w:id="678" w:author="PR Preview" w:date="2026-01-01T00:00:00Z">
        <w:r>
          <w:t xml:space="preserve">,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the free encyclopedia.”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2026. Available:</w:t>
        </w:r>
      </w:ins>
      <w:ins w:id="683" w:author="PR Preview" w:date="2026-01-01T00:00:00Z">
        <w:r>
          <w:t xml:space="preserve"> </w:t>
        </w:r>
      </w:ins>
      <w:hyperlink r:id="rId102">
        <w:ins w:id="684" w:author="PR Preview" w:date="2026-01-01T00:00:00Z">
          <w:r>
            <w:rPr>
              <w:rStyle w:val="Hyperlink"/>
            </w:rPr>
            <w:t xml:space="preserve">https://en.wikipedia.org/wiki/Unit_vector</w:t>
          </w:r>
        </w:ins>
      </w:hyperlink>
    </w:p>
    <w:bookmarkEnd w:id="103"/>
    <w:bookmarkStart w:id="105" w:name="ref-wikipedia_euclidean_distance"/>
    <w:p>
      <w:pPr>
        <w:pStyle w:val="Bibliography"/>
      </w:pPr>
      <w:ins w:id="685" w:author="PR Preview" w:date="2026-01-01T00:00:00Z">
        <w:r>
          <w:t xml:space="preserve">[10]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	</w:t>
        </w:r>
      </w:ins>
      <w:ins w:id="688" w:author="PR Preview" w:date="2026-01-01T00:00:00Z">
        <w:r>
          <w:t xml:space="preserve">Wikipedia contributors,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“Euclidean distance —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Wikipedia</w:t>
        </w:r>
      </w:ins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the free encyclopedia.”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2026. Available:</w:t>
        </w:r>
      </w:ins>
      <w:ins w:id="698" w:author="PR Preview" w:date="2026-01-01T00:00:00Z">
        <w:r>
          <w:t xml:space="preserve"> </w:t>
        </w:r>
      </w:ins>
      <w:hyperlink r:id="rId104">
        <w:ins w:id="699" w:author="PR Preview" w:date="2026-01-01T00:00:00Z">
          <w:r>
            <w:rPr>
              <w:rStyle w:val="Hyperlink"/>
            </w:rPr>
            <w:t xml:space="preserve">https://en.wikipedia.org/wiki/Euclidean_distance</w:t>
          </w:r>
        </w:ins>
      </w:hyperlink>
    </w:p>
    <w:bookmarkEnd w:id="105"/>
    <w:bookmarkStart w:id="107" w:name="ref-goodfellow2016deep"/>
    <w:p>
      <w:pPr>
        <w:pStyle w:val="Bibliography"/>
      </w:pPr>
      <w:ins w:id="700" w:author="PR Preview" w:date="2026-01-01T00:00:00Z">
        <w:r>
          <w:t xml:space="preserve">[11]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	</w:t>
        </w:r>
      </w:ins>
      <w:ins w:id="703" w:author="PR Preview" w:date="2026-01-01T00:00:00Z">
        <w:r>
          <w:t xml:space="preserve">I. Goodfellow, Y. Bengio, and A. Courville,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rPr>
            <w:i/>
            <w:iCs/>
          </w:rPr>
          <w:t xml:space="preserve">Deep learning</w:t>
        </w:r>
      </w:ins>
      <w:ins w:id="706" w:author="PR Preview" w:date="2026-01-01T00:00:00Z">
        <w:r>
          <w:t xml:space="preserve">. MIT Press, 2016. Available:</w:t>
        </w:r>
      </w:ins>
      <w:ins w:id="707" w:author="PR Preview" w:date="2026-01-01T00:00:00Z">
        <w:r>
          <w:t xml:space="preserve"> </w:t>
        </w:r>
      </w:ins>
      <w:hyperlink r:id="rId106">
        <w:ins w:id="708" w:author="PR Preview" w:date="2026-01-01T00:00:00Z">
          <w:r>
            <w:rPr>
              <w:rStyle w:val="Hyperlink"/>
            </w:rPr>
            <w:t xml:space="preserve">https://www.deeplearningbook.org/</w:t>
          </w:r>
        </w:ins>
      </w:hyperlink>
    </w:p>
    <w:bookmarkEnd w:id="107"/>
    <w:bookmarkStart w:id="109" w:name="ref-hutchinson_wwu_ml_videos"/>
    <w:p>
      <w:pPr>
        <w:pStyle w:val="Bibliography"/>
      </w:pPr>
      <w:ins w:id="709" w:author="PR Preview" w:date="2026-01-01T00:00:00Z">
        <w:r>
          <w:t xml:space="preserve">[12]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	</w:t>
        </w:r>
      </w:ins>
      <w:ins w:id="712" w:author="PR Preview" w:date="2026-01-01T00:00:00Z">
        <w:r>
          <w:t xml:space="preserve">B. Hutchinson,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“</w:t>
        </w:r>
      </w:ins>
      <w:ins w:id="715" w:author="PR Preview" w:date="2026-01-01T00:00:00Z">
        <w:r>
          <w:t xml:space="preserve">DATA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471/571 (machine learning) and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CSCI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481/581 (deep learning) video lectures.”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Western Washington University. Accessed: Sep. 28, 2026. [Online]. Available:</w:t>
        </w:r>
      </w:ins>
      <w:ins w:id="724" w:author="PR Preview" w:date="2026-01-01T00:00:00Z">
        <w:r>
          <w:t xml:space="preserve"> </w:t>
        </w:r>
      </w:ins>
      <w:hyperlink r:id="rId108">
        <w:ins w:id="725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90" Type="http://schemas.openxmlformats.org/officeDocument/2006/relationships/hyperlink" Target="https://doi.org/10.1201/9781315182780" TargetMode="External"/><Relationship Id="rId94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4" Type="http://schemas.openxmlformats.org/officeDocument/2006/relationships/hyperlink" Target="https://en.wikipedia.org/wiki/Euclidean_distance" TargetMode="External"/><Relationship Id="rId100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8" Type="http://schemas.openxmlformats.org/officeDocument/2006/relationships/hyperlink" Target="https://en.wikipedia.org/wiki/Orthogonality" TargetMode="External"/><Relationship Id="rId86" Type="http://schemas.openxmlformats.org/officeDocument/2006/relationships/hyperlink" Target="https://en.wikipedia.org/wiki/Row_and_column_vectors" TargetMode="External"/><Relationship Id="rId88" Type="http://schemas.openxmlformats.org/officeDocument/2006/relationships/hyperlink" Target="https://en.wikipedia.org/wiki/Scalar_(mathematics)" TargetMode="External"/><Relationship Id="rId96" Type="http://schemas.openxmlformats.org/officeDocument/2006/relationships/hyperlink" Target="https://en.wikipedia.org/wiki/Standard_basis" TargetMode="External"/><Relationship Id="rId102" Type="http://schemas.openxmlformats.org/officeDocument/2006/relationships/hyperlink" Target="https://en.wikipedia.org/wiki/Unit_vector" TargetMode="External"/><Relationship Id="rId108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deeplearningbook.org/" TargetMode="External"/><Relationship Id="rId92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90" Type="http://schemas.openxmlformats.org/officeDocument/2006/relationships/hyperlink" Target="https://doi.org/10.1201/9781315182780" TargetMode="External"/><Relationship Id="rId94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4" Type="http://schemas.openxmlformats.org/officeDocument/2006/relationships/hyperlink" Target="https://en.wikipedia.org/wiki/Euclidean_distance" TargetMode="External"/><Relationship Id="rId100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8" Type="http://schemas.openxmlformats.org/officeDocument/2006/relationships/hyperlink" Target="https://en.wikipedia.org/wiki/Orthogonality" TargetMode="External"/><Relationship Id="rId86" Type="http://schemas.openxmlformats.org/officeDocument/2006/relationships/hyperlink" Target="https://en.wikipedia.org/wiki/Row_and_column_vectors" TargetMode="External"/><Relationship Id="rId88" Type="http://schemas.openxmlformats.org/officeDocument/2006/relationships/hyperlink" Target="https://en.wikipedia.org/wiki/Scalar_(mathematics)" TargetMode="External"/><Relationship Id="rId96" Type="http://schemas.openxmlformats.org/officeDocument/2006/relationships/hyperlink" Target="https://en.wikipedia.org/wiki/Standard_basis" TargetMode="External"/><Relationship Id="rId102" Type="http://schemas.openxmlformats.org/officeDocument/2006/relationships/hyperlink" Target="https://en.wikipedia.org/wiki/Unit_vector" TargetMode="External"/><Relationship Id="rId108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deeplearningbook.org/" TargetMode="External"/><Relationship Id="rId92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2026-10-18T08:57:05Z</dcterms:created>
  <dcterms:modified xsi:type="dcterms:W3CDTF">2026-10-18T08:57:05Z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