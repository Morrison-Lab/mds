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(Proposition (statement))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proposition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2026u)</w:delText>
        </w:r>
      </w:del>
      <w:del w:id="10" w:author="PR Preview" w:date="2026-01-01T00:00:00Z">
        <w:r>
          <w:delText xml:space="preserve">, 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statement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 declarative sentence that is either true or false.</w:delText>
        </w:r>
      </w:del>
    </w:p>
    <w:p>
      <w:pPr>
        <w:pStyle w:val="FirstParagraph"/>
      </w:pPr>
      <w:ins w:id="16" w:author="PR Preview" w:date="2026-01-01T00:00:00Z">
        <w:r>
          <w:rPr>
            <w:b/>
            <w:bCs/>
          </w:rPr>
          <w:t xml:space="preserve">Definition 1 (Proposition (statement))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proposition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[1]</w:t>
        </w:r>
      </w:ins>
      <w:ins w:id="23" w:author="PR Preview" w:date="2026-01-01T00:00:00Z">
        <w:r>
          <w:t xml:space="preserve">, 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statement</w:t>
        </w:r>
      </w:ins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a declarative sentence that is either true or false.</w:t>
        </w:r>
      </w:ins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del w:id="29" w:author="PR Preview" w:date="2026-01-01T00:00:00Z">
        <w:r>
          <w:rPr>
            <w:b/>
            <w:bCs/>
          </w:rPr>
          <w:delText xml:space="preserve">Definition 2 (Predicate)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predicate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(Wikipedia contributors 2026s)</w:delText>
        </w:r>
      </w:del>
      <w:del w:id="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a declarative sentence about a variable</w:delText>
        </w:r>
      </w:del>
      <w:del w:id="39" w:author="PR Preview" w:date="2026-01-01T00:00:00Z">
        <w:r>
          <w:delText xml:space="preserve"> </w:delText>
        </w:r>
      </w:del>
      <m:oMath>
        <m:r>
          <m:t>x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that becomes a proposition (</w:delText>
        </w:r>
      </w:del>
      <w:hyperlink w:anchor="def-proposition">
        <w:del w:id="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3" w:author="PR Preview" w:date="2026-01-01T00:00:00Z">
        <w:r>
          <w:delText xml:space="preserve">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whenever a value is substituted for</w:delText>
        </w:r>
      </w:del>
      <w:del w:id="46" w:author="PR Preview" w:date="2026-01-01T00:00:00Z">
        <w:r>
          <w:delText xml:space="preserve"> </w:delText>
        </w:r>
      </w:del>
      <m:oMath>
        <m:r>
          <m:t>x</m:t>
        </m:r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ins w:id="48" w:author="PR Preview" w:date="2026-01-01T00:00:00Z">
        <w:r>
          <w:rPr>
            <w:b/>
            <w:bCs/>
          </w:rPr>
          <w:t xml:space="preserve">Definition 2 (Predicate)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b/>
            <w:bCs/>
          </w:rPr>
          <w:t xml:space="preserve">predicate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[2]</w:t>
        </w:r>
      </w:ins>
      <w:ins w:id="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a declarative sentence about a variable</w:t>
        </w:r>
      </w:ins>
      <w:ins w:id="58" w:author="PR Preview" w:date="2026-01-01T00:00:00Z">
        <w:r>
          <w:t xml:space="preserve"> </w:t>
        </w:r>
      </w:ins>
      <m:oMath>
        <m:r>
          <m:t>x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that becomes a proposition (</w:t>
        </w:r>
      </w:ins>
      <w:hyperlink w:anchor="def-proposition">
        <w:ins w:id="6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2" w:author="PR Preview" w:date="2026-01-01T00:00:00Z">
        <w:r>
          <w:t xml:space="preserve">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whenever a value is substituted for</w:t>
        </w:r>
      </w:ins>
      <w:ins w:id="65" w:author="PR Preview" w:date="2026-01-01T00:00:00Z">
        <w:r>
          <w:t xml:space="preserve"> </w:t>
        </w:r>
      </w:ins>
      <m:oMath>
        <m:r>
          <m:t>x</m:t>
        </m:r>
      </m:oMath>
      <w:ins w:id="66" w:author="PR Preview" w:date="2026-01-01T00:00:00Z">
        <w:r>
          <w:t xml:space="preserve">.</w:t>
        </w:r>
      </w:ins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3 (Logical connective)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b/>
            <w:bCs/>
          </w:rPr>
          <w:delText xml:space="preserve">logical connective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(Wikipedia contributors 2026k)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builds a new proposition (</w:delText>
        </w:r>
      </w:del>
      <w:hyperlink w:anchor="def-proposition">
        <w:del w:id="7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7" w:author="PR Preview" w:date="2026-01-01T00:00:00Z">
        <w:r>
          <w:delText xml:space="preserve">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from one or two propositions</w:delText>
        </w:r>
      </w:del>
      <w:del w:id="80" w:author="PR Preview" w:date="2026-01-01T00:00:00Z">
        <w:r>
          <w:delText xml:space="preserve"> </w:delText>
        </w:r>
      </w:del>
      <m:oMath>
        <m:r>
          <m:t>P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m:oMath>
        <m:r>
          <m:t>Q</m:t>
        </m:r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with a truth value that depends only on the truth values of</w:delText>
        </w:r>
      </w:del>
      <w:del w:id="87" w:author="PR Preview" w:date="2026-01-01T00:00:00Z">
        <w:r>
          <w:delText xml:space="preserve"> </w:delText>
        </w:r>
      </w:del>
      <m:oMath>
        <m:r>
          <m:t>P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Q</m:t>
        </m:r>
      </m:oMath>
      <w:del w:id="91" w:author="PR Preview" w:date="2026-01-01T00:00:00Z">
        <w:r>
          <w:delText xml:space="preserve">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These notes use five, defined next: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not (</w:delText>
        </w:r>
      </w:del>
      <w:hyperlink w:anchor="def-not">
        <w:del w:id="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7" w:author="PR Preview" w:date="2026-01-01T00:00:00Z">
        <w:r>
          <w:delText xml:space="preserve">), and (</w:delText>
        </w:r>
      </w:del>
      <w:hyperlink w:anchor="def-and">
        <w:del w:id="9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99" w:author="PR Preview" w:date="2026-01-01T00:00:00Z">
        <w:r>
          <w:delText xml:space="preserve">), or (</w:delText>
        </w:r>
      </w:del>
      <w:hyperlink w:anchor="def-or">
        <w:del w:id="10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1" w:author="PR Preview" w:date="2026-01-01T00:00:00Z">
        <w:r>
          <w:delText xml:space="preserve">),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implies (</w:delText>
        </w:r>
      </w:del>
      <w:hyperlink w:anchor="def-implies">
        <w:del w:id="10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05" w:author="PR Preview" w:date="2026-01-01T00:00:00Z">
        <w:r>
          <w:delText xml:space="preserve">), and if and only if (</w:delText>
        </w:r>
      </w:del>
      <w:hyperlink w:anchor="def-iff">
        <w:del w:id="1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07" w:author="PR Preview" w:date="2026-01-01T00:00:00Z">
        <w:r>
          <w:delText xml:space="preserve">).</w:delText>
        </w:r>
      </w:del>
    </w:p>
    <w:p>
      <w:pPr>
        <w:pStyle w:val="BodyText"/>
      </w:pPr>
      <w:del w:id="108" w:author="PR Preview" w:date="2026-01-01T00:00:00Z">
        <w:r>
          <w:rPr>
            <w:b/>
            <w:bCs/>
          </w:rPr>
          <w:delText xml:space="preserve">Definition 4 (Not)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logical connective (</w:delText>
        </w:r>
      </w:del>
      <w:hyperlink w:anchor="def-logical-connective">
        <w:del w:id="11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12" w:author="PR Preview" w:date="2026-01-01T00:00:00Z">
        <w:r>
          <w:delText xml:space="preserve">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not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(Wikipedia contributors 2026r)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 written</w:delText>
        </w:r>
      </w:del>
      <w:del w:id="119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del w:id="122" w:author="PR Preview" w:date="2026-01-01T00:00:00Z">
        <w:r>
          <w:delText xml:space="preserve">“not</w:delText>
        </w:r>
      </w:del>
      <w:del w:id="123" w:author="PR Preview" w:date="2026-01-01T00:00:00Z">
        <w:r>
          <w:delText xml:space="preserve"> </w:delText>
        </w:r>
      </w:del>
      <m:oMath>
        <m:r>
          <m:t>P</m:t>
        </m:r>
      </m:oMath>
      <w:del w:id="124" w:author="PR Preview" w:date="2026-01-01T00:00:00Z">
        <w:r>
          <w:delText xml:space="preserve">”</w:delText>
        </w:r>
      </w:del>
      <w:del w:id="125" w:author="PR Preview" w:date="2026-01-01T00:00:00Z">
        <w:r>
          <w:delText xml:space="preserve">);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it is true when</w:delText>
        </w:r>
      </w:del>
      <w:del w:id="128" w:author="PR Preview" w:date="2026-01-01T00:00:00Z">
        <w:r>
          <w:delText xml:space="preserve"> </w:delText>
        </w:r>
      </w:del>
      <m:oMath>
        <m:r>
          <m:t>P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is false,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and false when</w:delText>
        </w:r>
      </w:del>
      <w:del w:id="133" w:author="PR Preview" w:date="2026-01-01T00:00:00Z">
        <w:r>
          <w:delText xml:space="preserve"> </w:delText>
        </w:r>
      </w:del>
      <m:oMath>
        <m:r>
          <m:t>P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 true.</w:delText>
        </w:r>
      </w:del>
    </w:p>
    <w:p>
      <w:pPr>
        <w:pStyle w:val="FirstParagraph"/>
      </w:pPr>
      <w:ins w:id="136" w:author="PR Preview" w:date="2026-01-01T00:00:00Z">
        <w:r>
          <w:rPr>
            <w:b/>
            <w:bCs/>
          </w:rPr>
          <w:t xml:space="preserve">Definition 3 (Logical connective)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b/>
            <w:bCs/>
          </w:rPr>
          <w:t xml:space="preserve">logical connective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[3]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builds a new proposition (</w:t>
        </w:r>
      </w:ins>
      <w:hyperlink w:anchor="def-proposition">
        <w:ins w:id="14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6" w:author="PR Preview" w:date="2026-01-01T00:00:00Z">
        <w:r>
          <w:t xml:space="preserve">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from one or two propositions</w:t>
        </w:r>
      </w:ins>
      <w:ins w:id="149" w:author="PR Preview" w:date="2026-01-01T00:00:00Z">
        <w:r>
          <w:t xml:space="preserve"> </w:t>
        </w:r>
      </w:ins>
      <m:oMath>
        <m:r>
          <m:t>P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</w:t>
        </w:r>
      </w:ins>
      <w:ins w:id="152" w:author="PR Preview" w:date="2026-01-01T00:00:00Z">
        <w:r>
          <w:t xml:space="preserve"> </w:t>
        </w:r>
      </w:ins>
      <m:oMath>
        <m:r>
          <m:t>Q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with a truth value that depends only on the truth values of</w:t>
        </w:r>
      </w:ins>
      <w:ins w:id="156" w:author="PR Preview" w:date="2026-01-01T00:00:00Z">
        <w:r>
          <w:t xml:space="preserve"> </w:t>
        </w:r>
      </w:ins>
      <m:oMath>
        <m:r>
          <m:t>P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</w:t>
        </w:r>
      </w:ins>
      <w:ins w:id="159" w:author="PR Preview" w:date="2026-01-01T00:00:00Z">
        <w:r>
          <w:t xml:space="preserve"> </w:t>
        </w:r>
      </w:ins>
      <m:oMath>
        <m:r>
          <m:t>Q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These notes use five, defined next: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not (</w:t>
        </w:r>
      </w:ins>
      <w:hyperlink w:anchor="def-not">
        <w:ins w:id="16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6" w:author="PR Preview" w:date="2026-01-01T00:00:00Z">
        <w:r>
          <w:t xml:space="preserve">), and (</w:t>
        </w:r>
      </w:ins>
      <w:hyperlink w:anchor="def-and">
        <w:ins w:id="16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8" w:author="PR Preview" w:date="2026-01-01T00:00:00Z">
        <w:r>
          <w:t xml:space="preserve">), or (</w:t>
        </w:r>
      </w:ins>
      <w:hyperlink w:anchor="def-or">
        <w:ins w:id="16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0" w:author="PR Preview" w:date="2026-01-01T00:00:00Z">
        <w:r>
          <w:t xml:space="preserve">),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implies (</w:t>
        </w:r>
      </w:ins>
      <w:hyperlink w:anchor="def-implies">
        <w:ins w:id="17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4" w:author="PR Preview" w:date="2026-01-01T00:00:00Z">
        <w:r>
          <w:t xml:space="preserve">), and if and only if (</w:t>
        </w:r>
      </w:ins>
      <w:hyperlink w:anchor="def-iff">
        <w:ins w:id="17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76" w:author="PR Preview" w:date="2026-01-01T00:00:00Z">
        <w:r>
          <w:t xml:space="preserve">).</w:t>
        </w:r>
      </w:ins>
    </w:p>
    <w:bookmarkEnd w:id="14"/>
    <w:bookmarkStart w:id="15" w:name="def-not"/>
    <w:p>
      <w:pPr>
        <w:pStyle w:val="BodyText"/>
      </w:pPr>
      <w:ins w:id="177" w:author="PR Preview" w:date="2026-01-01T00:00:00Z">
        <w:r>
          <w:rPr>
            <w:b/>
            <w:bCs/>
          </w:rPr>
          <w:t xml:space="preserve">Definition 4 (Not)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logical connective (</w:t>
        </w:r>
      </w:ins>
      <w:hyperlink w:anchor="def-logical-connective">
        <w:ins w:id="18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not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[4]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written</w:t>
        </w:r>
      </w:ins>
      <w:ins w:id="18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ins w:id="191" w:author="PR Preview" w:date="2026-01-01T00:00:00Z">
        <w:r>
          <w:t xml:space="preserve">“not</w:t>
        </w:r>
      </w:ins>
      <w:ins w:id="192" w:author="PR Preview" w:date="2026-01-01T00:00:00Z">
        <w:r>
          <w:t xml:space="preserve"> </w:t>
        </w:r>
      </w:ins>
      <m:oMath>
        <m:r>
          <m:t>P</m:t>
        </m:r>
      </m:oMath>
      <w:ins w:id="193" w:author="PR Preview" w:date="2026-01-01T00:00:00Z">
        <w:r>
          <w:t xml:space="preserve">”</w:t>
        </w:r>
      </w:ins>
      <w:ins w:id="194" w:author="PR Preview" w:date="2026-01-01T00:00:00Z">
        <w:r>
          <w:t xml:space="preserve">);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true when</w:t>
        </w:r>
      </w:ins>
      <w:ins w:id="197" w:author="PR Preview" w:date="2026-01-01T00:00:00Z">
        <w:r>
          <w:t xml:space="preserve"> </w:t>
        </w:r>
      </w:ins>
      <m:oMath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false,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 false when</w:t>
        </w:r>
      </w:ins>
      <w:ins w:id="202" w:author="PR Preview" w:date="2026-01-01T00:00:00Z">
        <w:r>
          <w:t xml:space="preserve"> </w:t>
        </w:r>
      </w:ins>
      <m:oMath>
        <m:r>
          <m:t>P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true.</w:t>
        </w:r>
      </w:ins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del w:id="205" w:author="PR Preview" w:date="2026-01-01T00:00:00Z">
        <w:r>
          <w:rPr>
            <w:b/>
            <w:bCs/>
          </w:rPr>
          <w:delText xml:space="preserve">Definition 5 (And)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 logical connective (</w:delText>
        </w:r>
      </w:del>
      <w:hyperlink w:anchor="def-logical-connective">
        <w:del w:id="20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09" w:author="PR Preview" w:date="2026-01-01T00:00:00Z">
        <w:r>
          <w:delText xml:space="preserve">)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rPr>
            <w:b/>
            <w:bCs/>
          </w:rPr>
          <w:delText xml:space="preserve">and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written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(Wikipedia contributors 2026j)</w:delText>
        </w:r>
      </w:del>
      <w:del w:id="2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∧</m:t>
        </m:r>
        <m:r>
          <m:t>Q</m:t>
        </m:r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</w:delText>
        </w:r>
      </w:del>
      <w:del w:id="219" w:author="PR Preview" w:date="2026-01-01T00:00:00Z">
        <w:r>
          <w:delText xml:space="preserve">“</w:delText>
        </w:r>
      </w:del>
      <m:oMath>
        <m:r>
          <m:t>P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and</w:delText>
        </w:r>
      </w:del>
      <w:del w:id="222" w:author="PR Preview" w:date="2026-01-01T00:00:00Z">
        <w:r>
          <w:delText xml:space="preserve"> </w:delText>
        </w:r>
      </w:del>
      <m:oMath>
        <m:r>
          <m:t>Q</m:t>
        </m:r>
      </m:oMath>
      <w:del w:id="223" w:author="PR Preview" w:date="2026-01-01T00:00:00Z">
        <w:r>
          <w:delText xml:space="preserve">”</w:delText>
        </w:r>
      </w:del>
      <w:del w:id="224" w:author="PR Preview" w:date="2026-01-01T00:00:00Z">
        <w:r>
          <w:delText xml:space="preserve">);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it is true when</w:delText>
        </w:r>
      </w:del>
      <w:del w:id="227" w:author="PR Preview" w:date="2026-01-01T00:00:00Z">
        <w:r>
          <w:delText xml:space="preserve"> </w:delText>
        </w:r>
      </w:del>
      <m:oMath>
        <m:r>
          <m:t>P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</w:delText>
        </w:r>
      </w:del>
      <w:del w:id="230" w:author="PR Preview" w:date="2026-01-01T00:00:00Z">
        <w:r>
          <w:delText xml:space="preserve"> </w:delText>
        </w:r>
      </w:del>
      <m:oMath>
        <m:r>
          <m:t>Q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are both true,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 false otherwise.</w:delText>
        </w:r>
      </w:del>
    </w:p>
    <w:p>
      <w:pPr>
        <w:pStyle w:val="FirstParagraph"/>
      </w:pPr>
      <w:ins w:id="235" w:author="PR Preview" w:date="2026-01-01T00:00:00Z">
        <w:r>
          <w:rPr>
            <w:b/>
            <w:bCs/>
          </w:rPr>
          <w:t xml:space="preserve">Definition 5 (And)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logical connective (</w:t>
        </w:r>
      </w:ins>
      <w:hyperlink w:anchor="def-logical-connective">
        <w:ins w:id="23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9" w:author="PR Preview" w:date="2026-01-01T00:00:00Z">
        <w:r>
          <w:t xml:space="preserve">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and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written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[5]</w:t>
        </w:r>
      </w:ins>
      <w:ins w:id="2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ins w:id="249" w:author="PR Preview" w:date="2026-01-01T00:00:00Z">
        <w:r>
          <w:t xml:space="preserve">“</w:t>
        </w:r>
      </w:ins>
      <m:oMath>
        <m:r>
          <m:t>P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r>
          <m:t>Q</m:t>
        </m:r>
      </m:oMath>
      <w:ins w:id="253" w:author="PR Preview" w:date="2026-01-01T00:00:00Z">
        <w:r>
          <w:t xml:space="preserve">”</w:t>
        </w:r>
      </w:ins>
      <w:ins w:id="254" w:author="PR Preview" w:date="2026-01-01T00:00:00Z">
        <w:r>
          <w:t xml:space="preserve">);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it is true when</w:t>
        </w:r>
      </w:ins>
      <w:ins w:id="257" w:author="PR Preview" w:date="2026-01-01T00:00:00Z">
        <w:r>
          <w:t xml:space="preserve"> </w:t>
        </w:r>
      </w:ins>
      <m:oMath>
        <m:r>
          <m:t>P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t>Q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are both true,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false otherwise.</w:t>
        </w:r>
      </w:ins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del w:id="265" w:author="PR Preview" w:date="2026-01-01T00:00:00Z">
        <w:r>
          <w:rPr>
            <w:b/>
            <w:bCs/>
          </w:rPr>
          <w:delText xml:space="preserve">Definition 6 (Or)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logical connective (</w:delText>
        </w:r>
      </w:del>
      <w:hyperlink w:anchor="def-logical-connective">
        <w:del w:id="26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69" w:author="PR Preview" w:date="2026-01-01T00:00:00Z">
        <w:r>
          <w:delText xml:space="preserve">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rPr>
            <w:b/>
            <w:bCs/>
          </w:rPr>
          <w:delText xml:space="preserve">or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is written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(Wikipedia contributors 2026m)</w:delText>
        </w:r>
      </w:del>
      <w:del w:id="2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∨</m:t>
        </m:r>
        <m:r>
          <m:t>Q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(</w:delText>
        </w:r>
      </w:del>
      <w:del w:id="279" w:author="PR Preview" w:date="2026-01-01T00:00:00Z">
        <w:r>
          <w:delText xml:space="preserve">“</w:delText>
        </w:r>
      </w:del>
      <m:oMath>
        <m:r>
          <m:t>P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or</w:delText>
        </w:r>
      </w:del>
      <w:del w:id="282" w:author="PR Preview" w:date="2026-01-01T00:00:00Z">
        <w:r>
          <w:delText xml:space="preserve"> </w:delText>
        </w:r>
      </w:del>
      <m:oMath>
        <m:r>
          <m:t>Q</m:t>
        </m:r>
      </m:oMath>
      <w:del w:id="283" w:author="PR Preview" w:date="2026-01-01T00:00:00Z">
        <w:r>
          <w:delText xml:space="preserve">”</w:delText>
        </w:r>
      </w:del>
      <w:del w:id="284" w:author="PR Preview" w:date="2026-01-01T00:00:00Z">
        <w:r>
          <w:delText xml:space="preserve">);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it is true when at least one of</w:delText>
        </w:r>
      </w:del>
      <w:del w:id="287" w:author="PR Preview" w:date="2026-01-01T00:00:00Z">
        <w:r>
          <w:delText xml:space="preserve"> </w:delText>
        </w:r>
      </w:del>
      <m:oMath>
        <m:r>
          <m:t>P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r>
          <m:t>Q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is true,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false when both are false.</w:delText>
        </w:r>
      </w:del>
    </w:p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Definition 6 (Or)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logical connective (</w:t>
        </w:r>
      </w:ins>
      <w:hyperlink w:anchor="def-logical-connective">
        <w:ins w:id="29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99" w:author="PR Preview" w:date="2026-01-01T00:00:00Z">
        <w:r>
          <w:t xml:space="preserve">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or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is written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[6]</w:t>
        </w:r>
      </w:ins>
      <w:ins w:id="3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(</w:t>
        </w:r>
      </w:ins>
      <w:ins w:id="309" w:author="PR Preview" w:date="2026-01-01T00:00:00Z">
        <w:r>
          <w:t xml:space="preserve">“</w:t>
        </w:r>
      </w:ins>
      <m:oMath>
        <m:r>
          <m:t>P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or</w:t>
        </w:r>
      </w:ins>
      <w:ins w:id="312" w:author="PR Preview" w:date="2026-01-01T00:00:00Z">
        <w:r>
          <w:t xml:space="preserve"> </w:t>
        </w:r>
      </w:ins>
      <m:oMath>
        <m:r>
          <m:t>Q</m:t>
        </m:r>
      </m:oMath>
      <w:ins w:id="313" w:author="PR Preview" w:date="2026-01-01T00:00:00Z">
        <w:r>
          <w:t xml:space="preserve">”</w:t>
        </w:r>
      </w:ins>
      <w:ins w:id="314" w:author="PR Preview" w:date="2026-01-01T00:00:00Z">
        <w:r>
          <w:t xml:space="preserve">);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it is true when at least one of</w:t>
        </w:r>
      </w:ins>
      <w:ins w:id="317" w:author="PR Preview" w:date="2026-01-01T00:00:00Z">
        <w:r>
          <w:t xml:space="preserve"> </w:t>
        </w:r>
      </w:ins>
      <m:oMath>
        <m:r>
          <m:t>P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m:oMath>
        <m:r>
          <m:t>Q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true,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false when both are false.</w:t>
        </w:r>
      </w:ins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del w:id="325" w:author="PR Preview" w:date="2026-01-01T00:00:00Z">
        <w:r>
          <w:rPr>
            <w:b/>
            <w:bCs/>
          </w:rPr>
          <w:delText xml:space="preserve">Definition 7 (Implies)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 logical connective (</w:delText>
        </w:r>
      </w:del>
      <w:hyperlink w:anchor="def-logical-connective">
        <w:del w:id="32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29" w:author="PR Preview" w:date="2026-01-01T00:00:00Z">
        <w:r>
          <w:delText xml:space="preserve">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implies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is written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(Wikipedia contributors 2026n)</w:delText>
        </w:r>
      </w:del>
      <w:del w:id="3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(</w:delText>
        </w:r>
      </w:del>
      <w:del w:id="339" w:author="PR Preview" w:date="2026-01-01T00:00:00Z">
        <w:r>
          <w:delText xml:space="preserve">“if</w:delText>
        </w:r>
      </w:del>
      <w:del w:id="340" w:author="PR Preview" w:date="2026-01-01T00:00:00Z">
        <w:r>
          <w:delText xml:space="preserve"> </w:delText>
        </w:r>
      </w:del>
      <m:oMath>
        <m:r>
          <m:t>P</m:t>
        </m:r>
      </m:oMath>
      <w:del w:id="341" w:author="PR Preview" w:date="2026-01-01T00:00:00Z">
        <w:r>
          <w:delText xml:space="preserve">, then</w:delText>
        </w:r>
      </w:del>
      <w:del w:id="342" w:author="PR Preview" w:date="2026-01-01T00:00:00Z">
        <w:r>
          <w:delText xml:space="preserve"> </w:delText>
        </w:r>
      </w:del>
      <m:oMath>
        <m:r>
          <m:t>Q</m:t>
        </m:r>
      </m:oMath>
      <w:del w:id="343" w:author="PR Preview" w:date="2026-01-01T00:00:00Z">
        <w:r>
          <w:delText xml:space="preserve">”</w:delText>
        </w:r>
      </w:del>
      <w:del w:id="344" w:author="PR Preview" w:date="2026-01-01T00:00:00Z">
        <w:r>
          <w:delText xml:space="preserve">, or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“</w:delText>
        </w:r>
      </w:del>
      <m:oMath>
        <m:r>
          <m:t>P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implies</w:delText>
        </w:r>
      </w:del>
      <w:del w:id="349" w:author="PR Preview" w:date="2026-01-01T00:00:00Z">
        <w:r>
          <w:delText xml:space="preserve"> </w:delText>
        </w:r>
      </w:del>
      <m:oMath>
        <m:r>
          <m:t>Q</m:t>
        </m:r>
      </m:oMath>
      <w:del w:id="350" w:author="PR Preview" w:date="2026-01-01T00:00:00Z">
        <w:r>
          <w:delText xml:space="preserve">”</w:delText>
        </w:r>
      </w:del>
      <w:del w:id="351" w:author="PR Preview" w:date="2026-01-01T00:00:00Z">
        <w:r>
          <w:delText xml:space="preserve">);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it is false when</w:delText>
        </w:r>
      </w:del>
      <w:del w:id="354" w:author="PR Preview" w:date="2026-01-01T00:00:00Z">
        <w:r>
          <w:delText xml:space="preserve"> </w:delText>
        </w:r>
      </w:del>
      <m:oMath>
        <m:r>
          <m:t>P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is true and</w:delText>
        </w:r>
      </w:del>
      <w:del w:id="357" w:author="PR Preview" w:date="2026-01-01T00:00:00Z">
        <w:r>
          <w:delText xml:space="preserve"> </w:delText>
        </w:r>
      </w:del>
      <m:oMath>
        <m:r>
          <m:t>Q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false,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and true otherwise.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7 (Implies)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 logical connective (</w:t>
        </w:r>
      </w:ins>
      <w:hyperlink w:anchor="def-logical-connective">
        <w:ins w:id="36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66" w:author="PR Preview" w:date="2026-01-01T00:00:00Z">
        <w:r>
          <w:t xml:space="preserve">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implies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written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[7]</w:t>
        </w:r>
      </w:ins>
      <w:ins w:id="3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(</w:t>
        </w:r>
      </w:ins>
      <w:ins w:id="376" w:author="PR Preview" w:date="2026-01-01T00:00:00Z">
        <w:r>
          <w:t xml:space="preserve">“if</w:t>
        </w:r>
      </w:ins>
      <w:ins w:id="377" w:author="PR Preview" w:date="2026-01-01T00:00:00Z">
        <w:r>
          <w:t xml:space="preserve"> </w:t>
        </w:r>
      </w:ins>
      <m:oMath>
        <m:r>
          <m:t>P</m:t>
        </m:r>
      </m:oMath>
      <w:ins w:id="378" w:author="PR Preview" w:date="2026-01-01T00:00:00Z">
        <w:r>
          <w:t xml:space="preserve">, then</w:t>
        </w:r>
      </w:ins>
      <w:ins w:id="379" w:author="PR Preview" w:date="2026-01-01T00:00:00Z">
        <w:r>
          <w:t xml:space="preserve"> </w:t>
        </w:r>
      </w:ins>
      <m:oMath>
        <m:r>
          <m:t>Q</m:t>
        </m:r>
      </m:oMath>
      <w:ins w:id="380" w:author="PR Preview" w:date="2026-01-01T00:00:00Z">
        <w:r>
          <w:t xml:space="preserve">”</w:t>
        </w:r>
      </w:ins>
      <w:ins w:id="381" w:author="PR Preview" w:date="2026-01-01T00:00:00Z">
        <w:r>
          <w:t xml:space="preserve">, or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“</w:t>
        </w:r>
      </w:ins>
      <m:oMath>
        <m:r>
          <m:t>P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implies</w:t>
        </w:r>
      </w:ins>
      <w:ins w:id="386" w:author="PR Preview" w:date="2026-01-01T00:00:00Z">
        <w:r>
          <w:t xml:space="preserve"> </w:t>
        </w:r>
      </w:ins>
      <m:oMath>
        <m:r>
          <m:t>Q</m:t>
        </m:r>
      </m:oMath>
      <w:ins w:id="387" w:author="PR Preview" w:date="2026-01-01T00:00:00Z">
        <w:r>
          <w:t xml:space="preserve">”</w:t>
        </w:r>
      </w:ins>
      <w:ins w:id="388" w:author="PR Preview" w:date="2026-01-01T00:00:00Z">
        <w:r>
          <w:t xml:space="preserve">);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it is false when</w:t>
        </w:r>
      </w:ins>
      <w:ins w:id="391" w:author="PR Preview" w:date="2026-01-01T00:00:00Z">
        <w:r>
          <w:t xml:space="preserve"> </w:t>
        </w:r>
      </w:ins>
      <m:oMath>
        <m:r>
          <m:t>P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true and</w:t>
        </w:r>
      </w:ins>
      <w:ins w:id="394" w:author="PR Preview" w:date="2026-01-01T00:00:00Z">
        <w:r>
          <w:t xml:space="preserve"> </w:t>
        </w:r>
      </w:ins>
      <m:oMath>
        <m:r>
          <m:t>Q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false,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true otherwise.</w:t>
        </w:r>
      </w:ins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del w:id="399" w:author="PR Preview" w:date="2026-01-01T00:00:00Z">
        <w:r>
          <w:rPr>
            <w:b/>
            <w:bCs/>
          </w:rPr>
          <w:delText xml:space="preserve">Definition 8 (If and only if)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logical connective (</w:delText>
        </w:r>
      </w:del>
      <w:hyperlink w:anchor="def-logical-connective">
        <w:del w:id="40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03" w:author="PR Preview" w:date="2026-01-01T00:00:00Z">
        <w:r>
          <w:delText xml:space="preserve">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b/>
            <w:bCs/>
          </w:rPr>
          <w:delText xml:space="preserve">if and only if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is written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(Wikipedia contributors 2026i)</w:delText>
        </w:r>
      </w:del>
      <w:del w:id="4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⇔</m:t>
        </m:r>
        <m:r>
          <m:t>Q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(</w:delText>
        </w:r>
      </w:del>
      <w:del w:id="413" w:author="PR Preview" w:date="2026-01-01T00:00:00Z">
        <w:r>
          <w:delText xml:space="preserve">“</w:delText>
        </w:r>
      </w:del>
      <m:oMath>
        <m:r>
          <m:t>P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if and only if</w:delText>
        </w:r>
      </w:del>
      <w:del w:id="416" w:author="PR Preview" w:date="2026-01-01T00:00:00Z">
        <w:r>
          <w:delText xml:space="preserve"> </w:delText>
        </w:r>
      </w:del>
      <m:oMath>
        <m:r>
          <m:t>Q</m:t>
        </m:r>
      </m:oMath>
      <w:del w:id="417" w:author="PR Preview" w:date="2026-01-01T00:00:00Z">
        <w:r>
          <w:delText xml:space="preserve">”</w:delText>
        </w:r>
      </w:del>
      <w:del w:id="418" w:author="PR Preview" w:date="2026-01-01T00:00:00Z">
        <w:r>
          <w:delText xml:space="preserve">);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it is true when</w:delText>
        </w:r>
      </w:del>
      <w:del w:id="421" w:author="PR Preview" w:date="2026-01-01T00:00:00Z">
        <w:r>
          <w:delText xml:space="preserve"> </w:delText>
        </w:r>
      </w:del>
      <m:oMath>
        <m:r>
          <m:t>P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m:oMath>
        <m:r>
          <m:t>Q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have the same truth value,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and false otherwise.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Definition 8 (If and only if)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logical connective (</w:t>
        </w:r>
      </w:ins>
      <w:hyperlink w:anchor="def-logical-connective">
        <w:ins w:id="43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33" w:author="PR Preview" w:date="2026-01-01T00:00:00Z">
        <w:r>
          <w:t xml:space="preserve">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rPr>
            <w:b/>
            <w:bCs/>
          </w:rPr>
          <w:t xml:space="preserve">if and only if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is written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[8]</w:t>
        </w:r>
      </w:ins>
      <w:ins w:id="4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w:ins w:id="443" w:author="PR Preview" w:date="2026-01-01T00:00:00Z">
        <w:r>
          <w:t xml:space="preserve">“</w:t>
        </w:r>
      </w:ins>
      <m:oMath>
        <m:r>
          <m:t>P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if and only if</w:t>
        </w:r>
      </w:ins>
      <w:ins w:id="446" w:author="PR Preview" w:date="2026-01-01T00:00:00Z">
        <w:r>
          <w:t xml:space="preserve"> </w:t>
        </w:r>
      </w:ins>
      <m:oMath>
        <m:r>
          <m:t>Q</m:t>
        </m:r>
      </m:oMath>
      <w:ins w:id="447" w:author="PR Preview" w:date="2026-01-01T00:00:00Z">
        <w:r>
          <w:t xml:space="preserve">”</w:t>
        </w:r>
      </w:ins>
      <w:ins w:id="448" w:author="PR Preview" w:date="2026-01-01T00:00:00Z">
        <w:r>
          <w:t xml:space="preserve">);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it is true when</w:t>
        </w:r>
      </w:ins>
      <w:ins w:id="451" w:author="PR Preview" w:date="2026-01-01T00:00:00Z">
        <w:r>
          <w:t xml:space="preserve"> </w:t>
        </w:r>
      </w:ins>
      <m:oMath>
        <m:r>
          <m:t>P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</w:t>
        </w:r>
      </w:ins>
      <w:ins w:id="454" w:author="PR Preview" w:date="2026-01-01T00:00:00Z">
        <w:r>
          <w:t xml:space="preserve"> </w:t>
        </w:r>
      </w:ins>
      <m:oMath>
        <m:r>
          <m:t>Q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have the same truth value,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 false otherwise.</w:t>
        </w:r>
      </w:ins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del w:id="459" w:author="PR Preview" w:date="2026-01-01T00:00:00Z">
        <w:r>
          <w:rPr>
            <w:b/>
            <w:bCs/>
          </w:rPr>
          <w:delText xml:space="preserve">Definition 9 (Quantifier)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A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rPr>
            <w:b/>
            <w:bCs/>
          </w:rPr>
          <w:delText xml:space="preserve">quantifier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(Wikipedia contributors 2026w)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turns a predicate</w:delText>
        </w:r>
      </w:del>
      <w:del w:id="46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(</w:delText>
        </w:r>
      </w:del>
      <w:hyperlink w:anchor="def-predicate">
        <w:del w:id="47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72" w:author="PR Preview" w:date="2026-01-01T00:00:00Z">
        <w:r>
          <w:delText xml:space="preserve">)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about the elements</w:delText>
        </w:r>
      </w:del>
      <w:del w:id="475" w:author="PR Preview" w:date="2026-01-01T00:00:00Z">
        <w:r>
          <w:delText xml:space="preserve"> </w:delText>
        </w:r>
      </w:del>
      <m:oMath>
        <m:r>
          <m:t>x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of a set</w:delText>
        </w:r>
      </w:del>
      <w:del w:id="478" w:author="PR Preview" w:date="2026-01-01T00:00:00Z">
        <w:r>
          <w:delText xml:space="preserve"> </w:delText>
        </w:r>
      </w:del>
      <m:oMath>
        <m:r>
          <m:t>S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into a proposition (</w:delText>
        </w:r>
      </w:del>
      <w:hyperlink w:anchor="def-proposition">
        <w:del w:id="48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82" w:author="PR Preview" w:date="2026-01-01T00:00:00Z">
        <w:r>
          <w:delText xml:space="preserve">).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There are two: the universal quantifier (</w:delText>
        </w:r>
      </w:del>
      <w:hyperlink w:anchor="def-universal-quantifier">
        <w:del w:id="48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86" w:author="PR Preview" w:date="2026-01-01T00:00:00Z">
        <w:r>
          <w:delText xml:space="preserve">)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 the existential quantifier (</w:delText>
        </w:r>
      </w:del>
      <w:hyperlink w:anchor="def-existential-quantifier">
        <w:del w:id="48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490" w:author="PR Preview" w:date="2026-01-01T00:00:00Z">
        <w:r>
          <w:delText xml:space="preserve">).</w:delText>
        </w:r>
      </w:del>
    </w:p>
    <w:p>
      <w:pPr>
        <w:pStyle w:val="BodyText"/>
      </w:pPr>
      <w:del w:id="491" w:author="PR Preview" w:date="2026-01-01T00:00:00Z">
        <w:r>
          <w:rPr>
            <w:b/>
            <w:bCs/>
          </w:rPr>
          <w:delText xml:space="preserve">Definition 10 (Universal quantifier)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rPr>
            <w:b/>
            <w:bCs/>
          </w:rPr>
          <w:delText xml:space="preserve">universal quantifier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(Wikipedia contributors 2026y)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“for all”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is a quantifier (</w:delText>
        </w:r>
      </w:del>
      <w:hyperlink w:anchor="def-quantifier">
        <w:del w:id="50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03" w:author="PR Preview" w:date="2026-01-01T00:00:00Z">
        <w:r>
          <w:delText xml:space="preserve">):</w:delText>
        </w:r>
      </w:del>
      <w:del w:id="504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(</w:delText>
        </w:r>
      </w:del>
      <w:del w:id="507" w:author="PR Preview" w:date="2026-01-01T00:00:00Z">
        <w:r>
          <w:delText xml:space="preserve">“for every</w:delText>
        </w:r>
      </w:del>
      <w:del w:id="508" w:author="PR Preview" w:date="2026-01-01T00:00:00Z">
        <w:r>
          <w:delText xml:space="preserve"> </w:delText>
        </w:r>
      </w:del>
      <m:oMath>
        <m:r>
          <m:t>x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in</w:delText>
        </w:r>
      </w:del>
      <w:del w:id="511" w:author="PR Preview" w:date="2026-01-01T00:00:00Z">
        <w:r>
          <w:delText xml:space="preserve"> </w:delText>
        </w:r>
      </w:del>
      <m:oMath>
        <m:r>
          <m:t>S</m:t>
        </m:r>
      </m:oMath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14" w:author="PR Preview" w:date="2026-01-01T00:00:00Z">
        <w:r>
          <w:delText xml:space="preserve">”</w:delText>
        </w:r>
      </w:del>
      <w:del w:id="515" w:author="PR Preview" w:date="2026-01-01T00:00:00Z">
        <w:r>
          <w:delText xml:space="preserve">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is true when</w:delText>
        </w:r>
      </w:del>
      <w:del w:id="51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is true for every element</w:delText>
        </w:r>
      </w:del>
      <w:del w:id="521" w:author="PR Preview" w:date="2026-01-01T00:00:00Z">
        <w:r>
          <w:delText xml:space="preserve"> </w:delText>
        </w:r>
      </w:del>
      <m:oMath>
        <m:r>
          <m:t>x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of</w:delText>
        </w:r>
      </w:del>
      <w:del w:id="524" w:author="PR Preview" w:date="2026-01-01T00:00:00Z">
        <w:r>
          <w:delText xml:space="preserve"> </w:delText>
        </w:r>
      </w:del>
      <m:oMath>
        <m:r>
          <m:t>S</m:t>
        </m:r>
      </m:oMath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 false otherwise.</w:delText>
        </w:r>
      </w:del>
    </w:p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9 (Quantifier)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rPr>
            <w:b/>
            <w:bCs/>
          </w:rPr>
          <w:t xml:space="preserve">quantifier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[9]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turns a predicate</w:t>
        </w:r>
      </w:ins>
      <w:ins w:id="5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(</w:t>
        </w:r>
      </w:ins>
      <w:hyperlink w:anchor="def-predicate">
        <w:ins w:id="54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41" w:author="PR Preview" w:date="2026-01-01T00:00:00Z">
        <w:r>
          <w:t xml:space="preserve">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about the elements</w:t>
        </w:r>
      </w:ins>
      <w:ins w:id="544" w:author="PR Preview" w:date="2026-01-01T00:00:00Z">
        <w:r>
          <w:t xml:space="preserve"> </w:t>
        </w:r>
      </w:ins>
      <m:oMath>
        <m:r>
          <m:t>x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of a set</w:t>
        </w:r>
      </w:ins>
      <w:ins w:id="547" w:author="PR Preview" w:date="2026-01-01T00:00:00Z">
        <w:r>
          <w:t xml:space="preserve"> </w:t>
        </w:r>
      </w:ins>
      <m:oMath>
        <m:r>
          <m:t>S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into a proposition (</w:t>
        </w:r>
      </w:ins>
      <w:hyperlink w:anchor="def-proposition">
        <w:ins w:id="55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51" w:author="PR Preview" w:date="2026-01-01T00:00:00Z">
        <w:r>
          <w:t xml:space="preserve">).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There are two: the universal quantifier (</w:t>
        </w:r>
      </w:ins>
      <w:hyperlink w:anchor="def-universal-quantifier">
        <w:ins w:id="55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55" w:author="PR Preview" w:date="2026-01-01T00:00:00Z">
        <w:r>
          <w:t xml:space="preserve">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 the existential quantifier (</w:t>
        </w:r>
      </w:ins>
      <w:hyperlink w:anchor="def-existential-quantifier">
        <w:ins w:id="55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59" w:author="PR Preview" w:date="2026-01-01T00:00:00Z">
        <w:r>
          <w:t xml:space="preserve">).</w:t>
        </w:r>
      </w:ins>
    </w:p>
    <w:bookmarkEnd w:id="26"/>
    <w:bookmarkStart w:id="27" w:name="def-universal-quantifier"/>
    <w:p>
      <w:pPr>
        <w:pStyle w:val="BodyText"/>
      </w:pPr>
      <w:ins w:id="560" w:author="PR Preview" w:date="2026-01-01T00:00:00Z">
        <w:r>
          <w:rPr>
            <w:b/>
            <w:bCs/>
          </w:rPr>
          <w:t xml:space="preserve">Definition 10 (Universal quantifier)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The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rPr>
            <w:b/>
            <w:bCs/>
          </w:rPr>
          <w:t xml:space="preserve">universal quantifier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[10]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“for all”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is a quantifier (</w:t>
        </w:r>
      </w:ins>
      <w:hyperlink w:anchor="def-quantifier">
        <w:ins w:id="57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72" w:author="PR Preview" w:date="2026-01-01T00:00:00Z">
        <w:r>
          <w:t xml:space="preserve">):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w:ins w:id="576" w:author="PR Preview" w:date="2026-01-01T00:00:00Z">
        <w:r>
          <w:t xml:space="preserve">“for every</w:t>
        </w:r>
      </w:ins>
      <w:ins w:id="577" w:author="PR Preview" w:date="2026-01-01T00:00:00Z">
        <w:r>
          <w:t xml:space="preserve"> </w:t>
        </w:r>
      </w:ins>
      <m:oMath>
        <m:r>
          <m:t>x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in</w:t>
        </w:r>
      </w:ins>
      <w:ins w:id="580" w:author="PR Preview" w:date="2026-01-01T00:00:00Z">
        <w:r>
          <w:t xml:space="preserve"> </w:t>
        </w:r>
      </w:ins>
      <m:oMath>
        <m:r>
          <m:t>S</m:t>
        </m:r>
      </m:oMath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”</w:t>
        </w:r>
      </w:ins>
      <w:ins w:id="584" w:author="PR Preview" w:date="2026-01-01T00:00:00Z">
        <w:r>
          <w:t xml:space="preserve">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 true when</w:t>
        </w:r>
      </w:ins>
      <w:ins w:id="5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is true for every element</w:t>
        </w:r>
      </w:ins>
      <w:ins w:id="590" w:author="PR Preview" w:date="2026-01-01T00:00:00Z">
        <w:r>
          <w:t xml:space="preserve"> </w:t>
        </w:r>
      </w:ins>
      <m:oMath>
        <m:r>
          <m:t>x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of</w:t>
        </w:r>
      </w:ins>
      <w:ins w:id="593" w:author="PR Preview" w:date="2026-01-01T00:00:00Z">
        <w:r>
          <w:t xml:space="preserve"> </w:t>
        </w:r>
      </w:ins>
      <m:oMath>
        <m:r>
          <m:t>S</m:t>
        </m:r>
      </m:oMath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and false otherwise.</w:t>
        </w:r>
      </w:ins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del w:id="597" w:author="PR Preview" w:date="2026-01-01T00:00:00Z">
        <w:r>
          <w:rPr>
            <w:b/>
            <w:bCs/>
          </w:rPr>
          <w:delText xml:space="preserve">Definition 11 (Existential quantifier)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The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rPr>
            <w:b/>
            <w:bCs/>
          </w:rPr>
          <w:delText xml:space="preserve">existential quantifier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(Wikipedia contributors 2026e)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“there exists”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 a quantifier (</w:delText>
        </w:r>
      </w:del>
      <w:hyperlink w:anchor="def-quantifier">
        <w:del w:id="60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09" w:author="PR Preview" w:date="2026-01-01T00:00:00Z">
        <w:r>
          <w:delText xml:space="preserve">):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w:del w:id="613" w:author="PR Preview" w:date="2026-01-01T00:00:00Z">
        <w:r>
          <w:delText xml:space="preserve">“there is an</w:delText>
        </w:r>
      </w:del>
      <w:del w:id="614" w:author="PR Preview" w:date="2026-01-01T00:00:00Z">
        <w:r>
          <w:delText xml:space="preserve"> </w:delText>
        </w:r>
      </w:del>
      <m:oMath>
        <m:r>
          <m:t>x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in</w:delText>
        </w:r>
      </w:del>
      <w:del w:id="617" w:author="PR Preview" w:date="2026-01-01T00:00:00Z">
        <w:r>
          <w:delText xml:space="preserve"> </w:delText>
        </w:r>
      </w:del>
      <m:oMath>
        <m:r>
          <m:t>S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such that</w:delText>
        </w:r>
      </w:del>
      <w:del w:id="6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1" w:author="PR Preview" w:date="2026-01-01T00:00:00Z">
        <w:r>
          <w:delText xml:space="preserve">”</w:delText>
        </w:r>
      </w:del>
      <w:del w:id="622" w:author="PR Preview" w:date="2026-01-01T00:00:00Z">
        <w:r>
          <w:delText xml:space="preserve">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true when</w:delText>
        </w:r>
      </w:del>
      <w:del w:id="6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is true for at least one element</w:delText>
        </w:r>
      </w:del>
      <w:del w:id="628" w:author="PR Preview" w:date="2026-01-01T00:00:00Z">
        <w:r>
          <w:delText xml:space="preserve"> </w:delText>
        </w:r>
      </w:del>
      <m:oMath>
        <m:r>
          <m:t>x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of</w:delText>
        </w:r>
      </w:del>
      <w:del w:id="631" w:author="PR Preview" w:date="2026-01-01T00:00:00Z">
        <w:r>
          <w:delText xml:space="preserve"> </w:delText>
        </w:r>
      </w:del>
      <m:oMath>
        <m:r>
          <m:t>S</m:t>
        </m:r>
      </m:oMath>
      <w:del w:id="632" w:author="PR Preview" w:date="2026-01-01T00:00:00Z">
        <w:r>
          <w:delText xml:space="preserve">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and false otherwise.</w:delText>
        </w:r>
      </w:del>
    </w:p>
    <w:p>
      <w:pPr>
        <w:pStyle w:val="FirstParagraph"/>
      </w:pPr>
      <w:ins w:id="635" w:author="PR Preview" w:date="2026-01-01T00:00:00Z">
        <w:r>
          <w:rPr>
            <w:b/>
            <w:bCs/>
          </w:rPr>
          <w:t xml:space="preserve">Definition 11 (Existential quantifier)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existential quantifier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[11]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“there exists”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a quantifier (</w:t>
        </w:r>
      </w:ins>
      <w:hyperlink w:anchor="def-quantifier">
        <w:ins w:id="6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47" w:author="PR Preview" w:date="2026-01-01T00:00:00Z">
        <w:r>
          <w:t xml:space="preserve">):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(</w:t>
        </w:r>
      </w:ins>
      <w:ins w:id="651" w:author="PR Preview" w:date="2026-01-01T00:00:00Z">
        <w:r>
          <w:t xml:space="preserve">“there is an</w:t>
        </w:r>
      </w:ins>
      <w:ins w:id="652" w:author="PR Preview" w:date="2026-01-01T00:00:00Z">
        <w:r>
          <w:t xml:space="preserve"> </w:t>
        </w:r>
      </w:ins>
      <m:oMath>
        <m:r>
          <m:t>x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in</w:t>
        </w:r>
      </w:ins>
      <w:ins w:id="655" w:author="PR Preview" w:date="2026-01-01T00:00:00Z">
        <w:r>
          <w:t xml:space="preserve"> </w:t>
        </w:r>
      </w:ins>
      <m:oMath>
        <m:r>
          <m:t>S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such that</w:t>
        </w:r>
      </w:ins>
      <w:ins w:id="6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59" w:author="PR Preview" w:date="2026-01-01T00:00:00Z">
        <w:r>
          <w:t xml:space="preserve">”</w:t>
        </w:r>
      </w:ins>
      <w:ins w:id="660" w:author="PR Preview" w:date="2026-01-01T00:00:00Z">
        <w:r>
          <w:t xml:space="preserve">)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true when</w:t>
        </w:r>
      </w:ins>
      <w:ins w:id="6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is true for at least one element</w:t>
        </w:r>
      </w:ins>
      <w:ins w:id="666" w:author="PR Preview" w:date="2026-01-01T00:00:00Z">
        <w:r>
          <w:t xml:space="preserve"> </w:t>
        </w:r>
      </w:ins>
      <m:oMath>
        <m:r>
          <m:t>x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of</w:t>
        </w:r>
      </w:ins>
      <w:ins w:id="669" w:author="PR Preview" w:date="2026-01-01T00:00:00Z">
        <w:r>
          <w:t xml:space="preserve"> </w:t>
        </w:r>
      </w:ins>
      <m:oMath>
        <m:r>
          <m:t>S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false otherwise.</w:t>
        </w:r>
      </w:ins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del w:id="673" w:author="PR Preview" w:date="2026-01-01T00:00:00Z">
        <w:r>
          <w:rPr>
            <w:b/>
            <w:bCs/>
          </w:rPr>
          <w:delText xml:space="preserve">Definition 13 (Logical entailment (logical consequence, deductive consequence))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Propositions or predicates</w:delText>
        </w:r>
      </w:del>
      <w:del w:id="67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(</w:delText>
        </w:r>
      </w:del>
      <w:hyperlink w:anchor="def-proposition">
        <w:del w:id="67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hyperlink w:anchor="def-predicate">
        <w:del w:id="68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83" w:author="PR Preview" w:date="2026-01-01T00:00:00Z">
        <w:r>
          <w:delText xml:space="preserve">)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logically entail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(Wikipedia contributors 2026l)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a proposition or predicate</w:delText>
        </w:r>
      </w:del>
      <w:del w:id="690" w:author="PR Preview" w:date="2026-01-01T00:00:00Z">
        <w:r>
          <w:delText xml:space="preserve"> </w:delText>
        </w:r>
      </w:del>
      <m:oMath>
        <m:r>
          <m:t>Q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when every choice of values for their variables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that makes all of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true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also makes</w:delText>
        </w:r>
      </w:del>
      <w:del w:id="700" w:author="PR Preview" w:date="2026-01-01T00:00:00Z">
        <w:r>
          <w:delText xml:space="preserve"> </w:delText>
        </w:r>
      </w:del>
      <m:oMath>
        <m:r>
          <m:t>Q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true.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Then</w:delText>
        </w:r>
      </w:del>
      <w:del w:id="705" w:author="PR Preview" w:date="2026-01-01T00:00:00Z">
        <w:r>
          <w:delText xml:space="preserve"> </w:delText>
        </w:r>
      </w:del>
      <m:oMath>
        <m:r>
          <m:t>Q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is a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rPr>
            <w:b/>
            <w:bCs/>
          </w:rPr>
          <w:delText xml:space="preserve">logical consequence</w:delText>
        </w:r>
      </w:del>
      <w:del w:id="710" w:author="PR Preview" w:date="2026-01-01T00:00:00Z">
        <w:r>
          <w:delText xml:space="preserve">, or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rPr>
            <w:b/>
            <w:bCs/>
          </w:rPr>
          <w:delText xml:space="preserve">deductive consequence</w:delText>
        </w:r>
      </w:del>
      <w:del w:id="713" w:author="PR Preview" w:date="2026-01-01T00:00:00Z">
        <w:r>
          <w:delText xml:space="preserve">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of</w:delText>
        </w:r>
      </w:del>
      <w:del w:id="71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717" w:author="PR Preview" w:date="2026-01-01T00:00:00Z">
        <w:r>
          <w:delText xml:space="preserve">.</w:delText>
        </w:r>
      </w:del>
    </w:p>
    <w:p>
      <w:pPr>
        <w:pStyle w:val="FirstParagraph"/>
      </w:pPr>
      <w:ins w:id="718" w:author="PR Preview" w:date="2026-01-01T00:00:00Z">
        <w:r>
          <w:rPr>
            <w:b/>
            <w:bCs/>
          </w:rPr>
          <w:t xml:space="preserve">Definition 13 (Logical entailment (logical consequence, deductive consequence))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Propositions or predicates</w:t>
        </w:r>
      </w:ins>
      <w:ins w:id="72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(</w:t>
        </w:r>
      </w:ins>
      <w:hyperlink w:anchor="def-proposition">
        <w:ins w:id="7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hyperlink w:anchor="def-predicate">
        <w:ins w:id="72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728" w:author="PR Preview" w:date="2026-01-01T00:00:00Z">
        <w:r>
          <w:t xml:space="preserve">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rPr>
            <w:b/>
            <w:bCs/>
          </w:rPr>
          <w:t xml:space="preserve">logically entail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[12]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 proposition or predicate</w:t>
        </w:r>
      </w:ins>
      <w:ins w:id="735" w:author="PR Preview" w:date="2026-01-01T00:00:00Z">
        <w:r>
          <w:t xml:space="preserve"> </w:t>
        </w:r>
      </w:ins>
      <m:oMath>
        <m:r>
          <m:t>Q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when every choice of values for their variables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that makes all of</w:t>
        </w:r>
      </w:ins>
      <w:ins w:id="74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true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also makes</w:t>
        </w:r>
      </w:ins>
      <w:ins w:id="745" w:author="PR Preview" w:date="2026-01-01T00:00:00Z">
        <w:r>
          <w:t xml:space="preserve"> </w:t>
        </w:r>
      </w:ins>
      <m:oMath>
        <m:r>
          <m:t>Q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true.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Then</w:t>
        </w:r>
      </w:ins>
      <w:ins w:id="750" w:author="PR Preview" w:date="2026-01-01T00:00:00Z">
        <w:r>
          <w:t xml:space="preserve"> </w:t>
        </w:r>
      </w:ins>
      <m:oMath>
        <m:r>
          <m:t>Q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a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rPr>
            <w:b/>
            <w:bCs/>
          </w:rPr>
          <w:t xml:space="preserve">logical consequence</w:t>
        </w:r>
      </w:ins>
      <w:ins w:id="755" w:author="PR Preview" w:date="2026-01-01T00:00:00Z">
        <w:r>
          <w:t xml:space="preserve">, or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deductive consequence</w:t>
        </w:r>
      </w:ins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of</w:t>
        </w:r>
      </w:ins>
      <w:ins w:id="76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762" w:author="PR Preview" w:date="2026-01-01T00:00:00Z">
        <w:r>
          <w:t xml:space="preserve">.</w:t>
        </w:r>
      </w:ins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del w:id="763" w:author="PR Preview" w:date="2026-01-01T00:00:00Z">
        <w:r>
          <w:rPr>
            <w:b/>
            <w:bCs/>
          </w:rPr>
          <w:delText xml:space="preserve">Definition 14 (Proof)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rPr>
            <w:b/>
            <w:bCs/>
          </w:rPr>
          <w:delText xml:space="preserve">proof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(Wikipedia contributors 2026p)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of a proposition (</w:delText>
        </w:r>
      </w:del>
      <w:hyperlink w:anchor="def-proposition">
        <w:del w:id="77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73" w:author="PR Preview" w:date="2026-01-01T00:00:00Z">
        <w:r>
          <w:delText xml:space="preserve">)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is a finite list of statements that ends with that proposition,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in which each statement is</w:delText>
        </w:r>
      </w:del>
    </w:p>
    <w:p>
      <w:pPr>
        <w:pStyle w:val="BodyText"/>
      </w:pPr>
      <w:ins w:id="778" w:author="PR Preview" w:date="2026-01-01T00:00:00Z">
        <w:r>
          <w:rPr>
            <w:b/>
            <w:bCs/>
          </w:rPr>
          <w:t xml:space="preserve">Definition 14 (Proof)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rPr>
            <w:b/>
            <w:bCs/>
          </w:rPr>
          <w:t xml:space="preserve">proof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[13]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 a proposition (</w:t>
        </w:r>
      </w:ins>
      <w:hyperlink w:anchor="def-proposition">
        <w:ins w:id="7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88" w:author="PR Preview" w:date="2026-01-01T00:00:00Z">
        <w:r>
          <w:t xml:space="preserve">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 a finite list of statements that ends with that proposition,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del w:id="793" w:author="PR Preview" w:date="2026-01-01T00:00:00Z">
        <w:r>
          <w:rPr>
            <w:b/>
            <w:bCs/>
          </w:rPr>
          <w:delText xml:space="preserve">Definition 17 (Theorem)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rPr>
            <w:b/>
            <w:bCs/>
          </w:rPr>
          <w:delText xml:space="preserve">theorem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(Wikipedia contributors 2026x)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 a result (</w:delText>
        </w:r>
      </w:del>
      <w:hyperlink w:anchor="def-result">
        <w:del w:id="80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03" w:author="PR Preview" w:date="2026-01-01T00:00:00Z">
        <w:r>
          <w:delText xml:space="preserve">) of interest in its own right.</w:delText>
        </w:r>
      </w:del>
    </w:p>
    <w:p>
      <w:pPr>
        <w:pStyle w:val="BodyText"/>
      </w:pPr>
      <w:ins w:id="804" w:author="PR Preview" w:date="2026-01-01T00:00:00Z">
        <w:r>
          <w:rPr>
            <w:b/>
            <w:bCs/>
          </w:rPr>
          <w:t xml:space="preserve">Definition 17 (Theorem)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rPr>
            <w:b/>
            <w:bCs/>
          </w:rPr>
          <w:t xml:space="preserve">theorem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[14]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a result (</w:t>
        </w:r>
      </w:ins>
      <w:hyperlink w:anchor="def-result">
        <w:ins w:id="81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14" w:author="PR Preview" w:date="2026-01-01T00:00:00Z">
        <w:r>
          <w:t xml:space="preserve">) of interest in its own right.</w:t>
        </w:r>
      </w:ins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del w:id="815" w:author="PR Preview" w:date="2026-01-01T00:00:00Z">
        <w:r>
          <w:rPr>
            <w:b/>
            <w:bCs/>
          </w:rPr>
          <w:delText xml:space="preserve">Definition 18 (Lemma)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rPr>
            <w:b/>
            <w:bCs/>
          </w:rPr>
          <w:delText xml:space="preserve">lemma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(Wikipedia contributors 2026h)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is a result (</w:delText>
        </w:r>
      </w:del>
      <w:hyperlink w:anchor="def-result">
        <w:del w:id="82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25" w:author="PR Preview" w:date="2026-01-01T00:00:00Z">
        <w:r>
          <w:delText xml:space="preserve">) proved mainly as a step in the proof of another result.</w:delText>
        </w:r>
      </w:del>
    </w:p>
    <w:p>
      <w:pPr>
        <w:pStyle w:val="BodyText"/>
      </w:pPr>
      <w:ins w:id="826" w:author="PR Preview" w:date="2026-01-01T00:00:00Z">
        <w:r>
          <w:rPr>
            <w:b/>
            <w:bCs/>
          </w:rPr>
          <w:t xml:space="preserve">Definition 18 (Lemma)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rPr>
            <w:b/>
            <w:bCs/>
          </w:rPr>
          <w:t xml:space="preserve">lemma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[15]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is a result (</w:t>
        </w:r>
      </w:ins>
      <w:hyperlink w:anchor="def-result">
        <w:ins w:id="83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36" w:author="PR Preview" w:date="2026-01-01T00:00:00Z">
        <w:r>
          <w:t xml:space="preserve">) proved mainly as a step in the proof of another result.</w:t>
        </w:r>
      </w:ins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Definition 19 (Corollary)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A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rPr>
            <w:b/>
            <w:bCs/>
          </w:rPr>
          <w:delText xml:space="preserve">corollary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(Wikipedia contributors 2026b)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is a result (</w:delText>
        </w:r>
      </w:del>
      <w:hyperlink w:anchor="def-result">
        <w:del w:id="84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47" w:author="PR Preview" w:date="2026-01-01T00:00:00Z">
        <w:r>
          <w:delText xml:space="preserve">) that follows from a theorem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with little extra work.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19 (Corollary)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A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rPr>
            <w:b/>
            <w:bCs/>
          </w:rPr>
          <w:t xml:space="preserve">corollary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[16]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a result (</w:t>
        </w:r>
      </w:ins>
      <w:hyperlink w:anchor="def-result">
        <w:ins w:id="85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60" w:author="PR Preview" w:date="2026-01-01T00:00:00Z">
        <w:r>
          <w:t xml:space="preserve">) that follows from a theorem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with little extra work.</w:t>
        </w:r>
      </w:ins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del w:id="863" w:author="PR Preview" w:date="2026-01-01T00:00:00Z">
        <w:r>
          <w:rPr>
            <w:b/>
            <w:bCs/>
          </w:rPr>
          <w:delText xml:space="preserve">Definition 20 (Counterexample)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rPr>
            <w:b/>
            <w:bCs/>
          </w:rPr>
          <w:delText xml:space="preserve">counterexample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(Wikipedia contributors 2026c)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to a proposition of the form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“for every</w:delText>
        </w:r>
      </w:del>
      <w:del w:id="874" w:author="PR Preview" w:date="2026-01-01T00:00:00Z">
        <w:r>
          <w:delText xml:space="preserve"> </w:delText>
        </w:r>
      </w:del>
      <m:oMath>
        <m:r>
          <m:t>x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in</w:delText>
        </w:r>
      </w:del>
      <w:del w:id="877" w:author="PR Preview" w:date="2026-01-01T00:00:00Z">
        <w:r>
          <w:delText xml:space="preserve"> </w:delText>
        </w:r>
      </w:del>
      <m:oMath>
        <m:r>
          <m:t>A</m:t>
        </m:r>
      </m:oMath>
      <w:del w:id="878" w:author="PR Preview" w:date="2026-01-01T00:00:00Z">
        <w:r>
          <w:delText xml:space="preserve">,</w:delText>
        </w:r>
      </w:del>
      <w:del w:id="8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80" w:author="PR Preview" w:date="2026-01-01T00:00:00Z">
        <w:r>
          <w:delText xml:space="preserve">”</w:delText>
        </w:r>
      </w:del>
      <w:del w:id="881" w:author="PR Preview" w:date="2026-01-01T00:00:00Z">
        <w:r>
          <w:delText xml:space="preserve">,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where</w:delText>
        </w:r>
      </w:del>
      <w:del w:id="8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is a predicate (</w:delText>
        </w:r>
      </w:del>
      <w:hyperlink w:anchor="def-predicate">
        <w:del w:id="88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88" w:author="PR Preview" w:date="2026-01-01T00:00:00Z">
        <w:r>
          <w:delText xml:space="preserve">),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an element</w:delText>
        </w:r>
      </w:del>
      <w:del w:id="891" w:author="PR Preview" w:date="2026-01-01T00:00:00Z">
        <w:r>
          <w:delText xml:space="preserve"> </w:delText>
        </w:r>
      </w:del>
      <m:oMath>
        <m:r>
          <m:t>x</m:t>
        </m:r>
      </m:oMath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of</w:delText>
        </w:r>
      </w:del>
      <w:del w:id="894" w:author="PR Preview" w:date="2026-01-01T00:00:00Z">
        <w:r>
          <w:delText xml:space="preserve"> </w:delText>
        </w:r>
      </w:del>
      <m:oMath>
        <m:r>
          <m:t>A</m:t>
        </m:r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for which</w:delText>
        </w:r>
      </w:del>
      <w:del w:id="8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is false.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A single counterexample shows that the proposition is false.</w:delText>
        </w:r>
      </w:del>
    </w:p>
    <w:p>
      <w:pPr>
        <w:pStyle w:val="BodyText"/>
      </w:pPr>
      <w:ins w:id="902" w:author="PR Preview" w:date="2026-01-01T00:00:00Z">
        <w:r>
          <w:rPr>
            <w:b/>
            <w:bCs/>
          </w:rPr>
          <w:t xml:space="preserve">Definition 20 (Counterexample)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rPr>
            <w:b/>
            <w:bCs/>
          </w:rPr>
          <w:t xml:space="preserve">counterexample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[17]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to a proposition of the form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“for every</w:t>
        </w:r>
      </w:ins>
      <w:ins w:id="913" w:author="PR Preview" w:date="2026-01-01T00:00:00Z">
        <w:r>
          <w:t xml:space="preserve"> </w:t>
        </w:r>
      </w:ins>
      <m:oMath>
        <m:r>
          <m:t>x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in</w:t>
        </w:r>
      </w:ins>
      <w:ins w:id="916" w:author="PR Preview" w:date="2026-01-01T00:00:00Z">
        <w:r>
          <w:t xml:space="preserve"> </w:t>
        </w:r>
      </w:ins>
      <m:oMath>
        <m:r>
          <m:t>A</m:t>
        </m:r>
      </m:oMath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9" w:author="PR Preview" w:date="2026-01-01T00:00:00Z">
        <w:r>
          <w:t xml:space="preserve">”</w:t>
        </w:r>
      </w:ins>
      <w:ins w:id="920" w:author="PR Preview" w:date="2026-01-01T00:00:00Z">
        <w:r>
          <w:t xml:space="preserve">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where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is a predicate (</w:t>
        </w:r>
      </w:ins>
      <w:hyperlink w:anchor="def-predicate">
        <w:ins w:id="92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27" w:author="PR Preview" w:date="2026-01-01T00:00:00Z">
        <w:r>
          <w:t xml:space="preserve">),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is an element</w:t>
        </w:r>
      </w:ins>
      <w:ins w:id="930" w:author="PR Preview" w:date="2026-01-01T00:00:00Z">
        <w:r>
          <w:t xml:space="preserve"> </w:t>
        </w:r>
      </w:ins>
      <m:oMath>
        <m:r>
          <m:t>x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of</w:t>
        </w:r>
      </w:ins>
      <w:ins w:id="933" w:author="PR Preview" w:date="2026-01-01T00:00:00Z">
        <w:r>
          <w:t xml:space="preserve"> </w:t>
        </w:r>
      </w:ins>
      <m:oMath>
        <m:r>
          <m:t>A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for which</w:t>
        </w:r>
      </w:ins>
      <w:ins w:id="9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is false.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 single counterexample shows that the proposition is false.</w:t>
        </w:r>
      </w:ins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Definition 21 (Converse)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The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rPr>
            <w:b/>
            <w:bCs/>
          </w:rPr>
          <w:delText xml:space="preserve">converse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(Wikipedia contributors 2026a)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of the proposition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“if</w:delText>
        </w:r>
      </w:del>
      <w:del w:id="952" w:author="PR Preview" w:date="2026-01-01T00:00:00Z">
        <w:r>
          <w:delText xml:space="preserve"> </w:delText>
        </w:r>
      </w:del>
      <m:oMath>
        <m:r>
          <m:t>P</m:t>
        </m:r>
      </m:oMath>
      <w:del w:id="953" w:author="PR Preview" w:date="2026-01-01T00:00:00Z">
        <w:r>
          <w:delText xml:space="preserve">, then</w:delText>
        </w:r>
      </w:del>
      <w:del w:id="954" w:author="PR Preview" w:date="2026-01-01T00:00:00Z">
        <w:r>
          <w:delText xml:space="preserve"> </w:delText>
        </w:r>
      </w:del>
      <m:oMath>
        <m:r>
          <m:t>Q</m:t>
        </m:r>
      </m:oMath>
      <w:del w:id="955" w:author="PR Preview" w:date="2026-01-01T00:00:00Z">
        <w:r>
          <w:delText xml:space="preserve">”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is the proposition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“if</w:delText>
        </w:r>
      </w:del>
      <w:del w:id="960" w:author="PR Preview" w:date="2026-01-01T00:00:00Z">
        <w:r>
          <w:delText xml:space="preserve"> </w:delText>
        </w:r>
      </w:del>
      <m:oMath>
        <m:r>
          <m:t>Q</m:t>
        </m:r>
      </m:oMath>
      <w:del w:id="961" w:author="PR Preview" w:date="2026-01-01T00:00:00Z">
        <w:r>
          <w:delText xml:space="preserve">, then</w:delText>
        </w:r>
      </w:del>
      <w:del w:id="962" w:author="PR Preview" w:date="2026-01-01T00:00:00Z">
        <w:r>
          <w:delText xml:space="preserve"> </w:delText>
        </w:r>
      </w:del>
      <m:oMath>
        <m:r>
          <m:t>P</m:t>
        </m:r>
      </m:oMath>
      <w:del w:id="963" w:author="PR Preview" w:date="2026-01-01T00:00:00Z">
        <w:r>
          <w:delText xml:space="preserve">”</w:delText>
        </w:r>
      </w:del>
      <w:del w:id="964" w:author="PR Preview" w:date="2026-01-01T00:00:00Z">
        <w:r>
          <w:delText xml:space="preserve">.</w:delText>
        </w:r>
      </w:del>
    </w:p>
    <w:p>
      <w:pPr>
        <w:pStyle w:val="BodyText"/>
      </w:pPr>
      <w:ins w:id="965" w:author="PR Preview" w:date="2026-01-01T00:00:00Z">
        <w:r>
          <w:rPr>
            <w:b/>
            <w:bCs/>
          </w:rPr>
          <w:t xml:space="preserve">Definition 21 (Converse)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The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rPr>
            <w:b/>
            <w:bCs/>
          </w:rPr>
          <w:t xml:space="preserve">converse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[18]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of the proposition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“if</w:t>
        </w:r>
      </w:ins>
      <w:ins w:id="976" w:author="PR Preview" w:date="2026-01-01T00:00:00Z">
        <w:r>
          <w:t xml:space="preserve"> </w:t>
        </w:r>
      </w:ins>
      <m:oMath>
        <m:r>
          <m:t>P</m:t>
        </m:r>
      </m:oMath>
      <w:ins w:id="977" w:author="PR Preview" w:date="2026-01-01T00:00:00Z">
        <w:r>
          <w:t xml:space="preserve">, then</w:t>
        </w:r>
      </w:ins>
      <w:ins w:id="978" w:author="PR Preview" w:date="2026-01-01T00:00:00Z">
        <w:r>
          <w:t xml:space="preserve"> </w:t>
        </w:r>
      </w:ins>
      <m:oMath>
        <m:r>
          <m:t>Q</m:t>
        </m:r>
      </m:oMath>
      <w:ins w:id="979" w:author="PR Preview" w:date="2026-01-01T00:00:00Z">
        <w:r>
          <w:t xml:space="preserve">”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 the proposition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“if</w:t>
        </w:r>
      </w:ins>
      <w:ins w:id="984" w:author="PR Preview" w:date="2026-01-01T00:00:00Z">
        <w:r>
          <w:t xml:space="preserve"> </w:t>
        </w:r>
      </w:ins>
      <m:oMath>
        <m:r>
          <m:t>Q</m:t>
        </m:r>
      </m:oMath>
      <w:ins w:id="985" w:author="PR Preview" w:date="2026-01-01T00:00:00Z">
        <w:r>
          <w:t xml:space="preserve">, then</w:t>
        </w:r>
      </w:ins>
      <w:ins w:id="986" w:author="PR Preview" w:date="2026-01-01T00:00:00Z">
        <w:r>
          <w:t xml:space="preserve"> </w:t>
        </w:r>
      </w:ins>
      <m:oMath>
        <m:r>
          <m:t>P</m:t>
        </m:r>
      </m:oMath>
      <w:ins w:id="987" w:author="PR Preview" w:date="2026-01-01T00:00:00Z">
        <w:r>
          <w:t xml:space="preserve">”</w:t>
        </w:r>
      </w:ins>
      <w:ins w:id="988" w:author="PR Preview" w:date="2026-01-01T00:00:00Z">
        <w:r>
          <w:t xml:space="preserve">.</w:t>
        </w:r>
      </w:ins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del w:id="989" w:author="PR Preview" w:date="2026-01-01T00:00:00Z">
        <w:r>
          <w:rPr>
            <w:b/>
            <w:bCs/>
          </w:rPr>
          <w:delText xml:space="preserve">Definition 22 (Sufficient condition)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When the proposition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“if</w:delText>
        </w:r>
      </w:del>
      <w:del w:id="994" w:author="PR Preview" w:date="2026-01-01T00:00:00Z">
        <w:r>
          <w:delText xml:space="preserve"> </w:delText>
        </w:r>
      </w:del>
      <m:oMath>
        <m:r>
          <m:t>P</m:t>
        </m:r>
      </m:oMath>
      <w:del w:id="995" w:author="PR Preview" w:date="2026-01-01T00:00:00Z">
        <w:r>
          <w:delText xml:space="preserve">, then</w:delText>
        </w:r>
      </w:del>
      <w:del w:id="996" w:author="PR Preview" w:date="2026-01-01T00:00:00Z">
        <w:r>
          <w:delText xml:space="preserve"> </w:delText>
        </w:r>
      </w:del>
      <m:oMath>
        <m:r>
          <m:t>Q</m:t>
        </m:r>
      </m:oMath>
      <w:del w:id="997" w:author="PR Preview" w:date="2026-01-01T00:00:00Z">
        <w:r>
          <w:delText xml:space="preserve">”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is true,</w:delText>
        </w:r>
      </w:del>
      <w:del w:id="1000" w:author="PR Preview" w:date="2026-01-01T00:00:00Z">
        <w:r>
          <w:delText xml:space="preserve"> </w:delText>
        </w:r>
      </w:del>
      <m:oMath>
        <m:r>
          <m:t>P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a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rPr>
            <w:b/>
            <w:bCs/>
          </w:rPr>
          <w:delText xml:space="preserve">sufficient condition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(Wikipedia contributors 2026q)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for</w:delText>
        </w:r>
      </w:del>
      <w:del w:id="1009" w:author="PR Preview" w:date="2026-01-01T00:00:00Z">
        <w:r>
          <w:delText xml:space="preserve"> </w:delText>
        </w:r>
      </w:del>
      <m:oMath>
        <m:r>
          <m:t>Q</m:t>
        </m:r>
      </m:oMath>
      <w:del w:id="1010" w:author="PR Preview" w:date="2026-01-01T00:00:00Z">
        <w:r>
          <w:delText xml:space="preserve">.</w:delText>
        </w:r>
      </w:del>
    </w:p>
    <w:p>
      <w:pPr>
        <w:pStyle w:val="BodyText"/>
      </w:pPr>
      <w:ins w:id="1011" w:author="PR Preview" w:date="2026-01-01T00:00:00Z">
        <w:r>
          <w:rPr>
            <w:b/>
            <w:bCs/>
          </w:rPr>
          <w:t xml:space="preserve">Definition 22 (Sufficient condition)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When the proposition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“if</w:t>
        </w:r>
      </w:ins>
      <w:ins w:id="1016" w:author="PR Preview" w:date="2026-01-01T00:00:00Z">
        <w:r>
          <w:t xml:space="preserve"> </w:t>
        </w:r>
      </w:ins>
      <m:oMath>
        <m:r>
          <m:t>P</m:t>
        </m:r>
      </m:oMath>
      <w:ins w:id="1017" w:author="PR Preview" w:date="2026-01-01T00:00:00Z">
        <w:r>
          <w:t xml:space="preserve">, then</w:t>
        </w:r>
      </w:ins>
      <w:ins w:id="1018" w:author="PR Preview" w:date="2026-01-01T00:00:00Z">
        <w:r>
          <w:t xml:space="preserve"> </w:t>
        </w:r>
      </w:ins>
      <m:oMath>
        <m:r>
          <m:t>Q</m:t>
        </m:r>
      </m:oMath>
      <w:ins w:id="1019" w:author="PR Preview" w:date="2026-01-01T00:00:00Z">
        <w:r>
          <w:t xml:space="preserve">”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true,</w:t>
        </w:r>
      </w:ins>
      <w:ins w:id="1022" w:author="PR Preview" w:date="2026-01-01T00:00:00Z">
        <w:r>
          <w:t xml:space="preserve"> </w:t>
        </w:r>
      </w:ins>
      <m:oMath>
        <m:r>
          <m:t>P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is a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sufficient condition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[19]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for</w:t>
        </w:r>
      </w:ins>
      <w:ins w:id="1031" w:author="PR Preview" w:date="2026-01-01T00:00:00Z">
        <w:r>
          <w:t xml:space="preserve"> </w:t>
        </w:r>
      </w:ins>
      <m:oMath>
        <m:r>
          <m:t>Q</m:t>
        </m:r>
      </m:oMath>
      <w:ins w:id="1032" w:author="PR Preview" w:date="2026-01-01T00:00:00Z">
        <w:r>
          <w:t xml:space="preserve">.</w:t>
        </w:r>
      </w:ins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del w:id="1033" w:author="PR Preview" w:date="2026-01-01T00:00:00Z">
        <w:r>
          <w:rPr>
            <w:b/>
            <w:bCs/>
          </w:rPr>
          <w:delText xml:space="preserve">Definition 23 (Necessary condition)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When the proposition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“if</w:delText>
        </w:r>
      </w:del>
      <w:del w:id="1038" w:author="PR Preview" w:date="2026-01-01T00:00:00Z">
        <w:r>
          <w:delText xml:space="preserve"> </w:delText>
        </w:r>
      </w:del>
      <m:oMath>
        <m:r>
          <m:t>P</m:t>
        </m:r>
      </m:oMath>
      <w:del w:id="1039" w:author="PR Preview" w:date="2026-01-01T00:00:00Z">
        <w:r>
          <w:delText xml:space="preserve">, then</w:delText>
        </w:r>
      </w:del>
      <w:del w:id="1040" w:author="PR Preview" w:date="2026-01-01T00:00:00Z">
        <w:r>
          <w:delText xml:space="preserve"> </w:delText>
        </w:r>
      </w:del>
      <m:oMath>
        <m:r>
          <m:t>Q</m:t>
        </m:r>
      </m:oMath>
      <w:del w:id="1041" w:author="PR Preview" w:date="2026-01-01T00:00:00Z">
        <w:r>
          <w:delText xml:space="preserve">”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is true,</w:delText>
        </w:r>
      </w:del>
      <w:del w:id="1044" w:author="PR Preview" w:date="2026-01-01T00:00:00Z">
        <w:r>
          <w:delText xml:space="preserve"> </w:delText>
        </w:r>
      </w:del>
      <m:oMath>
        <m:r>
          <m:t>Q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is a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rPr>
            <w:b/>
            <w:bCs/>
          </w:rPr>
          <w:delText xml:space="preserve">necessary condition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(Wikipedia contributors 2026q)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for</w:delText>
        </w:r>
      </w:del>
      <w:del w:id="1053" w:author="PR Preview" w:date="2026-01-01T00:00:00Z">
        <w:r>
          <w:delText xml:space="preserve"> </w:delText>
        </w:r>
      </w:del>
      <m:oMath>
        <m:r>
          <m:t>P</m:t>
        </m:r>
      </m:oMath>
      <w:del w:id="1054" w:author="PR Preview" w:date="2026-01-01T00:00:00Z">
        <w:r>
          <w:delText xml:space="preserve">.</w:delText>
        </w:r>
      </w:del>
    </w:p>
    <w:p>
      <w:pPr>
        <w:pStyle w:val="BodyText"/>
      </w:pPr>
      <w:ins w:id="1055" w:author="PR Preview" w:date="2026-01-01T00:00:00Z">
        <w:r>
          <w:rPr>
            <w:b/>
            <w:bCs/>
          </w:rPr>
          <w:t xml:space="preserve">Definition 23 (Necessary condition)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When the proposition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“if</w:t>
        </w:r>
      </w:ins>
      <w:ins w:id="1060" w:author="PR Preview" w:date="2026-01-01T00:00:00Z">
        <w:r>
          <w:t xml:space="preserve"> </w:t>
        </w:r>
      </w:ins>
      <m:oMath>
        <m:r>
          <m:t>P</m:t>
        </m:r>
      </m:oMath>
      <w:ins w:id="1061" w:author="PR Preview" w:date="2026-01-01T00:00:00Z">
        <w:r>
          <w:t xml:space="preserve">, then</w:t>
        </w:r>
      </w:ins>
      <w:ins w:id="1062" w:author="PR Preview" w:date="2026-01-01T00:00:00Z">
        <w:r>
          <w:t xml:space="preserve"> </w:t>
        </w:r>
      </w:ins>
      <m:oMath>
        <m:r>
          <m:t>Q</m:t>
        </m:r>
      </m:oMath>
      <w:ins w:id="1063" w:author="PR Preview" w:date="2026-01-01T00:00:00Z">
        <w:r>
          <w:t xml:space="preserve">”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true,</w:t>
        </w:r>
      </w:ins>
      <w:ins w:id="1066" w:author="PR Preview" w:date="2026-01-01T00:00:00Z">
        <w:r>
          <w:t xml:space="preserve"> </w:t>
        </w:r>
      </w:ins>
      <m:oMath>
        <m:r>
          <m:t>Q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is a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rPr>
            <w:b/>
            <w:bCs/>
          </w:rPr>
          <w:t xml:space="preserve">necessary condition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[19]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for</w:t>
        </w:r>
      </w:ins>
      <w:ins w:id="1075" w:author="PR Preview" w:date="2026-01-01T00:00:00Z">
        <w:r>
          <w:t xml:space="preserve"> </w:t>
        </w:r>
      </w:ins>
      <m:oMath>
        <m:r>
          <m:t>P</m:t>
        </m:r>
      </m:oMath>
      <w:ins w:id="1076" w:author="PR Preview" w:date="2026-01-01T00:00:00Z">
        <w:r>
          <w:t xml:space="preserve">.</w:t>
        </w:r>
      </w:ins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del w:id="1077" w:author="PR Preview" w:date="2026-01-01T00:00:00Z">
        <w:r>
          <w:rPr>
            <w:b/>
            <w:bCs/>
          </w:rPr>
          <w:delText xml:space="preserve">Definition 24 (Necessary and sufficient condition)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When both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“if</w:delText>
        </w:r>
      </w:del>
      <w:del w:id="1082" w:author="PR Preview" w:date="2026-01-01T00:00:00Z">
        <w:r>
          <w:delText xml:space="preserve"> </w:delText>
        </w:r>
      </w:del>
      <m:oMath>
        <m:r>
          <m:t>P</m:t>
        </m:r>
      </m:oMath>
      <w:del w:id="1083" w:author="PR Preview" w:date="2026-01-01T00:00:00Z">
        <w:r>
          <w:delText xml:space="preserve">, then</w:delText>
        </w:r>
      </w:del>
      <w:del w:id="1084" w:author="PR Preview" w:date="2026-01-01T00:00:00Z">
        <w:r>
          <w:delText xml:space="preserve"> </w:delText>
        </w:r>
      </w:del>
      <m:oMath>
        <m:r>
          <m:t>Q</m:t>
        </m:r>
      </m:oMath>
      <w:del w:id="1085" w:author="PR Preview" w:date="2026-01-01T00:00:00Z">
        <w:r>
          <w:delText xml:space="preserve">”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and its converse (</w:delText>
        </w:r>
      </w:del>
      <w:hyperlink w:anchor="def-converse">
        <w:del w:id="108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089" w:author="PR Preview" w:date="2026-01-01T00:00:00Z">
        <w:r>
          <w:delText xml:space="preserve">) are true,</w:delText>
        </w:r>
      </w:del>
      <w:del w:id="1090" w:author="PR Preview" w:date="2026-01-01T00:00:00Z">
        <w:r>
          <w:delText xml:space="preserve"> </w:delText>
        </w:r>
      </w:del>
      <m:oMath>
        <m:r>
          <m:t>P</m:t>
        </m:r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is a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rPr>
            <w:b/>
            <w:bCs/>
          </w:rPr>
          <w:delText xml:space="preserve">necessary and sufficient condition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(Wikipedia contributors 2026q)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for</w:delText>
        </w:r>
      </w:del>
      <w:del w:id="1099" w:author="PR Preview" w:date="2026-01-01T00:00:00Z">
        <w:r>
          <w:delText xml:space="preserve"> </w:delText>
        </w:r>
      </w:del>
      <m:oMath>
        <m:r>
          <m:t>Q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(</w:delText>
        </w:r>
      </w:del>
      <w:hyperlink w:anchor="def-sufficient-condition">
        <w:del w:id="110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103" w:author="PR Preview" w:date="2026-01-01T00:00:00Z">
        <w:r>
          <w:delText xml:space="preserve">,</w:delText>
        </w:r>
      </w:del>
      <w:del w:id="1104" w:author="PR Preview" w:date="2026-01-01T00:00:00Z">
        <w:r>
          <w:delText xml:space="preserve"> </w:delText>
        </w:r>
      </w:del>
      <w:hyperlink w:anchor="def-necessary-condition">
        <w:del w:id="110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106" w:author="PR Preview" w:date="2026-01-01T00:00:00Z">
        <w:r>
          <w:delText xml:space="preserve">),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written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“</w:delText>
        </w:r>
      </w:del>
      <m:oMath>
        <m:r>
          <m:t>P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if and only if</w:delText>
        </w:r>
      </w:del>
      <w:del w:id="1113" w:author="PR Preview" w:date="2026-01-01T00:00:00Z">
        <w:r>
          <w:delText xml:space="preserve"> </w:delText>
        </w:r>
      </w:del>
      <m:oMath>
        <m:r>
          <m:t>Q</m:t>
        </m:r>
      </m:oMath>
      <w:del w:id="1114" w:author="PR Preview" w:date="2026-01-01T00:00:00Z">
        <w:r>
          <w:delText xml:space="preserve">”</w:delText>
        </w:r>
      </w:del>
      <w:del w:id="1115" w:author="PR Preview" w:date="2026-01-01T00:00:00Z">
        <w:r>
          <w:delText xml:space="preserve">.</w:delText>
        </w:r>
      </w:del>
    </w:p>
    <w:p>
      <w:pPr>
        <w:pStyle w:val="BodyText"/>
      </w:pPr>
      <w:ins w:id="1116" w:author="PR Preview" w:date="2026-01-01T00:00:00Z">
        <w:r>
          <w:rPr>
            <w:b/>
            <w:bCs/>
          </w:rPr>
          <w:t xml:space="preserve">Definition 24 (Necessary and sufficient condition)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When both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“if</w:t>
        </w:r>
      </w:ins>
      <w:ins w:id="1121" w:author="PR Preview" w:date="2026-01-01T00:00:00Z">
        <w:r>
          <w:t xml:space="preserve"> </w:t>
        </w:r>
      </w:ins>
      <m:oMath>
        <m:r>
          <m:t>P</m:t>
        </m:r>
      </m:oMath>
      <w:ins w:id="1122" w:author="PR Preview" w:date="2026-01-01T00:00:00Z">
        <w:r>
          <w:t xml:space="preserve">, then</w:t>
        </w:r>
      </w:ins>
      <w:ins w:id="1123" w:author="PR Preview" w:date="2026-01-01T00:00:00Z">
        <w:r>
          <w:t xml:space="preserve"> </w:t>
        </w:r>
      </w:ins>
      <m:oMath>
        <m:r>
          <m:t>Q</m:t>
        </m:r>
      </m:oMath>
      <w:ins w:id="1124" w:author="PR Preview" w:date="2026-01-01T00:00:00Z">
        <w:r>
          <w:t xml:space="preserve">”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and its converse (</w:t>
        </w:r>
      </w:ins>
      <w:hyperlink w:anchor="def-converse">
        <w:ins w:id="112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128" w:author="PR Preview" w:date="2026-01-01T00:00:00Z">
        <w:r>
          <w:t xml:space="preserve">) are true,</w:t>
        </w:r>
      </w:ins>
      <w:ins w:id="1129" w:author="PR Preview" w:date="2026-01-01T00:00:00Z">
        <w:r>
          <w:t xml:space="preserve"> </w:t>
        </w:r>
      </w:ins>
      <m:oMath>
        <m:r>
          <m:t>P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is a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rPr>
            <w:b/>
            <w:bCs/>
          </w:rPr>
          <w:t xml:space="preserve">necessary and sufficient condition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[19]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for</w:t>
        </w:r>
      </w:ins>
      <w:ins w:id="1138" w:author="PR Preview" w:date="2026-01-01T00:00:00Z">
        <w:r>
          <w:t xml:space="preserve"> </w:t>
        </w:r>
      </w:ins>
      <m:oMath>
        <m:r>
          <m:t>Q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(</w:t>
        </w:r>
      </w:ins>
      <w:hyperlink w:anchor="def-sufficient-condition">
        <w:ins w:id="114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hyperlink w:anchor="def-necessary-condition">
        <w:ins w:id="114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145" w:author="PR Preview" w:date="2026-01-01T00:00:00Z">
        <w:r>
          <w:t xml:space="preserve">),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written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“</w:t>
        </w:r>
      </w:ins>
      <m:oMath>
        <m:r>
          <m:t>P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if and only if</w:t>
        </w:r>
      </w:ins>
      <w:ins w:id="1152" w:author="PR Preview" w:date="2026-01-01T00:00:00Z">
        <w:r>
          <w:t xml:space="preserve"> </w:t>
        </w:r>
      </w:ins>
      <m:oMath>
        <m:r>
          <m:t>Q</m:t>
        </m:r>
      </m:oMath>
      <w:ins w:id="1153" w:author="PR Preview" w:date="2026-01-01T00:00:00Z">
        <w:r>
          <w:t xml:space="preserve">”</w:t>
        </w:r>
      </w:ins>
      <w:ins w:id="1154" w:author="PR Preview" w:date="2026-01-01T00:00:00Z">
        <w:r>
          <w:t xml:space="preserve">.</w:t>
        </w:r>
      </w:ins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del w:id="1155" w:author="PR Preview" w:date="2026-01-01T00:00:00Z">
        <w:r>
          <w:rPr>
            <w:b/>
            <w:bCs/>
          </w:rPr>
          <w:delText xml:space="preserve">Definition 25 (Proof by contradiction)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b/>
            <w:bCs/>
          </w:rPr>
          <w:delText xml:space="preserve">proof by contradiction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(Wikipedia contributors 2026t)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of a proposition</w:delText>
        </w:r>
      </w:del>
      <w:del w:id="1164" w:author="PR Preview" w:date="2026-01-01T00:00:00Z">
        <w:r>
          <w:delText xml:space="preserve"> </w:delText>
        </w:r>
      </w:del>
      <m:oMath>
        <m:r>
          <m:t>P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assumes that</w:delText>
        </w:r>
      </w:del>
      <w:del w:id="1167" w:author="PR Preview" w:date="2026-01-01T00:00:00Z">
        <w:r>
          <w:delText xml:space="preserve"> </w:delText>
        </w:r>
      </w:del>
      <m:oMath>
        <m:r>
          <m:t>P</m:t>
        </m:r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is false,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and derives from that assumption a proposition that is known to be false.</w:delText>
        </w:r>
      </w:del>
    </w:p>
    <w:p>
      <w:pPr>
        <w:pStyle w:val="BodyText"/>
      </w:pPr>
      <w:ins w:id="1172" w:author="PR Preview" w:date="2026-01-01T00:00:00Z">
        <w:r>
          <w:rPr>
            <w:b/>
            <w:bCs/>
          </w:rPr>
          <w:t xml:space="preserve">Definition 25 (Proof by contradiction)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rPr>
            <w:b/>
            <w:bCs/>
          </w:rPr>
          <w:t xml:space="preserve">proof by contradiction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[20]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of a proposition</w:t>
        </w:r>
      </w:ins>
      <w:ins w:id="1181" w:author="PR Preview" w:date="2026-01-01T00:00:00Z">
        <w:r>
          <w:t xml:space="preserve"> </w:t>
        </w:r>
      </w:ins>
      <m:oMath>
        <m:r>
          <m:t>P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assumes that</w:t>
        </w:r>
      </w:ins>
      <w:ins w:id="1184" w:author="PR Preview" w:date="2026-01-01T00:00:00Z">
        <w:r>
          <w:t xml:space="preserve"> </w:t>
        </w:r>
      </w:ins>
      <m:oMath>
        <m:r>
          <m:t>P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is false,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and derives from that assumption a proposition that is known to be false.</w:t>
        </w:r>
      </w:ins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del w:id="1189" w:author="PR Preview" w:date="2026-01-01T00:00:00Z">
        <w:r>
          <w:rPr>
            <w:b/>
            <w:bCs/>
          </w:rPr>
          <w:delText xml:space="preserve">Definition 26 (Direct proof)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A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rPr>
            <w:b/>
            <w:bCs/>
          </w:rPr>
          <w:delText xml:space="preserve">direct proof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(Wikipedia contributors 2026d)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of a proposition</w:delText>
        </w:r>
      </w:del>
      <w:del w:id="1198" w:author="PR Preview" w:date="2026-01-01T00:00:00Z">
        <w:r>
          <w:delText xml:space="preserve"> </w:delText>
        </w:r>
      </w:del>
      <m:oMath>
        <m:r>
          <m:t>Q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starts from the assumptions that</w:delText>
        </w:r>
      </w:del>
      <w:del w:id="1201" w:author="PR Preview" w:date="2026-01-01T00:00:00Z">
        <w:r>
          <w:delText xml:space="preserve"> </w:delText>
        </w:r>
      </w:del>
      <m:oMath>
        <m:r>
          <m:t>Q</m:t>
        </m:r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is stated under, if any,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and reaches</w:delText>
        </w:r>
      </w:del>
      <w:del w:id="1206" w:author="PR Preview" w:date="2026-01-01T00:00:00Z">
        <w:r>
          <w:delText xml:space="preserve"> </w:delText>
        </w:r>
      </w:del>
      <m:oMath>
        <m:r>
          <m:t>Q</m:t>
        </m:r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through a chain of steps,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each of which applies a definition,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a previously proved result,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or one rule of logic or algebra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to the assumptions or to earlier steps.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A direct proof never assumes that</w:delText>
        </w:r>
      </w:del>
      <w:del w:id="1219" w:author="PR Preview" w:date="2026-01-01T00:00:00Z">
        <w:r>
          <w:delText xml:space="preserve"> </w:delText>
        </w:r>
      </w:del>
      <m:oMath>
        <m:r>
          <m:t>Q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is false;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compare</w:delText>
        </w:r>
      </w:del>
      <w:del w:id="1224" w:author="PR Preview" w:date="2026-01-01T00:00:00Z">
        <w:r>
          <w:delText xml:space="preserve"> </w:delText>
        </w:r>
      </w:del>
      <w:hyperlink w:anchor="def-proof-by-contradiction">
        <w:del w:id="1225" w:author="PR Preview" w:date="2026-01-01T00:00:00Z">
          <w:r>
            <w:rPr>
              <w:rStyle w:val="Hyperlink"/>
            </w:rPr>
            <w:delText xml:space="preserve">proof by contradiction</w:delText>
          </w:r>
        </w:del>
      </w:hyperlink>
      <w:del w:id="1226" w:author="PR Preview" w:date="2026-01-01T00:00:00Z">
        <w:r>
          <w:delText xml:space="preserve">,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which does.</w:delText>
        </w:r>
      </w:del>
    </w:p>
    <w:p>
      <w:pPr>
        <w:pStyle w:val="FirstParagraph"/>
      </w:pPr>
      <w:ins w:id="1229" w:author="PR Preview" w:date="2026-01-01T00:00:00Z">
        <w:r>
          <w:rPr>
            <w:b/>
            <w:bCs/>
          </w:rPr>
          <w:t xml:space="preserve">Definition 26 (Direct proof)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A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rPr>
            <w:b/>
            <w:bCs/>
          </w:rPr>
          <w:t xml:space="preserve">direct proof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[21]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of a proposition</w:t>
        </w:r>
      </w:ins>
      <w:ins w:id="1238" w:author="PR Preview" w:date="2026-01-01T00:00:00Z">
        <w:r>
          <w:t xml:space="preserve"> </w:t>
        </w:r>
      </w:ins>
      <m:oMath>
        <m:r>
          <m:t>Q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starts from the assumptions that</w:t>
        </w:r>
      </w:ins>
      <w:ins w:id="1241" w:author="PR Preview" w:date="2026-01-01T00:00:00Z">
        <w:r>
          <w:t xml:space="preserve"> </w:t>
        </w:r>
      </w:ins>
      <m:oMath>
        <m:r>
          <m:t>Q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is stated under, if any,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and reaches</w:t>
        </w:r>
      </w:ins>
      <w:ins w:id="1246" w:author="PR Preview" w:date="2026-01-01T00:00:00Z">
        <w:r>
          <w:t xml:space="preserve"> </w:t>
        </w:r>
      </w:ins>
      <m:oMath>
        <m:r>
          <m:t>Q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through a chain of steps,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each of which applies a definition,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 previously proved result,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or one rule of logic or algebra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to the assumptions or to earlier steps.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A direct proof never assumes that</w:t>
        </w:r>
      </w:ins>
      <w:ins w:id="1259" w:author="PR Preview" w:date="2026-01-01T00:00:00Z">
        <w:r>
          <w:t xml:space="preserve"> </w:t>
        </w:r>
      </w:ins>
      <m:oMath>
        <m:r>
          <m:t>Q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false;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compare</w:t>
        </w:r>
      </w:ins>
      <w:ins w:id="1264" w:author="PR Preview" w:date="2026-01-01T00:00:00Z">
        <w:r>
          <w:t xml:space="preserve"> </w:t>
        </w:r>
      </w:ins>
      <w:hyperlink w:anchor="def-proof-by-contradiction">
        <w:ins w:id="1265" w:author="PR Preview" w:date="2026-01-01T00:00:00Z">
          <w:r>
            <w:rPr>
              <w:rStyle w:val="Hyperlink"/>
            </w:rPr>
            <w:t xml:space="preserve">proof by contradiction</w:t>
          </w:r>
        </w:ins>
      </w:hyperlink>
      <w:ins w:id="1266" w:author="PR Preview" w:date="2026-01-01T00:00:00Z">
        <w:r>
          <w:t xml:space="preserve">,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which does.</w:t>
        </w:r>
      </w:ins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del w:id="1269" w:author="PR Preview" w:date="2026-01-01T00:00:00Z">
        <w:r>
          <w:rPr>
            <w:b/>
            <w:bCs/>
          </w:rPr>
          <w:delText xml:space="preserve">Definition 27 (Proof by induction)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Let</w:delText>
        </w:r>
      </w:del>
      <w:del w:id="127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be an</w:delText>
        </w:r>
      </w:del>
      <w:del w:id="1275" w:author="PR Preview" w:date="2026-01-01T00:00:00Z">
        <w:r>
          <w:delText xml:space="preserve"> </w:delText>
        </w:r>
      </w:del>
      <w:hyperlink r:id="rId31">
        <w:del w:id="1276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1277" w:author="PR Preview" w:date="2026-01-01T00:00:00Z">
        <w:r>
          <w:delText xml:space="preserve">,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and let</w:delText>
        </w:r>
      </w:del>
      <w:del w:id="12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be a</w:delText>
        </w:r>
      </w:del>
      <w:del w:id="1283" w:author="PR Preview" w:date="2026-01-01T00:00:00Z">
        <w:r>
          <w:delText xml:space="preserve"> </w:delText>
        </w:r>
      </w:del>
      <w:hyperlink r:id="rId88">
        <w:del w:id="1284" w:author="PR Preview" w:date="2026-01-01T00:00:00Z">
          <w:r>
            <w:rPr>
              <w:rStyle w:val="Hyperlink"/>
            </w:rPr>
            <w:delText xml:space="preserve">predicate</w:delText>
          </w:r>
        </w:del>
      </w:hyperlink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about the integers</w:delText>
        </w:r>
      </w:del>
      <w:del w:id="12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1288" w:author="PR Preview" w:date="2026-01-01T00:00:00Z">
        <w:r>
          <w:delText xml:space="preserve">.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rPr>
            <w:b/>
            <w:bCs/>
          </w:rPr>
          <w:delText xml:space="preserve">proof by induction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(Wikipedia contributors 2026o)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on</w:delText>
        </w:r>
      </w:del>
      <w:del w:id="1297" w:author="PR Preview" w:date="2026-01-01T00:00:00Z">
        <w:r>
          <w:delText xml:space="preserve"> </w:delText>
        </w:r>
      </w:del>
      <m:oMath>
        <m:r>
          <m:t>n</m:t>
        </m:r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shows that</w:delText>
        </w:r>
      </w:del>
      <w:del w:id="13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holds for every integer</w:delText>
        </w:r>
      </w:del>
      <w:del w:id="13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by showing two things:</w:delText>
        </w:r>
      </w:del>
    </w:p>
    <w:p>
      <w:pPr>
        <w:pStyle w:val="BodyText"/>
      </w:pPr>
      <w:ins w:id="1306" w:author="PR Preview" w:date="2026-01-01T00:00:00Z">
        <w:r>
          <w:rPr>
            <w:b/>
            <w:bCs/>
          </w:rPr>
          <w:t xml:space="preserve">Definition 27 (Proof by induction)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Let</w:t>
        </w:r>
      </w:ins>
      <w:ins w:id="130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be an</w:t>
        </w:r>
      </w:ins>
      <w:ins w:id="1312" w:author="PR Preview" w:date="2026-01-01T00:00:00Z">
        <w:r>
          <w:t xml:space="preserve"> </w:t>
        </w:r>
      </w:ins>
      <w:hyperlink r:id="rId31">
        <w:ins w:id="1313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314" w:author="PR Preview" w:date="2026-01-01T00:00:00Z">
        <w:r>
          <w:t xml:space="preserve">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and let</w:t>
        </w:r>
      </w:ins>
      <w:ins w:id="13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be a</w:t>
        </w:r>
      </w:ins>
      <w:ins w:id="1320" w:author="PR Preview" w:date="2026-01-01T00:00:00Z">
        <w:r>
          <w:t xml:space="preserve"> </w:t>
        </w:r>
      </w:ins>
      <w:hyperlink r:id="rId88">
        <w:ins w:id="1321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about the integers</w:t>
        </w:r>
      </w:ins>
      <w:ins w:id="13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A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rPr>
            <w:b/>
            <w:bCs/>
          </w:rPr>
          <w:t xml:space="preserve">proof by induction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[22]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on</w:t>
        </w:r>
      </w:ins>
      <w:ins w:id="1334" w:author="PR Preview" w:date="2026-01-01T00:00:00Z">
        <w:r>
          <w:t xml:space="preserve"> </w:t>
        </w:r>
      </w:ins>
      <m:oMath>
        <m:r>
          <m:t>n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shows that</w:t>
        </w:r>
      </w:ins>
      <w:ins w:id="13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holds for every integer</w:t>
        </w:r>
      </w:ins>
      <w:ins w:id="13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by showing two things: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del w:id="1343" w:author="PR Preview" w:date="2026-01-01T00:00:00Z">
        <w:r>
          <w:rPr>
            <w:b/>
            <w:bCs/>
          </w:rPr>
          <w:delText xml:space="preserve">Definition 28 (Propositional logic)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rPr>
            <w:b/>
            <w:bCs/>
          </w:rPr>
          <w:delText xml:space="preserve">Propositional logic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(Wikipedia contributors 2026v)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is the study of</w:delText>
        </w:r>
      </w:del>
      <w:del w:id="1350" w:author="PR Preview" w:date="2026-01-01T00:00:00Z">
        <w:r>
          <w:delText xml:space="preserve"> </w:delText>
        </w:r>
      </w:del>
      <w:hyperlink w:anchor="def-logical-entailment">
        <w:del w:id="1351" w:author="PR Preview" w:date="2026-01-01T00:00:00Z">
          <w:r>
            <w:rPr>
              <w:rStyle w:val="Hyperlink"/>
            </w:rPr>
            <w:delText xml:space="preserve">logical entailment</w:delText>
          </w:r>
        </w:del>
      </w:hyperlink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among</w:delText>
        </w:r>
      </w:del>
      <w:del w:id="1354" w:author="PR Preview" w:date="2026-01-01T00:00:00Z">
        <w:r>
          <w:delText xml:space="preserve"> </w:delText>
        </w:r>
      </w:del>
      <w:hyperlink w:anchor="def-proposition">
        <w:del w:id="1355" w:author="PR Preview" w:date="2026-01-01T00:00:00Z">
          <w:r>
            <w:rPr>
              <w:rStyle w:val="Hyperlink"/>
            </w:rPr>
            <w:delText xml:space="preserve">propositions</w:delText>
          </w:r>
        </w:del>
      </w:hyperlink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built from basic propositions</w:delText>
        </w:r>
      </w:del>
      <w:del w:id="135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using only the</w:delText>
        </w:r>
      </w:del>
      <w:del w:id="1361" w:author="PR Preview" w:date="2026-01-01T00:00:00Z">
        <w:r>
          <w:delText xml:space="preserve"> </w:delText>
        </w:r>
      </w:del>
      <w:hyperlink w:anchor="def-logical-connective">
        <w:del w:id="1362" w:author="PR Preview" w:date="2026-01-01T00:00:00Z">
          <w:r>
            <w:rPr>
              <w:rStyle w:val="Hyperlink"/>
            </w:rPr>
            <w:delText xml:space="preserve">logical connectives</w:delText>
          </w:r>
        </w:del>
      </w:hyperlink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Whether such propositions entail one another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depends only on the truth values of the basic propositions,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not on what the basic propositions say.</w:delText>
        </w:r>
      </w:del>
    </w:p>
    <w:p>
      <w:pPr>
        <w:pStyle w:val="FirstParagraph"/>
      </w:pPr>
      <w:ins w:id="1370" w:author="PR Preview" w:date="2026-01-01T00:00:00Z">
        <w:r>
          <w:rPr>
            <w:b/>
            <w:bCs/>
          </w:rPr>
          <w:t xml:space="preserve">Definition 28 (Propositional logic)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rPr>
            <w:b/>
            <w:bCs/>
          </w:rPr>
          <w:t xml:space="preserve">Propositional logic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[23]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is the study of</w:t>
        </w:r>
      </w:ins>
      <w:ins w:id="1377" w:author="PR Preview" w:date="2026-01-01T00:00:00Z">
        <w:r>
          <w:t xml:space="preserve"> </w:t>
        </w:r>
      </w:ins>
      <w:hyperlink w:anchor="def-logical-entailment">
        <w:ins w:id="1378" w:author="PR Preview" w:date="2026-01-01T00:00:00Z">
          <w:r>
            <w:rPr>
              <w:rStyle w:val="Hyperlink"/>
            </w:rPr>
            <w:t xml:space="preserve">logical entailment</w:t>
          </w:r>
        </w:ins>
      </w:hyperlink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among</w:t>
        </w:r>
      </w:ins>
      <w:ins w:id="1381" w:author="PR Preview" w:date="2026-01-01T00:00:00Z">
        <w:r>
          <w:t xml:space="preserve"> </w:t>
        </w:r>
      </w:ins>
      <w:hyperlink w:anchor="def-proposition">
        <w:ins w:id="1382" w:author="PR Preview" w:date="2026-01-01T00:00:00Z">
          <w:r>
            <w:rPr>
              <w:rStyle w:val="Hyperlink"/>
            </w:rPr>
            <w:t xml:space="preserve">propositions</w:t>
          </w:r>
        </w:ins>
      </w:hyperlink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built from basic propositions</w:t>
        </w:r>
      </w:ins>
      <w:ins w:id="13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using only the</w:t>
        </w:r>
      </w:ins>
      <w:ins w:id="1388" w:author="PR Preview" w:date="2026-01-01T00:00:00Z">
        <w:r>
          <w:t xml:space="preserve"> </w:t>
        </w:r>
      </w:ins>
      <w:hyperlink w:anchor="def-logical-connective">
        <w:ins w:id="1389" w:author="PR Preview" w:date="2026-01-01T00:00:00Z">
          <w:r>
            <w:rPr>
              <w:rStyle w:val="Hyperlink"/>
            </w:rPr>
            <w:t xml:space="preserve">logical connectives</w:t>
          </w:r>
        </w:ins>
      </w:hyperlink>
      <w:ins w:id="1390" w:author="PR Preview" w:date="2026-01-01T00:00:00Z">
        <w:r>
          <w:t xml:space="preserve">.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Whether such propositions entail one another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depends only on the truth values of the basic propositions,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not on what the basic propositions say.</w:t>
        </w:r>
      </w:ins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del w:id="1397" w:author="PR Preview" w:date="2026-01-01T00:00:00Z">
        <w:r>
          <w:rPr>
            <w:b/>
            <w:bCs/>
          </w:rPr>
          <w:delText xml:space="preserve">Definition 29 (First-order logic)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rPr>
            <w:b/>
            <w:bCs/>
          </w:rPr>
          <w:delText xml:space="preserve">First-order logic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(Wikipedia contributors 2026f)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extends propositional logic (</w:delText>
        </w:r>
      </w:del>
      <w:hyperlink w:anchor="def-propositional-logic">
        <w:del w:id="1404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405" w:author="PR Preview" w:date="2026-01-01T00:00:00Z">
        <w:r>
          <w:delText xml:space="preserve">)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by also allowing:</w:delText>
        </w:r>
      </w:del>
    </w:p>
    <w:p>
      <w:pPr>
        <w:pStyle w:val="BodyText"/>
      </w:pPr>
      <w:ins w:id="1408" w:author="PR Preview" w:date="2026-01-01T00:00:00Z">
        <w:r>
          <w:rPr>
            <w:b/>
            <w:bCs/>
          </w:rPr>
          <w:t xml:space="preserve">Definition 29 (First-order logic)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rPr>
            <w:b/>
            <w:bCs/>
          </w:rPr>
          <w:t xml:space="preserve">First-order logic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[24]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extends propositional logic (</w:t>
        </w:r>
      </w:ins>
      <w:hyperlink w:anchor="def-propositional-logic">
        <w:ins w:id="141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416" w:author="PR Preview" w:date="2026-01-01T00:00:00Z">
        <w:r>
          <w:t xml:space="preserve">)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by also allowing:</w:t>
        </w:r>
      </w:ins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del w:id="1419" w:author="PR Preview" w:date="2026-01-01T00:00:00Z">
        <w:r>
          <w:rPr>
            <w:b/>
            <w:bCs/>
          </w:rPr>
          <w:delText xml:space="preserve">Definition 30 (Formal proof)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A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b/>
            <w:bCs/>
          </w:rPr>
          <w:delText xml:space="preserve">formal proof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(Wikipedia contributors 2026g)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is a</w:delText>
        </w:r>
      </w:del>
      <w:del w:id="1428" w:author="PR Preview" w:date="2026-01-01T00:00:00Z">
        <w:r>
          <w:delText xml:space="preserve"> </w:delText>
        </w:r>
      </w:del>
      <w:hyperlink w:anchor="def-proof">
        <w:del w:id="1429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written in propositional logic (</w:delText>
        </w:r>
      </w:del>
      <w:hyperlink w:anchor="def-propositional-logic">
        <w:del w:id="143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433" w:author="PR Preview" w:date="2026-01-01T00:00:00Z">
        <w:r>
          <w:delText xml:space="preserve">)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or first-order logic (</w:delText>
        </w:r>
      </w:del>
      <w:hyperlink w:anchor="def-first-order-logic">
        <w:del w:id="1436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437" w:author="PR Preview" w:date="2026-01-01T00:00:00Z">
        <w:r>
          <w:delText xml:space="preserve">)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in which each step is an assumption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or follows from earlier steps by one rule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taken from a fixed list of allowed rules,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so that checking the proof needs no understanding of what its propositions mean.</w:delText>
        </w:r>
      </w:del>
    </w:p>
    <w:p>
      <w:pPr>
        <w:pStyle w:val="BodyText"/>
      </w:pPr>
      <w:ins w:id="1446" w:author="PR Preview" w:date="2026-01-01T00:00:00Z">
        <w:r>
          <w:rPr>
            <w:b/>
            <w:bCs/>
          </w:rPr>
          <w:t xml:space="preserve">Definition 30 (Formal proof)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A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rPr>
            <w:b/>
            <w:bCs/>
          </w:rPr>
          <w:t xml:space="preserve">formal proof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[25]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a</w:t>
        </w:r>
      </w:ins>
      <w:ins w:id="1455" w:author="PR Preview" w:date="2026-01-01T00:00:00Z">
        <w:r>
          <w:t xml:space="preserve"> </w:t>
        </w:r>
      </w:ins>
      <w:hyperlink w:anchor="def-proof">
        <w:ins w:id="1456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written in propositional logic (</w:t>
        </w:r>
      </w:ins>
      <w:hyperlink w:anchor="def-propositional-logic">
        <w:ins w:id="1459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460" w:author="PR Preview" w:date="2026-01-01T00:00:00Z">
        <w:r>
          <w:t xml:space="preserve">)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or first-order logic (</w:t>
        </w:r>
      </w:ins>
      <w:hyperlink w:anchor="def-first-order-logic">
        <w:ins w:id="1463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464" w:author="PR Preview" w:date="2026-01-01T00:00:00Z">
        <w:r>
          <w:t xml:space="preserve">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in which each step is an assumption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or follows from earlier steps by one rule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taken from a fixed list of allowed rules,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so that checking the proof needs no understanding of what its propositions mean.</w:t>
        </w:r>
      </w:ins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numPr>
          <w:ilvl w:val="0"/>
          <w:numId w:val="1026"/>
        </w:numPr>
      </w:pPr>
      <w:del w:id="1473" w:author="PR Preview" w:date="2026-01-01T00:00:00Z">
        <w:r>
          <w:delText xml:space="preserve">Velleman (2019)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is a structured introduction to proof techniques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such as</w:delText>
        </w:r>
      </w:del>
      <w:del w:id="1478" w:author="PR Preview" w:date="2026-01-01T00:00:00Z">
        <w:r>
          <w:delText xml:space="preserve"> </w:delText>
        </w:r>
      </w:del>
      <w:hyperlink w:anchor="def-direct-proof">
        <w:del w:id="1479" w:author="PR Preview" w:date="2026-01-01T00:00:00Z">
          <w:r>
            <w:rPr>
              <w:rStyle w:val="Hyperlink"/>
            </w:rPr>
            <w:delText xml:space="preserve">direct proof</w:delText>
          </w:r>
        </w:del>
      </w:hyperlink>
      <w:del w:id="1480" w:author="PR Preview" w:date="2026-01-01T00:00:00Z">
        <w:r>
          <w:delText xml:space="preserve">,</w:delText>
        </w:r>
      </w:del>
      <w:del w:id="1481" w:author="PR Preview" w:date="2026-01-01T00:00:00Z">
        <w:r>
          <w:delText xml:space="preserve"> </w:delText>
        </w:r>
      </w:del>
      <w:hyperlink r:id="rId102">
        <w:del w:id="1482" w:author="PR Preview" w:date="2026-01-01T00:00:00Z">
          <w:r>
            <w:rPr>
              <w:rStyle w:val="Hyperlink"/>
            </w:rPr>
            <w:delText xml:space="preserve">proof by contradiction</w:delText>
          </w:r>
        </w:del>
      </w:hyperlink>
      <w:del w:id="1483" w:author="PR Preview" w:date="2026-01-01T00:00:00Z">
        <w:r>
          <w:delText xml:space="preserve">, and induction.</w:delText>
        </w:r>
      </w:del>
    </w:p>
    <w:p>
      <w:pPr>
        <w:numPr>
          <w:ilvl w:val="0"/>
          <w:numId w:val="1026"/>
        </w:numPr>
      </w:pPr>
      <w:del w:id="1484" w:author="PR Preview" w:date="2026-01-01T00:00:00Z">
        <w:r>
          <w:delText xml:space="preserve">Barker-Plummer et al. (2011)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treats proofs as</w:delText>
        </w:r>
      </w:del>
      <w:del w:id="1487" w:author="PR Preview" w:date="2026-01-01T00:00:00Z">
        <w:r>
          <w:delText xml:space="preserve"> </w:delText>
        </w:r>
      </w:del>
      <w:hyperlink w:anchor="def-formal-proof">
        <w:del w:id="1488" w:author="PR Preview" w:date="2026-01-01T00:00:00Z">
          <w:r>
            <w:rPr>
              <w:rStyle w:val="Hyperlink"/>
            </w:rPr>
            <w:delText xml:space="preserve">formal proofs</w:delText>
          </w:r>
        </w:del>
      </w:hyperlink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in</w:delText>
        </w:r>
      </w:del>
      <w:del w:id="1491" w:author="PR Preview" w:date="2026-01-01T00:00:00Z">
        <w:r>
          <w:delText xml:space="preserve"> </w:delText>
        </w:r>
      </w:del>
      <w:hyperlink w:anchor="def-propositional-logic">
        <w:del w:id="1492" w:author="PR Preview" w:date="2026-01-01T00:00:00Z">
          <w:r>
            <w:rPr>
              <w:rStyle w:val="Hyperlink"/>
            </w:rPr>
            <w:delText xml:space="preserve">propositional logic</w:delText>
          </w:r>
        </w:del>
      </w:hyperlink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and</w:delText>
        </w:r>
      </w:del>
      <w:del w:id="1495" w:author="PR Preview" w:date="2026-01-01T00:00:00Z">
        <w:r>
          <w:delText xml:space="preserve"> </w:delText>
        </w:r>
      </w:del>
      <w:hyperlink w:anchor="def-first-order-logic">
        <w:del w:id="1496" w:author="PR Preview" w:date="2026-01-01T00:00:00Z">
          <w:r>
            <w:rPr>
              <w:rStyle w:val="Hyperlink"/>
            </w:rPr>
            <w:delText xml:space="preserve">first-order logic</w:delText>
          </w:r>
        </w:del>
      </w:hyperlink>
      <w:del w:id="1497" w:author="PR Preview" w:date="2026-01-01T00:00:00Z">
        <w:r>
          <w:delText xml:space="preserve">.</w:delText>
        </w:r>
      </w:del>
    </w:p>
    <w:p>
      <w:pPr>
        <w:numPr>
          <w:ilvl w:val="0"/>
          <w:numId w:val="1026"/>
        </w:numPr>
      </w:pPr>
      <w:del w:id="1498" w:author="PR Preview" w:date="2026-01-01T00:00:00Z">
        <w:r>
          <w:delText xml:space="preserve">Wikipedia contributors (2026d)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— direct proofs</w:delText>
        </w:r>
      </w:del>
    </w:p>
    <w:p>
      <w:pPr>
        <w:numPr>
          <w:ilvl w:val="0"/>
          <w:numId w:val="1026"/>
        </w:numPr>
      </w:pPr>
      <w:del w:id="1501" w:author="PR Preview" w:date="2026-01-01T00:00:00Z">
        <w:r>
          <w:delText xml:space="preserve">Wikipedia contributors (2026p)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— proofs, with the main techniques</w:delText>
        </w:r>
      </w:del>
    </w:p>
    <w:p>
      <w:pPr>
        <w:numPr>
          <w:ilvl w:val="0"/>
          <w:numId w:val="1026"/>
        </w:numPr>
      </w:pPr>
      <w:del w:id="1504" w:author="PR Preview" w:date="2026-01-01T00:00:00Z">
        <w:r>
          <w:delText xml:space="preserve">Wikipedia contributors (2026t)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— proof by contradiction</w:delText>
        </w:r>
      </w:del>
    </w:p>
    <w:p>
      <w:pPr>
        <w:numPr>
          <w:ilvl w:val="0"/>
          <w:numId w:val="1026"/>
        </w:numPr>
      </w:pPr>
      <w:del w:id="1507" w:author="PR Preview" w:date="2026-01-01T00:00:00Z">
        <w:r>
          <w:delText xml:space="preserve">Wikipedia contributors (2026o)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— mathematical induction</w:delText>
        </w:r>
      </w:del>
    </w:p>
    <w:p>
      <w:pPr>
        <w:numPr>
          <w:ilvl w:val="0"/>
          <w:numId w:val="1026"/>
        </w:numPr>
      </w:pPr>
      <w:del w:id="1510" w:author="PR Preview" w:date="2026-01-01T00:00:00Z">
        <w:r>
          <w:delText xml:space="preserve">Wikipedia contributors (2026c)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— counterexamples</w:delText>
        </w:r>
      </w:del>
    </w:p>
    <w:p>
      <w:pPr>
        <w:numPr>
          <w:ilvl w:val="0"/>
          <w:numId w:val="1026"/>
        </w:numPr>
      </w:pPr>
      <w:del w:id="1513" w:author="PR Preview" w:date="2026-01-01T00:00:00Z">
        <w:r>
          <w:delText xml:space="preserve">Wikipedia contributors (2026u)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— propositions</w:delText>
        </w:r>
      </w:del>
    </w:p>
    <w:p>
      <w:pPr>
        <w:numPr>
          <w:ilvl w:val="0"/>
          <w:numId w:val="1026"/>
        </w:numPr>
      </w:pPr>
      <w:del w:id="1516" w:author="PR Preview" w:date="2026-01-01T00:00:00Z">
        <w:r>
          <w:delText xml:space="preserve">Wikipedia contributors (2026s)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— predicates</w:delText>
        </w:r>
      </w:del>
    </w:p>
    <w:p>
      <w:pPr>
        <w:numPr>
          <w:ilvl w:val="0"/>
          <w:numId w:val="1026"/>
        </w:numPr>
      </w:pPr>
      <w:del w:id="1519" w:author="PR Preview" w:date="2026-01-01T00:00:00Z">
        <w:r>
          <w:delText xml:space="preserve">Wikipedia contributors (2026k)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— logical connectives</w:delText>
        </w:r>
      </w:del>
    </w:p>
    <w:p>
      <w:pPr>
        <w:numPr>
          <w:ilvl w:val="0"/>
          <w:numId w:val="1026"/>
        </w:numPr>
      </w:pPr>
      <w:del w:id="1522" w:author="PR Preview" w:date="2026-01-01T00:00:00Z">
        <w:r>
          <w:delText xml:space="preserve">Wikipedia contributors (2026r)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— negation</w:delText>
        </w:r>
      </w:del>
    </w:p>
    <w:p>
      <w:pPr>
        <w:numPr>
          <w:ilvl w:val="0"/>
          <w:numId w:val="1026"/>
        </w:numPr>
      </w:pPr>
      <w:del w:id="1525" w:author="PR Preview" w:date="2026-01-01T00:00:00Z">
        <w:r>
          <w:delText xml:space="preserve">Wikipedia contributors (2026j)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— logical conjunction</w:delText>
        </w:r>
      </w:del>
    </w:p>
    <w:p>
      <w:pPr>
        <w:numPr>
          <w:ilvl w:val="0"/>
          <w:numId w:val="1026"/>
        </w:numPr>
      </w:pPr>
      <w:del w:id="1528" w:author="PR Preview" w:date="2026-01-01T00:00:00Z">
        <w:r>
          <w:delText xml:space="preserve">Wikipedia contributors (2026m)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— logical disjunction</w:delText>
        </w:r>
      </w:del>
    </w:p>
    <w:p>
      <w:pPr>
        <w:numPr>
          <w:ilvl w:val="0"/>
          <w:numId w:val="1026"/>
        </w:numPr>
      </w:pPr>
      <w:del w:id="1531" w:author="PR Preview" w:date="2026-01-01T00:00:00Z">
        <w:r>
          <w:delText xml:space="preserve">Wikipedia contributors (2026n)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— the material conditional</w:delText>
        </w:r>
      </w:del>
    </w:p>
    <w:p>
      <w:pPr>
        <w:numPr>
          <w:ilvl w:val="0"/>
          <w:numId w:val="1026"/>
        </w:numPr>
      </w:pPr>
      <w:del w:id="1534" w:author="PR Preview" w:date="2026-01-01T00:00:00Z">
        <w:r>
          <w:delText xml:space="preserve">Wikipedia contributors (2026i)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— the biconditional</w:delText>
        </w:r>
      </w:del>
    </w:p>
    <w:p>
      <w:pPr>
        <w:numPr>
          <w:ilvl w:val="0"/>
          <w:numId w:val="1026"/>
        </w:numPr>
      </w:pPr>
      <w:del w:id="1537" w:author="PR Preview" w:date="2026-01-01T00:00:00Z">
        <w:r>
          <w:delText xml:space="preserve">Wikipedia contributors (2026a)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— converses</w:delText>
        </w:r>
      </w:del>
    </w:p>
    <w:p>
      <w:pPr>
        <w:numPr>
          <w:ilvl w:val="0"/>
          <w:numId w:val="1026"/>
        </w:numPr>
      </w:pPr>
      <w:del w:id="1540" w:author="PR Preview" w:date="2026-01-01T00:00:00Z">
        <w:r>
          <w:delText xml:space="preserve">Wikipedia contributors (2026q)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— necessary and sufficient conditions</w:delText>
        </w:r>
      </w:del>
    </w:p>
    <w:p>
      <w:pPr>
        <w:numPr>
          <w:ilvl w:val="0"/>
          <w:numId w:val="1026"/>
        </w:numPr>
      </w:pPr>
      <w:del w:id="1543" w:author="PR Preview" w:date="2026-01-01T00:00:00Z">
        <w:r>
          <w:delText xml:space="preserve">Wikipedia contributors (2026w)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— quantifiers</w:delText>
        </w:r>
      </w:del>
    </w:p>
    <w:p>
      <w:pPr>
        <w:numPr>
          <w:ilvl w:val="0"/>
          <w:numId w:val="1026"/>
        </w:numPr>
      </w:pPr>
      <w:del w:id="1546" w:author="PR Preview" w:date="2026-01-01T00:00:00Z">
        <w:r>
          <w:delText xml:space="preserve">Wikipedia contributors (2026y)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— universal quantification</w:delText>
        </w:r>
      </w:del>
    </w:p>
    <w:p>
      <w:pPr>
        <w:numPr>
          <w:ilvl w:val="0"/>
          <w:numId w:val="1026"/>
        </w:numPr>
      </w:pPr>
      <w:del w:id="1549" w:author="PR Preview" w:date="2026-01-01T00:00:00Z">
        <w:r>
          <w:delText xml:space="preserve">Wikipedia contributors (2026e)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— existential quantification</w:delText>
        </w:r>
      </w:del>
    </w:p>
    <w:p>
      <w:pPr>
        <w:numPr>
          <w:ilvl w:val="0"/>
          <w:numId w:val="1026"/>
        </w:numPr>
      </w:pPr>
      <w:del w:id="1552" w:author="PR Preview" w:date="2026-01-01T00:00:00Z">
        <w:r>
          <w:delText xml:space="preserve">Wikipedia contributors (2026l)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— logical consequence</w:delText>
        </w:r>
      </w:del>
    </w:p>
    <w:p>
      <w:pPr>
        <w:numPr>
          <w:ilvl w:val="0"/>
          <w:numId w:val="1026"/>
        </w:numPr>
      </w:pPr>
      <w:del w:id="1555" w:author="PR Preview" w:date="2026-01-01T00:00:00Z">
        <w:r>
          <w:delText xml:space="preserve">Wikipedia contributors (2026v)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— propositional logic</w:delText>
        </w:r>
      </w:del>
    </w:p>
    <w:p>
      <w:pPr>
        <w:numPr>
          <w:ilvl w:val="0"/>
          <w:numId w:val="1026"/>
        </w:numPr>
      </w:pPr>
      <w:del w:id="1558" w:author="PR Preview" w:date="2026-01-01T00:00:00Z">
        <w:r>
          <w:delText xml:space="preserve">Wikipedia contributors (2026f)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— first-order logic</w:delText>
        </w:r>
      </w:del>
    </w:p>
    <w:p>
      <w:pPr>
        <w:numPr>
          <w:ilvl w:val="0"/>
          <w:numId w:val="1026"/>
        </w:numPr>
      </w:pPr>
      <w:del w:id="1561" w:author="PR Preview" w:date="2026-01-01T00:00:00Z">
        <w:r>
          <w:delText xml:space="preserve">Wikipedia contributors (2026g)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— formal proofs</w:delText>
        </w:r>
      </w:del>
    </w:p>
    <w:p>
      <w:pPr>
        <w:numPr>
          <w:ilvl w:val="0"/>
          <w:numId w:val="1026"/>
        </w:numPr>
      </w:pPr>
      <w:del w:id="1564" w:author="PR Preview" w:date="2026-01-01T00:00:00Z">
        <w:r>
          <w:delText xml:space="preserve">Wikipedia contributors (2026x)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— theorems</w:delText>
        </w:r>
      </w:del>
    </w:p>
    <w:p>
      <w:pPr>
        <w:numPr>
          <w:ilvl w:val="0"/>
          <w:numId w:val="1026"/>
        </w:numPr>
      </w:pPr>
      <w:del w:id="1567" w:author="PR Preview" w:date="2026-01-01T00:00:00Z">
        <w:r>
          <w:delText xml:space="preserve">Wikipedia contributors (2026h)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— lemmas</w:delText>
        </w:r>
      </w:del>
    </w:p>
    <w:p>
      <w:pPr>
        <w:numPr>
          <w:ilvl w:val="0"/>
          <w:numId w:val="1026"/>
        </w:numPr>
      </w:pPr>
      <w:del w:id="1570" w:author="PR Preview" w:date="2026-01-01T00:00:00Z">
        <w:r>
          <w:delText xml:space="preserve">Wikipedia contributors (2026b)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— corollaries</w:delText>
        </w:r>
      </w:del>
    </w:p>
    <w:p>
      <w:pPr>
        <w:numPr>
          <w:ilvl w:val="0"/>
          <w:numId w:val="1026"/>
        </w:numPr>
      </w:pPr>
      <w:ins w:id="1573" w:author="PR Preview" w:date="2026-01-01T00:00:00Z">
        <w:r>
          <w:t xml:space="preserve">Velleman [26]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structured introduction to proof techniques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such as</w:t>
        </w:r>
      </w:ins>
      <w:ins w:id="1578" w:author="PR Preview" w:date="2026-01-01T00:00:00Z">
        <w:r>
          <w:t xml:space="preserve"> </w:t>
        </w:r>
      </w:ins>
      <w:hyperlink w:anchor="def-direct-proof">
        <w:ins w:id="1579" w:author="PR Preview" w:date="2026-01-01T00:00:00Z">
          <w:r>
            <w:rPr>
              <w:rStyle w:val="Hyperlink"/>
            </w:rPr>
            <w:t xml:space="preserve">direct proof</w:t>
          </w:r>
        </w:ins>
      </w:hyperlink>
      <w:ins w:id="1580" w:author="PR Preview" w:date="2026-01-01T00:00:00Z">
        <w:r>
          <w:t xml:space="preserve">,</w:t>
        </w:r>
      </w:ins>
      <w:ins w:id="1581" w:author="PR Preview" w:date="2026-01-01T00:00:00Z">
        <w:r>
          <w:t xml:space="preserve"> </w:t>
        </w:r>
      </w:ins>
      <w:hyperlink r:id="rId102">
        <w:ins w:id="1582" w:author="PR Preview" w:date="2026-01-01T00:00:00Z">
          <w:r>
            <w:rPr>
              <w:rStyle w:val="Hyperlink"/>
            </w:rPr>
            <w:t xml:space="preserve">proof by contradiction</w:t>
          </w:r>
        </w:ins>
      </w:hyperlink>
      <w:ins w:id="1583" w:author="PR Preview" w:date="2026-01-01T00:00:00Z">
        <w:r>
          <w:t xml:space="preserve">, and induction.</w:t>
        </w:r>
      </w:ins>
    </w:p>
    <w:p>
      <w:pPr>
        <w:numPr>
          <w:ilvl w:val="0"/>
          <w:numId w:val="1026"/>
        </w:numPr>
      </w:pPr>
      <w:ins w:id="1584" w:author="PR Preview" w:date="2026-01-01T00:00:00Z">
        <w:r>
          <w:t xml:space="preserve">Barker-Plummer et al. [27]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treats proofs as</w:t>
        </w:r>
      </w:ins>
      <w:ins w:id="1587" w:author="PR Preview" w:date="2026-01-01T00:00:00Z">
        <w:r>
          <w:t xml:space="preserve"> </w:t>
        </w:r>
      </w:ins>
      <w:hyperlink w:anchor="def-formal-proof">
        <w:ins w:id="1588" w:author="PR Preview" w:date="2026-01-01T00:00:00Z">
          <w:r>
            <w:rPr>
              <w:rStyle w:val="Hyperlink"/>
            </w:rPr>
            <w:t xml:space="preserve">formal proofs</w:t>
          </w:r>
        </w:ins>
      </w:hyperlink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in</w:t>
        </w:r>
      </w:ins>
      <w:ins w:id="1591" w:author="PR Preview" w:date="2026-01-01T00:00:00Z">
        <w:r>
          <w:t xml:space="preserve"> </w:t>
        </w:r>
      </w:ins>
      <w:hyperlink w:anchor="def-propositional-logic">
        <w:ins w:id="1592" w:author="PR Preview" w:date="2026-01-01T00:00:00Z">
          <w:r>
            <w:rPr>
              <w:rStyle w:val="Hyperlink"/>
            </w:rPr>
            <w:t xml:space="preserve">propositional logic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and</w:t>
        </w:r>
      </w:ins>
      <w:ins w:id="1595" w:author="PR Preview" w:date="2026-01-01T00:00:00Z">
        <w:r>
          <w:t xml:space="preserve"> </w:t>
        </w:r>
      </w:ins>
      <w:hyperlink w:anchor="def-first-order-logic">
        <w:ins w:id="1596" w:author="PR Preview" w:date="2026-01-01T00:00:00Z">
          <w:r>
            <w:rPr>
              <w:rStyle w:val="Hyperlink"/>
            </w:rPr>
            <w:t xml:space="preserve">first-order logic</w:t>
          </w:r>
        </w:ins>
      </w:hyperlink>
      <w:ins w:id="1597" w:author="PR Preview" w:date="2026-01-01T00:00:00Z">
        <w:r>
          <w:t xml:space="preserve">.</w:t>
        </w:r>
      </w:ins>
    </w:p>
    <w:p>
      <w:pPr>
        <w:numPr>
          <w:ilvl w:val="0"/>
          <w:numId w:val="1026"/>
        </w:numPr>
      </w:pPr>
      <w:ins w:id="1598" w:author="PR Preview" w:date="2026-01-01T00:00:00Z">
        <w:r>
          <w:t xml:space="preserve">Wikipedia contributors [21]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— direct proofs</w:t>
        </w:r>
      </w:ins>
    </w:p>
    <w:p>
      <w:pPr>
        <w:numPr>
          <w:ilvl w:val="0"/>
          <w:numId w:val="1026"/>
        </w:numPr>
      </w:pPr>
      <w:ins w:id="1601" w:author="PR Preview" w:date="2026-01-01T00:00:00Z">
        <w:r>
          <w:t xml:space="preserve">Wikipedia contributors [13]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— proofs, with the main techniques</w:t>
        </w:r>
      </w:ins>
    </w:p>
    <w:p>
      <w:pPr>
        <w:numPr>
          <w:ilvl w:val="0"/>
          <w:numId w:val="1026"/>
        </w:numPr>
      </w:pPr>
      <w:ins w:id="1604" w:author="PR Preview" w:date="2026-01-01T00:00:00Z">
        <w:r>
          <w:t xml:space="preserve">Wikipedia contributors [20]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— proof by contradiction</w:t>
        </w:r>
      </w:ins>
    </w:p>
    <w:p>
      <w:pPr>
        <w:numPr>
          <w:ilvl w:val="0"/>
          <w:numId w:val="1026"/>
        </w:numPr>
      </w:pPr>
      <w:ins w:id="1607" w:author="PR Preview" w:date="2026-01-01T00:00:00Z">
        <w:r>
          <w:t xml:space="preserve">Wikipedia contributors [22]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— mathematical induction</w:t>
        </w:r>
      </w:ins>
    </w:p>
    <w:p>
      <w:pPr>
        <w:numPr>
          <w:ilvl w:val="0"/>
          <w:numId w:val="1026"/>
        </w:numPr>
      </w:pPr>
      <w:ins w:id="1610" w:author="PR Preview" w:date="2026-01-01T00:00:00Z">
        <w:r>
          <w:t xml:space="preserve">Wikipedia contributors [17]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— counterexamples</w:t>
        </w:r>
      </w:ins>
    </w:p>
    <w:p>
      <w:pPr>
        <w:numPr>
          <w:ilvl w:val="0"/>
          <w:numId w:val="1026"/>
        </w:numPr>
      </w:pPr>
      <w:ins w:id="1613" w:author="PR Preview" w:date="2026-01-01T00:00:00Z">
        <w:r>
          <w:t xml:space="preserve">Wikipedia contributors [1]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— propositions</w:t>
        </w:r>
      </w:ins>
    </w:p>
    <w:p>
      <w:pPr>
        <w:numPr>
          <w:ilvl w:val="0"/>
          <w:numId w:val="1026"/>
        </w:numPr>
      </w:pPr>
      <w:ins w:id="1616" w:author="PR Preview" w:date="2026-01-01T00:00:00Z">
        <w:r>
          <w:t xml:space="preserve">Wikipedia contributors [2]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— predicates</w:t>
        </w:r>
      </w:ins>
    </w:p>
    <w:p>
      <w:pPr>
        <w:numPr>
          <w:ilvl w:val="0"/>
          <w:numId w:val="1026"/>
        </w:numPr>
      </w:pPr>
      <w:ins w:id="1619" w:author="PR Preview" w:date="2026-01-01T00:00:00Z">
        <w:r>
          <w:t xml:space="preserve">Wikipedia contributors [3]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— logical connectives</w:t>
        </w:r>
      </w:ins>
    </w:p>
    <w:p>
      <w:pPr>
        <w:numPr>
          <w:ilvl w:val="0"/>
          <w:numId w:val="1026"/>
        </w:numPr>
      </w:pPr>
      <w:ins w:id="1622" w:author="PR Preview" w:date="2026-01-01T00:00:00Z">
        <w:r>
          <w:t xml:space="preserve">Wikipedia contributors [4]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— negation</w:t>
        </w:r>
      </w:ins>
    </w:p>
    <w:p>
      <w:pPr>
        <w:numPr>
          <w:ilvl w:val="0"/>
          <w:numId w:val="1026"/>
        </w:numPr>
      </w:pPr>
      <w:ins w:id="1625" w:author="PR Preview" w:date="2026-01-01T00:00:00Z">
        <w:r>
          <w:t xml:space="preserve">Wikipedia contributors [5]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— logical conjunction</w:t>
        </w:r>
      </w:ins>
    </w:p>
    <w:p>
      <w:pPr>
        <w:numPr>
          <w:ilvl w:val="0"/>
          <w:numId w:val="1026"/>
        </w:numPr>
      </w:pPr>
      <w:ins w:id="1628" w:author="PR Preview" w:date="2026-01-01T00:00:00Z">
        <w:r>
          <w:t xml:space="preserve">Wikipedia contributors [6]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— logical disjunction</w:t>
        </w:r>
      </w:ins>
    </w:p>
    <w:p>
      <w:pPr>
        <w:numPr>
          <w:ilvl w:val="0"/>
          <w:numId w:val="1026"/>
        </w:numPr>
      </w:pPr>
      <w:ins w:id="1631" w:author="PR Preview" w:date="2026-01-01T00:00:00Z">
        <w:r>
          <w:t xml:space="preserve">Wikipedia contributors [7]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— the material conditional</w:t>
        </w:r>
      </w:ins>
    </w:p>
    <w:p>
      <w:pPr>
        <w:numPr>
          <w:ilvl w:val="0"/>
          <w:numId w:val="1026"/>
        </w:numPr>
      </w:pPr>
      <w:ins w:id="1634" w:author="PR Preview" w:date="2026-01-01T00:00:00Z">
        <w:r>
          <w:t xml:space="preserve">Wikipedia contributors [8]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— the biconditional</w:t>
        </w:r>
      </w:ins>
    </w:p>
    <w:p>
      <w:pPr>
        <w:numPr>
          <w:ilvl w:val="0"/>
          <w:numId w:val="1026"/>
        </w:numPr>
      </w:pPr>
      <w:ins w:id="1637" w:author="PR Preview" w:date="2026-01-01T00:00:00Z">
        <w:r>
          <w:t xml:space="preserve">Wikipedia contributors [18]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— converses</w:t>
        </w:r>
      </w:ins>
    </w:p>
    <w:p>
      <w:pPr>
        <w:numPr>
          <w:ilvl w:val="0"/>
          <w:numId w:val="1026"/>
        </w:numPr>
      </w:pPr>
      <w:ins w:id="1640" w:author="PR Preview" w:date="2026-01-01T00:00:00Z">
        <w:r>
          <w:t xml:space="preserve">Wikipedia contributors [19]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— necessary and sufficient conditions</w:t>
        </w:r>
      </w:ins>
    </w:p>
    <w:p>
      <w:pPr>
        <w:numPr>
          <w:ilvl w:val="0"/>
          <w:numId w:val="1026"/>
        </w:numPr>
      </w:pPr>
      <w:ins w:id="1643" w:author="PR Preview" w:date="2026-01-01T00:00:00Z">
        <w:r>
          <w:t xml:space="preserve">Wikipedia contributors [9]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— quantifiers</w:t>
        </w:r>
      </w:ins>
    </w:p>
    <w:p>
      <w:pPr>
        <w:numPr>
          <w:ilvl w:val="0"/>
          <w:numId w:val="1026"/>
        </w:numPr>
      </w:pPr>
      <w:ins w:id="1646" w:author="PR Preview" w:date="2026-01-01T00:00:00Z">
        <w:r>
          <w:t xml:space="preserve">Wikipedia contributors [10]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— universal quantification</w:t>
        </w:r>
      </w:ins>
    </w:p>
    <w:p>
      <w:pPr>
        <w:numPr>
          <w:ilvl w:val="0"/>
          <w:numId w:val="1026"/>
        </w:numPr>
      </w:pPr>
      <w:ins w:id="1649" w:author="PR Preview" w:date="2026-01-01T00:00:00Z">
        <w:r>
          <w:t xml:space="preserve">Wikipedia contributors [11]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— existential quantification</w:t>
        </w:r>
      </w:ins>
    </w:p>
    <w:p>
      <w:pPr>
        <w:numPr>
          <w:ilvl w:val="0"/>
          <w:numId w:val="1026"/>
        </w:numPr>
      </w:pPr>
      <w:ins w:id="1652" w:author="PR Preview" w:date="2026-01-01T00:00:00Z">
        <w:r>
          <w:t xml:space="preserve">Wikipedia contributors [12]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— logical consequence</w:t>
        </w:r>
      </w:ins>
    </w:p>
    <w:p>
      <w:pPr>
        <w:numPr>
          <w:ilvl w:val="0"/>
          <w:numId w:val="1026"/>
        </w:numPr>
      </w:pPr>
      <w:ins w:id="1655" w:author="PR Preview" w:date="2026-01-01T00:00:00Z">
        <w:r>
          <w:t xml:space="preserve">Wikipedia contributors [23]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— propositional logic</w:t>
        </w:r>
      </w:ins>
    </w:p>
    <w:p>
      <w:pPr>
        <w:numPr>
          <w:ilvl w:val="0"/>
          <w:numId w:val="1026"/>
        </w:numPr>
      </w:pPr>
      <w:ins w:id="1658" w:author="PR Preview" w:date="2026-01-01T00:00:00Z">
        <w:r>
          <w:t xml:space="preserve">Wikipedia contributors [24]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— first-order logic</w:t>
        </w:r>
      </w:ins>
    </w:p>
    <w:p>
      <w:pPr>
        <w:numPr>
          <w:ilvl w:val="0"/>
          <w:numId w:val="1026"/>
        </w:numPr>
      </w:pPr>
      <w:ins w:id="1661" w:author="PR Preview" w:date="2026-01-01T00:00:00Z">
        <w:r>
          <w:t xml:space="preserve">Wikipedia contributors [25]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— formal proofs</w:t>
        </w:r>
      </w:ins>
    </w:p>
    <w:p>
      <w:pPr>
        <w:numPr>
          <w:ilvl w:val="0"/>
          <w:numId w:val="1026"/>
        </w:numPr>
      </w:pPr>
      <w:ins w:id="1664" w:author="PR Preview" w:date="2026-01-01T00:00:00Z">
        <w:r>
          <w:t xml:space="preserve">Wikipedia contributors [14]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— theorems</w:t>
        </w:r>
      </w:ins>
    </w:p>
    <w:p>
      <w:pPr>
        <w:numPr>
          <w:ilvl w:val="0"/>
          <w:numId w:val="1026"/>
        </w:numPr>
      </w:pPr>
      <w:ins w:id="1667" w:author="PR Preview" w:date="2026-01-01T00:00:00Z">
        <w:r>
          <w:t xml:space="preserve">Wikipedia contributors [15]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— lemmas</w:t>
        </w:r>
      </w:ins>
    </w:p>
    <w:p>
      <w:pPr>
        <w:numPr>
          <w:ilvl w:val="0"/>
          <w:numId w:val="1026"/>
        </w:numPr>
      </w:pPr>
      <w:ins w:id="1670" w:author="PR Preview" w:date="2026-01-01T00:00:00Z">
        <w:r>
          <w:t xml:space="preserve">Wikipedia contributors [16]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— corollaries</w:t>
        </w:r>
      </w:ins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del w:id="1673" w:author="PR Preview" w:date="2026-01-01T00:00:00Z">
        <w:r>
          <w:delText xml:space="preserve">Barker-Plummer, Dave, Jon Barwise, and John Etchemendy. 2011.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rPr>
            <w:i/>
            <w:iCs/>
          </w:rPr>
          <w:delText xml:space="preserve">Language, Proof and Logic</w:delText>
        </w:r>
      </w:del>
      <w:del w:id="1676" w:author="PR Preview" w:date="2026-01-01T00:00:00Z">
        <w:r>
          <w:delText xml:space="preserve">. 2nd ed. CSLI Publications.</w:delText>
        </w:r>
      </w:del>
      <w:del w:id="1677" w:author="PR Preview" w:date="2026-01-01T00:00:00Z">
        <w:r>
          <w:delText xml:space="preserve"> </w:delText>
        </w:r>
      </w:del>
      <w:hyperlink r:id="rId159">
        <w:del w:id="1678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  <w:del w:id="1679" w:author="PR Preview" w:date="2026-01-01T00:00:00Z">
        <w:r>
          <w:delText xml:space="preserve">.</w:delText>
        </w:r>
      </w:del>
    </w:p>
    <w:p>
      <w:pPr>
        <w:pStyle w:val="Bibliography"/>
      </w:pPr>
      <w:del w:id="1680" w:author="PR Preview" w:date="2026-01-01T00:00:00Z">
        <w:r>
          <w:delText xml:space="preserve">Velleman, Daniel J. 2019.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rPr>
            <w:i/>
            <w:iCs/>
          </w:rPr>
          <w:delText xml:space="preserve">How to Prove It: A Structured Approach</w:delText>
        </w:r>
      </w:del>
      <w:del w:id="1683" w:author="PR Preview" w:date="2026-01-01T00:00:00Z">
        <w:r>
          <w:delText xml:space="preserve">. 3rd ed. Cambridge University Press.</w:delText>
        </w:r>
      </w:del>
      <w:del w:id="1684" w:author="PR Preview" w:date="2026-01-01T00:00:00Z">
        <w:r>
          <w:delText xml:space="preserve"> </w:delText>
        </w:r>
      </w:del>
      <w:hyperlink r:id="rId157">
        <w:del w:id="1685" w:author="PR Preview" w:date="2026-01-01T00:00:00Z">
          <w:r>
            <w:rPr>
              <w:rStyle w:val="Hyperlink"/>
            </w:rPr>
            <w:delText xml:space="preserve">https://doi.org/10.1017/9781108539890</w:delText>
          </w:r>
        </w:del>
      </w:hyperlink>
      <w:del w:id="1686" w:author="PR Preview" w:date="2026-01-01T00:00:00Z">
        <w:r>
          <w:delText xml:space="preserve">.</w:delText>
        </w:r>
      </w:del>
    </w:p>
    <w:p>
      <w:pPr>
        <w:pStyle w:val="Bibliography"/>
      </w:pPr>
      <w:del w:id="1687" w:author="PR Preview" w:date="2026-01-01T00:00:00Z">
        <w:r>
          <w:delText xml:space="preserve">Wikipedia contributors. 2026a.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rPr>
            <w:i/>
            <w:iCs/>
          </w:rPr>
          <w:delText xml:space="preserve">Converse (Logic) —</w:delText>
        </w:r>
      </w:del>
      <w:del w:id="1690" w:author="PR Preview" w:date="2026-01-01T00:00:00Z">
        <w:r>
          <w:rPr>
            <w:i/>
            <w:iCs/>
          </w:rPr>
          <w:delText xml:space="preserve"> </w:delText>
        </w:r>
      </w:del>
      <w:del w:id="1691" w:author="PR Preview" w:date="2026-01-01T00:00:00Z">
        <w:r>
          <w:rPr>
            <w:i/>
            <w:iCs/>
          </w:rPr>
          <w:delText xml:space="preserve">Wikipedia</w:delText>
        </w:r>
      </w:del>
      <w:del w:id="1692" w:author="PR Preview" w:date="2026-01-01T00:00:00Z">
        <w:r>
          <w:rPr>
            <w:i/>
            <w:iCs/>
          </w:rPr>
          <w:delText xml:space="preserve">,</w:delText>
        </w:r>
      </w:del>
      <w:del w:id="1693" w:author="PR Preview" w:date="2026-01-01T00:00:00Z">
        <w:r>
          <w:rPr>
            <w:i/>
            <w:iCs/>
          </w:rPr>
          <w:delText xml:space="preserve"> </w:delText>
        </w:r>
      </w:del>
      <w:del w:id="1694" w:author="PR Preview" w:date="2026-01-01T00:00:00Z">
        <w:r>
          <w:rPr>
            <w:i/>
            <w:iCs/>
          </w:rPr>
          <w:delText xml:space="preserve">the Free Encyclopedia</w:delText>
        </w:r>
      </w:del>
      <w:del w:id="1695" w:author="PR Preview" w:date="2026-01-01T00:00:00Z">
        <w:r>
          <w:delText xml:space="preserve">.</w:delText>
        </w:r>
      </w:del>
      <w:del w:id="1696" w:author="PR Preview" w:date="2026-01-01T00:00:00Z">
        <w:r>
          <w:delText xml:space="preserve"> </w:delText>
        </w:r>
      </w:del>
      <w:hyperlink r:id="rId141">
        <w:del w:id="1697" w:author="PR Preview" w:date="2026-01-01T00:00:00Z">
          <w:r>
            <w:rPr>
              <w:rStyle w:val="Hyperlink"/>
            </w:rPr>
            <w:delText xml:space="preserve">https://en.wikipedia.org/wiki/Converse_(logic)</w:delText>
          </w:r>
        </w:del>
      </w:hyperlink>
      <w:del w:id="1698" w:author="PR Preview" w:date="2026-01-01T00:00:00Z">
        <w:r>
          <w:delText xml:space="preserve">.</w:delText>
        </w:r>
      </w:del>
    </w:p>
    <w:p>
      <w:pPr>
        <w:pStyle w:val="Bibliography"/>
      </w:pPr>
      <w:del w:id="1699" w:author="PR Preview" w:date="2026-01-01T00:00:00Z">
        <w:r>
          <w:delText xml:space="preserve">Wikipedia contributors. 2026b.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rPr>
            <w:i/>
            <w:iCs/>
          </w:rPr>
          <w:delText xml:space="preserve">Corollary —</w:delText>
        </w:r>
      </w:del>
      <w:del w:id="1702" w:author="PR Preview" w:date="2026-01-01T00:00:00Z">
        <w:r>
          <w:rPr>
            <w:i/>
            <w:iCs/>
          </w:rPr>
          <w:delText xml:space="preserve"> </w:delText>
        </w:r>
      </w:del>
      <w:del w:id="1703" w:author="PR Preview" w:date="2026-01-01T00:00:00Z">
        <w:r>
          <w:rPr>
            <w:i/>
            <w:iCs/>
          </w:rPr>
          <w:delText xml:space="preserve">Wikipedia</w:delText>
        </w:r>
      </w:del>
      <w:del w:id="1704" w:author="PR Preview" w:date="2026-01-01T00:00:00Z">
        <w:r>
          <w:rPr>
            <w:i/>
            <w:iCs/>
          </w:rPr>
          <w:delText xml:space="preserve">,</w:delText>
        </w:r>
      </w:del>
      <w:del w:id="1705" w:author="PR Preview" w:date="2026-01-01T00:00:00Z">
        <w:r>
          <w:rPr>
            <w:i/>
            <w:iCs/>
          </w:rPr>
          <w:delText xml:space="preserve"> </w:delText>
        </w:r>
      </w:del>
      <w:del w:id="1706" w:author="PR Preview" w:date="2026-01-01T00:00:00Z">
        <w:r>
          <w:rPr>
            <w:i/>
            <w:iCs/>
          </w:rPr>
          <w:delText xml:space="preserve">the Free Encyclopedia</w:delText>
        </w:r>
      </w:del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w:hyperlink r:id="rId137">
        <w:del w:id="1709" w:author="PR Preview" w:date="2026-01-01T00:00:00Z">
          <w:r>
            <w:rPr>
              <w:rStyle w:val="Hyperlink"/>
            </w:rPr>
            <w:delText xml:space="preserve">https://en.wikipedia.org/wiki/Corollary</w:delText>
          </w:r>
        </w:del>
      </w:hyperlink>
      <w:del w:id="1710" w:author="PR Preview" w:date="2026-01-01T00:00:00Z">
        <w:r>
          <w:delText xml:space="preserve">.</w:delText>
        </w:r>
      </w:del>
    </w:p>
    <w:p>
      <w:pPr>
        <w:pStyle w:val="Bibliography"/>
      </w:pPr>
      <w:del w:id="1711" w:author="PR Preview" w:date="2026-01-01T00:00:00Z">
        <w:r>
          <w:delText xml:space="preserve">Wikipedia contributors. 2026c.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rPr>
            <w:i/>
            <w:iCs/>
          </w:rPr>
          <w:delText xml:space="preserve">Counterexample —</w:delText>
        </w:r>
      </w:del>
      <w:del w:id="1714" w:author="PR Preview" w:date="2026-01-01T00:00:00Z">
        <w:r>
          <w:rPr>
            <w:i/>
            <w:iCs/>
          </w:rPr>
          <w:delText xml:space="preserve"> </w:delText>
        </w:r>
      </w:del>
      <w:del w:id="1715" w:author="PR Preview" w:date="2026-01-01T00:00:00Z">
        <w:r>
          <w:rPr>
            <w:i/>
            <w:iCs/>
          </w:rPr>
          <w:delText xml:space="preserve">Wikipedia</w:delText>
        </w:r>
      </w:del>
      <w:del w:id="1716" w:author="PR Preview" w:date="2026-01-01T00:00:00Z">
        <w:r>
          <w:rPr>
            <w:i/>
            <w:iCs/>
          </w:rPr>
          <w:delText xml:space="preserve">,</w:delText>
        </w:r>
      </w:del>
      <w:del w:id="1717" w:author="PR Preview" w:date="2026-01-01T00:00:00Z">
        <w:r>
          <w:rPr>
            <w:i/>
            <w:iCs/>
          </w:rPr>
          <w:delText xml:space="preserve"> </w:delText>
        </w:r>
      </w:del>
      <w:del w:id="1718" w:author="PR Preview" w:date="2026-01-01T00:00:00Z">
        <w:r>
          <w:rPr>
            <w:i/>
            <w:iCs/>
          </w:rPr>
          <w:delText xml:space="preserve">the Free Encyclopedia</w:delText>
        </w:r>
      </w:del>
      <w:del w:id="1719" w:author="PR Preview" w:date="2026-01-01T00:00:00Z">
        <w:r>
          <w:delText xml:space="preserve">.</w:delText>
        </w:r>
      </w:del>
      <w:del w:id="1720" w:author="PR Preview" w:date="2026-01-01T00:00:00Z">
        <w:r>
          <w:delText xml:space="preserve"> </w:delText>
        </w:r>
      </w:del>
      <w:hyperlink r:id="rId139">
        <w:del w:id="1721" w:author="PR Preview" w:date="2026-01-01T00:00:00Z">
          <w:r>
            <w:rPr>
              <w:rStyle w:val="Hyperlink"/>
            </w:rPr>
            <w:delText xml:space="preserve">https://en.wikipedia.org/wiki/Counterexample</w:delText>
          </w:r>
        </w:del>
      </w:hyperlink>
      <w:del w:id="1722" w:author="PR Preview" w:date="2026-01-01T00:00:00Z">
        <w:r>
          <w:delText xml:space="preserve">.</w:delText>
        </w:r>
      </w:del>
    </w:p>
    <w:p>
      <w:pPr>
        <w:pStyle w:val="Bibliography"/>
      </w:pPr>
      <w:del w:id="1723" w:author="PR Preview" w:date="2026-01-01T00:00:00Z">
        <w:r>
          <w:delText xml:space="preserve">Wikipedia contributors. 2026d.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rPr>
            <w:i/>
            <w:iCs/>
          </w:rPr>
          <w:delText xml:space="preserve">Direct Proof —</w:delText>
        </w:r>
      </w:del>
      <w:del w:id="1726" w:author="PR Preview" w:date="2026-01-01T00:00:00Z">
        <w:r>
          <w:rPr>
            <w:i/>
            <w:iCs/>
          </w:rPr>
          <w:delText xml:space="preserve"> </w:delText>
        </w:r>
      </w:del>
      <w:del w:id="1727" w:author="PR Preview" w:date="2026-01-01T00:00:00Z">
        <w:r>
          <w:rPr>
            <w:i/>
            <w:iCs/>
          </w:rPr>
          <w:delText xml:space="preserve">Wikipedia</w:delText>
        </w:r>
      </w:del>
      <w:del w:id="1728" w:author="PR Preview" w:date="2026-01-01T00:00:00Z">
        <w:r>
          <w:rPr>
            <w:i/>
            <w:iCs/>
          </w:rPr>
          <w:delText xml:space="preserve">,</w:delText>
        </w:r>
      </w:del>
      <w:del w:id="1729" w:author="PR Preview" w:date="2026-01-01T00:00:00Z">
        <w:r>
          <w:rPr>
            <w:i/>
            <w:iCs/>
          </w:rPr>
          <w:delText xml:space="preserve"> </w:delText>
        </w:r>
      </w:del>
      <w:del w:id="1730" w:author="PR Preview" w:date="2026-01-01T00:00:00Z">
        <w:r>
          <w:rPr>
            <w:i/>
            <w:iCs/>
          </w:rPr>
          <w:delText xml:space="preserve">the Free Encyclopedia</w:delText>
        </w:r>
      </w:del>
      <w:del w:id="1731" w:author="PR Preview" w:date="2026-01-01T00:00:00Z">
        <w:r>
          <w:delText xml:space="preserve">.</w:delText>
        </w:r>
      </w:del>
      <w:del w:id="1732" w:author="PR Preview" w:date="2026-01-01T00:00:00Z">
        <w:r>
          <w:delText xml:space="preserve"> </w:delText>
        </w:r>
      </w:del>
      <w:hyperlink r:id="rId147">
        <w:del w:id="1733" w:author="PR Preview" w:date="2026-01-01T00:00:00Z">
          <w:r>
            <w:rPr>
              <w:rStyle w:val="Hyperlink"/>
            </w:rPr>
            <w:delText xml:space="preserve">https://en.wikipedia.org/wiki/Direct_proof</w:delText>
          </w:r>
        </w:del>
      </w:hyperlink>
      <w:del w:id="1734" w:author="PR Preview" w:date="2026-01-01T00:00:00Z">
        <w:r>
          <w:delText xml:space="preserve">.</w:delText>
        </w:r>
      </w:del>
    </w:p>
    <w:p>
      <w:pPr>
        <w:pStyle w:val="Bibliography"/>
      </w:pPr>
      <w:del w:id="1735" w:author="PR Preview" w:date="2026-01-01T00:00:00Z">
        <w:r>
          <w:delText xml:space="preserve">Wikipedia contributors. 2026e.</w:delText>
        </w:r>
      </w:del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rPr>
            <w:i/>
            <w:iCs/>
          </w:rPr>
          <w:delText xml:space="preserve">Existential Quantification —</w:delText>
        </w:r>
      </w:del>
      <w:del w:id="1738" w:author="PR Preview" w:date="2026-01-01T00:00:00Z">
        <w:r>
          <w:rPr>
            <w:i/>
            <w:iCs/>
          </w:rPr>
          <w:delText xml:space="preserve"> </w:delText>
        </w:r>
      </w:del>
      <w:del w:id="1739" w:author="PR Preview" w:date="2026-01-01T00:00:00Z">
        <w:r>
          <w:rPr>
            <w:i/>
            <w:iCs/>
          </w:rPr>
          <w:delText xml:space="preserve">Wikipedia</w:delText>
        </w:r>
      </w:del>
      <w:del w:id="1740" w:author="PR Preview" w:date="2026-01-01T00:00:00Z">
        <w:r>
          <w:rPr>
            <w:i/>
            <w:iCs/>
          </w:rPr>
          <w:delText xml:space="preserve">,</w:delText>
        </w:r>
      </w:del>
      <w:del w:id="1741" w:author="PR Preview" w:date="2026-01-01T00:00:00Z">
        <w:r>
          <w:rPr>
            <w:i/>
            <w:iCs/>
          </w:rPr>
          <w:delText xml:space="preserve"> </w:delText>
        </w:r>
      </w:del>
      <w:del w:id="1742" w:author="PR Preview" w:date="2026-01-01T00:00:00Z">
        <w:r>
          <w:rPr>
            <w:i/>
            <w:iCs/>
          </w:rPr>
          <w:delText xml:space="preserve">the Free Encyclopedia</w:delText>
        </w:r>
      </w:del>
      <w:del w:id="1743" w:author="PR Preview" w:date="2026-01-01T00:00:00Z">
        <w:r>
          <w:delText xml:space="preserve">.</w:delText>
        </w:r>
      </w:del>
      <w:del w:id="1744" w:author="PR Preview" w:date="2026-01-01T00:00:00Z">
        <w:r>
          <w:delText xml:space="preserve"> </w:delText>
        </w:r>
      </w:del>
      <w:hyperlink r:id="rId127">
        <w:del w:id="1745" w:author="PR Preview" w:date="2026-01-01T00:00:00Z">
          <w:r>
            <w:rPr>
              <w:rStyle w:val="Hyperlink"/>
            </w:rPr>
            <w:delText xml:space="preserve">https://en.wikipedia.org/wiki/Existential_quantification</w:delText>
          </w:r>
        </w:del>
      </w:hyperlink>
      <w:del w:id="1746" w:author="PR Preview" w:date="2026-01-01T00:00:00Z">
        <w:r>
          <w:delText xml:space="preserve">.</w:delText>
        </w:r>
      </w:del>
    </w:p>
    <w:p>
      <w:pPr>
        <w:pStyle w:val="Bibliography"/>
      </w:pPr>
      <w:del w:id="1747" w:author="PR Preview" w:date="2026-01-01T00:00:00Z">
        <w:r>
          <w:delText xml:space="preserve">Wikipedia contributors. 2026f.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rPr>
            <w:i/>
            <w:iCs/>
          </w:rPr>
          <w:delText xml:space="preserve">First-Order Logic —</w:delText>
        </w:r>
      </w:del>
      <w:del w:id="1750" w:author="PR Preview" w:date="2026-01-01T00:00:00Z">
        <w:r>
          <w:rPr>
            <w:i/>
            <w:iCs/>
          </w:rPr>
          <w:delText xml:space="preserve"> </w:delText>
        </w:r>
      </w:del>
      <w:del w:id="1751" w:author="PR Preview" w:date="2026-01-01T00:00:00Z">
        <w:r>
          <w:rPr>
            <w:i/>
            <w:iCs/>
          </w:rPr>
          <w:delText xml:space="preserve">Wikipedia</w:delText>
        </w:r>
      </w:del>
      <w:del w:id="1752" w:author="PR Preview" w:date="2026-01-01T00:00:00Z">
        <w:r>
          <w:rPr>
            <w:i/>
            <w:iCs/>
          </w:rPr>
          <w:delText xml:space="preserve">,</w:delText>
        </w:r>
      </w:del>
      <w:del w:id="1753" w:author="PR Preview" w:date="2026-01-01T00:00:00Z">
        <w:r>
          <w:rPr>
            <w:i/>
            <w:iCs/>
          </w:rPr>
          <w:delText xml:space="preserve"> </w:delText>
        </w:r>
      </w:del>
      <w:del w:id="1754" w:author="PR Preview" w:date="2026-01-01T00:00:00Z">
        <w:r>
          <w:rPr>
            <w:i/>
            <w:iCs/>
          </w:rPr>
          <w:delText xml:space="preserve">the Free Encyclopedia</w:delText>
        </w:r>
      </w:del>
      <w:del w:id="1755" w:author="PR Preview" w:date="2026-01-01T00:00:00Z">
        <w:r>
          <w:delText xml:space="preserve">.</w:delText>
        </w:r>
      </w:del>
      <w:del w:id="1756" w:author="PR Preview" w:date="2026-01-01T00:00:00Z">
        <w:r>
          <w:delText xml:space="preserve"> </w:delText>
        </w:r>
      </w:del>
      <w:hyperlink r:id="rId153">
        <w:del w:id="1757" w:author="PR Preview" w:date="2026-01-01T00:00:00Z">
          <w:r>
            <w:rPr>
              <w:rStyle w:val="Hyperlink"/>
            </w:rPr>
            <w:delText xml:space="preserve">https://en.wikipedia.org/wiki/First-order_logic</w:delText>
          </w:r>
        </w:del>
      </w:hyperlink>
      <w:del w:id="1758" w:author="PR Preview" w:date="2026-01-01T00:00:00Z">
        <w:r>
          <w:delText xml:space="preserve">.</w:delText>
        </w:r>
      </w:del>
    </w:p>
    <w:p>
      <w:pPr>
        <w:pStyle w:val="Bibliography"/>
      </w:pPr>
      <w:del w:id="1759" w:author="PR Preview" w:date="2026-01-01T00:00:00Z">
        <w:r>
          <w:delText xml:space="preserve">Wikipedia contributors. 2026g.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rPr>
            <w:i/>
            <w:iCs/>
          </w:rPr>
          <w:delText xml:space="preserve">Formal Proof —</w:delText>
        </w:r>
      </w:del>
      <w:del w:id="1762" w:author="PR Preview" w:date="2026-01-01T00:00:00Z">
        <w:r>
          <w:rPr>
            <w:i/>
            <w:iCs/>
          </w:rPr>
          <w:delText xml:space="preserve"> </w:delText>
        </w:r>
      </w:del>
      <w:del w:id="1763" w:author="PR Preview" w:date="2026-01-01T00:00:00Z">
        <w:r>
          <w:rPr>
            <w:i/>
            <w:iCs/>
          </w:rPr>
          <w:delText xml:space="preserve">Wikipedia</w:delText>
        </w:r>
      </w:del>
      <w:del w:id="1764" w:author="PR Preview" w:date="2026-01-01T00:00:00Z">
        <w:r>
          <w:rPr>
            <w:i/>
            <w:iCs/>
          </w:rPr>
          <w:delText xml:space="preserve">,</w:delText>
        </w:r>
      </w:del>
      <w:del w:id="1765" w:author="PR Preview" w:date="2026-01-01T00:00:00Z">
        <w:r>
          <w:rPr>
            <w:i/>
            <w:iCs/>
          </w:rPr>
          <w:delText xml:space="preserve"> </w:delText>
        </w:r>
      </w:del>
      <w:del w:id="1766" w:author="PR Preview" w:date="2026-01-01T00:00:00Z">
        <w:r>
          <w:rPr>
            <w:i/>
            <w:iCs/>
          </w:rPr>
          <w:delText xml:space="preserve">the Free Encyclopedia</w:delText>
        </w:r>
      </w:del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hyperlink r:id="rId155">
        <w:del w:id="1769" w:author="PR Preview" w:date="2026-01-01T00:00:00Z">
          <w:r>
            <w:rPr>
              <w:rStyle w:val="Hyperlink"/>
            </w:rPr>
            <w:delText xml:space="preserve">https://en.wikipedia.org/wiki/Formal_proof</w:delText>
          </w:r>
        </w:del>
      </w:hyperlink>
      <w:del w:id="1770" w:author="PR Preview" w:date="2026-01-01T00:00:00Z">
        <w:r>
          <w:delText xml:space="preserve">.</w:delText>
        </w:r>
      </w:del>
    </w:p>
    <w:p>
      <w:pPr>
        <w:pStyle w:val="Bibliography"/>
      </w:pPr>
      <w:del w:id="1771" w:author="PR Preview" w:date="2026-01-01T00:00:00Z">
        <w:r>
          <w:delText xml:space="preserve">Wikipedia contributors. 2026h.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rPr>
            <w:i/>
            <w:iCs/>
          </w:rPr>
          <w:delText xml:space="preserve">Lemma (Mathematics) —</w:delText>
        </w:r>
      </w:del>
      <w:del w:id="1774" w:author="PR Preview" w:date="2026-01-01T00:00:00Z">
        <w:r>
          <w:rPr>
            <w:i/>
            <w:iCs/>
          </w:rPr>
          <w:delText xml:space="preserve"> </w:delText>
        </w:r>
      </w:del>
      <w:del w:id="1775" w:author="PR Preview" w:date="2026-01-01T00:00:00Z">
        <w:r>
          <w:rPr>
            <w:i/>
            <w:iCs/>
          </w:rPr>
          <w:delText xml:space="preserve">Wikipedia</w:delText>
        </w:r>
      </w:del>
      <w:del w:id="1776" w:author="PR Preview" w:date="2026-01-01T00:00:00Z">
        <w:r>
          <w:rPr>
            <w:i/>
            <w:iCs/>
          </w:rPr>
          <w:delText xml:space="preserve">,</w:delText>
        </w:r>
      </w:del>
      <w:del w:id="1777" w:author="PR Preview" w:date="2026-01-01T00:00:00Z">
        <w:r>
          <w:rPr>
            <w:i/>
            <w:iCs/>
          </w:rPr>
          <w:delText xml:space="preserve"> </w:delText>
        </w:r>
      </w:del>
      <w:del w:id="1778" w:author="PR Preview" w:date="2026-01-01T00:00:00Z">
        <w:r>
          <w:rPr>
            <w:i/>
            <w:iCs/>
          </w:rPr>
          <w:delText xml:space="preserve">the Free Encyclopedia</w:delText>
        </w:r>
      </w:del>
      <w:del w:id="1779" w:author="PR Preview" w:date="2026-01-01T00:00:00Z">
        <w:r>
          <w:delText xml:space="preserve">.</w:delText>
        </w:r>
      </w:del>
      <w:del w:id="1780" w:author="PR Preview" w:date="2026-01-01T00:00:00Z">
        <w:r>
          <w:delText xml:space="preserve"> </w:delText>
        </w:r>
      </w:del>
      <w:hyperlink r:id="rId135">
        <w:del w:id="1781" w:author="PR Preview" w:date="2026-01-01T00:00:00Z">
          <w:r>
            <w:rPr>
              <w:rStyle w:val="Hyperlink"/>
            </w:rPr>
            <w:delText xml:space="preserve">https://en.wikipedia.org/wiki/Lemma_(mathematics)</w:delText>
          </w:r>
        </w:del>
      </w:hyperlink>
      <w:del w:id="1782" w:author="PR Preview" w:date="2026-01-01T00:00:00Z">
        <w:r>
          <w:delText xml:space="preserve">.</w:delText>
        </w:r>
      </w:del>
    </w:p>
    <w:p>
      <w:pPr>
        <w:pStyle w:val="Bibliography"/>
      </w:pPr>
      <w:del w:id="1783" w:author="PR Preview" w:date="2026-01-01T00:00:00Z">
        <w:r>
          <w:delText xml:space="preserve">Wikipedia contributors. 2026i.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rPr>
            <w:i/>
            <w:iCs/>
          </w:rPr>
          <w:delText xml:space="preserve">Logical Biconditional —</w:delText>
        </w:r>
      </w:del>
      <w:del w:id="1786" w:author="PR Preview" w:date="2026-01-01T00:00:00Z">
        <w:r>
          <w:rPr>
            <w:i/>
            <w:iCs/>
          </w:rPr>
          <w:delText xml:space="preserve"> </w:delText>
        </w:r>
      </w:del>
      <w:del w:id="1787" w:author="PR Preview" w:date="2026-01-01T00:00:00Z">
        <w:r>
          <w:rPr>
            <w:i/>
            <w:iCs/>
          </w:rPr>
          <w:delText xml:space="preserve">Wikipedia</w:delText>
        </w:r>
      </w:del>
      <w:del w:id="1788" w:author="PR Preview" w:date="2026-01-01T00:00:00Z">
        <w:r>
          <w:rPr>
            <w:i/>
            <w:iCs/>
          </w:rPr>
          <w:delText xml:space="preserve">,</w:delText>
        </w:r>
      </w:del>
      <w:del w:id="1789" w:author="PR Preview" w:date="2026-01-01T00:00:00Z">
        <w:r>
          <w:rPr>
            <w:i/>
            <w:iCs/>
          </w:rPr>
          <w:delText xml:space="preserve"> </w:delText>
        </w:r>
      </w:del>
      <w:del w:id="1790" w:author="PR Preview" w:date="2026-01-01T00:00:00Z">
        <w:r>
          <w:rPr>
            <w:i/>
            <w:iCs/>
          </w:rPr>
          <w:delText xml:space="preserve">the Free Encyclopedia</w:delText>
        </w:r>
      </w:del>
      <w:del w:id="1791" w:author="PR Preview" w:date="2026-01-01T00:00:00Z">
        <w:r>
          <w:delText xml:space="preserve">.</w:delText>
        </w:r>
      </w:del>
      <w:del w:id="1792" w:author="PR Preview" w:date="2026-01-01T00:00:00Z">
        <w:r>
          <w:delText xml:space="preserve"> </w:delText>
        </w:r>
      </w:del>
      <w:hyperlink r:id="rId121">
        <w:del w:id="1793" w:author="PR Preview" w:date="2026-01-01T00:00:00Z">
          <w:r>
            <w:rPr>
              <w:rStyle w:val="Hyperlink"/>
            </w:rPr>
            <w:delText xml:space="preserve">https://en.wikipedia.org/wiki/Logical_biconditional</w:delText>
          </w:r>
        </w:del>
      </w:hyperlink>
      <w:del w:id="1794" w:author="PR Preview" w:date="2026-01-01T00:00:00Z">
        <w:r>
          <w:delText xml:space="preserve">.</w:delText>
        </w:r>
      </w:del>
    </w:p>
    <w:p>
      <w:pPr>
        <w:pStyle w:val="Bibliography"/>
      </w:pPr>
      <w:del w:id="1795" w:author="PR Preview" w:date="2026-01-01T00:00:00Z">
        <w:r>
          <w:delText xml:space="preserve">Wikipedia contributors. 2026j.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rPr>
            <w:i/>
            <w:iCs/>
          </w:rPr>
          <w:delText xml:space="preserve">Logical Conjunction —</w:delText>
        </w:r>
      </w:del>
      <w:del w:id="1798" w:author="PR Preview" w:date="2026-01-01T00:00:00Z">
        <w:r>
          <w:rPr>
            <w:i/>
            <w:iCs/>
          </w:rPr>
          <w:delText xml:space="preserve"> </w:delText>
        </w:r>
      </w:del>
      <w:del w:id="1799" w:author="PR Preview" w:date="2026-01-01T00:00:00Z">
        <w:r>
          <w:rPr>
            <w:i/>
            <w:iCs/>
          </w:rPr>
          <w:delText xml:space="preserve">Wikipedia</w:delText>
        </w:r>
      </w:del>
      <w:del w:id="1800" w:author="PR Preview" w:date="2026-01-01T00:00:00Z">
        <w:r>
          <w:rPr>
            <w:i/>
            <w:iCs/>
          </w:rPr>
          <w:delText xml:space="preserve">,</w:delText>
        </w:r>
      </w:del>
      <w:del w:id="1801" w:author="PR Preview" w:date="2026-01-01T00:00:00Z">
        <w:r>
          <w:rPr>
            <w:i/>
            <w:iCs/>
          </w:rPr>
          <w:delText xml:space="preserve"> </w:delText>
        </w:r>
      </w:del>
      <w:del w:id="1802" w:author="PR Preview" w:date="2026-01-01T00:00:00Z">
        <w:r>
          <w:rPr>
            <w:i/>
            <w:iCs/>
          </w:rPr>
          <w:delText xml:space="preserve">the Free Encyclopedia</w:delText>
        </w:r>
      </w:del>
      <w:del w:id="1803" w:author="PR Preview" w:date="2026-01-01T00:00:00Z">
        <w:r>
          <w:delText xml:space="preserve">.</w:delText>
        </w:r>
      </w:del>
      <w:del w:id="1804" w:author="PR Preview" w:date="2026-01-01T00:00:00Z">
        <w:r>
          <w:delText xml:space="preserve"> </w:delText>
        </w:r>
      </w:del>
      <w:hyperlink r:id="rId115">
        <w:del w:id="1805" w:author="PR Preview" w:date="2026-01-01T00:00:00Z">
          <w:r>
            <w:rPr>
              <w:rStyle w:val="Hyperlink"/>
            </w:rPr>
            <w:delText xml:space="preserve">https://en.wikipedia.org/wiki/Logical_conjunction</w:delText>
          </w:r>
        </w:del>
      </w:hyperlink>
      <w:del w:id="1806" w:author="PR Preview" w:date="2026-01-01T00:00:00Z">
        <w:r>
          <w:delText xml:space="preserve">.</w:delText>
        </w:r>
      </w:del>
    </w:p>
    <w:p>
      <w:pPr>
        <w:pStyle w:val="Bibliography"/>
      </w:pPr>
      <w:del w:id="1807" w:author="PR Preview" w:date="2026-01-01T00:00:00Z">
        <w:r>
          <w:delText xml:space="preserve">Wikipedia contributors. 2026k.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rPr>
            <w:i/>
            <w:iCs/>
          </w:rPr>
          <w:delText xml:space="preserve">Logical Connective —</w:delText>
        </w:r>
      </w:del>
      <w:del w:id="1810" w:author="PR Preview" w:date="2026-01-01T00:00:00Z">
        <w:r>
          <w:rPr>
            <w:i/>
            <w:iCs/>
          </w:rPr>
          <w:delText xml:space="preserve"> </w:delText>
        </w:r>
      </w:del>
      <w:del w:id="1811" w:author="PR Preview" w:date="2026-01-01T00:00:00Z">
        <w:r>
          <w:rPr>
            <w:i/>
            <w:iCs/>
          </w:rPr>
          <w:delText xml:space="preserve">Wikipedia</w:delText>
        </w:r>
      </w:del>
      <w:del w:id="1812" w:author="PR Preview" w:date="2026-01-01T00:00:00Z">
        <w:r>
          <w:rPr>
            <w:i/>
            <w:iCs/>
          </w:rPr>
          <w:delText xml:space="preserve">,</w:delText>
        </w:r>
      </w:del>
      <w:del w:id="1813" w:author="PR Preview" w:date="2026-01-01T00:00:00Z">
        <w:r>
          <w:rPr>
            <w:i/>
            <w:iCs/>
          </w:rPr>
          <w:delText xml:space="preserve"> </w:delText>
        </w:r>
      </w:del>
      <w:del w:id="1814" w:author="PR Preview" w:date="2026-01-01T00:00:00Z">
        <w:r>
          <w:rPr>
            <w:i/>
            <w:iCs/>
          </w:rPr>
          <w:delText xml:space="preserve">the Free Encyclopedia</w:delText>
        </w:r>
      </w:del>
      <w:del w:id="1815" w:author="PR Preview" w:date="2026-01-01T00:00:00Z">
        <w:r>
          <w:delText xml:space="preserve">.</w:delText>
        </w:r>
      </w:del>
      <w:del w:id="1816" w:author="PR Preview" w:date="2026-01-01T00:00:00Z">
        <w:r>
          <w:delText xml:space="preserve"> </w:delText>
        </w:r>
      </w:del>
      <w:hyperlink r:id="rId111">
        <w:del w:id="1817" w:author="PR Preview" w:date="2026-01-01T00:00:00Z">
          <w:r>
            <w:rPr>
              <w:rStyle w:val="Hyperlink"/>
            </w:rPr>
            <w:delText xml:space="preserve">https://en.wikipedia.org/wiki/Logical_connective</w:delText>
          </w:r>
        </w:del>
      </w:hyperlink>
      <w:del w:id="1818" w:author="PR Preview" w:date="2026-01-01T00:00:00Z">
        <w:r>
          <w:delText xml:space="preserve">.</w:delText>
        </w:r>
      </w:del>
    </w:p>
    <w:p>
      <w:pPr>
        <w:pStyle w:val="Bibliography"/>
      </w:pPr>
      <w:del w:id="1819" w:author="PR Preview" w:date="2026-01-01T00:00:00Z">
        <w:r>
          <w:delText xml:space="preserve">Wikipedia contributors. 2026l.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rPr>
            <w:i/>
            <w:iCs/>
          </w:rPr>
          <w:delText xml:space="preserve">Logical Consequence —</w:delText>
        </w:r>
      </w:del>
      <w:del w:id="1822" w:author="PR Preview" w:date="2026-01-01T00:00:00Z">
        <w:r>
          <w:rPr>
            <w:i/>
            <w:iCs/>
          </w:rPr>
          <w:delText xml:space="preserve"> </w:delText>
        </w:r>
      </w:del>
      <w:del w:id="1823" w:author="PR Preview" w:date="2026-01-01T00:00:00Z">
        <w:r>
          <w:rPr>
            <w:i/>
            <w:iCs/>
          </w:rPr>
          <w:delText xml:space="preserve">Wikipedia</w:delText>
        </w:r>
      </w:del>
      <w:del w:id="1824" w:author="PR Preview" w:date="2026-01-01T00:00:00Z">
        <w:r>
          <w:rPr>
            <w:i/>
            <w:iCs/>
          </w:rPr>
          <w:delText xml:space="preserve">,</w:delText>
        </w:r>
      </w:del>
      <w:del w:id="1825" w:author="PR Preview" w:date="2026-01-01T00:00:00Z">
        <w:r>
          <w:rPr>
            <w:i/>
            <w:iCs/>
          </w:rPr>
          <w:delText xml:space="preserve"> </w:delText>
        </w:r>
      </w:del>
      <w:del w:id="1826" w:author="PR Preview" w:date="2026-01-01T00:00:00Z">
        <w:r>
          <w:rPr>
            <w:i/>
            <w:iCs/>
          </w:rPr>
          <w:delText xml:space="preserve">the Free Encyclopedia</w:delText>
        </w:r>
      </w:del>
      <w:del w:id="1827" w:author="PR Preview" w:date="2026-01-01T00:00:00Z">
        <w:r>
          <w:delText xml:space="preserve">.</w:delText>
        </w:r>
      </w:del>
      <w:del w:id="1828" w:author="PR Preview" w:date="2026-01-01T00:00:00Z">
        <w:r>
          <w:delText xml:space="preserve"> </w:delText>
        </w:r>
      </w:del>
      <w:hyperlink r:id="rId129">
        <w:del w:id="1829" w:author="PR Preview" w:date="2026-01-01T00:00:00Z">
          <w:r>
            <w:rPr>
              <w:rStyle w:val="Hyperlink"/>
            </w:rPr>
            <w:delText xml:space="preserve">https://en.wikipedia.org/wiki/Logical_consequence</w:delText>
          </w:r>
        </w:del>
      </w:hyperlink>
      <w:del w:id="1830" w:author="PR Preview" w:date="2026-01-01T00:00:00Z">
        <w:r>
          <w:delText xml:space="preserve">.</w:delText>
        </w:r>
      </w:del>
    </w:p>
    <w:p>
      <w:pPr>
        <w:pStyle w:val="Bibliography"/>
      </w:pPr>
      <w:del w:id="1831" w:author="PR Preview" w:date="2026-01-01T00:00:00Z">
        <w:r>
          <w:delText xml:space="preserve">Wikipedia contributors. 2026m.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rPr>
            <w:i/>
            <w:iCs/>
          </w:rPr>
          <w:delText xml:space="preserve">Logical Disjunction —</w:delText>
        </w:r>
      </w:del>
      <w:del w:id="1834" w:author="PR Preview" w:date="2026-01-01T00:00:00Z">
        <w:r>
          <w:rPr>
            <w:i/>
            <w:iCs/>
          </w:rPr>
          <w:delText xml:space="preserve"> </w:delText>
        </w:r>
      </w:del>
      <w:del w:id="1835" w:author="PR Preview" w:date="2026-01-01T00:00:00Z">
        <w:r>
          <w:rPr>
            <w:i/>
            <w:iCs/>
          </w:rPr>
          <w:delText xml:space="preserve">Wikipedia</w:delText>
        </w:r>
      </w:del>
      <w:del w:id="1836" w:author="PR Preview" w:date="2026-01-01T00:00:00Z">
        <w:r>
          <w:rPr>
            <w:i/>
            <w:iCs/>
          </w:rPr>
          <w:delText xml:space="preserve">,</w:delText>
        </w:r>
      </w:del>
      <w:del w:id="1837" w:author="PR Preview" w:date="2026-01-01T00:00:00Z">
        <w:r>
          <w:rPr>
            <w:i/>
            <w:iCs/>
          </w:rPr>
          <w:delText xml:space="preserve"> </w:delText>
        </w:r>
      </w:del>
      <w:del w:id="1838" w:author="PR Preview" w:date="2026-01-01T00:00:00Z">
        <w:r>
          <w:rPr>
            <w:i/>
            <w:iCs/>
          </w:rPr>
          <w:delText xml:space="preserve">the Free Encyclopedia</w:delText>
        </w:r>
      </w:del>
      <w:del w:id="1839" w:author="PR Preview" w:date="2026-01-01T00:00:00Z">
        <w:r>
          <w:delText xml:space="preserve">.</w:delText>
        </w:r>
      </w:del>
      <w:del w:id="1840" w:author="PR Preview" w:date="2026-01-01T00:00:00Z">
        <w:r>
          <w:delText xml:space="preserve"> </w:delText>
        </w:r>
      </w:del>
      <w:hyperlink r:id="rId117">
        <w:del w:id="1841" w:author="PR Preview" w:date="2026-01-01T00:00:00Z">
          <w:r>
            <w:rPr>
              <w:rStyle w:val="Hyperlink"/>
            </w:rPr>
            <w:delText xml:space="preserve">https://en.wikipedia.org/wiki/Logical_disjunction</w:delText>
          </w:r>
        </w:del>
      </w:hyperlink>
      <w:del w:id="1842" w:author="PR Preview" w:date="2026-01-01T00:00:00Z">
        <w:r>
          <w:delText xml:space="preserve">.</w:delText>
        </w:r>
      </w:del>
    </w:p>
    <w:p>
      <w:pPr>
        <w:pStyle w:val="Bibliography"/>
      </w:pPr>
      <w:del w:id="1843" w:author="PR Preview" w:date="2026-01-01T00:00:00Z">
        <w:r>
          <w:delText xml:space="preserve">Wikipedia contributors. 2026n.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rPr>
            <w:i/>
            <w:iCs/>
          </w:rPr>
          <w:delText xml:space="preserve">Material Conditional —</w:delText>
        </w:r>
      </w:del>
      <w:del w:id="1846" w:author="PR Preview" w:date="2026-01-01T00:00:00Z">
        <w:r>
          <w:rPr>
            <w:i/>
            <w:iCs/>
          </w:rPr>
          <w:delText xml:space="preserve"> </w:delText>
        </w:r>
      </w:del>
      <w:del w:id="1847" w:author="PR Preview" w:date="2026-01-01T00:00:00Z">
        <w:r>
          <w:rPr>
            <w:i/>
            <w:iCs/>
          </w:rPr>
          <w:delText xml:space="preserve">Wikipedia</w:delText>
        </w:r>
      </w:del>
      <w:del w:id="1848" w:author="PR Preview" w:date="2026-01-01T00:00:00Z">
        <w:r>
          <w:rPr>
            <w:i/>
            <w:iCs/>
          </w:rPr>
          <w:delText xml:space="preserve">,</w:delText>
        </w:r>
      </w:del>
      <w:del w:id="1849" w:author="PR Preview" w:date="2026-01-01T00:00:00Z">
        <w:r>
          <w:rPr>
            <w:i/>
            <w:iCs/>
          </w:rPr>
          <w:delText xml:space="preserve"> </w:delText>
        </w:r>
      </w:del>
      <w:del w:id="1850" w:author="PR Preview" w:date="2026-01-01T00:00:00Z">
        <w:r>
          <w:rPr>
            <w:i/>
            <w:iCs/>
          </w:rPr>
          <w:delText xml:space="preserve">the Free Encyclopedia</w:delText>
        </w:r>
      </w:del>
      <w:del w:id="1851" w:author="PR Preview" w:date="2026-01-01T00:00:00Z">
        <w:r>
          <w:delText xml:space="preserve">.</w:delText>
        </w:r>
      </w:del>
      <w:del w:id="1852" w:author="PR Preview" w:date="2026-01-01T00:00:00Z">
        <w:r>
          <w:delText xml:space="preserve"> </w:delText>
        </w:r>
      </w:del>
      <w:hyperlink r:id="rId119">
        <w:del w:id="1853" w:author="PR Preview" w:date="2026-01-01T00:00:00Z">
          <w:r>
            <w:rPr>
              <w:rStyle w:val="Hyperlink"/>
            </w:rPr>
            <w:delText xml:space="preserve">https://en.wikipedia.org/wiki/Material_conditional</w:delText>
          </w:r>
        </w:del>
      </w:hyperlink>
      <w:del w:id="1854" w:author="PR Preview" w:date="2026-01-01T00:00:00Z">
        <w:r>
          <w:delText xml:space="preserve">.</w:delText>
        </w:r>
      </w:del>
    </w:p>
    <w:p>
      <w:pPr>
        <w:pStyle w:val="Bibliography"/>
      </w:pPr>
      <w:del w:id="1855" w:author="PR Preview" w:date="2026-01-01T00:00:00Z">
        <w:r>
          <w:delText xml:space="preserve">Wikipedia contributors. 2026o.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rPr>
            <w:i/>
            <w:iCs/>
          </w:rPr>
          <w:delText xml:space="preserve">Mathematical Induction —</w:delText>
        </w:r>
      </w:del>
      <w:del w:id="1858" w:author="PR Preview" w:date="2026-01-01T00:00:00Z">
        <w:r>
          <w:rPr>
            <w:i/>
            <w:iCs/>
          </w:rPr>
          <w:delText xml:space="preserve"> </w:delText>
        </w:r>
      </w:del>
      <w:del w:id="1859" w:author="PR Preview" w:date="2026-01-01T00:00:00Z">
        <w:r>
          <w:rPr>
            <w:i/>
            <w:iCs/>
          </w:rPr>
          <w:delText xml:space="preserve">Wikipedia</w:delText>
        </w:r>
      </w:del>
      <w:del w:id="1860" w:author="PR Preview" w:date="2026-01-01T00:00:00Z">
        <w:r>
          <w:rPr>
            <w:i/>
            <w:iCs/>
          </w:rPr>
          <w:delText xml:space="preserve">,</w:delText>
        </w:r>
      </w:del>
      <w:del w:id="1861" w:author="PR Preview" w:date="2026-01-01T00:00:00Z">
        <w:r>
          <w:rPr>
            <w:i/>
            <w:iCs/>
          </w:rPr>
          <w:delText xml:space="preserve"> </w:delText>
        </w:r>
      </w:del>
      <w:del w:id="1862" w:author="PR Preview" w:date="2026-01-01T00:00:00Z">
        <w:r>
          <w:rPr>
            <w:i/>
            <w:iCs/>
          </w:rPr>
          <w:delText xml:space="preserve">the Free Encyclopedia</w:delText>
        </w:r>
      </w:del>
      <w:del w:id="1863" w:author="PR Preview" w:date="2026-01-01T00:00:00Z">
        <w:r>
          <w:delText xml:space="preserve">.</w:delText>
        </w:r>
      </w:del>
      <w:del w:id="1864" w:author="PR Preview" w:date="2026-01-01T00:00:00Z">
        <w:r>
          <w:delText xml:space="preserve"> </w:delText>
        </w:r>
      </w:del>
      <w:hyperlink r:id="rId149">
        <w:del w:id="1865" w:author="PR Preview" w:date="2026-01-01T00:00:00Z">
          <w:r>
            <w:rPr>
              <w:rStyle w:val="Hyperlink"/>
            </w:rPr>
            <w:delText xml:space="preserve">https://en.wikipedia.org/wiki/Mathematical_induction</w:delText>
          </w:r>
        </w:del>
      </w:hyperlink>
      <w:del w:id="1866" w:author="PR Preview" w:date="2026-01-01T00:00:00Z">
        <w:r>
          <w:delText xml:space="preserve">.</w:delText>
        </w:r>
      </w:del>
    </w:p>
    <w:p>
      <w:pPr>
        <w:pStyle w:val="Bibliography"/>
      </w:pPr>
      <w:del w:id="1867" w:author="PR Preview" w:date="2026-01-01T00:00:00Z">
        <w:r>
          <w:delText xml:space="preserve">Wikipedia contributors. 2026p.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rPr>
            <w:i/>
            <w:iCs/>
          </w:rPr>
          <w:delText xml:space="preserve">Mathematical Proof —</w:delText>
        </w:r>
      </w:del>
      <w:del w:id="1870" w:author="PR Preview" w:date="2026-01-01T00:00:00Z">
        <w:r>
          <w:rPr>
            <w:i/>
            <w:iCs/>
          </w:rPr>
          <w:delText xml:space="preserve"> </w:delText>
        </w:r>
      </w:del>
      <w:del w:id="1871" w:author="PR Preview" w:date="2026-01-01T00:00:00Z">
        <w:r>
          <w:rPr>
            <w:i/>
            <w:iCs/>
          </w:rPr>
          <w:delText xml:space="preserve">Wikipedia</w:delText>
        </w:r>
      </w:del>
      <w:del w:id="1872" w:author="PR Preview" w:date="2026-01-01T00:00:00Z">
        <w:r>
          <w:rPr>
            <w:i/>
            <w:iCs/>
          </w:rPr>
          <w:delText xml:space="preserve">,</w:delText>
        </w:r>
      </w:del>
      <w:del w:id="1873" w:author="PR Preview" w:date="2026-01-01T00:00:00Z">
        <w:r>
          <w:rPr>
            <w:i/>
            <w:iCs/>
          </w:rPr>
          <w:delText xml:space="preserve"> </w:delText>
        </w:r>
      </w:del>
      <w:del w:id="1874" w:author="PR Preview" w:date="2026-01-01T00:00:00Z">
        <w:r>
          <w:rPr>
            <w:i/>
            <w:iCs/>
          </w:rPr>
          <w:delText xml:space="preserve">the Free Encyclopedia</w:delText>
        </w:r>
      </w:del>
      <w:del w:id="1875" w:author="PR Preview" w:date="2026-01-01T00:00:00Z">
        <w:r>
          <w:delText xml:space="preserve">.</w:delText>
        </w:r>
      </w:del>
      <w:del w:id="1876" w:author="PR Preview" w:date="2026-01-01T00:00:00Z">
        <w:r>
          <w:delText xml:space="preserve"> </w:delText>
        </w:r>
      </w:del>
      <w:hyperlink r:id="rId131">
        <w:del w:id="1877" w:author="PR Preview" w:date="2026-01-01T00:00:00Z">
          <w:r>
            <w:rPr>
              <w:rStyle w:val="Hyperlink"/>
            </w:rPr>
            <w:delText xml:space="preserve">https://en.wikipedia.org/wiki/Mathematical_proof</w:delText>
          </w:r>
        </w:del>
      </w:hyperlink>
      <w:del w:id="1878" w:author="PR Preview" w:date="2026-01-01T00:00:00Z">
        <w:r>
          <w:delText xml:space="preserve">.</w:delText>
        </w:r>
      </w:del>
    </w:p>
    <w:p>
      <w:pPr>
        <w:pStyle w:val="Bibliography"/>
      </w:pPr>
      <w:del w:id="1879" w:author="PR Preview" w:date="2026-01-01T00:00:00Z">
        <w:r>
          <w:delText xml:space="preserve">Wikipedia contributors. 2026q.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rPr>
            <w:i/>
            <w:iCs/>
          </w:rPr>
          <w:delText xml:space="preserve">Necessity and Sufficiency —</w:delText>
        </w:r>
      </w:del>
      <w:del w:id="1882" w:author="PR Preview" w:date="2026-01-01T00:00:00Z">
        <w:r>
          <w:rPr>
            <w:i/>
            <w:iCs/>
          </w:rPr>
          <w:delText xml:space="preserve"> </w:delText>
        </w:r>
      </w:del>
      <w:del w:id="1883" w:author="PR Preview" w:date="2026-01-01T00:00:00Z">
        <w:r>
          <w:rPr>
            <w:i/>
            <w:iCs/>
          </w:rPr>
          <w:delText xml:space="preserve">Wikipedia</w:delText>
        </w:r>
      </w:del>
      <w:del w:id="1884" w:author="PR Preview" w:date="2026-01-01T00:00:00Z">
        <w:r>
          <w:rPr>
            <w:i/>
            <w:iCs/>
          </w:rPr>
          <w:delText xml:space="preserve">,</w:delText>
        </w:r>
      </w:del>
      <w:del w:id="1885" w:author="PR Preview" w:date="2026-01-01T00:00:00Z">
        <w:r>
          <w:rPr>
            <w:i/>
            <w:iCs/>
          </w:rPr>
          <w:delText xml:space="preserve"> </w:delText>
        </w:r>
      </w:del>
      <w:del w:id="1886" w:author="PR Preview" w:date="2026-01-01T00:00:00Z">
        <w:r>
          <w:rPr>
            <w:i/>
            <w:iCs/>
          </w:rPr>
          <w:delText xml:space="preserve">the Free Encyclopedia</w:delText>
        </w:r>
      </w:del>
      <w:del w:id="1887" w:author="PR Preview" w:date="2026-01-01T00:00:00Z">
        <w:r>
          <w:delText xml:space="preserve">.</w:delText>
        </w:r>
      </w:del>
      <w:del w:id="1888" w:author="PR Preview" w:date="2026-01-01T00:00:00Z">
        <w:r>
          <w:delText xml:space="preserve"> </w:delText>
        </w:r>
      </w:del>
      <w:hyperlink r:id="rId143">
        <w:del w:id="1889" w:author="PR Preview" w:date="2026-01-01T00:00:00Z">
          <w:r>
            <w:rPr>
              <w:rStyle w:val="Hyperlink"/>
            </w:rPr>
            <w:delText xml:space="preserve">https://en.wikipedia.org/wiki/Necessity_and_sufficiency</w:delText>
          </w:r>
        </w:del>
      </w:hyperlink>
      <w:del w:id="1890" w:author="PR Preview" w:date="2026-01-01T00:00:00Z">
        <w:r>
          <w:delText xml:space="preserve">.</w:delText>
        </w:r>
      </w:del>
    </w:p>
    <w:p>
      <w:pPr>
        <w:pStyle w:val="Bibliography"/>
      </w:pPr>
      <w:del w:id="1891" w:author="PR Preview" w:date="2026-01-01T00:00:00Z">
        <w:r>
          <w:delText xml:space="preserve">Wikipedia contributors. 2026r.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rPr>
            <w:i/>
            <w:iCs/>
          </w:rPr>
          <w:delText xml:space="preserve">Negation —</w:delText>
        </w:r>
      </w:del>
      <w:del w:id="1894" w:author="PR Preview" w:date="2026-01-01T00:00:00Z">
        <w:r>
          <w:rPr>
            <w:i/>
            <w:iCs/>
          </w:rPr>
          <w:delText xml:space="preserve"> </w:delText>
        </w:r>
      </w:del>
      <w:del w:id="1895" w:author="PR Preview" w:date="2026-01-01T00:00:00Z">
        <w:r>
          <w:rPr>
            <w:i/>
            <w:iCs/>
          </w:rPr>
          <w:delText xml:space="preserve">Wikipedia</w:delText>
        </w:r>
      </w:del>
      <w:del w:id="1896" w:author="PR Preview" w:date="2026-01-01T00:00:00Z">
        <w:r>
          <w:rPr>
            <w:i/>
            <w:iCs/>
          </w:rPr>
          <w:delText xml:space="preserve">,</w:delText>
        </w:r>
      </w:del>
      <w:del w:id="1897" w:author="PR Preview" w:date="2026-01-01T00:00:00Z">
        <w:r>
          <w:rPr>
            <w:i/>
            <w:iCs/>
          </w:rPr>
          <w:delText xml:space="preserve"> </w:delText>
        </w:r>
      </w:del>
      <w:del w:id="1898" w:author="PR Preview" w:date="2026-01-01T00:00:00Z">
        <w:r>
          <w:rPr>
            <w:i/>
            <w:iCs/>
          </w:rPr>
          <w:delText xml:space="preserve">the Free Encyclopedia</w:delText>
        </w:r>
      </w:del>
      <w:del w:id="1899" w:author="PR Preview" w:date="2026-01-01T00:00:00Z">
        <w:r>
          <w:delText xml:space="preserve">.</w:delText>
        </w:r>
      </w:del>
      <w:del w:id="1900" w:author="PR Preview" w:date="2026-01-01T00:00:00Z">
        <w:r>
          <w:delText xml:space="preserve"> </w:delText>
        </w:r>
      </w:del>
      <w:hyperlink r:id="rId113">
        <w:del w:id="1901" w:author="PR Preview" w:date="2026-01-01T00:00:00Z">
          <w:r>
            <w:rPr>
              <w:rStyle w:val="Hyperlink"/>
            </w:rPr>
            <w:delText xml:space="preserve">https://en.wikipedia.org/wiki/Negation</w:delText>
          </w:r>
        </w:del>
      </w:hyperlink>
      <w:del w:id="1902" w:author="PR Preview" w:date="2026-01-01T00:00:00Z">
        <w:r>
          <w:delText xml:space="preserve">.</w:delText>
        </w:r>
      </w:del>
    </w:p>
    <w:p>
      <w:pPr>
        <w:pStyle w:val="Bibliography"/>
      </w:pPr>
      <w:del w:id="1903" w:author="PR Preview" w:date="2026-01-01T00:00:00Z">
        <w:r>
          <w:delText xml:space="preserve">Wikipedia contributors. 2026s.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rPr>
            <w:i/>
            <w:iCs/>
          </w:rPr>
          <w:delText xml:space="preserve">Predicate (Mathematical Logic) —</w:delText>
        </w:r>
      </w:del>
      <w:del w:id="1906" w:author="PR Preview" w:date="2026-01-01T00:00:00Z">
        <w:r>
          <w:rPr>
            <w:i/>
            <w:iCs/>
          </w:rPr>
          <w:delText xml:space="preserve"> </w:delText>
        </w:r>
      </w:del>
      <w:del w:id="1907" w:author="PR Preview" w:date="2026-01-01T00:00:00Z">
        <w:r>
          <w:rPr>
            <w:i/>
            <w:iCs/>
          </w:rPr>
          <w:delText xml:space="preserve">Wikipedia</w:delText>
        </w:r>
      </w:del>
      <w:del w:id="1908" w:author="PR Preview" w:date="2026-01-01T00:00:00Z">
        <w:r>
          <w:rPr>
            <w:i/>
            <w:iCs/>
          </w:rPr>
          <w:delText xml:space="preserve">,</w:delText>
        </w:r>
      </w:del>
      <w:del w:id="1909" w:author="PR Preview" w:date="2026-01-01T00:00:00Z">
        <w:r>
          <w:rPr>
            <w:i/>
            <w:iCs/>
          </w:rPr>
          <w:delText xml:space="preserve"> </w:delText>
        </w:r>
      </w:del>
      <w:del w:id="1910" w:author="PR Preview" w:date="2026-01-01T00:00:00Z">
        <w:r>
          <w:rPr>
            <w:i/>
            <w:iCs/>
          </w:rPr>
          <w:delText xml:space="preserve">the Free Encyclopedia</w:delText>
        </w:r>
      </w:del>
      <w:del w:id="1911" w:author="PR Preview" w:date="2026-01-01T00:00:00Z">
        <w:r>
          <w:delText xml:space="preserve">.</w:delText>
        </w:r>
      </w:del>
      <w:del w:id="1912" w:author="PR Preview" w:date="2026-01-01T00:00:00Z">
        <w:r>
          <w:delText xml:space="preserve"> </w:delText>
        </w:r>
      </w:del>
      <w:hyperlink r:id="rId109">
        <w:del w:id="1913" w:author="PR Preview" w:date="2026-01-01T00:00:00Z">
          <w:r>
            <w:rPr>
              <w:rStyle w:val="Hyperlink"/>
            </w:rPr>
            <w:delText xml:space="preserve">https://en.wikipedia.org/wiki/Predicate_(mathematical_logic)</w:delText>
          </w:r>
        </w:del>
      </w:hyperlink>
      <w:del w:id="1914" w:author="PR Preview" w:date="2026-01-01T00:00:00Z">
        <w:r>
          <w:delText xml:space="preserve">.</w:delText>
        </w:r>
      </w:del>
    </w:p>
    <w:p>
      <w:pPr>
        <w:pStyle w:val="Bibliography"/>
      </w:pPr>
      <w:del w:id="1915" w:author="PR Preview" w:date="2026-01-01T00:00:00Z">
        <w:r>
          <w:delText xml:space="preserve">Wikipedia contributors. 2026t.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rPr>
            <w:i/>
            <w:iCs/>
          </w:rPr>
          <w:delText xml:space="preserve">Proof by Contradiction —</w:delText>
        </w:r>
      </w:del>
      <w:del w:id="1918" w:author="PR Preview" w:date="2026-01-01T00:00:00Z">
        <w:r>
          <w:rPr>
            <w:i/>
            <w:iCs/>
          </w:rPr>
          <w:delText xml:space="preserve"> </w:delText>
        </w:r>
      </w:del>
      <w:del w:id="1919" w:author="PR Preview" w:date="2026-01-01T00:00:00Z">
        <w:r>
          <w:rPr>
            <w:i/>
            <w:iCs/>
          </w:rPr>
          <w:delText xml:space="preserve">Wikipedia</w:delText>
        </w:r>
      </w:del>
      <w:del w:id="1920" w:author="PR Preview" w:date="2026-01-01T00:00:00Z">
        <w:r>
          <w:rPr>
            <w:i/>
            <w:iCs/>
          </w:rPr>
          <w:delText xml:space="preserve">,</w:delText>
        </w:r>
      </w:del>
      <w:del w:id="1921" w:author="PR Preview" w:date="2026-01-01T00:00:00Z">
        <w:r>
          <w:rPr>
            <w:i/>
            <w:iCs/>
          </w:rPr>
          <w:delText xml:space="preserve"> </w:delText>
        </w:r>
      </w:del>
      <w:del w:id="1922" w:author="PR Preview" w:date="2026-01-01T00:00:00Z">
        <w:r>
          <w:rPr>
            <w:i/>
            <w:iCs/>
          </w:rPr>
          <w:delText xml:space="preserve">the Free Encyclopedia</w:delText>
        </w:r>
      </w:del>
      <w:del w:id="1923" w:author="PR Preview" w:date="2026-01-01T00:00:00Z">
        <w:r>
          <w:delText xml:space="preserve">.</w:delText>
        </w:r>
      </w:del>
      <w:del w:id="1924" w:author="PR Preview" w:date="2026-01-01T00:00:00Z">
        <w:r>
          <w:delText xml:space="preserve"> </w:delText>
        </w:r>
      </w:del>
      <w:hyperlink r:id="rId145">
        <w:del w:id="1925" w:author="PR Preview" w:date="2026-01-01T00:00:00Z">
          <w:r>
            <w:rPr>
              <w:rStyle w:val="Hyperlink"/>
            </w:rPr>
            <w:delText xml:space="preserve">https://en.wikipedia.org/wiki/Proof_by_contradiction</w:delText>
          </w:r>
        </w:del>
      </w:hyperlink>
      <w:del w:id="1926" w:author="PR Preview" w:date="2026-01-01T00:00:00Z">
        <w:r>
          <w:delText xml:space="preserve">.</w:delText>
        </w:r>
      </w:del>
    </w:p>
    <w:p>
      <w:pPr>
        <w:pStyle w:val="Bibliography"/>
      </w:pPr>
      <w:del w:id="1927" w:author="PR Preview" w:date="2026-01-01T00:00:00Z">
        <w:r>
          <w:delText xml:space="preserve">Wikipedia contributors. 2026u.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rPr>
            <w:i/>
            <w:iCs/>
          </w:rPr>
          <w:delText xml:space="preserve">Proposition —</w:delText>
        </w:r>
      </w:del>
      <w:del w:id="1930" w:author="PR Preview" w:date="2026-01-01T00:00:00Z">
        <w:r>
          <w:rPr>
            <w:i/>
            <w:iCs/>
          </w:rPr>
          <w:delText xml:space="preserve"> </w:delText>
        </w:r>
      </w:del>
      <w:del w:id="1931" w:author="PR Preview" w:date="2026-01-01T00:00:00Z">
        <w:r>
          <w:rPr>
            <w:i/>
            <w:iCs/>
          </w:rPr>
          <w:delText xml:space="preserve">Wikipedia</w:delText>
        </w:r>
      </w:del>
      <w:del w:id="1932" w:author="PR Preview" w:date="2026-01-01T00:00:00Z">
        <w:r>
          <w:rPr>
            <w:i/>
            <w:iCs/>
          </w:rPr>
          <w:delText xml:space="preserve">,</w:delText>
        </w:r>
      </w:del>
      <w:del w:id="1933" w:author="PR Preview" w:date="2026-01-01T00:00:00Z">
        <w:r>
          <w:rPr>
            <w:i/>
            <w:iCs/>
          </w:rPr>
          <w:delText xml:space="preserve"> </w:delText>
        </w:r>
      </w:del>
      <w:del w:id="1934" w:author="PR Preview" w:date="2026-01-01T00:00:00Z">
        <w:r>
          <w:rPr>
            <w:i/>
            <w:iCs/>
          </w:rPr>
          <w:delText xml:space="preserve">the Free Encyclopedia</w:delText>
        </w:r>
      </w:del>
      <w:del w:id="1935" w:author="PR Preview" w:date="2026-01-01T00:00:00Z">
        <w:r>
          <w:delText xml:space="preserve">.</w:delText>
        </w:r>
      </w:del>
      <w:del w:id="1936" w:author="PR Preview" w:date="2026-01-01T00:00:00Z">
        <w:r>
          <w:delText xml:space="preserve"> </w:delText>
        </w:r>
      </w:del>
      <w:hyperlink r:id="rId107">
        <w:del w:id="1937" w:author="PR Preview" w:date="2026-01-01T00:00:00Z">
          <w:r>
            <w:rPr>
              <w:rStyle w:val="Hyperlink"/>
            </w:rPr>
            <w:delText xml:space="preserve">https://en.wikipedia.org/wiki/Proposition</w:delText>
          </w:r>
        </w:del>
      </w:hyperlink>
      <w:del w:id="1938" w:author="PR Preview" w:date="2026-01-01T00:00:00Z">
        <w:r>
          <w:delText xml:space="preserve">.</w:delText>
        </w:r>
      </w:del>
    </w:p>
    <w:p>
      <w:pPr>
        <w:pStyle w:val="Bibliography"/>
      </w:pPr>
      <w:del w:id="1939" w:author="PR Preview" w:date="2026-01-01T00:00:00Z">
        <w:r>
          <w:delText xml:space="preserve">Wikipedia contributors. 2026v.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rPr>
            <w:i/>
            <w:iCs/>
          </w:rPr>
          <w:delText xml:space="preserve">Propositional Calculus —</w:delText>
        </w:r>
      </w:del>
      <w:del w:id="1942" w:author="PR Preview" w:date="2026-01-01T00:00:00Z">
        <w:r>
          <w:rPr>
            <w:i/>
            <w:iCs/>
          </w:rPr>
          <w:delText xml:space="preserve"> </w:delText>
        </w:r>
      </w:del>
      <w:del w:id="1943" w:author="PR Preview" w:date="2026-01-01T00:00:00Z">
        <w:r>
          <w:rPr>
            <w:i/>
            <w:iCs/>
          </w:rPr>
          <w:delText xml:space="preserve">Wikipedia</w:delText>
        </w:r>
      </w:del>
      <w:del w:id="1944" w:author="PR Preview" w:date="2026-01-01T00:00:00Z">
        <w:r>
          <w:rPr>
            <w:i/>
            <w:iCs/>
          </w:rPr>
          <w:delText xml:space="preserve">,</w:delText>
        </w:r>
      </w:del>
      <w:del w:id="1945" w:author="PR Preview" w:date="2026-01-01T00:00:00Z">
        <w:r>
          <w:rPr>
            <w:i/>
            <w:iCs/>
          </w:rPr>
          <w:delText xml:space="preserve"> </w:delText>
        </w:r>
      </w:del>
      <w:del w:id="1946" w:author="PR Preview" w:date="2026-01-01T00:00:00Z">
        <w:r>
          <w:rPr>
            <w:i/>
            <w:iCs/>
          </w:rPr>
          <w:delText xml:space="preserve">the Free Encyclopedia</w:delText>
        </w:r>
      </w:del>
      <w:del w:id="1947" w:author="PR Preview" w:date="2026-01-01T00:00:00Z">
        <w:r>
          <w:delText xml:space="preserve">.</w:delText>
        </w:r>
      </w:del>
      <w:del w:id="1948" w:author="PR Preview" w:date="2026-01-01T00:00:00Z">
        <w:r>
          <w:delText xml:space="preserve"> </w:delText>
        </w:r>
      </w:del>
      <w:hyperlink r:id="rId151">
        <w:del w:id="1949" w:author="PR Preview" w:date="2026-01-01T00:00:00Z">
          <w:r>
            <w:rPr>
              <w:rStyle w:val="Hyperlink"/>
            </w:rPr>
            <w:delText xml:space="preserve">https://en.wikipedia.org/wiki/Propositional_calculus</w:delText>
          </w:r>
        </w:del>
      </w:hyperlink>
      <w:del w:id="1950" w:author="PR Preview" w:date="2026-01-01T00:00:00Z">
        <w:r>
          <w:delText xml:space="preserve">.</w:delText>
        </w:r>
      </w:del>
    </w:p>
    <w:p>
      <w:pPr>
        <w:pStyle w:val="Bibliography"/>
      </w:pPr>
      <w:del w:id="1951" w:author="PR Preview" w:date="2026-01-01T00:00:00Z">
        <w:r>
          <w:delText xml:space="preserve">Wikipedia contributors. 2026w.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rPr>
            <w:i/>
            <w:iCs/>
          </w:rPr>
          <w:delText xml:space="preserve">Quantifier (Logic) —</w:delText>
        </w:r>
      </w:del>
      <w:del w:id="1954" w:author="PR Preview" w:date="2026-01-01T00:00:00Z">
        <w:r>
          <w:rPr>
            <w:i/>
            <w:iCs/>
          </w:rPr>
          <w:delText xml:space="preserve"> </w:delText>
        </w:r>
      </w:del>
      <w:del w:id="1955" w:author="PR Preview" w:date="2026-01-01T00:00:00Z">
        <w:r>
          <w:rPr>
            <w:i/>
            <w:iCs/>
          </w:rPr>
          <w:delText xml:space="preserve">Wikipedia</w:delText>
        </w:r>
      </w:del>
      <w:del w:id="1956" w:author="PR Preview" w:date="2026-01-01T00:00:00Z">
        <w:r>
          <w:rPr>
            <w:i/>
            <w:iCs/>
          </w:rPr>
          <w:delText xml:space="preserve">,</w:delText>
        </w:r>
      </w:del>
      <w:del w:id="1957" w:author="PR Preview" w:date="2026-01-01T00:00:00Z">
        <w:r>
          <w:rPr>
            <w:i/>
            <w:iCs/>
          </w:rPr>
          <w:delText xml:space="preserve"> </w:delText>
        </w:r>
      </w:del>
      <w:del w:id="1958" w:author="PR Preview" w:date="2026-01-01T00:00:00Z">
        <w:r>
          <w:rPr>
            <w:i/>
            <w:iCs/>
          </w:rPr>
          <w:delText xml:space="preserve">the Free Encyclopedia</w:delText>
        </w:r>
      </w:del>
      <w:del w:id="1959" w:author="PR Preview" w:date="2026-01-01T00:00:00Z">
        <w:r>
          <w:delText xml:space="preserve">.</w:delText>
        </w:r>
      </w:del>
      <w:del w:id="1960" w:author="PR Preview" w:date="2026-01-01T00:00:00Z">
        <w:r>
          <w:delText xml:space="preserve"> </w:delText>
        </w:r>
      </w:del>
      <w:hyperlink r:id="rId123">
        <w:del w:id="1961" w:author="PR Preview" w:date="2026-01-01T00:00:00Z">
          <w:r>
            <w:rPr>
              <w:rStyle w:val="Hyperlink"/>
            </w:rPr>
            <w:delText xml:space="preserve">https://en.wikipedia.org/wiki/Quantifier_(logic)</w:delText>
          </w:r>
        </w:del>
      </w:hyperlink>
      <w:del w:id="1962" w:author="PR Preview" w:date="2026-01-01T00:00:00Z">
        <w:r>
          <w:delText xml:space="preserve">.</w:delText>
        </w:r>
      </w:del>
    </w:p>
    <w:p>
      <w:pPr>
        <w:pStyle w:val="Bibliography"/>
      </w:pPr>
      <w:del w:id="1963" w:author="PR Preview" w:date="2026-01-01T00:00:00Z">
        <w:r>
          <w:delText xml:space="preserve">Wikipedia contributors. 2026x.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rPr>
            <w:i/>
            <w:iCs/>
          </w:rPr>
          <w:delText xml:space="preserve">Theorem —</w:delText>
        </w:r>
      </w:del>
      <w:del w:id="1966" w:author="PR Preview" w:date="2026-01-01T00:00:00Z">
        <w:r>
          <w:rPr>
            <w:i/>
            <w:iCs/>
          </w:rPr>
          <w:delText xml:space="preserve"> </w:delText>
        </w:r>
      </w:del>
      <w:del w:id="1967" w:author="PR Preview" w:date="2026-01-01T00:00:00Z">
        <w:r>
          <w:rPr>
            <w:i/>
            <w:iCs/>
          </w:rPr>
          <w:delText xml:space="preserve">Wikipedia</w:delText>
        </w:r>
      </w:del>
      <w:del w:id="1968" w:author="PR Preview" w:date="2026-01-01T00:00:00Z">
        <w:r>
          <w:rPr>
            <w:i/>
            <w:iCs/>
          </w:rPr>
          <w:delText xml:space="preserve">,</w:delText>
        </w:r>
      </w:del>
      <w:del w:id="1969" w:author="PR Preview" w:date="2026-01-01T00:00:00Z">
        <w:r>
          <w:rPr>
            <w:i/>
            <w:iCs/>
          </w:rPr>
          <w:delText xml:space="preserve"> </w:delText>
        </w:r>
      </w:del>
      <w:del w:id="1970" w:author="PR Preview" w:date="2026-01-01T00:00:00Z">
        <w:r>
          <w:rPr>
            <w:i/>
            <w:iCs/>
          </w:rPr>
          <w:delText xml:space="preserve">the Free Encyclopedia</w:delText>
        </w:r>
      </w:del>
      <w:del w:id="1971" w:author="PR Preview" w:date="2026-01-01T00:00:00Z">
        <w:r>
          <w:delText xml:space="preserve">.</w:delText>
        </w:r>
      </w:del>
      <w:del w:id="1972" w:author="PR Preview" w:date="2026-01-01T00:00:00Z">
        <w:r>
          <w:delText xml:space="preserve"> </w:delText>
        </w:r>
      </w:del>
      <w:hyperlink r:id="rId133">
        <w:del w:id="1973" w:author="PR Preview" w:date="2026-01-01T00:00:00Z">
          <w:r>
            <w:rPr>
              <w:rStyle w:val="Hyperlink"/>
            </w:rPr>
            <w:delText xml:space="preserve">https://en.wikipedia.org/wiki/Theorem</w:delText>
          </w:r>
        </w:del>
      </w:hyperlink>
      <w:del w:id="1974" w:author="PR Preview" w:date="2026-01-01T00:00:00Z">
        <w:r>
          <w:delText xml:space="preserve">.</w:delText>
        </w:r>
      </w:del>
    </w:p>
    <w:p>
      <w:pPr>
        <w:pStyle w:val="Bibliography"/>
      </w:pPr>
      <w:del w:id="1975" w:author="PR Preview" w:date="2026-01-01T00:00:00Z">
        <w:r>
          <w:delText xml:space="preserve">Wikipedia contributors. 2026y.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rPr>
            <w:i/>
            <w:iCs/>
          </w:rPr>
          <w:delText xml:space="preserve">Universal Quantification —</w:delText>
        </w:r>
      </w:del>
      <w:del w:id="1978" w:author="PR Preview" w:date="2026-01-01T00:00:00Z">
        <w:r>
          <w:rPr>
            <w:i/>
            <w:iCs/>
          </w:rPr>
          <w:delText xml:space="preserve"> </w:delText>
        </w:r>
      </w:del>
      <w:del w:id="1979" w:author="PR Preview" w:date="2026-01-01T00:00:00Z">
        <w:r>
          <w:rPr>
            <w:i/>
            <w:iCs/>
          </w:rPr>
          <w:delText xml:space="preserve">Wikipedia</w:delText>
        </w:r>
      </w:del>
      <w:del w:id="1980" w:author="PR Preview" w:date="2026-01-01T00:00:00Z">
        <w:r>
          <w:rPr>
            <w:i/>
            <w:iCs/>
          </w:rPr>
          <w:delText xml:space="preserve">,</w:delText>
        </w:r>
      </w:del>
      <w:del w:id="1981" w:author="PR Preview" w:date="2026-01-01T00:00:00Z">
        <w:r>
          <w:rPr>
            <w:i/>
            <w:iCs/>
          </w:rPr>
          <w:delText xml:space="preserve"> </w:delText>
        </w:r>
      </w:del>
      <w:del w:id="1982" w:author="PR Preview" w:date="2026-01-01T00:00:00Z">
        <w:r>
          <w:rPr>
            <w:i/>
            <w:iCs/>
          </w:rPr>
          <w:delText xml:space="preserve">the Free Encyclopedia</w:delText>
        </w:r>
      </w:del>
      <w:del w:id="1983" w:author="PR Preview" w:date="2026-01-01T00:00:00Z">
        <w:r>
          <w:delText xml:space="preserve">.</w:delText>
        </w:r>
      </w:del>
      <w:del w:id="1984" w:author="PR Preview" w:date="2026-01-01T00:00:00Z">
        <w:r>
          <w:delText xml:space="preserve"> </w:delText>
        </w:r>
      </w:del>
      <w:hyperlink r:id="rId125">
        <w:del w:id="1985" w:author="PR Preview" w:date="2026-01-01T00:00:00Z">
          <w:r>
            <w:rPr>
              <w:rStyle w:val="Hyperlink"/>
            </w:rPr>
            <w:delText xml:space="preserve">https://en.wikipedia.org/wiki/Universal_quantification</w:delText>
          </w:r>
        </w:del>
      </w:hyperlink>
      <w:del w:id="1986" w:author="PR Preview" w:date="2026-01-01T00:00:00Z">
        <w:r>
          <w:delText xml:space="preserve">.</w:delText>
        </w:r>
      </w:del>
    </w:p>
    <w:p>
      <w:pPr>
        <w:pStyle w:val="Bibliography"/>
      </w:pPr>
      <w:ins w:id="1987" w:author="PR Preview" w:date="2026-01-01T00:00:00Z">
        <w:r>
          <w:t xml:space="preserve">[1]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	</w:t>
        </w:r>
      </w:ins>
      <w:ins w:id="1990" w:author="PR Preview" w:date="2026-01-01T00:00:00Z">
        <w:r>
          <w:t xml:space="preserve">Wikipedia contributors,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“Proposition —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Wikipedia</w:t>
        </w:r>
      </w:ins>
      <w:ins w:id="1995" w:author="PR Preview" w:date="2026-01-01T00:00:00Z">
        <w:r>
          <w:t xml:space="preserve">,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the free encyclopedia.”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2026. Available:</w:t>
        </w:r>
      </w:ins>
      <w:ins w:id="2000" w:author="PR Preview" w:date="2026-01-01T00:00:00Z">
        <w:r>
          <w:t xml:space="preserve"> </w:t>
        </w:r>
      </w:ins>
      <w:hyperlink r:id="rId107">
        <w:ins w:id="2001" w:author="PR Preview" w:date="2026-01-01T00:00:00Z">
          <w:r>
            <w:rPr>
              <w:rStyle w:val="Hyperlink"/>
            </w:rPr>
            <w:t xml:space="preserve">https://en.wikipedia.org/wiki/Proposition</w:t>
          </w:r>
        </w:ins>
      </w:hyperlink>
    </w:p>
    <w:bookmarkEnd w:id="108"/>
    <w:bookmarkStart w:id="110" w:name="X34a5235163f6dc8baf22ed8dd77eac2236d6e01"/>
    <w:p>
      <w:pPr>
        <w:pStyle w:val="Bibliography"/>
      </w:pPr>
      <w:ins w:id="2002" w:author="PR Preview" w:date="2026-01-01T00:00:00Z">
        <w:r>
          <w:t xml:space="preserve">[2]</w:t>
        </w:r>
      </w:ins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	</w:t>
        </w:r>
      </w:ins>
      <w:ins w:id="2005" w:author="PR Preview" w:date="2026-01-01T00:00:00Z">
        <w:r>
          <w:t xml:space="preserve">Wikipedia contributors,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“Predicate (mathematical logic) —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Wikipedia</w:t>
        </w:r>
      </w:ins>
      <w:ins w:id="2010" w:author="PR Preview" w:date="2026-01-01T00:00:00Z">
        <w:r>
          <w:t xml:space="preserve">,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the free encyclopedia.”</w:t>
        </w:r>
      </w:ins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2026. Available:</w:t>
        </w:r>
      </w:ins>
      <w:ins w:id="2015" w:author="PR Preview" w:date="2026-01-01T00:00:00Z">
        <w:r>
          <w:t xml:space="preserve"> </w:t>
        </w:r>
      </w:ins>
      <w:hyperlink r:id="rId109">
        <w:ins w:id="2016" w:author="PR Preview" w:date="2026-01-01T00:00:00Z">
          <w:r>
            <w:rPr>
              <w:rStyle w:val="Hyperlink"/>
            </w:rPr>
            <w:t xml:space="preserve">https://en.wikipedia.org/wiki/Predicate_(mathematical_logic)</w:t>
          </w:r>
        </w:ins>
      </w:hyperlink>
    </w:p>
    <w:bookmarkEnd w:id="110"/>
    <w:bookmarkStart w:id="112" w:name="ref-wikipedia_logical_connective"/>
    <w:p>
      <w:pPr>
        <w:pStyle w:val="Bibliography"/>
      </w:pPr>
      <w:ins w:id="2017" w:author="PR Preview" w:date="2026-01-01T00:00:00Z">
        <w:r>
          <w:t xml:space="preserve">[3]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	</w:t>
        </w:r>
      </w:ins>
      <w:ins w:id="2020" w:author="PR Preview" w:date="2026-01-01T00:00:00Z">
        <w:r>
          <w:t xml:space="preserve">Wikipedia contributors,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“Logical connective —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Wikipedia</w:t>
        </w:r>
      </w:ins>
      <w:ins w:id="2025" w:author="PR Preview" w:date="2026-01-01T00:00:00Z">
        <w:r>
          <w:t xml:space="preserve">,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the free encyclopedia.”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2026. Available:</w:t>
        </w:r>
      </w:ins>
      <w:ins w:id="2030" w:author="PR Preview" w:date="2026-01-01T00:00:00Z">
        <w:r>
          <w:t xml:space="preserve"> </w:t>
        </w:r>
      </w:ins>
      <w:hyperlink r:id="rId111">
        <w:ins w:id="2031" w:author="PR Preview" w:date="2026-01-01T00:00:00Z">
          <w:r>
            <w:rPr>
              <w:rStyle w:val="Hyperlink"/>
            </w:rPr>
            <w:t xml:space="preserve">https://en.wikipedia.org/wiki/Logical_connective</w:t>
          </w:r>
        </w:ins>
      </w:hyperlink>
    </w:p>
    <w:bookmarkEnd w:id="112"/>
    <w:bookmarkStart w:id="114" w:name="ref-wikipedia_negation"/>
    <w:p>
      <w:pPr>
        <w:pStyle w:val="Bibliography"/>
      </w:pPr>
      <w:ins w:id="2032" w:author="PR Preview" w:date="2026-01-01T00:00:00Z">
        <w:r>
          <w:t xml:space="preserve">[4]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	</w:t>
        </w:r>
      </w:ins>
      <w:ins w:id="2035" w:author="PR Preview" w:date="2026-01-01T00:00:00Z">
        <w:r>
          <w:t xml:space="preserve">Wikipedia contributors,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“Negation —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Wikipedia</w:t>
        </w:r>
      </w:ins>
      <w:ins w:id="2040" w:author="PR Preview" w:date="2026-01-01T00:00:00Z">
        <w:r>
          <w:t xml:space="preserve">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the free encyclopedia.”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2026. Available:</w:t>
        </w:r>
      </w:ins>
      <w:ins w:id="2045" w:author="PR Preview" w:date="2026-01-01T00:00:00Z">
        <w:r>
          <w:t xml:space="preserve"> </w:t>
        </w:r>
      </w:ins>
      <w:hyperlink r:id="rId113">
        <w:ins w:id="2046" w:author="PR Preview" w:date="2026-01-01T00:00:00Z">
          <w:r>
            <w:rPr>
              <w:rStyle w:val="Hyperlink"/>
            </w:rPr>
            <w:t xml:space="preserve">https://en.wikipedia.org/wiki/Negation</w:t>
          </w:r>
        </w:ins>
      </w:hyperlink>
    </w:p>
    <w:bookmarkEnd w:id="114"/>
    <w:bookmarkStart w:id="116" w:name="ref-wikipedia_logical_conjunction"/>
    <w:p>
      <w:pPr>
        <w:pStyle w:val="Bibliography"/>
      </w:pPr>
      <w:ins w:id="2047" w:author="PR Preview" w:date="2026-01-01T00:00:00Z">
        <w:r>
          <w:t xml:space="preserve">[5]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	</w:t>
        </w:r>
      </w:ins>
      <w:ins w:id="2050" w:author="PR Preview" w:date="2026-01-01T00:00:00Z">
        <w:r>
          <w:t xml:space="preserve">Wikipedia contributors,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“Logical conjunction —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Wikipedia</w:t>
        </w:r>
      </w:ins>
      <w:ins w:id="2055" w:author="PR Preview" w:date="2026-01-01T00:00:00Z">
        <w:r>
          <w:t xml:space="preserve">,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the free encyclopedia.”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2026. Available:</w:t>
        </w:r>
      </w:ins>
      <w:ins w:id="2060" w:author="PR Preview" w:date="2026-01-01T00:00:00Z">
        <w:r>
          <w:t xml:space="preserve"> </w:t>
        </w:r>
      </w:ins>
      <w:hyperlink r:id="rId115">
        <w:ins w:id="2061" w:author="PR Preview" w:date="2026-01-01T00:00:00Z">
          <w:r>
            <w:rPr>
              <w:rStyle w:val="Hyperlink"/>
            </w:rPr>
            <w:t xml:space="preserve">https://en.wikipedia.org/wiki/Logical_conjunction</w:t>
          </w:r>
        </w:ins>
      </w:hyperlink>
    </w:p>
    <w:bookmarkEnd w:id="116"/>
    <w:bookmarkStart w:id="118" w:name="ref-wikipedia_logical_disjunction"/>
    <w:p>
      <w:pPr>
        <w:pStyle w:val="Bibliography"/>
      </w:pPr>
      <w:ins w:id="2062" w:author="PR Preview" w:date="2026-01-01T00:00:00Z">
        <w:r>
          <w:t xml:space="preserve">[6]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	</w:t>
        </w:r>
      </w:ins>
      <w:ins w:id="2065" w:author="PR Preview" w:date="2026-01-01T00:00:00Z">
        <w:r>
          <w:t xml:space="preserve">Wikipedia contributors,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“Logical disjunction —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Wikipedia</w:t>
        </w:r>
      </w:ins>
      <w:ins w:id="2070" w:author="PR Preview" w:date="2026-01-01T00:00:00Z">
        <w:r>
          <w:t xml:space="preserve">,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the free encyclopedia.”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2026. Available:</w:t>
        </w:r>
      </w:ins>
      <w:ins w:id="2075" w:author="PR Preview" w:date="2026-01-01T00:00:00Z">
        <w:r>
          <w:t xml:space="preserve"> </w:t>
        </w:r>
      </w:ins>
      <w:hyperlink r:id="rId117">
        <w:ins w:id="2076" w:author="PR Preview" w:date="2026-01-01T00:00:00Z">
          <w:r>
            <w:rPr>
              <w:rStyle w:val="Hyperlink"/>
            </w:rPr>
            <w:t xml:space="preserve">https://en.wikipedia.org/wiki/Logical_disjunction</w:t>
          </w:r>
        </w:ins>
      </w:hyperlink>
    </w:p>
    <w:bookmarkEnd w:id="118"/>
    <w:bookmarkStart w:id="120" w:name="ref-wikipedia_material_conditional"/>
    <w:p>
      <w:pPr>
        <w:pStyle w:val="Bibliography"/>
      </w:pPr>
      <w:ins w:id="2077" w:author="PR Preview" w:date="2026-01-01T00:00:00Z">
        <w:r>
          <w:t xml:space="preserve">[7]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	</w:t>
        </w:r>
      </w:ins>
      <w:ins w:id="2080" w:author="PR Preview" w:date="2026-01-01T00:00:00Z">
        <w:r>
          <w:t xml:space="preserve">Wikipedia contributors,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“Material conditional —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Wikipedia</w:t>
        </w:r>
      </w:ins>
      <w:ins w:id="2085" w:author="PR Preview" w:date="2026-01-01T00:00:00Z">
        <w:r>
          <w:t xml:space="preserve">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the free encyclopedia.”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2026. Available:</w:t>
        </w:r>
      </w:ins>
      <w:ins w:id="2090" w:author="PR Preview" w:date="2026-01-01T00:00:00Z">
        <w:r>
          <w:t xml:space="preserve"> </w:t>
        </w:r>
      </w:ins>
      <w:hyperlink r:id="rId119">
        <w:ins w:id="2091" w:author="PR Preview" w:date="2026-01-01T00:00:00Z">
          <w:r>
            <w:rPr>
              <w:rStyle w:val="Hyperlink"/>
            </w:rPr>
            <w:t xml:space="preserve">https://en.wikipedia.org/wiki/Material_conditional</w:t>
          </w:r>
        </w:ins>
      </w:hyperlink>
    </w:p>
    <w:bookmarkEnd w:id="120"/>
    <w:bookmarkStart w:id="122" w:name="ref-wikipedia_logical_biconditional"/>
    <w:p>
      <w:pPr>
        <w:pStyle w:val="Bibliography"/>
      </w:pPr>
      <w:ins w:id="2092" w:author="PR Preview" w:date="2026-01-01T00:00:00Z">
        <w:r>
          <w:t xml:space="preserve">[8]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	</w:t>
        </w:r>
      </w:ins>
      <w:ins w:id="2095" w:author="PR Preview" w:date="2026-01-01T00:00:00Z">
        <w:r>
          <w:t xml:space="preserve">Wikipedia contributors,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“Logical biconditional —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Wikipedia</w:t>
        </w:r>
      </w:ins>
      <w:ins w:id="2100" w:author="PR Preview" w:date="2026-01-01T00:00:00Z">
        <w:r>
          <w:t xml:space="preserve">,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the free encyclopedia.”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2026. Available:</w:t>
        </w:r>
      </w:ins>
      <w:ins w:id="2105" w:author="PR Preview" w:date="2026-01-01T00:00:00Z">
        <w:r>
          <w:t xml:space="preserve"> </w:t>
        </w:r>
      </w:ins>
      <w:hyperlink r:id="rId121">
        <w:ins w:id="2106" w:author="PR Preview" w:date="2026-01-01T00:00:00Z">
          <w:r>
            <w:rPr>
              <w:rStyle w:val="Hyperlink"/>
            </w:rPr>
            <w:t xml:space="preserve">https://en.wikipedia.org/wiki/Logical_biconditional</w:t>
          </w:r>
        </w:ins>
      </w:hyperlink>
    </w:p>
    <w:bookmarkEnd w:id="122"/>
    <w:bookmarkStart w:id="124" w:name="ref-wikipedia_quantifier_logic"/>
    <w:p>
      <w:pPr>
        <w:pStyle w:val="Bibliography"/>
      </w:pPr>
      <w:ins w:id="2107" w:author="PR Preview" w:date="2026-01-01T00:00:00Z">
        <w:r>
          <w:t xml:space="preserve">[9]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	</w:t>
        </w:r>
      </w:ins>
      <w:ins w:id="2110" w:author="PR Preview" w:date="2026-01-01T00:00:00Z">
        <w:r>
          <w:t xml:space="preserve">Wikipedia contributors,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“Quantifier (logic) —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Wikipedia</w:t>
        </w:r>
      </w:ins>
      <w:ins w:id="2115" w:author="PR Preview" w:date="2026-01-01T00:00:00Z">
        <w:r>
          <w:t xml:space="preserve">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the free encyclopedia.”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2026. Available:</w:t>
        </w:r>
      </w:ins>
      <w:ins w:id="2120" w:author="PR Preview" w:date="2026-01-01T00:00:00Z">
        <w:r>
          <w:t xml:space="preserve"> </w:t>
        </w:r>
      </w:ins>
      <w:hyperlink r:id="rId123">
        <w:ins w:id="2121" w:author="PR Preview" w:date="2026-01-01T00:00:00Z">
          <w:r>
            <w:rPr>
              <w:rStyle w:val="Hyperlink"/>
            </w:rPr>
            <w:t xml:space="preserve">https://en.wikipedia.org/wiki/Quantifier_(logic)</w:t>
          </w:r>
        </w:ins>
      </w:hyperlink>
    </w:p>
    <w:bookmarkEnd w:id="124"/>
    <w:bookmarkStart w:id="126" w:name="ref-wikipedia_universal_quantification"/>
    <w:p>
      <w:pPr>
        <w:pStyle w:val="Bibliography"/>
      </w:pPr>
      <w:ins w:id="2122" w:author="PR Preview" w:date="2026-01-01T00:00:00Z">
        <w:r>
          <w:t xml:space="preserve">[10]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	</w:t>
        </w:r>
      </w:ins>
      <w:ins w:id="2125" w:author="PR Preview" w:date="2026-01-01T00:00:00Z">
        <w:r>
          <w:t xml:space="preserve">Wikipedia contributors,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“Universal quantification —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Wikipedia</w:t>
        </w:r>
      </w:ins>
      <w:ins w:id="2130" w:author="PR Preview" w:date="2026-01-01T00:00:00Z">
        <w:r>
          <w:t xml:space="preserve">,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the free encyclopedia.”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2026. Available:</w:t>
        </w:r>
      </w:ins>
      <w:ins w:id="2135" w:author="PR Preview" w:date="2026-01-01T00:00:00Z">
        <w:r>
          <w:t xml:space="preserve"> </w:t>
        </w:r>
      </w:ins>
      <w:hyperlink r:id="rId125">
        <w:ins w:id="2136" w:author="PR Preview" w:date="2026-01-01T00:00:00Z">
          <w:r>
            <w:rPr>
              <w:rStyle w:val="Hyperlink"/>
            </w:rPr>
            <w:t xml:space="preserve">https://en.wikipedia.org/wiki/Universal_quantification</w:t>
          </w:r>
        </w:ins>
      </w:hyperlink>
    </w:p>
    <w:bookmarkEnd w:id="126"/>
    <w:bookmarkStart w:id="128" w:name="ref-wikipedia_existential_quantification"/>
    <w:p>
      <w:pPr>
        <w:pStyle w:val="Bibliography"/>
      </w:pPr>
      <w:ins w:id="2137" w:author="PR Preview" w:date="2026-01-01T00:00:00Z">
        <w:r>
          <w:t xml:space="preserve">[11]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	</w:t>
        </w:r>
      </w:ins>
      <w:ins w:id="2140" w:author="PR Preview" w:date="2026-01-01T00:00:00Z">
        <w:r>
          <w:t xml:space="preserve">Wikipedia contributors,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“Existential quantification —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Wikipedia</w:t>
        </w:r>
      </w:ins>
      <w:ins w:id="2145" w:author="PR Preview" w:date="2026-01-01T00:00:00Z">
        <w:r>
          <w:t xml:space="preserve">,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the free encyclopedia.”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2026. Available:</w:t>
        </w:r>
      </w:ins>
      <w:ins w:id="2150" w:author="PR Preview" w:date="2026-01-01T00:00:00Z">
        <w:r>
          <w:t xml:space="preserve"> </w:t>
        </w:r>
      </w:ins>
      <w:hyperlink r:id="rId127">
        <w:ins w:id="2151" w:author="PR Preview" w:date="2026-01-01T00:00:00Z">
          <w:r>
            <w:rPr>
              <w:rStyle w:val="Hyperlink"/>
            </w:rPr>
            <w:t xml:space="preserve">https://en.wikipedia.org/wiki/Existential_quantification</w:t>
          </w:r>
        </w:ins>
      </w:hyperlink>
    </w:p>
    <w:bookmarkEnd w:id="128"/>
    <w:bookmarkStart w:id="130" w:name="ref-wikipedia_logical_consequence"/>
    <w:p>
      <w:pPr>
        <w:pStyle w:val="Bibliography"/>
      </w:pPr>
      <w:ins w:id="2152" w:author="PR Preview" w:date="2026-01-01T00:00:00Z">
        <w:r>
          <w:t xml:space="preserve">[12]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	</w:t>
        </w:r>
      </w:ins>
      <w:ins w:id="2155" w:author="PR Preview" w:date="2026-01-01T00:00:00Z">
        <w:r>
          <w:t xml:space="preserve">Wikipedia contributors,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“Logical consequence —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Wikipedia</w:t>
        </w:r>
      </w:ins>
      <w:ins w:id="2160" w:author="PR Preview" w:date="2026-01-01T00:00:00Z">
        <w:r>
          <w:t xml:space="preserve">,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the free encyclopedia.”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2026. Available:</w:t>
        </w:r>
      </w:ins>
      <w:ins w:id="2165" w:author="PR Preview" w:date="2026-01-01T00:00:00Z">
        <w:r>
          <w:t xml:space="preserve"> </w:t>
        </w:r>
      </w:ins>
      <w:hyperlink r:id="rId129">
        <w:ins w:id="2166" w:author="PR Preview" w:date="2026-01-01T00:00:00Z">
          <w:r>
            <w:rPr>
              <w:rStyle w:val="Hyperlink"/>
            </w:rPr>
            <w:t xml:space="preserve">https://en.wikipedia.org/wiki/Logical_consequence</w:t>
          </w:r>
        </w:ins>
      </w:hyperlink>
    </w:p>
    <w:bookmarkEnd w:id="130"/>
    <w:bookmarkStart w:id="132" w:name="ref-wikipedia_mathematical_proof"/>
    <w:p>
      <w:pPr>
        <w:pStyle w:val="Bibliography"/>
      </w:pPr>
      <w:ins w:id="2167" w:author="PR Preview" w:date="2026-01-01T00:00:00Z">
        <w:r>
          <w:t xml:space="preserve">[13]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	</w:t>
        </w:r>
      </w:ins>
      <w:ins w:id="2170" w:author="PR Preview" w:date="2026-01-01T00:00:00Z">
        <w:r>
          <w:t xml:space="preserve">Wikipedia contributors,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“Mathematical proof —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Wikipedia</w:t>
        </w:r>
      </w:ins>
      <w:ins w:id="2175" w:author="PR Preview" w:date="2026-01-01T00:00:00Z">
        <w:r>
          <w:t xml:space="preserve">,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the free encyclopedia.”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2026. Available:</w:t>
        </w:r>
      </w:ins>
      <w:ins w:id="2180" w:author="PR Preview" w:date="2026-01-01T00:00:00Z">
        <w:r>
          <w:t xml:space="preserve"> </w:t>
        </w:r>
      </w:ins>
      <w:hyperlink r:id="rId131">
        <w:ins w:id="2181" w:author="PR Preview" w:date="2026-01-01T00:00:00Z">
          <w:r>
            <w:rPr>
              <w:rStyle w:val="Hyperlink"/>
            </w:rPr>
            <w:t xml:space="preserve">https://en.wikipedia.org/wiki/Mathematical_proof</w:t>
          </w:r>
        </w:ins>
      </w:hyperlink>
    </w:p>
    <w:bookmarkEnd w:id="132"/>
    <w:bookmarkStart w:id="134" w:name="ref-wikipedia_theorem"/>
    <w:p>
      <w:pPr>
        <w:pStyle w:val="Bibliography"/>
      </w:pPr>
      <w:ins w:id="2182" w:author="PR Preview" w:date="2026-01-01T00:00:00Z">
        <w:r>
          <w:t xml:space="preserve">[14]</w:t>
        </w:r>
      </w:ins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	</w:t>
        </w:r>
      </w:ins>
      <w:ins w:id="2185" w:author="PR Preview" w:date="2026-01-01T00:00:00Z">
        <w:r>
          <w:t xml:space="preserve">Wikipedia contributors,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“Theorem —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Wikipedia</w:t>
        </w:r>
      </w:ins>
      <w:ins w:id="2190" w:author="PR Preview" w:date="2026-01-01T00:00:00Z">
        <w:r>
          <w:t xml:space="preserve">,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the free encyclopedia.”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2026. Available:</w:t>
        </w:r>
      </w:ins>
      <w:ins w:id="2195" w:author="PR Preview" w:date="2026-01-01T00:00:00Z">
        <w:r>
          <w:t xml:space="preserve"> </w:t>
        </w:r>
      </w:ins>
      <w:hyperlink r:id="rId133">
        <w:ins w:id="2196" w:author="PR Preview" w:date="2026-01-01T00:00:00Z">
          <w:r>
            <w:rPr>
              <w:rStyle w:val="Hyperlink"/>
            </w:rPr>
            <w:t xml:space="preserve">https://en.wikipedia.org/wiki/Theorem</w:t>
          </w:r>
        </w:ins>
      </w:hyperlink>
    </w:p>
    <w:bookmarkEnd w:id="134"/>
    <w:bookmarkStart w:id="136" w:name="ref-wikipedia_lemma_mathematics"/>
    <w:p>
      <w:pPr>
        <w:pStyle w:val="Bibliography"/>
      </w:pPr>
      <w:ins w:id="2197" w:author="PR Preview" w:date="2026-01-01T00:00:00Z">
        <w:r>
          <w:t xml:space="preserve">[15]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	</w:t>
        </w:r>
      </w:ins>
      <w:ins w:id="2200" w:author="PR Preview" w:date="2026-01-01T00:00:00Z">
        <w:r>
          <w:t xml:space="preserve">Wikipedia contributors,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“Lemma (mathematics) —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Wikipedia</w:t>
        </w:r>
      </w:ins>
      <w:ins w:id="2205" w:author="PR Preview" w:date="2026-01-01T00:00:00Z">
        <w:r>
          <w:t xml:space="preserve">,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the free encyclopedia.”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2026. Available:</w:t>
        </w:r>
      </w:ins>
      <w:ins w:id="2210" w:author="PR Preview" w:date="2026-01-01T00:00:00Z">
        <w:r>
          <w:t xml:space="preserve"> </w:t>
        </w:r>
      </w:ins>
      <w:hyperlink r:id="rId135">
        <w:ins w:id="2211" w:author="PR Preview" w:date="2026-01-01T00:00:00Z">
          <w:r>
            <w:rPr>
              <w:rStyle w:val="Hyperlink"/>
            </w:rPr>
            <w:t xml:space="preserve">https://en.wikipedia.org/wiki/Lemma_(mathematics)</w:t>
          </w:r>
        </w:ins>
      </w:hyperlink>
    </w:p>
    <w:bookmarkEnd w:id="136"/>
    <w:bookmarkStart w:id="138" w:name="ref-wikipedia_corollary"/>
    <w:p>
      <w:pPr>
        <w:pStyle w:val="Bibliography"/>
      </w:pPr>
      <w:ins w:id="2212" w:author="PR Preview" w:date="2026-01-01T00:00:00Z">
        <w:r>
          <w:t xml:space="preserve">[16]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	</w:t>
        </w:r>
      </w:ins>
      <w:ins w:id="2215" w:author="PR Preview" w:date="2026-01-01T00:00:00Z">
        <w:r>
          <w:t xml:space="preserve">Wikipedia contributors,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“Corollary —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Wikipedia</w:t>
        </w:r>
      </w:ins>
      <w:ins w:id="2220" w:author="PR Preview" w:date="2026-01-01T00:00:00Z">
        <w:r>
          <w:t xml:space="preserve">,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the free encyclopedia.”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2026. Available:</w:t>
        </w:r>
      </w:ins>
      <w:ins w:id="2225" w:author="PR Preview" w:date="2026-01-01T00:00:00Z">
        <w:r>
          <w:t xml:space="preserve"> </w:t>
        </w:r>
      </w:ins>
      <w:hyperlink r:id="rId137">
        <w:ins w:id="2226" w:author="PR Preview" w:date="2026-01-01T00:00:00Z">
          <w:r>
            <w:rPr>
              <w:rStyle w:val="Hyperlink"/>
            </w:rPr>
            <w:t xml:space="preserve">https://en.wikipedia.org/wiki/Corollary</w:t>
          </w:r>
        </w:ins>
      </w:hyperlink>
    </w:p>
    <w:bookmarkEnd w:id="138"/>
    <w:bookmarkStart w:id="140" w:name="ref-wikipedia_counterexample"/>
    <w:p>
      <w:pPr>
        <w:pStyle w:val="Bibliography"/>
      </w:pPr>
      <w:ins w:id="2227" w:author="PR Preview" w:date="2026-01-01T00:00:00Z">
        <w:r>
          <w:t xml:space="preserve">[17]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	</w:t>
        </w:r>
      </w:ins>
      <w:ins w:id="2230" w:author="PR Preview" w:date="2026-01-01T00:00:00Z">
        <w:r>
          <w:t xml:space="preserve">Wikipedia contributors,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“Counterexample —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Wikipedia</w:t>
        </w:r>
      </w:ins>
      <w:ins w:id="2235" w:author="PR Preview" w:date="2026-01-01T00:00:00Z">
        <w:r>
          <w:t xml:space="preserve">,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the free encyclopedia.”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2026. Available:</w:t>
        </w:r>
      </w:ins>
      <w:ins w:id="2240" w:author="PR Preview" w:date="2026-01-01T00:00:00Z">
        <w:r>
          <w:t xml:space="preserve"> </w:t>
        </w:r>
      </w:ins>
      <w:hyperlink r:id="rId139">
        <w:ins w:id="2241" w:author="PR Preview" w:date="2026-01-01T00:00:00Z">
          <w:r>
            <w:rPr>
              <w:rStyle w:val="Hyperlink"/>
            </w:rPr>
            <w:t xml:space="preserve">https://en.wikipedia.org/wiki/Counterexample</w:t>
          </w:r>
        </w:ins>
      </w:hyperlink>
    </w:p>
    <w:bookmarkEnd w:id="140"/>
    <w:bookmarkStart w:id="142" w:name="ref-wikipedia_converse_logic"/>
    <w:p>
      <w:pPr>
        <w:pStyle w:val="Bibliography"/>
      </w:pPr>
      <w:ins w:id="2242" w:author="PR Preview" w:date="2026-01-01T00:00:00Z">
        <w:r>
          <w:t xml:space="preserve">[18]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	</w:t>
        </w:r>
      </w:ins>
      <w:ins w:id="2245" w:author="PR Preview" w:date="2026-01-01T00:00:00Z">
        <w:r>
          <w:t xml:space="preserve">Wikipedia contributors,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“Converse (logic) —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Wikipedia</w:t>
        </w:r>
      </w:ins>
      <w:ins w:id="2250" w:author="PR Preview" w:date="2026-01-01T00:00:00Z">
        <w:r>
          <w:t xml:space="preserve">,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the free encyclopedia.”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2026. Available:</w:t>
        </w:r>
      </w:ins>
      <w:ins w:id="2255" w:author="PR Preview" w:date="2026-01-01T00:00:00Z">
        <w:r>
          <w:t xml:space="preserve"> </w:t>
        </w:r>
      </w:ins>
      <w:hyperlink r:id="rId141">
        <w:ins w:id="2256" w:author="PR Preview" w:date="2026-01-01T00:00:00Z">
          <w:r>
            <w:rPr>
              <w:rStyle w:val="Hyperlink"/>
            </w:rPr>
            <w:t xml:space="preserve">https://en.wikipedia.org/wiki/Converse_(logic)</w:t>
          </w:r>
        </w:ins>
      </w:hyperlink>
    </w:p>
    <w:bookmarkEnd w:id="142"/>
    <w:bookmarkStart w:id="144" w:name="ref-wikipedia_necessity_and_sufficiency"/>
    <w:p>
      <w:pPr>
        <w:pStyle w:val="Bibliography"/>
      </w:pPr>
      <w:ins w:id="2257" w:author="PR Preview" w:date="2026-01-01T00:00:00Z">
        <w:r>
          <w:t xml:space="preserve">[19]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	</w:t>
        </w:r>
      </w:ins>
      <w:ins w:id="2260" w:author="PR Preview" w:date="2026-01-01T00:00:00Z">
        <w:r>
          <w:t xml:space="preserve">Wikipedia contributors,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“Necessity and sufficiency —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Wikipedia</w:t>
        </w:r>
      </w:ins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the free encyclopedia.”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2026. Available:</w:t>
        </w:r>
      </w:ins>
      <w:ins w:id="2270" w:author="PR Preview" w:date="2026-01-01T00:00:00Z">
        <w:r>
          <w:t xml:space="preserve"> </w:t>
        </w:r>
      </w:ins>
      <w:hyperlink r:id="rId143">
        <w:ins w:id="2271" w:author="PR Preview" w:date="2026-01-01T00:00:00Z">
          <w:r>
            <w:rPr>
              <w:rStyle w:val="Hyperlink"/>
            </w:rPr>
            <w:t xml:space="preserve">https://en.wikipedia.org/wiki/Necessity_and_sufficiency</w:t>
          </w:r>
        </w:ins>
      </w:hyperlink>
    </w:p>
    <w:bookmarkEnd w:id="144"/>
    <w:bookmarkStart w:id="146" w:name="ref-wikipedia_proof_by_contradiction"/>
    <w:p>
      <w:pPr>
        <w:pStyle w:val="Bibliography"/>
      </w:pPr>
      <w:ins w:id="2272" w:author="PR Preview" w:date="2026-01-01T00:00:00Z">
        <w:r>
          <w:t xml:space="preserve">[20]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	</w:t>
        </w:r>
      </w:ins>
      <w:ins w:id="2275" w:author="PR Preview" w:date="2026-01-01T00:00:00Z">
        <w:r>
          <w:t xml:space="preserve">Wikipedia contributors,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“Proof by contradiction —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Wikipedia</w:t>
        </w:r>
      </w:ins>
      <w:ins w:id="2280" w:author="PR Preview" w:date="2026-01-01T00:00:00Z">
        <w:r>
          <w:t xml:space="preserve">,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the free encyclopedia.”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2026. Available:</w:t>
        </w:r>
      </w:ins>
      <w:ins w:id="2285" w:author="PR Preview" w:date="2026-01-01T00:00:00Z">
        <w:r>
          <w:t xml:space="preserve"> </w:t>
        </w:r>
      </w:ins>
      <w:hyperlink r:id="rId145">
        <w:ins w:id="2286" w:author="PR Preview" w:date="2026-01-01T00:00:00Z">
          <w:r>
            <w:rPr>
              <w:rStyle w:val="Hyperlink"/>
            </w:rPr>
            <w:t xml:space="preserve">https://en.wikipedia.org/wiki/Proof_by_contradiction</w:t>
          </w:r>
        </w:ins>
      </w:hyperlink>
    </w:p>
    <w:bookmarkEnd w:id="146"/>
    <w:bookmarkStart w:id="148" w:name="ref-wikipedia_direct_proof"/>
    <w:p>
      <w:pPr>
        <w:pStyle w:val="Bibliography"/>
      </w:pPr>
      <w:ins w:id="2287" w:author="PR Preview" w:date="2026-01-01T00:00:00Z">
        <w:r>
          <w:t xml:space="preserve">[21]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	</w:t>
        </w:r>
      </w:ins>
      <w:ins w:id="2290" w:author="PR Preview" w:date="2026-01-01T00:00:00Z">
        <w:r>
          <w:t xml:space="preserve">Wikipedia contributors,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“Direct proof —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Wikipedia</w:t>
        </w:r>
      </w:ins>
      <w:ins w:id="2295" w:author="PR Preview" w:date="2026-01-01T00:00:00Z">
        <w:r>
          <w:t xml:space="preserve">,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the free encyclopedia.”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2026. Available:</w:t>
        </w:r>
      </w:ins>
      <w:ins w:id="2300" w:author="PR Preview" w:date="2026-01-01T00:00:00Z">
        <w:r>
          <w:t xml:space="preserve"> </w:t>
        </w:r>
      </w:ins>
      <w:hyperlink r:id="rId147">
        <w:ins w:id="2301" w:author="PR Preview" w:date="2026-01-01T00:00:00Z">
          <w:r>
            <w:rPr>
              <w:rStyle w:val="Hyperlink"/>
            </w:rPr>
            <w:t xml:space="preserve">https://en.wikipedia.org/wiki/Direct_proof</w:t>
          </w:r>
        </w:ins>
      </w:hyperlink>
    </w:p>
    <w:bookmarkEnd w:id="148"/>
    <w:bookmarkStart w:id="150" w:name="ref-wikipedia_mathematical_induction"/>
    <w:p>
      <w:pPr>
        <w:pStyle w:val="Bibliography"/>
      </w:pPr>
      <w:ins w:id="2302" w:author="PR Preview" w:date="2026-01-01T00:00:00Z">
        <w:r>
          <w:t xml:space="preserve">[22]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	</w:t>
        </w:r>
      </w:ins>
      <w:ins w:id="2305" w:author="PR Preview" w:date="2026-01-01T00:00:00Z">
        <w:r>
          <w:t xml:space="preserve">Wikipedia contributors,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“Mathematical induction —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Wikipedia</w:t>
        </w:r>
      </w:ins>
      <w:ins w:id="2310" w:author="PR Preview" w:date="2026-01-01T00:00:00Z">
        <w:r>
          <w:t xml:space="preserve">,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the free encyclopedia.”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2026. Available:</w:t>
        </w:r>
      </w:ins>
      <w:ins w:id="2315" w:author="PR Preview" w:date="2026-01-01T00:00:00Z">
        <w:r>
          <w:t xml:space="preserve"> </w:t>
        </w:r>
      </w:ins>
      <w:hyperlink r:id="rId149">
        <w:ins w:id="2316" w:author="PR Preview" w:date="2026-01-01T00:00:00Z">
          <w:r>
            <w:rPr>
              <w:rStyle w:val="Hyperlink"/>
            </w:rPr>
            <w:t xml:space="preserve">https://en.wikipedia.org/wiki/Mathematical_induction</w:t>
          </w:r>
        </w:ins>
      </w:hyperlink>
    </w:p>
    <w:bookmarkEnd w:id="150"/>
    <w:bookmarkStart w:id="152" w:name="ref-wikipedia_propositional_calculus"/>
    <w:p>
      <w:pPr>
        <w:pStyle w:val="Bibliography"/>
      </w:pPr>
      <w:ins w:id="2317" w:author="PR Preview" w:date="2026-01-01T00:00:00Z">
        <w:r>
          <w:t xml:space="preserve">[23]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	</w:t>
        </w:r>
      </w:ins>
      <w:ins w:id="2320" w:author="PR Preview" w:date="2026-01-01T00:00:00Z">
        <w:r>
          <w:t xml:space="preserve">Wikipedia contributors,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“Propositional calculus —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Wikipedia</w:t>
        </w:r>
      </w:ins>
      <w:ins w:id="2325" w:author="PR Preview" w:date="2026-01-01T00:00:00Z">
        <w:r>
          <w:t xml:space="preserve">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the free encyclopedia.”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2026. Available:</w:t>
        </w:r>
      </w:ins>
      <w:ins w:id="2330" w:author="PR Preview" w:date="2026-01-01T00:00:00Z">
        <w:r>
          <w:t xml:space="preserve"> </w:t>
        </w:r>
      </w:ins>
      <w:hyperlink r:id="rId151">
        <w:ins w:id="2331" w:author="PR Preview" w:date="2026-01-01T00:00:00Z">
          <w:r>
            <w:rPr>
              <w:rStyle w:val="Hyperlink"/>
            </w:rPr>
            <w:t xml:space="preserve">https://en.wikipedia.org/wiki/Propositional_calculus</w:t>
          </w:r>
        </w:ins>
      </w:hyperlink>
    </w:p>
    <w:bookmarkEnd w:id="152"/>
    <w:bookmarkStart w:id="154" w:name="ref-wikipedia_first_order_logic"/>
    <w:p>
      <w:pPr>
        <w:pStyle w:val="Bibliography"/>
      </w:pPr>
      <w:ins w:id="2332" w:author="PR Preview" w:date="2026-01-01T00:00:00Z">
        <w:r>
          <w:t xml:space="preserve">[24]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	</w:t>
        </w:r>
      </w:ins>
      <w:ins w:id="2335" w:author="PR Preview" w:date="2026-01-01T00:00:00Z">
        <w:r>
          <w:t xml:space="preserve">Wikipedia contributors,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“First-order logic —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Wikipedia</w:t>
        </w:r>
      </w:ins>
      <w:ins w:id="2340" w:author="PR Preview" w:date="2026-01-01T00:00:00Z">
        <w:r>
          <w:t xml:space="preserve">,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the free encyclopedia.”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2026. Available:</w:t>
        </w:r>
      </w:ins>
      <w:ins w:id="2345" w:author="PR Preview" w:date="2026-01-01T00:00:00Z">
        <w:r>
          <w:t xml:space="preserve"> </w:t>
        </w:r>
      </w:ins>
      <w:hyperlink r:id="rId153">
        <w:ins w:id="2346" w:author="PR Preview" w:date="2026-01-01T00:00:00Z">
          <w:r>
            <w:rPr>
              <w:rStyle w:val="Hyperlink"/>
            </w:rPr>
            <w:t xml:space="preserve">https://en.wikipedia.org/wiki/First-order_logic</w:t>
          </w:r>
        </w:ins>
      </w:hyperlink>
    </w:p>
    <w:bookmarkEnd w:id="154"/>
    <w:bookmarkStart w:id="156" w:name="ref-wikipedia_formal_proof"/>
    <w:p>
      <w:pPr>
        <w:pStyle w:val="Bibliography"/>
      </w:pPr>
      <w:ins w:id="2347" w:author="PR Preview" w:date="2026-01-01T00:00:00Z">
        <w:r>
          <w:t xml:space="preserve">[25]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	</w:t>
        </w:r>
      </w:ins>
      <w:ins w:id="2350" w:author="PR Preview" w:date="2026-01-01T00:00:00Z">
        <w:r>
          <w:t xml:space="preserve">Wikipedia contributors,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“Formal proof —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Wikipedia</w:t>
        </w:r>
      </w:ins>
      <w:ins w:id="2355" w:author="PR Preview" w:date="2026-01-01T00:00:00Z">
        <w:r>
          <w:t xml:space="preserve">,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the free encyclopedia.”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2026. Available:</w:t>
        </w:r>
      </w:ins>
      <w:ins w:id="2360" w:author="PR Preview" w:date="2026-01-01T00:00:00Z">
        <w:r>
          <w:t xml:space="preserve"> </w:t>
        </w:r>
      </w:ins>
      <w:hyperlink r:id="rId155">
        <w:ins w:id="2361" w:author="PR Preview" w:date="2026-01-01T00:00:00Z">
          <w:r>
            <w:rPr>
              <w:rStyle w:val="Hyperlink"/>
            </w:rPr>
            <w:t xml:space="preserve">https://en.wikipedia.org/wiki/Formal_proof</w:t>
          </w:r>
        </w:ins>
      </w:hyperlink>
    </w:p>
    <w:bookmarkEnd w:id="156"/>
    <w:bookmarkStart w:id="158" w:name="ref-velleman2019prove"/>
    <w:p>
      <w:pPr>
        <w:pStyle w:val="Bibliography"/>
      </w:pPr>
      <w:ins w:id="2362" w:author="PR Preview" w:date="2026-01-01T00:00:00Z">
        <w:r>
          <w:t xml:space="preserve">[26]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	</w:t>
        </w:r>
      </w:ins>
      <w:ins w:id="2365" w:author="PR Preview" w:date="2026-01-01T00:00:00Z">
        <w:r>
          <w:t xml:space="preserve">D. J. Velleman,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rPr>
            <w:i/>
            <w:iCs/>
          </w:rPr>
          <w:t xml:space="preserve">How to prove it: A structured approach</w:t>
        </w:r>
      </w:ins>
      <w:ins w:id="2368" w:author="PR Preview" w:date="2026-01-01T00:00:00Z">
        <w:r>
          <w:t xml:space="preserve">, 3rd ed. Cambridge University Press, 2019. doi:</w:t>
        </w:r>
      </w:ins>
      <w:ins w:id="2369" w:author="PR Preview" w:date="2026-01-01T00:00:00Z">
        <w:r>
          <w:t xml:space="preserve"> </w:t>
        </w:r>
      </w:ins>
      <w:hyperlink r:id="rId157">
        <w:ins w:id="2370" w:author="PR Preview" w:date="2026-01-01T00:00:00Z">
          <w:r>
            <w:rPr>
              <w:rStyle w:val="Hyperlink"/>
            </w:rPr>
            <w:t xml:space="preserve">10.1017/9781108539890</w:t>
          </w:r>
        </w:ins>
      </w:hyperlink>
      <w:ins w:id="2371" w:author="PR Preview" w:date="2026-01-01T00:00:00Z">
        <w:r>
          <w:t xml:space="preserve">.</w:t>
        </w:r>
      </w:ins>
    </w:p>
    <w:bookmarkEnd w:id="158"/>
    <w:bookmarkStart w:id="160" w:name="ref-barkerplummer2011language"/>
    <w:p>
      <w:pPr>
        <w:pStyle w:val="Bibliography"/>
      </w:pPr>
      <w:ins w:id="2372" w:author="PR Preview" w:date="2026-01-01T00:00:00Z">
        <w:r>
          <w:t xml:space="preserve">[27]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	</w:t>
        </w:r>
      </w:ins>
      <w:ins w:id="2375" w:author="PR Preview" w:date="2026-01-01T00:00:00Z">
        <w:r>
          <w:t xml:space="preserve">D. Barker-Plummer, J. Barwise, and J. Etchemendy,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rPr>
            <w:i/>
            <w:iCs/>
          </w:rPr>
          <w:t xml:space="preserve">Language, proof and logic</w:t>
        </w:r>
      </w:ins>
      <w:ins w:id="2378" w:author="PR Preview" w:date="2026-01-01T00:00:00Z">
        <w:r>
          <w:t xml:space="preserve">, 2nd ed. Stanford, CA: CSLI Publications, 2011. Available:</w:t>
        </w:r>
      </w:ins>
      <w:ins w:id="2379" w:author="PR Preview" w:date="2026-01-01T00:00:00Z">
        <w:r>
          <w:t xml:space="preserve"> </w:t>
        </w:r>
      </w:ins>
      <w:hyperlink r:id="rId159">
        <w:ins w:id="2380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2026-10-18T09:12:57Z</dcterms:created>
  <dcterms:modified xsi:type="dcterms:W3CDTF">2026-10-18T09:12:57Z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