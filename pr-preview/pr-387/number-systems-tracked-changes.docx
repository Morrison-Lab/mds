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(Integers)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integers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(Wikipedia contributors 2026a)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are the whole numbers,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together with their negatives and</w:delText>
        </w:r>
      </w:del>
      <w:del w:id="14" w:author="PR Preview" w:date="2026-01-01T00:00:00Z">
        <w:r>
          <w:delText xml:space="preserve"> </w:delText>
        </w:r>
      </w:del>
      <m:oMath>
        <m:r>
          <m:t>0</m:t>
        </m:r>
      </m:oMath>
      <w:del w:id="15" w:author="PR Preview" w:date="2026-01-01T00:00:00Z">
        <w:r>
          <w:delText xml:space="preserve">:</w:delText>
        </w:r>
      </w:del>
    </w:p>
    <w:p>
      <w:pPr>
        <w:pStyle w:val="BodyText"/>
      </w:pPr>
      <w:ins w:id="16" w:author="PR Preview" w:date="2026-01-01T00:00:00Z">
        <w:r>
          <w:rPr>
            <w:b/>
            <w:bCs/>
          </w:rPr>
          <w:t xml:space="preserve">Definition 1 (Integers)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The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b/>
            <w:bCs/>
          </w:rPr>
          <w:t xml:space="preserve">integers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[1]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are the whole numbers,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together with their negatives and</w:t>
        </w:r>
      </w:ins>
      <w:ins w:id="27" w:author="PR Preview" w:date="2026-01-01T00:00:00Z">
        <w:r>
          <w:t xml:space="preserve"> </w:t>
        </w:r>
      </w:ins>
      <m:oMath>
        <m:r>
          <m:t>0</m:t>
        </m:r>
      </m:oMath>
      <w:ins w:id="2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del w:id="29" w:author="PR Preview" w:date="2026-01-01T00:00:00Z">
        <w:r>
          <w:rPr>
            <w:b/>
            <w:bCs/>
          </w:rPr>
          <w:delText xml:space="preserve">Definition 4 (Even integer)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An integer (</w:delText>
        </w:r>
      </w:del>
      <w:hyperlink w:anchor="def-integers">
        <w:del w:id="3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33" w:author="PR Preview" w:date="2026-01-01T00:00:00Z">
        <w:r>
          <w:delText xml:space="preserve">)</w:delText>
        </w:r>
      </w:del>
      <w:del w:id="34" w:author="PR Preview" w:date="2026-01-01T00:00:00Z">
        <w:r>
          <w:delText xml:space="preserve"> </w:delText>
        </w:r>
      </w:del>
      <m:oMath>
        <m:r>
          <m:t>n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is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rPr>
            <w:b/>
            <w:bCs/>
          </w:rPr>
          <w:delText xml:space="preserve">even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(Wikipedia contributors 2026d)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if</w:delText>
        </w:r>
      </w:del>
      <w:del w:id="4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for some integer</w:delText>
        </w:r>
      </w:del>
      <w:del w:id="46" w:author="PR Preview" w:date="2026-01-01T00:00:00Z">
        <w:r>
          <w:delText xml:space="preserve"> </w:delText>
        </w:r>
      </w:del>
      <m:oMath>
        <m:r>
          <m:t>k</m:t>
        </m:r>
      </m:oMath>
      <w:del w:id="47" w:author="PR Preview" w:date="2026-01-01T00:00:00Z">
        <w:r>
          <w:delText xml:space="preserve">.</w:delText>
        </w:r>
      </w:del>
    </w:p>
    <w:p>
      <w:pPr>
        <w:pStyle w:val="BodyText"/>
      </w:pPr>
      <w:del w:id="48" w:author="PR Preview" w:date="2026-01-01T00:00:00Z">
        <w:r>
          <w:rPr>
            <w:b/>
            <w:bCs/>
          </w:rPr>
          <w:delText xml:space="preserve">Definition 5 (Odd integer)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An integer (</w:delText>
        </w:r>
      </w:del>
      <w:hyperlink w:anchor="def-integers">
        <w:del w:id="5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2" w:author="PR Preview" w:date="2026-01-01T00:00:00Z">
        <w:r>
          <w:delText xml:space="preserve">)</w:delText>
        </w:r>
      </w:del>
      <w:del w:id="53" w:author="PR Preview" w:date="2026-01-01T00:00:00Z">
        <w:r>
          <w:delText xml:space="preserve"> </w:delText>
        </w:r>
      </w:del>
      <m:oMath>
        <m:r>
          <m:t>n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is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rPr>
            <w:b/>
            <w:bCs/>
          </w:rPr>
          <w:delText xml:space="preserve">odd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(Wikipedia contributors 2026d)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if</w:delText>
        </w:r>
      </w:del>
      <w:del w:id="6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for some integer</w:delText>
        </w:r>
      </w:del>
      <w:del w:id="65" w:author="PR Preview" w:date="2026-01-01T00:00:00Z">
        <w:r>
          <w:delText xml:space="preserve"> </w:delText>
        </w:r>
      </w:del>
      <m:oMath>
        <m:r>
          <m:t>k</m:t>
        </m:r>
      </m:oMath>
      <w:del w:id="66" w:author="PR Preview" w:date="2026-01-01T00:00:00Z">
        <w:r>
          <w:delText xml:space="preserve">.</w:delText>
        </w:r>
      </w:del>
    </w:p>
    <w:p>
      <w:pPr>
        <w:pStyle w:val="FirstParagraph"/>
      </w:pPr>
      <w:ins w:id="67" w:author="PR Preview" w:date="2026-01-01T00:00:00Z">
        <w:r>
          <w:rPr>
            <w:b/>
            <w:bCs/>
          </w:rPr>
          <w:t xml:space="preserve">Definition 4 (Even integer)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An integer (</w:t>
        </w:r>
      </w:ins>
      <w:hyperlink w:anchor="def-integers">
        <w:ins w:id="7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71" w:author="PR Preview" w:date="2026-01-01T00:00:00Z">
        <w:r>
          <w:t xml:space="preserve">)</w:t>
        </w:r>
      </w:ins>
      <w:ins w:id="72" w:author="PR Preview" w:date="2026-01-01T00:00:00Z">
        <w:r>
          <w:t xml:space="preserve"> </w:t>
        </w:r>
      </w:ins>
      <m:oMath>
        <m:r>
          <m:t>n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is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rPr>
            <w:b/>
            <w:bCs/>
          </w:rPr>
          <w:t xml:space="preserve">even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[2]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if</w:t>
        </w:r>
      </w:ins>
      <w:ins w:id="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for some integer</w:t>
        </w:r>
      </w:ins>
      <w:ins w:id="84" w:author="PR Preview" w:date="2026-01-01T00:00:00Z">
        <w:r>
          <w:t xml:space="preserve"> </w:t>
        </w:r>
      </w:ins>
      <m:oMath>
        <m:r>
          <m:t>k</m:t>
        </m:r>
      </m:oMath>
      <w:ins w:id="85" w:author="PR Preview" w:date="2026-01-01T00:00:00Z">
        <w:r>
          <w:t xml:space="preserve">.</w:t>
        </w:r>
      </w:ins>
    </w:p>
    <w:bookmarkEnd w:id="15"/>
    <w:bookmarkStart w:id="16" w:name="def-odd"/>
    <w:p>
      <w:pPr>
        <w:pStyle w:val="BodyText"/>
      </w:pPr>
      <w:ins w:id="86" w:author="PR Preview" w:date="2026-01-01T00:00:00Z">
        <w:r>
          <w:rPr>
            <w:b/>
            <w:bCs/>
          </w:rPr>
          <w:t xml:space="preserve">Definition 5 (Odd integer)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An integer (</w:t>
        </w:r>
      </w:ins>
      <w:hyperlink w:anchor="def-integers">
        <w:ins w:id="8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0" w:author="PR Preview" w:date="2026-01-01T00:00:00Z">
        <w:r>
          <w:t xml:space="preserve">)</w:t>
        </w:r>
      </w:ins>
      <w:ins w:id="91" w:author="PR Preview" w:date="2026-01-01T00:00:00Z">
        <w:r>
          <w:t xml:space="preserve"> </w:t>
        </w:r>
      </w:ins>
      <m:oMath>
        <m:r>
          <m:t>n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is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rPr>
            <w:b/>
            <w:bCs/>
          </w:rPr>
          <w:t xml:space="preserve">odd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[2]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if</w:t>
        </w:r>
      </w:ins>
      <w:ins w:id="10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for some integer</w:t>
        </w:r>
      </w:ins>
      <w:ins w:id="103" w:author="PR Preview" w:date="2026-01-01T00:00:00Z">
        <w:r>
          <w:t xml:space="preserve"> </w:t>
        </w:r>
      </w:ins>
      <m:oMath>
        <m:r>
          <m:t>k</m:t>
        </m:r>
      </m:oMath>
      <w:ins w:id="104" w:author="PR Preview" w:date="2026-01-01T00:00:00Z">
        <w:r>
          <w:t xml:space="preserve">.</w:t>
        </w:r>
      </w:ins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del w:id="105" w:author="PR Preview" w:date="2026-01-01T00:00:00Z">
        <w:r>
          <w:rPr>
            <w:b/>
            <w:bCs/>
          </w:rPr>
          <w:delText xml:space="preserve">Definition 6 (Natural numbers (our convention))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In these notes, the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rPr>
            <w:b/>
            <w:bCs/>
          </w:rPr>
          <w:delText xml:space="preserve">natural numbers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(Wikipedia contributors 2026c)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are the positive integers (</w:delText>
        </w:r>
      </w:del>
      <w:hyperlink w:anchor="def-positive-integer">
        <w:del w:id="114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15" w:author="PR Preview" w:date="2026-01-01T00:00:00Z">
        <w:r>
          <w:delText xml:space="preserve">):</w:delText>
        </w:r>
      </w:del>
    </w:p>
    <w:p>
      <w:pPr>
        <w:pStyle w:val="FirstParagraph"/>
      </w:pPr>
      <w:ins w:id="116" w:author="PR Preview" w:date="2026-01-01T00:00:00Z">
        <w:r>
          <w:rPr>
            <w:b/>
            <w:bCs/>
          </w:rPr>
          <w:t xml:space="preserve">Definition 6 (Natural numbers (our convention))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In these notes, the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rPr>
            <w:b/>
            <w:bCs/>
          </w:rPr>
          <w:t xml:space="preserve">natural numbers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[3]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are the positive integers (</w:t>
        </w:r>
      </w:ins>
      <w:hyperlink w:anchor="def-positive-integer">
        <w:ins w:id="12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2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4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del w:id="127" w:author="PR Preview" w:date="2026-01-01T00:00:00Z">
        <w:r>
          <w:rPr>
            <w:b/>
            <w:bCs/>
          </w:rPr>
          <w:delText xml:space="preserve">Definition 8 (Rational numbers)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A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rPr>
            <w:b/>
            <w:bCs/>
          </w:rPr>
          <w:delText xml:space="preserve">rational number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(Wikipedia contributors 2026f)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is a number that can be written as a fraction</w:delText>
        </w:r>
      </w:del>
      <w:del w:id="13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137" w:author="PR Preview" w:date="2026-01-01T00:00:00Z">
        <w:r>
          <w:delText xml:space="preserve">,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where</w:delText>
        </w:r>
      </w:del>
      <w:del w:id="140" w:author="PR Preview" w:date="2026-01-01T00:00:00Z">
        <w:r>
          <w:delText xml:space="preserve"> </w:delText>
        </w:r>
      </w:del>
      <m:oMath>
        <m:r>
          <m:t>a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and</w:delText>
        </w:r>
      </w:del>
      <w:del w:id="143" w:author="PR Preview" w:date="2026-01-01T00:00:00Z">
        <w:r>
          <w:delText xml:space="preserve"> </w:delText>
        </w:r>
      </w:del>
      <m:oMath>
        <m:r>
          <m:t>b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are integers (</w:delText>
        </w:r>
      </w:del>
      <w:hyperlink w:anchor="def-integers">
        <w:del w:id="14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47" w:author="PR Preview" w:date="2026-01-01T00:00:00Z">
        <w:r>
          <w:delText xml:space="preserve">) and</w:delText>
        </w:r>
      </w:del>
      <w:del w:id="14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149" w:author="PR Preview" w:date="2026-01-01T00:00:00Z">
        <w:r>
          <w:delText xml:space="preserve">.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The set of rational numbers is written</w:delText>
        </w:r>
      </w:del>
      <w:del w:id="15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Q</m:t>
        </m:r>
      </m:oMath>
      <w:del w:id="153" w:author="PR Preview" w:date="2026-01-01T00:00:00Z">
        <w:r>
          <w:delText xml:space="preserve">:</w:delText>
        </w:r>
      </w:del>
    </w:p>
    <w:p>
      <w:pPr>
        <w:pStyle w:val="FirstParagraph"/>
      </w:pPr>
      <w:ins w:id="154" w:author="PR Preview" w:date="2026-01-01T00:00:00Z">
        <w:r>
          <w:rPr>
            <w:b/>
            <w:bCs/>
          </w:rPr>
          <w:t xml:space="preserve">Definition 8 (Rational numbers)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rPr>
            <w:b/>
            <w:bCs/>
          </w:rPr>
          <w:t xml:space="preserve">rational number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[4]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is a number that can be written as a fraction</w:t>
        </w:r>
      </w:ins>
      <w:ins w:id="16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164" w:author="PR Preview" w:date="2026-01-01T00:00:00Z">
        <w:r>
          <w:t xml:space="preserve">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where</w:t>
        </w:r>
      </w:ins>
      <w:ins w:id="167" w:author="PR Preview" w:date="2026-01-01T00:00:00Z">
        <w:r>
          <w:t xml:space="preserve"> </w:t>
        </w:r>
      </w:ins>
      <m:oMath>
        <m:r>
          <m:t>a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and</w:t>
        </w:r>
      </w:ins>
      <w:ins w:id="170" w:author="PR Preview" w:date="2026-01-01T00:00:00Z">
        <w:r>
          <w:t xml:space="preserve"> </w:t>
        </w:r>
      </w:ins>
      <m:oMath>
        <m:r>
          <m:t>b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are integers (</w:t>
        </w:r>
      </w:ins>
      <w:hyperlink w:anchor="def-integers">
        <w:ins w:id="17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74" w:author="PR Preview" w:date="2026-01-01T00:00:00Z">
        <w:r>
          <w:t xml:space="preserve">) and</w:t>
        </w:r>
      </w:ins>
      <w:ins w:id="17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176" w:author="PR Preview" w:date="2026-01-01T00:00:00Z">
        <w:r>
          <w:t xml:space="preserve">.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The set of rational numbers is written</w:t>
        </w:r>
      </w:ins>
      <w:ins w:id="17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Q</m:t>
        </m:r>
      </m:oMath>
      <w:ins w:id="18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del w:id="181" w:author="PR Preview" w:date="2026-01-01T00:00:00Z">
        <w:r>
          <w:rPr>
            <w:b/>
            <w:bCs/>
          </w:rPr>
          <w:delText xml:space="preserve">Definition 9 (Real numbers)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A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rPr>
            <w:b/>
            <w:bCs/>
          </w:rPr>
          <w:delText xml:space="preserve">real number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(Wikipedia contributors 2026g)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is a number that can be written as a decimal expansion: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an integer part, followed by a decimal point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and a finite or infinite list of decimal places after it.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Equivalently, the real numbers are the points on the number line.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The set of real numbers is written</w:delText>
        </w:r>
      </w:del>
      <w:del w:id="19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99" w:author="PR Preview" w:date="2026-01-01T00:00:00Z">
        <w:r>
          <w:delText xml:space="preserve">.</w:delText>
        </w:r>
      </w:del>
    </w:p>
    <w:p>
      <w:pPr>
        <w:pStyle w:val="BodyText"/>
      </w:pPr>
      <w:del w:id="200" w:author="PR Preview" w:date="2026-01-01T00:00:00Z">
        <w:r>
          <w:rPr>
            <w:i/>
            <w:iCs/>
          </w:rPr>
          <w:delText xml:space="preserve">Remark 1</w:delText>
        </w:r>
      </w:del>
      <w:del w:id="201" w:author="PR Preview" w:date="2026-01-01T00:00:00Z">
        <w:r>
          <w:delText xml:space="preserve"> (A working definition). </w:delText>
        </w:r>
      </w:del>
      <w:hyperlink w:anchor="def-real-numbers">
        <w:del w:id="202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is a working definition, not a construction: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it does not say what an infinite decimal expansion is,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or how to add or multiply two of them.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Rudin (1976, Appendix to Chapter 1)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constructs the real numbers rigorously.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Some real numbers have two decimal expansions: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for example,</w:delText>
        </w:r>
      </w:del>
      <w:del w:id="217" w:author="PR Preview" w:date="2026-01-01T00:00:00Z">
        <w:r>
          <w:delText xml:space="preserve"> </w:delText>
        </w:r>
      </w:del>
      <m:oMath>
        <m:r>
          <m:t>0.999</m:t>
        </m:r>
        <m:r>
          <m:rPr>
            <m:sty m:val="p"/>
          </m:rPr>
          <m:t>…</m:t>
        </m:r>
      </m:oMath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and</w:delText>
        </w:r>
      </w:del>
      <w:del w:id="220" w:author="PR Preview" w:date="2026-01-01T00:00:00Z">
        <w:r>
          <w:delText xml:space="preserve"> </w:delText>
        </w:r>
      </w:del>
      <m:oMath>
        <m:r>
          <m:t>1.000</m:t>
        </m:r>
        <m:r>
          <m:rPr>
            <m:sty m:val="p"/>
          </m:rPr>
          <m:t>…</m:t>
        </m:r>
      </m:oMath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are the same real number,</w:delText>
        </w:r>
      </w:del>
      <w:del w:id="223" w:author="PR Preview" w:date="2026-01-01T00:00:00Z">
        <w:r>
          <w:delText xml:space="preserve"> </w:delText>
        </w:r>
      </w:del>
      <m:oMath>
        <m:r>
          <m:t>1</m:t>
        </m:r>
      </m:oMath>
      <w:del w:id="224" w:author="PR Preview" w:date="2026-01-01T00:00:00Z">
        <w:r>
          <w:delText xml:space="preserve">.</w:delText>
        </w:r>
      </w:del>
    </w:p>
    <w:p>
      <w:pPr>
        <w:pStyle w:val="FirstParagraph"/>
      </w:pPr>
      <w:ins w:id="225" w:author="PR Preview" w:date="2026-01-01T00:00:00Z">
        <w:r>
          <w:rPr>
            <w:b/>
            <w:bCs/>
          </w:rPr>
          <w:t xml:space="preserve">Definition 9 (Real numbers)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A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rPr>
            <w:b/>
            <w:bCs/>
          </w:rPr>
          <w:t xml:space="preserve">real number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[5]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is a number that can be written as a decimal expansion: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an integer part, followed by a decimal point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and a finite or infinite list of decimal places after it.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Equivalently, the real numbers are the points on the number line.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The set of real numbers is written</w:t>
        </w:r>
      </w:ins>
      <w:ins w:id="24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43" w:author="PR Preview" w:date="2026-01-01T00:00:00Z">
        <w:r>
          <w:t xml:space="preserve">.</w:t>
        </w:r>
      </w:ins>
    </w:p>
    <w:bookmarkEnd w:id="28"/>
    <w:bookmarkStart w:id="29" w:name="rem-real-numbers-working-definition"/>
    <w:p>
      <w:pPr>
        <w:pStyle w:val="BodyText"/>
      </w:pPr>
      <w:ins w:id="244" w:author="PR Preview" w:date="2026-01-01T00:00:00Z">
        <w:r>
          <w:rPr>
            <w:i/>
            <w:iCs/>
          </w:rPr>
          <w:t xml:space="preserve">Remark 1</w:t>
        </w:r>
      </w:ins>
      <w:ins w:id="245" w:author="PR Preview" w:date="2026-01-01T00:00:00Z">
        <w:r>
          <w:t xml:space="preserve"> (A working definition). </w:t>
        </w:r>
      </w:ins>
      <w:hyperlink w:anchor="def-real-numbers">
        <w:ins w:id="24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is a working definition, not a construction: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it does not say what an infinite decimal expansion is,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or how to add or multiply two of them.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Rudin [6], Appendix to Chapter 1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constructs the real numbers rigorously.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Some real numbers have two decimal expansions: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for example,</w:t>
        </w:r>
      </w:ins>
      <w:ins w:id="261" w:author="PR Preview" w:date="2026-01-01T00:00:00Z">
        <w:r>
          <w:t xml:space="preserve"> </w:t>
        </w:r>
      </w:ins>
      <m:oMath>
        <m:r>
          <m:t>0.999</m:t>
        </m:r>
        <m:r>
          <m:rPr>
            <m:sty m:val="p"/>
          </m:rPr>
          <m:t>…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and</w:t>
        </w:r>
      </w:ins>
      <w:ins w:id="264" w:author="PR Preview" w:date="2026-01-01T00:00:00Z">
        <w:r>
          <w:t xml:space="preserve"> </w:t>
        </w:r>
      </w:ins>
      <m:oMath>
        <m:r>
          <m:t>1.000</m:t>
        </m:r>
        <m:r>
          <m:rPr>
            <m:sty m:val="p"/>
          </m:rPr>
          <m:t>…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are the same real number,</w:t>
        </w:r>
      </w:ins>
      <w:ins w:id="267" w:author="PR Preview" w:date="2026-01-01T00:00:00Z">
        <w:r>
          <w:t xml:space="preserve"> </w:t>
        </w:r>
      </w:ins>
      <m:oMath>
        <m:r>
          <m:t>1</m:t>
        </m:r>
      </m:oMath>
      <w:ins w:id="268" w:author="PR Preview" w:date="2026-01-01T00:00:00Z">
        <w:r>
          <w:t xml:space="preserve">.</w:t>
        </w:r>
      </w:ins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del w:id="269" w:author="PR Preview" w:date="2026-01-01T00:00:00Z">
        <w:r>
          <w:rPr>
            <w:b/>
            <w:bCs/>
          </w:rPr>
          <w:delText xml:space="preserve">Definition 10 (Irrational numbers)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An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rPr>
            <w:b/>
            <w:bCs/>
          </w:rPr>
          <w:delText xml:space="preserve">irrational number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(Wikipedia contributors 2026b)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is a real number (</w:delText>
        </w:r>
      </w:del>
      <w:hyperlink w:anchor="def-real-numbers">
        <w:del w:id="27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279" w:author="PR Preview" w:date="2026-01-01T00:00:00Z">
        <w:r>
          <w:delText xml:space="preserve">)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that is not rational (</w:delText>
        </w:r>
      </w:del>
      <w:hyperlink w:anchor="def-rational-numbers">
        <w:del w:id="282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83" w:author="PR Preview" w:date="2026-01-01T00:00:00Z">
        <w:r>
          <w:delText xml:space="preserve">).</w:delText>
        </w:r>
      </w:del>
    </w:p>
    <w:p>
      <w:pPr>
        <w:pStyle w:val="FirstParagraph"/>
      </w:pPr>
      <w:ins w:id="284" w:author="PR Preview" w:date="2026-01-01T00:00:00Z">
        <w:r>
          <w:rPr>
            <w:b/>
            <w:bCs/>
          </w:rPr>
          <w:t xml:space="preserve">Definition 10 (Irrational numbers)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An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rPr>
            <w:b/>
            <w:bCs/>
          </w:rPr>
          <w:t xml:space="preserve">irrational number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[7]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is a real number (</w:t>
        </w:r>
      </w:ins>
      <w:hyperlink w:anchor="def-real-numbers">
        <w:ins w:id="29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94" w:author="PR Preview" w:date="2026-01-01T00:00:00Z">
        <w:r>
          <w:t xml:space="preserve">)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that is not rational (</w:t>
        </w:r>
      </w:ins>
      <w:hyperlink w:anchor="def-rational-numbers">
        <w:ins w:id="29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98" w:author="PR Preview" w:date="2026-01-01T00:00:00Z">
        <w:r>
          <w:t xml:space="preserve">).</w:t>
        </w:r>
      </w:ins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del w:id="299" w:author="PR Preview" w:date="2026-01-01T00:00:00Z">
        <w:r>
          <w:delText xml:space="preserve">, the</w:delText>
        </w:r>
      </w:del>
      <w:del w:id="300" w:author="PR Preview" w:date="2026-01-01T00:00:00Z">
        <w:r>
          <w:delText xml:space="preserve"> </w:delText>
        </w:r>
      </w:del>
      <w:hyperlink r:id="rId32">
        <w:del w:id="301" w:author="PR Preview" w:date="2026-01-01T00:00:00Z">
          <w:r>
            <w:rPr>
              <w:rStyle w:val="Hyperlink"/>
            </w:rPr>
            <w:delText xml:space="preserve">square root</w:delText>
          </w:r>
        </w:del>
      </w:hyperlink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of</w:delText>
        </w:r>
      </w:del>
      <w:del w:id="304" w:author="PR Preview" w:date="2026-01-01T00:00:00Z">
        <w:r>
          <w:delText xml:space="preserve"> </w:delText>
        </w:r>
      </w:del>
      <m:oMath>
        <m:r>
          <m:t>2</m:t>
        </m:r>
      </m:oMath>
      <w:del w:id="305" w:author="PR Preview" w:date="2026-01-01T00:00:00Z">
        <w:r>
          <w:delText xml:space="preserve">, is irrational: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no fraction of integers</w:delText>
        </w:r>
      </w:del>
      <w:del w:id="30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squares to</w:delText>
        </w:r>
      </w:del>
      <w:del w:id="311" w:author="PR Preview" w:date="2026-01-01T00:00:00Z">
        <w:r>
          <w:delText xml:space="preserve"> </w:delText>
        </w:r>
      </w:del>
      <m:oMath>
        <m:r>
          <m:t>2</m:t>
        </m:r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(Wikipedia contributors 2026h)</w:delText>
        </w:r>
      </w:del>
      <w:del w:id="31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is irrational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(Wikipedia contributors 2026e)</w:delText>
        </w:r>
      </w:del>
      <w:del w:id="319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ins w:id="320" w:author="PR Preview" w:date="2026-01-01T00:00:00Z">
        <w:r>
          <w:t xml:space="preserve">, the</w:t>
        </w:r>
      </w:ins>
      <w:ins w:id="321" w:author="PR Preview" w:date="2026-01-01T00:00:00Z">
        <w:r>
          <w:t xml:space="preserve"> </w:t>
        </w:r>
      </w:ins>
      <w:hyperlink r:id="rId32">
        <w:ins w:id="322" w:author="PR Preview" w:date="2026-01-01T00:00:00Z">
          <w:r>
            <w:rPr>
              <w:rStyle w:val="Hyperlink"/>
            </w:rPr>
            <w:t xml:space="preserve">square root</w:t>
          </w:r>
        </w:ins>
      </w:hyperlink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of</w:t>
        </w:r>
      </w:ins>
      <w:ins w:id="325" w:author="PR Preview" w:date="2026-01-01T00:00:00Z">
        <w:r>
          <w:t xml:space="preserve"> </w:t>
        </w:r>
      </w:ins>
      <m:oMath>
        <m:r>
          <m:t>2</m:t>
        </m:r>
      </m:oMath>
      <w:ins w:id="326" w:author="PR Preview" w:date="2026-01-01T00:00:00Z">
        <w:r>
          <w:t xml:space="preserve">, is irrational: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no fraction of integers</w:t>
        </w:r>
      </w:ins>
      <w:ins w:id="32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squares to</w:t>
        </w:r>
      </w:ins>
      <w:ins w:id="332" w:author="PR Preview" w:date="2026-01-01T00:00:00Z">
        <w:r>
          <w:t xml:space="preserve"> </w:t>
        </w:r>
      </w:ins>
      <m:oMath>
        <m:r>
          <m:t>2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[8]</w:t>
        </w:r>
      </w:ins>
      <w:ins w:id="33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is irrational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[9]</w:t>
        </w:r>
      </w:ins>
      <w:ins w:id="34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End w:id="34"/>
    <w:bookmarkStart w:id="5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9"/>
        </w:numPr>
      </w:pPr>
      <w:del w:id="341" w:author="PR Preview" w:date="2026-01-01T00:00:00Z">
        <w:r>
          <w:delText xml:space="preserve">Wikipedia contributors (2026a)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— the integers</w:delText>
        </w:r>
      </w:del>
    </w:p>
    <w:p>
      <w:pPr>
        <w:numPr>
          <w:ilvl w:val="0"/>
          <w:numId w:val="1009"/>
        </w:numPr>
      </w:pPr>
      <w:del w:id="344" w:author="PR Preview" w:date="2026-01-01T00:00:00Z">
        <w:r>
          <w:delText xml:space="preserve">Wikipedia contributors (2026d)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— even and odd numbers</w:delText>
        </w:r>
      </w:del>
    </w:p>
    <w:p>
      <w:pPr>
        <w:numPr>
          <w:ilvl w:val="0"/>
          <w:numId w:val="1009"/>
        </w:numPr>
      </w:pPr>
      <w:del w:id="347" w:author="PR Preview" w:date="2026-01-01T00:00:00Z">
        <w:r>
          <w:delText xml:space="preserve">Wikipedia contributors (2026c)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— the natural numbers and their conventions</w:delText>
        </w:r>
      </w:del>
    </w:p>
    <w:p>
      <w:pPr>
        <w:numPr>
          <w:ilvl w:val="0"/>
          <w:numId w:val="1009"/>
        </w:numPr>
      </w:pPr>
      <w:del w:id="350" w:author="PR Preview" w:date="2026-01-01T00:00:00Z">
        <w:r>
          <w:delText xml:space="preserve">Wikipedia contributors (2026f)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— the rational numbers</w:delText>
        </w:r>
      </w:del>
    </w:p>
    <w:p>
      <w:pPr>
        <w:numPr>
          <w:ilvl w:val="0"/>
          <w:numId w:val="1009"/>
        </w:numPr>
      </w:pPr>
      <w:del w:id="353" w:author="PR Preview" w:date="2026-01-01T00:00:00Z">
        <w:r>
          <w:delText xml:space="preserve">Wikipedia contributors (2026g)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— the real numbers and their constructions</w:delText>
        </w:r>
      </w:del>
    </w:p>
    <w:p>
      <w:pPr>
        <w:numPr>
          <w:ilvl w:val="0"/>
          <w:numId w:val="1009"/>
        </w:numPr>
      </w:pPr>
      <w:del w:id="356" w:author="PR Preview" w:date="2026-01-01T00:00:00Z">
        <w:r>
          <w:delText xml:space="preserve">Wikipedia contributors (2026b)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— irrational numbers</w:delText>
        </w:r>
      </w:del>
    </w:p>
    <w:p>
      <w:pPr>
        <w:numPr>
          <w:ilvl w:val="0"/>
          <w:numId w:val="1009"/>
        </w:numPr>
      </w:pPr>
      <w:del w:id="359" w:author="PR Preview" w:date="2026-01-01T00:00:00Z">
        <w:r>
          <w:delText xml:space="preserve">Wikipedia contributors (2026h)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— the square root of 2</w:delText>
        </w:r>
      </w:del>
    </w:p>
    <w:p>
      <w:pPr>
        <w:numPr>
          <w:ilvl w:val="0"/>
          <w:numId w:val="1009"/>
        </w:numPr>
      </w:pPr>
      <w:del w:id="362" w:author="PR Preview" w:date="2026-01-01T00:00:00Z">
        <w:r>
          <w:delText xml:space="preserve">Wikipedia contributors (2026e)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— proofs that pi is irrational</w:delText>
        </w:r>
      </w:del>
    </w:p>
    <w:p>
      <w:pPr>
        <w:pStyle w:val="Bibliography"/>
      </w:pPr>
      <w:del w:id="365" w:author="PR Preview" w:date="2026-01-01T00:00:00Z">
        <w:r>
          <w:delText xml:space="preserve">Rudin, Walter. 1976.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rPr>
            <w:i/>
            <w:iCs/>
          </w:rPr>
          <w:delText xml:space="preserve">Principles of Mathematical Analysis</w:delText>
        </w:r>
      </w:del>
      <w:del w:id="368" w:author="PR Preview" w:date="2026-01-01T00:00:00Z">
        <w:r>
          <w:delText xml:space="preserve">. 3rd ed. International Series in Pure and Applied Mathematics. McGraw-Hill.</w:delText>
        </w:r>
      </w:del>
    </w:p>
    <w:p>
      <w:pPr>
        <w:pStyle w:val="Bibliography"/>
      </w:pPr>
      <w:del w:id="369" w:author="PR Preview" w:date="2026-01-01T00:00:00Z">
        <w:r>
          <w:delText xml:space="preserve">Wikipedia contributors. 2026a.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rPr>
            <w:i/>
            <w:iCs/>
          </w:rPr>
          <w:delText xml:space="preserve">Integer —</w:delText>
        </w:r>
      </w:del>
      <w:del w:id="372" w:author="PR Preview" w:date="2026-01-01T00:00:00Z">
        <w:r>
          <w:rPr>
            <w:i/>
            <w:iCs/>
          </w:rPr>
          <w:delText xml:space="preserve"> </w:delText>
        </w:r>
      </w:del>
      <w:del w:id="373" w:author="PR Preview" w:date="2026-01-01T00:00:00Z">
        <w:r>
          <w:rPr>
            <w:i/>
            <w:iCs/>
          </w:rPr>
          <w:delText xml:space="preserve">Wikipedia</w:delText>
        </w:r>
      </w:del>
      <w:del w:id="374" w:author="PR Preview" w:date="2026-01-01T00:00:00Z">
        <w:r>
          <w:rPr>
            <w:i/>
            <w:iCs/>
          </w:rPr>
          <w:delText xml:space="preserve">,</w:delText>
        </w:r>
      </w:del>
      <w:del w:id="375" w:author="PR Preview" w:date="2026-01-01T00:00:00Z">
        <w:r>
          <w:rPr>
            <w:i/>
            <w:iCs/>
          </w:rPr>
          <w:delText xml:space="preserve"> </w:delText>
        </w:r>
      </w:del>
      <w:del w:id="376" w:author="PR Preview" w:date="2026-01-01T00:00:00Z">
        <w:r>
          <w:rPr>
            <w:i/>
            <w:iCs/>
          </w:rPr>
          <w:delText xml:space="preserve">the Free Encyclopedia</w:delText>
        </w:r>
      </w:del>
      <w:del w:id="377" w:author="PR Preview" w:date="2026-01-01T00:00:00Z">
        <w:r>
          <w:delText xml:space="preserve">.</w:delText>
        </w:r>
      </w:del>
      <w:del w:id="378" w:author="PR Preview" w:date="2026-01-01T00:00:00Z">
        <w:r>
          <w:delText xml:space="preserve"> </w:delText>
        </w:r>
      </w:del>
      <w:hyperlink r:id="rId35">
        <w:del w:id="379" w:author="PR Preview" w:date="2026-01-01T00:00:00Z">
          <w:r>
            <w:rPr>
              <w:rStyle w:val="Hyperlink"/>
            </w:rPr>
            <w:delText xml:space="preserve">https://en.wikipedia.org/wiki/Integer</w:delText>
          </w:r>
        </w:del>
      </w:hyperlink>
      <w:del w:id="380" w:author="PR Preview" w:date="2026-01-01T00:00:00Z">
        <w:r>
          <w:delText xml:space="preserve">.</w:delText>
        </w:r>
      </w:del>
    </w:p>
    <w:p>
      <w:pPr>
        <w:pStyle w:val="Bibliography"/>
      </w:pPr>
      <w:del w:id="381" w:author="PR Preview" w:date="2026-01-01T00:00:00Z">
        <w:r>
          <w:delText xml:space="preserve">Wikipedia contributors. 2026b.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rPr>
            <w:i/>
            <w:iCs/>
          </w:rPr>
          <w:delText xml:space="preserve">Irrational Number —</w:delText>
        </w:r>
      </w:del>
      <w:del w:id="384" w:author="PR Preview" w:date="2026-01-01T00:00:00Z">
        <w:r>
          <w:rPr>
            <w:i/>
            <w:iCs/>
          </w:rPr>
          <w:delText xml:space="preserve"> </w:delText>
        </w:r>
      </w:del>
      <w:del w:id="385" w:author="PR Preview" w:date="2026-01-01T00:00:00Z">
        <w:r>
          <w:rPr>
            <w:i/>
            <w:iCs/>
          </w:rPr>
          <w:delText xml:space="preserve">Wikipedia</w:delText>
        </w:r>
      </w:del>
      <w:del w:id="386" w:author="PR Preview" w:date="2026-01-01T00:00:00Z">
        <w:r>
          <w:rPr>
            <w:i/>
            <w:iCs/>
          </w:rPr>
          <w:delText xml:space="preserve">,</w:delText>
        </w:r>
      </w:del>
      <w:del w:id="387" w:author="PR Preview" w:date="2026-01-01T00:00:00Z">
        <w:r>
          <w:rPr>
            <w:i/>
            <w:iCs/>
          </w:rPr>
          <w:delText xml:space="preserve"> </w:delText>
        </w:r>
      </w:del>
      <w:del w:id="388" w:author="PR Preview" w:date="2026-01-01T00:00:00Z">
        <w:r>
          <w:rPr>
            <w:i/>
            <w:iCs/>
          </w:rPr>
          <w:delText xml:space="preserve">the Free Encyclopedia</w:delText>
        </w:r>
      </w:del>
      <w:del w:id="389" w:author="PR Preview" w:date="2026-01-01T00:00:00Z">
        <w:r>
          <w:delText xml:space="preserve">.</w:delText>
        </w:r>
      </w:del>
      <w:del w:id="390" w:author="PR Preview" w:date="2026-01-01T00:00:00Z">
        <w:r>
          <w:delText xml:space="preserve"> </w:delText>
        </w:r>
      </w:del>
      <w:hyperlink r:id="rId46">
        <w:del w:id="391" w:author="PR Preview" w:date="2026-01-01T00:00:00Z">
          <w:r>
            <w:rPr>
              <w:rStyle w:val="Hyperlink"/>
            </w:rPr>
            <w:delText xml:space="preserve">https://en.wikipedia.org/wiki/Irrational_number</w:delText>
          </w:r>
        </w:del>
      </w:hyperlink>
      <w:del w:id="392" w:author="PR Preview" w:date="2026-01-01T00:00:00Z">
        <w:r>
          <w:delText xml:space="preserve">.</w:delText>
        </w:r>
      </w:del>
    </w:p>
    <w:p>
      <w:pPr>
        <w:pStyle w:val="Bibliography"/>
      </w:pPr>
      <w:del w:id="393" w:author="PR Preview" w:date="2026-01-01T00:00:00Z">
        <w:r>
          <w:delText xml:space="preserve">Wikipedia contributors. 2026c.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rPr>
            <w:i/>
            <w:iCs/>
          </w:rPr>
          <w:delText xml:space="preserve">Natural Number —</w:delText>
        </w:r>
      </w:del>
      <w:del w:id="396" w:author="PR Preview" w:date="2026-01-01T00:00:00Z">
        <w:r>
          <w:rPr>
            <w:i/>
            <w:iCs/>
          </w:rPr>
          <w:delText xml:space="preserve"> </w:delText>
        </w:r>
      </w:del>
      <w:del w:id="397" w:author="PR Preview" w:date="2026-01-01T00:00:00Z">
        <w:r>
          <w:rPr>
            <w:i/>
            <w:iCs/>
          </w:rPr>
          <w:delText xml:space="preserve">Wikipedia</w:delText>
        </w:r>
      </w:del>
      <w:del w:id="398" w:author="PR Preview" w:date="2026-01-01T00:00:00Z">
        <w:r>
          <w:rPr>
            <w:i/>
            <w:iCs/>
          </w:rPr>
          <w:delText xml:space="preserve">,</w:delText>
        </w:r>
      </w:del>
      <w:del w:id="399" w:author="PR Preview" w:date="2026-01-01T00:00:00Z">
        <w:r>
          <w:rPr>
            <w:i/>
            <w:iCs/>
          </w:rPr>
          <w:delText xml:space="preserve"> </w:delText>
        </w:r>
      </w:del>
      <w:del w:id="400" w:author="PR Preview" w:date="2026-01-01T00:00:00Z">
        <w:r>
          <w:rPr>
            <w:i/>
            <w:iCs/>
          </w:rPr>
          <w:delText xml:space="preserve">the Free Encyclopedia</w:delText>
        </w:r>
      </w:del>
      <w:del w:id="401" w:author="PR Preview" w:date="2026-01-01T00:00:00Z">
        <w:r>
          <w:delText xml:space="preserve">.</w:delText>
        </w:r>
      </w:del>
      <w:del w:id="402" w:author="PR Preview" w:date="2026-01-01T00:00:00Z">
        <w:r>
          <w:delText xml:space="preserve"> </w:delText>
        </w:r>
      </w:del>
      <w:hyperlink r:id="rId39">
        <w:del w:id="403" w:author="PR Preview" w:date="2026-01-01T00:00:00Z">
          <w:r>
            <w:rPr>
              <w:rStyle w:val="Hyperlink"/>
            </w:rPr>
            <w:delText xml:space="preserve">https://en.wikipedia.org/wiki/Natural_number</w:delText>
          </w:r>
        </w:del>
      </w:hyperlink>
      <w:del w:id="404" w:author="PR Preview" w:date="2026-01-01T00:00:00Z">
        <w:r>
          <w:delText xml:space="preserve">.</w:delText>
        </w:r>
      </w:del>
    </w:p>
    <w:p>
      <w:pPr>
        <w:pStyle w:val="Bibliography"/>
      </w:pPr>
      <w:del w:id="405" w:author="PR Preview" w:date="2026-01-01T00:00:00Z">
        <w:r>
          <w:delText xml:space="preserve">Wikipedia contributors. 2026d.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rPr>
            <w:i/>
            <w:iCs/>
          </w:rPr>
          <w:delText xml:space="preserve">Parity (Mathematics) —</w:delText>
        </w:r>
      </w:del>
      <w:del w:id="408" w:author="PR Preview" w:date="2026-01-01T00:00:00Z">
        <w:r>
          <w:rPr>
            <w:i/>
            <w:iCs/>
          </w:rPr>
          <w:delText xml:space="preserve"> </w:delText>
        </w:r>
      </w:del>
      <w:del w:id="409" w:author="PR Preview" w:date="2026-01-01T00:00:00Z">
        <w:r>
          <w:rPr>
            <w:i/>
            <w:iCs/>
          </w:rPr>
          <w:delText xml:space="preserve">Wikipedia</w:delText>
        </w:r>
      </w:del>
      <w:del w:id="410" w:author="PR Preview" w:date="2026-01-01T00:00:00Z">
        <w:r>
          <w:rPr>
            <w:i/>
            <w:iCs/>
          </w:rPr>
          <w:delText xml:space="preserve">,</w:delText>
        </w:r>
      </w:del>
      <w:del w:id="411" w:author="PR Preview" w:date="2026-01-01T00:00:00Z">
        <w:r>
          <w:rPr>
            <w:i/>
            <w:iCs/>
          </w:rPr>
          <w:delText xml:space="preserve"> </w:delText>
        </w:r>
      </w:del>
      <w:del w:id="412" w:author="PR Preview" w:date="2026-01-01T00:00:00Z">
        <w:r>
          <w:rPr>
            <w:i/>
            <w:iCs/>
          </w:rPr>
          <w:delText xml:space="preserve">the Free Encyclopedia</w:delText>
        </w:r>
      </w:del>
      <w:del w:id="413" w:author="PR Preview" w:date="2026-01-01T00:00:00Z">
        <w:r>
          <w:delText xml:space="preserve">.</w:delText>
        </w:r>
      </w:del>
      <w:del w:id="414" w:author="PR Preview" w:date="2026-01-01T00:00:00Z">
        <w:r>
          <w:delText xml:space="preserve"> </w:delText>
        </w:r>
      </w:del>
      <w:hyperlink r:id="rId37">
        <w:del w:id="415" w:author="PR Preview" w:date="2026-01-01T00:00:00Z">
          <w:r>
            <w:rPr>
              <w:rStyle w:val="Hyperlink"/>
            </w:rPr>
            <w:delText xml:space="preserve">https://en.wikipedia.org/wiki/Parity_(mathematics)</w:delText>
          </w:r>
        </w:del>
      </w:hyperlink>
      <w:del w:id="416" w:author="PR Preview" w:date="2026-01-01T00:00:00Z">
        <w:r>
          <w:delText xml:space="preserve">.</w:delText>
        </w:r>
      </w:del>
    </w:p>
    <w:p>
      <w:pPr>
        <w:pStyle w:val="Bibliography"/>
      </w:pPr>
      <w:del w:id="417" w:author="PR Preview" w:date="2026-01-01T00:00:00Z">
        <w:r>
          <w:delText xml:space="preserve">Wikipedia contributors. 2026e.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rPr>
            <w:i/>
            <w:iCs/>
          </w:rPr>
          <w:delText xml:space="preserve">Proof That Pi Is Irrational —</w:delText>
        </w:r>
      </w:del>
      <w:del w:id="420" w:author="PR Preview" w:date="2026-01-01T00:00:00Z">
        <w:r>
          <w:rPr>
            <w:i/>
            <w:iCs/>
          </w:rPr>
          <w:delText xml:space="preserve"> </w:delText>
        </w:r>
      </w:del>
      <w:del w:id="421" w:author="PR Preview" w:date="2026-01-01T00:00:00Z">
        <w:r>
          <w:rPr>
            <w:i/>
            <w:iCs/>
          </w:rPr>
          <w:delText xml:space="preserve">Wikipedia</w:delText>
        </w:r>
      </w:del>
      <w:del w:id="422" w:author="PR Preview" w:date="2026-01-01T00:00:00Z">
        <w:r>
          <w:rPr>
            <w:i/>
            <w:iCs/>
          </w:rPr>
          <w:delText xml:space="preserve">,</w:delText>
        </w:r>
      </w:del>
      <w:del w:id="423" w:author="PR Preview" w:date="2026-01-01T00:00:00Z">
        <w:r>
          <w:rPr>
            <w:i/>
            <w:iCs/>
          </w:rPr>
          <w:delText xml:space="preserve"> </w:delText>
        </w:r>
      </w:del>
      <w:del w:id="424" w:author="PR Preview" w:date="2026-01-01T00:00:00Z">
        <w:r>
          <w:rPr>
            <w:i/>
            <w:iCs/>
          </w:rPr>
          <w:delText xml:space="preserve">the Free Encyclopedia</w:delText>
        </w:r>
      </w:del>
      <w:del w:id="425" w:author="PR Preview" w:date="2026-01-01T00:00:00Z">
        <w:r>
          <w:delText xml:space="preserve">.</w:delText>
        </w:r>
      </w:del>
      <w:del w:id="426" w:author="PR Preview" w:date="2026-01-01T00:00:00Z">
        <w:r>
          <w:delText xml:space="preserve"> </w:delText>
        </w:r>
      </w:del>
      <w:hyperlink r:id="rId50">
        <w:del w:id="427" w:author="PR Preview" w:date="2026-01-01T00:00:00Z">
          <w:r>
            <w:rPr>
              <w:rStyle w:val="Hyperlink"/>
            </w:rPr>
            <w:delText xml:space="preserve">https://en.wikipedia.org/wiki/Proof_that_%CF%80_is_irrational</w:delText>
          </w:r>
        </w:del>
      </w:hyperlink>
      <w:del w:id="428" w:author="PR Preview" w:date="2026-01-01T00:00:00Z">
        <w:r>
          <w:delText xml:space="preserve">.</w:delText>
        </w:r>
      </w:del>
    </w:p>
    <w:p>
      <w:pPr>
        <w:pStyle w:val="Bibliography"/>
      </w:pPr>
      <w:del w:id="429" w:author="PR Preview" w:date="2026-01-01T00:00:00Z">
        <w:r>
          <w:delText xml:space="preserve">Wikipedia contributors. 2026f.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rPr>
            <w:i/>
            <w:iCs/>
          </w:rPr>
          <w:delText xml:space="preserve">Rational Number —</w:delText>
        </w:r>
      </w:del>
      <w:del w:id="432" w:author="PR Preview" w:date="2026-01-01T00:00:00Z">
        <w:r>
          <w:rPr>
            <w:i/>
            <w:iCs/>
          </w:rPr>
          <w:delText xml:space="preserve"> </w:delText>
        </w:r>
      </w:del>
      <w:del w:id="433" w:author="PR Preview" w:date="2026-01-01T00:00:00Z">
        <w:r>
          <w:rPr>
            <w:i/>
            <w:iCs/>
          </w:rPr>
          <w:delText xml:space="preserve">Wikipedia</w:delText>
        </w:r>
      </w:del>
      <w:del w:id="434" w:author="PR Preview" w:date="2026-01-01T00:00:00Z">
        <w:r>
          <w:rPr>
            <w:i/>
            <w:iCs/>
          </w:rPr>
          <w:delText xml:space="preserve">,</w:delText>
        </w:r>
      </w:del>
      <w:del w:id="435" w:author="PR Preview" w:date="2026-01-01T00:00:00Z">
        <w:r>
          <w:rPr>
            <w:i/>
            <w:iCs/>
          </w:rPr>
          <w:delText xml:space="preserve"> </w:delText>
        </w:r>
      </w:del>
      <w:del w:id="436" w:author="PR Preview" w:date="2026-01-01T00:00:00Z">
        <w:r>
          <w:rPr>
            <w:i/>
            <w:iCs/>
          </w:rPr>
          <w:delText xml:space="preserve">the Free Encyclopedia</w:delText>
        </w:r>
      </w:del>
      <w:del w:id="437" w:author="PR Preview" w:date="2026-01-01T00:00:00Z">
        <w:r>
          <w:delText xml:space="preserve">.</w:delText>
        </w:r>
      </w:del>
      <w:del w:id="438" w:author="PR Preview" w:date="2026-01-01T00:00:00Z">
        <w:r>
          <w:delText xml:space="preserve"> </w:delText>
        </w:r>
      </w:del>
      <w:hyperlink r:id="rId41">
        <w:del w:id="439" w:author="PR Preview" w:date="2026-01-01T00:00:00Z">
          <w:r>
            <w:rPr>
              <w:rStyle w:val="Hyperlink"/>
            </w:rPr>
            <w:delText xml:space="preserve">https://en.wikipedia.org/wiki/Rational_number</w:delText>
          </w:r>
        </w:del>
      </w:hyperlink>
      <w:del w:id="440" w:author="PR Preview" w:date="2026-01-01T00:00:00Z">
        <w:r>
          <w:delText xml:space="preserve">.</w:delText>
        </w:r>
      </w:del>
    </w:p>
    <w:p>
      <w:pPr>
        <w:pStyle w:val="Bibliography"/>
      </w:pPr>
      <w:del w:id="441" w:author="PR Preview" w:date="2026-01-01T00:00:00Z">
        <w:r>
          <w:delText xml:space="preserve">Wikipedia contributors. 2026g.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rPr>
            <w:i/>
            <w:iCs/>
          </w:rPr>
          <w:delText xml:space="preserve">Real Number —</w:delText>
        </w:r>
      </w:del>
      <w:del w:id="444" w:author="PR Preview" w:date="2026-01-01T00:00:00Z">
        <w:r>
          <w:rPr>
            <w:i/>
            <w:iCs/>
          </w:rPr>
          <w:delText xml:space="preserve"> </w:delText>
        </w:r>
      </w:del>
      <w:del w:id="445" w:author="PR Preview" w:date="2026-01-01T00:00:00Z">
        <w:r>
          <w:rPr>
            <w:i/>
            <w:iCs/>
          </w:rPr>
          <w:delText xml:space="preserve">Wikipedia</w:delText>
        </w:r>
      </w:del>
      <w:del w:id="446" w:author="PR Preview" w:date="2026-01-01T00:00:00Z">
        <w:r>
          <w:rPr>
            <w:i/>
            <w:iCs/>
          </w:rPr>
          <w:delText xml:space="preserve">,</w:delText>
        </w:r>
      </w:del>
      <w:del w:id="447" w:author="PR Preview" w:date="2026-01-01T00:00:00Z">
        <w:r>
          <w:rPr>
            <w:i/>
            <w:iCs/>
          </w:rPr>
          <w:delText xml:space="preserve"> </w:delText>
        </w:r>
      </w:del>
      <w:del w:id="448" w:author="PR Preview" w:date="2026-01-01T00:00:00Z">
        <w:r>
          <w:rPr>
            <w:i/>
            <w:iCs/>
          </w:rPr>
          <w:delText xml:space="preserve">the Free Encyclopedia</w:delText>
        </w:r>
      </w:del>
      <w:del w:id="449" w:author="PR Preview" w:date="2026-01-01T00:00:00Z">
        <w:r>
          <w:delText xml:space="preserve">.</w:delText>
        </w:r>
      </w:del>
      <w:del w:id="450" w:author="PR Preview" w:date="2026-01-01T00:00:00Z">
        <w:r>
          <w:delText xml:space="preserve"> </w:delText>
        </w:r>
      </w:del>
      <w:hyperlink r:id="rId43">
        <w:del w:id="451" w:author="PR Preview" w:date="2026-01-01T00:00:00Z">
          <w:r>
            <w:rPr>
              <w:rStyle w:val="Hyperlink"/>
            </w:rPr>
            <w:delText xml:space="preserve">https://en.wikipedia.org/wiki/Real_number</w:delText>
          </w:r>
        </w:del>
      </w:hyperlink>
      <w:del w:id="452" w:author="PR Preview" w:date="2026-01-01T00:00:00Z">
        <w:r>
          <w:delText xml:space="preserve">.</w:delText>
        </w:r>
      </w:del>
    </w:p>
    <w:p>
      <w:pPr>
        <w:pStyle w:val="Bibliography"/>
      </w:pPr>
      <w:del w:id="453" w:author="PR Preview" w:date="2026-01-01T00:00:00Z">
        <w:r>
          <w:delText xml:space="preserve">Wikipedia contributors. 2026h.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rPr>
            <w:i/>
            <w:iCs/>
          </w:rPr>
          <w:delText xml:space="preserve">Square Root of 2 —</w:delText>
        </w:r>
      </w:del>
      <w:del w:id="456" w:author="PR Preview" w:date="2026-01-01T00:00:00Z">
        <w:r>
          <w:rPr>
            <w:i/>
            <w:iCs/>
          </w:rPr>
          <w:delText xml:space="preserve"> </w:delText>
        </w:r>
      </w:del>
      <w:del w:id="457" w:author="PR Preview" w:date="2026-01-01T00:00:00Z">
        <w:r>
          <w:rPr>
            <w:i/>
            <w:iCs/>
          </w:rPr>
          <w:delText xml:space="preserve">Wikipedia</w:delText>
        </w:r>
      </w:del>
      <w:del w:id="458" w:author="PR Preview" w:date="2026-01-01T00:00:00Z">
        <w:r>
          <w:rPr>
            <w:i/>
            <w:iCs/>
          </w:rPr>
          <w:delText xml:space="preserve">,</w:delText>
        </w:r>
      </w:del>
      <w:del w:id="459" w:author="PR Preview" w:date="2026-01-01T00:00:00Z">
        <w:r>
          <w:rPr>
            <w:i/>
            <w:iCs/>
          </w:rPr>
          <w:delText xml:space="preserve"> </w:delText>
        </w:r>
      </w:del>
      <w:del w:id="460" w:author="PR Preview" w:date="2026-01-01T00:00:00Z">
        <w:r>
          <w:rPr>
            <w:i/>
            <w:iCs/>
          </w:rPr>
          <w:delText xml:space="preserve">the Free Encyclopedia</w:delText>
        </w:r>
      </w:del>
      <w:del w:id="461" w:author="PR Preview" w:date="2026-01-01T00:00:00Z">
        <w:r>
          <w:delText xml:space="preserve">.</w:delText>
        </w:r>
      </w:del>
      <w:del w:id="462" w:author="PR Preview" w:date="2026-01-01T00:00:00Z">
        <w:r>
          <w:delText xml:space="preserve"> </w:delText>
        </w:r>
      </w:del>
      <w:hyperlink r:id="rId48">
        <w:del w:id="463" w:author="PR Preview" w:date="2026-01-01T00:00:00Z">
          <w:r>
            <w:rPr>
              <w:rStyle w:val="Hyperlink"/>
            </w:rPr>
            <w:delText xml:space="preserve">https://en.wikipedia.org/wiki/Square_root_of_2</w:delText>
          </w:r>
        </w:del>
      </w:hyperlink>
      <w:del w:id="464" w:author="PR Preview" w:date="2026-01-01T00:00:00Z">
        <w:r>
          <w:delText xml:space="preserve">.</w:delText>
        </w:r>
      </w:del>
    </w:p>
    <w:p>
      <w:pPr>
        <w:numPr>
          <w:ilvl w:val="0"/>
          <w:numId w:val="1009"/>
        </w:numPr>
      </w:pPr>
      <w:ins w:id="465" w:author="PR Preview" w:date="2026-01-01T00:00:00Z">
        <w:r>
          <w:t xml:space="preserve">Wikipedia contributors [1]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— the integers</w:t>
        </w:r>
      </w:ins>
    </w:p>
    <w:p>
      <w:pPr>
        <w:numPr>
          <w:ilvl w:val="0"/>
          <w:numId w:val="1009"/>
        </w:numPr>
      </w:pPr>
      <w:ins w:id="468" w:author="PR Preview" w:date="2026-01-01T00:00:00Z">
        <w:r>
          <w:t xml:space="preserve">Wikipedia contributors [2]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— even and odd numbers</w:t>
        </w:r>
      </w:ins>
    </w:p>
    <w:p>
      <w:pPr>
        <w:numPr>
          <w:ilvl w:val="0"/>
          <w:numId w:val="1009"/>
        </w:numPr>
      </w:pPr>
      <w:ins w:id="471" w:author="PR Preview" w:date="2026-01-01T00:00:00Z">
        <w:r>
          <w:t xml:space="preserve">Wikipedia contributors [3]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— the natural numbers and their conventions</w:t>
        </w:r>
      </w:ins>
    </w:p>
    <w:p>
      <w:pPr>
        <w:numPr>
          <w:ilvl w:val="0"/>
          <w:numId w:val="1009"/>
        </w:numPr>
      </w:pPr>
      <w:ins w:id="474" w:author="PR Preview" w:date="2026-01-01T00:00:00Z">
        <w:r>
          <w:t xml:space="preserve">Wikipedia contributors [4]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— the rational numbers</w:t>
        </w:r>
      </w:ins>
    </w:p>
    <w:p>
      <w:pPr>
        <w:numPr>
          <w:ilvl w:val="0"/>
          <w:numId w:val="1009"/>
        </w:numPr>
      </w:pPr>
      <w:ins w:id="477" w:author="PR Preview" w:date="2026-01-01T00:00:00Z">
        <w:r>
          <w:t xml:space="preserve">Wikipedia contributors [5]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— the real numbers and their constructions</w:t>
        </w:r>
      </w:ins>
    </w:p>
    <w:p>
      <w:pPr>
        <w:numPr>
          <w:ilvl w:val="0"/>
          <w:numId w:val="1009"/>
        </w:numPr>
      </w:pPr>
      <w:ins w:id="480" w:author="PR Preview" w:date="2026-01-01T00:00:00Z">
        <w:r>
          <w:t xml:space="preserve">Wikipedia contributors [7]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— irrational numbers</w:t>
        </w:r>
      </w:ins>
    </w:p>
    <w:p>
      <w:pPr>
        <w:numPr>
          <w:ilvl w:val="0"/>
          <w:numId w:val="1009"/>
        </w:numPr>
      </w:pPr>
      <w:ins w:id="483" w:author="PR Preview" w:date="2026-01-01T00:00:00Z">
        <w:r>
          <w:t xml:space="preserve">Wikipedia contributors [8]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— the square root of 2</w:t>
        </w:r>
      </w:ins>
    </w:p>
    <w:p>
      <w:pPr>
        <w:numPr>
          <w:ilvl w:val="0"/>
          <w:numId w:val="1009"/>
        </w:numPr>
      </w:pPr>
      <w:ins w:id="486" w:author="PR Preview" w:date="2026-01-01T00:00:00Z">
        <w:r>
          <w:t xml:space="preserve">Wikipedia contributors [9]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— proofs that pi is irrational</w:t>
        </w:r>
      </w:ins>
    </w:p>
    <w:bookmarkStart w:id="52" w:name="refs"/>
    <w:bookmarkStart w:id="36" w:name="ref-wikipedia_integer"/>
    <w:p>
      <w:pPr>
        <w:pStyle w:val="Bibliography"/>
      </w:pPr>
      <w:ins w:id="489" w:author="PR Preview" w:date="2026-01-01T00:00:00Z">
        <w:r>
          <w:t xml:space="preserve">[1]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	</w:t>
        </w:r>
      </w:ins>
      <w:ins w:id="492" w:author="PR Preview" w:date="2026-01-01T00:00:00Z">
        <w:r>
          <w:t xml:space="preserve">Wikipedia contributors,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“Integer —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Wikipedia</w:t>
        </w:r>
      </w:ins>
      <w:ins w:id="497" w:author="PR Preview" w:date="2026-01-01T00:00:00Z">
        <w:r>
          <w:t xml:space="preserve">,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the free encyclopedia.”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2026. Available:</w:t>
        </w:r>
      </w:ins>
      <w:ins w:id="502" w:author="PR Preview" w:date="2026-01-01T00:00:00Z">
        <w:r>
          <w:t xml:space="preserve"> </w:t>
        </w:r>
      </w:ins>
      <w:hyperlink r:id="rId35">
        <w:ins w:id="503" w:author="PR Preview" w:date="2026-01-01T00:00:00Z">
          <w:r>
            <w:rPr>
              <w:rStyle w:val="Hyperlink"/>
            </w:rPr>
            <w:t xml:space="preserve">https://en.wikipedia.org/wiki/Integer</w:t>
          </w:r>
        </w:ins>
      </w:hyperlink>
    </w:p>
    <w:bookmarkEnd w:id="36"/>
    <w:bookmarkStart w:id="38" w:name="ref-wikipedia_parity_mathematics"/>
    <w:p>
      <w:pPr>
        <w:pStyle w:val="Bibliography"/>
      </w:pPr>
      <w:ins w:id="504" w:author="PR Preview" w:date="2026-01-01T00:00:00Z">
        <w:r>
          <w:t xml:space="preserve">[2]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	</w:t>
        </w:r>
      </w:ins>
      <w:ins w:id="507" w:author="PR Preview" w:date="2026-01-01T00:00:00Z">
        <w:r>
          <w:t xml:space="preserve">Wikipedia contributors,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“Parity (mathematics) —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Wikipedia</w:t>
        </w:r>
      </w:ins>
      <w:ins w:id="512" w:author="PR Preview" w:date="2026-01-01T00:00:00Z">
        <w:r>
          <w:t xml:space="preserve">,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the free encyclopedia.”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2026. Available:</w:t>
        </w:r>
      </w:ins>
      <w:ins w:id="517" w:author="PR Preview" w:date="2026-01-01T00:00:00Z">
        <w:r>
          <w:t xml:space="preserve"> </w:t>
        </w:r>
      </w:ins>
      <w:hyperlink r:id="rId37">
        <w:ins w:id="518" w:author="PR Preview" w:date="2026-01-01T00:00:00Z">
          <w:r>
            <w:rPr>
              <w:rStyle w:val="Hyperlink"/>
            </w:rPr>
            <w:t xml:space="preserve">https://en.wikipedia.org/wiki/Parity_(mathematics)</w:t>
          </w:r>
        </w:ins>
      </w:hyperlink>
    </w:p>
    <w:bookmarkEnd w:id="38"/>
    <w:bookmarkStart w:id="40" w:name="ref-wikipedia_natural_number"/>
    <w:p>
      <w:pPr>
        <w:pStyle w:val="Bibliography"/>
      </w:pPr>
      <w:ins w:id="519" w:author="PR Preview" w:date="2026-01-01T00:00:00Z">
        <w:r>
          <w:t xml:space="preserve">[3]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	</w:t>
        </w:r>
      </w:ins>
      <w:ins w:id="522" w:author="PR Preview" w:date="2026-01-01T00:00:00Z">
        <w:r>
          <w:t xml:space="preserve">Wikipedia contributors,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“Natural number —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Wikipedia</w:t>
        </w:r>
      </w:ins>
      <w:ins w:id="527" w:author="PR Preview" w:date="2026-01-01T00:00:00Z">
        <w:r>
          <w:t xml:space="preserve">,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the free encyclopedia.”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2026. Available:</w:t>
        </w:r>
      </w:ins>
      <w:ins w:id="532" w:author="PR Preview" w:date="2026-01-01T00:00:00Z">
        <w:r>
          <w:t xml:space="preserve"> </w:t>
        </w:r>
      </w:ins>
      <w:hyperlink r:id="rId39">
        <w:ins w:id="533" w:author="PR Preview" w:date="2026-01-01T00:00:00Z">
          <w:r>
            <w:rPr>
              <w:rStyle w:val="Hyperlink"/>
            </w:rPr>
            <w:t xml:space="preserve">https://en.wikipedia.org/wiki/Natural_number</w:t>
          </w:r>
        </w:ins>
      </w:hyperlink>
    </w:p>
    <w:bookmarkEnd w:id="40"/>
    <w:bookmarkStart w:id="42" w:name="ref-wikipedia_rational_number"/>
    <w:p>
      <w:pPr>
        <w:pStyle w:val="Bibliography"/>
      </w:pPr>
      <w:ins w:id="534" w:author="PR Preview" w:date="2026-01-01T00:00:00Z">
        <w:r>
          <w:t xml:space="preserve">[4]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	</w:t>
        </w:r>
      </w:ins>
      <w:ins w:id="537" w:author="PR Preview" w:date="2026-01-01T00:00:00Z">
        <w:r>
          <w:t xml:space="preserve">Wikipedia contributors,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“Rational number —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Wikipedia</w:t>
        </w:r>
      </w:ins>
      <w:ins w:id="542" w:author="PR Preview" w:date="2026-01-01T00:00:00Z">
        <w:r>
          <w:t xml:space="preserve">,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the free encyclopedia.”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2026. Available:</w:t>
        </w:r>
      </w:ins>
      <w:ins w:id="547" w:author="PR Preview" w:date="2026-01-01T00:00:00Z">
        <w:r>
          <w:t xml:space="preserve"> </w:t>
        </w:r>
      </w:ins>
      <w:hyperlink r:id="rId41">
        <w:ins w:id="548" w:author="PR Preview" w:date="2026-01-01T00:00:00Z">
          <w:r>
            <w:rPr>
              <w:rStyle w:val="Hyperlink"/>
            </w:rPr>
            <w:t xml:space="preserve">https://en.wikipedia.org/wiki/Rational_number</w:t>
          </w:r>
        </w:ins>
      </w:hyperlink>
    </w:p>
    <w:bookmarkEnd w:id="42"/>
    <w:bookmarkStart w:id="44" w:name="ref-wikipedia_real_number"/>
    <w:p>
      <w:pPr>
        <w:pStyle w:val="Bibliography"/>
      </w:pPr>
      <w:ins w:id="549" w:author="PR Preview" w:date="2026-01-01T00:00:00Z">
        <w:r>
          <w:t xml:space="preserve">[5]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	</w:t>
        </w:r>
      </w:ins>
      <w:ins w:id="552" w:author="PR Preview" w:date="2026-01-01T00:00:00Z">
        <w:r>
          <w:t xml:space="preserve">Wikipedia contributors,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“Real number —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Wikipedia</w:t>
        </w:r>
      </w:ins>
      <w:ins w:id="557" w:author="PR Preview" w:date="2026-01-01T00:00:00Z">
        <w:r>
          <w:t xml:space="preserve">,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the free encyclopedia.”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2026. Available:</w:t>
        </w:r>
      </w:ins>
      <w:ins w:id="562" w:author="PR Preview" w:date="2026-01-01T00:00:00Z">
        <w:r>
          <w:t xml:space="preserve"> </w:t>
        </w:r>
      </w:ins>
      <w:hyperlink r:id="rId43">
        <w:ins w:id="563" w:author="PR Preview" w:date="2026-01-01T00:00:00Z">
          <w:r>
            <w:rPr>
              <w:rStyle w:val="Hyperlink"/>
            </w:rPr>
            <w:t xml:space="preserve">https://en.wikipedia.org/wiki/Real_number</w:t>
          </w:r>
        </w:ins>
      </w:hyperlink>
    </w:p>
    <w:bookmarkEnd w:id="44"/>
    <w:bookmarkStart w:id="45" w:name="ref-rudin1976principles"/>
    <w:p>
      <w:pPr>
        <w:pStyle w:val="Bibliography"/>
      </w:pPr>
      <w:ins w:id="564" w:author="PR Preview" w:date="2026-01-01T00:00:00Z">
        <w:r>
          <w:t xml:space="preserve">[6]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	</w:t>
        </w:r>
      </w:ins>
      <w:ins w:id="567" w:author="PR Preview" w:date="2026-01-01T00:00:00Z">
        <w:r>
          <w:t xml:space="preserve">W. Rudin,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rPr>
            <w:i/>
            <w:iCs/>
          </w:rPr>
          <w:t xml:space="preserve">Principles of mathematical analysis</w:t>
        </w:r>
      </w:ins>
      <w:ins w:id="570" w:author="PR Preview" w:date="2026-01-01T00:00:00Z">
        <w:r>
          <w:t xml:space="preserve">, 3rd ed. in International series in pure and applied mathematics. New York: McGraw-Hill, 1976.</w:t>
        </w:r>
      </w:ins>
    </w:p>
    <w:bookmarkEnd w:id="45"/>
    <w:bookmarkStart w:id="47" w:name="ref-wikipedia_irrational_number"/>
    <w:p>
      <w:pPr>
        <w:pStyle w:val="Bibliography"/>
      </w:pPr>
      <w:ins w:id="571" w:author="PR Preview" w:date="2026-01-01T00:00:00Z">
        <w:r>
          <w:t xml:space="preserve">[7]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	</w:t>
        </w:r>
      </w:ins>
      <w:ins w:id="574" w:author="PR Preview" w:date="2026-01-01T00:00:00Z">
        <w:r>
          <w:t xml:space="preserve">Wikipedia contributors,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“Irrational number —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Wikipedia</w:t>
        </w:r>
      </w:ins>
      <w:ins w:id="579" w:author="PR Preview" w:date="2026-01-01T00:00:00Z">
        <w:r>
          <w:t xml:space="preserve">,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the free encyclopedia.”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2026. Available:</w:t>
        </w:r>
      </w:ins>
      <w:ins w:id="584" w:author="PR Preview" w:date="2026-01-01T00:00:00Z">
        <w:r>
          <w:t xml:space="preserve"> </w:t>
        </w:r>
      </w:ins>
      <w:hyperlink r:id="rId46">
        <w:ins w:id="585" w:author="PR Preview" w:date="2026-01-01T00:00:00Z">
          <w:r>
            <w:rPr>
              <w:rStyle w:val="Hyperlink"/>
            </w:rPr>
            <w:t xml:space="preserve">https://en.wikipedia.org/wiki/Irrational_number</w:t>
          </w:r>
        </w:ins>
      </w:hyperlink>
    </w:p>
    <w:bookmarkEnd w:id="47"/>
    <w:bookmarkStart w:id="49" w:name="ref-wikipedia_square_root_of_2"/>
    <w:p>
      <w:pPr>
        <w:pStyle w:val="Bibliography"/>
      </w:pPr>
      <w:ins w:id="586" w:author="PR Preview" w:date="2026-01-01T00:00:00Z">
        <w:r>
          <w:t xml:space="preserve">[8]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	</w:t>
        </w:r>
      </w:ins>
      <w:ins w:id="589" w:author="PR Preview" w:date="2026-01-01T00:00:00Z">
        <w:r>
          <w:t xml:space="preserve">Wikipedia contributors,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“Square root of 2 —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Wikipedia</w:t>
        </w:r>
      </w:ins>
      <w:ins w:id="594" w:author="PR Preview" w:date="2026-01-01T00:00:00Z">
        <w:r>
          <w:t xml:space="preserve">,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the free encyclopedia.”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2026. Available:</w:t>
        </w:r>
      </w:ins>
      <w:ins w:id="599" w:author="PR Preview" w:date="2026-01-01T00:00:00Z">
        <w:r>
          <w:t xml:space="preserve"> </w:t>
        </w:r>
      </w:ins>
      <w:hyperlink r:id="rId48">
        <w:ins w:id="600" w:author="PR Preview" w:date="2026-01-01T00:00:00Z">
          <w:r>
            <w:rPr>
              <w:rStyle w:val="Hyperlink"/>
            </w:rPr>
            <w:t xml:space="preserve">https://en.wikipedia.org/wiki/Square_root_of_2</w:t>
          </w:r>
        </w:ins>
      </w:hyperlink>
    </w:p>
    <w:bookmarkEnd w:id="49"/>
    <w:bookmarkStart w:id="51" w:name="X2c662dceb8d7725560ab90b673a0a1289c21e20"/>
    <w:p>
      <w:pPr>
        <w:pStyle w:val="Bibliography"/>
      </w:pPr>
      <w:ins w:id="601" w:author="PR Preview" w:date="2026-01-01T00:00:00Z">
        <w:r>
          <w:t xml:space="preserve">[9]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	</w:t>
        </w:r>
      </w:ins>
      <w:ins w:id="604" w:author="PR Preview" w:date="2026-01-01T00:00:00Z">
        <w:r>
          <w:t xml:space="preserve">Wikipedia contributors,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“Proof that pi is irrational —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Wikipedia</w:t>
        </w:r>
      </w:ins>
      <w:ins w:id="609" w:author="PR Preview" w:date="2026-01-01T00:00:00Z">
        <w:r>
          <w:t xml:space="preserve">,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the free encyclopedia.”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2026. Available:</w:t>
        </w:r>
      </w:ins>
      <w:ins w:id="614" w:author="PR Preview" w:date="2026-01-01T00:00:00Z">
        <w:r>
          <w:t xml:space="preserve"> </w:t>
        </w:r>
      </w:ins>
      <w:hyperlink r:id="rId50">
        <w:ins w:id="615" w:author="PR Preview" w:date="2026-01-01T00:00:00Z">
          <w:r>
            <w:rPr>
              <w:rStyle w:val="Hyperlink"/>
            </w:rPr>
            <w:t xml:space="preserve">https://en.wikipedia.org/wiki/Proof_that_%CF%80_is_irrational</w:t>
          </w:r>
        </w:ins>
      </w:hyperlink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5" Type="http://schemas.openxmlformats.org/officeDocument/2006/relationships/hyperlink" Target="https://en.wikipedia.org/wiki/Integer" TargetMode="External"/><Relationship Id="rId46" Type="http://schemas.openxmlformats.org/officeDocument/2006/relationships/hyperlink" Target="https://en.wikipedia.org/wiki/Irrational_number" TargetMode="External"/><Relationship Id="rId39" Type="http://schemas.openxmlformats.org/officeDocument/2006/relationships/hyperlink" Target="https://en.wikipedia.org/wiki/Natural_number" TargetMode="External"/><Relationship Id="rId37" Type="http://schemas.openxmlformats.org/officeDocument/2006/relationships/hyperlink" Target="https://en.wikipedia.org/wiki/Parity_(mathematics)" TargetMode="External"/><Relationship Id="rId50" Type="http://schemas.openxmlformats.org/officeDocument/2006/relationships/hyperlink" Target="https://en.wikipedia.org/wiki/Proof_that_%CF%80_is_irrational" TargetMode="External"/><Relationship Id="rId41" Type="http://schemas.openxmlformats.org/officeDocument/2006/relationships/hyperlink" Target="https://en.wikipedia.org/wiki/Rational_number" TargetMode="External"/><Relationship Id="rId43" Type="http://schemas.openxmlformats.org/officeDocument/2006/relationships/hyperlink" Target="https://en.wikipedia.org/wiki/Real_number" TargetMode="External"/><Relationship Id="rId48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5" Type="http://schemas.openxmlformats.org/officeDocument/2006/relationships/hyperlink" Target="https://en.wikipedia.org/wiki/Integer" TargetMode="External"/><Relationship Id="rId46" Type="http://schemas.openxmlformats.org/officeDocument/2006/relationships/hyperlink" Target="https://en.wikipedia.org/wiki/Irrational_number" TargetMode="External"/><Relationship Id="rId39" Type="http://schemas.openxmlformats.org/officeDocument/2006/relationships/hyperlink" Target="https://en.wikipedia.org/wiki/Natural_number" TargetMode="External"/><Relationship Id="rId37" Type="http://schemas.openxmlformats.org/officeDocument/2006/relationships/hyperlink" Target="https://en.wikipedia.org/wiki/Parity_(mathematics)" TargetMode="External"/><Relationship Id="rId50" Type="http://schemas.openxmlformats.org/officeDocument/2006/relationships/hyperlink" Target="https://en.wikipedia.org/wiki/Proof_that_%CF%80_is_irrational" TargetMode="External"/><Relationship Id="rId41" Type="http://schemas.openxmlformats.org/officeDocument/2006/relationships/hyperlink" Target="https://en.wikipedia.org/wiki/Rational_number" TargetMode="External"/><Relationship Id="rId43" Type="http://schemas.openxmlformats.org/officeDocument/2006/relationships/hyperlink" Target="https://en.wikipedia.org/wiki/Real_number" TargetMode="External"/><Relationship Id="rId48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2026-10-18T09:08:14Z</dcterms:created>
  <dcterms:modified xsi:type="dcterms:W3CDTF">2026-10-18T09:08:14Z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