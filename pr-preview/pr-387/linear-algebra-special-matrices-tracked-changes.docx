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(Symmetric matrix)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square matrix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symmetric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(Wikipedia contributors 2026l)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if</w:delText>
        </w:r>
      </w:del>
      <w:del w:id="1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i.e.,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 all</w:delText>
        </w:r>
      </w:del>
      <w:del w:id="22" w:author="PR Preview" w:date="2026-01-01T00:00:00Z">
        <w:r>
          <w:delText xml:space="preserve"> </w:delText>
        </w:r>
      </w:del>
      <m:oMath>
        <m:r>
          <m:t>i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</w:delText>
        </w:r>
      </w:del>
      <w:del w:id="25" w:author="PR Preview" w:date="2026-01-01T00:00:00Z">
        <w:r>
          <w:delText xml:space="preserve"> </w:delText>
        </w:r>
      </w:del>
      <m:oMath>
        <m:r>
          <m:t>j</m:t>
        </m:r>
      </m:oMath>
      <w:del w:id="26" w:author="PR Preview" w:date="2026-01-01T00:00:00Z">
        <w:r>
          <w:delText xml:space="preserve">.</w:delText>
        </w:r>
      </w:del>
    </w:p>
    <w:p>
      <w:pPr>
        <w:pStyle w:val="BodyText"/>
      </w:pPr>
      <w:ins w:id="27" w:author="PR Preview" w:date="2026-01-01T00:00:00Z">
        <w:r>
          <w:rPr>
            <w:b/>
            <w:bCs/>
          </w:rPr>
          <w:t xml:space="preserve">Definition 3 (Symmetric matrix)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 square matrix</w:t>
        </w:r>
      </w:ins>
      <w:ins w:id="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b/>
            <w:bCs/>
          </w:rPr>
          <w:t xml:space="preserve">symmetric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[1]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if</w:t>
        </w:r>
      </w:ins>
      <w:ins w:id="3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i.e.,</w:t>
        </w:r>
      </w:ins>
      <w:ins w:id="4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for all</w:t>
        </w:r>
      </w:ins>
      <w:ins w:id="46" w:author="PR Preview" w:date="2026-01-01T00:00:00Z">
        <w:r>
          <w:t xml:space="preserve"> </w:t>
        </w:r>
      </w:ins>
      <m:oMath>
        <m:r>
          <m:t>i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t>j</m:t>
        </m:r>
      </m:oMath>
      <w:ins w:id="50" w:author="PR Preview" w:date="2026-01-01T00:00:00Z">
        <w:r>
          <w:t xml:space="preserve">.</w:t>
        </w:r>
      </w:ins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del w:id="51" w:author="PR Preview" w:date="2026-01-01T00:00:00Z">
        <w:r>
          <w:rPr>
            <w:b/>
            <w:bCs/>
          </w:rPr>
          <w:delText xml:space="preserve">Definition 4 (Diagonal matrix)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A square matrix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is a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rPr>
            <w:b/>
            <w:bCs/>
          </w:rPr>
          <w:delText xml:space="preserve">diagonal matrix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(Wikipedia contributors 2026c)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if all off-diagonal entries are zero:</w:delText>
        </w:r>
      </w:del>
      <w:del w:id="63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whenever</w:delText>
        </w:r>
      </w:del>
      <w:del w:id="6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67" w:author="PR Preview" w:date="2026-01-01T00:00:00Z">
        <w:r>
          <w:delText xml:space="preserve">:</w:delText>
        </w:r>
      </w:del>
    </w:p>
    <w:p>
      <w:pPr>
        <w:pStyle w:val="FirstParagraph"/>
      </w:pPr>
      <w:ins w:id="68" w:author="PR Preview" w:date="2026-01-01T00:00:00Z">
        <w:r>
          <w:rPr>
            <w:b/>
            <w:bCs/>
          </w:rPr>
          <w:t xml:space="preserve">Definition 4 (Diagonal matrix)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 square matrix</w:t>
        </w:r>
      </w:ins>
      <w:ins w:id="71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is a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b/>
            <w:bCs/>
          </w:rPr>
          <w:t xml:space="preserve">diagonal matrix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[2]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if all off-diagonal entries are zero:</w:t>
        </w:r>
      </w:ins>
      <w:ins w:id="80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whenever</w:t>
        </w:r>
      </w:ins>
      <w:ins w:id="8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8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del w:id="85" w:author="PR Preview" w:date="2026-01-01T00:00:00Z">
        <w:r>
          <w:rPr>
            <w:b/>
            <w:bCs/>
          </w:rPr>
          <w:delText xml:space="preserve">Definition 6 (Invertible matrix (non-singular matrix))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</w:delText>
        </w:r>
      </w:del>
      <w:del w:id="8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matrix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is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rPr>
            <w:b/>
            <w:bCs/>
          </w:rPr>
          <w:delText xml:space="preserve">invertible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(Wikipedia contributors 2026g)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(or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rPr>
            <w:b/>
            <w:bCs/>
          </w:rPr>
          <w:delText xml:space="preserve">non-singular</w:delText>
        </w:r>
      </w:del>
      <w:del w:id="102" w:author="PR Preview" w:date="2026-01-01T00:00:00Z">
        <w:r>
          <w:delText xml:space="preserve">)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if some</w:delText>
        </w:r>
      </w:del>
      <w:del w:id="1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matrix</w:delText>
        </w:r>
      </w:del>
      <w:del w:id="10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satisfies</w:delText>
        </w:r>
      </w:del>
    </w:p>
    <w:p>
      <w:pPr>
        <w:pStyle w:val="FirstParagraph"/>
      </w:pPr>
      <w:ins w:id="111" w:author="PR Preview" w:date="2026-01-01T00:00:00Z">
        <w:r>
          <w:rPr>
            <w:b/>
            <w:bCs/>
          </w:rPr>
          <w:t xml:space="preserve">Definition 6 (Invertible matrix (non-singular matrix))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</w:t>
        </w:r>
      </w:ins>
      <w:ins w:id="1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matrix</w:t>
        </w:r>
      </w:ins>
      <w:ins w:id="11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is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rPr>
            <w:b/>
            <w:bCs/>
          </w:rPr>
          <w:t xml:space="preserve">invertible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[3]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(or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rPr>
            <w:b/>
            <w:bCs/>
          </w:rPr>
          <w:t xml:space="preserve">non-singular</w:t>
        </w:r>
      </w:ins>
      <w:ins w:id="128" w:author="PR Preview" w:date="2026-01-01T00:00:00Z">
        <w:r>
          <w:t xml:space="preserve">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if some</w:t>
        </w:r>
      </w:ins>
      <w:ins w:id="1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matrix</w:t>
        </w:r>
      </w:ins>
      <w:ins w:id="13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del w:id="137" w:author="PR Preview" w:date="2026-01-01T00:00:00Z">
        <w:r>
          <w:rPr>
            <w:b/>
            <w:bCs/>
          </w:rPr>
          <w:delText xml:space="preserve">Definition 7 (Idempotent matrix)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A square matrix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is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idempotent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(Wikipedia contributors 2026f)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if</w:delText>
        </w:r>
      </w:del>
    </w:p>
    <w:p>
      <w:pPr>
        <w:pStyle w:val="FirstParagraph"/>
      </w:pPr>
      <w:ins w:id="149" w:author="PR Preview" w:date="2026-01-01T00:00:00Z">
        <w:r>
          <w:rPr>
            <w:b/>
            <w:bCs/>
          </w:rPr>
          <w:t xml:space="preserve">Definition 7 (Idempotent matrix)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 square matrix</w:t>
        </w:r>
      </w:ins>
      <w:ins w:id="1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is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rPr>
            <w:b/>
            <w:bCs/>
          </w:rPr>
          <w:t xml:space="preserve">idempotent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[4]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del w:id="161" w:author="PR Preview" w:date="2026-01-01T00:00:00Z">
        <w:r>
          <w:rPr>
            <w:b/>
            <w:bCs/>
          </w:rPr>
          <w:delText xml:space="preserve">Definition 10 (Orthogonal matrix)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A</w:delText>
        </w:r>
      </w:del>
      <w:del w:id="1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matrix</w:delText>
        </w:r>
      </w:del>
      <w:del w:id="16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is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rPr>
            <w:b/>
            <w:bCs/>
          </w:rPr>
          <w:delText xml:space="preserve">orthogonal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(Wikipedia contributors 2026h)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if</w:delText>
        </w:r>
      </w:del>
    </w:p>
    <w:p>
      <w:pPr>
        <w:pStyle w:val="BodyText"/>
      </w:pPr>
      <w:ins w:id="176" w:author="PR Preview" w:date="2026-01-01T00:00:00Z">
        <w:r>
          <w:rPr>
            <w:b/>
            <w:bCs/>
          </w:rPr>
          <w:t xml:space="preserve">Definition 10 (Orthogonal matrix)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</w:t>
        </w:r>
      </w:ins>
      <w:ins w:id="1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matrix</w:t>
        </w:r>
      </w:ins>
      <w:ins w:id="18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is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rPr>
            <w:b/>
            <w:bCs/>
          </w:rPr>
          <w:t xml:space="preserve">orthogonal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[5]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91" w:author="PR Preview" w:date="2026-01-01T00:00:00Z">
        <w:r>
          <w:delText xml:space="preserve">rotates each vector in the plane counterclockwise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by the angle</w:delText>
        </w:r>
      </w:del>
      <w:del w:id="194" w:author="PR Preview" w:date="2026-01-01T00:00:00Z">
        <w:r>
          <w:delText xml:space="preserve"> </w:delText>
        </w:r>
      </w:del>
      <m:oMath>
        <m:r>
          <m:t>θ</m:t>
        </m:r>
      </m:oMath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with</w:delText>
        </w:r>
      </w:del>
      <w:del w:id="197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and</w:delText>
        </w:r>
      </w:del>
      <w:del w:id="200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(about</w:delText>
        </w:r>
      </w:del>
      <w:del w:id="203" w:author="PR Preview" w:date="2026-01-01T00:00:00Z">
        <w:r>
          <w:delText xml:space="preserve"> </w:delText>
        </w:r>
      </w:del>
      <m:oMath>
        <m:r>
          <m:t>53</m:t>
        </m:r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degrees)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(Banerjee and Roy 2014, chap. 8, Example 8.1, p. 207)</w:delText>
        </w:r>
      </w:del>
      <w:del w:id="208" w:author="PR Preview" w:date="2026-01-01T00:00:00Z">
        <w:r>
          <w:delText xml:space="preserve">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It is orthogonal:</w:delText>
        </w:r>
      </w:del>
    </w:p>
    <w:p>
      <w:pPr>
        <w:pStyle w:val="FirstParagraph"/>
      </w:pPr>
      <w:ins w:id="211" w:author="PR Preview" w:date="2026-01-01T00:00:00Z">
        <w:r>
          <w:t xml:space="preserve">rotates each vector in the plane counterclockwise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by the angle</w:t>
        </w:r>
      </w:ins>
      <w:ins w:id="214" w:author="PR Preview" w:date="2026-01-01T00:00:00Z">
        <w:r>
          <w:t xml:space="preserve"> </w:t>
        </w:r>
      </w:ins>
      <m:oMath>
        <m:r>
          <m:t>θ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with</w:t>
        </w:r>
      </w:ins>
      <w:ins w:id="21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and</w:t>
        </w:r>
      </w:ins>
      <w:ins w:id="220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(about</w:t>
        </w:r>
      </w:ins>
      <w:ins w:id="223" w:author="PR Preview" w:date="2026-01-01T00:00:00Z">
        <w:r>
          <w:t xml:space="preserve"> </w:t>
        </w:r>
      </w:ins>
      <m:oMath>
        <m:r>
          <m:t>53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degrees)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[6, Ch. 8], Example 8.1, p. 207</w:t>
        </w:r>
      </w:ins>
      <w:ins w:id="228" w:author="PR Preview" w:date="2026-01-01T00:00:00Z">
        <w:r>
          <w:t xml:space="preserve">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It is orthogonal: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del w:id="231" w:author="PR Preview" w:date="2026-01-01T00:00:00Z">
        <w:r>
          <w:rPr>
            <w:i/>
            <w:iCs/>
          </w:rPr>
          <w:delText xml:space="preserve">Remark 6</w:delText>
        </w:r>
      </w:del>
      <w:del w:id="232" w:author="PR Preview" w:date="2026-01-01T00:00:00Z">
        <w:r>
          <w:delText xml:space="preserve"> (The columns of an orthogonal matrix are orthonormal). </w:delText>
        </w:r>
      </w:del>
      <w:del w:id="233" w:author="PR Preview" w:date="2026-01-01T00:00:00Z">
        <w:r>
          <w:delText xml:space="preserve">Entry</w:delText>
        </w:r>
      </w:del>
      <w:del w:id="2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of</w:delText>
        </w:r>
      </w:del>
      <w:del w:id="23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is the dot product of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column</w:delText>
        </w:r>
      </w:del>
      <w:del w:id="242" w:author="PR Preview" w:date="2026-01-01T00:00:00Z">
        <w:r>
          <w:delText xml:space="preserve"> </w:delText>
        </w:r>
      </w:del>
      <m:oMath>
        <m:r>
          <m:t>i</m:t>
        </m:r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and column</w:delText>
        </w:r>
      </w:del>
      <w:del w:id="245" w:author="PR Preview" w:date="2026-01-01T00:00:00Z">
        <w:r>
          <w:delText xml:space="preserve"> </w:delText>
        </w:r>
      </w:del>
      <m:oMath>
        <m:r>
          <m:t>j</m:t>
        </m:r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of</w:delText>
        </w:r>
      </w:del>
      <w:del w:id="24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49" w:author="PR Preview" w:date="2026-01-01T00:00:00Z">
        <w:r>
          <w:delText xml:space="preserve">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so</w:delText>
        </w:r>
      </w:del>
      <w:del w:id="25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says that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 columns of</w:delText>
        </w:r>
      </w:del>
      <w:del w:id="25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are orthonormal (</w:delText>
        </w:r>
      </w:del>
      <w:hyperlink r:id="rId59">
        <w:del w:id="260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261" w:author="PR Preview" w:date="2026-01-01T00:00:00Z">
        <w:r>
          <w:delText xml:space="preserve">).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For a square matrix,</w:delText>
        </w:r>
      </w:del>
      <w:del w:id="26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also implies</w:delText>
        </w:r>
      </w:del>
      <w:del w:id="26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68" w:author="PR Preview" w:date="2026-01-01T00:00:00Z">
        <w:r>
          <w:delText xml:space="preserve">,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so</w:delText>
        </w:r>
      </w:del>
      <w:del w:id="27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(</w:delText>
        </w:r>
      </w:del>
      <w:hyperlink w:anchor="def-matrix-inverse">
        <w:del w:id="27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75" w:author="PR Preview" w:date="2026-01-01T00:00:00Z">
        <w:r>
          <w:delText xml:space="preserve">)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(Banerjee and Roy 2014, chap. 8, Theorem 8.1 and Definition 8.1, p. 209)</w:delText>
        </w:r>
      </w:del>
      <w:del w:id="278" w:author="PR Preview" w:date="2026-01-01T00:00:00Z">
        <w:r>
          <w:delText xml:space="preserve">.</w:delText>
        </w:r>
      </w:del>
    </w:p>
    <w:p>
      <w:pPr>
        <w:pStyle w:val="BodyText"/>
      </w:pPr>
      <w:ins w:id="279" w:author="PR Preview" w:date="2026-01-01T00:00:00Z">
        <w:r>
          <w:rPr>
            <w:i/>
            <w:iCs/>
          </w:rPr>
          <w:t xml:space="preserve">Remark 6</w:t>
        </w:r>
      </w:ins>
      <w:ins w:id="280" w:author="PR Preview" w:date="2026-01-01T00:00:00Z">
        <w:r>
          <w:t xml:space="preserve"> (The columns of an orthogonal matrix are orthonormal). </w:t>
        </w:r>
      </w:ins>
      <w:ins w:id="281" w:author="PR Preview" w:date="2026-01-01T00:00:00Z">
        <w:r>
          <w:t xml:space="preserve">Entry</w:t>
        </w:r>
      </w:ins>
      <w:ins w:id="2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of</w:t>
        </w:r>
      </w:ins>
      <w:ins w:id="28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is the dot product of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column</w:t>
        </w:r>
      </w:ins>
      <w:ins w:id="290" w:author="PR Preview" w:date="2026-01-01T00:00:00Z">
        <w:r>
          <w:t xml:space="preserve"> </w:t>
        </w:r>
      </w:ins>
      <m:oMath>
        <m:r>
          <m:t>i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and column</w:t>
        </w:r>
      </w:ins>
      <w:ins w:id="293" w:author="PR Preview" w:date="2026-01-01T00:00:00Z">
        <w:r>
          <w:t xml:space="preserve"> </w:t>
        </w:r>
      </w:ins>
      <m:oMath>
        <m:r>
          <m:t>j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of</w:t>
        </w:r>
      </w:ins>
      <w:ins w:id="29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97" w:author="PR Preview" w:date="2026-01-01T00:00:00Z">
        <w:r>
          <w:t xml:space="preserve">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so</w:t>
        </w:r>
      </w:ins>
      <w:ins w:id="30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says that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the columns of</w:t>
        </w:r>
      </w:ins>
      <w:ins w:id="30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are orthonormal (</w:t>
        </w:r>
      </w:ins>
      <w:hyperlink r:id="rId59">
        <w:ins w:id="308" w:author="PR Preview" w:date="2026-01-01T00:00:00Z">
          <w:r>
            <w:rPr>
              <w:rStyle w:val="Hyperlink"/>
            </w:rPr>
            <w:t xml:space="preserve">Definition 19 in Vectors</w:t>
          </w:r>
        </w:ins>
      </w:hyperlink>
      <w:ins w:id="309" w:author="PR Preview" w:date="2026-01-01T00:00:00Z">
        <w:r>
          <w:t xml:space="preserve">).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For a square matrix,</w:t>
        </w:r>
      </w:ins>
      <w:ins w:id="31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also implies</w:t>
        </w:r>
      </w:ins>
      <w:ins w:id="31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16" w:author="PR Preview" w:date="2026-01-01T00:00:00Z">
        <w:r>
          <w:t xml:space="preserve">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so</w:t>
        </w:r>
      </w:ins>
      <w:ins w:id="31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(</w:t>
        </w:r>
      </w:ins>
      <w:hyperlink w:anchor="def-matrix-inverse">
        <w:ins w:id="32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23" w:author="PR Preview" w:date="2026-01-01T00:00:00Z">
        <w:r>
          <w:t xml:space="preserve">)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[6, Ch. 8], Theorem 8.1 and Definition 8.1, p. 209</w:t>
        </w:r>
      </w:ins>
      <w:ins w:id="326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del w:id="327" w:author="PR Preview" w:date="2026-01-01T00:00:00Z">
        <w:r>
          <w:rPr>
            <w:b/>
            <w:bCs/>
          </w:rPr>
          <w:delText xml:space="preserve">Definition 11 (Quadratic form)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A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rPr>
            <w:b/>
            <w:bCs/>
          </w:rPr>
          <w:delText xml:space="preserve">quadratic form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(Wikipedia contributors 2026j)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is a mathematical expression of the structure</w:delText>
        </w:r>
      </w:del>
    </w:p>
    <w:p>
      <w:pPr>
        <w:pStyle w:val="FirstParagraph"/>
      </w:pPr>
      <w:ins w:id="336" w:author="PR Preview" w:date="2026-01-01T00:00:00Z">
        <w:r>
          <w:rPr>
            <w:b/>
            <w:bCs/>
          </w:rPr>
          <w:t xml:space="preserve">Definition 11 (Quadratic form)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A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rPr>
            <w:b/>
            <w:bCs/>
          </w:rPr>
          <w:t xml:space="preserve">quadratic form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[7]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is a mathematical expression of the structure</w:t>
        </w:r>
      </w:ins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del w:id="345" w:author="PR Preview" w:date="2026-01-01T00:00:00Z">
        <w:r>
          <w:rPr>
            <w:b/>
            <w:bCs/>
          </w:rPr>
          <w:delText xml:space="preserve">Definition 13 (Trace)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The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rPr>
            <w:b/>
            <w:bCs/>
          </w:rPr>
          <w:delText xml:space="preserve">trace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(Wikipedia contributors 2026m)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of a</w:delText>
        </w:r>
      </w:del>
      <w:del w:id="35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matrix</w:delText>
        </w:r>
      </w:del>
      <w:del w:id="357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is the sum of its diagonal entries:</w:delText>
        </w:r>
      </w:del>
    </w:p>
    <w:p>
      <w:pPr>
        <w:pStyle w:val="FirstParagraph"/>
      </w:pPr>
      <w:ins w:id="360" w:author="PR Preview" w:date="2026-01-01T00:00:00Z">
        <w:r>
          <w:rPr>
            <w:b/>
            <w:bCs/>
          </w:rPr>
          <w:t xml:space="preserve">Definition 13 (Trace)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The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rPr>
            <w:b/>
            <w:bCs/>
          </w:rPr>
          <w:t xml:space="preserve">trace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[8]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of a</w:t>
        </w:r>
      </w:ins>
      <w:ins w:id="36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matrix</w:t>
        </w:r>
      </w:ins>
      <w:ins w:id="372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is the sum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del w:id="375" w:author="PR Preview" w:date="2026-01-01T00:00:00Z">
        <w:r>
          <w:rPr>
            <w:i/>
            <w:iCs/>
          </w:rPr>
          <w:delText xml:space="preserve">Remark 8</w:delText>
        </w:r>
      </w:del>
      <w:del w:id="376" w:author="PR Preview" w:date="2026-01-01T00:00:00Z">
        <w:r>
          <w:delText xml:space="preserve"> (Moving a factor of a triple product). </w:delText>
        </w:r>
      </w:del>
      <w:del w:id="377" w:author="PR Preview" w:date="2026-01-01T00:00:00Z">
        <w:r>
          <w:delText xml:space="preserve">Let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be</w:delText>
        </w:r>
      </w:del>
      <w:del w:id="38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82" w:author="PR Preview" w:date="2026-01-01T00:00:00Z">
        <w:r>
          <w:delText xml:space="preserve">,</w:delText>
        </w:r>
      </w:del>
      <w:del w:id="38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be</w:delText>
        </w:r>
      </w:del>
      <w:del w:id="38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k</m:t>
        </m:r>
      </m:oMath>
      <w:del w:id="387" w:author="PR Preview" w:date="2026-01-01T00:00:00Z">
        <w:r>
          <w:delText xml:space="preserve">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and</w:delText>
        </w:r>
      </w:del>
      <w:del w:id="390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be</w:delText>
        </w:r>
      </w:del>
      <w:del w:id="39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394" w:author="PR Preview" w:date="2026-01-01T00:00:00Z">
        <w:r>
          <w:delText xml:space="preserve">,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so that</w:delText>
        </w:r>
      </w:del>
      <w:del w:id="3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is</w:delText>
        </w:r>
      </w:del>
      <w:del w:id="40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and</w:delText>
        </w:r>
      </w:del>
      <w:del w:id="4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is square.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Applying</w:delText>
        </w:r>
      </w:del>
      <w:del w:id="408" w:author="PR Preview" w:date="2026-01-01T00:00:00Z">
        <w:r>
          <w:delText xml:space="preserve"> </w:delText>
        </w:r>
      </w:del>
      <w:hyperlink w:anchor="thm-trace-cyclic">
        <w:del w:id="40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to the</w:delText>
        </w:r>
      </w:del>
      <w:del w:id="41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matrix</w:delText>
        </w:r>
      </w:del>
      <w:del w:id="4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and the</w:delText>
        </w:r>
      </w:del>
      <w:del w:id="41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matrix</w:delText>
        </w:r>
      </w:del>
      <w:del w:id="421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moves the last factor of the triple product to the front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(Banerjee and Roy 2014, chap. 1, Theorem 1.5 and eq. 1.17, p. 19)</w:delText>
        </w:r>
      </w:del>
      <w:del w:id="426" w:author="PR Preview" w:date="2026-01-01T00:00:00Z">
        <w:r>
          <w:delText xml:space="preserve">:</w:delText>
        </w:r>
      </w:del>
    </w:p>
    <w:p>
      <w:pPr>
        <w:pStyle w:val="BodyText"/>
      </w:pPr>
      <w:ins w:id="427" w:author="PR Preview" w:date="2026-01-01T00:00:00Z">
        <w:r>
          <w:rPr>
            <w:i/>
            <w:iCs/>
          </w:rPr>
          <w:t xml:space="preserve">Remark 8</w:t>
        </w:r>
      </w:ins>
      <w:ins w:id="428" w:author="PR Preview" w:date="2026-01-01T00:00:00Z">
        <w:r>
          <w:t xml:space="preserve"> (Moving a factor of a triple product). </w:t>
        </w:r>
      </w:ins>
      <w:ins w:id="429" w:author="PR Preview" w:date="2026-01-01T00:00:00Z">
        <w:r>
          <w:t xml:space="preserve">Let</w:t>
        </w:r>
      </w:ins>
      <w:ins w:id="4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be</w:t>
        </w:r>
      </w:ins>
      <w:ins w:id="43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be</w:t>
        </w:r>
      </w:ins>
      <w:ins w:id="43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439" w:author="PR Preview" w:date="2026-01-01T00:00:00Z">
        <w:r>
          <w:t xml:space="preserve">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and</w:t>
        </w:r>
      </w:ins>
      <w:ins w:id="442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be</w:t>
        </w:r>
      </w:ins>
      <w:ins w:id="44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446" w:author="PR Preview" w:date="2026-01-01T00:00:00Z">
        <w:r>
          <w:t xml:space="preserve">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so that</w:t>
        </w:r>
      </w:ins>
      <w:ins w:id="4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is</w:t>
        </w:r>
      </w:ins>
      <w:ins w:id="45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and</w:t>
        </w:r>
      </w:ins>
      <w:ins w:id="4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is square.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Applying</w:t>
        </w:r>
      </w:ins>
      <w:ins w:id="460" w:author="PR Preview" w:date="2026-01-01T00:00:00Z">
        <w:r>
          <w:t xml:space="preserve"> </w:t>
        </w:r>
      </w:ins>
      <w:hyperlink w:anchor="thm-trace-cyclic">
        <w:ins w:id="46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to the</w:t>
        </w:r>
      </w:ins>
      <w:ins w:id="46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matrix</w:t>
        </w:r>
      </w:ins>
      <w:ins w:id="4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and the</w:t>
        </w:r>
      </w:ins>
      <w:ins w:id="47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matrix</w:t>
        </w:r>
      </w:ins>
      <w:ins w:id="47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moves the last factor of the triple product to the front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[6, Ch. 1], Theorem 1.5 and eq. 1.17, p. 19</w:t>
        </w:r>
      </w:ins>
      <w:ins w:id="4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del w:id="479" w:author="PR Preview" w:date="2026-01-01T00:00:00Z">
        <w:r>
          <w:delText xml:space="preserve">Banerjee and Roy (2014, chap. 15, eq. 15.7, p. 491)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defines the same inner product on</w:delText>
        </w:r>
      </w:del>
      <w:del w:id="48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matrices with the trace.</w:delText>
        </w:r>
      </w:del>
    </w:p>
    <w:p>
      <w:pPr>
        <w:pStyle w:val="FirstParagraph"/>
      </w:pPr>
      <w:ins w:id="485" w:author="PR Preview" w:date="2026-01-01T00:00:00Z">
        <w:r>
          <w:t xml:space="preserve">Banerjee and Roy [6, Ch. 15], eq. 15.7, p. 491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defines the same inner product on</w:t>
        </w:r>
      </w:ins>
      <w:ins w:id="48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matrices with the trace.</w:t>
        </w:r>
      </w:ins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del w:id="491" w:author="PR Preview" w:date="2026-01-01T00:00:00Z">
        <w:r>
          <w:rPr>
            <w:b/>
            <w:bCs/>
          </w:rPr>
          <w:delText xml:space="preserve">Definition 15 (Frobenius norm)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The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rPr>
            <w:b/>
            <w:bCs/>
          </w:rPr>
          <w:delText xml:space="preserve">Frobenius norm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(Wikipedia contributors 2026e)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of an</w:delText>
        </w:r>
      </w:del>
      <w:del w:id="50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matrix</w:delText>
        </w:r>
      </w:del>
      <w:del w:id="5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is</w:delText>
        </w:r>
      </w:del>
    </w:p>
    <w:p>
      <w:pPr>
        <w:pStyle w:val="FirstParagraph"/>
      </w:pPr>
      <w:ins w:id="506" w:author="PR Preview" w:date="2026-01-01T00:00:00Z">
        <w:r>
          <w:rPr>
            <w:b/>
            <w:bCs/>
          </w:rPr>
          <w:t xml:space="preserve">Definition 15 (Frobenius norm)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rPr>
            <w:b/>
            <w:bCs/>
          </w:rPr>
          <w:t xml:space="preserve">Frobenius norm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[9]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of an</w:t>
        </w:r>
      </w:ins>
      <w:ins w:id="5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matrix</w:t>
        </w:r>
      </w:ins>
      <w:ins w:id="5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del w:id="521" w:author="PR Preview" w:date="2026-01-01T00:00:00Z">
        <w:r>
          <w:rPr>
            <w:i/>
            <w:iCs/>
          </w:rPr>
          <w:delText xml:space="preserve">Remark 10</w:delText>
        </w:r>
      </w:del>
      <w:del w:id="522" w:author="PR Preview" w:date="2026-01-01T00:00:00Z">
        <w:r>
          <w:delText xml:space="preserve"> (The Frobenius norm is the Euclidean norm of the entries). </w:delText>
        </w:r>
      </w:del>
      <w:del w:id="523" w:author="PR Preview" w:date="2026-01-01T00:00:00Z">
        <w:r>
          <w:delText xml:space="preserve">By</w:delText>
        </w:r>
      </w:del>
      <w:del w:id="524" w:author="PR Preview" w:date="2026-01-01T00:00:00Z">
        <w:r>
          <w:delText xml:space="preserve"> </w:delText>
        </w:r>
      </w:del>
      <w:hyperlink w:anchor="thm-matrix-inner-product-entries">
        <w:del w:id="525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526" w:author="PR Preview" w:date="2026-01-01T00:00:00Z">
        <w:r>
          <w:delText xml:space="preserve">,</w:delText>
        </w:r>
      </w:del>
      <w:del w:id="5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del w:id="528" w:author="PR Preview" w:date="2026-01-01T00:00:00Z">
        <w:r>
          <w:delText xml:space="preserve">,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a sum of squares, so the square root is always defined.</w:delText>
        </w:r>
      </w:del>
      <w:del w:id="5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is the Euclidean norm (</w:delText>
        </w:r>
      </w:del>
      <w:hyperlink r:id="rId89">
        <w:del w:id="534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535" w:author="PR Preview" w:date="2026-01-01T00:00:00Z">
        <w:r>
          <w:delText xml:space="preserve">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of the entries of</w:delText>
        </w:r>
      </w:del>
      <w:del w:id="53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39" w:author="PR Preview" w:date="2026-01-01T00:00:00Z">
        <w:r>
          <w:delText xml:space="preserve">, listed as one vector of length</w:delText>
        </w:r>
      </w:del>
      <w:del w:id="540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(Banerjee and Roy 2014, chap. 15, Definition 15.4, p. 492)</w:delText>
        </w:r>
      </w:del>
      <w:del w:id="543" w:author="PR Preview" w:date="2026-01-01T00:00:00Z">
        <w:r>
          <w:delText xml:space="preserve">.</w:delText>
        </w:r>
      </w:del>
    </w:p>
    <w:p>
      <w:pPr>
        <w:pStyle w:val="BodyText"/>
      </w:pPr>
      <w:ins w:id="544" w:author="PR Preview" w:date="2026-01-01T00:00:00Z">
        <w:r>
          <w:rPr>
            <w:i/>
            <w:iCs/>
          </w:rPr>
          <w:t xml:space="preserve">Remark 10</w:t>
        </w:r>
      </w:ins>
      <w:ins w:id="545" w:author="PR Preview" w:date="2026-01-01T00:00:00Z">
        <w:r>
          <w:t xml:space="preserve"> (The Frobenius norm is the Euclidean norm of the entries). </w:t>
        </w:r>
      </w:ins>
      <w:ins w:id="546" w:author="PR Preview" w:date="2026-01-01T00:00:00Z">
        <w:r>
          <w:t xml:space="preserve">By</w:t>
        </w:r>
      </w:ins>
      <w:ins w:id="547" w:author="PR Preview" w:date="2026-01-01T00:00:00Z">
        <w:r>
          <w:t xml:space="preserve"> </w:t>
        </w:r>
      </w:ins>
      <w:hyperlink w:anchor="thm-matrix-inner-product-entries">
        <w:ins w:id="548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549" w:author="PR Preview" w:date="2026-01-01T00:00:00Z">
        <w:r>
          <w:t xml:space="preserve">,</w:t>
        </w:r>
      </w:ins>
      <w:ins w:id="55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ins w:id="551" w:author="PR Preview" w:date="2026-01-01T00:00:00Z">
        <w:r>
          <w:t xml:space="preserve">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a sum of squares, so the square root is always defined.</w:t>
        </w:r>
      </w:ins>
      <w:ins w:id="55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is the Euclidean norm (</w:t>
        </w:r>
      </w:ins>
      <w:hyperlink r:id="rId89">
        <w:ins w:id="557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558" w:author="PR Preview" w:date="2026-01-01T00:00:00Z">
        <w:r>
          <w:t xml:space="preserve">)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of the entries of</w:t>
        </w:r>
      </w:ins>
      <w:ins w:id="5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62" w:author="PR Preview" w:date="2026-01-01T00:00:00Z">
        <w:r>
          <w:t xml:space="preserve">, listed as one vector of length</w:t>
        </w:r>
      </w:ins>
      <w:ins w:id="563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[6, Ch. 15], Definition 15.4, p. 492</w:t>
        </w:r>
      </w:ins>
      <w:ins w:id="566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del w:id="567" w:author="PR Preview" w:date="2026-01-01T00:00:00Z">
        <w:r>
          <w:rPr>
            <w:i/>
            <w:iCs/>
          </w:rPr>
          <w:delText xml:space="preserve">Remark 12</w:delText>
        </w:r>
      </w:del>
      <w:del w:id="568" w:author="PR Preview" w:date="2026-01-01T00:00:00Z">
        <w:r>
          <w:delText xml:space="preserve"> (Real and complex eigenvalues). </w:delText>
        </w:r>
      </w:del>
      <w:del w:id="569" w:author="PR Preview" w:date="2026-01-01T00:00:00Z">
        <w:r>
          <w:delText xml:space="preserve">These notes take</w:delText>
        </w:r>
      </w:del>
      <w:del w:id="570" w:author="PR Preview" w:date="2026-01-01T00:00:00Z">
        <w:r>
          <w:delText xml:space="preserve"> </w:delText>
        </w:r>
      </w:del>
      <m:oMath>
        <m:r>
          <m:t>λ</m:t>
        </m:r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and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$\mathord{\smash[b]{\underset{\raise.3ex\hbox{$\scriptstyle\sim$}}{v}}\vphantom{v}}$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to be real.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Banerjee and Roy (2014, chap. 11, Definition 11.1, pp. 312-313)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also allows</w:delText>
        </w:r>
      </w:del>
      <w:del w:id="581" w:author="PR Preview" w:date="2026-01-01T00:00:00Z">
        <w:r>
          <w:delText xml:space="preserve"> </w:delText>
        </w:r>
      </w:del>
      <w:hyperlink r:id="rId99">
        <w:del w:id="582" w:author="PR Preview" w:date="2026-01-01T00:00:00Z">
          <w:r>
            <w:rPr>
              <w:rStyle w:val="Hyperlink"/>
            </w:rPr>
            <w:delText xml:space="preserve">complex</w:delText>
          </w:r>
        </w:del>
      </w:hyperlink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eigenvalues and eigenvectors,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because some real matrices, such as a rotation by</w:delText>
        </w:r>
      </w:del>
      <w:del w:id="587" w:author="PR Preview" w:date="2026-01-01T00:00:00Z">
        <w:r>
          <w:delText xml:space="preserve"> </w:delText>
        </w:r>
      </w:del>
      <m:oMath>
        <m:r>
          <m:t>90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degrees,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have no real eigenvalues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(Banerjee and Roy 2014, chap. 11, Example 11.2, p. 312)</w:delText>
        </w:r>
      </w:del>
      <w:del w:id="594" w:author="PR Preview" w:date="2026-01-01T00:00:00Z">
        <w:r>
          <w:delText xml:space="preserve">.</w:delText>
        </w:r>
      </w:del>
    </w:p>
    <w:p>
      <w:pPr>
        <w:pStyle w:val="BodyText"/>
      </w:pPr>
      <w:ins w:id="595" w:author="PR Preview" w:date="2026-01-01T00:00:00Z">
        <w:r>
          <w:rPr>
            <w:i/>
            <w:iCs/>
          </w:rPr>
          <w:t xml:space="preserve">Remark 12</w:t>
        </w:r>
      </w:ins>
      <w:ins w:id="596" w:author="PR Preview" w:date="2026-01-01T00:00:00Z">
        <w:r>
          <w:t xml:space="preserve"> (Real and complex eigenvalues). </w:t>
        </w:r>
      </w:ins>
      <w:ins w:id="597" w:author="PR Preview" w:date="2026-01-01T00:00:00Z">
        <w:r>
          <w:t xml:space="preserve">These notes take</w:t>
        </w:r>
      </w:ins>
      <w:ins w:id="598" w:author="PR Preview" w:date="2026-01-01T00:00:00Z">
        <w:r>
          <w:t xml:space="preserve"> </w:t>
        </w:r>
      </w:ins>
      <m:oMath>
        <m:r>
          <m:t>λ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and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$\mathord{\smash[b]{\underset{\raise.3ex\hbox{$\scriptstyle\sim$}}{v}}\vphantom{v}}$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to be real.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Banerjee and Roy [6, Ch. 11], Definition 11.1, pp. 312-313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also allows</w:t>
        </w:r>
      </w:ins>
      <w:ins w:id="609" w:author="PR Preview" w:date="2026-01-01T00:00:00Z">
        <w:r>
          <w:t xml:space="preserve"> </w:t>
        </w:r>
      </w:ins>
      <w:hyperlink r:id="rId99">
        <w:ins w:id="610" w:author="PR Preview" w:date="2026-01-01T00:00:00Z">
          <w:r>
            <w:rPr>
              <w:rStyle w:val="Hyperlink"/>
            </w:rPr>
            <w:t xml:space="preserve">complex</w:t>
          </w:r>
        </w:ins>
      </w:hyperlink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eigenvalues and eigenvectors,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because some real matrices, such as a rotation by</w:t>
        </w:r>
      </w:ins>
      <w:ins w:id="615" w:author="PR Preview" w:date="2026-01-01T00:00:00Z">
        <w:r>
          <w:t xml:space="preserve"> </w:t>
        </w:r>
      </w:ins>
      <m:oMath>
        <m:r>
          <m:t>90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degrees,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have no real eigenvalues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[6, Ch. 11], Example 11.2, p. 312</w:t>
        </w:r>
      </w:ins>
      <w:ins w:id="622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del w:id="623" w:author="PR Preview" w:date="2026-01-01T00:00:00Z">
        <w:r>
          <w:rPr>
            <w:i/>
            <w:iCs/>
          </w:rPr>
          <w:delText xml:space="preserve">Remark 13</w:delText>
        </w:r>
      </w:del>
      <w:del w:id="624" w:author="PR Preview" w:date="2026-01-01T00:00:00Z">
        <w:r>
          <w:delText xml:space="preserve"> (An equivalent form of the spectral theorem). </w:delText>
        </w:r>
      </w:del>
      <w:del w:id="625" w:author="PR Preview" w:date="2026-01-01T00:00:00Z">
        <w:r>
          <w:delText xml:space="preserve">The proof, by</w:delText>
        </w:r>
      </w:del>
      <w:del w:id="626" w:author="PR Preview" w:date="2026-01-01T00:00:00Z">
        <w:r>
          <w:delText xml:space="preserve"> </w:delText>
        </w:r>
      </w:del>
      <w:hyperlink r:id="rId107">
        <w:del w:id="627" w:author="PR Preview" w:date="2026-01-01T00:00:00Z">
          <w:r>
            <w:rPr>
              <w:rStyle w:val="Hyperlink"/>
            </w:rPr>
            <w:delText xml:space="preserve">induction</w:delText>
          </w:r>
        </w:del>
      </w:hyperlink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on</w:delText>
        </w:r>
      </w:del>
      <w:del w:id="630" w:author="PR Preview" w:date="2026-01-01T00:00:00Z">
        <w:r>
          <w:delText xml:space="preserve"> </w:delText>
        </w:r>
      </w:del>
      <m:oMath>
        <m:r>
          <m:t>p</m:t>
        </m:r>
      </m:oMath>
      <w:del w:id="631" w:author="PR Preview" w:date="2026-01-01T00:00:00Z">
        <w:r>
          <w:delText xml:space="preserve">, is outside the scope of these notes;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see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Banerjee and Roy (2014, chap. 11, Theorem 11.27, p. 349)</w:delText>
        </w:r>
      </w:del>
      <w:del w:id="636" w:author="PR Preview" w:date="2026-01-01T00:00:00Z">
        <w:r>
          <w:delText xml:space="preserve">,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which states the result in the equivalent form</w:delText>
        </w:r>
      </w:del>
      <w:del w:id="63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del w:id="640" w:author="PR Preview" w:date="2026-01-01T00:00:00Z">
        <w:r>
          <w:delText xml:space="preserve">.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The two forms are equivalent because</w:delText>
        </w:r>
      </w:del>
    </w:p>
    <w:p>
      <w:pPr>
        <w:pStyle w:val="BodyText"/>
      </w:pPr>
      <w:ins w:id="643" w:author="PR Preview" w:date="2026-01-01T00:00:00Z">
        <w:r>
          <w:rPr>
            <w:i/>
            <w:iCs/>
          </w:rPr>
          <w:t xml:space="preserve">Remark 13</w:t>
        </w:r>
      </w:ins>
      <w:ins w:id="644" w:author="PR Preview" w:date="2026-01-01T00:00:00Z">
        <w:r>
          <w:t xml:space="preserve"> (An equivalent form of the spectral theorem). </w:t>
        </w:r>
      </w:ins>
      <w:ins w:id="645" w:author="PR Preview" w:date="2026-01-01T00:00:00Z">
        <w:r>
          <w:t xml:space="preserve">The proof, by</w:t>
        </w:r>
      </w:ins>
      <w:ins w:id="646" w:author="PR Preview" w:date="2026-01-01T00:00:00Z">
        <w:r>
          <w:t xml:space="preserve"> </w:t>
        </w:r>
      </w:ins>
      <w:hyperlink r:id="rId107">
        <w:ins w:id="647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on</w:t>
        </w:r>
      </w:ins>
      <w:ins w:id="650" w:author="PR Preview" w:date="2026-01-01T00:00:00Z">
        <w:r>
          <w:t xml:space="preserve"> </w:t>
        </w:r>
      </w:ins>
      <m:oMath>
        <m:r>
          <m:t>p</m:t>
        </m:r>
      </m:oMath>
      <w:ins w:id="651" w:author="PR Preview" w:date="2026-01-01T00:00:00Z">
        <w:r>
          <w:t xml:space="preserve">, is outside the scope of these notes;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see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Banerjee and Roy [6, Ch. 11], Theorem 11.27, p. 349</w:t>
        </w:r>
      </w:ins>
      <w:ins w:id="656" w:author="PR Preview" w:date="2026-01-01T00:00:00Z">
        <w:r>
          <w:t xml:space="preserve">,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which states the result in the equivalent form</w:t>
        </w:r>
      </w:ins>
      <w:ins w:id="65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ins w:id="660" w:author="PR Preview" w:date="2026-01-01T00:00:00Z">
        <w:r>
          <w:t xml:space="preserve">.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The two forms are equivalent 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del w:id="663" w:author="PR Preview" w:date="2026-01-01T00:00:00Z">
        <w:r>
          <w:rPr>
            <w:b/>
            <w:bCs/>
          </w:rPr>
          <w:delText xml:space="preserve">Definition 18 (Eigendecomposition (spectral decomposition))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Let</w:delText>
        </w:r>
      </w:del>
      <w:del w:id="66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be a</w:delText>
        </w:r>
      </w:del>
      <w:del w:id="66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symmetric matrix with real entries.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An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rPr>
            <w:b/>
            <w:bCs/>
          </w:rPr>
          <w:delText xml:space="preserve">eigendecomposition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(Wikipedia contributors 2026d)</w:delText>
        </w:r>
      </w:del>
      <w:del w:id="678" w:author="PR Preview" w:date="2026-01-01T00:00:00Z">
        <w:r>
          <w:delText xml:space="preserve">, or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rPr>
            <w:b/>
            <w:bCs/>
          </w:rPr>
          <w:delText xml:space="preserve">spectral decomposition</w:delText>
        </w:r>
      </w:del>
      <w:del w:id="681" w:author="PR Preview" w:date="2026-01-01T00:00:00Z">
        <w:r>
          <w:delText xml:space="preserve">, of</w:delText>
        </w:r>
      </w:del>
      <w:del w:id="6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is a factorization</w:delText>
        </w:r>
      </w:del>
    </w:p>
    <w:p>
      <w:pPr>
        <w:pStyle w:val="BodyText"/>
      </w:pPr>
      <w:ins w:id="685" w:author="PR Preview" w:date="2026-01-01T00:00:00Z">
        <w:r>
          <w:rPr>
            <w:b/>
            <w:bCs/>
          </w:rPr>
          <w:t xml:space="preserve">Definition 18 (Eigendecomposition (spectral decomposition))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Let</w:t>
        </w:r>
      </w:ins>
      <w:ins w:id="6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be a</w:t>
        </w:r>
      </w:ins>
      <w:ins w:id="6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symmetric matrix with real entries.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An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rPr>
            <w:b/>
            <w:bCs/>
          </w:rPr>
          <w:t xml:space="preserve">eigendecomposition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[10]</w:t>
        </w:r>
      </w:ins>
      <w:ins w:id="700" w:author="PR Preview" w:date="2026-01-01T00:00:00Z">
        <w:r>
          <w:t xml:space="preserve">, or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rPr>
            <w:b/>
            <w:bCs/>
          </w:rPr>
          <w:t xml:space="preserve">spectral decomposition</w:t>
        </w:r>
      </w:ins>
      <w:ins w:id="703" w:author="PR Preview" w:date="2026-01-01T00:00:00Z">
        <w:r>
          <w:t xml:space="preserve">, of</w:t>
        </w:r>
      </w:ins>
      <w:ins w:id="7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is a factorization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del w:id="707" w:author="PR Preview" w:date="2026-01-01T00:00:00Z">
        <w:r>
          <w:rPr>
            <w:i/>
            <w:iCs/>
          </w:rPr>
          <w:delText xml:space="preserve">Remark 15</w:delText>
        </w:r>
      </w:del>
      <w:del w:id="708" w:author="PR Preview" w:date="2026-01-01T00:00:00Z">
        <w:r>
          <w:delText xml:space="preserve"> (The SVD applies to every real matrix). </w:delText>
        </w:r>
      </w:del>
      <w:del w:id="709" w:author="PR Preview" w:date="2026-01-01T00:00:00Z">
        <w:r>
          <w:delText xml:space="preserve">The proof is outside the scope of these notes;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see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Banerjee and Roy (2014, chap. 12, Theorem 12.1, p. 373)</w:delText>
        </w:r>
      </w:del>
      <w:del w:id="714" w:author="PR Preview" w:date="2026-01-01T00:00:00Z">
        <w:r>
          <w:delText xml:space="preserve">.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Unlike the spectral theorem (</w:delText>
        </w:r>
      </w:del>
      <w:hyperlink w:anchor="thm-spectral">
        <w:del w:id="717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718" w:author="PR Preview" w:date="2026-01-01T00:00:00Z">
        <w:r>
          <w:delText xml:space="preserve">),</w:delText>
        </w:r>
      </w:del>
      <w:del w:id="719" w:author="PR Preview" w:date="2026-01-01T00:00:00Z">
        <w:r>
          <w:delText xml:space="preserve"> </w:delText>
        </w:r>
      </w:del>
      <w:hyperlink w:anchor="thm-svd">
        <w:del w:id="720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applies to every real matrix,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including one that is not square or not symmetric.</w:delText>
        </w:r>
      </w:del>
    </w:p>
    <w:p>
      <w:pPr>
        <w:pStyle w:val="BodyText"/>
      </w:pPr>
      <w:ins w:id="725" w:author="PR Preview" w:date="2026-01-01T00:00:00Z">
        <w:r>
          <w:rPr>
            <w:i/>
            <w:iCs/>
          </w:rPr>
          <w:t xml:space="preserve">Remark 15</w:t>
        </w:r>
      </w:ins>
      <w:ins w:id="726" w:author="PR Preview" w:date="2026-01-01T00:00:00Z">
        <w:r>
          <w:t xml:space="preserve"> (The SVD applies to every real matrix). </w:t>
        </w:r>
      </w:ins>
      <w:ins w:id="727" w:author="PR Preview" w:date="2026-01-01T00:00:00Z">
        <w:r>
          <w:t xml:space="preserve">The proof is outside the scope of these notes;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see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Banerjee and Roy [6, Ch. 12], Theorem 12.1, p. 373</w:t>
        </w:r>
      </w:ins>
      <w:ins w:id="732" w:author="PR Preview" w:date="2026-01-01T00:00:00Z">
        <w:r>
          <w:t xml:space="preserve">.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Unlike the spectral theorem (</w:t>
        </w:r>
      </w:ins>
      <w:hyperlink w:anchor="thm-spectral">
        <w:ins w:id="73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736" w:author="PR Preview" w:date="2026-01-01T00:00:00Z">
        <w:r>
          <w:t xml:space="preserve">),</w:t>
        </w:r>
      </w:ins>
      <w:ins w:id="737" w:author="PR Preview" w:date="2026-01-01T00:00:00Z">
        <w:r>
          <w:t xml:space="preserve"> </w:t>
        </w:r>
      </w:ins>
      <w:hyperlink w:anchor="thm-svd">
        <w:ins w:id="738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applies to every real matrix,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including one that is not square or not symmetric.</w:t>
        </w:r>
      </w:ins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del w:id="743" w:author="PR Preview" w:date="2026-01-01T00:00:00Z">
        <w:r>
          <w:rPr>
            <w:b/>
            <w:bCs/>
          </w:rPr>
          <w:delText xml:space="preserve">Definition 19 (Singular value decomposition)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Let</w:delText>
        </w:r>
      </w:del>
      <w:del w:id="7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be an</w:delText>
        </w:r>
      </w:del>
      <w:del w:id="74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matrix with real entries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and</w:delText>
        </w:r>
      </w:del>
      <w:del w:id="75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755" w:author="PR Preview" w:date="2026-01-01T00:00:00Z">
        <w:r>
          <w:delText xml:space="preserve">.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A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rPr>
            <w:b/>
            <w:bCs/>
          </w:rPr>
          <w:delText xml:space="preserve">singular value decomposition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(Wikipedia contributors 2026k)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(SVD) of</w:delText>
        </w:r>
      </w:del>
      <w:del w:id="7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is a factorization</w:delText>
        </w:r>
      </w:del>
      <w:del w:id="7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with</w:delText>
        </w:r>
      </w:del>
      <w:del w:id="77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771" w:author="PR Preview" w:date="2026-01-01T00:00:00Z">
        <w:r>
          <w:delText xml:space="preserve">,</w:delText>
        </w:r>
      </w:del>
      <w:del w:id="772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and</w:delText>
        </w:r>
      </w:del>
      <w:del w:id="775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as in</w:delText>
        </w:r>
      </w:del>
      <w:del w:id="778" w:author="PR Preview" w:date="2026-01-01T00:00:00Z">
        <w:r>
          <w:delText xml:space="preserve"> </w:delText>
        </w:r>
      </w:del>
      <w:hyperlink w:anchor="thm-svd">
        <w:del w:id="779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780" w:author="PR Preview" w:date="2026-01-01T00:00:00Z">
        <w:r>
          <w:delText xml:space="preserve">.</w:delText>
        </w:r>
      </w:del>
    </w:p>
    <w:p>
      <w:pPr>
        <w:pStyle w:val="BodyText"/>
      </w:pPr>
      <w:ins w:id="781" w:author="PR Preview" w:date="2026-01-01T00:00:00Z">
        <w:r>
          <w:rPr>
            <w:b/>
            <w:bCs/>
          </w:rPr>
          <w:t xml:space="preserve">Definition 19 (Singular value decomposition)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Let</w:t>
        </w:r>
      </w:ins>
      <w:ins w:id="7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be an</w:t>
        </w:r>
      </w:ins>
      <w:ins w:id="7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matrix with real entries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and</w:t>
        </w:r>
      </w:ins>
      <w:ins w:id="79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793" w:author="PR Preview" w:date="2026-01-01T00:00:00Z">
        <w:r>
          <w:t xml:space="preserve">.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A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rPr>
            <w:b/>
            <w:bCs/>
          </w:rPr>
          <w:t xml:space="preserve">singular value decomposition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[11]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(SVD) of</w:t>
        </w:r>
      </w:ins>
      <w:ins w:id="8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is a factorization</w:t>
        </w:r>
      </w:ins>
      <w:ins w:id="8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with</w:t>
        </w:r>
      </w:ins>
      <w:ins w:id="808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809" w:author="PR Preview" w:date="2026-01-01T00:00:00Z">
        <w:r>
          <w:t xml:space="preserve">,</w:t>
        </w:r>
      </w:ins>
      <w:ins w:id="810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and</w:t>
        </w:r>
      </w:ins>
      <w:ins w:id="813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as in</w:t>
        </w:r>
      </w:ins>
      <w:ins w:id="816" w:author="PR Preview" w:date="2026-01-01T00:00:00Z">
        <w:r>
          <w:t xml:space="preserve"> </w:t>
        </w:r>
      </w:ins>
      <w:hyperlink w:anchor="thm-svd">
        <w:ins w:id="817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818" w:author="PR Preview" w:date="2026-01-01T00:00:00Z">
        <w:r>
          <w:t xml:space="preserve">.</w:t>
        </w:r>
      </w:ins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del w:id="819" w:author="PR Preview" w:date="2026-01-01T00:00:00Z">
        <w:r>
          <w:rPr>
            <w:i/>
            <w:iCs/>
          </w:rPr>
          <w:delText xml:space="preserve">Remark 16</w:delText>
        </w:r>
      </w:del>
      <w:del w:id="820" w:author="PR Preview" w:date="2026-01-01T00:00:00Z">
        <w:r>
          <w:delText xml:space="preserve"> (An SVD is not unique). </w:delText>
        </w:r>
      </w:del>
      <w:del w:id="821" w:author="PR Preview" w:date="2026-01-01T00:00:00Z">
        <w:r>
          <w:delText xml:space="preserve">An SVD is not unique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(Banerjee and Roy 2014, chap. 12, Examples 12.2 and 12.3, p. 378)</w:delText>
        </w:r>
      </w:del>
      <w:del w:id="824" w:author="PR Preview" w:date="2026-01-01T00:00:00Z">
        <w:r>
          <w:delText xml:space="preserve">.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For any</w:delText>
        </w:r>
      </w:del>
      <w:del w:id="82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r</m:t>
        </m:r>
      </m:oMath>
      <w:del w:id="828" w:author="PR Preview" w:date="2026-01-01T00:00:00Z">
        <w:r>
          <w:delText xml:space="preserve">,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multiplying column</w:delText>
        </w:r>
      </w:del>
      <w:del w:id="831" w:author="PR Preview" w:date="2026-01-01T00:00:00Z">
        <w:r>
          <w:delText xml:space="preserve"> </w:delText>
        </w:r>
      </w:del>
      <m:oMath>
        <m:r>
          <m:t>i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of both</w:delText>
        </w:r>
      </w:del>
      <w:del w:id="834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and</w:delText>
        </w:r>
      </w:del>
      <w:del w:id="837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by</w:delText>
        </w:r>
      </w:del>
      <w:del w:id="84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gives another one.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The singular values do not depend on which SVD is chosen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(Banerjee and Roy 2014, chap. 12, pp. 371 and 378)</w:delText>
        </w:r>
      </w:del>
      <w:del w:id="847" w:author="PR Preview" w:date="2026-01-01T00:00:00Z">
        <w:r>
          <w:delText xml:space="preserve">.</w:delText>
        </w:r>
      </w:del>
    </w:p>
    <w:p>
      <w:pPr>
        <w:pStyle w:val="BodyText"/>
      </w:pPr>
      <w:ins w:id="848" w:author="PR Preview" w:date="2026-01-01T00:00:00Z">
        <w:r>
          <w:rPr>
            <w:i/>
            <w:iCs/>
          </w:rPr>
          <w:t xml:space="preserve">Remark 16</w:t>
        </w:r>
      </w:ins>
      <w:ins w:id="849" w:author="PR Preview" w:date="2026-01-01T00:00:00Z">
        <w:r>
          <w:t xml:space="preserve"> (An SVD is not unique). </w:t>
        </w:r>
      </w:ins>
      <w:ins w:id="850" w:author="PR Preview" w:date="2026-01-01T00:00:00Z">
        <w:r>
          <w:t xml:space="preserve">An SVD is not unique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[6, Ch. 12], Examples 12.2 and 12.3, p. 378</w:t>
        </w:r>
      </w:ins>
      <w:ins w:id="853" w:author="PR Preview" w:date="2026-01-01T00:00:00Z">
        <w:r>
          <w:t xml:space="preserve">.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For any</w:t>
        </w:r>
      </w:ins>
      <w:ins w:id="85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  <w:ins w:id="857" w:author="PR Preview" w:date="2026-01-01T00:00:00Z">
        <w:r>
          <w:t xml:space="preserve">,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multiplying column</w:t>
        </w:r>
      </w:ins>
      <w:ins w:id="860" w:author="PR Preview" w:date="2026-01-01T00:00:00Z">
        <w:r>
          <w:t xml:space="preserve"> </w:t>
        </w:r>
      </w:ins>
      <m:oMath>
        <m:r>
          <m:t>i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of both</w:t>
        </w:r>
      </w:ins>
      <w:ins w:id="863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and</w:t>
        </w:r>
      </w:ins>
      <w:ins w:id="86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by</w:t>
        </w:r>
      </w:ins>
      <w:ins w:id="86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gives another one.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The singular values do not depend on which SVD is chosen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[6, Ch. 12], pp. 371 and 378</w:t>
        </w:r>
      </w:ins>
      <w:ins w:id="876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del w:id="877" w:author="PR Preview" w:date="2026-01-01T00:00:00Z">
        <w:r>
          <w:rPr>
            <w:i/>
            <w:iCs/>
          </w:rPr>
          <w:delText xml:space="preserve">Remark 18</w:delText>
        </w:r>
      </w:del>
      <w:del w:id="878" w:author="PR Preview" w:date="2026-01-01T00:00:00Z">
        <w:r>
          <w:delText xml:space="preserve"> (Building an SVD from an eigendecomposition). </w:delText>
        </w:r>
      </w:del>
      <w:hyperlink w:anchor="thm-svd-evd">
        <w:del w:id="879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matches</w:delText>
        </w:r>
      </w:del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Banerjee and Roy (2014, chap. 12, pp. 372-373)</w:delText>
        </w:r>
      </w:del>
      <w:del w:id="884" w:author="PR Preview" w:date="2026-01-01T00:00:00Z">
        <w:r>
          <w:delText xml:space="preserve">,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which works in the other direction: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it constructs an SVD from a spectral decomposition of</w:delText>
        </w:r>
      </w:del>
      <w:del w:id="88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and sets</w:delText>
        </w:r>
      </w:del>
      <w:del w:id="892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893" w:author="PR Preview" w:date="2026-01-01T00:00:00Z">
        <w:r>
          <w:delText xml:space="preserve">.</w:delText>
        </w:r>
      </w:del>
    </w:p>
    <w:p>
      <w:pPr>
        <w:pStyle w:val="FirstParagraph"/>
      </w:pPr>
      <w:ins w:id="894" w:author="PR Preview" w:date="2026-01-01T00:00:00Z">
        <w:r>
          <w:rPr>
            <w:i/>
            <w:iCs/>
          </w:rPr>
          <w:t xml:space="preserve">Remark 18</w:t>
        </w:r>
      </w:ins>
      <w:ins w:id="895" w:author="PR Preview" w:date="2026-01-01T00:00:00Z">
        <w:r>
          <w:t xml:space="preserve"> (Building an SVD from an eigendecomposition). </w:t>
        </w:r>
      </w:ins>
      <w:hyperlink w:anchor="thm-svd-evd">
        <w:ins w:id="896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matches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Banerjee and Roy [6, Ch. 12], pp. 372-373</w:t>
        </w:r>
      </w:ins>
      <w:ins w:id="901" w:author="PR Preview" w:date="2026-01-01T00:00:00Z">
        <w:r>
          <w:t xml:space="preserve">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which works in the other direction: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it constructs an SVD from a spectral decomposition of</w:t>
        </w:r>
      </w:ins>
      <w:ins w:id="90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and sets</w:t>
        </w:r>
      </w:ins>
      <w:ins w:id="909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910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del w:id="911" w:author="PR Preview" w:date="2026-01-01T00:00:00Z">
        <w:r>
          <w:rPr>
            <w:b/>
            <w:bCs/>
          </w:rPr>
          <w:delText xml:space="preserve">Definition 21 (Positive semidefinite matrix)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A</w:delText>
        </w:r>
      </w:del>
      <w:del w:id="91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matrix</w:delText>
        </w:r>
      </w:del>
      <w:del w:id="91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is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rPr>
            <w:b/>
            <w:bCs/>
          </w:rPr>
          <w:delText xml:space="preserve">positive semidefinite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(Wikipedia contributors 2026a)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if it satisfies both conditions:</w:delText>
        </w:r>
      </w:del>
    </w:p>
    <w:p>
      <w:pPr>
        <w:pStyle w:val="FirstParagraph"/>
      </w:pPr>
      <w:ins w:id="926" w:author="PR Preview" w:date="2026-01-01T00:00:00Z">
        <w:r>
          <w:rPr>
            <w:b/>
            <w:bCs/>
          </w:rPr>
          <w:t xml:space="preserve">Definition 21 (Positive semidefinite matrix)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A</w:t>
        </w:r>
      </w:ins>
      <w:ins w:id="92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matrix</w:t>
        </w:r>
      </w:ins>
      <w:ins w:id="9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is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rPr>
            <w:b/>
            <w:bCs/>
          </w:rPr>
          <w:t xml:space="preserve">positive semidefinite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[12]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if it satisfies both conditions: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del w:id="941" w:author="PR Preview" w:date="2026-01-01T00:00:00Z">
        <w:r>
          <w:rPr>
            <w:b/>
            <w:bCs/>
          </w:rPr>
          <w:delText xml:space="preserve">Definition 22 (Positive definite matrix)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A</w:delText>
        </w:r>
      </w:del>
      <w:del w:id="94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matrix</w:delText>
        </w:r>
      </w:del>
      <w:del w:id="9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is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rPr>
            <w:b/>
            <w:bCs/>
          </w:rPr>
          <w:delText xml:space="preserve">positive definite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(Wikipedia contributors 2026a)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if it satisfies both conditions:</w:delText>
        </w:r>
      </w:del>
    </w:p>
    <w:p>
      <w:pPr>
        <w:pStyle w:val="BodyText"/>
      </w:pPr>
      <w:ins w:id="956" w:author="PR Preview" w:date="2026-01-01T00:00:00Z">
        <w:r>
          <w:rPr>
            <w:b/>
            <w:bCs/>
          </w:rPr>
          <w:t xml:space="preserve">Definition 22 (Positive definite matrix)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A</w:t>
        </w:r>
      </w:ins>
      <w:ins w:id="9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matrix</w:t>
        </w:r>
      </w:ins>
      <w:ins w:id="9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is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rPr>
            <w:b/>
            <w:bCs/>
          </w:rPr>
          <w:t xml:space="preserve">positive definite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[12]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if it satisfies both conditions: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del w:id="971" w:author="PR Preview" w:date="2026-01-01T00:00:00Z">
        <w:r>
          <w:delText xml:space="preserve">See also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(Wikipedia contributors 2026a)</w:delText>
        </w:r>
      </w:del>
      <w:del w:id="974" w:author="PR Preview" w:date="2026-01-01T00:00:00Z">
        <w:r>
          <w:delText xml:space="preserve">.</w:delText>
        </w:r>
      </w:del>
    </w:p>
    <w:p>
      <w:pPr>
        <w:pStyle w:val="BodyText"/>
      </w:pPr>
      <w:ins w:id="975" w:author="PR Preview" w:date="2026-01-01T00:00:00Z">
        <w:r>
          <w:t xml:space="preserve">See also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[12]</w:t>
        </w:r>
      </w:ins>
      <w:ins w:id="978" w:author="PR Preview" w:date="2026-01-01T00:00:00Z">
        <w:r>
          <w:t xml:space="preserve">.</w:t>
        </w:r>
      </w:ins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del w:id="979" w:author="PR Preview" w:date="2026-01-01T00:00:00Z">
        <w:r>
          <w:rPr>
            <w:b/>
            <w:bCs/>
          </w:rPr>
          <w:delText xml:space="preserve">Definition 23 (Paraboloid)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A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rPr>
            <w:b/>
            <w:bCs/>
          </w:rPr>
          <w:delText xml:space="preserve">paraboloid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(Wikipedia contributors 2026i)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in</w:delText>
        </w:r>
      </w:del>
      <w:del w:id="98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is the graph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of a function</w:delText>
        </w:r>
      </w:del>
    </w:p>
    <w:p>
      <w:pPr>
        <w:pStyle w:val="FirstParagraph"/>
      </w:pPr>
      <w:ins w:id="995" w:author="PR Preview" w:date="2026-01-01T00:00:00Z">
        <w:r>
          <w:rPr>
            <w:b/>
            <w:bCs/>
          </w:rPr>
          <w:t xml:space="preserve">Definition 23 (Paraboloid)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rPr>
            <w:b/>
            <w:bCs/>
          </w:rPr>
          <w:t xml:space="preserve">paraboloid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[13]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in</w:t>
        </w:r>
      </w:ins>
      <w:ins w:id="100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is the graph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of a function</w:t>
        </w:r>
      </w:ins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70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del w:id="1011" w:author="PR Preview" w:date="2026-01-01T00:00:00Z">
        <w:r>
          <w:rPr>
            <w:b/>
            <w:bCs/>
          </w:rPr>
          <w:delText xml:space="preserve">Definition 26 (Determinant)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The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rPr>
            <w:b/>
            <w:bCs/>
          </w:rPr>
          <w:delText xml:space="preserve">determinant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(Wikipedia contributors 2026b)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of a</w:delText>
        </w:r>
      </w:del>
      <w:del w:id="102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matrix</w:delText>
        </w:r>
      </w:del>
      <w:del w:id="10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with entries</w:delText>
        </w:r>
      </w:del>
      <w:del w:id="102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del w:id="1027" w:author="PR Preview" w:date="2026-01-01T00:00:00Z">
        <w:r>
          <w:delText xml:space="preserve">,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written</w:delText>
        </w:r>
      </w:del>
      <w:del w:id="1030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or</w:delText>
        </w:r>
      </w:del>
      <w:del w:id="103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del w:id="1034" w:author="PR Preview" w:date="2026-01-01T00:00:00Z">
        <w:r>
          <w:delText xml:space="preserve">,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is the number defined recursively in</w:delText>
        </w:r>
      </w:del>
      <w:del w:id="1037" w:author="PR Preview" w:date="2026-01-01T00:00:00Z">
        <w:r>
          <w:delText xml:space="preserve"> </w:delText>
        </w:r>
      </w:del>
      <m:oMath>
        <m:r>
          <m:t>p</m:t>
        </m:r>
      </m:oMath>
      <w:del w:id="1038" w:author="PR Preview" w:date="2026-01-01T00:00:00Z">
        <w:r>
          <w:delText xml:space="preserve">:</w:delText>
        </w:r>
      </w:del>
    </w:p>
    <w:p>
      <w:pPr>
        <w:pStyle w:val="FirstParagraph"/>
      </w:pPr>
      <w:ins w:id="1039" w:author="PR Preview" w:date="2026-01-01T00:00:00Z">
        <w:r>
          <w:rPr>
            <w:b/>
            <w:bCs/>
          </w:rPr>
          <w:t xml:space="preserve">Definition 26 (Determinant)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The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rPr>
            <w:b/>
            <w:bCs/>
          </w:rPr>
          <w:t xml:space="preserve">determinant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[14]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of a</w:t>
        </w:r>
      </w:ins>
      <w:ins w:id="104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matrix</w:t>
        </w:r>
      </w:ins>
      <w:ins w:id="10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with entries</w:t>
        </w:r>
      </w:ins>
      <w:ins w:id="105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1055" w:author="PR Preview" w:date="2026-01-01T00:00:00Z">
        <w:r>
          <w:t xml:space="preserve">,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written</w:t>
        </w:r>
      </w:ins>
      <w:ins w:id="1058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or</w:t>
        </w:r>
      </w:ins>
      <w:ins w:id="106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ins w:id="1062" w:author="PR Preview" w:date="2026-01-01T00:00:00Z">
        <w:r>
          <w:t xml:space="preserve">,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is the number defined recursively in</w:t>
        </w:r>
      </w:ins>
      <w:ins w:id="1065" w:author="PR Preview" w:date="2026-01-01T00:00:00Z">
        <w:r>
          <w:t xml:space="preserve"> </w:t>
        </w:r>
      </w:ins>
      <m:oMath>
        <m:r>
          <m:t>p</m:t>
        </m:r>
      </m:oMath>
      <w:ins w:id="106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del w:id="1067" w:author="PR Preview" w:date="2026-01-01T00:00:00Z">
        <w:r>
          <w:rPr>
            <w:i/>
            <w:iCs/>
          </w:rPr>
          <w:delText xml:space="preserve">Remark 21</w:delText>
        </w:r>
      </w:del>
      <w:del w:id="1068" w:author="PR Preview" w:date="2026-01-01T00:00:00Z">
        <w:r>
          <w:delText xml:space="preserve"> (Cofactor expansion). </w:delText>
        </w:r>
      </w:del>
      <w:del w:id="1069" w:author="PR Preview" w:date="2026-01-01T00:00:00Z">
        <w:r>
          <w:delText xml:space="preserve">The recursive formula in</w:delText>
        </w:r>
      </w:del>
      <w:del w:id="1070" w:author="PR Preview" w:date="2026-01-01T00:00:00Z">
        <w:r>
          <w:delText xml:space="preserve"> </w:delText>
        </w:r>
      </w:del>
      <w:hyperlink w:anchor="def-determinant">
        <w:del w:id="1071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is the</w:delText>
        </w:r>
      </w:del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rPr>
            <w:i/>
            <w:iCs/>
          </w:rPr>
          <w:delText xml:space="preserve">cofactor expansion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along the first row.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Other sources define the determinant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as a sum over all orderings of the columns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and derive this expansion from it;</w:delText>
        </w:r>
      </w:del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the two definitions agree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(Banerjee and Roy 2014)</w:delText>
        </w:r>
      </w:del>
      <w:del w:id="1088" w:author="PR Preview" w:date="2026-01-01T00:00:00Z">
        <w:r>
          <w:delText xml:space="preserve">.</w:delText>
        </w:r>
      </w:del>
    </w:p>
    <w:p>
      <w:pPr>
        <w:pStyle w:val="FirstParagraph"/>
      </w:pPr>
      <w:ins w:id="1089" w:author="PR Preview" w:date="2026-01-01T00:00:00Z">
        <w:r>
          <w:rPr>
            <w:i/>
            <w:iCs/>
          </w:rPr>
          <w:t xml:space="preserve">Remark 21</w:t>
        </w:r>
      </w:ins>
      <w:ins w:id="1090" w:author="PR Preview" w:date="2026-01-01T00:00:00Z">
        <w:r>
          <w:t xml:space="preserve"> (Cofactor expansion). </w:t>
        </w:r>
      </w:ins>
      <w:ins w:id="1091" w:author="PR Preview" w:date="2026-01-01T00:00:00Z">
        <w:r>
          <w:t xml:space="preserve">The recursive formula in</w:t>
        </w:r>
      </w:ins>
      <w:ins w:id="1092" w:author="PR Preview" w:date="2026-01-01T00:00:00Z">
        <w:r>
          <w:t xml:space="preserve"> </w:t>
        </w:r>
      </w:ins>
      <w:hyperlink w:anchor="def-determinant">
        <w:ins w:id="1093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is the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rPr>
            <w:i/>
            <w:iCs/>
          </w:rPr>
          <w:t xml:space="preserve">cofactor expansion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along the first row.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Other sources define the determinant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as a sum over all orderings of the columns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and derive this expansion from it;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the two definitions agree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[6]</w:t>
        </w:r>
      </w:ins>
      <w:ins w:id="1110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del w:id="1111" w:author="PR Preview" w:date="2026-01-01T00:00:00Z">
        <w:r>
          <w:delText xml:space="preserve">See also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(Wikipedia contributors 2026b)</w:delText>
        </w:r>
      </w:del>
      <w:del w:id="1114" w:author="PR Preview" w:date="2026-01-01T00:00:00Z">
        <w:r>
          <w:delText xml:space="preserve">.</w:delText>
        </w:r>
      </w:del>
    </w:p>
    <w:p>
      <w:pPr>
        <w:pStyle w:val="BodyText"/>
      </w:pPr>
      <w:ins w:id="1115" w:author="PR Preview" w:date="2026-01-01T00:00:00Z">
        <w:r>
          <w:t xml:space="preserve">See also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[14]</w:t>
        </w:r>
      </w:ins>
      <w:ins w:id="1118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del w:id="1119" w:author="PR Preview" w:date="2026-01-01T00:00:00Z">
        <w:r>
          <w:rPr>
            <w:i/>
            <w:iCs/>
          </w:rPr>
          <w:delText xml:space="preserve">Remark 22</w:delText>
        </w:r>
      </w:del>
      <w:del w:id="1120" w:author="PR Preview" w:date="2026-01-01T00:00:00Z">
        <w:r>
          <w:delText xml:space="preserve"> (An example is not a proof). </w:delText>
        </w:r>
      </w:del>
      <w:hyperlink w:anchor="exm-det-product">
        <w:del w:id="1121" w:author="PR Preview" w:date="2026-01-01T00:00:00Z">
          <w:r>
            <w:rPr>
              <w:rStyle w:val="Hyperlink"/>
            </w:rPr>
            <w:delText xml:space="preserve">Example 38</w:delText>
          </w:r>
        </w:del>
      </w:hyperlink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checks</w:delText>
        </w:r>
      </w:del>
      <w:del w:id="1124" w:author="PR Preview" w:date="2026-01-01T00:00:00Z">
        <w:r>
          <w:delText xml:space="preserve"> </w:delText>
        </w:r>
      </w:del>
      <w:hyperlink w:anchor="thm-det-product">
        <w:del w:id="1125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for one pair of</w:delText>
        </w:r>
      </w:del>
      <w:del w:id="112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matrices,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which shows the theorem holds there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but does not prove it for every pair.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The proof needs properties of the determinant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that these notes don’t develop;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see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Banerjee and Roy (2014)</w:delText>
        </w:r>
      </w:del>
      <w:del w:id="1143" w:author="PR Preview" w:date="2026-01-01T00:00:00Z">
        <w:r>
          <w:delText xml:space="preserve">.</w:delText>
        </w:r>
      </w:del>
    </w:p>
    <w:p>
      <w:pPr>
        <w:pStyle w:val="BodyText"/>
      </w:pPr>
      <w:del w:id="1144" w:author="PR Preview" w:date="2026-01-01T00:00:00Z">
        <w:r>
          <w:delText xml:space="preserve">See also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(Wikipedia contributors 2026b)</w:delText>
        </w:r>
      </w:del>
      <w:del w:id="1147" w:author="PR Preview" w:date="2026-01-01T00:00:00Z">
        <w:r>
          <w:delText xml:space="preserve">.</w:delText>
        </w:r>
      </w:del>
    </w:p>
    <w:p>
      <w:pPr>
        <w:pStyle w:val="FirstParagraph"/>
      </w:pPr>
      <w:ins w:id="1148" w:author="PR Preview" w:date="2026-01-01T00:00:00Z">
        <w:r>
          <w:rPr>
            <w:i/>
            <w:iCs/>
          </w:rPr>
          <w:t xml:space="preserve">Remark 22</w:t>
        </w:r>
      </w:ins>
      <w:ins w:id="1149" w:author="PR Preview" w:date="2026-01-01T00:00:00Z">
        <w:r>
          <w:t xml:space="preserve"> (An example is not a proof). </w:t>
        </w:r>
      </w:ins>
      <w:hyperlink w:anchor="exm-det-product">
        <w:ins w:id="1150" w:author="PR Preview" w:date="2026-01-01T00:00:00Z">
          <w:r>
            <w:rPr>
              <w:rStyle w:val="Hyperlink"/>
            </w:rPr>
            <w:t xml:space="preserve">Example 38</w:t>
          </w:r>
        </w:ins>
      </w:hyperlink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checks</w:t>
        </w:r>
      </w:ins>
      <w:ins w:id="1153" w:author="PR Preview" w:date="2026-01-01T00:00:00Z">
        <w:r>
          <w:t xml:space="preserve"> </w:t>
        </w:r>
      </w:ins>
      <w:hyperlink w:anchor="thm-det-product">
        <w:ins w:id="1154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for one pair of</w:t>
        </w:r>
      </w:ins>
      <w:ins w:id="115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matrices,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which shows the theorem holds there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but does not prove it for every pair.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The proof needs properties of the determinant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that these notes don’t develop;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see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Banerjee and Roy [6]</w:t>
        </w:r>
      </w:ins>
      <w:ins w:id="1172" w:author="PR Preview" w:date="2026-01-01T00:00:00Z">
        <w:r>
          <w:t xml:space="preserve">.</w:t>
        </w:r>
      </w:ins>
    </w:p>
    <w:bookmarkEnd w:id="166"/>
    <w:p>
      <w:pPr>
        <w:pStyle w:val="BodyText"/>
      </w:pPr>
      <w:ins w:id="1173" w:author="PR Preview" w:date="2026-01-01T00:00:00Z">
        <w:r>
          <w:t xml:space="preserve">See also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[14]</w:t>
        </w:r>
      </w:ins>
      <w:ins w:id="1176" w:author="PR Preview" w:date="2026-01-01T00:00:00Z">
        <w:r>
          <w:t xml:space="preserve">.</w:t>
        </w:r>
      </w:ins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End w:id="170"/>
    <w:bookmarkStart w:id="20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4"/>
        </w:numPr>
      </w:pPr>
      <w:del w:id="1177" w:author="PR Preview" w:date="2026-01-01T00:00:00Z">
        <w:r>
          <w:delText xml:space="preserve">Wikipedia contributors (2026l)</w:delText>
        </w:r>
      </w:del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— symmetric matrices and their spectral properties</w:delText>
        </w:r>
      </w:del>
    </w:p>
    <w:p>
      <w:pPr>
        <w:numPr>
          <w:ilvl w:val="0"/>
          <w:numId w:val="1014"/>
        </w:numPr>
      </w:pPr>
      <w:del w:id="1180" w:author="PR Preview" w:date="2026-01-01T00:00:00Z">
        <w:r>
          <w:delText xml:space="preserve">Wikipedia contributors (2026c)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— diagonal matrices</w:delText>
        </w:r>
      </w:del>
    </w:p>
    <w:p>
      <w:pPr>
        <w:numPr>
          <w:ilvl w:val="0"/>
          <w:numId w:val="1014"/>
        </w:numPr>
      </w:pPr>
      <w:del w:id="1183" w:author="PR Preview" w:date="2026-01-01T00:00:00Z">
        <w:r>
          <w:delText xml:space="preserve">Wikipedia contributors (2026g)</w:delText>
        </w:r>
      </w:del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— invertible matrices and how to invert them</w:delText>
        </w:r>
      </w:del>
    </w:p>
    <w:p>
      <w:pPr>
        <w:numPr>
          <w:ilvl w:val="0"/>
          <w:numId w:val="1014"/>
        </w:numPr>
      </w:pPr>
      <w:del w:id="1186" w:author="PR Preview" w:date="2026-01-01T00:00:00Z">
        <w:r>
          <w:delText xml:space="preserve">Wikipedia contributors (2026h)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— orthogonal matrices</w:delText>
        </w:r>
      </w:del>
    </w:p>
    <w:p>
      <w:pPr>
        <w:numPr>
          <w:ilvl w:val="0"/>
          <w:numId w:val="1014"/>
        </w:numPr>
      </w:pPr>
      <w:del w:id="1189" w:author="PR Preview" w:date="2026-01-01T00:00:00Z">
        <w:r>
          <w:delText xml:space="preserve">Wikipedia contributors (2026f)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— idempotent matrices</w:delText>
        </w:r>
      </w:del>
    </w:p>
    <w:p>
      <w:pPr>
        <w:numPr>
          <w:ilvl w:val="0"/>
          <w:numId w:val="1014"/>
        </w:numPr>
      </w:pPr>
      <w:del w:id="1192" w:author="PR Preview" w:date="2026-01-01T00:00:00Z">
        <w:r>
          <w:delText xml:space="preserve">Wikipedia contributors (2026m)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— the trace and its properties</w:delText>
        </w:r>
      </w:del>
    </w:p>
    <w:p>
      <w:pPr>
        <w:numPr>
          <w:ilvl w:val="0"/>
          <w:numId w:val="1014"/>
        </w:numPr>
      </w:pPr>
      <w:del w:id="1195" w:author="PR Preview" w:date="2026-01-01T00:00:00Z">
        <w:r>
          <w:delText xml:space="preserve">Wikipedia contributors (2026b)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— the determinant, its properties and computation</w:delText>
        </w:r>
      </w:del>
    </w:p>
    <w:p>
      <w:pPr>
        <w:numPr>
          <w:ilvl w:val="0"/>
          <w:numId w:val="1014"/>
        </w:numPr>
      </w:pPr>
      <w:del w:id="1198" w:author="PR Preview" w:date="2026-01-01T00:00:00Z">
        <w:r>
          <w:delText xml:space="preserve">Wikipedia contributors (2026j)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— quadratic forms</w:delText>
        </w:r>
      </w:del>
    </w:p>
    <w:p>
      <w:pPr>
        <w:numPr>
          <w:ilvl w:val="0"/>
          <w:numId w:val="1014"/>
        </w:numPr>
      </w:pPr>
      <w:del w:id="1201" w:author="PR Preview" w:date="2026-01-01T00:00:00Z">
        <w:r>
          <w:delText xml:space="preserve">Wikipedia contributors (2026a)</w:delText>
        </w:r>
      </w:del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— positive-definite and positive-semidefinite matrices</w:delText>
        </w:r>
      </w:del>
    </w:p>
    <w:p>
      <w:pPr>
        <w:numPr>
          <w:ilvl w:val="0"/>
          <w:numId w:val="1014"/>
        </w:numPr>
      </w:pPr>
      <w:del w:id="1204" w:author="PR Preview" w:date="2026-01-01T00:00:00Z">
        <w:r>
          <w:delText xml:space="preserve">Wikipedia contributors (2026d)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— the eigendecomposition</w:delText>
        </w:r>
      </w:del>
    </w:p>
    <w:p>
      <w:pPr>
        <w:numPr>
          <w:ilvl w:val="0"/>
          <w:numId w:val="1014"/>
        </w:numPr>
      </w:pPr>
      <w:del w:id="1207" w:author="PR Preview" w:date="2026-01-01T00:00:00Z">
        <w:r>
          <w:delText xml:space="preserve">Wikipedia contributors (2026k)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— the singular value decomposition and its uses</w:delText>
        </w:r>
      </w:del>
    </w:p>
    <w:p>
      <w:pPr>
        <w:numPr>
          <w:ilvl w:val="0"/>
          <w:numId w:val="1014"/>
        </w:numPr>
      </w:pPr>
      <w:del w:id="1210" w:author="PR Preview" w:date="2026-01-01T00:00:00Z">
        <w:r>
          <w:delText xml:space="preserve">Wikipedia contributors (2026e)</w:delText>
        </w:r>
      </w:del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— the Frobenius norm of a matrix</w:delText>
        </w:r>
      </w:del>
    </w:p>
    <w:p>
      <w:pPr>
        <w:numPr>
          <w:ilvl w:val="0"/>
          <w:numId w:val="1014"/>
        </w:numPr>
      </w:pPr>
      <w:del w:id="1213" w:author="PR Preview" w:date="2026-01-01T00:00:00Z">
        <w:r>
          <w:delText xml:space="preserve">Wikipedia contributors (2026i)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— paraboloids and their level sets</w:delText>
        </w:r>
      </w:del>
    </w:p>
    <w:p>
      <w:pPr>
        <w:pStyle w:val="Bibliography"/>
      </w:pPr>
      <w:del w:id="1216" w:author="PR Preview" w:date="2026-01-01T00:00:00Z">
        <w:r>
          <w:delText xml:space="preserve">Banerjee, Sudipto, and Anindya Roy. 2014.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rPr>
            <w:i/>
            <w:iCs/>
          </w:rPr>
          <w:delText xml:space="preserve">Linear Algebra and Matrix Analysis for Statistics</w:delText>
        </w:r>
      </w:del>
      <w:del w:id="1219" w:author="PR Preview" w:date="2026-01-01T00:00:00Z">
        <w:r>
          <w:delText xml:space="preserve">. Vol. 181. Crc Press Boca Raton.</w:delText>
        </w:r>
      </w:del>
      <w:del w:id="1220" w:author="PR Preview" w:date="2026-01-01T00:00:00Z">
        <w:r>
          <w:delText xml:space="preserve"> </w:delText>
        </w:r>
      </w:del>
      <w:hyperlink r:id="rId181">
        <w:del w:id="1221" w:author="PR Preview" w:date="2026-01-01T00:00:00Z">
          <w:r>
            <w:rPr>
              <w:rStyle w:val="Hyperlink"/>
            </w:rPr>
            <w:delText xml:space="preserve">https://www.routledge.com/Linear-Algebra-and-Matrix-Analysis-for-Statistics/Banerjee-Roy/p/book/9781420095388</w:delText>
          </w:r>
        </w:del>
      </w:hyperlink>
      <w:del w:id="1222" w:author="PR Preview" w:date="2026-01-01T00:00:00Z">
        <w:r>
          <w:delText xml:space="preserve">.</w:delText>
        </w:r>
      </w:del>
    </w:p>
    <w:p>
      <w:pPr>
        <w:pStyle w:val="Bibliography"/>
      </w:pPr>
      <w:del w:id="1223" w:author="PR Preview" w:date="2026-01-01T00:00:00Z">
        <w:r>
          <w:delText xml:space="preserve">Wikipedia contributors. 2026a.</w:delText>
        </w:r>
      </w:del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rPr>
            <w:i/>
            <w:iCs/>
          </w:rPr>
          <w:delText xml:space="preserve">Definite Matrix —</w:delText>
        </w:r>
      </w:del>
      <w:del w:id="1226" w:author="PR Preview" w:date="2026-01-01T00:00:00Z">
        <w:r>
          <w:rPr>
            <w:i/>
            <w:iCs/>
          </w:rPr>
          <w:delText xml:space="preserve"> </w:delText>
        </w:r>
      </w:del>
      <w:del w:id="1227" w:author="PR Preview" w:date="2026-01-01T00:00:00Z">
        <w:r>
          <w:rPr>
            <w:i/>
            <w:iCs/>
          </w:rPr>
          <w:delText xml:space="preserve">Wikipedia</w:delText>
        </w:r>
      </w:del>
      <w:del w:id="1228" w:author="PR Preview" w:date="2026-01-01T00:00:00Z">
        <w:r>
          <w:rPr>
            <w:i/>
            <w:iCs/>
          </w:rPr>
          <w:delText xml:space="preserve">,</w:delText>
        </w:r>
      </w:del>
      <w:del w:id="1229" w:author="PR Preview" w:date="2026-01-01T00:00:00Z">
        <w:r>
          <w:rPr>
            <w:i/>
            <w:iCs/>
          </w:rPr>
          <w:delText xml:space="preserve"> </w:delText>
        </w:r>
      </w:del>
      <w:del w:id="1230" w:author="PR Preview" w:date="2026-01-01T00:00:00Z">
        <w:r>
          <w:rPr>
            <w:i/>
            <w:iCs/>
          </w:rPr>
          <w:delText xml:space="preserve">the Free Encyclopedia</w:delText>
        </w:r>
      </w:del>
      <w:del w:id="1231" w:author="PR Preview" w:date="2026-01-01T00:00:00Z">
        <w:r>
          <w:delText xml:space="preserve">.</w:delText>
        </w:r>
      </w:del>
      <w:del w:id="1232" w:author="PR Preview" w:date="2026-01-01T00:00:00Z">
        <w:r>
          <w:delText xml:space="preserve"> </w:delText>
        </w:r>
      </w:del>
      <w:hyperlink r:id="rId193">
        <w:del w:id="1233" w:author="PR Preview" w:date="2026-01-01T00:00:00Z">
          <w:r>
            <w:rPr>
              <w:rStyle w:val="Hyperlink"/>
            </w:rPr>
            <w:delText xml:space="preserve">https://en.wikipedia.org/wiki/Definite_matrix</w:delText>
          </w:r>
        </w:del>
      </w:hyperlink>
      <w:del w:id="1234" w:author="PR Preview" w:date="2026-01-01T00:00:00Z">
        <w:r>
          <w:delText xml:space="preserve">.</w:delText>
        </w:r>
      </w:del>
    </w:p>
    <w:p>
      <w:pPr>
        <w:pStyle w:val="Bibliography"/>
      </w:pPr>
      <w:del w:id="1235" w:author="PR Preview" w:date="2026-01-01T00:00:00Z">
        <w:r>
          <w:delText xml:space="preserve">Wikipedia contributors. 2026b.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rPr>
            <w:i/>
            <w:iCs/>
          </w:rPr>
          <w:delText xml:space="preserve">Determinant —</w:delText>
        </w:r>
      </w:del>
      <w:del w:id="1238" w:author="PR Preview" w:date="2026-01-01T00:00:00Z">
        <w:r>
          <w:rPr>
            <w:i/>
            <w:iCs/>
          </w:rPr>
          <w:delText xml:space="preserve"> </w:delText>
        </w:r>
      </w:del>
      <w:del w:id="1239" w:author="PR Preview" w:date="2026-01-01T00:00:00Z">
        <w:r>
          <w:rPr>
            <w:i/>
            <w:iCs/>
          </w:rPr>
          <w:delText xml:space="preserve">Wikipedia</w:delText>
        </w:r>
      </w:del>
      <w:del w:id="1240" w:author="PR Preview" w:date="2026-01-01T00:00:00Z">
        <w:r>
          <w:rPr>
            <w:i/>
            <w:iCs/>
          </w:rPr>
          <w:delText xml:space="preserve">,</w:delText>
        </w:r>
      </w:del>
      <w:del w:id="1241" w:author="PR Preview" w:date="2026-01-01T00:00:00Z">
        <w:r>
          <w:rPr>
            <w:i/>
            <w:iCs/>
          </w:rPr>
          <w:delText xml:space="preserve"> </w:delText>
        </w:r>
      </w:del>
      <w:del w:id="1242" w:author="PR Preview" w:date="2026-01-01T00:00:00Z">
        <w:r>
          <w:rPr>
            <w:i/>
            <w:iCs/>
          </w:rPr>
          <w:delText xml:space="preserve">the Free Encyclopedia</w:delText>
        </w:r>
      </w:del>
      <w:del w:id="1243" w:author="PR Preview" w:date="2026-01-01T00:00:00Z">
        <w:r>
          <w:delText xml:space="preserve">.</w:delText>
        </w:r>
      </w:del>
      <w:del w:id="1244" w:author="PR Preview" w:date="2026-01-01T00:00:00Z">
        <w:r>
          <w:delText xml:space="preserve"> </w:delText>
        </w:r>
      </w:del>
      <w:hyperlink r:id="rId197">
        <w:del w:id="1245" w:author="PR Preview" w:date="2026-01-01T00:00:00Z">
          <w:r>
            <w:rPr>
              <w:rStyle w:val="Hyperlink"/>
            </w:rPr>
            <w:delText xml:space="preserve">https://en.wikipedia.org/wiki/Determinant</w:delText>
          </w:r>
        </w:del>
      </w:hyperlink>
      <w:del w:id="1246" w:author="PR Preview" w:date="2026-01-01T00:00:00Z">
        <w:r>
          <w:delText xml:space="preserve">.</w:delText>
        </w:r>
      </w:del>
    </w:p>
    <w:p>
      <w:pPr>
        <w:pStyle w:val="Bibliography"/>
      </w:pPr>
      <w:del w:id="1247" w:author="PR Preview" w:date="2026-01-01T00:00:00Z">
        <w:r>
          <w:delText xml:space="preserve">Wikipedia contributors. 2026c.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rPr>
            <w:i/>
            <w:iCs/>
          </w:rPr>
          <w:delText xml:space="preserve">Diagonal Matrix —</w:delText>
        </w:r>
      </w:del>
      <w:del w:id="1250" w:author="PR Preview" w:date="2026-01-01T00:00:00Z">
        <w:r>
          <w:rPr>
            <w:i/>
            <w:iCs/>
          </w:rPr>
          <w:delText xml:space="preserve"> </w:delText>
        </w:r>
      </w:del>
      <w:del w:id="1251" w:author="PR Preview" w:date="2026-01-01T00:00:00Z">
        <w:r>
          <w:rPr>
            <w:i/>
            <w:iCs/>
          </w:rPr>
          <w:delText xml:space="preserve">Wikipedia</w:delText>
        </w:r>
      </w:del>
      <w:del w:id="1252" w:author="PR Preview" w:date="2026-01-01T00:00:00Z">
        <w:r>
          <w:rPr>
            <w:i/>
            <w:iCs/>
          </w:rPr>
          <w:delText xml:space="preserve">,</w:delText>
        </w:r>
      </w:del>
      <w:del w:id="1253" w:author="PR Preview" w:date="2026-01-01T00:00:00Z">
        <w:r>
          <w:rPr>
            <w:i/>
            <w:iCs/>
          </w:rPr>
          <w:delText xml:space="preserve"> </w:delText>
        </w:r>
      </w:del>
      <w:del w:id="1254" w:author="PR Preview" w:date="2026-01-01T00:00:00Z">
        <w:r>
          <w:rPr>
            <w:i/>
            <w:iCs/>
          </w:rPr>
          <w:delText xml:space="preserve">the Free Encyclopedia</w:delText>
        </w:r>
      </w:del>
      <w:del w:id="1255" w:author="PR Preview" w:date="2026-01-01T00:00:00Z">
        <w:r>
          <w:delText xml:space="preserve">.</w:delText>
        </w:r>
      </w:del>
      <w:del w:id="1256" w:author="PR Preview" w:date="2026-01-01T00:00:00Z">
        <w:r>
          <w:delText xml:space="preserve"> </w:delText>
        </w:r>
      </w:del>
      <w:hyperlink r:id="rId173">
        <w:del w:id="1257" w:author="PR Preview" w:date="2026-01-01T00:00:00Z">
          <w:r>
            <w:rPr>
              <w:rStyle w:val="Hyperlink"/>
            </w:rPr>
            <w:delText xml:space="preserve">https://en.wikipedia.org/wiki/Diagonal_matrix</w:delText>
          </w:r>
        </w:del>
      </w:hyperlink>
      <w:del w:id="1258" w:author="PR Preview" w:date="2026-01-01T00:00:00Z">
        <w:r>
          <w:delText xml:space="preserve">.</w:delText>
        </w:r>
      </w:del>
    </w:p>
    <w:p>
      <w:pPr>
        <w:pStyle w:val="Bibliography"/>
      </w:pPr>
      <w:del w:id="1259" w:author="PR Preview" w:date="2026-01-01T00:00:00Z">
        <w:r>
          <w:delText xml:space="preserve">Wikipedia contributors. 2026d.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rPr>
            <w:i/>
            <w:iCs/>
          </w:rPr>
          <w:delText xml:space="preserve">Eigendecomposition of a Matrix —</w:delText>
        </w:r>
      </w:del>
      <w:del w:id="1262" w:author="PR Preview" w:date="2026-01-01T00:00:00Z">
        <w:r>
          <w:rPr>
            <w:i/>
            <w:iCs/>
          </w:rPr>
          <w:delText xml:space="preserve"> </w:delText>
        </w:r>
      </w:del>
      <w:del w:id="1263" w:author="PR Preview" w:date="2026-01-01T00:00:00Z">
        <w:r>
          <w:rPr>
            <w:i/>
            <w:iCs/>
          </w:rPr>
          <w:delText xml:space="preserve">Wikipedia</w:delText>
        </w:r>
      </w:del>
      <w:del w:id="1264" w:author="PR Preview" w:date="2026-01-01T00:00:00Z">
        <w:r>
          <w:rPr>
            <w:i/>
            <w:iCs/>
          </w:rPr>
          <w:delText xml:space="preserve">,</w:delText>
        </w:r>
      </w:del>
      <w:del w:id="1265" w:author="PR Preview" w:date="2026-01-01T00:00:00Z">
        <w:r>
          <w:rPr>
            <w:i/>
            <w:iCs/>
          </w:rPr>
          <w:delText xml:space="preserve"> </w:delText>
        </w:r>
      </w:del>
      <w:del w:id="1266" w:author="PR Preview" w:date="2026-01-01T00:00:00Z">
        <w:r>
          <w:rPr>
            <w:i/>
            <w:iCs/>
          </w:rPr>
          <w:delText xml:space="preserve">the Free Encyclopedia</w:delText>
        </w:r>
      </w:del>
      <w:del w:id="1267" w:author="PR Preview" w:date="2026-01-01T00:00:00Z">
        <w:r>
          <w:delText xml:space="preserve">.</w:delText>
        </w:r>
      </w:del>
      <w:del w:id="1268" w:author="PR Preview" w:date="2026-01-01T00:00:00Z">
        <w:r>
          <w:delText xml:space="preserve"> </w:delText>
        </w:r>
      </w:del>
      <w:hyperlink r:id="rId189">
        <w:del w:id="1269" w:author="PR Preview" w:date="2026-01-01T00:00:00Z">
          <w:r>
            <w:rPr>
              <w:rStyle w:val="Hyperlink"/>
            </w:rPr>
            <w:delText xml:space="preserve">https://en.wikipedia.org/wiki/Eigendecomposition_of_a_matrix</w:delText>
          </w:r>
        </w:del>
      </w:hyperlink>
      <w:del w:id="1270" w:author="PR Preview" w:date="2026-01-01T00:00:00Z">
        <w:r>
          <w:delText xml:space="preserve">.</w:delText>
        </w:r>
      </w:del>
    </w:p>
    <w:p>
      <w:pPr>
        <w:pStyle w:val="Bibliography"/>
      </w:pPr>
      <w:del w:id="1271" w:author="PR Preview" w:date="2026-01-01T00:00:00Z">
        <w:r>
          <w:delText xml:space="preserve">Wikipedia contributors. 2026e.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rPr>
            <w:i/>
            <w:iCs/>
          </w:rPr>
          <w:delText xml:space="preserve">Frobenius Norm —</w:delText>
        </w:r>
      </w:del>
      <w:del w:id="1274" w:author="PR Preview" w:date="2026-01-01T00:00:00Z">
        <w:r>
          <w:rPr>
            <w:i/>
            <w:iCs/>
          </w:rPr>
          <w:delText xml:space="preserve"> </w:delText>
        </w:r>
      </w:del>
      <w:del w:id="1275" w:author="PR Preview" w:date="2026-01-01T00:00:00Z">
        <w:r>
          <w:rPr>
            <w:i/>
            <w:iCs/>
          </w:rPr>
          <w:delText xml:space="preserve">Wikipedia</w:delText>
        </w:r>
      </w:del>
      <w:del w:id="1276" w:author="PR Preview" w:date="2026-01-01T00:00:00Z">
        <w:r>
          <w:rPr>
            <w:i/>
            <w:iCs/>
          </w:rPr>
          <w:delText xml:space="preserve">,</w:delText>
        </w:r>
      </w:del>
      <w:del w:id="1277" w:author="PR Preview" w:date="2026-01-01T00:00:00Z">
        <w:r>
          <w:rPr>
            <w:i/>
            <w:iCs/>
          </w:rPr>
          <w:delText xml:space="preserve"> </w:delText>
        </w:r>
      </w:del>
      <w:del w:id="1278" w:author="PR Preview" w:date="2026-01-01T00:00:00Z">
        <w:r>
          <w:rPr>
            <w:i/>
            <w:iCs/>
          </w:rPr>
          <w:delText xml:space="preserve">the Free Encyclopedia</w:delText>
        </w:r>
      </w:del>
      <w:del w:id="1279" w:author="PR Preview" w:date="2026-01-01T00:00:00Z">
        <w:r>
          <w:delText xml:space="preserve">.</w:delText>
        </w:r>
      </w:del>
      <w:del w:id="1280" w:author="PR Preview" w:date="2026-01-01T00:00:00Z">
        <w:r>
          <w:delText xml:space="preserve"> </w:delText>
        </w:r>
      </w:del>
      <w:hyperlink r:id="rId187">
        <w:del w:id="1281" w:author="PR Preview" w:date="2026-01-01T00:00:00Z">
          <w:r>
            <w:rPr>
              <w:rStyle w:val="Hyperlink"/>
            </w:rPr>
            <w:delText xml:space="preserve">https://en.wikipedia.org/wiki/Frobenius_norm</w:delText>
          </w:r>
        </w:del>
      </w:hyperlink>
      <w:del w:id="1282" w:author="PR Preview" w:date="2026-01-01T00:00:00Z">
        <w:r>
          <w:delText xml:space="preserve">.</w:delText>
        </w:r>
      </w:del>
    </w:p>
    <w:p>
      <w:pPr>
        <w:pStyle w:val="Bibliography"/>
      </w:pPr>
      <w:del w:id="1283" w:author="PR Preview" w:date="2026-01-01T00:00:00Z">
        <w:r>
          <w:delText xml:space="preserve">Wikipedia contributors. 2026f.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rPr>
            <w:i/>
            <w:iCs/>
          </w:rPr>
          <w:delText xml:space="preserve">Idempotent Matrix —</w:delText>
        </w:r>
      </w:del>
      <w:del w:id="1286" w:author="PR Preview" w:date="2026-01-01T00:00:00Z">
        <w:r>
          <w:rPr>
            <w:i/>
            <w:iCs/>
          </w:rPr>
          <w:delText xml:space="preserve"> </w:delText>
        </w:r>
      </w:del>
      <w:del w:id="1287" w:author="PR Preview" w:date="2026-01-01T00:00:00Z">
        <w:r>
          <w:rPr>
            <w:i/>
            <w:iCs/>
          </w:rPr>
          <w:delText xml:space="preserve">Wikipedia</w:delText>
        </w:r>
      </w:del>
      <w:del w:id="1288" w:author="PR Preview" w:date="2026-01-01T00:00:00Z">
        <w:r>
          <w:rPr>
            <w:i/>
            <w:iCs/>
          </w:rPr>
          <w:delText xml:space="preserve">,</w:delText>
        </w:r>
      </w:del>
      <w:del w:id="1289" w:author="PR Preview" w:date="2026-01-01T00:00:00Z">
        <w:r>
          <w:rPr>
            <w:i/>
            <w:iCs/>
          </w:rPr>
          <w:delText xml:space="preserve"> </w:delText>
        </w:r>
      </w:del>
      <w:del w:id="1290" w:author="PR Preview" w:date="2026-01-01T00:00:00Z">
        <w:r>
          <w:rPr>
            <w:i/>
            <w:iCs/>
          </w:rPr>
          <w:delText xml:space="preserve">the Free Encyclopedia</w:delText>
        </w:r>
      </w:del>
      <w:del w:id="1291" w:author="PR Preview" w:date="2026-01-01T00:00:00Z">
        <w:r>
          <w:delText xml:space="preserve">.</w:delText>
        </w:r>
      </w:del>
      <w:del w:id="1292" w:author="PR Preview" w:date="2026-01-01T00:00:00Z">
        <w:r>
          <w:delText xml:space="preserve"> </w:delText>
        </w:r>
      </w:del>
      <w:hyperlink r:id="rId177">
        <w:del w:id="1293" w:author="PR Preview" w:date="2026-01-01T00:00:00Z">
          <w:r>
            <w:rPr>
              <w:rStyle w:val="Hyperlink"/>
            </w:rPr>
            <w:delText xml:space="preserve">https://en.wikipedia.org/wiki/Idempotent_matrix</w:delText>
          </w:r>
        </w:del>
      </w:hyperlink>
      <w:del w:id="1294" w:author="PR Preview" w:date="2026-01-01T00:00:00Z">
        <w:r>
          <w:delText xml:space="preserve">.</w:delText>
        </w:r>
      </w:del>
    </w:p>
    <w:p>
      <w:pPr>
        <w:pStyle w:val="Bibliography"/>
      </w:pPr>
      <w:del w:id="1295" w:author="PR Preview" w:date="2026-01-01T00:00:00Z">
        <w:r>
          <w:delText xml:space="preserve">Wikipedia contributors. 2026g.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rPr>
            <w:i/>
            <w:iCs/>
          </w:rPr>
          <w:delText xml:space="preserve">Invertible Matrix —</w:delText>
        </w:r>
      </w:del>
      <w:del w:id="1298" w:author="PR Preview" w:date="2026-01-01T00:00:00Z">
        <w:r>
          <w:rPr>
            <w:i/>
            <w:iCs/>
          </w:rPr>
          <w:delText xml:space="preserve"> </w:delText>
        </w:r>
      </w:del>
      <w:del w:id="1299" w:author="PR Preview" w:date="2026-01-01T00:00:00Z">
        <w:r>
          <w:rPr>
            <w:i/>
            <w:iCs/>
          </w:rPr>
          <w:delText xml:space="preserve">Wikipedia</w:delText>
        </w:r>
      </w:del>
      <w:del w:id="1300" w:author="PR Preview" w:date="2026-01-01T00:00:00Z">
        <w:r>
          <w:rPr>
            <w:i/>
            <w:iCs/>
          </w:rPr>
          <w:delText xml:space="preserve">,</w:delText>
        </w:r>
      </w:del>
      <w:del w:id="1301" w:author="PR Preview" w:date="2026-01-01T00:00:00Z">
        <w:r>
          <w:rPr>
            <w:i/>
            <w:iCs/>
          </w:rPr>
          <w:delText xml:space="preserve"> </w:delText>
        </w:r>
      </w:del>
      <w:del w:id="1302" w:author="PR Preview" w:date="2026-01-01T00:00:00Z">
        <w:r>
          <w:rPr>
            <w:i/>
            <w:iCs/>
          </w:rPr>
          <w:delText xml:space="preserve">the Free Encyclopedia</w:delText>
        </w:r>
      </w:del>
      <w:del w:id="1303" w:author="PR Preview" w:date="2026-01-01T00:00:00Z">
        <w:r>
          <w:delText xml:space="preserve">.</w:delText>
        </w:r>
      </w:del>
      <w:del w:id="1304" w:author="PR Preview" w:date="2026-01-01T00:00:00Z">
        <w:r>
          <w:delText xml:space="preserve"> </w:delText>
        </w:r>
      </w:del>
      <w:hyperlink r:id="rId175">
        <w:del w:id="1305" w:author="PR Preview" w:date="2026-01-01T00:00:00Z">
          <w:r>
            <w:rPr>
              <w:rStyle w:val="Hyperlink"/>
            </w:rPr>
            <w:delText xml:space="preserve">https://en.wikipedia.org/wiki/Invertible_matrix</w:delText>
          </w:r>
        </w:del>
      </w:hyperlink>
      <w:del w:id="1306" w:author="PR Preview" w:date="2026-01-01T00:00:00Z">
        <w:r>
          <w:delText xml:space="preserve">.</w:delText>
        </w:r>
      </w:del>
    </w:p>
    <w:p>
      <w:pPr>
        <w:pStyle w:val="Bibliography"/>
      </w:pPr>
      <w:del w:id="1307" w:author="PR Preview" w:date="2026-01-01T00:00:00Z">
        <w:r>
          <w:delText xml:space="preserve">Wikipedia contributors. 2026h.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rPr>
            <w:i/>
            <w:iCs/>
          </w:rPr>
          <w:delText xml:space="preserve">Orthogonal Matrix —</w:delText>
        </w:r>
      </w:del>
      <w:del w:id="1310" w:author="PR Preview" w:date="2026-01-01T00:00:00Z">
        <w:r>
          <w:rPr>
            <w:i/>
            <w:iCs/>
          </w:rPr>
          <w:delText xml:space="preserve"> </w:delText>
        </w:r>
      </w:del>
      <w:del w:id="1311" w:author="PR Preview" w:date="2026-01-01T00:00:00Z">
        <w:r>
          <w:rPr>
            <w:i/>
            <w:iCs/>
          </w:rPr>
          <w:delText xml:space="preserve">Wikipedia</w:delText>
        </w:r>
      </w:del>
      <w:del w:id="1312" w:author="PR Preview" w:date="2026-01-01T00:00:00Z">
        <w:r>
          <w:rPr>
            <w:i/>
            <w:iCs/>
          </w:rPr>
          <w:delText xml:space="preserve">,</w:delText>
        </w:r>
      </w:del>
      <w:del w:id="1313" w:author="PR Preview" w:date="2026-01-01T00:00:00Z">
        <w:r>
          <w:rPr>
            <w:i/>
            <w:iCs/>
          </w:rPr>
          <w:delText xml:space="preserve"> </w:delText>
        </w:r>
      </w:del>
      <w:del w:id="1314" w:author="PR Preview" w:date="2026-01-01T00:00:00Z">
        <w:r>
          <w:rPr>
            <w:i/>
            <w:iCs/>
          </w:rPr>
          <w:delText xml:space="preserve">the Free Encyclopedia</w:delText>
        </w:r>
      </w:del>
      <w:del w:id="1315" w:author="PR Preview" w:date="2026-01-01T00:00:00Z">
        <w:r>
          <w:delText xml:space="preserve">.</w:delText>
        </w:r>
      </w:del>
      <w:del w:id="1316" w:author="PR Preview" w:date="2026-01-01T00:00:00Z">
        <w:r>
          <w:delText xml:space="preserve"> </w:delText>
        </w:r>
      </w:del>
      <w:hyperlink r:id="rId179">
        <w:del w:id="1317" w:author="PR Preview" w:date="2026-01-01T00:00:00Z">
          <w:r>
            <w:rPr>
              <w:rStyle w:val="Hyperlink"/>
            </w:rPr>
            <w:delText xml:space="preserve">https://en.wikipedia.org/wiki/Orthogonal_matrix</w:delText>
          </w:r>
        </w:del>
      </w:hyperlink>
      <w:del w:id="1318" w:author="PR Preview" w:date="2026-01-01T00:00:00Z">
        <w:r>
          <w:delText xml:space="preserve">.</w:delText>
        </w:r>
      </w:del>
    </w:p>
    <w:p>
      <w:pPr>
        <w:pStyle w:val="Bibliography"/>
      </w:pPr>
      <w:del w:id="1319" w:author="PR Preview" w:date="2026-01-01T00:00:00Z">
        <w:r>
          <w:delText xml:space="preserve">Wikipedia contributors. 2026i.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rPr>
            <w:i/>
            <w:iCs/>
          </w:rPr>
          <w:delText xml:space="preserve">Paraboloid —</w:delText>
        </w:r>
      </w:del>
      <w:del w:id="1322" w:author="PR Preview" w:date="2026-01-01T00:00:00Z">
        <w:r>
          <w:rPr>
            <w:i/>
            <w:iCs/>
          </w:rPr>
          <w:delText xml:space="preserve"> </w:delText>
        </w:r>
      </w:del>
      <w:del w:id="1323" w:author="PR Preview" w:date="2026-01-01T00:00:00Z">
        <w:r>
          <w:rPr>
            <w:i/>
            <w:iCs/>
          </w:rPr>
          <w:delText xml:space="preserve">Wikipedia</w:delText>
        </w:r>
      </w:del>
      <w:del w:id="1324" w:author="PR Preview" w:date="2026-01-01T00:00:00Z">
        <w:r>
          <w:rPr>
            <w:i/>
            <w:iCs/>
          </w:rPr>
          <w:delText xml:space="preserve">,</w:delText>
        </w:r>
      </w:del>
      <w:del w:id="1325" w:author="PR Preview" w:date="2026-01-01T00:00:00Z">
        <w:r>
          <w:rPr>
            <w:i/>
            <w:iCs/>
          </w:rPr>
          <w:delText xml:space="preserve"> </w:delText>
        </w:r>
      </w:del>
      <w:del w:id="1326" w:author="PR Preview" w:date="2026-01-01T00:00:00Z">
        <w:r>
          <w:rPr>
            <w:i/>
            <w:iCs/>
          </w:rPr>
          <w:delText xml:space="preserve">the Free Encyclopedia</w:delText>
        </w:r>
      </w:del>
      <w:del w:id="1327" w:author="PR Preview" w:date="2026-01-01T00:00:00Z">
        <w:r>
          <w:delText xml:space="preserve">.</w:delText>
        </w:r>
      </w:del>
      <w:del w:id="1328" w:author="PR Preview" w:date="2026-01-01T00:00:00Z">
        <w:r>
          <w:delText xml:space="preserve"> </w:delText>
        </w:r>
      </w:del>
      <w:hyperlink r:id="rId195">
        <w:del w:id="1329" w:author="PR Preview" w:date="2026-01-01T00:00:00Z">
          <w:r>
            <w:rPr>
              <w:rStyle w:val="Hyperlink"/>
            </w:rPr>
            <w:delText xml:space="preserve">https://en.wikipedia.org/wiki/Paraboloid</w:delText>
          </w:r>
        </w:del>
      </w:hyperlink>
      <w:del w:id="1330" w:author="PR Preview" w:date="2026-01-01T00:00:00Z">
        <w:r>
          <w:delText xml:space="preserve">.</w:delText>
        </w:r>
      </w:del>
    </w:p>
    <w:p>
      <w:pPr>
        <w:pStyle w:val="Bibliography"/>
      </w:pPr>
      <w:del w:id="1331" w:author="PR Preview" w:date="2026-01-01T00:00:00Z">
        <w:r>
          <w:delText xml:space="preserve">Wikipedia contributors. 2026j.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rPr>
            <w:i/>
            <w:iCs/>
          </w:rPr>
          <w:delText xml:space="preserve">Quadratic Form —</w:delText>
        </w:r>
      </w:del>
      <w:del w:id="1334" w:author="PR Preview" w:date="2026-01-01T00:00:00Z">
        <w:r>
          <w:rPr>
            <w:i/>
            <w:iCs/>
          </w:rPr>
          <w:delText xml:space="preserve"> </w:delText>
        </w:r>
      </w:del>
      <w:del w:id="1335" w:author="PR Preview" w:date="2026-01-01T00:00:00Z">
        <w:r>
          <w:rPr>
            <w:i/>
            <w:iCs/>
          </w:rPr>
          <w:delText xml:space="preserve">Wikipedia</w:delText>
        </w:r>
      </w:del>
      <w:del w:id="1336" w:author="PR Preview" w:date="2026-01-01T00:00:00Z">
        <w:r>
          <w:rPr>
            <w:i/>
            <w:iCs/>
          </w:rPr>
          <w:delText xml:space="preserve">,</w:delText>
        </w:r>
      </w:del>
      <w:del w:id="1337" w:author="PR Preview" w:date="2026-01-01T00:00:00Z">
        <w:r>
          <w:rPr>
            <w:i/>
            <w:iCs/>
          </w:rPr>
          <w:delText xml:space="preserve"> </w:delText>
        </w:r>
      </w:del>
      <w:del w:id="1338" w:author="PR Preview" w:date="2026-01-01T00:00:00Z">
        <w:r>
          <w:rPr>
            <w:i/>
            <w:iCs/>
          </w:rPr>
          <w:delText xml:space="preserve">the Free Encyclopedia</w:delText>
        </w:r>
      </w:del>
      <w:del w:id="1339" w:author="PR Preview" w:date="2026-01-01T00:00:00Z">
        <w:r>
          <w:delText xml:space="preserve">.</w:delText>
        </w:r>
      </w:del>
      <w:del w:id="1340" w:author="PR Preview" w:date="2026-01-01T00:00:00Z">
        <w:r>
          <w:delText xml:space="preserve"> </w:delText>
        </w:r>
      </w:del>
      <w:hyperlink r:id="rId183">
        <w:del w:id="1341" w:author="PR Preview" w:date="2026-01-01T00:00:00Z">
          <w:r>
            <w:rPr>
              <w:rStyle w:val="Hyperlink"/>
            </w:rPr>
            <w:delText xml:space="preserve">https://en.wikipedia.org/wiki/Quadratic_form</w:delText>
          </w:r>
        </w:del>
      </w:hyperlink>
      <w:del w:id="1342" w:author="PR Preview" w:date="2026-01-01T00:00:00Z">
        <w:r>
          <w:delText xml:space="preserve">.</w:delText>
        </w:r>
      </w:del>
    </w:p>
    <w:p>
      <w:pPr>
        <w:pStyle w:val="Bibliography"/>
      </w:pPr>
      <w:del w:id="1343" w:author="PR Preview" w:date="2026-01-01T00:00:00Z">
        <w:r>
          <w:delText xml:space="preserve">Wikipedia contributors. 2026k.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rPr>
            <w:i/>
            <w:iCs/>
          </w:rPr>
          <w:delText xml:space="preserve">Singular Value Decomposition —</w:delText>
        </w:r>
      </w:del>
      <w:del w:id="1346" w:author="PR Preview" w:date="2026-01-01T00:00:00Z">
        <w:r>
          <w:rPr>
            <w:i/>
            <w:iCs/>
          </w:rPr>
          <w:delText xml:space="preserve"> </w:delText>
        </w:r>
      </w:del>
      <w:del w:id="1347" w:author="PR Preview" w:date="2026-01-01T00:00:00Z">
        <w:r>
          <w:rPr>
            <w:i/>
            <w:iCs/>
          </w:rPr>
          <w:delText xml:space="preserve">Wikipedia</w:delText>
        </w:r>
      </w:del>
      <w:del w:id="1348" w:author="PR Preview" w:date="2026-01-01T00:00:00Z">
        <w:r>
          <w:rPr>
            <w:i/>
            <w:iCs/>
          </w:rPr>
          <w:delText xml:space="preserve">,</w:delText>
        </w:r>
      </w:del>
      <w:del w:id="1349" w:author="PR Preview" w:date="2026-01-01T00:00:00Z">
        <w:r>
          <w:rPr>
            <w:i/>
            <w:iCs/>
          </w:rPr>
          <w:delText xml:space="preserve"> </w:delText>
        </w:r>
      </w:del>
      <w:del w:id="1350" w:author="PR Preview" w:date="2026-01-01T00:00:00Z">
        <w:r>
          <w:rPr>
            <w:i/>
            <w:iCs/>
          </w:rPr>
          <w:delText xml:space="preserve">the Free Encyclopedia</w:delText>
        </w:r>
      </w:del>
      <w:del w:id="1351" w:author="PR Preview" w:date="2026-01-01T00:00:00Z">
        <w:r>
          <w:delText xml:space="preserve">.</w:delText>
        </w:r>
      </w:del>
      <w:del w:id="1352" w:author="PR Preview" w:date="2026-01-01T00:00:00Z">
        <w:r>
          <w:delText xml:space="preserve"> </w:delText>
        </w:r>
      </w:del>
      <w:hyperlink r:id="rId191">
        <w:del w:id="1353" w:author="PR Preview" w:date="2026-01-01T00:00:00Z">
          <w:r>
            <w:rPr>
              <w:rStyle w:val="Hyperlink"/>
            </w:rPr>
            <w:delText xml:space="preserve">https://en.wikipedia.org/wiki/Singular_value_decomposition</w:delText>
          </w:r>
        </w:del>
      </w:hyperlink>
      <w:del w:id="1354" w:author="PR Preview" w:date="2026-01-01T00:00:00Z">
        <w:r>
          <w:delText xml:space="preserve">.</w:delText>
        </w:r>
      </w:del>
    </w:p>
    <w:p>
      <w:pPr>
        <w:pStyle w:val="Bibliography"/>
      </w:pPr>
      <w:del w:id="1355" w:author="PR Preview" w:date="2026-01-01T00:00:00Z">
        <w:r>
          <w:delText xml:space="preserve">Wikipedia contributors. 2026l.</w:delText>
        </w:r>
      </w:del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rPr>
            <w:i/>
            <w:iCs/>
          </w:rPr>
          <w:delText xml:space="preserve">Symmetric Matrix —</w:delText>
        </w:r>
      </w:del>
      <w:del w:id="1358" w:author="PR Preview" w:date="2026-01-01T00:00:00Z">
        <w:r>
          <w:rPr>
            <w:i/>
            <w:iCs/>
          </w:rPr>
          <w:delText xml:space="preserve"> </w:delText>
        </w:r>
      </w:del>
      <w:del w:id="1359" w:author="PR Preview" w:date="2026-01-01T00:00:00Z">
        <w:r>
          <w:rPr>
            <w:i/>
            <w:iCs/>
          </w:rPr>
          <w:delText xml:space="preserve">Wikipedia</w:delText>
        </w:r>
      </w:del>
      <w:del w:id="1360" w:author="PR Preview" w:date="2026-01-01T00:00:00Z">
        <w:r>
          <w:rPr>
            <w:i/>
            <w:iCs/>
          </w:rPr>
          <w:delText xml:space="preserve">,</w:delText>
        </w:r>
      </w:del>
      <w:del w:id="1361" w:author="PR Preview" w:date="2026-01-01T00:00:00Z">
        <w:r>
          <w:rPr>
            <w:i/>
            <w:iCs/>
          </w:rPr>
          <w:delText xml:space="preserve"> </w:delText>
        </w:r>
      </w:del>
      <w:del w:id="1362" w:author="PR Preview" w:date="2026-01-01T00:00:00Z">
        <w:r>
          <w:rPr>
            <w:i/>
            <w:iCs/>
          </w:rPr>
          <w:delText xml:space="preserve">the Free Encyclopedia</w:delText>
        </w:r>
      </w:del>
      <w:del w:id="1363" w:author="PR Preview" w:date="2026-01-01T00:00:00Z">
        <w:r>
          <w:delText xml:space="preserve">.</w:delText>
        </w:r>
      </w:del>
      <w:del w:id="1364" w:author="PR Preview" w:date="2026-01-01T00:00:00Z">
        <w:r>
          <w:delText xml:space="preserve"> </w:delText>
        </w:r>
      </w:del>
      <w:hyperlink r:id="rId171">
        <w:del w:id="1365" w:author="PR Preview" w:date="2026-01-01T00:00:00Z">
          <w:r>
            <w:rPr>
              <w:rStyle w:val="Hyperlink"/>
            </w:rPr>
            <w:delText xml:space="preserve">https://en.wikipedia.org/wiki/Symmetric_matrix</w:delText>
          </w:r>
        </w:del>
      </w:hyperlink>
      <w:del w:id="1366" w:author="PR Preview" w:date="2026-01-01T00:00:00Z">
        <w:r>
          <w:delText xml:space="preserve">.</w:delText>
        </w:r>
      </w:del>
    </w:p>
    <w:p>
      <w:pPr>
        <w:pStyle w:val="Bibliography"/>
      </w:pPr>
      <w:del w:id="1367" w:author="PR Preview" w:date="2026-01-01T00:00:00Z">
        <w:r>
          <w:delText xml:space="preserve">Wikipedia contributors. 2026m.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rPr>
            <w:i/>
            <w:iCs/>
          </w:rPr>
          <w:delText xml:space="preserve">Trace (Linear Algebra) —</w:delText>
        </w:r>
      </w:del>
      <w:del w:id="1370" w:author="PR Preview" w:date="2026-01-01T00:00:00Z">
        <w:r>
          <w:rPr>
            <w:i/>
            <w:iCs/>
          </w:rPr>
          <w:delText xml:space="preserve"> </w:delText>
        </w:r>
      </w:del>
      <w:del w:id="1371" w:author="PR Preview" w:date="2026-01-01T00:00:00Z">
        <w:r>
          <w:rPr>
            <w:i/>
            <w:iCs/>
          </w:rPr>
          <w:delText xml:space="preserve">Wikipedia</w:delText>
        </w:r>
      </w:del>
      <w:del w:id="1372" w:author="PR Preview" w:date="2026-01-01T00:00:00Z">
        <w:r>
          <w:rPr>
            <w:i/>
            <w:iCs/>
          </w:rPr>
          <w:delText xml:space="preserve">,</w:delText>
        </w:r>
      </w:del>
      <w:del w:id="1373" w:author="PR Preview" w:date="2026-01-01T00:00:00Z">
        <w:r>
          <w:rPr>
            <w:i/>
            <w:iCs/>
          </w:rPr>
          <w:delText xml:space="preserve"> </w:delText>
        </w:r>
      </w:del>
      <w:del w:id="1374" w:author="PR Preview" w:date="2026-01-01T00:00:00Z">
        <w:r>
          <w:rPr>
            <w:i/>
            <w:iCs/>
          </w:rPr>
          <w:delText xml:space="preserve">the Free Encyclopedia</w:delText>
        </w:r>
      </w:del>
      <w:del w:id="1375" w:author="PR Preview" w:date="2026-01-01T00:00:00Z">
        <w:r>
          <w:delText xml:space="preserve">.</w:delText>
        </w:r>
      </w:del>
      <w:del w:id="1376" w:author="PR Preview" w:date="2026-01-01T00:00:00Z">
        <w:r>
          <w:delText xml:space="preserve"> </w:delText>
        </w:r>
      </w:del>
      <w:hyperlink r:id="rId185">
        <w:del w:id="1377" w:author="PR Preview" w:date="2026-01-01T00:00:00Z">
          <w:r>
            <w:rPr>
              <w:rStyle w:val="Hyperlink"/>
            </w:rPr>
            <w:delText xml:space="preserve">https://en.wikipedia.org/wiki/Trace_(linear_algebra)</w:delText>
          </w:r>
        </w:del>
      </w:hyperlink>
      <w:del w:id="1378" w:author="PR Preview" w:date="2026-01-01T00:00:00Z">
        <w:r>
          <w:delText xml:space="preserve">.</w:delText>
        </w:r>
      </w:del>
    </w:p>
    <w:p>
      <w:pPr>
        <w:numPr>
          <w:ilvl w:val="0"/>
          <w:numId w:val="1014"/>
        </w:numPr>
      </w:pPr>
      <w:ins w:id="1379" w:author="PR Preview" w:date="2026-01-01T00:00:00Z">
        <w:r>
          <w:t xml:space="preserve">Wikipedia contributors [1]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— symmetric matrices and their spectral properties</w:t>
        </w:r>
      </w:ins>
    </w:p>
    <w:p>
      <w:pPr>
        <w:numPr>
          <w:ilvl w:val="0"/>
          <w:numId w:val="1014"/>
        </w:numPr>
      </w:pPr>
      <w:ins w:id="1382" w:author="PR Preview" w:date="2026-01-01T00:00:00Z">
        <w:r>
          <w:t xml:space="preserve">Wikipedia contributors [2]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— diagonal matrices</w:t>
        </w:r>
      </w:ins>
    </w:p>
    <w:p>
      <w:pPr>
        <w:numPr>
          <w:ilvl w:val="0"/>
          <w:numId w:val="1014"/>
        </w:numPr>
      </w:pPr>
      <w:ins w:id="1385" w:author="PR Preview" w:date="2026-01-01T00:00:00Z">
        <w:r>
          <w:t xml:space="preserve">Wikipedia contributors [3]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— invertible matrices and how to invert them</w:t>
        </w:r>
      </w:ins>
    </w:p>
    <w:p>
      <w:pPr>
        <w:numPr>
          <w:ilvl w:val="0"/>
          <w:numId w:val="1014"/>
        </w:numPr>
      </w:pPr>
      <w:ins w:id="1388" w:author="PR Preview" w:date="2026-01-01T00:00:00Z">
        <w:r>
          <w:t xml:space="preserve">Wikipedia contributors [5]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— orthogonal matrices</w:t>
        </w:r>
      </w:ins>
    </w:p>
    <w:p>
      <w:pPr>
        <w:numPr>
          <w:ilvl w:val="0"/>
          <w:numId w:val="1014"/>
        </w:numPr>
      </w:pPr>
      <w:ins w:id="1391" w:author="PR Preview" w:date="2026-01-01T00:00:00Z">
        <w:r>
          <w:t xml:space="preserve">Wikipedia contributors [4]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— idempotent matrices</w:t>
        </w:r>
      </w:ins>
    </w:p>
    <w:p>
      <w:pPr>
        <w:numPr>
          <w:ilvl w:val="0"/>
          <w:numId w:val="1014"/>
        </w:numPr>
      </w:pPr>
      <w:ins w:id="1394" w:author="PR Preview" w:date="2026-01-01T00:00:00Z">
        <w:r>
          <w:t xml:space="preserve">Wikipedia contributors [8]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— the trace and its properties</w:t>
        </w:r>
      </w:ins>
    </w:p>
    <w:p>
      <w:pPr>
        <w:numPr>
          <w:ilvl w:val="0"/>
          <w:numId w:val="1014"/>
        </w:numPr>
      </w:pPr>
      <w:ins w:id="1397" w:author="PR Preview" w:date="2026-01-01T00:00:00Z">
        <w:r>
          <w:t xml:space="preserve">Wikipedia contributors [14]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— the determinant, its properties and computation</w:t>
        </w:r>
      </w:ins>
    </w:p>
    <w:p>
      <w:pPr>
        <w:numPr>
          <w:ilvl w:val="0"/>
          <w:numId w:val="1014"/>
        </w:numPr>
      </w:pPr>
      <w:ins w:id="1400" w:author="PR Preview" w:date="2026-01-01T00:00:00Z">
        <w:r>
          <w:t xml:space="preserve">Wikipedia contributors [7]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— quadratic forms</w:t>
        </w:r>
      </w:ins>
    </w:p>
    <w:p>
      <w:pPr>
        <w:numPr>
          <w:ilvl w:val="0"/>
          <w:numId w:val="1014"/>
        </w:numPr>
      </w:pPr>
      <w:ins w:id="1403" w:author="PR Preview" w:date="2026-01-01T00:00:00Z">
        <w:r>
          <w:t xml:space="preserve">Wikipedia contributors [12]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— positive-definite and positive-semidefinite matrices</w:t>
        </w:r>
      </w:ins>
    </w:p>
    <w:p>
      <w:pPr>
        <w:numPr>
          <w:ilvl w:val="0"/>
          <w:numId w:val="1014"/>
        </w:numPr>
      </w:pPr>
      <w:ins w:id="1406" w:author="PR Preview" w:date="2026-01-01T00:00:00Z">
        <w:r>
          <w:t xml:space="preserve">Wikipedia contributors [10]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— the eigendecomposition</w:t>
        </w:r>
      </w:ins>
    </w:p>
    <w:p>
      <w:pPr>
        <w:numPr>
          <w:ilvl w:val="0"/>
          <w:numId w:val="1014"/>
        </w:numPr>
      </w:pPr>
      <w:ins w:id="1409" w:author="PR Preview" w:date="2026-01-01T00:00:00Z">
        <w:r>
          <w:t xml:space="preserve">Wikipedia contributors [11]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— the singular value decomposition and its uses</w:t>
        </w:r>
      </w:ins>
    </w:p>
    <w:p>
      <w:pPr>
        <w:numPr>
          <w:ilvl w:val="0"/>
          <w:numId w:val="1014"/>
        </w:numPr>
      </w:pPr>
      <w:ins w:id="1412" w:author="PR Preview" w:date="2026-01-01T00:00:00Z">
        <w:r>
          <w:t xml:space="preserve">Wikipedia contributors [9]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— the Frobenius norm of a matrix</w:t>
        </w:r>
      </w:ins>
    </w:p>
    <w:p>
      <w:pPr>
        <w:numPr>
          <w:ilvl w:val="0"/>
          <w:numId w:val="1014"/>
        </w:numPr>
      </w:pPr>
      <w:ins w:id="1415" w:author="PR Preview" w:date="2026-01-01T00:00:00Z">
        <w:r>
          <w:t xml:space="preserve">Wikipedia contributors [13]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— paraboloids and their level sets</w:t>
        </w:r>
      </w:ins>
    </w:p>
    <w:bookmarkStart w:id="199" w:name="refs"/>
    <w:bookmarkStart w:id="172" w:name="ref-wikipedia_symmetric_matrix"/>
    <w:p>
      <w:pPr>
        <w:pStyle w:val="Bibliography"/>
      </w:pPr>
      <w:ins w:id="1418" w:author="PR Preview" w:date="2026-01-01T00:00:00Z">
        <w:r>
          <w:t xml:space="preserve">[1]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	</w:t>
        </w:r>
      </w:ins>
      <w:ins w:id="1421" w:author="PR Preview" w:date="2026-01-01T00:00:00Z">
        <w:r>
          <w:t xml:space="preserve">Wikipedia contributors,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“Symmetric matrix —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Wikipedia</w:t>
        </w:r>
      </w:ins>
      <w:ins w:id="1426" w:author="PR Preview" w:date="2026-01-01T00:00:00Z">
        <w:r>
          <w:t xml:space="preserve">,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the free encyclopedia.”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2026. Available:</w:t>
        </w:r>
      </w:ins>
      <w:ins w:id="1431" w:author="PR Preview" w:date="2026-01-01T00:00:00Z">
        <w:r>
          <w:t xml:space="preserve"> </w:t>
        </w:r>
      </w:ins>
      <w:hyperlink r:id="rId171">
        <w:ins w:id="1432" w:author="PR Preview" w:date="2026-01-01T00:00:00Z">
          <w:r>
            <w:rPr>
              <w:rStyle w:val="Hyperlink"/>
            </w:rPr>
            <w:t xml:space="preserve">https://en.wikipedia.org/wiki/Symmetric_matrix</w:t>
          </w:r>
        </w:ins>
      </w:hyperlink>
    </w:p>
    <w:bookmarkEnd w:id="172"/>
    <w:bookmarkStart w:id="174" w:name="ref-wikipedia_diagonal_matrix"/>
    <w:p>
      <w:pPr>
        <w:pStyle w:val="Bibliography"/>
      </w:pPr>
      <w:ins w:id="1433" w:author="PR Preview" w:date="2026-01-01T00:00:00Z">
        <w:r>
          <w:t xml:space="preserve">[2]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	</w:t>
        </w:r>
      </w:ins>
      <w:ins w:id="1436" w:author="PR Preview" w:date="2026-01-01T00:00:00Z">
        <w:r>
          <w:t xml:space="preserve">Wikipedia contributors,</w:t>
        </w:r>
      </w:ins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“Diagonal matrix —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Wikipedia</w:t>
        </w:r>
      </w:ins>
      <w:ins w:id="1441" w:author="PR Preview" w:date="2026-01-01T00:00:00Z">
        <w:r>
          <w:t xml:space="preserve">,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the free encyclopedia.”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2026. Available:</w:t>
        </w:r>
      </w:ins>
      <w:ins w:id="1446" w:author="PR Preview" w:date="2026-01-01T00:00:00Z">
        <w:r>
          <w:t xml:space="preserve"> </w:t>
        </w:r>
      </w:ins>
      <w:hyperlink r:id="rId173">
        <w:ins w:id="1447" w:author="PR Preview" w:date="2026-01-01T00:00:00Z">
          <w:r>
            <w:rPr>
              <w:rStyle w:val="Hyperlink"/>
            </w:rPr>
            <w:t xml:space="preserve">https://en.wikipedia.org/wiki/Diagonal_matrix</w:t>
          </w:r>
        </w:ins>
      </w:hyperlink>
    </w:p>
    <w:bookmarkEnd w:id="174"/>
    <w:bookmarkStart w:id="176" w:name="ref-wikipedia_invertible_matrix"/>
    <w:p>
      <w:pPr>
        <w:pStyle w:val="Bibliography"/>
      </w:pPr>
      <w:ins w:id="1448" w:author="PR Preview" w:date="2026-01-01T00:00:00Z">
        <w:r>
          <w:t xml:space="preserve">[3]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	</w:t>
        </w:r>
      </w:ins>
      <w:ins w:id="1451" w:author="PR Preview" w:date="2026-01-01T00:00:00Z">
        <w:r>
          <w:t xml:space="preserve">Wikipedia contributors,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“Invertible matrix —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Wikipedia</w:t>
        </w:r>
      </w:ins>
      <w:ins w:id="1456" w:author="PR Preview" w:date="2026-01-01T00:00:00Z">
        <w:r>
          <w:t xml:space="preserve">,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the free encyclopedia.”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2026. Available:</w:t>
        </w:r>
      </w:ins>
      <w:ins w:id="1461" w:author="PR Preview" w:date="2026-01-01T00:00:00Z">
        <w:r>
          <w:t xml:space="preserve"> </w:t>
        </w:r>
      </w:ins>
      <w:hyperlink r:id="rId175">
        <w:ins w:id="1462" w:author="PR Preview" w:date="2026-01-01T00:00:00Z">
          <w:r>
            <w:rPr>
              <w:rStyle w:val="Hyperlink"/>
            </w:rPr>
            <w:t xml:space="preserve">https://en.wikipedia.org/wiki/Invertible_matrix</w:t>
          </w:r>
        </w:ins>
      </w:hyperlink>
    </w:p>
    <w:bookmarkEnd w:id="176"/>
    <w:bookmarkStart w:id="178" w:name="ref-wikipedia_idempotent_matrix"/>
    <w:p>
      <w:pPr>
        <w:pStyle w:val="Bibliography"/>
      </w:pPr>
      <w:ins w:id="1463" w:author="PR Preview" w:date="2026-01-01T00:00:00Z">
        <w:r>
          <w:t xml:space="preserve">[4]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	</w:t>
        </w:r>
      </w:ins>
      <w:ins w:id="1466" w:author="PR Preview" w:date="2026-01-01T00:00:00Z">
        <w:r>
          <w:t xml:space="preserve">Wikipedia contributors,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“Idempotent matrix —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Wikipedia</w:t>
        </w:r>
      </w:ins>
      <w:ins w:id="1471" w:author="PR Preview" w:date="2026-01-01T00:00:00Z">
        <w:r>
          <w:t xml:space="preserve">,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the free encyclopedia.”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2026. Available:</w:t>
        </w:r>
      </w:ins>
      <w:ins w:id="1476" w:author="PR Preview" w:date="2026-01-01T00:00:00Z">
        <w:r>
          <w:t xml:space="preserve"> </w:t>
        </w:r>
      </w:ins>
      <w:hyperlink r:id="rId177">
        <w:ins w:id="1477" w:author="PR Preview" w:date="2026-01-01T00:00:00Z">
          <w:r>
            <w:rPr>
              <w:rStyle w:val="Hyperlink"/>
            </w:rPr>
            <w:t xml:space="preserve">https://en.wikipedia.org/wiki/Idempotent_matrix</w:t>
          </w:r>
        </w:ins>
      </w:hyperlink>
    </w:p>
    <w:bookmarkEnd w:id="178"/>
    <w:bookmarkStart w:id="180" w:name="ref-wikipedia_orthogonal_matrix"/>
    <w:p>
      <w:pPr>
        <w:pStyle w:val="Bibliography"/>
      </w:pPr>
      <w:ins w:id="1478" w:author="PR Preview" w:date="2026-01-01T00:00:00Z">
        <w:r>
          <w:t xml:space="preserve">[5]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	</w:t>
        </w:r>
      </w:ins>
      <w:ins w:id="1481" w:author="PR Preview" w:date="2026-01-01T00:00:00Z">
        <w:r>
          <w:t xml:space="preserve">Wikipedia contributors,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“Orthogonal matrix —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Wikipedia</w:t>
        </w:r>
      </w:ins>
      <w:ins w:id="1486" w:author="PR Preview" w:date="2026-01-01T00:00:00Z">
        <w:r>
          <w:t xml:space="preserve">,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the free encyclopedia.”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2026. Available:</w:t>
        </w:r>
      </w:ins>
      <w:ins w:id="1491" w:author="PR Preview" w:date="2026-01-01T00:00:00Z">
        <w:r>
          <w:t xml:space="preserve"> </w:t>
        </w:r>
      </w:ins>
      <w:hyperlink r:id="rId179">
        <w:ins w:id="1492" w:author="PR Preview" w:date="2026-01-01T00:00:00Z">
          <w:r>
            <w:rPr>
              <w:rStyle w:val="Hyperlink"/>
            </w:rPr>
            <w:t xml:space="preserve">https://en.wikipedia.org/wiki/Orthogonal_matrix</w:t>
          </w:r>
        </w:ins>
      </w:hyperlink>
    </w:p>
    <w:bookmarkEnd w:id="180"/>
    <w:bookmarkStart w:id="182" w:name="ref-banerjee2014linear"/>
    <w:p>
      <w:pPr>
        <w:pStyle w:val="Bibliography"/>
      </w:pPr>
      <w:ins w:id="1493" w:author="PR Preview" w:date="2026-01-01T00:00:00Z">
        <w:r>
          <w:t xml:space="preserve">[6]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	</w:t>
        </w:r>
      </w:ins>
      <w:ins w:id="1496" w:author="PR Preview" w:date="2026-01-01T00:00:00Z">
        <w:r>
          <w:t xml:space="preserve">S. Banerjee and A. Roy,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rPr>
            <w:i/>
            <w:iCs/>
          </w:rPr>
          <w:t xml:space="preserve">Linear algebra and matrix analysis for statistics</w:t>
        </w:r>
      </w:ins>
      <w:ins w:id="1499" w:author="PR Preview" w:date="2026-01-01T00:00:00Z">
        <w:r>
          <w:t xml:space="preserve">, vol. 181. Crc Press Boca Raton, 2014. Available:</w:t>
        </w:r>
      </w:ins>
      <w:ins w:id="1500" w:author="PR Preview" w:date="2026-01-01T00:00:00Z">
        <w:r>
          <w:t xml:space="preserve"> </w:t>
        </w:r>
      </w:ins>
      <w:hyperlink r:id="rId181">
        <w:ins w:id="1501" w:author="PR Preview" w:date="2026-01-01T00:00:00Z">
          <w:r>
            <w:rPr>
              <w:rStyle w:val="Hyperlink"/>
            </w:rPr>
            <w:t xml:space="preserve">https://www.routledge.com/Linear-Algebra-and-Matrix-Analysis-for-Statistics/Banerjee-Roy/p/book/9781420095388</w:t>
          </w:r>
        </w:ins>
      </w:hyperlink>
    </w:p>
    <w:bookmarkEnd w:id="182"/>
    <w:bookmarkStart w:id="184" w:name="ref-wikipedia_quadratic_form"/>
    <w:p>
      <w:pPr>
        <w:pStyle w:val="Bibliography"/>
      </w:pPr>
      <w:ins w:id="1502" w:author="PR Preview" w:date="2026-01-01T00:00:00Z">
        <w:r>
          <w:t xml:space="preserve">[7]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	</w:t>
        </w:r>
      </w:ins>
      <w:ins w:id="1505" w:author="PR Preview" w:date="2026-01-01T00:00:00Z">
        <w:r>
          <w:t xml:space="preserve">Wikipedia contributors,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“Quadratic form —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Wikipedia</w:t>
        </w:r>
      </w:ins>
      <w:ins w:id="1510" w:author="PR Preview" w:date="2026-01-01T00:00:00Z">
        <w:r>
          <w:t xml:space="preserve">,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the free encyclopedia.”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2026. Available:</w:t>
        </w:r>
      </w:ins>
      <w:ins w:id="1515" w:author="PR Preview" w:date="2026-01-01T00:00:00Z">
        <w:r>
          <w:t xml:space="preserve"> </w:t>
        </w:r>
      </w:ins>
      <w:hyperlink r:id="rId183">
        <w:ins w:id="1516" w:author="PR Preview" w:date="2026-01-01T00:00:00Z">
          <w:r>
            <w:rPr>
              <w:rStyle w:val="Hyperlink"/>
            </w:rPr>
            <w:t xml:space="preserve">https://en.wikipedia.org/wiki/Quadratic_form</w:t>
          </w:r>
        </w:ins>
      </w:hyperlink>
    </w:p>
    <w:bookmarkEnd w:id="184"/>
    <w:bookmarkStart w:id="186" w:name="ref-wikipedia_trace_linear_algebra"/>
    <w:p>
      <w:pPr>
        <w:pStyle w:val="Bibliography"/>
      </w:pPr>
      <w:ins w:id="1517" w:author="PR Preview" w:date="2026-01-01T00:00:00Z">
        <w:r>
          <w:t xml:space="preserve">[8]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	</w:t>
        </w:r>
      </w:ins>
      <w:ins w:id="1520" w:author="PR Preview" w:date="2026-01-01T00:00:00Z">
        <w:r>
          <w:t xml:space="preserve">Wikipedia contributors,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“Trace (linear algebra) —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Wikipedia</w:t>
        </w:r>
      </w:ins>
      <w:ins w:id="1525" w:author="PR Preview" w:date="2026-01-01T00:00:00Z">
        <w:r>
          <w:t xml:space="preserve">,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the free encyclopedia.”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2026. Available:</w:t>
        </w:r>
      </w:ins>
      <w:ins w:id="1530" w:author="PR Preview" w:date="2026-01-01T00:00:00Z">
        <w:r>
          <w:t xml:space="preserve"> </w:t>
        </w:r>
      </w:ins>
      <w:hyperlink r:id="rId185">
        <w:ins w:id="1531" w:author="PR Preview" w:date="2026-01-01T00:00:00Z">
          <w:r>
            <w:rPr>
              <w:rStyle w:val="Hyperlink"/>
            </w:rPr>
            <w:t xml:space="preserve">https://en.wikipedia.org/wiki/Trace_(linear_algebra)</w:t>
          </w:r>
        </w:ins>
      </w:hyperlink>
    </w:p>
    <w:bookmarkEnd w:id="186"/>
    <w:bookmarkStart w:id="188" w:name="ref-wikipedia_frobenius_norm"/>
    <w:p>
      <w:pPr>
        <w:pStyle w:val="Bibliography"/>
      </w:pPr>
      <w:ins w:id="1532" w:author="PR Preview" w:date="2026-01-01T00:00:00Z">
        <w:r>
          <w:t xml:space="preserve">[9]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	</w:t>
        </w:r>
      </w:ins>
      <w:ins w:id="1535" w:author="PR Preview" w:date="2026-01-01T00:00:00Z">
        <w:r>
          <w:t xml:space="preserve">Wikipedia contributors,</w:t>
        </w:r>
      </w:ins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“Frobenius norm —</w:t>
        </w:r>
      </w:ins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Wikipedia</w:t>
        </w:r>
      </w:ins>
      <w:ins w:id="1540" w:author="PR Preview" w:date="2026-01-01T00:00:00Z">
        <w:r>
          <w:t xml:space="preserve">,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the free encyclopedia.”</w:t>
        </w:r>
      </w:ins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2026. Available:</w:t>
        </w:r>
      </w:ins>
      <w:ins w:id="1545" w:author="PR Preview" w:date="2026-01-01T00:00:00Z">
        <w:r>
          <w:t xml:space="preserve"> </w:t>
        </w:r>
      </w:ins>
      <w:hyperlink r:id="rId187">
        <w:ins w:id="1546" w:author="PR Preview" w:date="2026-01-01T00:00:00Z">
          <w:r>
            <w:rPr>
              <w:rStyle w:val="Hyperlink"/>
            </w:rPr>
            <w:t xml:space="preserve">https://en.wikipedia.org/wiki/Frobenius_norm</w:t>
          </w:r>
        </w:ins>
      </w:hyperlink>
    </w:p>
    <w:bookmarkEnd w:id="188"/>
    <w:bookmarkStart w:id="190" w:name="Xb43b527953f0eee3a44673cae4da74733136085"/>
    <w:p>
      <w:pPr>
        <w:pStyle w:val="Bibliography"/>
      </w:pPr>
      <w:ins w:id="1547" w:author="PR Preview" w:date="2026-01-01T00:00:00Z">
        <w:r>
          <w:t xml:space="preserve">[10]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	</w:t>
        </w:r>
      </w:ins>
      <w:ins w:id="1550" w:author="PR Preview" w:date="2026-01-01T00:00:00Z">
        <w:r>
          <w:t xml:space="preserve">Wikipedia contributors,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“Eigendecomposition of a matrix —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Wikipedia</w:t>
        </w:r>
      </w:ins>
      <w:ins w:id="1555" w:author="PR Preview" w:date="2026-01-01T00:00:00Z">
        <w:r>
          <w:t xml:space="preserve">,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the free encyclopedia.”</w:t>
        </w:r>
      </w:ins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2026. Available:</w:t>
        </w:r>
      </w:ins>
      <w:ins w:id="1560" w:author="PR Preview" w:date="2026-01-01T00:00:00Z">
        <w:r>
          <w:t xml:space="preserve"> </w:t>
        </w:r>
      </w:ins>
      <w:hyperlink r:id="rId189">
        <w:ins w:id="1561" w:author="PR Preview" w:date="2026-01-01T00:00:00Z">
          <w:r>
            <w:rPr>
              <w:rStyle w:val="Hyperlink"/>
            </w:rPr>
            <w:t xml:space="preserve">https://en.wikipedia.org/wiki/Eigendecomposition_of_a_matrix</w:t>
          </w:r>
        </w:ins>
      </w:hyperlink>
    </w:p>
    <w:bookmarkEnd w:id="190"/>
    <w:bookmarkStart w:id="192" w:name="X3fcaea5f0d39c316e8eba753e3f1acffa30cc5e"/>
    <w:p>
      <w:pPr>
        <w:pStyle w:val="Bibliography"/>
      </w:pPr>
      <w:ins w:id="1562" w:author="PR Preview" w:date="2026-01-01T00:00:00Z">
        <w:r>
          <w:t xml:space="preserve">[11]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	</w:t>
        </w:r>
      </w:ins>
      <w:ins w:id="1565" w:author="PR Preview" w:date="2026-01-01T00:00:00Z">
        <w:r>
          <w:t xml:space="preserve">Wikipedia contributors,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“Singular value decomposition —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Wikipedia</w:t>
        </w:r>
      </w:ins>
      <w:ins w:id="1570" w:author="PR Preview" w:date="2026-01-01T00:00:00Z">
        <w:r>
          <w:t xml:space="preserve">,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the free encyclopedia.”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2026. Available:</w:t>
        </w:r>
      </w:ins>
      <w:ins w:id="1575" w:author="PR Preview" w:date="2026-01-01T00:00:00Z">
        <w:r>
          <w:t xml:space="preserve"> </w:t>
        </w:r>
      </w:ins>
      <w:hyperlink r:id="rId191">
        <w:ins w:id="1576" w:author="PR Preview" w:date="2026-01-01T00:00:00Z">
          <w:r>
            <w:rPr>
              <w:rStyle w:val="Hyperlink"/>
            </w:rPr>
            <w:t xml:space="preserve">https://en.wikipedia.org/wiki/Singular_value_decomposition</w:t>
          </w:r>
        </w:ins>
      </w:hyperlink>
    </w:p>
    <w:bookmarkEnd w:id="192"/>
    <w:bookmarkStart w:id="194" w:name="ref-wikipedia_definite_matrix"/>
    <w:p>
      <w:pPr>
        <w:pStyle w:val="Bibliography"/>
      </w:pPr>
      <w:ins w:id="1577" w:author="PR Preview" w:date="2026-01-01T00:00:00Z">
        <w:r>
          <w:t xml:space="preserve">[12]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	</w:t>
        </w:r>
      </w:ins>
      <w:ins w:id="1580" w:author="PR Preview" w:date="2026-01-01T00:00:00Z">
        <w:r>
          <w:t xml:space="preserve">Wikipedia contributors,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“Definite matrix —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Wikipedia</w:t>
        </w:r>
      </w:ins>
      <w:ins w:id="1585" w:author="PR Preview" w:date="2026-01-01T00:00:00Z">
        <w:r>
          <w:t xml:space="preserve">,</w:t>
        </w:r>
      </w:ins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the free encyclopedia.”</w:t>
        </w:r>
      </w:ins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2026. Available:</w:t>
        </w:r>
      </w:ins>
      <w:ins w:id="1590" w:author="PR Preview" w:date="2026-01-01T00:00:00Z">
        <w:r>
          <w:t xml:space="preserve"> </w:t>
        </w:r>
      </w:ins>
      <w:hyperlink r:id="rId193">
        <w:ins w:id="1591" w:author="PR Preview" w:date="2026-01-01T00:00:00Z">
          <w:r>
            <w:rPr>
              <w:rStyle w:val="Hyperlink"/>
            </w:rPr>
            <w:t xml:space="preserve">https://en.wikipedia.org/wiki/Definite_matrix</w:t>
          </w:r>
        </w:ins>
      </w:hyperlink>
    </w:p>
    <w:bookmarkEnd w:id="194"/>
    <w:bookmarkStart w:id="196" w:name="ref-wikipedia_paraboloid"/>
    <w:p>
      <w:pPr>
        <w:pStyle w:val="Bibliography"/>
      </w:pPr>
      <w:ins w:id="1592" w:author="PR Preview" w:date="2026-01-01T00:00:00Z">
        <w:r>
          <w:t xml:space="preserve">[13]</w:t>
        </w:r>
      </w:ins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	</w:t>
        </w:r>
      </w:ins>
      <w:ins w:id="1595" w:author="PR Preview" w:date="2026-01-01T00:00:00Z">
        <w:r>
          <w:t xml:space="preserve">Wikipedia contributors,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“Paraboloid —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Wikipedia</w:t>
        </w:r>
      </w:ins>
      <w:ins w:id="1600" w:author="PR Preview" w:date="2026-01-01T00:00:00Z">
        <w:r>
          <w:t xml:space="preserve">,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the free encyclopedia.”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2026. Available:</w:t>
        </w:r>
      </w:ins>
      <w:ins w:id="1605" w:author="PR Preview" w:date="2026-01-01T00:00:00Z">
        <w:r>
          <w:t xml:space="preserve"> </w:t>
        </w:r>
      </w:ins>
      <w:hyperlink r:id="rId195">
        <w:ins w:id="1606" w:author="PR Preview" w:date="2026-01-01T00:00:00Z">
          <w:r>
            <w:rPr>
              <w:rStyle w:val="Hyperlink"/>
            </w:rPr>
            <w:t xml:space="preserve">https://en.wikipedia.org/wiki/Paraboloid</w:t>
          </w:r>
        </w:ins>
      </w:hyperlink>
    </w:p>
    <w:bookmarkEnd w:id="196"/>
    <w:bookmarkStart w:id="198" w:name="ref-wikipedia_determinant"/>
    <w:p>
      <w:pPr>
        <w:pStyle w:val="Bibliography"/>
      </w:pPr>
      <w:ins w:id="1607" w:author="PR Preview" w:date="2026-01-01T00:00:00Z">
        <w:r>
          <w:t xml:space="preserve">[14]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	</w:t>
        </w:r>
      </w:ins>
      <w:ins w:id="1610" w:author="PR Preview" w:date="2026-01-01T00:00:00Z">
        <w:r>
          <w:t xml:space="preserve">Wikipedia contributors,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“Determinant —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Wikipedia</w:t>
        </w:r>
      </w:ins>
      <w:ins w:id="1615" w:author="PR Preview" w:date="2026-01-01T00:00:00Z">
        <w:r>
          <w:t xml:space="preserve">,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the free encyclopedia.”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2026. Available:</w:t>
        </w:r>
      </w:ins>
      <w:ins w:id="1620" w:author="PR Preview" w:date="2026-01-01T00:00:00Z">
        <w:r>
          <w:t xml:space="preserve"> </w:t>
        </w:r>
      </w:ins>
      <w:hyperlink r:id="rId197">
        <w:ins w:id="1621" w:author="PR Preview" w:date="2026-01-01T00:00:00Z">
          <w:r>
            <w:rPr>
              <w:rStyle w:val="Hyperlink"/>
            </w:rPr>
            <w:t xml:space="preserve">https://en.wikipedia.org/wiki/Determinant</w:t>
          </w:r>
        </w:ins>
      </w:hyperlink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3" Type="http://schemas.openxmlformats.org/officeDocument/2006/relationships/hyperlink" Target="https://en.wikipedia.org/wiki/Definite_matrix" TargetMode="External"/><Relationship Id="rId197" Type="http://schemas.openxmlformats.org/officeDocument/2006/relationships/hyperlink" Target="https://en.wikipedia.org/wiki/Determinant" TargetMode="External"/><Relationship Id="rId173" Type="http://schemas.openxmlformats.org/officeDocument/2006/relationships/hyperlink" Target="https://en.wikipedia.org/wiki/Diagonal_matrix" TargetMode="External"/><Relationship Id="rId189" Type="http://schemas.openxmlformats.org/officeDocument/2006/relationships/hyperlink" Target="https://en.wikipedia.org/wiki/Eigendecomposition_of_a_matrix" TargetMode="External"/><Relationship Id="rId187" Type="http://schemas.openxmlformats.org/officeDocument/2006/relationships/hyperlink" Target="https://en.wikipedia.org/wiki/Frobenius_norm" TargetMode="External"/><Relationship Id="rId177" Type="http://schemas.openxmlformats.org/officeDocument/2006/relationships/hyperlink" Target="https://en.wikipedia.org/wiki/Idempotent_matrix" TargetMode="External"/><Relationship Id="rId175" Type="http://schemas.openxmlformats.org/officeDocument/2006/relationships/hyperlink" Target="https://en.wikipedia.org/wiki/Invertible_matrix" TargetMode="External"/><Relationship Id="rId179" Type="http://schemas.openxmlformats.org/officeDocument/2006/relationships/hyperlink" Target="https://en.wikipedia.org/wiki/Orthogonal_matrix" TargetMode="External"/><Relationship Id="rId195" Type="http://schemas.openxmlformats.org/officeDocument/2006/relationships/hyperlink" Target="https://en.wikipedia.org/wiki/Paraboloid" TargetMode="External"/><Relationship Id="rId183" Type="http://schemas.openxmlformats.org/officeDocument/2006/relationships/hyperlink" Target="https://en.wikipedia.org/wiki/Quadratic_form" TargetMode="External"/><Relationship Id="rId191" Type="http://schemas.openxmlformats.org/officeDocument/2006/relationships/hyperlink" Target="https://en.wikipedia.org/wiki/Singular_value_decomposition" TargetMode="External"/><Relationship Id="rId171" Type="http://schemas.openxmlformats.org/officeDocument/2006/relationships/hyperlink" Target="https://en.wikipedia.org/wiki/Symmetric_matrix" TargetMode="External"/><Relationship Id="rId185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1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3" Type="http://schemas.openxmlformats.org/officeDocument/2006/relationships/hyperlink" Target="https://en.wikipedia.org/wiki/Definite_matrix" TargetMode="External"/><Relationship Id="rId197" Type="http://schemas.openxmlformats.org/officeDocument/2006/relationships/hyperlink" Target="https://en.wikipedia.org/wiki/Determinant" TargetMode="External"/><Relationship Id="rId173" Type="http://schemas.openxmlformats.org/officeDocument/2006/relationships/hyperlink" Target="https://en.wikipedia.org/wiki/Diagonal_matrix" TargetMode="External"/><Relationship Id="rId189" Type="http://schemas.openxmlformats.org/officeDocument/2006/relationships/hyperlink" Target="https://en.wikipedia.org/wiki/Eigendecomposition_of_a_matrix" TargetMode="External"/><Relationship Id="rId187" Type="http://schemas.openxmlformats.org/officeDocument/2006/relationships/hyperlink" Target="https://en.wikipedia.org/wiki/Frobenius_norm" TargetMode="External"/><Relationship Id="rId177" Type="http://schemas.openxmlformats.org/officeDocument/2006/relationships/hyperlink" Target="https://en.wikipedia.org/wiki/Idempotent_matrix" TargetMode="External"/><Relationship Id="rId175" Type="http://schemas.openxmlformats.org/officeDocument/2006/relationships/hyperlink" Target="https://en.wikipedia.org/wiki/Invertible_matrix" TargetMode="External"/><Relationship Id="rId179" Type="http://schemas.openxmlformats.org/officeDocument/2006/relationships/hyperlink" Target="https://en.wikipedia.org/wiki/Orthogonal_matrix" TargetMode="External"/><Relationship Id="rId195" Type="http://schemas.openxmlformats.org/officeDocument/2006/relationships/hyperlink" Target="https://en.wikipedia.org/wiki/Paraboloid" TargetMode="External"/><Relationship Id="rId183" Type="http://schemas.openxmlformats.org/officeDocument/2006/relationships/hyperlink" Target="https://en.wikipedia.org/wiki/Quadratic_form" TargetMode="External"/><Relationship Id="rId191" Type="http://schemas.openxmlformats.org/officeDocument/2006/relationships/hyperlink" Target="https://en.wikipedia.org/wiki/Singular_value_decomposition" TargetMode="External"/><Relationship Id="rId171" Type="http://schemas.openxmlformats.org/officeDocument/2006/relationships/hyperlink" Target="https://en.wikipedia.org/wiki/Symmetric_matrix" TargetMode="External"/><Relationship Id="rId185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1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2026-10-18T08:53:25Z</dcterms:created>
  <dcterms:modified xsi:type="dcterms:W3CDTF">2026-10-18T08:53:25Z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