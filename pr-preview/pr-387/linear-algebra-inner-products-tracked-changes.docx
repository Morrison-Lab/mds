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(Inner product)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inner product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2026d)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on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function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that assigns to each ordered pair of vectors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 real number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that has the following four properties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for all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and all real numbers</w:delText>
        </w:r>
      </w:del>
      <w:del w:id="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33" w:author="PR Preview" w:date="2026-01-01T00:00:00Z">
        <w:r>
          <w:delText xml:space="preserve">:</w:delText>
        </w:r>
      </w:del>
    </w:p>
    <w:p>
      <w:pPr>
        <w:pStyle w:val="FirstParagraph"/>
      </w:pPr>
      <w:ins w:id="34" w:author="PR Preview" w:date="2026-01-01T00:00:00Z">
        <w:r>
          <w:rPr>
            <w:b/>
            <w:bCs/>
          </w:rPr>
          <w:t xml:space="preserve">Definition 1 (Inner product)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inner product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[1]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on</w:t>
        </w:r>
      </w:ins>
      <w:ins w:id="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is a function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that assigns to each ordered pair of vectors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 real number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that has the following four properties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for all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 all real numbers</w:t>
        </w:r>
      </w:ins>
      <w:ins w:id="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6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del w:id="65" w:author="PR Preview" w:date="2026-01-01T00:00:00Z">
        <w:r>
          <w:rPr>
            <w:i/>
            <w:iCs/>
          </w:rPr>
          <w:delText xml:space="preserve">Remark 1</w:delText>
        </w:r>
      </w:del>
      <w:del w:id="66" w:author="PR Preview" w:date="2026-01-01T00:00:00Z">
        <w:r>
          <w:delText xml:space="preserve"> (The definition in other sources). </w:delText>
        </w:r>
      </w:del>
      <w:del w:id="67" w:author="PR Preview" w:date="2026-01-01T00:00:00Z">
        <w:r>
          <w:delText xml:space="preserve">Axler (2024, Definition 6.2, p. 183)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states the same definition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for any vector space over the real or complex numbers.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Axler splits linearity in the first slot into additivity and homogeneity,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 his last property is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rPr>
            <w:i/>
            <w:iCs/>
          </w:rPr>
          <w:delText xml:space="preserve">conjugate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symmetry,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delText>
        </w:r>
      </w:del>
      <w:del w:id="82" w:author="PR Preview" w:date="2026-01-01T00:00:00Z">
        <w:r>
          <w:delText xml:space="preserve">,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which for real numbers is the same as symmetry.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Symmetry and linearity in the first slot together give linearity in the second slot.</w:delText>
        </w:r>
      </w:del>
    </w:p>
    <w:p>
      <w:pPr>
        <w:pStyle w:val="FirstParagraph"/>
      </w:pPr>
      <w:ins w:id="87" w:author="PR Preview" w:date="2026-01-01T00:00:00Z">
        <w:r>
          <w:rPr>
            <w:i/>
            <w:iCs/>
          </w:rPr>
          <w:t xml:space="preserve">Remark 1</w:t>
        </w:r>
      </w:ins>
      <w:ins w:id="88" w:author="PR Preview" w:date="2026-01-01T00:00:00Z">
        <w:r>
          <w:t xml:space="preserve"> (The definition in other sources). </w:t>
        </w:r>
      </w:ins>
      <w:ins w:id="89" w:author="PR Preview" w:date="2026-01-01T00:00:00Z">
        <w:r>
          <w:t xml:space="preserve">Axler [2], Definition 6.2, p. 183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states the same definition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for any vector space over the real or complex numbers.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Axler splits linearity in the first slot into additivity and homogeneity,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 his last property is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i/>
            <w:iCs/>
          </w:rPr>
          <w:t xml:space="preserve">conjugate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symmetry,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  </w:r>
      </w:ins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which for real numbers is the same as symmetry.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Symmetry and linearity in the first slot together give linearity in the second slot.</w:t>
        </w:r>
      </w:ins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del w:id="109" w:author="PR Preview" w:date="2026-01-01T00:00:00Z">
        <w:r>
          <w:rPr>
            <w:b/>
            <w:bCs/>
          </w:rPr>
          <w:delText xml:space="preserve">Definition 2 (Inner product space)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b/>
            <w:bCs/>
          </w:rPr>
          <w:delText xml:space="preserve">real inner product space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(Wikipedia contributors 2026d)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is a pair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of a real vector space</w:delText>
        </w:r>
      </w:del>
      <w:del w:id="121" w:author="PR Preview" w:date="2026-01-01T00:00:00Z">
        <w:r>
          <w:delText xml:space="preserve"> </w:delText>
        </w:r>
      </w:del>
      <m:oMath>
        <m:r>
          <m:t>V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and an inner product</w:delText>
        </w:r>
      </w:del>
      <w:del w:id="1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on it,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a function with the four properties of</w:delText>
        </w:r>
      </w:del>
      <w:del w:id="129" w:author="PR Preview" w:date="2026-01-01T00:00:00Z">
        <w:r>
          <w:delText xml:space="preserve"> </w:delText>
        </w:r>
      </w:del>
      <w:hyperlink w:anchor="def-inner-product">
        <w:del w:id="13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31" w:author="PR Preview" w:date="2026-01-01T00:00:00Z">
        <w:r>
          <w:delText xml:space="preserve">.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We say that</w:delText>
        </w:r>
      </w:del>
      <w:del w:id="134" w:author="PR Preview" w:date="2026-01-01T00:00:00Z">
        <w:r>
          <w:delText xml:space="preserve"> </w:delText>
        </w:r>
      </w:del>
      <m:oMath>
        <m:r>
          <m:t>V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is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b/>
            <w:bCs/>
          </w:rPr>
          <w:delText xml:space="preserve">equipped with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that inner product: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 inner product is part of the data of the space,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so the same set of vectors with a different inner product is a different inner product space.</w:delText>
        </w:r>
      </w:del>
      <w:del w:id="145" w:author="PR Preview" w:date="2026-01-01T00:00:00Z">
        <w:r>
          <w:delText xml:space="preserve"> </w:delText>
        </w:r>
      </w:del>
      <w:hyperlink w:anchor="def-inner-product">
        <w:del w:id="14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states the properties for</w:delText>
        </w:r>
      </w:del>
      <w:del w:id="149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(</w:delText>
        </w:r>
      </w:del>
      <w:hyperlink r:id="rId14">
        <w:del w:id="152" w:author="PR Preview" w:date="2026-01-01T00:00:00Z">
          <w:r>
            <w:rPr>
              <w:rStyle w:val="Hyperlink"/>
            </w:rPr>
            <w:delText xml:space="preserve">Definition 2 in Vectors</w:delText>
          </w:r>
        </w:del>
      </w:hyperlink>
      <w:del w:id="153" w:author="PR Preview" w:date="2026-01-01T00:00:00Z">
        <w:r>
          <w:delText xml:space="preserve">),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and the same four properties define an inner product on other real vector spaces,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such as spaces of matrices or functions.</w:delText>
        </w:r>
      </w:del>
    </w:p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Definition 2 (Inner product space)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real inner product space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[1]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is a pair</w:t>
        </w:r>
      </w:ins>
      <w:ins w:id="1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of a real vector space</w:t>
        </w:r>
      </w:ins>
      <w:ins w:id="170" w:author="PR Preview" w:date="2026-01-01T00:00:00Z">
        <w:r>
          <w:t xml:space="preserve"> </w:t>
        </w:r>
      </w:ins>
      <m:oMath>
        <m:r>
          <m:t>V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 an inner product</w:t>
        </w:r>
      </w:ins>
      <w:ins w:id="173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on it,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 function with the four properties of</w:t>
        </w:r>
      </w:ins>
      <w:ins w:id="178" w:author="PR Preview" w:date="2026-01-01T00:00:00Z">
        <w:r>
          <w:t xml:space="preserve"> </w:t>
        </w:r>
      </w:ins>
      <w:hyperlink w:anchor="def-inner-product">
        <w:ins w:id="17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80" w:author="PR Preview" w:date="2026-01-01T00:00:00Z">
        <w:r>
          <w:t xml:space="preserve">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We say that</w:t>
        </w:r>
      </w:ins>
      <w:ins w:id="183" w:author="PR Preview" w:date="2026-01-01T00:00:00Z">
        <w:r>
          <w:t xml:space="preserve"> </w:t>
        </w:r>
      </w:ins>
      <m:oMath>
        <m:r>
          <m:t>V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is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rPr>
            <w:b/>
            <w:bCs/>
          </w:rPr>
          <w:t xml:space="preserve">equipped with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that inner product: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 inner product is part of the data of the space,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so the same set of vectors with a different inner product is a different inner product space.</w:t>
        </w:r>
      </w:ins>
      <w:ins w:id="194" w:author="PR Preview" w:date="2026-01-01T00:00:00Z">
        <w:r>
          <w:t xml:space="preserve"> </w:t>
        </w:r>
      </w:ins>
      <w:hyperlink w:anchor="def-inner-product">
        <w:ins w:id="19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states the properties for</w:t>
        </w:r>
      </w:ins>
      <w:ins w:id="198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(</w:t>
        </w:r>
      </w:ins>
      <w:hyperlink r:id="rId14">
        <w:ins w:id="201" w:author="PR Preview" w:date="2026-01-01T00:00:00Z">
          <w:r>
            <w:rPr>
              <w:rStyle w:val="Hyperlink"/>
            </w:rPr>
            <w:t xml:space="preserve">Definition 2 in Vectors</w:t>
          </w:r>
        </w:ins>
      </w:hyperlink>
      <w:ins w:id="202" w:author="PR Preview" w:date="2026-01-01T00:00:00Z">
        <w:r>
          <w:t xml:space="preserve">),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 the same four properties define an inner product on other real vector spaces,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such as spaces of matrices or functions.</w:t>
        </w:r>
      </w:ins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del w:id="207" w:author="PR Preview" w:date="2026-01-01T00:00:00Z">
        <w:r>
          <w:delText xml:space="preserve">This function is also an inner product on</w:delText>
        </w:r>
      </w:del>
      <w:del w:id="2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(Axler 2024, Example 6.3(b), p. 184)</w:delText>
        </w:r>
      </w:del>
      <w:del w:id="211" w:author="PR Preview" w:date="2026-01-01T00:00:00Z">
        <w:r>
          <w:delText xml:space="preserve">:</w:delText>
        </w:r>
      </w:del>
    </w:p>
    <w:p>
      <w:pPr>
        <w:pStyle w:val="FirstParagraph"/>
      </w:pPr>
      <w:ins w:id="212" w:author="PR Preview" w:date="2026-01-01T00:00:00Z">
        <w:r>
          <w:t xml:space="preserve">This function is also an inner product on</w:t>
        </w:r>
      </w:ins>
      <w:ins w:id="21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[2], Example 6.3(b), p. 184</w:t>
        </w:r>
      </w:ins>
      <w:ins w:id="21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del w:id="217" w:author="PR Preview" w:date="2026-01-01T00:00:00Z">
        <w:r>
          <w:delText xml:space="preserve">(Banerjee and Roy 2014, Definition 7.3, p. 181)</w:delText>
        </w:r>
      </w:del>
      <w:del w:id="218" w:author="PR Preview" w:date="2026-01-01T00:00:00Z">
        <w:r>
          <w:delText xml:space="preserve">.</w:delText>
        </w:r>
      </w:del>
    </w:p>
    <w:p>
      <w:pPr>
        <w:pStyle w:val="FirstParagraph"/>
      </w:pPr>
      <w:ins w:id="219" w:author="PR Preview" w:date="2026-01-01T00:00:00Z">
        <w:r>
          <w:t xml:space="preserve">[3], Definition 7.3, p. 181</w:t>
        </w:r>
      </w:ins>
      <w:ins w:id="220" w:author="PR Preview" w:date="2026-01-01T00:00:00Z">
        <w:r>
          <w:t xml:space="preserve">.</w:t>
        </w:r>
      </w:ins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del w:id="221" w:author="PR Preview" w:date="2026-01-01T00:00:00Z">
        <w:r>
          <w:delText xml:space="preserve">In particular, if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$\mathord{\smash[b]{\underset{\raise.3ex\hbox{$\scriptstyle\sim$}}{x}}\vphantom{x}} \perp \mathord{\smash[b]{\underset{\raise.3ex\hbox{$\scriptstyle\sim$}}{y}}\vphantom{y}}$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(</w:delText>
        </w:r>
      </w:del>
      <w:hyperlink r:id="rId22">
        <w:del w:id="226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227" w:author="PR Preview" w:date="2026-01-01T00:00:00Z">
        <w:r>
          <w:delText xml:space="preserve">), then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(the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rPr>
            <w:b/>
            <w:bCs/>
          </w:rPr>
          <w:delText xml:space="preserve">Pythagorean theorem</w:delText>
        </w:r>
      </w:del>
      <w:del w:id="234" w:author="PR Preview" w:date="2026-01-01T00:00:00Z">
        <w:r>
          <w:delText xml:space="preserve">)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(Wikipedia contributors 2026i)</w:delText>
        </w:r>
      </w:del>
      <w:del w:id="237" w:author="PR Preview" w:date="2026-01-01T00:00:00Z">
        <w:r>
          <w:delText xml:space="preserve">.</w:delText>
        </w:r>
      </w:del>
    </w:p>
    <w:p>
      <w:pPr>
        <w:pStyle w:val="FirstParagraph"/>
      </w:pPr>
      <w:ins w:id="238" w:author="PR Preview" w:date="2026-01-01T00:00:00Z">
        <w:r>
          <w:t xml:space="preserve">In particular, if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$\mathord{\smash[b]{\underset{\raise.3ex\hbox{$\scriptstyle\sim$}}{x}}\vphantom{x}} \perp \mathord{\smash[b]{\underset{\raise.3ex\hbox{$\scriptstyle\sim$}}{y}}\vphantom{y}}$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(</w:t>
        </w:r>
      </w:ins>
      <w:hyperlink r:id="rId22">
        <w:ins w:id="243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44" w:author="PR Preview" w:date="2026-01-01T00:00:00Z">
        <w:r>
          <w:t xml:space="preserve">), then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(the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rPr>
            <w:b/>
            <w:bCs/>
          </w:rPr>
          <w:t xml:space="preserve">Pythagorean theorem</w:t>
        </w:r>
      </w:ins>
      <w:ins w:id="251" w:author="PR Preview" w:date="2026-01-01T00:00:00Z">
        <w:r>
          <w:t xml:space="preserve">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[5]</w:t>
        </w:r>
      </w:ins>
      <w:ins w:id="254" w:author="PR Preview" w:date="2026-01-01T00:00:00Z">
        <w:r>
          <w:t xml:space="preserve">.</w:t>
        </w:r>
      </w:ins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del w:id="255" w:author="PR Preview" w:date="2026-01-01T00:00:00Z">
        <w:r>
          <w:rPr>
            <w:b/>
            <w:bCs/>
          </w:rPr>
          <w:delText xml:space="preserve">Definition 4 (Norm (normed vector space, normed space))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A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rPr>
            <w:b/>
            <w:bCs/>
          </w:rPr>
          <w:delText xml:space="preserve">norm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(Wikipedia contributors 2026f)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on a real vector space</w:delText>
        </w:r>
      </w:del>
      <w:del w:id="264" w:author="PR Preview" w:date="2026-01-01T00:00:00Z">
        <w:r>
          <w:delText xml:space="preserve"> </w:delText>
        </w:r>
      </w:del>
      <m:oMath>
        <m:r>
          <m:t>V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is a function</w:delText>
        </w:r>
      </w:del>
      <w:del w:id="2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that assigns to each vector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$\mathord{\smash[b]{\underset{\raise.3ex\hbox{$\scriptstyle\sim$}}{x}}\vphantom{x}}\in V$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a nonnegative real number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$\mathopen{}\left\lVert\mathord{\smash[b]{\underset{\raise.3ex\hbox{$\scriptstyle\sim$}}{x}}\vphantom{x}}\right\rVert\mathclose{}$</w:delText>
        </w:r>
      </w:del>
      <w:del w:id="276" w:author="PR Preview" w:date="2026-01-01T00:00:00Z">
        <w:r>
          <w:delText xml:space="preserve">,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and satisfies the following three axioms for all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V$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and all scalars</w:delText>
        </w:r>
      </w:del>
      <w:del w:id="28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84" w:author="PR Preview" w:date="2026-01-01T00:00:00Z">
        <w:r>
          <w:delText xml:space="preserve">:</w:delText>
        </w:r>
      </w:del>
    </w:p>
    <w:p>
      <w:pPr>
        <w:pStyle w:val="FirstParagraph"/>
      </w:pPr>
      <w:ins w:id="285" w:author="PR Preview" w:date="2026-01-01T00:00:00Z">
        <w:r>
          <w:rPr>
            <w:b/>
            <w:bCs/>
          </w:rPr>
          <w:t xml:space="preserve">Definition 4 (Norm (normed vector space, normed space))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rPr>
            <w:b/>
            <w:bCs/>
          </w:rPr>
          <w:t xml:space="preserve">norm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[6]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on a real vector space</w:t>
        </w:r>
      </w:ins>
      <w:ins w:id="294" w:author="PR Preview" w:date="2026-01-01T00:00:00Z">
        <w:r>
          <w:t xml:space="preserve"> </w:t>
        </w:r>
      </w:ins>
      <m:oMath>
        <m:r>
          <m:t>V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 function</w:t>
        </w:r>
      </w:ins>
      <w:ins w:id="29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that assigns to each vector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$\mathord{\smash[b]{\underset{\raise.3ex\hbox{$\scriptstyle\sim$}}{x}}\vphantom{x}}\in V$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 nonnegative real number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$\mathopen{}\left\lVert\mathord{\smash[b]{\underset{\raise.3ex\hbox{$\scriptstyle\sim$}}{x}}\vphantom{x}}\right\rVert\mathclose{}$</w:t>
        </w:r>
      </w:ins>
      <w:ins w:id="306" w:author="PR Preview" w:date="2026-01-01T00:00:00Z">
        <w:r>
          <w:t xml:space="preserve">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 satisfies the following three axioms for all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$\mathord{\smash[b]{\underset{\raise.3ex\hbox{$\scriptstyle\sim$}}{x}}\vphantom{x}}, \mathord{\smash[b]{\underset{\raise.3ex\hbox{$\scriptstyle\sim$}}{y}}\vphantom{y}}\in V$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and all scalars</w:t>
        </w:r>
      </w:ins>
      <w:ins w:id="31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1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del w:id="315" w:author="PR Preview" w:date="2026-01-01T00:00:00Z">
        <w:r>
          <w:rPr>
            <w:b/>
            <w:bCs/>
          </w:rPr>
          <w:delText xml:space="preserve">Definition 5 (Vector</w:delText>
        </w:r>
      </w:del>
      <w:del w:id="316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317" w:author="PR Preview" w:date="2026-01-01T00:00:00Z">
        <w:r>
          <w:rPr>
            <w:b/>
            <w:bCs/>
          </w:rPr>
          <w:delText xml:space="preserve">-norm (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318" w:author="PR Preview" w:date="2026-01-01T00:00:00Z">
        <w:r>
          <w:rPr>
            <w:b/>
            <w:bCs/>
          </w:rPr>
          <w:delText xml:space="preserve"> </w:delText>
        </w:r>
      </w:del>
      <w:del w:id="319" w:author="PR Preview" w:date="2026-01-01T00:00:00Z">
        <w:r>
          <w:rPr>
            <w:b/>
            <w:bCs/>
          </w:rPr>
          <w:delText xml:space="preserve">norm,</w:delText>
        </w:r>
      </w:del>
      <w:del w:id="320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321" w:author="PR Preview" w:date="2026-01-01T00:00:00Z">
        <w:r>
          <w:rPr>
            <w:b/>
            <w:bCs/>
          </w:rPr>
          <w:delText xml:space="preserve"> </w:delText>
        </w:r>
      </w:del>
      <w:del w:id="322" w:author="PR Preview" w:date="2026-01-01T00:00:00Z">
        <w:r>
          <w:rPr>
            <w:b/>
            <w:bCs/>
          </w:rPr>
          <w:delText xml:space="preserve">norm, taxicab norm, Manhattan norm,</w:delText>
        </w:r>
      </w:del>
      <w:del w:id="323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324" w:author="PR Preview" w:date="2026-01-01T00:00:00Z">
        <w:r>
          <w:rPr>
            <w:b/>
            <w:bCs/>
          </w:rPr>
          <w:delText xml:space="preserve"> </w:delText>
        </w:r>
      </w:del>
      <w:del w:id="325" w:author="PR Preview" w:date="2026-01-01T00:00:00Z">
        <w:r>
          <w:rPr>
            <w:b/>
            <w:bCs/>
          </w:rPr>
          <w:delText xml:space="preserve">norm, infinity norm))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For a vector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$\mathord{\smash[b]{\underset{\raise.3ex\hbox{$\scriptstyle\sim$}}{x}}\vphantom{x}}= (x_1, \ldots, x_p) \in \mathbb{R}^p$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and any real number</w:delText>
        </w:r>
      </w:del>
      <w:del w:id="33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333" w:author="PR Preview" w:date="2026-01-01T00:00:00Z">
        <w:r>
          <w:delText xml:space="preserve">,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the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rPr>
            <w:b/>
            <w:bCs/>
          </w:rPr>
          <w:delText xml:space="preserve">vector</w:delText>
        </w:r>
      </w:del>
      <w:del w:id="338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339" w:author="PR Preview" w:date="2026-01-01T00:00:00Z">
        <w:r>
          <w:rPr>
            <w:b/>
            <w:bCs/>
          </w:rPr>
          <w:delText xml:space="preserve">-norm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(Wikipedia contributors 2026e)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(or</w:delText>
        </w:r>
      </w:del>
      <w:del w:id="34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345" w:author="PR Preview" w:date="2026-01-01T00:00:00Z">
        <w:r>
          <w:rPr>
            <w:b/>
            <w:bCs/>
          </w:rPr>
          <w:delText xml:space="preserve"> </w:delText>
        </w:r>
      </w:del>
      <w:del w:id="346" w:author="PR Preview" w:date="2026-01-01T00:00:00Z">
        <w:r>
          <w:rPr>
            <w:b/>
            <w:bCs/>
          </w:rPr>
          <w:delText xml:space="preserve">norm</w:delText>
        </w:r>
      </w:del>
      <w:del w:id="347" w:author="PR Preview" w:date="2026-01-01T00:00:00Z">
        <w:r>
          <w:delText xml:space="preserve">, traditionally named with parameter</w:delText>
        </w:r>
      </w:del>
      <w:del w:id="348" w:author="PR Preview" w:date="2026-01-01T00:00:00Z">
        <w:r>
          <w:delText xml:space="preserve"> </w:delText>
        </w:r>
      </w:del>
      <m:oMath>
        <m:r>
          <m:t>p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but denoted here with exponent</w:delText>
        </w:r>
      </w:del>
      <w:del w:id="351" w:author="PR Preview" w:date="2026-01-01T00:00:00Z">
        <w:r>
          <w:delText xml:space="preserve"> </w:delText>
        </w:r>
      </w:del>
      <m:oMath>
        <m:r>
          <m:t>k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to avoid clashing with the ambient vector dimension</w:delText>
        </w:r>
      </w:del>
      <w:del w:id="354" w:author="PR Preview" w:date="2026-01-01T00:00:00Z">
        <w:r>
          <w:delText xml:space="preserve"> </w:delText>
        </w:r>
      </w:del>
      <m:oMath>
        <m:r>
          <m:t>p</m:t>
        </m:r>
      </m:oMath>
      <w:del w:id="355" w:author="PR Preview" w:date="2026-01-01T00:00:00Z">
        <w:r>
          <w:delText xml:space="preserve">) is:</w:delText>
        </w:r>
      </w:del>
    </w:p>
    <w:p>
      <w:pPr>
        <w:pStyle w:val="BodyText"/>
      </w:pPr>
      <w:ins w:id="356" w:author="PR Preview" w:date="2026-01-01T00:00:00Z">
        <w:r>
          <w:rPr>
            <w:b/>
            <w:bCs/>
          </w:rPr>
          <w:t xml:space="preserve">Definition 5 (Vector</w:t>
        </w:r>
      </w:ins>
      <w:ins w:id="357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358" w:author="PR Preview" w:date="2026-01-01T00:00:00Z">
        <w:r>
          <w:rPr>
            <w:b/>
            <w:bCs/>
          </w:rPr>
          <w:t xml:space="preserve">-norm (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359" w:author="PR Preview" w:date="2026-01-01T00:00:00Z">
        <w:r>
          <w:rPr>
            <w:b/>
            <w:bCs/>
          </w:rPr>
          <w:t xml:space="preserve"> </w:t>
        </w:r>
      </w:ins>
      <w:ins w:id="360" w:author="PR Preview" w:date="2026-01-01T00:00:00Z">
        <w:r>
          <w:rPr>
            <w:b/>
            <w:bCs/>
          </w:rPr>
          <w:t xml:space="preserve">norm,</w:t>
        </w:r>
      </w:ins>
      <w:ins w:id="36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362" w:author="PR Preview" w:date="2026-01-01T00:00:00Z">
        <w:r>
          <w:rPr>
            <w:b/>
            <w:bCs/>
          </w:rPr>
          <w:t xml:space="preserve"> </w:t>
        </w:r>
      </w:ins>
      <w:ins w:id="363" w:author="PR Preview" w:date="2026-01-01T00:00:00Z">
        <w:r>
          <w:rPr>
            <w:b/>
            <w:bCs/>
          </w:rPr>
          <w:t xml:space="preserve">norm, taxicab norm, Manhattan norm,</w:t>
        </w:r>
      </w:ins>
      <w:ins w:id="364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365" w:author="PR Preview" w:date="2026-01-01T00:00:00Z">
        <w:r>
          <w:rPr>
            <w:b/>
            <w:bCs/>
          </w:rPr>
          <w:t xml:space="preserve"> </w:t>
        </w:r>
      </w:ins>
      <w:ins w:id="366" w:author="PR Preview" w:date="2026-01-01T00:00:00Z">
        <w:r>
          <w:rPr>
            <w:b/>
            <w:bCs/>
          </w:rPr>
          <w:t xml:space="preserve">norm, infinity norm))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For a vector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and any real number</w:t>
        </w:r>
      </w:ins>
      <w:ins w:id="3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374" w:author="PR Preview" w:date="2026-01-01T00:00:00Z">
        <w:r>
          <w:t xml:space="preserve">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the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rPr>
            <w:b/>
            <w:bCs/>
          </w:rPr>
          <w:t xml:space="preserve">vector</w:t>
        </w:r>
      </w:ins>
      <w:ins w:id="379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380" w:author="PR Preview" w:date="2026-01-01T00:00:00Z">
        <w:r>
          <w:rPr>
            <w:b/>
            <w:bCs/>
          </w:rPr>
          <w:t xml:space="preserve">-norm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[7]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(or</w:t>
        </w:r>
      </w:ins>
      <w:ins w:id="38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386" w:author="PR Preview" w:date="2026-01-01T00:00:00Z">
        <w:r>
          <w:rPr>
            <w:b/>
            <w:bCs/>
          </w:rPr>
          <w:t xml:space="preserve"> </w:t>
        </w:r>
      </w:ins>
      <w:ins w:id="387" w:author="PR Preview" w:date="2026-01-01T00:00:00Z">
        <w:r>
          <w:rPr>
            <w:b/>
            <w:bCs/>
          </w:rPr>
          <w:t xml:space="preserve">norm</w:t>
        </w:r>
      </w:ins>
      <w:ins w:id="388" w:author="PR Preview" w:date="2026-01-01T00:00:00Z">
        <w:r>
          <w:t xml:space="preserve">, traditionally named with parameter</w:t>
        </w:r>
      </w:ins>
      <w:ins w:id="389" w:author="PR Preview" w:date="2026-01-01T00:00:00Z">
        <w:r>
          <w:t xml:space="preserve"> </w:t>
        </w:r>
      </w:ins>
      <m:oMath>
        <m:r>
          <m:t>p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but denoted here with exponent</w:t>
        </w:r>
      </w:ins>
      <w:ins w:id="392" w:author="PR Preview" w:date="2026-01-01T00:00:00Z">
        <w:r>
          <w:t xml:space="preserve"> </w:t>
        </w:r>
      </w:ins>
      <m:oMath>
        <m:r>
          <m:t>k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to avoid clashing with the ambient vector dimension</w:t>
        </w:r>
      </w:ins>
      <w:ins w:id="395" w:author="PR Preview" w:date="2026-01-01T00:00:00Z">
        <w:r>
          <w:t xml:space="preserve"> </w:t>
        </w:r>
      </w:ins>
      <m:oMath>
        <m:r>
          <m:t>p</m:t>
        </m:r>
      </m:oMath>
      <w:ins w:id="396" w:author="PR Preview" w:date="2026-01-01T00:00:00Z">
        <w:r>
          <w:t xml:space="preserve">) is:</w:t>
        </w:r>
      </w:ins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del w:id="397" w:author="PR Preview" w:date="2026-01-01T00:00:00Z">
        <w:r>
          <w:rPr>
            <w:b/>
            <w:bCs/>
          </w:rPr>
          <w:delText xml:space="preserve">Definition 6 (Infinity norm (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398" w:author="PR Preview" w:date="2026-01-01T00:00:00Z">
        <w:r>
          <w:rPr>
            <w:b/>
            <w:bCs/>
          </w:rPr>
          <w:delText xml:space="preserve"> </w:delText>
        </w:r>
      </w:del>
      <w:del w:id="399" w:author="PR Preview" w:date="2026-01-01T00:00:00Z">
        <w:r>
          <w:rPr>
            <w:b/>
            <w:bCs/>
          </w:rPr>
          <w:delText xml:space="preserve">norm, maximum norm, Chebyshev norm))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For a vector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$\mathord{\smash[b]{\underset{\raise.3ex\hbox{$\scriptstyle\sim$}}{x}}\vphantom{x}}= (x_1, \ldots, x_p) \in \mathbb{R}^p$</w:delText>
        </w:r>
      </w:del>
      <w:del w:id="404" w:author="PR Preview" w:date="2026-01-01T00:00:00Z">
        <w:r>
          <w:delText xml:space="preserve">,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the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b/>
            <w:bCs/>
          </w:rPr>
          <w:delText xml:space="preserve">infinity norm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(Wikipedia contributors 2026k)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(also the</w:delText>
        </w:r>
      </w:del>
      <w:del w:id="41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414" w:author="PR Preview" w:date="2026-01-01T00:00:00Z">
        <w:r>
          <w:rPr>
            <w:b/>
            <w:bCs/>
          </w:rPr>
          <w:delText xml:space="preserve"> </w:delText>
        </w:r>
      </w:del>
      <w:del w:id="415" w:author="PR Preview" w:date="2026-01-01T00:00:00Z">
        <w:r>
          <w:rPr>
            <w:b/>
            <w:bCs/>
          </w:rPr>
          <w:delText xml:space="preserve">norm</w:delText>
        </w:r>
      </w:del>
      <w:del w:id="416" w:author="PR Preview" w:date="2026-01-01T00:00:00Z">
        <w:r>
          <w:delText xml:space="preserve">,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rPr>
            <w:b/>
            <w:bCs/>
          </w:rPr>
          <w:delText xml:space="preserve">maximum norm</w:delText>
        </w:r>
      </w:del>
      <w:del w:id="419" w:author="PR Preview" w:date="2026-01-01T00:00:00Z">
        <w:r>
          <w:delText xml:space="preserve">, or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rPr>
            <w:b/>
            <w:bCs/>
          </w:rPr>
          <w:delText xml:space="preserve">Chebyshev norm</w:delText>
        </w:r>
      </w:del>
      <w:del w:id="422" w:author="PR Preview" w:date="2026-01-01T00:00:00Z">
        <w:r>
          <w:delText xml:space="preserve">) is defined separately from the</w:delText>
        </w:r>
      </w:del>
      <w:del w:id="423" w:author="PR Preview" w:date="2026-01-01T00:00:00Z">
        <w:r>
          <w:delText xml:space="preserve"> </w:delText>
        </w:r>
      </w:del>
      <m:oMath>
        <m:r>
          <m:t>p</m:t>
        </m:r>
      </m:oMath>
      <w:del w:id="424" w:author="PR Preview" w:date="2026-01-01T00:00:00Z">
        <w:r>
          <w:delText xml:space="preserve">-norms (</w:delText>
        </w:r>
      </w:del>
      <w:hyperlink w:anchor="def-vector-p-norm">
        <w:del w:id="42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26" w:author="PR Preview" w:date="2026-01-01T00:00:00Z">
        <w:r>
          <w:delText xml:space="preserve">) by</w:delText>
        </w:r>
      </w:del>
    </w:p>
    <w:p>
      <w:pPr>
        <w:pStyle w:val="BodyText"/>
      </w:pPr>
      <w:ins w:id="427" w:author="PR Preview" w:date="2026-01-01T00:00:00Z">
        <w:r>
          <w:rPr>
            <w:b/>
            <w:bCs/>
          </w:rPr>
          <w:t xml:space="preserve">Definition 6 (Infinity norm (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428" w:author="PR Preview" w:date="2026-01-01T00:00:00Z">
        <w:r>
          <w:rPr>
            <w:b/>
            <w:bCs/>
          </w:rPr>
          <w:t xml:space="preserve"> </w:t>
        </w:r>
      </w:ins>
      <w:ins w:id="429" w:author="PR Preview" w:date="2026-01-01T00:00:00Z">
        <w:r>
          <w:rPr>
            <w:b/>
            <w:bCs/>
          </w:rPr>
          <w:t xml:space="preserve">norm, maximum norm, Chebyshev norm))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For a vector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the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rPr>
            <w:b/>
            <w:bCs/>
          </w:rPr>
          <w:t xml:space="preserve">infinity norm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[8]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(also the</w:t>
        </w:r>
      </w:ins>
      <w:ins w:id="44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444" w:author="PR Preview" w:date="2026-01-01T00:00:00Z">
        <w:r>
          <w:rPr>
            <w:b/>
            <w:bCs/>
          </w:rPr>
          <w:t xml:space="preserve"> </w:t>
        </w:r>
      </w:ins>
      <w:ins w:id="445" w:author="PR Preview" w:date="2026-01-01T00:00:00Z">
        <w:r>
          <w:rPr>
            <w:b/>
            <w:bCs/>
          </w:rPr>
          <w:t xml:space="preserve">norm</w:t>
        </w:r>
      </w:ins>
      <w:ins w:id="446" w:author="PR Preview" w:date="2026-01-01T00:00:00Z">
        <w:r>
          <w:t xml:space="preserve">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rPr>
            <w:b/>
            <w:bCs/>
          </w:rPr>
          <w:t xml:space="preserve">maximum norm</w:t>
        </w:r>
      </w:ins>
      <w:ins w:id="449" w:author="PR Preview" w:date="2026-01-01T00:00:00Z">
        <w:r>
          <w:t xml:space="preserve">, or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rPr>
            <w:b/>
            <w:bCs/>
          </w:rPr>
          <w:t xml:space="preserve">Chebyshev norm</w:t>
        </w:r>
      </w:ins>
      <w:ins w:id="452" w:author="PR Preview" w:date="2026-01-01T00:00:00Z">
        <w:r>
          <w:t xml:space="preserve">) is defined separately from the</w:t>
        </w:r>
      </w:ins>
      <w:ins w:id="453" w:author="PR Preview" w:date="2026-01-01T00:00:00Z">
        <w:r>
          <w:t xml:space="preserve"> </w:t>
        </w:r>
      </w:ins>
      <m:oMath>
        <m:r>
          <m:t>p</m:t>
        </m:r>
      </m:oMath>
      <w:ins w:id="454" w:author="PR Preview" w:date="2026-01-01T00:00:00Z">
        <w:r>
          <w:t xml:space="preserve">-norms (</w:t>
        </w:r>
      </w:ins>
      <w:hyperlink w:anchor="def-vector-p-norm">
        <w:ins w:id="45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56" w:author="PR Preview" w:date="2026-01-01T00:00:00Z">
        <w:r>
          <w:t xml:space="preserve">) by</w:t>
        </w:r>
      </w:ins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del w:id="457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The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rPr>
            <w:b/>
            <w:bCs/>
          </w:rPr>
          <w:delText xml:space="preserve">cosine similarity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(Wikipedia contributors 2026b)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between two nonzero vectors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is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their dot product divided by the product of their lengths:</w:delText>
        </w:r>
      </w:del>
    </w:p>
    <w:p>
      <w:pPr>
        <w:pStyle w:val="FirstParagraph"/>
      </w:pPr>
      <w:ins w:id="472" w:author="PR Preview" w:date="2026-01-01T00:00:00Z">
        <w:r>
          <w:rPr>
            <w:b/>
            <w:bCs/>
          </w:rPr>
          <w:t xml:space="preserve">Definition 8 (Cosine similarity)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rPr>
            <w:b/>
            <w:bCs/>
          </w:rPr>
          <w:t xml:space="preserve">cosine similarity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[9]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between two nonzero vectors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is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del w:id="487" w:author="PR Preview" w:date="2026-01-01T00:00:00Z">
        <w:r>
          <w:rPr>
            <w:b/>
            <w:bCs/>
          </w:rPr>
          <w:delText xml:space="preserve">Definition 10 (Orthonormal basis)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An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rPr>
            <w:b/>
            <w:bCs/>
          </w:rPr>
          <w:delText xml:space="preserve">orthonormal basis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(Wikipedia contributors 2026g)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of a subspace</w:delText>
        </w:r>
      </w:del>
      <w:del w:id="4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of</w:delText>
        </w:r>
      </w:del>
      <w:del w:id="49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is a basis of</w:delText>
        </w:r>
      </w:del>
      <w:del w:id="5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(</w:delText>
        </w:r>
      </w:del>
      <w:hyperlink r:id="rId72">
        <w:del w:id="505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506" w:author="PR Preview" w:date="2026-01-01T00:00:00Z">
        <w:r>
          <w:delText xml:space="preserve">)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whose vectors are orthonormal (</w:delText>
        </w:r>
      </w:del>
      <w:hyperlink r:id="rId69">
        <w:del w:id="509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510" w:author="PR Preview" w:date="2026-01-01T00:00:00Z">
        <w:r>
          <w:delText xml:space="preserve">).</w:delText>
        </w:r>
      </w:del>
    </w:p>
    <w:p>
      <w:pPr>
        <w:pStyle w:val="BodyText"/>
      </w:pPr>
      <w:ins w:id="511" w:author="PR Preview" w:date="2026-01-01T00:00:00Z">
        <w:r>
          <w:rPr>
            <w:b/>
            <w:bCs/>
          </w:rPr>
          <w:t xml:space="preserve">Definition 10 (Orthonormal basis)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An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rPr>
            <w:b/>
            <w:bCs/>
          </w:rPr>
          <w:t xml:space="preserve">orthonormal basis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[10]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of a subspace</w:t>
        </w:r>
      </w:ins>
      <w:ins w:id="5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</w:t>
        </w:r>
      </w:ins>
      <w:ins w:id="52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is a basis of</w:t>
        </w:r>
      </w:ins>
      <w:ins w:id="5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(</w:t>
        </w:r>
      </w:ins>
      <w:hyperlink r:id="rId72">
        <w:ins w:id="529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530" w:author="PR Preview" w:date="2026-01-01T00:00:00Z">
        <w:r>
          <w:t xml:space="preserve">)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whose vectors are orthonormal (</w:t>
        </w:r>
      </w:ins>
      <w:hyperlink r:id="rId69">
        <w:ins w:id="533" w:author="PR Preview" w:date="2026-01-01T00:00:00Z">
          <w:r>
            <w:rPr>
              <w:rStyle w:val="Hyperlink"/>
            </w:rPr>
            <w:t xml:space="preserve">Definition 19 in Vectors</w:t>
          </w:r>
        </w:ins>
      </w:hyperlink>
      <w:ins w:id="534" w:author="PR Preview" w:date="2026-01-01T00:00:00Z">
        <w:r>
          <w:t xml:space="preserve">).</w:t>
        </w:r>
      </w:ins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del w:id="535" w:author="PR Preview" w:date="2026-01-01T00:00:00Z">
        <w:r>
          <w:rPr>
            <w:b/>
            <w:bCs/>
          </w:rPr>
          <w:delText xml:space="preserve">Definition 11 (Gram-Schmidt process)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The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rPr>
            <w:b/>
            <w:bCs/>
          </w:rPr>
          <w:delText xml:space="preserve">Gram-Schmidt process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(Wikipedia contributors 2026c)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takes vectors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$\mathord{\smash[b]{\underset{\raise.3ex\hbox{$\scriptstyle\sim$}}{a}}\vphantom{a}}_1, \ldots, \mathord{\smash[b]{\underset{\raise.3ex\hbox{$\scriptstyle\sim$}}{a}}\vphantom{a}}_k \in \mathbb{R}^p$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and, for</w:delText>
        </w:r>
      </w:del>
      <w:del w:id="54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in turn:</w:delText>
        </w:r>
      </w:del>
    </w:p>
    <w:p>
      <w:pPr>
        <w:pStyle w:val="BodyText"/>
      </w:pPr>
      <w:ins w:id="551" w:author="PR Preview" w:date="2026-01-01T00:00:00Z">
        <w:r>
          <w:rPr>
            <w:b/>
            <w:bCs/>
          </w:rPr>
          <w:t xml:space="preserve">Definition 11 (Gram-Schmidt process)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rPr>
            <w:b/>
            <w:bCs/>
          </w:rPr>
          <w:t xml:space="preserve">Gram-Schmidt process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[11]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takes vectors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 \in \mathbb{R}^p$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and, for</w:t>
        </w:r>
      </w:ins>
      <w:ins w:id="56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in turn: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05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del w:id="567" w:author="PR Preview" w:date="2026-01-01T00:00:00Z">
        <w:r>
          <w:rPr>
            <w:b/>
            <w:bCs/>
          </w:rPr>
          <w:delText xml:space="preserve">Definition 12 (Outer product)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The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rPr>
            <w:b/>
            <w:bCs/>
          </w:rPr>
          <w:delText xml:space="preserve">outer product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(Wikipedia contributors 2026h)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of a vector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$\mathord{\smash[b]{\underset{\raise.3ex\hbox{$\scriptstyle\sim$}}{u}}\vphantom{u}}$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of length</w:delText>
        </w:r>
      </w:del>
      <w:del w:id="580" w:author="PR Preview" w:date="2026-01-01T00:00:00Z">
        <w:r>
          <w:delText xml:space="preserve"> </w:delText>
        </w:r>
      </w:del>
      <m:oMath>
        <m:r>
          <m:t>m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and a vector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$\mathord{\smash[b]{\underset{\raise.3ex\hbox{$\scriptstyle\sim$}}{v}}\vphantom{v}}$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of length</w:delText>
        </w:r>
      </w:del>
      <w:del w:id="587" w:author="PR Preview" w:date="2026-01-01T00:00:00Z">
        <w:r>
          <w:delText xml:space="preserve"> </w:delText>
        </w:r>
      </w:del>
      <m:oMath>
        <m:r>
          <m:t>n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is the</w:delText>
        </w:r>
      </w:del>
      <w:del w:id="59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matrix product (</w:delText>
        </w:r>
      </w:del>
      <w:hyperlink r:id="rId97">
        <w:del w:id="593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594" w:author="PR Preview" w:date="2026-01-01T00:00:00Z">
        <w:r>
          <w:delText xml:space="preserve">)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of the column vector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$\mathord{\smash[b]{\underset{\raise.3ex\hbox{$\scriptstyle\sim$}}{u}}\vphantom{u}}$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with the row vector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${\mathord{\smash[b]{\underset{\raise.3ex\hbox{$\scriptstyle\sim$}}{v}}\vphantom{v}}}^{\top}$</w:delText>
        </w:r>
      </w:del>
      <w:del w:id="605" w:author="PR Preview" w:date="2026-01-01T00:00:00Z">
        <w:r>
          <w:delText xml:space="preserve">.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Its entries are</w:delText>
        </w:r>
      </w:del>
    </w:p>
    <w:p>
      <w:pPr>
        <w:pStyle w:val="FirstParagraph"/>
      </w:pPr>
      <w:ins w:id="608" w:author="PR Preview" w:date="2026-01-01T00:00:00Z">
        <w:r>
          <w:rPr>
            <w:b/>
            <w:bCs/>
          </w:rPr>
          <w:t xml:space="preserve">Definition 12 (Outer product)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rPr>
            <w:b/>
            <w:bCs/>
          </w:rPr>
          <w:t xml:space="preserve">outer product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[12]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of a vector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$\mathord{\smash[b]{\underset{\raise.3ex\hbox{$\scriptstyle\sim$}}{u}}\vphantom{u}}$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of length</w:t>
        </w:r>
      </w:ins>
      <w:ins w:id="621" w:author="PR Preview" w:date="2026-01-01T00:00:00Z">
        <w:r>
          <w:t xml:space="preserve"> </w:t>
        </w:r>
      </w:ins>
      <m:oMath>
        <m:r>
          <m:t>m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and a vector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$\mathord{\smash[b]{\underset{\raise.3ex\hbox{$\scriptstyle\sim$}}{v}}\vphantom{v}}$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of length</w:t>
        </w:r>
      </w:ins>
      <w:ins w:id="628" w:author="PR Preview" w:date="2026-01-01T00:00:00Z">
        <w:r>
          <w:t xml:space="preserve"> </w:t>
        </w:r>
      </w:ins>
      <m:oMath>
        <m:r>
          <m:t>n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is the</w:t>
        </w:r>
      </w:ins>
      <w:ins w:id="63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matrix product (</w:t>
        </w:r>
      </w:ins>
      <w:hyperlink r:id="rId97">
        <w:ins w:id="634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635" w:author="PR Preview" w:date="2026-01-01T00:00:00Z">
        <w:r>
          <w:t xml:space="preserve">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of the column vector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$\mathord{\smash[b]{\underset{\raise.3ex\hbox{$\scriptstyle\sim$}}{u}}\vphantom{u}}$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with the row vector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${\mathord{\smash[b]{\underset{\raise.3ex\hbox{$\scriptstyle\sim$}}{v}}\vphantom{v}}}^{\top}$</w:t>
        </w:r>
      </w:ins>
      <w:ins w:id="646" w:author="PR Preview" w:date="2026-01-01T00:00:00Z">
        <w:r>
          <w:t xml:space="preserve">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Its entries are</w:t>
        </w:r>
      </w:ins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del w:id="649" w:author="PR Preview" w:date="2026-01-01T00:00:00Z">
        <w:r>
          <w:rPr>
            <w:i/>
            <w:iCs/>
          </w:rPr>
          <w:delText xml:space="preserve">Remark 5</w:delText>
        </w:r>
      </w:del>
      <w:del w:id="650" w:author="PR Preview" w:date="2026-01-01T00:00:00Z">
        <w:r>
          <w:delText xml:space="preserve"> (Outer product and dot product). </w:delText>
        </w:r>
      </w:del>
      <w:del w:id="651" w:author="PR Preview" w:date="2026-01-01T00:00:00Z">
        <w:r>
          <w:delText xml:space="preserve">The dot product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${\mathord{\smash[b]{\underset{\raise.3ex\hbox{$\scriptstyle\sim$}}{u}}\vphantom{u}}}^{\top}\mathord{\smash[b]{\underset{\raise.3ex\hbox{$\scriptstyle\sim$}}{v}}\vphantom{v}}$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(</w:delText>
        </w:r>
      </w:del>
      <w:hyperlink r:id="rId100">
        <w:del w:id="656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657" w:author="PR Preview" w:date="2026-01-01T00:00:00Z">
        <w:r>
          <w:delText xml:space="preserve">)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needs two vectors of the same length and gives a number.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The outer product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takes vectors of any two lengths and gives a matrix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(Banerjee and Roy 2014, chap. 1, p. 11)</w:delText>
        </w:r>
      </w:del>
      <w:del w:id="668" w:author="PR Preview" w:date="2026-01-01T00:00:00Z">
        <w:r>
          <w:delText xml:space="preserve">.</w:delText>
        </w:r>
      </w:del>
    </w:p>
    <w:p>
      <w:pPr>
        <w:pStyle w:val="FirstParagraph"/>
      </w:pPr>
      <w:ins w:id="669" w:author="PR Preview" w:date="2026-01-01T00:00:00Z">
        <w:r>
          <w:rPr>
            <w:i/>
            <w:iCs/>
          </w:rPr>
          <w:t xml:space="preserve">Remark 5</w:t>
        </w:r>
      </w:ins>
      <w:ins w:id="670" w:author="PR Preview" w:date="2026-01-01T00:00:00Z">
        <w:r>
          <w:t xml:space="preserve"> (Outer product and dot product). </w:t>
        </w:r>
      </w:ins>
      <w:ins w:id="671" w:author="PR Preview" w:date="2026-01-01T00:00:00Z">
        <w:r>
          <w:t xml:space="preserve">The dot product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${\mathord{\smash[b]{\underset{\raise.3ex\hbox{$\scriptstyle\sim$}}{u}}\vphantom{u}}}^{\top}\mathord{\smash[b]{\underset{\raise.3ex\hbox{$\scriptstyle\sim$}}{v}}\vphantom{v}}$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(</w:t>
        </w:r>
      </w:ins>
      <w:hyperlink r:id="rId100">
        <w:ins w:id="676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677" w:author="PR Preview" w:date="2026-01-01T00:00:00Z">
        <w:r>
          <w:t xml:space="preserve">)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needs two vectors of the same length and gives a number.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The outer product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takes vectors of any two lengths and gives a matrix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[3, Ch. 1], p. 11</w:t>
        </w:r>
      </w:ins>
      <w:ins w:id="688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End w:id="105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5"/>
        </w:numPr>
      </w:pPr>
      <w:del w:id="689" w:author="PR Preview" w:date="2026-01-01T00:00:00Z">
        <w:r>
          <w:delText xml:space="preserve">Wikipedia contributors (2026d)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— inner product spaces, with examples</w:delText>
        </w:r>
      </w:del>
    </w:p>
    <w:p>
      <w:pPr>
        <w:numPr>
          <w:ilvl w:val="0"/>
          <w:numId w:val="1025"/>
        </w:numPr>
      </w:pPr>
      <w:del w:id="692" w:author="PR Preview" w:date="2026-01-01T00:00:00Z">
        <w:r>
          <w:delText xml:space="preserve">Wikipedia contributors (2026f)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— norms on vector spaces</w:delText>
        </w:r>
      </w:del>
    </w:p>
    <w:p>
      <w:pPr>
        <w:numPr>
          <w:ilvl w:val="0"/>
          <w:numId w:val="1025"/>
        </w:numPr>
      </w:pPr>
      <w:del w:id="695" w:author="PR Preview" w:date="2026-01-01T00:00:00Z">
        <w:r>
          <w:delText xml:space="preserve">Wikipedia contributors (2026e)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— p-norms and the spaces they define</w:delText>
        </w:r>
      </w:del>
    </w:p>
    <w:p>
      <w:pPr>
        <w:numPr>
          <w:ilvl w:val="0"/>
          <w:numId w:val="1025"/>
        </w:numPr>
      </w:pPr>
      <w:del w:id="698" w:author="PR Preview" w:date="2026-01-01T00:00:00Z">
        <w:r>
          <w:delText xml:space="preserve">Wikipedia contributors (2026a)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— the Cauchy-Schwarz inequality and its proofs</w:delText>
        </w:r>
      </w:del>
    </w:p>
    <w:p>
      <w:pPr>
        <w:numPr>
          <w:ilvl w:val="0"/>
          <w:numId w:val="1025"/>
        </w:numPr>
      </w:pPr>
      <w:del w:id="701" w:author="PR Preview" w:date="2026-01-01T00:00:00Z">
        <w:r>
          <w:delText xml:space="preserve">Wikipedia contributors (2026j)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— the triangle inequality</w:delText>
        </w:r>
      </w:del>
    </w:p>
    <w:p>
      <w:pPr>
        <w:numPr>
          <w:ilvl w:val="0"/>
          <w:numId w:val="1025"/>
        </w:numPr>
      </w:pPr>
      <w:del w:id="704" w:author="PR Preview" w:date="2026-01-01T00:00:00Z">
        <w:r>
          <w:delText xml:space="preserve">Wikipedia contributors (2026b)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— cosine similarity and its uses</w:delText>
        </w:r>
      </w:del>
    </w:p>
    <w:p>
      <w:pPr>
        <w:numPr>
          <w:ilvl w:val="0"/>
          <w:numId w:val="1025"/>
        </w:numPr>
      </w:pPr>
      <w:del w:id="707" w:author="PR Preview" w:date="2026-01-01T00:00:00Z">
        <w:r>
          <w:delText xml:space="preserve">Wikipedia contributors (2026g)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— orthonormal bases</w:delText>
        </w:r>
      </w:del>
    </w:p>
    <w:p>
      <w:pPr>
        <w:numPr>
          <w:ilvl w:val="0"/>
          <w:numId w:val="1025"/>
        </w:numPr>
      </w:pPr>
      <w:del w:id="710" w:author="PR Preview" w:date="2026-01-01T00:00:00Z">
        <w:r>
          <w:delText xml:space="preserve">Wikipedia contributors (2026c)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— the Gram-Schmidt process, with an algorithm</w:delText>
        </w:r>
      </w:del>
    </w:p>
    <w:p>
      <w:pPr>
        <w:numPr>
          <w:ilvl w:val="0"/>
          <w:numId w:val="1025"/>
        </w:numPr>
      </w:pPr>
      <w:del w:id="713" w:author="PR Preview" w:date="2026-01-01T00:00:00Z">
        <w:r>
          <w:delText xml:space="preserve">Wikipedia contributors (2026h)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— the outer product and its rank</w:delText>
        </w:r>
      </w:del>
    </w:p>
    <w:p>
      <w:pPr>
        <w:numPr>
          <w:ilvl w:val="0"/>
          <w:numId w:val="1025"/>
        </w:numPr>
      </w:pPr>
      <w:del w:id="716" w:author="PR Preview" w:date="2026-01-01T00:00:00Z">
        <w:r>
          <w:delText xml:space="preserve">Wikipedia contributors (2026i)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— the Pythagorean theorem and its generalizations</w:delText>
        </w:r>
      </w:del>
    </w:p>
    <w:p>
      <w:pPr>
        <w:numPr>
          <w:ilvl w:val="0"/>
          <w:numId w:val="1025"/>
        </w:numPr>
      </w:pPr>
      <w:del w:id="719" w:author="PR Preview" w:date="2026-01-01T00:00:00Z">
        <w:r>
          <w:delText xml:space="preserve">Wikipedia contributors (2026k)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— the uniform (infinity) norm</w:delText>
        </w:r>
      </w:del>
    </w:p>
    <w:p>
      <w:pPr>
        <w:pStyle w:val="Bibliography"/>
      </w:pPr>
      <w:del w:id="722" w:author="PR Preview" w:date="2026-01-01T00:00:00Z">
        <w:r>
          <w:delText xml:space="preserve">Axler, Sheldon. 2024.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rPr>
            <w:i/>
            <w:iCs/>
          </w:rPr>
          <w:delText xml:space="preserve">Linear Algebra Done Right</w:delText>
        </w:r>
      </w:del>
      <w:del w:id="725" w:author="PR Preview" w:date="2026-01-01T00:00:00Z">
        <w:r>
          <w:delText xml:space="preserve">. 4th ed. Undergraduate Texts in Mathematics. Springer.</w:delText>
        </w:r>
      </w:del>
      <w:del w:id="726" w:author="PR Preview" w:date="2026-01-01T00:00:00Z">
        <w:r>
          <w:delText xml:space="preserve"> </w:delText>
        </w:r>
      </w:del>
      <w:hyperlink r:id="rId108">
        <w:del w:id="727" w:author="PR Preview" w:date="2026-01-01T00:00:00Z">
          <w:r>
            <w:rPr>
              <w:rStyle w:val="Hyperlink"/>
            </w:rPr>
            <w:delText xml:space="preserve">https://doi.org/10.1007/978-3-031-41026-0</w:delText>
          </w:r>
        </w:del>
      </w:hyperlink>
      <w:del w:id="728" w:author="PR Preview" w:date="2026-01-01T00:00:00Z">
        <w:r>
          <w:delText xml:space="preserve">.</w:delText>
        </w:r>
      </w:del>
    </w:p>
    <w:p>
      <w:pPr>
        <w:pStyle w:val="Bibliography"/>
      </w:pPr>
      <w:del w:id="729" w:author="PR Preview" w:date="2026-01-01T00:00:00Z">
        <w:r>
          <w:delText xml:space="preserve">Banerjee, Sudipto, and Anindya Roy. 2014.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rPr>
            <w:i/>
            <w:iCs/>
          </w:rPr>
          <w:delText xml:space="preserve">Linear Algebra and Matrix Analysis for Statistics</w:delText>
        </w:r>
      </w:del>
      <w:del w:id="732" w:author="PR Preview" w:date="2026-01-01T00:00:00Z">
        <w:r>
          <w:delText xml:space="preserve">. Vol. 181. Crc Press Boca Raton.</w:delText>
        </w:r>
      </w:del>
      <w:del w:id="733" w:author="PR Preview" w:date="2026-01-01T00:00:00Z">
        <w:r>
          <w:delText xml:space="preserve"> </w:delText>
        </w:r>
      </w:del>
      <w:hyperlink r:id="rId110">
        <w:del w:id="734" w:author="PR Preview" w:date="2026-01-01T00:00:00Z">
          <w:r>
            <w:rPr>
              <w:rStyle w:val="Hyperlink"/>
            </w:rPr>
            <w:delText xml:space="preserve">https://www.routledge.com/Linear-Algebra-and-Matrix-Analysis-for-Statistics/Banerjee-Roy/p/book/9781420095388</w:delText>
          </w:r>
        </w:del>
      </w:hyperlink>
      <w:del w:id="735" w:author="PR Preview" w:date="2026-01-01T00:00:00Z">
        <w:r>
          <w:delText xml:space="preserve">.</w:delText>
        </w:r>
      </w:del>
    </w:p>
    <w:p>
      <w:pPr>
        <w:pStyle w:val="Bibliography"/>
      </w:pPr>
      <w:del w:id="736" w:author="PR Preview" w:date="2026-01-01T00:00:00Z">
        <w:r>
          <w:delText xml:space="preserve">Wikipedia contributors. 2026a.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rPr>
            <w:i/>
            <w:iCs/>
          </w:rPr>
          <w:delText xml:space="preserve">Cauchy–Schwarz Inequality —</w:delText>
        </w:r>
      </w:del>
      <w:del w:id="739" w:author="PR Preview" w:date="2026-01-01T00:00:00Z">
        <w:r>
          <w:rPr>
            <w:i/>
            <w:iCs/>
          </w:rPr>
          <w:delText xml:space="preserve"> </w:delText>
        </w:r>
      </w:del>
      <w:del w:id="740" w:author="PR Preview" w:date="2026-01-01T00:00:00Z">
        <w:r>
          <w:rPr>
            <w:i/>
            <w:iCs/>
          </w:rPr>
          <w:delText xml:space="preserve">Wikipedia</w:delText>
        </w:r>
      </w:del>
      <w:del w:id="741" w:author="PR Preview" w:date="2026-01-01T00:00:00Z">
        <w:r>
          <w:rPr>
            <w:i/>
            <w:iCs/>
          </w:rPr>
          <w:delText xml:space="preserve">,</w:delText>
        </w:r>
      </w:del>
      <w:del w:id="742" w:author="PR Preview" w:date="2026-01-01T00:00:00Z">
        <w:r>
          <w:rPr>
            <w:i/>
            <w:iCs/>
          </w:rPr>
          <w:delText xml:space="preserve"> </w:delText>
        </w:r>
      </w:del>
      <w:del w:id="743" w:author="PR Preview" w:date="2026-01-01T00:00:00Z">
        <w:r>
          <w:rPr>
            <w:i/>
            <w:iCs/>
          </w:rPr>
          <w:delText xml:space="preserve">the Free Encyclopedia</w:delText>
        </w:r>
      </w:del>
      <w:del w:id="744" w:author="PR Preview" w:date="2026-01-01T00:00:00Z">
        <w:r>
          <w:delText xml:space="preserve">.</w:delText>
        </w:r>
      </w:del>
      <w:del w:id="745" w:author="PR Preview" w:date="2026-01-01T00:00:00Z">
        <w:r>
          <w:delText xml:space="preserve"> </w:delText>
        </w:r>
      </w:del>
      <w:hyperlink r:id="rId130">
        <w:del w:id="746" w:author="PR Preview" w:date="2026-01-01T00:00:00Z">
          <w:r>
            <w:rPr>
              <w:rStyle w:val="Hyperlink"/>
            </w:rPr>
            <w:delText xml:space="preserve">https://en.wikipedia.org/wiki/Cauchy%E2%80%93Schwarz_inequality</w:delText>
          </w:r>
        </w:del>
      </w:hyperlink>
      <w:del w:id="747" w:author="PR Preview" w:date="2026-01-01T00:00:00Z">
        <w:r>
          <w:delText xml:space="preserve">.</w:delText>
        </w:r>
      </w:del>
    </w:p>
    <w:p>
      <w:pPr>
        <w:pStyle w:val="Bibliography"/>
      </w:pPr>
      <w:del w:id="748" w:author="PR Preview" w:date="2026-01-01T00:00:00Z">
        <w:r>
          <w:delText xml:space="preserve">Wikipedia contributors. 2026b.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rPr>
            <w:i/>
            <w:iCs/>
          </w:rPr>
          <w:delText xml:space="preserve">Cosine Similarity —</w:delText>
        </w:r>
      </w:del>
      <w:del w:id="751" w:author="PR Preview" w:date="2026-01-01T00:00:00Z">
        <w:r>
          <w:rPr>
            <w:i/>
            <w:iCs/>
          </w:rPr>
          <w:delText xml:space="preserve"> </w:delText>
        </w:r>
      </w:del>
      <w:del w:id="752" w:author="PR Preview" w:date="2026-01-01T00:00:00Z">
        <w:r>
          <w:rPr>
            <w:i/>
            <w:iCs/>
          </w:rPr>
          <w:delText xml:space="preserve">Wikipedia</w:delText>
        </w:r>
      </w:del>
      <w:del w:id="753" w:author="PR Preview" w:date="2026-01-01T00:00:00Z">
        <w:r>
          <w:rPr>
            <w:i/>
            <w:iCs/>
          </w:rPr>
          <w:delText xml:space="preserve">,</w:delText>
        </w:r>
      </w:del>
      <w:del w:id="754" w:author="PR Preview" w:date="2026-01-01T00:00:00Z">
        <w:r>
          <w:rPr>
            <w:i/>
            <w:iCs/>
          </w:rPr>
          <w:delText xml:space="preserve"> </w:delText>
        </w:r>
      </w:del>
      <w:del w:id="755" w:author="PR Preview" w:date="2026-01-01T00:00:00Z">
        <w:r>
          <w:rPr>
            <w:i/>
            <w:iCs/>
          </w:rPr>
          <w:delText xml:space="preserve">the Free Encyclopedia</w:delText>
        </w:r>
      </w:del>
      <w:del w:id="756" w:author="PR Preview" w:date="2026-01-01T00:00:00Z">
        <w:r>
          <w:delText xml:space="preserve">.</w:delText>
        </w:r>
      </w:del>
      <w:del w:id="757" w:author="PR Preview" w:date="2026-01-01T00:00:00Z">
        <w:r>
          <w:delText xml:space="preserve"> </w:delText>
        </w:r>
      </w:del>
      <w:hyperlink r:id="rId122">
        <w:del w:id="758" w:author="PR Preview" w:date="2026-01-01T00:00:00Z">
          <w:r>
            <w:rPr>
              <w:rStyle w:val="Hyperlink"/>
            </w:rPr>
            <w:delText xml:space="preserve">https://en.wikipedia.org/wiki/Cosine_similarity</w:delText>
          </w:r>
        </w:del>
      </w:hyperlink>
      <w:del w:id="759" w:author="PR Preview" w:date="2026-01-01T00:00:00Z">
        <w:r>
          <w:delText xml:space="preserve">.</w:delText>
        </w:r>
      </w:del>
    </w:p>
    <w:p>
      <w:pPr>
        <w:pStyle w:val="Bibliography"/>
      </w:pPr>
      <w:del w:id="760" w:author="PR Preview" w:date="2026-01-01T00:00:00Z">
        <w:r>
          <w:delText xml:space="preserve">Wikipedia contributors. 2026c.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rPr>
            <w:i/>
            <w:iCs/>
          </w:rPr>
          <w:delText xml:space="preserve">Gram–Schmidt Process —</w:delText>
        </w:r>
      </w:del>
      <w:del w:id="763" w:author="PR Preview" w:date="2026-01-01T00:00:00Z">
        <w:r>
          <w:rPr>
            <w:i/>
            <w:iCs/>
          </w:rPr>
          <w:delText xml:space="preserve"> </w:delText>
        </w:r>
      </w:del>
      <w:del w:id="764" w:author="PR Preview" w:date="2026-01-01T00:00:00Z">
        <w:r>
          <w:rPr>
            <w:i/>
            <w:iCs/>
          </w:rPr>
          <w:delText xml:space="preserve">Wikipedia</w:delText>
        </w:r>
      </w:del>
      <w:del w:id="765" w:author="PR Preview" w:date="2026-01-01T00:00:00Z">
        <w:r>
          <w:rPr>
            <w:i/>
            <w:iCs/>
          </w:rPr>
          <w:delText xml:space="preserve">,</w:delText>
        </w:r>
      </w:del>
      <w:del w:id="766" w:author="PR Preview" w:date="2026-01-01T00:00:00Z">
        <w:r>
          <w:rPr>
            <w:i/>
            <w:iCs/>
          </w:rPr>
          <w:delText xml:space="preserve"> </w:delText>
        </w:r>
      </w:del>
      <w:del w:id="767" w:author="PR Preview" w:date="2026-01-01T00:00:00Z">
        <w:r>
          <w:rPr>
            <w:i/>
            <w:iCs/>
          </w:rPr>
          <w:delText xml:space="preserve">the Free Encyclopedia</w:delText>
        </w:r>
      </w:del>
      <w:del w:id="768" w:author="PR Preview" w:date="2026-01-01T00:00:00Z">
        <w:r>
          <w:delText xml:space="preserve">.</w:delText>
        </w:r>
      </w:del>
      <w:del w:id="769" w:author="PR Preview" w:date="2026-01-01T00:00:00Z">
        <w:r>
          <w:delText xml:space="preserve"> </w:delText>
        </w:r>
      </w:del>
      <w:hyperlink r:id="rId126">
        <w:del w:id="770" w:author="PR Preview" w:date="2026-01-01T00:00:00Z">
          <w:r>
            <w:rPr>
              <w:rStyle w:val="Hyperlink"/>
            </w:rPr>
            <w:delText xml:space="preserve">https://en.wikipedia.org/wiki/Gram%E2%80%93Schmidt_process</w:delText>
          </w:r>
        </w:del>
      </w:hyperlink>
      <w:del w:id="771" w:author="PR Preview" w:date="2026-01-01T00:00:00Z">
        <w:r>
          <w:delText xml:space="preserve">.</w:delText>
        </w:r>
      </w:del>
    </w:p>
    <w:p>
      <w:pPr>
        <w:pStyle w:val="Bibliography"/>
      </w:pPr>
      <w:del w:id="772" w:author="PR Preview" w:date="2026-01-01T00:00:00Z">
        <w:r>
          <w:delText xml:space="preserve">Wikipedia contributors. 2026d.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rPr>
            <w:i/>
            <w:iCs/>
          </w:rPr>
          <w:delText xml:space="preserve">Inner Product Space —</w:delText>
        </w:r>
      </w:del>
      <w:del w:id="775" w:author="PR Preview" w:date="2026-01-01T00:00:00Z">
        <w:r>
          <w:rPr>
            <w:i/>
            <w:iCs/>
          </w:rPr>
          <w:delText xml:space="preserve"> </w:delText>
        </w:r>
      </w:del>
      <w:del w:id="776" w:author="PR Preview" w:date="2026-01-01T00:00:00Z">
        <w:r>
          <w:rPr>
            <w:i/>
            <w:iCs/>
          </w:rPr>
          <w:delText xml:space="preserve">Wikipedia</w:delText>
        </w:r>
      </w:del>
      <w:del w:id="777" w:author="PR Preview" w:date="2026-01-01T00:00:00Z">
        <w:r>
          <w:rPr>
            <w:i/>
            <w:iCs/>
          </w:rPr>
          <w:delText xml:space="preserve">,</w:delText>
        </w:r>
      </w:del>
      <w:del w:id="778" w:author="PR Preview" w:date="2026-01-01T00:00:00Z">
        <w:r>
          <w:rPr>
            <w:i/>
            <w:iCs/>
          </w:rPr>
          <w:delText xml:space="preserve"> </w:delText>
        </w:r>
      </w:del>
      <w:del w:id="779" w:author="PR Preview" w:date="2026-01-01T00:00:00Z">
        <w:r>
          <w:rPr>
            <w:i/>
            <w:iCs/>
          </w:rPr>
          <w:delText xml:space="preserve">the Free Encyclopedia</w:delText>
        </w:r>
      </w:del>
      <w:del w:id="780" w:author="PR Preview" w:date="2026-01-01T00:00:00Z">
        <w:r>
          <w:delText xml:space="preserve">.</w:delText>
        </w:r>
      </w:del>
      <w:del w:id="781" w:author="PR Preview" w:date="2026-01-01T00:00:00Z">
        <w:r>
          <w:delText xml:space="preserve"> </w:delText>
        </w:r>
      </w:del>
      <w:hyperlink r:id="rId106">
        <w:del w:id="782" w:author="PR Preview" w:date="2026-01-01T00:00:00Z">
          <w:r>
            <w:rPr>
              <w:rStyle w:val="Hyperlink"/>
            </w:rPr>
            <w:delText xml:space="preserve">https://en.wikipedia.org/wiki/Inner_product_space</w:delText>
          </w:r>
        </w:del>
      </w:hyperlink>
      <w:del w:id="783" w:author="PR Preview" w:date="2026-01-01T00:00:00Z">
        <w:r>
          <w:delText xml:space="preserve">.</w:delText>
        </w:r>
      </w:del>
    </w:p>
    <w:p>
      <w:pPr>
        <w:pStyle w:val="Bibliography"/>
      </w:pPr>
      <w:del w:id="784" w:author="PR Preview" w:date="2026-01-01T00:00:00Z">
        <w:r>
          <w:delText xml:space="preserve">Wikipedia contributors. 2026e.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rPr>
            <w:i/>
            <w:iCs/>
          </w:rPr>
          <w:delText xml:space="preserve">Lp Space —</w:delText>
        </w:r>
      </w:del>
      <w:del w:id="787" w:author="PR Preview" w:date="2026-01-01T00:00:00Z">
        <w:r>
          <w:rPr>
            <w:i/>
            <w:iCs/>
          </w:rPr>
          <w:delText xml:space="preserve"> </w:delText>
        </w:r>
      </w:del>
      <w:del w:id="788" w:author="PR Preview" w:date="2026-01-01T00:00:00Z">
        <w:r>
          <w:rPr>
            <w:i/>
            <w:iCs/>
          </w:rPr>
          <w:delText xml:space="preserve">Wikipedia</w:delText>
        </w:r>
      </w:del>
      <w:del w:id="789" w:author="PR Preview" w:date="2026-01-01T00:00:00Z">
        <w:r>
          <w:rPr>
            <w:i/>
            <w:iCs/>
          </w:rPr>
          <w:delText xml:space="preserve">,</w:delText>
        </w:r>
      </w:del>
      <w:del w:id="790" w:author="PR Preview" w:date="2026-01-01T00:00:00Z">
        <w:r>
          <w:rPr>
            <w:i/>
            <w:iCs/>
          </w:rPr>
          <w:delText xml:space="preserve"> </w:delText>
        </w:r>
      </w:del>
      <w:del w:id="791" w:author="PR Preview" w:date="2026-01-01T00:00:00Z">
        <w:r>
          <w:rPr>
            <w:i/>
            <w:iCs/>
          </w:rPr>
          <w:delText xml:space="preserve">the Free Encyclopedia</w:delText>
        </w:r>
      </w:del>
      <w:del w:id="792" w:author="PR Preview" w:date="2026-01-01T00:00:00Z">
        <w:r>
          <w:delText xml:space="preserve">.</w:delText>
        </w:r>
      </w:del>
      <w:del w:id="793" w:author="PR Preview" w:date="2026-01-01T00:00:00Z">
        <w:r>
          <w:delText xml:space="preserve"> </w:delText>
        </w:r>
      </w:del>
      <w:hyperlink r:id="rId118">
        <w:del w:id="794" w:author="PR Preview" w:date="2026-01-01T00:00:00Z">
          <w:r>
            <w:rPr>
              <w:rStyle w:val="Hyperlink"/>
            </w:rPr>
            <w:delText xml:space="preserve">https://en.wikipedia.org/wiki/Lp_space</w:delText>
          </w:r>
        </w:del>
      </w:hyperlink>
      <w:del w:id="795" w:author="PR Preview" w:date="2026-01-01T00:00:00Z">
        <w:r>
          <w:delText xml:space="preserve">.</w:delText>
        </w:r>
      </w:del>
    </w:p>
    <w:p>
      <w:pPr>
        <w:pStyle w:val="Bibliography"/>
      </w:pPr>
      <w:del w:id="796" w:author="PR Preview" w:date="2026-01-01T00:00:00Z">
        <w:r>
          <w:delText xml:space="preserve">Wikipedia contributors. 2026f.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rPr>
            <w:i/>
            <w:iCs/>
          </w:rPr>
          <w:delText xml:space="preserve">Norm (Mathematics) —</w:delText>
        </w:r>
      </w:del>
      <w:del w:id="799" w:author="PR Preview" w:date="2026-01-01T00:00:00Z">
        <w:r>
          <w:rPr>
            <w:i/>
            <w:iCs/>
          </w:rPr>
          <w:delText xml:space="preserve"> </w:delText>
        </w:r>
      </w:del>
      <w:del w:id="800" w:author="PR Preview" w:date="2026-01-01T00:00:00Z">
        <w:r>
          <w:rPr>
            <w:i/>
            <w:iCs/>
          </w:rPr>
          <w:delText xml:space="preserve">Wikipedia</w:delText>
        </w:r>
      </w:del>
      <w:del w:id="801" w:author="PR Preview" w:date="2026-01-01T00:00:00Z">
        <w:r>
          <w:rPr>
            <w:i/>
            <w:iCs/>
          </w:rPr>
          <w:delText xml:space="preserve">,</w:delText>
        </w:r>
      </w:del>
      <w:del w:id="802" w:author="PR Preview" w:date="2026-01-01T00:00:00Z">
        <w:r>
          <w:rPr>
            <w:i/>
            <w:iCs/>
          </w:rPr>
          <w:delText xml:space="preserve"> </w:delText>
        </w:r>
      </w:del>
      <w:del w:id="803" w:author="PR Preview" w:date="2026-01-01T00:00:00Z">
        <w:r>
          <w:rPr>
            <w:i/>
            <w:iCs/>
          </w:rPr>
          <w:delText xml:space="preserve">the Free Encyclopedia</w:delText>
        </w:r>
      </w:del>
      <w:del w:id="804" w:author="PR Preview" w:date="2026-01-01T00:00:00Z">
        <w:r>
          <w:delText xml:space="preserve">.</w:delText>
        </w:r>
      </w:del>
      <w:del w:id="805" w:author="PR Preview" w:date="2026-01-01T00:00:00Z">
        <w:r>
          <w:delText xml:space="preserve"> </w:delText>
        </w:r>
      </w:del>
      <w:hyperlink r:id="rId116">
        <w:del w:id="806" w:author="PR Preview" w:date="2026-01-01T00:00:00Z">
          <w:r>
            <w:rPr>
              <w:rStyle w:val="Hyperlink"/>
            </w:rPr>
            <w:delText xml:space="preserve">https://en.wikipedia.org/wiki/Norm_(mathematics)</w:delText>
          </w:r>
        </w:del>
      </w:hyperlink>
      <w:del w:id="807" w:author="PR Preview" w:date="2026-01-01T00:00:00Z">
        <w:r>
          <w:delText xml:space="preserve">.</w:delText>
        </w:r>
      </w:del>
    </w:p>
    <w:p>
      <w:pPr>
        <w:pStyle w:val="Bibliography"/>
      </w:pPr>
      <w:del w:id="808" w:author="PR Preview" w:date="2026-01-01T00:00:00Z">
        <w:r>
          <w:delText xml:space="preserve">Wikipedia contributors. 2026g.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rPr>
            <w:i/>
            <w:iCs/>
          </w:rPr>
          <w:delText xml:space="preserve">Orthonormal Basis —</w:delText>
        </w:r>
      </w:del>
      <w:del w:id="811" w:author="PR Preview" w:date="2026-01-01T00:00:00Z">
        <w:r>
          <w:rPr>
            <w:i/>
            <w:iCs/>
          </w:rPr>
          <w:delText xml:space="preserve"> </w:delText>
        </w:r>
      </w:del>
      <w:del w:id="812" w:author="PR Preview" w:date="2026-01-01T00:00:00Z">
        <w:r>
          <w:rPr>
            <w:i/>
            <w:iCs/>
          </w:rPr>
          <w:delText xml:space="preserve">Wikipedia</w:delText>
        </w:r>
      </w:del>
      <w:del w:id="813" w:author="PR Preview" w:date="2026-01-01T00:00:00Z">
        <w:r>
          <w:rPr>
            <w:i/>
            <w:iCs/>
          </w:rPr>
          <w:delText xml:space="preserve">,</w:delText>
        </w:r>
      </w:del>
      <w:del w:id="814" w:author="PR Preview" w:date="2026-01-01T00:00:00Z">
        <w:r>
          <w:rPr>
            <w:i/>
            <w:iCs/>
          </w:rPr>
          <w:delText xml:space="preserve"> </w:delText>
        </w:r>
      </w:del>
      <w:del w:id="815" w:author="PR Preview" w:date="2026-01-01T00:00:00Z">
        <w:r>
          <w:rPr>
            <w:i/>
            <w:iCs/>
          </w:rPr>
          <w:delText xml:space="preserve">the Free Encyclopedia</w:delText>
        </w:r>
      </w:del>
      <w:del w:id="816" w:author="PR Preview" w:date="2026-01-01T00:00:00Z">
        <w:r>
          <w:delText xml:space="preserve">.</w:delText>
        </w:r>
      </w:del>
      <w:del w:id="817" w:author="PR Preview" w:date="2026-01-01T00:00:00Z">
        <w:r>
          <w:delText xml:space="preserve"> </w:delText>
        </w:r>
      </w:del>
      <w:hyperlink r:id="rId124">
        <w:del w:id="818" w:author="PR Preview" w:date="2026-01-01T00:00:00Z">
          <w:r>
            <w:rPr>
              <w:rStyle w:val="Hyperlink"/>
            </w:rPr>
            <w:delText xml:space="preserve">https://en.wikipedia.org/wiki/Orthonormal_basis</w:delText>
          </w:r>
        </w:del>
      </w:hyperlink>
      <w:del w:id="819" w:author="PR Preview" w:date="2026-01-01T00:00:00Z">
        <w:r>
          <w:delText xml:space="preserve">.</w:delText>
        </w:r>
      </w:del>
    </w:p>
    <w:p>
      <w:pPr>
        <w:pStyle w:val="Bibliography"/>
      </w:pPr>
      <w:del w:id="820" w:author="PR Preview" w:date="2026-01-01T00:00:00Z">
        <w:r>
          <w:delText xml:space="preserve">Wikipedia contributors. 2026h.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rPr>
            <w:i/>
            <w:iCs/>
          </w:rPr>
          <w:delText xml:space="preserve">Outer Product —</w:delText>
        </w:r>
      </w:del>
      <w:del w:id="823" w:author="PR Preview" w:date="2026-01-01T00:00:00Z">
        <w:r>
          <w:rPr>
            <w:i/>
            <w:iCs/>
          </w:rPr>
          <w:delText xml:space="preserve"> </w:delText>
        </w:r>
      </w:del>
      <w:del w:id="824" w:author="PR Preview" w:date="2026-01-01T00:00:00Z">
        <w:r>
          <w:rPr>
            <w:i/>
            <w:iCs/>
          </w:rPr>
          <w:delText xml:space="preserve">Wikipedia</w:delText>
        </w:r>
      </w:del>
      <w:del w:id="825" w:author="PR Preview" w:date="2026-01-01T00:00:00Z">
        <w:r>
          <w:rPr>
            <w:i/>
            <w:iCs/>
          </w:rPr>
          <w:delText xml:space="preserve">,</w:delText>
        </w:r>
      </w:del>
      <w:del w:id="826" w:author="PR Preview" w:date="2026-01-01T00:00:00Z">
        <w:r>
          <w:rPr>
            <w:i/>
            <w:iCs/>
          </w:rPr>
          <w:delText xml:space="preserve"> </w:delText>
        </w:r>
      </w:del>
      <w:del w:id="827" w:author="PR Preview" w:date="2026-01-01T00:00:00Z">
        <w:r>
          <w:rPr>
            <w:i/>
            <w:iCs/>
          </w:rPr>
          <w:delText xml:space="preserve">the Free Encyclopedia</w:delText>
        </w:r>
      </w:del>
      <w:del w:id="828" w:author="PR Preview" w:date="2026-01-01T00:00:00Z">
        <w:r>
          <w:delText xml:space="preserve">.</w:delText>
        </w:r>
      </w:del>
      <w:del w:id="829" w:author="PR Preview" w:date="2026-01-01T00:00:00Z">
        <w:r>
          <w:delText xml:space="preserve"> </w:delText>
        </w:r>
      </w:del>
      <w:hyperlink r:id="rId128">
        <w:del w:id="830" w:author="PR Preview" w:date="2026-01-01T00:00:00Z">
          <w:r>
            <w:rPr>
              <w:rStyle w:val="Hyperlink"/>
            </w:rPr>
            <w:delText xml:space="preserve">https://en.wikipedia.org/wiki/Outer_product</w:delText>
          </w:r>
        </w:del>
      </w:hyperlink>
      <w:del w:id="831" w:author="PR Preview" w:date="2026-01-01T00:00:00Z">
        <w:r>
          <w:delText xml:space="preserve">.</w:delText>
        </w:r>
      </w:del>
    </w:p>
    <w:p>
      <w:pPr>
        <w:pStyle w:val="Bibliography"/>
      </w:pPr>
      <w:del w:id="832" w:author="PR Preview" w:date="2026-01-01T00:00:00Z">
        <w:r>
          <w:delText xml:space="preserve">Wikipedia contributors. 2026i.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rPr>
            <w:i/>
            <w:iCs/>
          </w:rPr>
          <w:delText xml:space="preserve">Pythagorean Theorem —</w:delText>
        </w:r>
      </w:del>
      <w:del w:id="835" w:author="PR Preview" w:date="2026-01-01T00:00:00Z">
        <w:r>
          <w:rPr>
            <w:i/>
            <w:iCs/>
          </w:rPr>
          <w:delText xml:space="preserve"> </w:delText>
        </w:r>
      </w:del>
      <w:del w:id="836" w:author="PR Preview" w:date="2026-01-01T00:00:00Z">
        <w:r>
          <w:rPr>
            <w:i/>
            <w:iCs/>
          </w:rPr>
          <w:delText xml:space="preserve">Wikipedia</w:delText>
        </w:r>
      </w:del>
      <w:del w:id="837" w:author="PR Preview" w:date="2026-01-01T00:00:00Z">
        <w:r>
          <w:rPr>
            <w:i/>
            <w:iCs/>
          </w:rPr>
          <w:delText xml:space="preserve">,</w:delText>
        </w:r>
      </w:del>
      <w:del w:id="838" w:author="PR Preview" w:date="2026-01-01T00:00:00Z">
        <w:r>
          <w:rPr>
            <w:i/>
            <w:iCs/>
          </w:rPr>
          <w:delText xml:space="preserve"> </w:delText>
        </w:r>
      </w:del>
      <w:del w:id="839" w:author="PR Preview" w:date="2026-01-01T00:00:00Z">
        <w:r>
          <w:rPr>
            <w:i/>
            <w:iCs/>
          </w:rPr>
          <w:delText xml:space="preserve">the Free Encyclopedia</w:delText>
        </w:r>
      </w:del>
      <w:del w:id="840" w:author="PR Preview" w:date="2026-01-01T00:00:00Z">
        <w:r>
          <w:delText xml:space="preserve">.</w:delText>
        </w:r>
      </w:del>
      <w:del w:id="841" w:author="PR Preview" w:date="2026-01-01T00:00:00Z">
        <w:r>
          <w:delText xml:space="preserve"> </w:delText>
        </w:r>
      </w:del>
      <w:hyperlink r:id="rId114">
        <w:del w:id="842" w:author="PR Preview" w:date="2026-01-01T00:00:00Z">
          <w:r>
            <w:rPr>
              <w:rStyle w:val="Hyperlink"/>
            </w:rPr>
            <w:delText xml:space="preserve">https://en.wikipedia.org/wiki/Pythagorean_theorem</w:delText>
          </w:r>
        </w:del>
      </w:hyperlink>
      <w:del w:id="843" w:author="PR Preview" w:date="2026-01-01T00:00:00Z">
        <w:r>
          <w:delText xml:space="preserve">.</w:delText>
        </w:r>
      </w:del>
    </w:p>
    <w:p>
      <w:pPr>
        <w:pStyle w:val="Bibliography"/>
      </w:pPr>
      <w:del w:id="844" w:author="PR Preview" w:date="2026-01-01T00:00:00Z">
        <w:r>
          <w:delText xml:space="preserve">Wikipedia contributors. 2026j.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rPr>
            <w:i/>
            <w:iCs/>
          </w:rPr>
          <w:delText xml:space="preserve">Triangle Inequality —</w:delText>
        </w:r>
      </w:del>
      <w:del w:id="847" w:author="PR Preview" w:date="2026-01-01T00:00:00Z">
        <w:r>
          <w:rPr>
            <w:i/>
            <w:iCs/>
          </w:rPr>
          <w:delText xml:space="preserve"> </w:delText>
        </w:r>
      </w:del>
      <w:del w:id="848" w:author="PR Preview" w:date="2026-01-01T00:00:00Z">
        <w:r>
          <w:rPr>
            <w:i/>
            <w:iCs/>
          </w:rPr>
          <w:delText xml:space="preserve">Wikipedia</w:delText>
        </w:r>
      </w:del>
      <w:del w:id="849" w:author="PR Preview" w:date="2026-01-01T00:00:00Z">
        <w:r>
          <w:rPr>
            <w:i/>
            <w:iCs/>
          </w:rPr>
          <w:delText xml:space="preserve">,</w:delText>
        </w:r>
      </w:del>
      <w:del w:id="850" w:author="PR Preview" w:date="2026-01-01T00:00:00Z">
        <w:r>
          <w:rPr>
            <w:i/>
            <w:iCs/>
          </w:rPr>
          <w:delText xml:space="preserve"> </w:delText>
        </w:r>
      </w:del>
      <w:del w:id="851" w:author="PR Preview" w:date="2026-01-01T00:00:00Z">
        <w:r>
          <w:rPr>
            <w:i/>
            <w:iCs/>
          </w:rPr>
          <w:delText xml:space="preserve">the Free Encyclopedia</w:delText>
        </w:r>
      </w:del>
      <w:del w:id="852" w:author="PR Preview" w:date="2026-01-01T00:00:00Z">
        <w:r>
          <w:delText xml:space="preserve">.</w:delText>
        </w:r>
      </w:del>
      <w:del w:id="853" w:author="PR Preview" w:date="2026-01-01T00:00:00Z">
        <w:r>
          <w:delText xml:space="preserve"> </w:delText>
        </w:r>
      </w:del>
      <w:hyperlink r:id="rId132">
        <w:del w:id="854" w:author="PR Preview" w:date="2026-01-01T00:00:00Z">
          <w:r>
            <w:rPr>
              <w:rStyle w:val="Hyperlink"/>
            </w:rPr>
            <w:delText xml:space="preserve">https://en.wikipedia.org/wiki/Triangle_inequality</w:delText>
          </w:r>
        </w:del>
      </w:hyperlink>
      <w:del w:id="855" w:author="PR Preview" w:date="2026-01-01T00:00:00Z">
        <w:r>
          <w:delText xml:space="preserve">.</w:delText>
        </w:r>
      </w:del>
    </w:p>
    <w:p>
      <w:pPr>
        <w:pStyle w:val="Bibliography"/>
      </w:pPr>
      <w:del w:id="856" w:author="PR Preview" w:date="2026-01-01T00:00:00Z">
        <w:r>
          <w:delText xml:space="preserve">Wikipedia contributors. 2026k.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rPr>
            <w:i/>
            <w:iCs/>
          </w:rPr>
          <w:delText xml:space="preserve">Uniform Norm —</w:delText>
        </w:r>
      </w:del>
      <w:del w:id="859" w:author="PR Preview" w:date="2026-01-01T00:00:00Z">
        <w:r>
          <w:rPr>
            <w:i/>
            <w:iCs/>
          </w:rPr>
          <w:delText xml:space="preserve"> </w:delText>
        </w:r>
      </w:del>
      <w:del w:id="860" w:author="PR Preview" w:date="2026-01-01T00:00:00Z">
        <w:r>
          <w:rPr>
            <w:i/>
            <w:iCs/>
          </w:rPr>
          <w:delText xml:space="preserve">Wikipedia</w:delText>
        </w:r>
      </w:del>
      <w:del w:id="861" w:author="PR Preview" w:date="2026-01-01T00:00:00Z">
        <w:r>
          <w:rPr>
            <w:i/>
            <w:iCs/>
          </w:rPr>
          <w:delText xml:space="preserve">,</w:delText>
        </w:r>
      </w:del>
      <w:del w:id="862" w:author="PR Preview" w:date="2026-01-01T00:00:00Z">
        <w:r>
          <w:rPr>
            <w:i/>
            <w:iCs/>
          </w:rPr>
          <w:delText xml:space="preserve"> </w:delText>
        </w:r>
      </w:del>
      <w:del w:id="863" w:author="PR Preview" w:date="2026-01-01T00:00:00Z">
        <w:r>
          <w:rPr>
            <w:i/>
            <w:iCs/>
          </w:rPr>
          <w:delText xml:space="preserve">the Free Encyclopedia</w:delText>
        </w:r>
      </w:del>
      <w:del w:id="864" w:author="PR Preview" w:date="2026-01-01T00:00:00Z">
        <w:r>
          <w:delText xml:space="preserve">.</w:delText>
        </w:r>
      </w:del>
      <w:del w:id="865" w:author="PR Preview" w:date="2026-01-01T00:00:00Z">
        <w:r>
          <w:delText xml:space="preserve"> </w:delText>
        </w:r>
      </w:del>
      <w:hyperlink r:id="rId120">
        <w:del w:id="866" w:author="PR Preview" w:date="2026-01-01T00:00:00Z">
          <w:r>
            <w:rPr>
              <w:rStyle w:val="Hyperlink"/>
            </w:rPr>
            <w:delText xml:space="preserve">https://en.wikipedia.org/wiki/Uniform_norm</w:delText>
          </w:r>
        </w:del>
      </w:hyperlink>
      <w:del w:id="867" w:author="PR Preview" w:date="2026-01-01T00:00:00Z">
        <w:r>
          <w:delText xml:space="preserve">.</w:delText>
        </w:r>
      </w:del>
    </w:p>
    <w:p>
      <w:pPr>
        <w:pStyle w:val="Bibliography"/>
      </w:pPr>
      <w:del w:id="868" w:author="PR Preview" w:date="2026-01-01T00:00:00Z">
        <w:r>
          <w:delText xml:space="preserve">Zhou, Hua. 2024.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rPr>
            <w:i/>
            <w:iCs/>
          </w:rPr>
          <w:delText xml:space="preserve">Vectors</w:delText>
        </w:r>
      </w:del>
      <w:del w:id="871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872" w:author="PR Preview" w:date="2026-01-01T00:00:00Z">
        <w:r>
          <w:delText xml:space="preserve"> </w:delText>
        </w:r>
      </w:del>
      <w:hyperlink r:id="rId112">
        <w:del w:id="873" w:author="PR Preview" w:date="2026-01-01T00:00:00Z">
          <w:r>
            <w:rPr>
              <w:rStyle w:val="Hyperlink"/>
            </w:rPr>
            <w:delText xml:space="preserve">https://ucla-biostat-216.github.io/2024fall/slides/02-vector/02-vector.html</w:delText>
          </w:r>
        </w:del>
      </w:hyperlink>
      <w:del w:id="874" w:author="PR Preview" w:date="2026-01-01T00:00:00Z">
        <w:r>
          <w:delText xml:space="preserve">.</w:delText>
        </w:r>
      </w:del>
    </w:p>
    <w:p>
      <w:pPr>
        <w:numPr>
          <w:ilvl w:val="0"/>
          <w:numId w:val="1025"/>
        </w:numPr>
      </w:pPr>
      <w:ins w:id="875" w:author="PR Preview" w:date="2026-01-01T00:00:00Z">
        <w:r>
          <w:t xml:space="preserve">Wikipedia contributors [1]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— inner product spaces, with examples</w:t>
        </w:r>
      </w:ins>
    </w:p>
    <w:p>
      <w:pPr>
        <w:numPr>
          <w:ilvl w:val="0"/>
          <w:numId w:val="1025"/>
        </w:numPr>
      </w:pPr>
      <w:ins w:id="878" w:author="PR Preview" w:date="2026-01-01T00:00:00Z">
        <w:r>
          <w:t xml:space="preserve">Wikipedia contributors [6]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— norms on vector spaces</w:t>
        </w:r>
      </w:ins>
    </w:p>
    <w:p>
      <w:pPr>
        <w:numPr>
          <w:ilvl w:val="0"/>
          <w:numId w:val="1025"/>
        </w:numPr>
      </w:pPr>
      <w:ins w:id="881" w:author="PR Preview" w:date="2026-01-01T00:00:00Z">
        <w:r>
          <w:t xml:space="preserve">Wikipedia contributors [7]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— p-norms and the spaces they define</w:t>
        </w:r>
      </w:ins>
    </w:p>
    <w:p>
      <w:pPr>
        <w:numPr>
          <w:ilvl w:val="0"/>
          <w:numId w:val="1025"/>
        </w:numPr>
      </w:pPr>
      <w:ins w:id="884" w:author="PR Preview" w:date="2026-01-01T00:00:00Z">
        <w:r>
          <w:t xml:space="preserve">Wikipedia contributors [13]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— the Cauchy-Schwarz inequality and its proofs</w:t>
        </w:r>
      </w:ins>
    </w:p>
    <w:p>
      <w:pPr>
        <w:numPr>
          <w:ilvl w:val="0"/>
          <w:numId w:val="1025"/>
        </w:numPr>
      </w:pPr>
      <w:ins w:id="887" w:author="PR Preview" w:date="2026-01-01T00:00:00Z">
        <w:r>
          <w:t xml:space="preserve">Wikipedia contributors [14]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— the triangle inequality</w:t>
        </w:r>
      </w:ins>
    </w:p>
    <w:p>
      <w:pPr>
        <w:numPr>
          <w:ilvl w:val="0"/>
          <w:numId w:val="1025"/>
        </w:numPr>
      </w:pPr>
      <w:ins w:id="890" w:author="PR Preview" w:date="2026-01-01T00:00:00Z">
        <w:r>
          <w:t xml:space="preserve">Wikipedia contributors [9]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— cosine similarity and its uses</w:t>
        </w:r>
      </w:ins>
    </w:p>
    <w:p>
      <w:pPr>
        <w:numPr>
          <w:ilvl w:val="0"/>
          <w:numId w:val="1025"/>
        </w:numPr>
      </w:pPr>
      <w:ins w:id="893" w:author="PR Preview" w:date="2026-01-01T00:00:00Z">
        <w:r>
          <w:t xml:space="preserve">Wikipedia contributors [10]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— orthonormal bases</w:t>
        </w:r>
      </w:ins>
    </w:p>
    <w:p>
      <w:pPr>
        <w:numPr>
          <w:ilvl w:val="0"/>
          <w:numId w:val="1025"/>
        </w:numPr>
      </w:pPr>
      <w:ins w:id="896" w:author="PR Preview" w:date="2026-01-01T00:00:00Z">
        <w:r>
          <w:t xml:space="preserve">Wikipedia contributors [11]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— the Gram-Schmidt process, with an algorithm</w:t>
        </w:r>
      </w:ins>
    </w:p>
    <w:p>
      <w:pPr>
        <w:numPr>
          <w:ilvl w:val="0"/>
          <w:numId w:val="1025"/>
        </w:numPr>
      </w:pPr>
      <w:ins w:id="899" w:author="PR Preview" w:date="2026-01-01T00:00:00Z">
        <w:r>
          <w:t xml:space="preserve">Wikipedia contributors [12]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— the outer product and its rank</w:t>
        </w:r>
      </w:ins>
    </w:p>
    <w:p>
      <w:pPr>
        <w:numPr>
          <w:ilvl w:val="0"/>
          <w:numId w:val="1025"/>
        </w:numPr>
      </w:pPr>
      <w:ins w:id="902" w:author="PR Preview" w:date="2026-01-01T00:00:00Z">
        <w:r>
          <w:t xml:space="preserve">Wikipedia contributors [5]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— the Pythagorean theorem and its generalizations</w:t>
        </w:r>
      </w:ins>
    </w:p>
    <w:p>
      <w:pPr>
        <w:numPr>
          <w:ilvl w:val="0"/>
          <w:numId w:val="1025"/>
        </w:numPr>
      </w:pPr>
      <w:ins w:id="905" w:author="PR Preview" w:date="2026-01-01T00:00:00Z">
        <w:r>
          <w:t xml:space="preserve">Wikipedia contributors [8]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— the uniform (infinity) norm</w:t>
        </w:r>
      </w:ins>
    </w:p>
    <w:bookmarkStart w:id="134" w:name="refs"/>
    <w:bookmarkStart w:id="107" w:name="ref-wikipedia_inner_product_space"/>
    <w:p>
      <w:pPr>
        <w:pStyle w:val="Bibliography"/>
      </w:pPr>
      <w:ins w:id="908" w:author="PR Preview" w:date="2026-01-01T00:00:00Z">
        <w:r>
          <w:t xml:space="preserve">[1]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	</w:t>
        </w:r>
      </w:ins>
      <w:ins w:id="911" w:author="PR Preview" w:date="2026-01-01T00:00:00Z">
        <w:r>
          <w:t xml:space="preserve">Wikipedia contributors,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“Inner product space —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Wikipedia</w:t>
        </w:r>
      </w:ins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the free encyclopedia.”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2026. Available:</w:t>
        </w:r>
      </w:ins>
      <w:ins w:id="921" w:author="PR Preview" w:date="2026-01-01T00:00:00Z">
        <w:r>
          <w:t xml:space="preserve"> </w:t>
        </w:r>
      </w:ins>
      <w:hyperlink r:id="rId106">
        <w:ins w:id="922" w:author="PR Preview" w:date="2026-01-01T00:00:00Z">
          <w:r>
            <w:rPr>
              <w:rStyle w:val="Hyperlink"/>
            </w:rPr>
            <w:t xml:space="preserve">https://en.wikipedia.org/wiki/Inner_product_space</w:t>
          </w:r>
        </w:ins>
      </w:hyperlink>
    </w:p>
    <w:bookmarkEnd w:id="107"/>
    <w:bookmarkStart w:id="109" w:name="ref-axler2024linear"/>
    <w:p>
      <w:pPr>
        <w:pStyle w:val="Bibliography"/>
      </w:pPr>
      <w:ins w:id="923" w:author="PR Preview" w:date="2026-01-01T00:00:00Z">
        <w:r>
          <w:t xml:space="preserve">[2]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	</w:t>
        </w:r>
      </w:ins>
      <w:ins w:id="926" w:author="PR Preview" w:date="2026-01-01T00:00:00Z">
        <w:r>
          <w:t xml:space="preserve">S. Axler,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rPr>
            <w:i/>
            <w:iCs/>
          </w:rPr>
          <w:t xml:space="preserve">Linear algebra done right</w:t>
        </w:r>
      </w:ins>
      <w:ins w:id="929" w:author="PR Preview" w:date="2026-01-01T00:00:00Z">
        <w:r>
          <w:t xml:space="preserve">, 4th ed. in Undergraduate texts in mathematics. Springer, 2024. doi:</w:t>
        </w:r>
      </w:ins>
      <w:ins w:id="930" w:author="PR Preview" w:date="2026-01-01T00:00:00Z">
        <w:r>
          <w:t xml:space="preserve"> </w:t>
        </w:r>
      </w:ins>
      <w:hyperlink r:id="rId108">
        <w:ins w:id="931" w:author="PR Preview" w:date="2026-01-01T00:00:00Z">
          <w:r>
            <w:rPr>
              <w:rStyle w:val="Hyperlink"/>
            </w:rPr>
            <w:t xml:space="preserve">10.1007/978-3-031-41026-0</w:t>
          </w:r>
        </w:ins>
      </w:hyperlink>
      <w:ins w:id="932" w:author="PR Preview" w:date="2026-01-01T00:00:00Z">
        <w:r>
          <w:t xml:space="preserve">.</w:t>
        </w:r>
      </w:ins>
    </w:p>
    <w:bookmarkEnd w:id="109"/>
    <w:bookmarkStart w:id="111" w:name="ref-banerjee2014linear"/>
    <w:p>
      <w:pPr>
        <w:pStyle w:val="Bibliography"/>
      </w:pPr>
      <w:ins w:id="933" w:author="PR Preview" w:date="2026-01-01T00:00:00Z">
        <w:r>
          <w:t xml:space="preserve">[3]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	</w:t>
        </w:r>
      </w:ins>
      <w:ins w:id="936" w:author="PR Preview" w:date="2026-01-01T00:00:00Z">
        <w:r>
          <w:t xml:space="preserve">S. Banerjee and A. Roy,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rPr>
            <w:i/>
            <w:iCs/>
          </w:rPr>
          <w:t xml:space="preserve">Linear algebra and matrix analysis for statistics</w:t>
        </w:r>
      </w:ins>
      <w:ins w:id="939" w:author="PR Preview" w:date="2026-01-01T00:00:00Z">
        <w:r>
          <w:t xml:space="preserve">, vol. 181. Crc Press Boca Raton, 2014. Available:</w:t>
        </w:r>
      </w:ins>
      <w:ins w:id="940" w:author="PR Preview" w:date="2026-01-01T00:00:00Z">
        <w:r>
          <w:t xml:space="preserve"> </w:t>
        </w:r>
      </w:ins>
      <w:hyperlink r:id="rId110">
        <w:ins w:id="941" w:author="PR Preview" w:date="2026-01-01T00:00:00Z">
          <w:r>
            <w:rPr>
              <w:rStyle w:val="Hyperlink"/>
            </w:rPr>
            <w:t xml:space="preserve">https://www.routledge.com/Linear-Algebra-and-Matrix-Analysis-for-Statistics/Banerjee-Roy/p/book/9781420095388</w:t>
          </w:r>
        </w:ins>
      </w:hyperlink>
    </w:p>
    <w:bookmarkEnd w:id="111"/>
    <w:bookmarkStart w:id="113" w:name="ref-zhou2024vector"/>
    <w:p>
      <w:pPr>
        <w:pStyle w:val="Bibliography"/>
      </w:pPr>
      <w:ins w:id="942" w:author="PR Preview" w:date="2026-01-01T00:00:00Z">
        <w:r>
          <w:t xml:space="preserve">[4]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	</w:t>
        </w:r>
      </w:ins>
      <w:ins w:id="945" w:author="PR Preview" w:date="2026-01-01T00:00:00Z">
        <w:r>
          <w:t xml:space="preserve">H. Zhou,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“Vectors.”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950" w:author="PR Preview" w:date="2026-01-01T00:00:00Z">
        <w:r>
          <w:t xml:space="preserve"> </w:t>
        </w:r>
      </w:ins>
      <w:hyperlink r:id="rId112">
        <w:ins w:id="951" w:author="PR Preview" w:date="2026-01-01T00:00:00Z">
          <w:r>
            <w:rPr>
              <w:rStyle w:val="Hyperlink"/>
            </w:rPr>
            <w:t xml:space="preserve">https://ucla-biostat-216.github.io/2024fall/slides/02-vector/02-vector.html</w:t>
          </w:r>
        </w:ins>
      </w:hyperlink>
    </w:p>
    <w:bookmarkEnd w:id="113"/>
    <w:bookmarkStart w:id="115" w:name="ref-wikipedia_pythagorean_theorem"/>
    <w:p>
      <w:pPr>
        <w:pStyle w:val="Bibliography"/>
      </w:pPr>
      <w:ins w:id="952" w:author="PR Preview" w:date="2026-01-01T00:00:00Z">
        <w:r>
          <w:t xml:space="preserve">[5]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	</w:t>
        </w:r>
      </w:ins>
      <w:ins w:id="955" w:author="PR Preview" w:date="2026-01-01T00:00:00Z">
        <w:r>
          <w:t xml:space="preserve">Wikipedia contributors,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“Pythagorean theorem —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Wikipedia</w:t>
        </w:r>
      </w:ins>
      <w:ins w:id="960" w:author="PR Preview" w:date="2026-01-01T00:00:00Z">
        <w:r>
          <w:t xml:space="preserve">,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the free encyclopedia.”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2026. Available:</w:t>
        </w:r>
      </w:ins>
      <w:ins w:id="965" w:author="PR Preview" w:date="2026-01-01T00:00:00Z">
        <w:r>
          <w:t xml:space="preserve"> </w:t>
        </w:r>
      </w:ins>
      <w:hyperlink r:id="rId114">
        <w:ins w:id="966" w:author="PR Preview" w:date="2026-01-01T00:00:00Z">
          <w:r>
            <w:rPr>
              <w:rStyle w:val="Hyperlink"/>
            </w:rPr>
            <w:t xml:space="preserve">https://en.wikipedia.org/wiki/Pythagorean_theorem</w:t>
          </w:r>
        </w:ins>
      </w:hyperlink>
    </w:p>
    <w:bookmarkEnd w:id="115"/>
    <w:bookmarkStart w:id="117" w:name="ref-wikipedia_norm_mathematics"/>
    <w:p>
      <w:pPr>
        <w:pStyle w:val="Bibliography"/>
      </w:pPr>
      <w:ins w:id="967" w:author="PR Preview" w:date="2026-01-01T00:00:00Z">
        <w:r>
          <w:t xml:space="preserve">[6]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	</w:t>
        </w:r>
      </w:ins>
      <w:ins w:id="970" w:author="PR Preview" w:date="2026-01-01T00:00:00Z">
        <w:r>
          <w:t xml:space="preserve">Wikipedia contributors,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“Norm (mathematics) —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Wikipedia</w:t>
        </w:r>
      </w:ins>
      <w:ins w:id="975" w:author="PR Preview" w:date="2026-01-01T00:00:00Z">
        <w:r>
          <w:t xml:space="preserve">,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the free encyclopedia.”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2026. Available:</w:t>
        </w:r>
      </w:ins>
      <w:ins w:id="980" w:author="PR Preview" w:date="2026-01-01T00:00:00Z">
        <w:r>
          <w:t xml:space="preserve"> </w:t>
        </w:r>
      </w:ins>
      <w:hyperlink r:id="rId116">
        <w:ins w:id="981" w:author="PR Preview" w:date="2026-01-01T00:00:00Z">
          <w:r>
            <w:rPr>
              <w:rStyle w:val="Hyperlink"/>
            </w:rPr>
            <w:t xml:space="preserve">https://en.wikipedia.org/wiki/Norm_(mathematics)</w:t>
          </w:r>
        </w:ins>
      </w:hyperlink>
    </w:p>
    <w:bookmarkEnd w:id="117"/>
    <w:bookmarkStart w:id="119" w:name="ref-wikipedia_lp_space"/>
    <w:p>
      <w:pPr>
        <w:pStyle w:val="Bibliography"/>
      </w:pPr>
      <w:ins w:id="982" w:author="PR Preview" w:date="2026-01-01T00:00:00Z">
        <w:r>
          <w:t xml:space="preserve">[7]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	</w:t>
        </w:r>
      </w:ins>
      <w:ins w:id="985" w:author="PR Preview" w:date="2026-01-01T00:00:00Z">
        <w:r>
          <w:t xml:space="preserve">Wikipedia contributors,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“Lp space —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Wikipedia</w:t>
        </w:r>
      </w:ins>
      <w:ins w:id="990" w:author="PR Preview" w:date="2026-01-01T00:00:00Z">
        <w:r>
          <w:t xml:space="preserve">,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the free encyclopedia.”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2026. Available:</w:t>
        </w:r>
      </w:ins>
      <w:ins w:id="995" w:author="PR Preview" w:date="2026-01-01T00:00:00Z">
        <w:r>
          <w:t xml:space="preserve"> </w:t>
        </w:r>
      </w:ins>
      <w:hyperlink r:id="rId118">
        <w:ins w:id="996" w:author="PR Preview" w:date="2026-01-01T00:00:00Z">
          <w:r>
            <w:rPr>
              <w:rStyle w:val="Hyperlink"/>
            </w:rPr>
            <w:t xml:space="preserve">https://en.wikipedia.org/wiki/Lp_space</w:t>
          </w:r>
        </w:ins>
      </w:hyperlink>
    </w:p>
    <w:bookmarkEnd w:id="119"/>
    <w:bookmarkStart w:id="121" w:name="ref-wikipedia_uniform_norm"/>
    <w:p>
      <w:pPr>
        <w:pStyle w:val="Bibliography"/>
      </w:pPr>
      <w:ins w:id="997" w:author="PR Preview" w:date="2026-01-01T00:00:00Z">
        <w:r>
          <w:t xml:space="preserve">[8]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	</w:t>
        </w:r>
      </w:ins>
      <w:ins w:id="1000" w:author="PR Preview" w:date="2026-01-01T00:00:00Z">
        <w:r>
          <w:t xml:space="preserve">Wikipedia contributors,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“Uniform norm —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Wikipedia</w:t>
        </w:r>
      </w:ins>
      <w:ins w:id="1005" w:author="PR Preview" w:date="2026-01-01T00:00:00Z">
        <w:r>
          <w:t xml:space="preserve">,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the free encyclopedia.”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2026. Available:</w:t>
        </w:r>
      </w:ins>
      <w:ins w:id="1010" w:author="PR Preview" w:date="2026-01-01T00:00:00Z">
        <w:r>
          <w:t xml:space="preserve"> </w:t>
        </w:r>
      </w:ins>
      <w:hyperlink r:id="rId120">
        <w:ins w:id="1011" w:author="PR Preview" w:date="2026-01-01T00:00:00Z">
          <w:r>
            <w:rPr>
              <w:rStyle w:val="Hyperlink"/>
            </w:rPr>
            <w:t xml:space="preserve">https://en.wikipedia.org/wiki/Uniform_norm</w:t>
          </w:r>
        </w:ins>
      </w:hyperlink>
    </w:p>
    <w:bookmarkEnd w:id="121"/>
    <w:bookmarkStart w:id="123" w:name="ref-wikipedia_cosine_similarity"/>
    <w:p>
      <w:pPr>
        <w:pStyle w:val="Bibliography"/>
      </w:pPr>
      <w:ins w:id="1012" w:author="PR Preview" w:date="2026-01-01T00:00:00Z">
        <w:r>
          <w:t xml:space="preserve">[9]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	</w:t>
        </w:r>
      </w:ins>
      <w:ins w:id="1015" w:author="PR Preview" w:date="2026-01-01T00:00:00Z">
        <w:r>
          <w:t xml:space="preserve">Wikipedia contributors,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“Cosine similarity —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Wikipedia</w:t>
        </w:r>
      </w:ins>
      <w:ins w:id="1020" w:author="PR Preview" w:date="2026-01-01T00:00:00Z">
        <w:r>
          <w:t xml:space="preserve">,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the free encyclopedia.”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2026. Available:</w:t>
        </w:r>
      </w:ins>
      <w:ins w:id="1025" w:author="PR Preview" w:date="2026-01-01T00:00:00Z">
        <w:r>
          <w:t xml:space="preserve"> </w:t>
        </w:r>
      </w:ins>
      <w:hyperlink r:id="rId122">
        <w:ins w:id="1026" w:author="PR Preview" w:date="2026-01-01T00:00:00Z">
          <w:r>
            <w:rPr>
              <w:rStyle w:val="Hyperlink"/>
            </w:rPr>
            <w:t xml:space="preserve">https://en.wikipedia.org/wiki/Cosine_similarity</w:t>
          </w:r>
        </w:ins>
      </w:hyperlink>
    </w:p>
    <w:bookmarkEnd w:id="123"/>
    <w:bookmarkStart w:id="125" w:name="ref-wikipedia_orthonormal_basis"/>
    <w:p>
      <w:pPr>
        <w:pStyle w:val="Bibliography"/>
      </w:pPr>
      <w:ins w:id="1027" w:author="PR Preview" w:date="2026-01-01T00:00:00Z">
        <w:r>
          <w:t xml:space="preserve">[10]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	</w:t>
        </w:r>
      </w:ins>
      <w:ins w:id="1030" w:author="PR Preview" w:date="2026-01-01T00:00:00Z">
        <w:r>
          <w:t xml:space="preserve">Wikipedia contributors,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“Orthonormal basis —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Wikipedia</w:t>
        </w:r>
      </w:ins>
      <w:ins w:id="1035" w:author="PR Preview" w:date="2026-01-01T00:00:00Z">
        <w:r>
          <w:t xml:space="preserve">,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the free encyclopedia.”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2026. Available:</w:t>
        </w:r>
      </w:ins>
      <w:ins w:id="1040" w:author="PR Preview" w:date="2026-01-01T00:00:00Z">
        <w:r>
          <w:t xml:space="preserve"> </w:t>
        </w:r>
      </w:ins>
      <w:hyperlink r:id="rId124">
        <w:ins w:id="1041" w:author="PR Preview" w:date="2026-01-01T00:00:00Z">
          <w:r>
            <w:rPr>
              <w:rStyle w:val="Hyperlink"/>
            </w:rPr>
            <w:t xml:space="preserve">https://en.wikipedia.org/wiki/Orthonormal_basis</w:t>
          </w:r>
        </w:ins>
      </w:hyperlink>
    </w:p>
    <w:bookmarkEnd w:id="125"/>
    <w:bookmarkStart w:id="127" w:name="ref-wikipedia_gram_schmidt_process"/>
    <w:p>
      <w:pPr>
        <w:pStyle w:val="Bibliography"/>
      </w:pPr>
      <w:ins w:id="1042" w:author="PR Preview" w:date="2026-01-01T00:00:00Z">
        <w:r>
          <w:t xml:space="preserve">[11]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	</w:t>
        </w:r>
      </w:ins>
      <w:ins w:id="1045" w:author="PR Preview" w:date="2026-01-01T00:00:00Z">
        <w:r>
          <w:t xml:space="preserve">Wikipedia contributors,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“Gram–schmidt process —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Wikipedia</w:t>
        </w:r>
      </w:ins>
      <w:ins w:id="1050" w:author="PR Preview" w:date="2026-01-01T00:00:00Z">
        <w:r>
          <w:t xml:space="preserve">,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the free encyclopedia.”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2026. Available:</w:t>
        </w:r>
      </w:ins>
      <w:ins w:id="1055" w:author="PR Preview" w:date="2026-01-01T00:00:00Z">
        <w:r>
          <w:t xml:space="preserve"> </w:t>
        </w:r>
      </w:ins>
      <w:hyperlink r:id="rId126">
        <w:ins w:id="1056" w:author="PR Preview" w:date="2026-01-01T00:00:00Z">
          <w:r>
            <w:rPr>
              <w:rStyle w:val="Hyperlink"/>
            </w:rPr>
            <w:t xml:space="preserve">https://en.wikipedia.org/wiki/Gram%E2%80%93Schmidt_process</w:t>
          </w:r>
        </w:ins>
      </w:hyperlink>
    </w:p>
    <w:bookmarkEnd w:id="127"/>
    <w:bookmarkStart w:id="129" w:name="ref-wikipedia_outer_product"/>
    <w:p>
      <w:pPr>
        <w:pStyle w:val="Bibliography"/>
      </w:pPr>
      <w:ins w:id="1057" w:author="PR Preview" w:date="2026-01-01T00:00:00Z">
        <w:r>
          <w:t xml:space="preserve">[12]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	</w:t>
        </w:r>
      </w:ins>
      <w:ins w:id="1060" w:author="PR Preview" w:date="2026-01-01T00:00:00Z">
        <w:r>
          <w:t xml:space="preserve">Wikipedia contributors,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“Outer product —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Wikipedia</w:t>
        </w:r>
      </w:ins>
      <w:ins w:id="1065" w:author="PR Preview" w:date="2026-01-01T00:00:00Z">
        <w:r>
          <w:t xml:space="preserve">,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the free encyclopedia.”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2026. Available:</w:t>
        </w:r>
      </w:ins>
      <w:ins w:id="1070" w:author="PR Preview" w:date="2026-01-01T00:00:00Z">
        <w:r>
          <w:t xml:space="preserve"> </w:t>
        </w:r>
      </w:ins>
      <w:hyperlink r:id="rId128">
        <w:ins w:id="1071" w:author="PR Preview" w:date="2026-01-01T00:00:00Z">
          <w:r>
            <w:rPr>
              <w:rStyle w:val="Hyperlink"/>
            </w:rPr>
            <w:t xml:space="preserve">https://en.wikipedia.org/wiki/Outer_product</w:t>
          </w:r>
        </w:ins>
      </w:hyperlink>
    </w:p>
    <w:bookmarkEnd w:id="129"/>
    <w:bookmarkStart w:id="131" w:name="ref-wikipedia_cauchy_schwarz_inequality"/>
    <w:p>
      <w:pPr>
        <w:pStyle w:val="Bibliography"/>
      </w:pPr>
      <w:ins w:id="1072" w:author="PR Preview" w:date="2026-01-01T00:00:00Z">
        <w:r>
          <w:t xml:space="preserve">[13]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	</w:t>
        </w:r>
      </w:ins>
      <w:ins w:id="1075" w:author="PR Preview" w:date="2026-01-01T00:00:00Z">
        <w:r>
          <w:t xml:space="preserve">Wikipedia contributors,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“Cauchy–schwarz inequality —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Wikipedia</w:t>
        </w:r>
      </w:ins>
      <w:ins w:id="1080" w:author="PR Preview" w:date="2026-01-01T00:00:00Z">
        <w:r>
          <w:t xml:space="preserve">,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the free encyclopedia.”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2026. Available:</w:t>
        </w:r>
      </w:ins>
      <w:ins w:id="1085" w:author="PR Preview" w:date="2026-01-01T00:00:00Z">
        <w:r>
          <w:t xml:space="preserve"> </w:t>
        </w:r>
      </w:ins>
      <w:hyperlink r:id="rId130">
        <w:ins w:id="1086" w:author="PR Preview" w:date="2026-01-01T00:00:00Z">
          <w:r>
            <w:rPr>
              <w:rStyle w:val="Hyperlink"/>
            </w:rPr>
            <w:t xml:space="preserve">https://en.wikipedia.org/wiki/Cauchy%E2%80%93Schwarz_inequality</w:t>
          </w:r>
        </w:ins>
      </w:hyperlink>
    </w:p>
    <w:bookmarkEnd w:id="131"/>
    <w:bookmarkStart w:id="133" w:name="ref-wikipedia_triangle_inequality"/>
    <w:p>
      <w:pPr>
        <w:pStyle w:val="Bibliography"/>
      </w:pPr>
      <w:ins w:id="1087" w:author="PR Preview" w:date="2026-01-01T00:00:00Z">
        <w:r>
          <w:t xml:space="preserve">[14]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	</w:t>
        </w:r>
      </w:ins>
      <w:ins w:id="1090" w:author="PR Preview" w:date="2026-01-01T00:00:00Z">
        <w:r>
          <w:t xml:space="preserve">Wikipedia contributors,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“Triangle inequality —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Wikipedia</w:t>
        </w:r>
      </w:ins>
      <w:ins w:id="1095" w:author="PR Preview" w:date="2026-01-01T00:00:00Z">
        <w:r>
          <w:t xml:space="preserve">,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the free encyclopedia.”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2026. Available:</w:t>
        </w:r>
      </w:ins>
      <w:ins w:id="1100" w:author="PR Preview" w:date="2026-01-01T00:00:00Z">
        <w:r>
          <w:t xml:space="preserve"> </w:t>
        </w:r>
      </w:ins>
      <w:hyperlink r:id="rId132">
        <w:ins w:id="1101" w:author="PR Preview" w:date="2026-01-01T00:00:00Z">
          <w:r>
            <w:rPr>
              <w:rStyle w:val="Hyperlink"/>
            </w:rPr>
            <w:t xml:space="preserve">https://en.wikipedia.org/wiki/Triangle_inequality</w:t>
          </w:r>
        </w:ins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8" Type="http://schemas.openxmlformats.org/officeDocument/2006/relationships/hyperlink" Target="https://doi.org/10.1007/978-3-031-41026-0" TargetMode="External"/><Relationship Id="rId130" Type="http://schemas.openxmlformats.org/officeDocument/2006/relationships/hyperlink" Target="https://en.wikipedia.org/wiki/Cauchy%E2%80%93Schwarz_inequality" TargetMode="External"/><Relationship Id="rId122" Type="http://schemas.openxmlformats.org/officeDocument/2006/relationships/hyperlink" Target="https://en.wikipedia.org/wiki/Cosine_similarity" TargetMode="External"/><Relationship Id="rId126" Type="http://schemas.openxmlformats.org/officeDocument/2006/relationships/hyperlink" Target="https://en.wikipedia.org/wiki/Gram%E2%80%93Schmidt_process" TargetMode="External"/><Relationship Id="rId106" Type="http://schemas.openxmlformats.org/officeDocument/2006/relationships/hyperlink" Target="https://en.wikipedia.org/wiki/Inner_product_space" TargetMode="External"/><Relationship Id="rId118" Type="http://schemas.openxmlformats.org/officeDocument/2006/relationships/hyperlink" Target="https://en.wikipedia.org/wiki/Lp_space" TargetMode="External"/><Relationship Id="rId116" Type="http://schemas.openxmlformats.org/officeDocument/2006/relationships/hyperlink" Target="https://en.wikipedia.org/wiki/Norm_(mathematics)" TargetMode="External"/><Relationship Id="rId124" Type="http://schemas.openxmlformats.org/officeDocument/2006/relationships/hyperlink" Target="https://en.wikipedia.org/wiki/Orthonormal_basis" TargetMode="External"/><Relationship Id="rId128" Type="http://schemas.openxmlformats.org/officeDocument/2006/relationships/hyperlink" Target="https://en.wikipedia.org/wiki/Outer_product" TargetMode="External"/><Relationship Id="rId114" Type="http://schemas.openxmlformats.org/officeDocument/2006/relationships/hyperlink" Target="https://en.wikipedia.org/wiki/Pythagorean_theorem" TargetMode="External"/><Relationship Id="rId132" Type="http://schemas.openxmlformats.org/officeDocument/2006/relationships/hyperlink" Target="https://en.wikipedia.org/wiki/Triangle_inequality" TargetMode="External"/><Relationship Id="rId120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2" Type="http://schemas.openxmlformats.org/officeDocument/2006/relationships/hyperlink" Target="https://ucla-biostat-216.github.io/2024fall/slides/02-vector/02-vector.html" TargetMode="External"/><Relationship Id="rId110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8" Type="http://schemas.openxmlformats.org/officeDocument/2006/relationships/hyperlink" Target="https://doi.org/10.1007/978-3-031-41026-0" TargetMode="External"/><Relationship Id="rId130" Type="http://schemas.openxmlformats.org/officeDocument/2006/relationships/hyperlink" Target="https://en.wikipedia.org/wiki/Cauchy%E2%80%93Schwarz_inequality" TargetMode="External"/><Relationship Id="rId122" Type="http://schemas.openxmlformats.org/officeDocument/2006/relationships/hyperlink" Target="https://en.wikipedia.org/wiki/Cosine_similarity" TargetMode="External"/><Relationship Id="rId126" Type="http://schemas.openxmlformats.org/officeDocument/2006/relationships/hyperlink" Target="https://en.wikipedia.org/wiki/Gram%E2%80%93Schmidt_process" TargetMode="External"/><Relationship Id="rId106" Type="http://schemas.openxmlformats.org/officeDocument/2006/relationships/hyperlink" Target="https://en.wikipedia.org/wiki/Inner_product_space" TargetMode="External"/><Relationship Id="rId118" Type="http://schemas.openxmlformats.org/officeDocument/2006/relationships/hyperlink" Target="https://en.wikipedia.org/wiki/Lp_space" TargetMode="External"/><Relationship Id="rId116" Type="http://schemas.openxmlformats.org/officeDocument/2006/relationships/hyperlink" Target="https://en.wikipedia.org/wiki/Norm_(mathematics)" TargetMode="External"/><Relationship Id="rId124" Type="http://schemas.openxmlformats.org/officeDocument/2006/relationships/hyperlink" Target="https://en.wikipedia.org/wiki/Orthonormal_basis" TargetMode="External"/><Relationship Id="rId128" Type="http://schemas.openxmlformats.org/officeDocument/2006/relationships/hyperlink" Target="https://en.wikipedia.org/wiki/Outer_product" TargetMode="External"/><Relationship Id="rId114" Type="http://schemas.openxmlformats.org/officeDocument/2006/relationships/hyperlink" Target="https://en.wikipedia.org/wiki/Pythagorean_theorem" TargetMode="External"/><Relationship Id="rId132" Type="http://schemas.openxmlformats.org/officeDocument/2006/relationships/hyperlink" Target="https://en.wikipedia.org/wiki/Triangle_inequality" TargetMode="External"/><Relationship Id="rId120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2" Type="http://schemas.openxmlformats.org/officeDocument/2006/relationships/hyperlink" Target="https://ucla-biostat-216.github.io/2024fall/slides/02-vector/02-vector.html" TargetMode="External"/><Relationship Id="rId110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2026-10-18T08:44:52Z</dcterms:created>
  <dcterms:modified xsi:type="dcterms:W3CDTF">2026-10-18T08:44:52Z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