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2026-10-17 22:01:17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01:02:57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 (Transitive relation)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p"/>
          </m:rPr>
          <m:t>∼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</w:delText>
        </w:r>
      </w:del>
      <w:del w:id="9" w:author="PR Preview" w:date="2026-01-01T00:00:00Z">
        <w:r>
          <w:delText xml:space="preserve"> </w:delText>
        </w:r>
      </w:del>
      <w:hyperlink r:id="rId10">
        <w:del w:id="10" w:author="PR Preview" w:date="2026-01-01T00:00:00Z">
          <w:r>
            <w:rPr>
              <w:rStyle w:val="Hyperlink"/>
            </w:rPr>
            <w:delText xml:space="preserve">relation</w:delText>
          </w:r>
        </w:del>
      </w:hyperlink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on a set</w:delText>
        </w:r>
      </w:del>
      <w:del w:id="13" w:author="PR Preview" w:date="2026-01-01T00:00:00Z">
        <w:r>
          <w:delText xml:space="preserve"> </w:delText>
        </w:r>
      </w:del>
      <m:oMath>
        <m:r>
          <m:t>S</m:t>
        </m:r>
      </m:oMath>
      <w:del w:id="14" w:author="PR Preview" w:date="2026-01-01T00:00:00Z">
        <w:r>
          <w:delText xml:space="preserve">.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The relation</w:delText>
        </w:r>
      </w:del>
      <w:del w:id="17" w:author="PR Preview" w:date="2026-01-01T00:00:00Z">
        <w:r>
          <w:delText xml:space="preserve"> </w:delText>
        </w:r>
      </w:del>
      <m:oMath>
        <m:r>
          <m:rPr>
            <m:sty m:val="p"/>
          </m:rPr>
          <m:t>∼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is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rPr>
            <w:b/>
            <w:bCs/>
          </w:rPr>
          <w:delText xml:space="preserve">transitive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(Wikipedia contributors 2026aj)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if,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for all</w:delText>
        </w:r>
      </w:del>
      <w:del w:id="2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del w:id="29" w:author="PR Preview" w:date="2026-01-01T00:00:00Z">
        <w:r>
          <w:delText xml:space="preserve">,</w:delText>
        </w:r>
      </w:del>
      <w:del w:id="3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∼</m:t>
        </m:r>
        <m:r>
          <m:t>b</m:t>
        </m:r>
      </m:oMath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and</w:delText>
        </w:r>
      </w:del>
      <w:del w:id="3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∼</m:t>
        </m:r>
        <m:r>
          <m:t>c</m:t>
        </m:r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together imply</w:delText>
        </w:r>
      </w:del>
      <w:del w:id="3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∼</m:t>
        </m:r>
        <m:r>
          <m:t>c</m:t>
        </m:r>
      </m:oMath>
      <w:del w:id="37" w:author="PR Preview" w:date="2026-01-01T00:00:00Z">
        <w:r>
          <w:delText xml:space="preserve">.</w:delText>
        </w:r>
      </w:del>
    </w:p>
    <w:p>
      <w:pPr>
        <w:pStyle w:val="BodyText"/>
      </w:pPr>
      <w:ins w:id="38" w:author="PR Preview" w:date="2026-01-01T00:00:00Z">
        <w:r>
          <w:rPr>
            <w:b/>
            <w:bCs/>
          </w:rPr>
          <w:t xml:space="preserve">Definition 1 (Transitive relation)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Let</w:t>
        </w:r>
      </w:ins>
      <w:ins w:id="41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be a</w:t>
        </w:r>
      </w:ins>
      <w:ins w:id="44" w:author="PR Preview" w:date="2026-01-01T00:00:00Z">
        <w:r>
          <w:t xml:space="preserve"> </w:t>
        </w:r>
      </w:ins>
      <w:hyperlink r:id="rId10">
        <w:ins w:id="45" w:author="PR Preview" w:date="2026-01-01T00:00:00Z">
          <w:r>
            <w:rPr>
              <w:rStyle w:val="Hyperlink"/>
            </w:rPr>
            <w:t xml:space="preserve">relation</w:t>
          </w:r>
        </w:ins>
      </w:hyperlink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on a set</w:t>
        </w:r>
      </w:ins>
      <w:ins w:id="48" w:author="PR Preview" w:date="2026-01-01T00:00:00Z">
        <w:r>
          <w:t xml:space="preserve"> </w:t>
        </w:r>
      </w:ins>
      <m:oMath>
        <m:r>
          <m:t>S</m:t>
        </m:r>
      </m:oMath>
      <w:ins w:id="49" w:author="PR Preview" w:date="2026-01-01T00:00:00Z">
        <w:r>
          <w:t xml:space="preserve">.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The relation</w:t>
        </w:r>
      </w:ins>
      <w:ins w:id="52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is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rPr>
            <w:b/>
            <w:bCs/>
          </w:rPr>
          <w:t xml:space="preserve">transitive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[1]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if,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for all</w:t>
        </w:r>
      </w:ins>
      <w:ins w:id="6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ins w:id="64" w:author="PR Preview" w:date="2026-01-01T00:00:00Z">
        <w:r>
          <w:t xml:space="preserve">,</w:t>
        </w:r>
      </w:ins>
      <w:ins w:id="6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b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and</w:t>
        </w:r>
      </w:ins>
      <w:ins w:id="6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∼</m:t>
        </m:r>
        <m:r>
          <m:t>c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together imply</w:t>
        </w:r>
      </w:ins>
      <w:ins w:id="7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c</m:t>
        </m:r>
      </m:oMath>
      <w:ins w:id="72" w:author="PR Preview" w:date="2026-01-01T00:00:00Z">
        <w:r>
          <w:t xml:space="preserve">.</w:t>
        </w:r>
      </w:ins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del w:id="73" w:author="PR Preview" w:date="2026-01-01T00:00:00Z">
        <w:r>
          <w:rPr>
            <w:b/>
            <w:bCs/>
          </w:rPr>
          <w:delText xml:space="preserve">Definition 2 (Identity)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An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rPr>
            <w:b/>
            <w:bCs/>
          </w:rPr>
          <w:delText xml:space="preserve">identity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(Wikipedia contributors 2026p)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is an equation between two expressions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that holds for every value of its variables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in a stated set, such as the</w:delText>
        </w:r>
      </w:del>
      <w:del w:id="86" w:author="PR Preview" w:date="2026-01-01T00:00:00Z">
        <w:r>
          <w:delText xml:space="preserve"> </w:delText>
        </w:r>
      </w:del>
      <w:hyperlink r:id="rId15">
        <w:del w:id="87" w:author="PR Preview" w:date="2026-01-01T00:00:00Z">
          <w:r>
            <w:rPr>
              <w:rStyle w:val="Hyperlink"/>
            </w:rPr>
            <w:delText xml:space="preserve">real numbers</w:delText>
          </w:r>
        </w:del>
      </w:hyperlink>
      <w:del w:id="88" w:author="PR Preview" w:date="2026-01-01T00:00:00Z">
        <w:r>
          <w:delText xml:space="preserve">.</w:delText>
        </w:r>
      </w:del>
    </w:p>
    <w:p>
      <w:pPr>
        <w:pStyle w:val="BodyText"/>
      </w:pPr>
      <w:ins w:id="89" w:author="PR Preview" w:date="2026-01-01T00:00:00Z">
        <w:r>
          <w:rPr>
            <w:b/>
            <w:bCs/>
          </w:rPr>
          <w:t xml:space="preserve">Definition 2 (Identity)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An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rPr>
            <w:b/>
            <w:bCs/>
          </w:rPr>
          <w:t xml:space="preserve">identity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[2]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is an equation between two expressions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that holds for every value of its variables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in a stated set, such as the</w:t>
        </w:r>
      </w:ins>
      <w:ins w:id="102" w:author="PR Preview" w:date="2026-01-01T00:00:00Z">
        <w:r>
          <w:t xml:space="preserve"> </w:t>
        </w:r>
      </w:ins>
      <w:hyperlink r:id="rId15">
        <w:ins w:id="103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104" w:author="PR Preview" w:date="2026-01-01T00:00:00Z">
        <w:r>
          <w:t xml:space="preserve">.</w:t>
        </w:r>
      </w:ins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del w:id="105" w:author="PR Preview" w:date="2026-01-01T00:00:00Z">
        <w:r>
          <w:rPr>
            <w:b/>
            <w:bCs/>
          </w:rPr>
          <w:delText xml:space="preserve">Definition 3 (Strict inequalities)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For</w:delText>
        </w:r>
      </w:del>
      <w:del w:id="108" w:author="PR Preview" w:date="2026-01-01T00:00:00Z">
        <w:r>
          <w:delText xml:space="preserve"> </w:delText>
        </w:r>
      </w:del>
      <w:hyperlink r:id="rId15">
        <w:del w:id="109" w:author="PR Preview" w:date="2026-01-01T00:00:00Z">
          <w:r>
            <w:rPr>
              <w:rStyle w:val="Hyperlink"/>
            </w:rPr>
            <w:delText xml:space="preserve">real numbers</w:delText>
          </w:r>
        </w:del>
      </w:hyperlink>
      <w:del w:id="110" w:author="PR Preview" w:date="2026-01-01T00:00:00Z">
        <w:r>
          <w:delText xml:space="preserve"> </w:delText>
        </w:r>
      </w:del>
      <m:oMath>
        <m:r>
          <m:t>a</m:t>
        </m:r>
      </m:oMath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and</w:delText>
        </w:r>
      </w:del>
      <w:del w:id="113" w:author="PR Preview" w:date="2026-01-01T00:00:00Z">
        <w:r>
          <w:delText xml:space="preserve"> </w:delText>
        </w:r>
      </w:del>
      <m:oMath>
        <m:r>
          <m:t>b</m:t>
        </m:r>
      </m:oMath>
      <w:del w:id="114" w:author="PR Preview" w:date="2026-01-01T00:00:00Z">
        <w:r>
          <w:delText xml:space="preserve">,</w:delText>
        </w:r>
      </w:del>
      <w:del w:id="11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&lt;</m:t>
        </m:r>
        <m:r>
          <m:t>b</m:t>
        </m:r>
      </m:oMath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(</w:delText>
        </w:r>
      </w:del>
      <w:del w:id="118" w:author="PR Preview" w:date="2026-01-01T00:00:00Z">
        <w:r>
          <w:delText xml:space="preserve">“</w:delText>
        </w:r>
      </w:del>
      <m:oMath>
        <m:r>
          <m:t>a</m:t>
        </m:r>
      </m:oMath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is less than</w:delText>
        </w:r>
      </w:del>
      <w:del w:id="121" w:author="PR Preview" w:date="2026-01-01T00:00:00Z">
        <w:r>
          <w:delText xml:space="preserve"> </w:delText>
        </w:r>
      </w:del>
      <m:oMath>
        <m:r>
          <m:t>b</m:t>
        </m:r>
      </m:oMath>
      <w:del w:id="122" w:author="PR Preview" w:date="2026-01-01T00:00:00Z">
        <w:r>
          <w:delText xml:space="preserve">”</w:delText>
        </w:r>
      </w:del>
      <w:del w:id="123" w:author="PR Preview" w:date="2026-01-01T00:00:00Z">
        <w:r>
          <w:delText xml:space="preserve">)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and</w:delText>
        </w:r>
      </w:del>
      <w:del w:id="12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b</m:t>
        </m:r>
      </m:oMath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(</w:delText>
        </w:r>
      </w:del>
      <w:del w:id="129" w:author="PR Preview" w:date="2026-01-01T00:00:00Z">
        <w:r>
          <w:delText xml:space="preserve">“</w:delText>
        </w:r>
      </w:del>
      <m:oMath>
        <m:r>
          <m:t>a</m:t>
        </m:r>
      </m:oMath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is greater than</w:delText>
        </w:r>
      </w:del>
      <w:del w:id="132" w:author="PR Preview" w:date="2026-01-01T00:00:00Z">
        <w:r>
          <w:delText xml:space="preserve"> </w:delText>
        </w:r>
      </w:del>
      <m:oMath>
        <m:r>
          <m:t>b</m:t>
        </m:r>
      </m:oMath>
      <w:del w:id="133" w:author="PR Preview" w:date="2026-01-01T00:00:00Z">
        <w:r>
          <w:delText xml:space="preserve">”</w:delText>
        </w:r>
      </w:del>
      <w:del w:id="134" w:author="PR Preview" w:date="2026-01-01T00:00:00Z">
        <w:r>
          <w:delText xml:space="preserve">)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are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rPr>
            <w:b/>
            <w:bCs/>
          </w:rPr>
          <w:delText xml:space="preserve">strict inequalities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(Wikipedia contributors 2026r)</w:delText>
        </w:r>
      </w:del>
      <w:del w:id="141" w:author="PR Preview" w:date="2026-01-01T00:00:00Z">
        <w:r>
          <w:delText xml:space="preserve">.</w:delText>
        </w:r>
      </w:del>
    </w:p>
    <w:p>
      <w:pPr>
        <w:pStyle w:val="FirstParagraph"/>
      </w:pPr>
      <w:ins w:id="142" w:author="PR Preview" w:date="2026-01-01T00:00:00Z">
        <w:r>
          <w:rPr>
            <w:b/>
            <w:bCs/>
          </w:rPr>
          <w:t xml:space="preserve">Definition 3 (Strict inequalities)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For</w:t>
        </w:r>
      </w:ins>
      <w:ins w:id="145" w:author="PR Preview" w:date="2026-01-01T00:00:00Z">
        <w:r>
          <w:t xml:space="preserve"> </w:t>
        </w:r>
      </w:ins>
      <w:hyperlink r:id="rId15">
        <w:ins w:id="146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147" w:author="PR Preview" w:date="2026-01-01T00:00:00Z">
        <w:r>
          <w:t xml:space="preserve"> </w:t>
        </w:r>
      </w:ins>
      <m:oMath>
        <m:r>
          <m:t>a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and</w:t>
        </w:r>
      </w:ins>
      <w:ins w:id="150" w:author="PR Preview" w:date="2026-01-01T00:00:00Z">
        <w:r>
          <w:t xml:space="preserve"> </w:t>
        </w:r>
      </w:ins>
      <m:oMath>
        <m:r>
          <m:t>b</m:t>
        </m:r>
      </m:oMath>
      <w:ins w:id="151" w:author="PR Preview" w:date="2026-01-01T00:00:00Z">
        <w:r>
          <w:t xml:space="preserve">,</w:t>
        </w:r>
      </w:ins>
      <w:ins w:id="15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&lt;</m:t>
        </m:r>
        <m:r>
          <m:t>b</m:t>
        </m:r>
      </m:oMath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(</w:t>
        </w:r>
      </w:ins>
      <w:ins w:id="155" w:author="PR Preview" w:date="2026-01-01T00:00:00Z">
        <w:r>
          <w:t xml:space="preserve">“</w:t>
        </w:r>
      </w:ins>
      <m:oMath>
        <m:r>
          <m:t>a</m:t>
        </m:r>
      </m:oMath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is less than</w:t>
        </w:r>
      </w:ins>
      <w:ins w:id="158" w:author="PR Preview" w:date="2026-01-01T00:00:00Z">
        <w:r>
          <w:t xml:space="preserve"> </w:t>
        </w:r>
      </w:ins>
      <m:oMath>
        <m:r>
          <m:t>b</m:t>
        </m:r>
      </m:oMath>
      <w:ins w:id="159" w:author="PR Preview" w:date="2026-01-01T00:00:00Z">
        <w:r>
          <w:t xml:space="preserve">”</w:t>
        </w:r>
      </w:ins>
      <w:ins w:id="160" w:author="PR Preview" w:date="2026-01-01T00:00:00Z">
        <w:r>
          <w:t xml:space="preserve">)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and</w:t>
        </w:r>
      </w:ins>
      <w:ins w:id="16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b</m:t>
        </m:r>
      </m:oMath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(</w:t>
        </w:r>
      </w:ins>
      <w:ins w:id="166" w:author="PR Preview" w:date="2026-01-01T00:00:00Z">
        <w:r>
          <w:t xml:space="preserve">“</w:t>
        </w:r>
      </w:ins>
      <m:oMath>
        <m:r>
          <m:t>a</m:t>
        </m:r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is greater than</w:t>
        </w:r>
      </w:ins>
      <w:ins w:id="169" w:author="PR Preview" w:date="2026-01-01T00:00:00Z">
        <w:r>
          <w:t xml:space="preserve"> </w:t>
        </w:r>
      </w:ins>
      <m:oMath>
        <m:r>
          <m:t>b</m:t>
        </m:r>
      </m:oMath>
      <w:ins w:id="170" w:author="PR Preview" w:date="2026-01-01T00:00:00Z">
        <w:r>
          <w:t xml:space="preserve">”</w:t>
        </w:r>
      </w:ins>
      <w:ins w:id="171" w:author="PR Preview" w:date="2026-01-01T00:00:00Z">
        <w:r>
          <w:t xml:space="preserve">)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are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rPr>
            <w:b/>
            <w:bCs/>
          </w:rPr>
          <w:t xml:space="preserve">strict inequalities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[3]</w:t>
        </w:r>
      </w:ins>
      <w:ins w:id="178" w:author="PR Preview" w:date="2026-01-01T00:00:00Z">
        <w:r>
          <w:t xml:space="preserve">.</w:t>
        </w:r>
      </w:ins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del w:id="179" w:author="PR Preview" w:date="2026-01-01T00:00:00Z">
        <w:r>
          <w:rPr>
            <w:b/>
            <w:bCs/>
          </w:rPr>
          <w:delText xml:space="preserve">Definition 5 (Power)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Let</w:delText>
        </w:r>
      </w:del>
      <w:del w:id="182" w:author="PR Preview" w:date="2026-01-01T00:00:00Z">
        <w:r>
          <w:delText xml:space="preserve"> </w:delText>
        </w:r>
      </w:del>
      <m:oMath>
        <m:r>
          <m:t>a</m:t>
        </m:r>
      </m:oMath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be a real number and</w:delText>
        </w:r>
      </w:del>
      <w:del w:id="185" w:author="PR Preview" w:date="2026-01-01T00:00:00Z">
        <w:r>
          <w:delText xml:space="preserve"> </w:delText>
        </w:r>
      </w:del>
      <m:oMath>
        <m:r>
          <m:t>n</m:t>
        </m:r>
      </m:oMath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a</w:delText>
        </w:r>
      </w:del>
      <w:del w:id="188" w:author="PR Preview" w:date="2026-01-01T00:00:00Z">
        <w:r>
          <w:delText xml:space="preserve"> </w:delText>
        </w:r>
      </w:del>
      <w:hyperlink r:id="rId27">
        <w:del w:id="189" w:author="PR Preview" w:date="2026-01-01T00:00:00Z">
          <w:r>
            <w:rPr>
              <w:rStyle w:val="Hyperlink"/>
            </w:rPr>
            <w:delText xml:space="preserve">natural number</w:delText>
          </w:r>
        </w:del>
      </w:hyperlink>
      <w:del w:id="190" w:author="PR Preview" w:date="2026-01-01T00:00:00Z">
        <w:r>
          <w:delText xml:space="preserve">.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The</w:delText>
        </w:r>
      </w:del>
      <w:del w:id="193" w:author="PR Preview" w:date="2026-01-01T00:00:00Z">
        <w:r>
          <w:delText xml:space="preserve"> </w:delText>
        </w:r>
      </w:del>
      <m:oMath>
        <m:r>
          <m:t>n</m:t>
        </m:r>
      </m:oMath>
      <w:del w:id="194" w:author="PR Preview" w:date="2026-01-01T00:00:00Z">
        <w:r>
          <w:delText xml:space="preserve">th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rPr>
            <w:b/>
            <w:bCs/>
          </w:rPr>
          <w:delText xml:space="preserve">power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of</w:delText>
        </w:r>
      </w:del>
      <w:del w:id="199" w:author="PR Preview" w:date="2026-01-01T00:00:00Z">
        <w:r>
          <w:delText xml:space="preserve"> </w:delText>
        </w:r>
      </w:del>
      <m:oMath>
        <m:r>
          <m:t>a</m:t>
        </m:r>
      </m:oMath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is the product of</w:delText>
        </w:r>
      </w:del>
      <w:del w:id="202" w:author="PR Preview" w:date="2026-01-01T00:00:00Z">
        <w:r>
          <w:delText xml:space="preserve"> </w:delText>
        </w:r>
      </w:del>
      <m:oMath>
        <m:r>
          <m:t>n</m:t>
        </m:r>
      </m:oMath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copies of</w:delText>
        </w:r>
      </w:del>
      <w:del w:id="205" w:author="PR Preview" w:date="2026-01-01T00:00:00Z">
        <w:r>
          <w:delText xml:space="preserve"> </w:delText>
        </w:r>
      </w:del>
      <m:oMath>
        <m:r>
          <m:t>a</m:t>
        </m:r>
      </m:oMath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(Wikipedia contributors 2026n)</w:delText>
        </w:r>
      </w:del>
      <w:del w:id="208" w:author="PR Preview" w:date="2026-01-01T00:00:00Z">
        <w:r>
          <w:delText xml:space="preserve">:</w:delText>
        </w:r>
      </w:del>
    </w:p>
    <w:p>
      <w:pPr>
        <w:pStyle w:val="FirstParagraph"/>
      </w:pPr>
      <w:ins w:id="209" w:author="PR Preview" w:date="2026-01-01T00:00:00Z">
        <w:r>
          <w:rPr>
            <w:b/>
            <w:bCs/>
          </w:rPr>
          <w:t xml:space="preserve">Definition 5 (Power)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Let</w:t>
        </w:r>
      </w:ins>
      <w:ins w:id="212" w:author="PR Preview" w:date="2026-01-01T00:00:00Z">
        <w:r>
          <w:t xml:space="preserve"> </w:t>
        </w:r>
      </w:ins>
      <m:oMath>
        <m:r>
          <m:t>a</m:t>
        </m:r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be a real number and</w:t>
        </w:r>
      </w:ins>
      <w:ins w:id="215" w:author="PR Preview" w:date="2026-01-01T00:00:00Z">
        <w:r>
          <w:t xml:space="preserve"> </w:t>
        </w:r>
      </w:ins>
      <m:oMath>
        <m:r>
          <m:t>n</m:t>
        </m:r>
      </m:oMath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a</w:t>
        </w:r>
      </w:ins>
      <w:ins w:id="218" w:author="PR Preview" w:date="2026-01-01T00:00:00Z">
        <w:r>
          <w:t xml:space="preserve"> </w:t>
        </w:r>
      </w:ins>
      <w:hyperlink r:id="rId27">
        <w:ins w:id="219" w:author="PR Preview" w:date="2026-01-01T00:00:00Z">
          <w:r>
            <w:rPr>
              <w:rStyle w:val="Hyperlink"/>
            </w:rPr>
            <w:t xml:space="preserve">natural number</w:t>
          </w:r>
        </w:ins>
      </w:hyperlink>
      <w:ins w:id="220" w:author="PR Preview" w:date="2026-01-01T00:00:00Z">
        <w:r>
          <w:t xml:space="preserve">.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The</w:t>
        </w:r>
      </w:ins>
      <w:ins w:id="223" w:author="PR Preview" w:date="2026-01-01T00:00:00Z">
        <w:r>
          <w:t xml:space="preserve"> </w:t>
        </w:r>
      </w:ins>
      <m:oMath>
        <m:r>
          <m:t>n</m:t>
        </m:r>
      </m:oMath>
      <w:ins w:id="224" w:author="PR Preview" w:date="2026-01-01T00:00:00Z">
        <w:r>
          <w:t xml:space="preserve">th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rPr>
            <w:b/>
            <w:bCs/>
          </w:rPr>
          <w:t xml:space="preserve">power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of</w:t>
        </w:r>
      </w:ins>
      <w:ins w:id="229" w:author="PR Preview" w:date="2026-01-01T00:00:00Z">
        <w:r>
          <w:t xml:space="preserve"> </w:t>
        </w:r>
      </w:ins>
      <m:oMath>
        <m:r>
          <m:t>a</m:t>
        </m:r>
      </m:oMath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is the product of</w:t>
        </w:r>
      </w:ins>
      <w:ins w:id="232" w:author="PR Preview" w:date="2026-01-01T00:00:00Z">
        <w:r>
          <w:t xml:space="preserve"> </w:t>
        </w:r>
      </w:ins>
      <m:oMath>
        <m:r>
          <m:t>n</m:t>
        </m:r>
      </m:oMath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copies of</w:t>
        </w:r>
      </w:ins>
      <w:ins w:id="235" w:author="PR Preview" w:date="2026-01-01T00:00:00Z">
        <w:r>
          <w:t xml:space="preserve"> </w:t>
        </w:r>
      </w:ins>
      <m:oMath>
        <m:r>
          <m:t>a</m:t>
        </m:r>
      </m:oMath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[4]</w:t>
        </w:r>
      </w:ins>
      <w:ins w:id="23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del w:id="239" w:author="PR Preview" w:date="2026-01-01T00:00:00Z">
        <w:r>
          <w:rPr>
            <w:b/>
            <w:bCs/>
          </w:rPr>
          <w:delText xml:space="preserve">Definition 10 (Square root)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For a real number</w:delText>
        </w:r>
      </w:del>
      <w:del w:id="24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≥</m:t>
        </m:r>
        <m:r>
          <m:t>0</m:t>
        </m:r>
      </m:oMath>
      <w:del w:id="243" w:author="PR Preview" w:date="2026-01-01T00:00:00Z">
        <w:r>
          <w:delText xml:space="preserve">,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the</w:delText>
        </w:r>
      </w:del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rPr>
            <w:b/>
            <w:bCs/>
          </w:rPr>
          <w:delText xml:space="preserve">square root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of</w:delText>
        </w:r>
      </w:del>
      <w:del w:id="250" w:author="PR Preview" w:date="2026-01-01T00:00:00Z">
        <w:r>
          <w:delText xml:space="preserve"> </w:delText>
        </w:r>
      </w:del>
      <m:oMath>
        <m:r>
          <m:t>a</m:t>
        </m:r>
      </m:oMath>
      <w:del w:id="251" w:author="PR Preview" w:date="2026-01-01T00:00:00Z">
        <w:r>
          <w:delText xml:space="preserve">, written</w:delText>
        </w:r>
      </w:del>
      <w:del w:id="252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a</m:t>
            </m:r>
          </m:e>
        </m:rad>
      </m:oMath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(Wikipedia contributors 2026ah)</w:delText>
        </w:r>
      </w:del>
      <w:del w:id="255" w:author="PR Preview" w:date="2026-01-01T00:00:00Z">
        <w:r>
          <w:delText xml:space="preserve">,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is the non-negative real number whose square (</w:delText>
        </w:r>
      </w:del>
      <w:hyperlink w:anchor="def-power">
        <w:del w:id="258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259" w:author="PR Preview" w:date="2026-01-01T00:00:00Z">
        <w:r>
          <w:delText xml:space="preserve">) is</w:delText>
        </w:r>
      </w:del>
      <w:del w:id="260" w:author="PR Preview" w:date="2026-01-01T00:00:00Z">
        <w:r>
          <w:delText xml:space="preserve"> </w:delText>
        </w:r>
      </w:del>
      <m:oMath>
        <m:r>
          <m:t>a</m:t>
        </m:r>
      </m:oMath>
      <w:del w:id="261" w:author="PR Preview" w:date="2026-01-01T00:00:00Z">
        <w:r>
          <w:delText xml:space="preserve">.</w:delText>
        </w:r>
      </w:del>
    </w:p>
    <w:p>
      <w:pPr>
        <w:pStyle w:val="BodyText"/>
      </w:pPr>
      <w:ins w:id="262" w:author="PR Preview" w:date="2026-01-01T00:00:00Z">
        <w:r>
          <w:rPr>
            <w:b/>
            <w:bCs/>
          </w:rPr>
          <w:t xml:space="preserve">Definition 10 (Square root)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For a real number</w:t>
        </w:r>
      </w:ins>
      <w:ins w:id="26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≥</m:t>
        </m:r>
        <m:r>
          <m:t>0</m:t>
        </m:r>
      </m:oMath>
      <w:ins w:id="266" w:author="PR Preview" w:date="2026-01-01T00:00:00Z">
        <w:r>
          <w:t xml:space="preserve">,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the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rPr>
            <w:b/>
            <w:bCs/>
          </w:rPr>
          <w:t xml:space="preserve">square root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of</w:t>
        </w:r>
      </w:ins>
      <w:ins w:id="273" w:author="PR Preview" w:date="2026-01-01T00:00:00Z">
        <w:r>
          <w:t xml:space="preserve"> </w:t>
        </w:r>
      </w:ins>
      <m:oMath>
        <m:r>
          <m:t>a</m:t>
        </m:r>
      </m:oMath>
      <w:ins w:id="274" w:author="PR Preview" w:date="2026-01-01T00:00:00Z">
        <w:r>
          <w:t xml:space="preserve">, written</w:t>
        </w:r>
      </w:ins>
      <w:ins w:id="275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a</m:t>
            </m:r>
          </m:e>
        </m:rad>
      </m:oMath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[5]</w:t>
        </w:r>
      </w:ins>
      <w:ins w:id="278" w:author="PR Preview" w:date="2026-01-01T00:00:00Z">
        <w:r>
          <w:t xml:space="preserve">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is the non-negative real number whose square (</w:t>
        </w:r>
      </w:ins>
      <w:hyperlink w:anchor="def-power">
        <w:ins w:id="28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82" w:author="PR Preview" w:date="2026-01-01T00:00:00Z">
        <w:r>
          <w:t xml:space="preserve">) is</w:t>
        </w:r>
      </w:ins>
      <w:ins w:id="283" w:author="PR Preview" w:date="2026-01-01T00:00:00Z">
        <w:r>
          <w:t xml:space="preserve"> </w:t>
        </w:r>
      </w:ins>
      <m:oMath>
        <m:r>
          <m:t>a</m:t>
        </m:r>
      </m:oMath>
      <w:ins w:id="284" w:author="PR Preview" w:date="2026-01-01T00:00:00Z">
        <w:r>
          <w:t xml:space="preserve">.</w:t>
        </w:r>
      </w:ins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del w:id="285" w:author="PR Preview" w:date="2026-01-01T00:00:00Z">
        <w:r>
          <w:rPr>
            <w:b/>
            <w:bCs/>
          </w:rPr>
          <w:delText xml:space="preserve">Definition 11 (Absolute value of a real number)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The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rPr>
            <w:b/>
            <w:bCs/>
          </w:rPr>
          <w:delText xml:space="preserve">absolute value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of a real number</w:delText>
        </w:r>
      </w:del>
      <w:del w:id="292" w:author="PR Preview" w:date="2026-01-01T00:00:00Z">
        <w:r>
          <w:delText xml:space="preserve"> </w:delText>
        </w:r>
      </w:del>
      <m:oMath>
        <m:r>
          <m:t>a</m:t>
        </m:r>
      </m:oMath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(Wikipedia contributors 2026a)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is</w:delText>
        </w:r>
      </w:del>
    </w:p>
    <w:p>
      <w:pPr>
        <w:pStyle w:val="FirstParagraph"/>
      </w:pPr>
      <w:ins w:id="297" w:author="PR Preview" w:date="2026-01-01T00:00:00Z">
        <w:r>
          <w:rPr>
            <w:b/>
            <w:bCs/>
          </w:rPr>
          <w:t xml:space="preserve">Definition 11 (Absolute value of a real number)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The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rPr>
            <w:b/>
            <w:bCs/>
          </w:rPr>
          <w:t xml:space="preserve">absolute value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of a real number</w:t>
        </w:r>
      </w:ins>
      <w:ins w:id="304" w:author="PR Preview" w:date="2026-01-01T00:00:00Z">
        <w:r>
          <w:t xml:space="preserve"> </w:t>
        </w:r>
      </w:ins>
      <m:oMath>
        <m:r>
          <m:t>a</m:t>
        </m:r>
      </m:oMath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[6]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del w:id="309" w:author="PR Preview" w:date="2026-01-01T00:00:00Z">
        <w:r>
          <w:delText xml:space="preserve">The word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“percent”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comes from the Latin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“per centum”</w:delText>
        </w:r>
      </w:del>
      <w:del w:id="316" w:author="PR Preview" w:date="2026-01-01T00:00:00Z">
        <w:r>
          <w:delText xml:space="preserve">;</w:delText>
        </w:r>
      </w:del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“centum”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is Latin for 100,</w:delText>
        </w:r>
      </w:del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so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“percent”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means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“per hundred”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(Wikipedia contributors 2026aa)</w:delText>
        </w:r>
      </w:del>
      <w:del w:id="331" w:author="PR Preview" w:date="2026-01-01T00:00:00Z">
        <w:r>
          <w:delText xml:space="preserve">.</w:delText>
        </w:r>
      </w:del>
    </w:p>
    <w:p>
      <w:pPr>
        <w:pStyle w:val="BodyText"/>
      </w:pPr>
      <w:del w:id="332" w:author="PR Preview" w:date="2026-01-01T00:00:00Z">
        <w:r>
          <w:rPr>
            <w:b/>
            <w:bCs/>
          </w:rPr>
          <w:delText xml:space="preserve">Definition 12 (Percent)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For a real number</w:delText>
        </w:r>
      </w:del>
      <w:del w:id="335" w:author="PR Preview" w:date="2026-01-01T00:00:00Z">
        <w:r>
          <w:delText xml:space="preserve"> </w:delText>
        </w:r>
      </w:del>
      <m:oMath>
        <m:r>
          <m:t>x</m:t>
        </m:r>
      </m:oMath>
      <w:del w:id="336" w:author="PR Preview" w:date="2026-01-01T00:00:00Z">
        <w:r>
          <w:delText xml:space="preserve">,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“</w:delText>
        </w:r>
      </w:del>
      <m:oMath>
        <m:r>
          <m:t>x</m:t>
        </m:r>
      </m:oMath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rPr>
            <w:b/>
            <w:bCs/>
          </w:rPr>
          <w:delText xml:space="preserve">percent</w:delText>
        </w:r>
      </w:del>
      <w:del w:id="341" w:author="PR Preview" w:date="2026-01-01T00:00:00Z">
        <w:r>
          <w:delText xml:space="preserve">”</w:delText>
        </w:r>
      </w:del>
      <w:del w:id="342" w:author="PR Preview" w:date="2026-01-01T00:00:00Z">
        <w:r>
          <w:delText xml:space="preserve">, written</w:delText>
        </w:r>
      </w:del>
      <w:del w:id="34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%</m:t>
        </m:r>
      </m:oMath>
      <w:del w:id="344" w:author="PR Preview" w:date="2026-01-01T00:00:00Z">
        <w:r>
          <w:delText xml:space="preserve">, means</w:delText>
        </w:r>
      </w:del>
      <w:del w:id="34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/</m:t>
        </m:r>
        <m:r>
          <m:t>100</m:t>
        </m:r>
      </m:oMath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(Wikipedia contributors 2026aa)</w:delText>
        </w:r>
      </w:del>
      <w:del w:id="348" w:author="PR Preview" w:date="2026-01-01T00:00:00Z">
        <w:r>
          <w:delText xml:space="preserve">:</w:delText>
        </w:r>
      </w:del>
    </w:p>
    <w:p>
      <w:pPr>
        <w:pStyle w:val="FirstParagraph"/>
      </w:pPr>
      <w:ins w:id="349" w:author="PR Preview" w:date="2026-01-01T00:00:00Z">
        <w:r>
          <w:t xml:space="preserve">The word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“percent”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comes from the Latin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“per centum”</w:t>
        </w:r>
      </w:ins>
      <w:ins w:id="356" w:author="PR Preview" w:date="2026-01-01T00:00:00Z">
        <w:r>
          <w:t xml:space="preserve">;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“centum”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is Latin for 100,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so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“percent”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means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“per hundred”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[7]</w:t>
        </w:r>
      </w:ins>
      <w:ins w:id="371" w:author="PR Preview" w:date="2026-01-01T00:00:00Z">
        <w:r>
          <w:t xml:space="preserve">.</w:t>
        </w:r>
      </w:ins>
    </w:p>
    <w:bookmarkStart w:id="42" w:name="def-percent"/>
    <w:p>
      <w:pPr>
        <w:pStyle w:val="BodyText"/>
      </w:pPr>
      <w:ins w:id="372" w:author="PR Preview" w:date="2026-01-01T00:00:00Z">
        <w:r>
          <w:rPr>
            <w:b/>
            <w:bCs/>
          </w:rPr>
          <w:t xml:space="preserve">Definition 12 (Percent)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For a real number</w:t>
        </w:r>
      </w:ins>
      <w:ins w:id="375" w:author="PR Preview" w:date="2026-01-01T00:00:00Z">
        <w:r>
          <w:t xml:space="preserve"> </w:t>
        </w:r>
      </w:ins>
      <m:oMath>
        <m:r>
          <m:t>x</m:t>
        </m:r>
      </m:oMath>
      <w:ins w:id="376" w:author="PR Preview" w:date="2026-01-01T00:00:00Z">
        <w:r>
          <w:t xml:space="preserve">,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“</w:t>
        </w:r>
      </w:ins>
      <m:oMath>
        <m:r>
          <m:t>x</m:t>
        </m:r>
      </m:oMath>
      <w:ins w:id="379" w:author="PR Preview" w:date="2026-01-01T00:00:00Z">
        <w:r>
          <w:t xml:space="preserve"> </w:t>
        </w:r>
      </w:ins>
      <w:ins w:id="380" w:author="PR Preview" w:date="2026-01-01T00:00:00Z">
        <w:r>
          <w:rPr>
            <w:b/>
            <w:bCs/>
          </w:rPr>
          <w:t xml:space="preserve">percent</w:t>
        </w:r>
      </w:ins>
      <w:ins w:id="381" w:author="PR Preview" w:date="2026-01-01T00:00:00Z">
        <w:r>
          <w:t xml:space="preserve">”</w:t>
        </w:r>
      </w:ins>
      <w:ins w:id="382" w:author="PR Preview" w:date="2026-01-01T00:00:00Z">
        <w:r>
          <w:t xml:space="preserve">, written</w:t>
        </w:r>
      </w:ins>
      <w:ins w:id="38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%</m:t>
        </m:r>
      </m:oMath>
      <w:ins w:id="384" w:author="PR Preview" w:date="2026-01-01T00:00:00Z">
        <w:r>
          <w:t xml:space="preserve">, means</w:t>
        </w:r>
      </w:ins>
      <w:ins w:id="38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/</m:t>
        </m:r>
        <m:r>
          <m:t>100</m:t>
        </m:r>
      </m:oMath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[7]</w:t>
        </w:r>
      </w:ins>
      <w:ins w:id="38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59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del w:id="389" w:author="PR Preview" w:date="2026-01-01T00:00:00Z">
        <w:r>
          <w:rPr>
            <w:b/>
            <w:bCs/>
          </w:rPr>
          <w:delText xml:space="preserve">Definition 13 (Minimum)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Let</w:delText>
        </w:r>
      </w:del>
      <w:del w:id="39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393" w:author="PR Preview" w:date="2026-01-01T00:00:00Z">
        <w:r>
          <w:delText xml:space="preserve">.</w:delText>
        </w:r>
      </w:del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A number</w:delText>
        </w:r>
      </w:del>
      <w:del w:id="396" w:author="PR Preview" w:date="2026-01-01T00:00:00Z">
        <w:r>
          <w:delText xml:space="preserve"> </w:delText>
        </w:r>
      </w:del>
      <m:oMath>
        <m:r>
          <m:t>m</m:t>
        </m:r>
      </m:oMath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is the</w:delText>
        </w:r>
      </w:del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rPr>
            <w:b/>
            <w:bCs/>
          </w:rPr>
          <w:delText xml:space="preserve">minimum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of</w:delText>
        </w:r>
      </w:del>
      <w:del w:id="403" w:author="PR Preview" w:date="2026-01-01T00:00:00Z">
        <w:r>
          <w:delText xml:space="preserve"> </w:delText>
        </w:r>
      </w:del>
      <m:oMath>
        <m:r>
          <m:t>A</m:t>
        </m:r>
      </m:oMath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(Wikipedia contributors 2026x)</w:delText>
        </w:r>
      </w:del>
      <w:del w:id="406" w:author="PR Preview" w:date="2026-01-01T00:00:00Z">
        <w:r>
          <w:delText xml:space="preserve">,</w:delText>
        </w:r>
      </w:del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written</w:delText>
        </w:r>
      </w:del>
      <w:del w:id="409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t>A</m:t>
        </m:r>
      </m:oMath>
      <w:del w:id="410" w:author="PR Preview" w:date="2026-01-01T00:00:00Z">
        <w:r>
          <w:delText xml:space="preserve">,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if</w:delText>
        </w:r>
      </w:del>
      <w:del w:id="413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∈</m:t>
        </m:r>
        <m:r>
          <m:t>A</m:t>
        </m:r>
      </m:oMath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and</w:delText>
        </w:r>
      </w:del>
      <w:del w:id="416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≤</m:t>
        </m:r>
        <m:r>
          <m:t>a</m:t>
        </m:r>
      </m:oMath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for all</w:delText>
        </w:r>
      </w:del>
      <w:del w:id="41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420" w:author="PR Preview" w:date="2026-01-01T00:00:00Z">
        <w:r>
          <w:delText xml:space="preserve">.</w:delText>
        </w:r>
      </w:del>
    </w:p>
    <w:p>
      <w:pPr>
        <w:pStyle w:val="FirstParagraph"/>
      </w:pPr>
      <w:ins w:id="421" w:author="PR Preview" w:date="2026-01-01T00:00:00Z">
        <w:r>
          <w:rPr>
            <w:b/>
            <w:bCs/>
          </w:rPr>
          <w:t xml:space="preserve">Definition 13 (Minimum)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Let</w:t>
        </w:r>
      </w:ins>
      <w:ins w:id="42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425" w:author="PR Preview" w:date="2026-01-01T00:00:00Z">
        <w:r>
          <w:t xml:space="preserve">.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A number</w:t>
        </w:r>
      </w:ins>
      <w:ins w:id="428" w:author="PR Preview" w:date="2026-01-01T00:00:00Z">
        <w:r>
          <w:t xml:space="preserve"> </w:t>
        </w:r>
      </w:ins>
      <m:oMath>
        <m:r>
          <m:t>m</m:t>
        </m:r>
      </m:oMath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is the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rPr>
            <w:b/>
            <w:bCs/>
          </w:rPr>
          <w:t xml:space="preserve">minimum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of</w:t>
        </w:r>
      </w:ins>
      <w:ins w:id="435" w:author="PR Preview" w:date="2026-01-01T00:00:00Z">
        <w:r>
          <w:t xml:space="preserve"> </w:t>
        </w:r>
      </w:ins>
      <m:oMath>
        <m:r>
          <m:t>A</m:t>
        </m:r>
      </m:oMath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[8]</w:t>
        </w:r>
      </w:ins>
      <w:ins w:id="438" w:author="PR Preview" w:date="2026-01-01T00:00:00Z">
        <w:r>
          <w:t xml:space="preserve">,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written</w:t>
        </w:r>
      </w:ins>
      <w:ins w:id="441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t>A</m:t>
        </m:r>
      </m:oMath>
      <w:ins w:id="442" w:author="PR Preview" w:date="2026-01-01T00:00:00Z">
        <w:r>
          <w:t xml:space="preserve">,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if</w:t>
        </w:r>
      </w:ins>
      <w:ins w:id="44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∈</m:t>
        </m:r>
        <m:r>
          <m:t>A</m:t>
        </m:r>
      </m:oMath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and</w:t>
        </w:r>
      </w:ins>
      <w:ins w:id="44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≤</m:t>
        </m:r>
        <m:r>
          <m:t>a</m:t>
        </m:r>
      </m:oMath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for all</w:t>
        </w:r>
      </w:ins>
      <w:ins w:id="45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452" w:author="PR Preview" w:date="2026-01-01T00:00:00Z">
        <w:r>
          <w:t xml:space="preserve">.</w:t>
        </w:r>
      </w:ins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del w:id="453" w:author="PR Preview" w:date="2026-01-01T00:00:00Z">
        <w:r>
          <w:rPr>
            <w:b/>
            <w:bCs/>
          </w:rPr>
          <w:delText xml:space="preserve">Definition 14 (Maximum)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Let</w:delText>
        </w:r>
      </w:del>
      <w:del w:id="45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457" w:author="PR Preview" w:date="2026-01-01T00:00:00Z">
        <w:r>
          <w:delText xml:space="preserve">.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A number</w:delText>
        </w:r>
      </w:del>
      <w:del w:id="460" w:author="PR Preview" w:date="2026-01-01T00:00:00Z">
        <w:r>
          <w:delText xml:space="preserve"> </w:delText>
        </w:r>
      </w:del>
      <m:oMath>
        <m:r>
          <m:t>M</m:t>
        </m:r>
      </m:oMath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is the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rPr>
            <w:b/>
            <w:bCs/>
          </w:rPr>
          <w:delText xml:space="preserve">maximum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of</w:delText>
        </w:r>
      </w:del>
      <w:del w:id="467" w:author="PR Preview" w:date="2026-01-01T00:00:00Z">
        <w:r>
          <w:delText xml:space="preserve"> </w:delText>
        </w:r>
      </w:del>
      <m:oMath>
        <m:r>
          <m:t>A</m:t>
        </m:r>
      </m:oMath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(Wikipedia contributors 2026x)</w:delText>
        </w:r>
      </w:del>
      <w:del w:id="470" w:author="PR Preview" w:date="2026-01-01T00:00:00Z">
        <w:r>
          <w:delText xml:space="preserve">,</w:delText>
        </w:r>
      </w:del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written</w:delText>
        </w:r>
      </w:del>
      <w:del w:id="473" w:author="PR Preview" w:date="2026-01-01T00:00:00Z">
        <w:r>
          <w:delText xml:space="preserve"> </w:delText>
        </w:r>
      </w:del>
      <m:oMath>
        <m:r>
          <m:rPr>
            <m:sty m:val="p"/>
          </m:rPr>
          <m:t>max</m:t>
        </m:r>
        <m:r>
          <m:t>A</m:t>
        </m:r>
      </m:oMath>
      <w:del w:id="474" w:author="PR Preview" w:date="2026-01-01T00:00:00Z">
        <w:r>
          <w:delText xml:space="preserve">,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if</w:delText>
        </w:r>
      </w:del>
      <w:del w:id="477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∈</m:t>
        </m:r>
        <m:r>
          <m:t>A</m:t>
        </m:r>
      </m:oMath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and</w:delText>
        </w:r>
      </w:del>
      <w:del w:id="48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M</m:t>
        </m:r>
      </m:oMath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for all</w:delText>
        </w:r>
      </w:del>
      <w:del w:id="48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484" w:author="PR Preview" w:date="2026-01-01T00:00:00Z">
        <w:r>
          <w:delText xml:space="preserve">.</w:delText>
        </w:r>
      </w:del>
    </w:p>
    <w:p>
      <w:pPr>
        <w:pStyle w:val="BodyText"/>
      </w:pPr>
      <w:ins w:id="485" w:author="PR Preview" w:date="2026-01-01T00:00:00Z">
        <w:r>
          <w:rPr>
            <w:b/>
            <w:bCs/>
          </w:rPr>
          <w:t xml:space="preserve">Definition 14 (Maximum)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Let</w:t>
        </w:r>
      </w:ins>
      <w:ins w:id="48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489" w:author="PR Preview" w:date="2026-01-01T00:00:00Z">
        <w:r>
          <w:t xml:space="preserve">.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A number</w:t>
        </w:r>
      </w:ins>
      <w:ins w:id="492" w:author="PR Preview" w:date="2026-01-01T00:00:00Z">
        <w:r>
          <w:t xml:space="preserve"> </w:t>
        </w:r>
      </w:ins>
      <m:oMath>
        <m:r>
          <m:t>M</m:t>
        </m:r>
      </m:oMath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is the</w:t>
        </w:r>
      </w:ins>
      <w:ins w:id="495" w:author="PR Preview" w:date="2026-01-01T00:00:00Z">
        <w:r>
          <w:t xml:space="preserve"> </w:t>
        </w:r>
      </w:ins>
      <w:ins w:id="496" w:author="PR Preview" w:date="2026-01-01T00:00:00Z">
        <w:r>
          <w:rPr>
            <w:b/>
            <w:bCs/>
          </w:rPr>
          <w:t xml:space="preserve">maximum</w:t>
        </w:r>
      </w:ins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of</w:t>
        </w:r>
      </w:ins>
      <w:ins w:id="499" w:author="PR Preview" w:date="2026-01-01T00:00:00Z">
        <w:r>
          <w:t xml:space="preserve"> </w:t>
        </w:r>
      </w:ins>
      <m:oMath>
        <m:r>
          <m:t>A</m:t>
        </m:r>
      </m:oMath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[8]</w:t>
        </w:r>
      </w:ins>
      <w:ins w:id="502" w:author="PR Preview" w:date="2026-01-01T00:00:00Z">
        <w:r>
          <w:t xml:space="preserve">,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written</w:t>
        </w:r>
      </w:ins>
      <w:ins w:id="505" w:author="PR Preview" w:date="2026-01-01T00:00:00Z">
        <w:r>
          <w:t xml:space="preserve"> </w:t>
        </w:r>
      </w:ins>
      <m:oMath>
        <m:r>
          <m:rPr>
            <m:sty m:val="p"/>
          </m:rPr>
          <m:t>max</m:t>
        </m:r>
        <m:r>
          <m:t>A</m:t>
        </m:r>
      </m:oMath>
      <w:ins w:id="506" w:author="PR Preview" w:date="2026-01-01T00:00:00Z">
        <w:r>
          <w:t xml:space="preserve">,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if</w:t>
        </w:r>
      </w:ins>
      <w:ins w:id="50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∈</m:t>
        </m:r>
        <m:r>
          <m:t>A</m:t>
        </m:r>
      </m:oMath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and</w:t>
        </w:r>
      </w:ins>
      <w:ins w:id="51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M</m:t>
        </m:r>
      </m:oMath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for all</w:t>
        </w:r>
      </w:ins>
      <w:ins w:id="51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516" w:author="PR Preview" w:date="2026-01-01T00:00:00Z">
        <w:r>
          <w:t xml:space="preserve">.</w:t>
        </w:r>
      </w:ins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del w:id="517" w:author="PR Preview" w:date="2026-01-01T00:00:00Z">
        <w:r>
          <w:rPr>
            <w:b/>
            <w:bCs/>
          </w:rPr>
          <w:delText xml:space="preserve">Definition 15 (Argmin)</w:delText>
        </w:r>
      </w:del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Let</w:delText>
        </w:r>
      </w:del>
      <w:del w:id="52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be a</w:delText>
        </w:r>
      </w:del>
      <w:del w:id="523" w:author="PR Preview" w:date="2026-01-01T00:00:00Z">
        <w:r>
          <w:delText xml:space="preserve"> </w:delText>
        </w:r>
      </w:del>
      <w:hyperlink r:id="rId52">
        <w:del w:id="524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525" w:author="PR Preview" w:date="2026-01-01T00:00:00Z">
        <w:r>
          <w:delText xml:space="preserve">.</w:delText>
        </w:r>
      </w:del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The</w:delText>
        </w:r>
      </w:del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rPr>
            <w:b/>
            <w:bCs/>
          </w:rPr>
          <w:delText xml:space="preserve">argmin</w:delText>
        </w:r>
      </w:del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of</w:delText>
        </w:r>
      </w:del>
      <w:del w:id="532" w:author="PR Preview" w:date="2026-01-01T00:00:00Z">
        <w:r>
          <w:delText xml:space="preserve"> </w:delText>
        </w:r>
      </w:del>
      <m:oMath>
        <m:r>
          <m:t>f</m:t>
        </m:r>
      </m:oMath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over</w:delText>
        </w:r>
      </w:del>
      <w:del w:id="535" w:author="PR Preview" w:date="2026-01-01T00:00:00Z">
        <w:r>
          <w:delText xml:space="preserve"> </w:delText>
        </w:r>
      </w:del>
      <m:oMath>
        <m:r>
          <m:t>A</m:t>
        </m:r>
      </m:oMath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(Wikipedia contributors 2026c)</w:delText>
        </w:r>
      </w:del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delText xml:space="preserve">is the set of inputs where</w:delText>
        </w:r>
      </w:del>
      <w:del w:id="540" w:author="PR Preview" w:date="2026-01-01T00:00:00Z">
        <w:r>
          <w:delText xml:space="preserve"> </w:delText>
        </w:r>
      </w:del>
      <m:oMath>
        <m:r>
          <m:t>f</m:t>
        </m:r>
      </m:oMath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takes its smallest value:</w:delText>
        </w:r>
      </w:del>
    </w:p>
    <w:p>
      <w:pPr>
        <w:pStyle w:val="FirstParagraph"/>
      </w:pPr>
      <w:ins w:id="543" w:author="PR Preview" w:date="2026-01-01T00:00:00Z">
        <w:r>
          <w:rPr>
            <w:b/>
            <w:bCs/>
          </w:rPr>
          <w:t xml:space="preserve">Definition 15 (Argmin)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Let</w:t>
        </w:r>
      </w:ins>
      <w:ins w:id="54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be a</w:t>
        </w:r>
      </w:ins>
      <w:ins w:id="549" w:author="PR Preview" w:date="2026-01-01T00:00:00Z">
        <w:r>
          <w:t xml:space="preserve"> </w:t>
        </w:r>
      </w:ins>
      <w:hyperlink r:id="rId52">
        <w:ins w:id="550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551" w:author="PR Preview" w:date="2026-01-01T00:00:00Z">
        <w:r>
          <w:t xml:space="preserve">.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The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rPr>
            <w:b/>
            <w:bCs/>
          </w:rPr>
          <w:t xml:space="preserve">argmin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of</w:t>
        </w:r>
      </w:ins>
      <w:ins w:id="558" w:author="PR Preview" w:date="2026-01-01T00:00:00Z">
        <w:r>
          <w:t xml:space="preserve"> </w:t>
        </w:r>
      </w:ins>
      <m:oMath>
        <m:r>
          <m:t>f</m:t>
        </m:r>
      </m:oMath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over</w:t>
        </w:r>
      </w:ins>
      <w:ins w:id="561" w:author="PR Preview" w:date="2026-01-01T00:00:00Z">
        <w:r>
          <w:t xml:space="preserve"> </w:t>
        </w:r>
      </w:ins>
      <m:oMath>
        <m:r>
          <m:t>A</m:t>
        </m:r>
      </m:oMath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[9]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is the set of inputs where</w:t>
        </w:r>
      </w:ins>
      <w:ins w:id="566" w:author="PR Preview" w:date="2026-01-01T00:00:00Z">
        <w:r>
          <w:t xml:space="preserve"> </w:t>
        </w:r>
      </w:ins>
      <m:oMath>
        <m:r>
          <m:t>f</m:t>
        </m:r>
      </m:oMath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takes its smallest value: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del w:id="569" w:author="PR Preview" w:date="2026-01-01T00:00:00Z">
        <w:r>
          <w:rPr>
            <w:b/>
            <w:bCs/>
          </w:rPr>
          <w:delText xml:space="preserve">Definition 16 (Argmax)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Let</w:delText>
        </w:r>
      </w:del>
      <w:del w:id="57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be a</w:delText>
        </w:r>
      </w:del>
      <w:del w:id="575" w:author="PR Preview" w:date="2026-01-01T00:00:00Z">
        <w:r>
          <w:delText xml:space="preserve"> </w:delText>
        </w:r>
      </w:del>
      <w:hyperlink r:id="rId52">
        <w:del w:id="576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577" w:author="PR Preview" w:date="2026-01-01T00:00:00Z">
        <w:r>
          <w:delText xml:space="preserve">.</w:delText>
        </w:r>
      </w:del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The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rPr>
            <w:b/>
            <w:bCs/>
          </w:rPr>
          <w:delText xml:space="preserve">argmax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of</w:delText>
        </w:r>
      </w:del>
      <w:del w:id="584" w:author="PR Preview" w:date="2026-01-01T00:00:00Z">
        <w:r>
          <w:delText xml:space="preserve"> </w:delText>
        </w:r>
      </w:del>
      <m:oMath>
        <m:r>
          <m:t>f</m:t>
        </m:r>
      </m:oMath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over</w:delText>
        </w:r>
      </w:del>
      <w:del w:id="587" w:author="PR Preview" w:date="2026-01-01T00:00:00Z">
        <w:r>
          <w:delText xml:space="preserve"> </w:delText>
        </w:r>
      </w:del>
      <m:oMath>
        <m:r>
          <m:t>A</m:t>
        </m:r>
      </m:oMath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(Wikipedia contributors 2026c)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is the set of inputs where</w:delText>
        </w:r>
      </w:del>
      <w:del w:id="592" w:author="PR Preview" w:date="2026-01-01T00:00:00Z">
        <w:r>
          <w:delText xml:space="preserve"> </w:delText>
        </w:r>
      </w:del>
      <m:oMath>
        <m:r>
          <m:t>f</m:t>
        </m:r>
      </m:oMath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takes its largest value:</w:delText>
        </w:r>
      </w:del>
    </w:p>
    <w:p>
      <w:pPr>
        <w:pStyle w:val="BodyText"/>
      </w:pPr>
      <w:ins w:id="595" w:author="PR Preview" w:date="2026-01-01T00:00:00Z">
        <w:r>
          <w:rPr>
            <w:b/>
            <w:bCs/>
          </w:rPr>
          <w:t xml:space="preserve">Definition 16 (Argmax)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Let</w:t>
        </w:r>
      </w:ins>
      <w:ins w:id="59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be a</w:t>
        </w:r>
      </w:ins>
      <w:ins w:id="601" w:author="PR Preview" w:date="2026-01-01T00:00:00Z">
        <w:r>
          <w:t xml:space="preserve"> </w:t>
        </w:r>
      </w:ins>
      <w:hyperlink r:id="rId52">
        <w:ins w:id="602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603" w:author="PR Preview" w:date="2026-01-01T00:00:00Z">
        <w:r>
          <w:t xml:space="preserve">.</w:t>
        </w:r>
      </w:ins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The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rPr>
            <w:b/>
            <w:bCs/>
          </w:rPr>
          <w:t xml:space="preserve">argmax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of</w:t>
        </w:r>
      </w:ins>
      <w:ins w:id="610" w:author="PR Preview" w:date="2026-01-01T00:00:00Z">
        <w:r>
          <w:t xml:space="preserve"> </w:t>
        </w:r>
      </w:ins>
      <m:oMath>
        <m:r>
          <m:t>f</m:t>
        </m:r>
      </m:oMath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over</w:t>
        </w:r>
      </w:ins>
      <w:ins w:id="613" w:author="PR Preview" w:date="2026-01-01T00:00:00Z">
        <w:r>
          <w:t xml:space="preserve"> </w:t>
        </w:r>
      </w:ins>
      <m:oMath>
        <m:r>
          <m:t>A</m:t>
        </m:r>
      </m:oMath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[9]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is the set of inputs where</w:t>
        </w:r>
      </w:ins>
      <w:ins w:id="618" w:author="PR Preview" w:date="2026-01-01T00:00:00Z">
        <w:r>
          <w:t xml:space="preserve"> </w:t>
        </w:r>
      </w:ins>
      <m:oMath>
        <m:r>
          <m:t>f</m:t>
        </m:r>
      </m:oMath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takes its largest value: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End w:id="59"/>
    <w:bookmarkStart w:id="69" w:name="sec-minimizers"/>
    <w:p>
      <w:pPr>
        <w:pStyle w:val="Heading2"/>
      </w:pPr>
      <w:r>
        <w:t xml:space="preserve">6 Global and local minimizers</w:t>
      </w:r>
    </w:p>
    <w:bookmarkStart w:id="6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0"/>
    <w:bookmarkStart w:id="6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2"/>
    <w:bookmarkStart w:id="63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3"/>
    <w:bookmarkStart w:id="65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5"/>
    <w:bookmarkStart w:id="67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7"/>
    <w:bookmarkStart w:id="68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End w:id="69"/>
    <w:bookmarkStart w:id="87" w:name="sec-convexity"/>
    <w:p>
      <w:pPr>
        <w:pStyle w:val="Heading2"/>
      </w:pPr>
      <w:r>
        <w:t xml:space="preserve">7 Convex functions</w:t>
      </w:r>
    </w:p>
    <w:bookmarkStart w:id="7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0"/>
    <w:bookmarkStart w:id="7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1"/>
    <w:bookmarkStart w:id="72" w:name="def-line-segment"/>
    <w:p>
      <w:pPr>
        <w:pStyle w:val="FirstParagraph"/>
      </w:pPr>
      <w:del w:id="621" w:author="PR Preview" w:date="2026-01-01T00:00:00Z">
        <w:r>
          <w:rPr>
            <w:b/>
            <w:bCs/>
          </w:rPr>
          <w:delText xml:space="preserve">Definition 19 (Line segment)</w:delText>
        </w:r>
      </w:del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Let</w:delText>
        </w:r>
      </w:del>
      <w:del w:id="62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25" w:author="PR Preview" w:date="2026-01-01T00:00:00Z">
        <w:r>
          <w:delText xml:space="preserve">.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The</w:delText>
        </w:r>
      </w:del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rPr>
            <w:b/>
            <w:bCs/>
          </w:rPr>
          <w:delText xml:space="preserve">line segment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from</w:delText>
        </w:r>
      </w:del>
      <w:del w:id="632" w:author="PR Preview" w:date="2026-01-01T00:00:00Z">
        <w:r>
          <w:delText xml:space="preserve"> </w:delText>
        </w:r>
      </w:del>
      <m:oMath>
        <m:r>
          <m:t>x</m:t>
        </m:r>
      </m:oMath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to</w:delText>
        </w:r>
      </w:del>
      <w:del w:id="635" w:author="PR Preview" w:date="2026-01-01T00:00:00Z">
        <w:r>
          <w:delText xml:space="preserve"> </w:delText>
        </w:r>
      </w:del>
      <m:oMath>
        <m:r>
          <m:t>y</m:t>
        </m:r>
      </m:oMath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(Wikipedia contributors 2026w)</w:delText>
        </w:r>
      </w:del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is the set of points</w:delText>
        </w:r>
      </w:del>
    </w:p>
    <w:p>
      <w:pPr>
        <w:pStyle w:val="FirstParagraph"/>
      </w:pPr>
      <w:ins w:id="640" w:author="PR Preview" w:date="2026-01-01T00:00:00Z">
        <w:r>
          <w:rPr>
            <w:b/>
            <w:bCs/>
          </w:rPr>
          <w:t xml:space="preserve">Definition 19 (Line segment)</w:t>
        </w:r>
      </w:ins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Let</w:t>
        </w:r>
      </w:ins>
      <w:ins w:id="64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44" w:author="PR Preview" w:date="2026-01-01T00:00:00Z">
        <w:r>
          <w:t xml:space="preserve">.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The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rPr>
            <w:b/>
            <w:bCs/>
          </w:rPr>
          <w:t xml:space="preserve">line segment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from</w:t>
        </w:r>
      </w:ins>
      <w:ins w:id="651" w:author="PR Preview" w:date="2026-01-01T00:00:00Z">
        <w:r>
          <w:t xml:space="preserve"> </w:t>
        </w:r>
      </w:ins>
      <m:oMath>
        <m:r>
          <m:t>x</m:t>
        </m:r>
      </m:oMath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to</w:t>
        </w:r>
      </w:ins>
      <w:ins w:id="654" w:author="PR Preview" w:date="2026-01-01T00:00:00Z">
        <w:r>
          <w:t xml:space="preserve"> </w:t>
        </w:r>
      </w:ins>
      <m:oMath>
        <m:r>
          <m:t>y</m:t>
        </m:r>
      </m:oMath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[10]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is the set of points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3"/>
    <w:bookmarkStart w:id="75" w:name="def-chord"/>
    <w:p>
      <w:pPr>
        <w:pStyle w:val="BodyText"/>
      </w:pPr>
      <w:del w:id="659" w:author="PR Preview" w:date="2026-01-01T00:00:00Z">
        <w:r>
          <w:rPr>
            <w:b/>
            <w:bCs/>
          </w:rPr>
          <w:delText xml:space="preserve">Definition 20 (Chord)</w:delText>
        </w:r>
      </w:del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Let</w:delText>
        </w:r>
      </w:del>
      <w:del w:id="66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be a</w:delText>
        </w:r>
      </w:del>
      <w:del w:id="665" w:author="PR Preview" w:date="2026-01-01T00:00:00Z">
        <w:r>
          <w:delText xml:space="preserve"> </w:delText>
        </w:r>
      </w:del>
      <w:hyperlink r:id="rId52">
        <w:del w:id="666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667" w:author="PR Preview" w:date="2026-01-01T00:00:00Z">
        <w:r>
          <w:delText xml:space="preserve">,</w:delText>
        </w:r>
      </w:del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and let</w:delText>
        </w:r>
      </w:del>
      <w:del w:id="67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71" w:author="PR Preview" w:date="2026-01-01T00:00:00Z">
        <w:r>
          <w:delText xml:space="preserve">.</w:delText>
        </w:r>
      </w:del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The</w:delText>
        </w:r>
      </w:del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rPr>
            <w:b/>
            <w:bCs/>
          </w:rPr>
          <w:delText xml:space="preserve">chord</w:delText>
        </w:r>
      </w:del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of</w:delText>
        </w:r>
      </w:del>
      <w:del w:id="678" w:author="PR Preview" w:date="2026-01-01T00:00:00Z">
        <w:r>
          <w:delText xml:space="preserve"> </w:delText>
        </w:r>
      </w:del>
      <m:oMath>
        <m:r>
          <m:t>f</m:t>
        </m:r>
      </m:oMath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from</w:delText>
        </w:r>
      </w:del>
      <w:del w:id="681" w:author="PR Preview" w:date="2026-01-01T00:00:00Z">
        <w:r>
          <w:delText xml:space="preserve"> </w:delText>
        </w:r>
      </w:del>
      <m:oMath>
        <m:r>
          <m:t>x</m:t>
        </m:r>
      </m:oMath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to</w:delText>
        </w:r>
      </w:del>
      <w:del w:id="684" w:author="PR Preview" w:date="2026-01-01T00:00:00Z">
        <w:r>
          <w:delText xml:space="preserve"> </w:delText>
        </w:r>
      </w:del>
      <m:oMath>
        <m:r>
          <m:t>y</m:t>
        </m:r>
      </m:oMath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(Wikipedia contributors 2026e)</w:delText>
        </w:r>
      </w:del>
      <w:del w:id="687" w:author="PR Preview" w:date="2026-01-01T00:00:00Z">
        <w:r>
          <w:delText xml:space="preserve"> </w:delText>
        </w:r>
      </w:del>
      <w:del w:id="688" w:author="PR Preview" w:date="2026-01-01T00:00:00Z">
        <w:r>
          <w:delText xml:space="preserve">is the line segment (</w:delText>
        </w:r>
      </w:del>
      <w:hyperlink w:anchor="def-line-segment">
        <w:del w:id="689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690" w:author="PR Preview" w:date="2026-01-01T00:00:00Z">
        <w:r>
          <w:delText xml:space="preserve">) in</w:delText>
        </w:r>
      </w:del>
      <w:del w:id="69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from the point</w:delText>
        </w:r>
      </w:del>
      <w:del w:id="69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delText xml:space="preserve">to the point</w:delText>
        </w:r>
      </w:del>
      <w:del w:id="69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of the</w:delText>
        </w:r>
      </w:del>
      <w:del w:id="700" w:author="PR Preview" w:date="2026-01-01T00:00:00Z">
        <w:r>
          <w:delText xml:space="preserve"> </w:delText>
        </w:r>
      </w:del>
      <w:hyperlink r:id="rId74">
        <w:del w:id="701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of</w:delText>
        </w:r>
      </w:del>
      <w:del w:id="704" w:author="PR Preview" w:date="2026-01-01T00:00:00Z">
        <w:r>
          <w:delText xml:space="preserve"> </w:delText>
        </w:r>
      </w:del>
      <m:oMath>
        <m:r>
          <m:t>f</m:t>
        </m:r>
      </m:oMath>
      <w:del w:id="705" w:author="PR Preview" w:date="2026-01-01T00:00:00Z">
        <w:r>
          <w:delText xml:space="preserve">:</w:delText>
        </w:r>
      </w:del>
    </w:p>
    <w:p>
      <w:pPr>
        <w:pStyle w:val="BodyText"/>
      </w:pPr>
      <w:ins w:id="706" w:author="PR Preview" w:date="2026-01-01T00:00:00Z">
        <w:r>
          <w:rPr>
            <w:b/>
            <w:bCs/>
          </w:rPr>
          <w:t xml:space="preserve">Definition 20 (Chord)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Let</w:t>
        </w:r>
      </w:ins>
      <w:ins w:id="70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be a</w:t>
        </w:r>
      </w:ins>
      <w:ins w:id="712" w:author="PR Preview" w:date="2026-01-01T00:00:00Z">
        <w:r>
          <w:t xml:space="preserve"> </w:t>
        </w:r>
      </w:ins>
      <w:hyperlink r:id="rId52">
        <w:ins w:id="713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714" w:author="PR Preview" w:date="2026-01-01T00:00:00Z">
        <w:r>
          <w:t xml:space="preserve">,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and let</w:t>
        </w:r>
      </w:ins>
      <w:ins w:id="71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18" w:author="PR Preview" w:date="2026-01-01T00:00:00Z">
        <w:r>
          <w:t xml:space="preserve">.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The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rPr>
            <w:b/>
            <w:bCs/>
          </w:rPr>
          <w:t xml:space="preserve">chord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of</w:t>
        </w:r>
      </w:ins>
      <w:ins w:id="725" w:author="PR Preview" w:date="2026-01-01T00:00:00Z">
        <w:r>
          <w:t xml:space="preserve"> </w:t>
        </w:r>
      </w:ins>
      <m:oMath>
        <m:r>
          <m:t>f</m:t>
        </m:r>
      </m:oMath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from</w:t>
        </w:r>
      </w:ins>
      <w:ins w:id="728" w:author="PR Preview" w:date="2026-01-01T00:00:00Z">
        <w:r>
          <w:t xml:space="preserve"> </w:t>
        </w:r>
      </w:ins>
      <m:oMath>
        <m:r>
          <m:t>x</m:t>
        </m:r>
      </m:oMath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to</w:t>
        </w:r>
      </w:ins>
      <w:ins w:id="731" w:author="PR Preview" w:date="2026-01-01T00:00:00Z">
        <w:r>
          <w:t xml:space="preserve"> </w:t>
        </w:r>
      </w:ins>
      <m:oMath>
        <m:r>
          <m:t>y</m:t>
        </m:r>
      </m:oMath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[11]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is the line segment (</w:t>
        </w:r>
      </w:ins>
      <w:hyperlink w:anchor="def-line-segment">
        <w:ins w:id="736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737" w:author="PR Preview" w:date="2026-01-01T00:00:00Z">
        <w:r>
          <w:t xml:space="preserve">) in</w:t>
        </w:r>
      </w:ins>
      <w:ins w:id="73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from the point</w:t>
        </w:r>
      </w:ins>
      <w:ins w:id="74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to the point</w:t>
        </w:r>
      </w:ins>
      <w:ins w:id="74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of the</w:t>
        </w:r>
      </w:ins>
      <w:ins w:id="747" w:author="PR Preview" w:date="2026-01-01T00:00:00Z">
        <w:r>
          <w:t xml:space="preserve"> </w:t>
        </w:r>
      </w:ins>
      <w:hyperlink r:id="rId74">
        <w:ins w:id="748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of</w:t>
        </w:r>
      </w:ins>
      <w:ins w:id="751" w:author="PR Preview" w:date="2026-01-01T00:00:00Z">
        <w:r>
          <w:t xml:space="preserve"> </w:t>
        </w:r>
      </w:ins>
      <m:oMath>
        <m:r>
          <m:t>f</m:t>
        </m:r>
      </m:oMath>
      <w:ins w:id="75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6"/>
    <w:bookmarkStart w:id="77" w:name="def-convex-function"/>
    <w:p>
      <w:pPr>
        <w:pStyle w:val="BodyText"/>
      </w:pPr>
      <w:del w:id="753" w:author="PR Preview" w:date="2026-01-01T00:00:00Z">
        <w:r>
          <w:rPr>
            <w:b/>
            <w:bCs/>
          </w:rPr>
          <w:delText xml:space="preserve">Definition 21 (Convex function)</w:delText>
        </w:r>
      </w:del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Let</w:delText>
        </w:r>
      </w:del>
      <w:del w:id="75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757" w:author="PR Preview" w:date="2026-01-01T00:00:00Z">
        <w:r>
          <w:delText xml:space="preserve"> </w:delText>
        </w:r>
      </w:del>
      <w:del w:id="758" w:author="PR Preview" w:date="2026-01-01T00:00:00Z">
        <w:r>
          <w:delText xml:space="preserve">be a</w:delText>
        </w:r>
      </w:del>
      <w:del w:id="759" w:author="PR Preview" w:date="2026-01-01T00:00:00Z">
        <w:r>
          <w:delText xml:space="preserve"> </w:delText>
        </w:r>
      </w:del>
      <w:hyperlink r:id="rId52">
        <w:del w:id="760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761" w:author="PR Preview" w:date="2026-01-01T00:00:00Z">
        <w:r>
          <w:delText xml:space="preserve">.</w:delText>
        </w:r>
      </w:del>
      <w:del w:id="762" w:author="PR Preview" w:date="2026-01-01T00:00:00Z">
        <w:r>
          <w:delText xml:space="preserve"> </w:delText>
        </w:r>
      </w:del>
      <m:oMath>
        <m:r>
          <m:t>f</m:t>
        </m:r>
      </m:oMath>
      <w:del w:id="763" w:author="PR Preview" w:date="2026-01-01T00:00:00Z">
        <w:r>
          <w:delText xml:space="preserve"> </w:delText>
        </w:r>
      </w:del>
      <w:del w:id="764" w:author="PR Preview" w:date="2026-01-01T00:00:00Z">
        <w:r>
          <w:delText xml:space="preserve">is</w:delText>
        </w:r>
      </w:del>
      <w:del w:id="765" w:author="PR Preview" w:date="2026-01-01T00:00:00Z">
        <w:r>
          <w:delText xml:space="preserve"> </w:delText>
        </w:r>
      </w:del>
      <w:del w:id="766" w:author="PR Preview" w:date="2026-01-01T00:00:00Z">
        <w:r>
          <w:rPr>
            <w:b/>
            <w:bCs/>
          </w:rPr>
          <w:delText xml:space="preserve">convex</w:delText>
        </w:r>
      </w:del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(Wikipedia contributors 2026j)</w:delText>
        </w:r>
      </w:del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if</w:delText>
        </w:r>
      </w:del>
    </w:p>
    <w:p>
      <w:pPr>
        <w:pStyle w:val="BodyText"/>
      </w:pPr>
      <w:ins w:id="771" w:author="PR Preview" w:date="2026-01-01T00:00:00Z">
        <w:r>
          <w:rPr>
            <w:b/>
            <w:bCs/>
          </w:rPr>
          <w:t xml:space="preserve">Definition 21 (Convex function)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Let</w:t>
        </w:r>
      </w:ins>
      <w:ins w:id="77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be a</w:t>
        </w:r>
      </w:ins>
      <w:ins w:id="777" w:author="PR Preview" w:date="2026-01-01T00:00:00Z">
        <w:r>
          <w:t xml:space="preserve"> </w:t>
        </w:r>
      </w:ins>
      <w:hyperlink r:id="rId52">
        <w:ins w:id="778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779" w:author="PR Preview" w:date="2026-01-01T00:00:00Z">
        <w:r>
          <w:t xml:space="preserve">.</w:t>
        </w:r>
      </w:ins>
      <w:ins w:id="780" w:author="PR Preview" w:date="2026-01-01T00:00:00Z">
        <w:r>
          <w:t xml:space="preserve"> </w:t>
        </w:r>
      </w:ins>
      <m:oMath>
        <m:r>
          <m:t>f</m:t>
        </m:r>
      </m:oMath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is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rPr>
            <w:b/>
            <w:bCs/>
          </w:rPr>
          <w:t xml:space="preserve">convex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[12]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if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7"/>
    <w:bookmarkStart w:id="78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8"/>
    <w:bookmarkStart w:id="79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9"/>
    <w:bookmarkStart w:id="80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0"/>
    <w:bookmarkStart w:id="8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4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4"/>
    <w:bookmarkStart w:id="86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6"/>
    <w:bookmarkEnd w:id="87"/>
    <w:bookmarkStart w:id="102" w:name="infimum-and-supremum"/>
    <w:p>
      <w:pPr>
        <w:pStyle w:val="Heading2"/>
      </w:pPr>
      <w:r>
        <w:t xml:space="preserve">8 Infimum and supremum</w:t>
      </w:r>
    </w:p>
    <w:bookmarkStart w:id="88" w:name="def-upper-bound"/>
    <w:p>
      <w:pPr>
        <w:pStyle w:val="FirstParagraph"/>
      </w:pPr>
      <w:del w:id="789" w:author="PR Preview" w:date="2026-01-01T00:00:00Z">
        <w:r>
          <w:rPr>
            <w:b/>
            <w:bCs/>
          </w:rPr>
          <w:delText xml:space="preserve">Definition 22 (Upper bound)</w:delText>
        </w:r>
      </w:del>
      <w:del w:id="790" w:author="PR Preview" w:date="2026-01-01T00:00:00Z">
        <w:r>
          <w:delText xml:space="preserve"> </w:delText>
        </w:r>
      </w:del>
      <w:del w:id="791" w:author="PR Preview" w:date="2026-01-01T00:00:00Z">
        <w:r>
          <w:delText xml:space="preserve">Let</w:delText>
        </w:r>
      </w:del>
      <w:del w:id="79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793" w:author="PR Preview" w:date="2026-01-01T00:00:00Z">
        <w:r>
          <w:delText xml:space="preserve">.</w:delText>
        </w:r>
      </w:del>
      <w:del w:id="794" w:author="PR Preview" w:date="2026-01-01T00:00:00Z">
        <w:r>
          <w:delText xml:space="preserve"> </w:delText>
        </w:r>
      </w:del>
      <w:del w:id="795" w:author="PR Preview" w:date="2026-01-01T00:00:00Z">
        <w:r>
          <w:delText xml:space="preserve">A real number</w:delText>
        </w:r>
      </w:del>
      <w:del w:id="796" w:author="PR Preview" w:date="2026-01-01T00:00:00Z">
        <w:r>
          <w:delText xml:space="preserve"> </w:delText>
        </w:r>
      </w:del>
      <m:oMath>
        <m:r>
          <m:t>u</m:t>
        </m:r>
      </m:oMath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delText xml:space="preserve">is an</w:delText>
        </w:r>
      </w:del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rPr>
            <w:b/>
            <w:bCs/>
          </w:rPr>
          <w:delText xml:space="preserve">upper bound</w:delText>
        </w:r>
      </w:del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delText xml:space="preserve">for</w:delText>
        </w:r>
      </w:del>
      <w:del w:id="803" w:author="PR Preview" w:date="2026-01-01T00:00:00Z">
        <w:r>
          <w:delText xml:space="preserve"> </w:delText>
        </w:r>
      </w:del>
      <m:oMath>
        <m:r>
          <m:t>A</m:t>
        </m:r>
      </m:oMath>
      <w:del w:id="804" w:author="PR Preview" w:date="2026-01-01T00:00:00Z">
        <w:r>
          <w:delText xml:space="preserve"> </w:delText>
        </w:r>
      </w:del>
      <w:del w:id="805" w:author="PR Preview" w:date="2026-01-01T00:00:00Z">
        <w:r>
          <w:delText xml:space="preserve">(Wikipedia contributors 2026al)</w:delText>
        </w:r>
      </w:del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if</w:delText>
        </w:r>
      </w:del>
      <w:del w:id="80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u</m:t>
        </m:r>
      </m:oMath>
      <w:del w:id="809" w:author="PR Preview" w:date="2026-01-01T00:00:00Z">
        <w:r>
          <w:delText xml:space="preserve"> </w:delText>
        </w:r>
      </w:del>
      <w:del w:id="810" w:author="PR Preview" w:date="2026-01-01T00:00:00Z">
        <w:r>
          <w:delText xml:space="preserve">for all</w:delText>
        </w:r>
      </w:del>
      <w:del w:id="81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812" w:author="PR Preview" w:date="2026-01-01T00:00:00Z">
        <w:r>
          <w:delText xml:space="preserve">.</w:delText>
        </w:r>
      </w:del>
    </w:p>
    <w:p>
      <w:pPr>
        <w:pStyle w:val="BodyText"/>
      </w:pPr>
      <w:del w:id="813" w:author="PR Preview" w:date="2026-01-01T00:00:00Z">
        <w:r>
          <w:rPr>
            <w:b/>
            <w:bCs/>
          </w:rPr>
          <w:delText xml:space="preserve">Definition 23 (Lower bound)</w:delText>
        </w:r>
      </w:del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Let</w:delText>
        </w:r>
      </w:del>
      <w:del w:id="81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817" w:author="PR Preview" w:date="2026-01-01T00:00:00Z">
        <w:r>
          <w:delText xml:space="preserve">.</w:delText>
        </w:r>
      </w:del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A real number</w:delText>
        </w:r>
      </w:del>
      <w:del w:id="820" w:author="PR Preview" w:date="2026-01-01T00:00:00Z">
        <w:r>
          <w:delText xml:space="preserve"> </w:delText>
        </w:r>
      </w:del>
      <m:oMath>
        <m:r>
          <m:t>ℓ</m:t>
        </m:r>
      </m:oMath>
      <w:del w:id="821" w:author="PR Preview" w:date="2026-01-01T00:00:00Z">
        <w:r>
          <w:delText xml:space="preserve"> </w:delText>
        </w:r>
      </w:del>
      <w:del w:id="822" w:author="PR Preview" w:date="2026-01-01T00:00:00Z">
        <w:r>
          <w:delText xml:space="preserve">is a</w:delText>
        </w:r>
      </w:del>
      <w:del w:id="823" w:author="PR Preview" w:date="2026-01-01T00:00:00Z">
        <w:r>
          <w:delText xml:space="preserve"> </w:delText>
        </w:r>
      </w:del>
      <w:del w:id="824" w:author="PR Preview" w:date="2026-01-01T00:00:00Z">
        <w:r>
          <w:rPr>
            <w:b/>
            <w:bCs/>
          </w:rPr>
          <w:delText xml:space="preserve">lower bound</w:delText>
        </w:r>
      </w:del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for</w:delText>
        </w:r>
      </w:del>
      <w:del w:id="827" w:author="PR Preview" w:date="2026-01-01T00:00:00Z">
        <w:r>
          <w:delText xml:space="preserve"> </w:delText>
        </w:r>
      </w:del>
      <m:oMath>
        <m:r>
          <m:t>A</m:t>
        </m:r>
      </m:oMath>
      <w:del w:id="828" w:author="PR Preview" w:date="2026-01-01T00:00:00Z">
        <w:r>
          <w:delText xml:space="preserve"> </w:delText>
        </w:r>
      </w:del>
      <w:del w:id="829" w:author="PR Preview" w:date="2026-01-01T00:00:00Z">
        <w:r>
          <w:delText xml:space="preserve">(Wikipedia contributors 2026al)</w:delText>
        </w:r>
      </w:del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if</w:delText>
        </w:r>
      </w:del>
      <w:del w:id="832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≤</m:t>
        </m:r>
        <m:r>
          <m:t>a</m:t>
        </m:r>
      </m:oMath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for all</w:delText>
        </w:r>
      </w:del>
      <w:del w:id="83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836" w:author="PR Preview" w:date="2026-01-01T00:00:00Z">
        <w:r>
          <w:delText xml:space="preserve">.</w:delText>
        </w:r>
      </w:del>
    </w:p>
    <w:p>
      <w:pPr>
        <w:pStyle w:val="FirstParagraph"/>
      </w:pPr>
      <w:ins w:id="837" w:author="PR Preview" w:date="2026-01-01T00:00:00Z">
        <w:r>
          <w:rPr>
            <w:b/>
            <w:bCs/>
          </w:rPr>
          <w:t xml:space="preserve">Definition 22 (Upper bound)</w:t>
        </w:r>
      </w:ins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Let</w:t>
        </w:r>
      </w:ins>
      <w:ins w:id="84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841" w:author="PR Preview" w:date="2026-01-01T00:00:00Z">
        <w:r>
          <w:t xml:space="preserve">.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A real number</w:t>
        </w:r>
      </w:ins>
      <w:ins w:id="844" w:author="PR Preview" w:date="2026-01-01T00:00:00Z">
        <w:r>
          <w:t xml:space="preserve"> </w:t>
        </w:r>
      </w:ins>
      <m:oMath>
        <m:r>
          <m:t>u</m:t>
        </m:r>
      </m:oMath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is an</w:t>
        </w:r>
      </w:ins>
      <w:ins w:id="847" w:author="PR Preview" w:date="2026-01-01T00:00:00Z">
        <w:r>
          <w:t xml:space="preserve"> </w:t>
        </w:r>
      </w:ins>
      <w:ins w:id="848" w:author="PR Preview" w:date="2026-01-01T00:00:00Z">
        <w:r>
          <w:rPr>
            <w:b/>
            <w:bCs/>
          </w:rPr>
          <w:t xml:space="preserve">upper bound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for</w:t>
        </w:r>
      </w:ins>
      <w:ins w:id="851" w:author="PR Preview" w:date="2026-01-01T00:00:00Z">
        <w:r>
          <w:t xml:space="preserve"> </w:t>
        </w:r>
      </w:ins>
      <m:oMath>
        <m:r>
          <m:t>A</m:t>
        </m:r>
      </m:oMath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[13]</w:t>
        </w:r>
      </w:ins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if</w:t>
        </w:r>
      </w:ins>
      <w:ins w:id="85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u</m:t>
        </m:r>
      </m:oMath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for all</w:t>
        </w:r>
      </w:ins>
      <w:ins w:id="85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860" w:author="PR Preview" w:date="2026-01-01T00:00:00Z">
        <w:r>
          <w:t xml:space="preserve">.</w:t>
        </w:r>
      </w:ins>
    </w:p>
    <w:bookmarkEnd w:id="88"/>
    <w:bookmarkStart w:id="89" w:name="def-lower-bound"/>
    <w:p>
      <w:pPr>
        <w:pStyle w:val="BodyText"/>
      </w:pPr>
      <w:ins w:id="861" w:author="PR Preview" w:date="2026-01-01T00:00:00Z">
        <w:r>
          <w:rPr>
            <w:b/>
            <w:bCs/>
          </w:rPr>
          <w:t xml:space="preserve">Definition 23 (Lower bound)</w:t>
        </w:r>
      </w:ins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Let</w:t>
        </w:r>
      </w:ins>
      <w:ins w:id="86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865" w:author="PR Preview" w:date="2026-01-01T00:00:00Z">
        <w:r>
          <w:t xml:space="preserve">.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A real number</w:t>
        </w:r>
      </w:ins>
      <w:ins w:id="868" w:author="PR Preview" w:date="2026-01-01T00:00:00Z">
        <w:r>
          <w:t xml:space="preserve"> </w:t>
        </w:r>
      </w:ins>
      <m:oMath>
        <m:r>
          <m:t>ℓ</m:t>
        </m:r>
      </m:oMath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is a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rPr>
            <w:b/>
            <w:bCs/>
          </w:rPr>
          <w:t xml:space="preserve">lower bound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for</w:t>
        </w:r>
      </w:ins>
      <w:ins w:id="875" w:author="PR Preview" w:date="2026-01-01T00:00:00Z">
        <w:r>
          <w:t xml:space="preserve"> </w:t>
        </w:r>
      </w:ins>
      <m:oMath>
        <m:r>
          <m:t>A</m:t>
        </m:r>
      </m:oMath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[13]</w:t>
        </w:r>
      </w:ins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if</w:t>
        </w:r>
      </w:ins>
      <w:ins w:id="880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≤</m:t>
        </m:r>
        <m:r>
          <m:t>a</m:t>
        </m:r>
      </m:oMath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for all</w:t>
        </w:r>
      </w:ins>
      <w:ins w:id="88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884" w:author="PR Preview" w:date="2026-01-01T00:00:00Z">
        <w:r>
          <w:t xml:space="preserve">.</w:t>
        </w:r>
      </w:ins>
    </w:p>
    <w:bookmarkEnd w:id="89"/>
    <w:bookmarkStart w:id="90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0"/>
    <w:bookmarkStart w:id="91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3"/>
    <w:bookmarkStart w:id="94" w:name="thm-completeness"/>
    <w:p>
      <w:pPr>
        <w:pStyle w:val="FirstParagraph"/>
      </w:pPr>
      <w:del w:id="885" w:author="PR Preview" w:date="2026-01-01T00:00:00Z">
        <w:r>
          <w:rPr>
            <w:b/>
            <w:bCs/>
          </w:rPr>
          <w:delText xml:space="preserve">Theorem 9 (Completeness of the real numbers)</w:delText>
        </w:r>
      </w:del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delText xml:space="preserve">Let</w:delText>
        </w:r>
      </w:del>
      <w:del w:id="88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889" w:author="PR Preview" w:date="2026-01-01T00:00:00Z">
        <w:r>
          <w:delText xml:space="preserve"> </w:delText>
        </w:r>
      </w:del>
      <w:del w:id="890" w:author="PR Preview" w:date="2026-01-01T00:00:00Z">
        <w:r>
          <w:delText xml:space="preserve">be nonempty</w:delText>
        </w:r>
      </w:del>
      <w:del w:id="891" w:author="PR Preview" w:date="2026-01-01T00:00:00Z">
        <w:r>
          <w:delText xml:space="preserve"> </w:delText>
        </w:r>
      </w:del>
      <w:del w:id="892" w:author="PR Preview" w:date="2026-01-01T00:00:00Z">
        <w:r>
          <w:delText xml:space="preserve">(Wikipedia contributors 2026t)</w:delText>
        </w:r>
      </w:del>
      <w:del w:id="893" w:author="PR Preview" w:date="2026-01-01T00:00:00Z">
        <w:r>
          <w:delText xml:space="preserve">.</w:delText>
        </w:r>
      </w:del>
    </w:p>
    <w:p>
      <w:pPr>
        <w:pStyle w:val="FirstParagraph"/>
      </w:pPr>
      <w:ins w:id="894" w:author="PR Preview" w:date="2026-01-01T00:00:00Z">
        <w:r>
          <w:rPr>
            <w:b/>
            <w:bCs/>
          </w:rPr>
          <w:t xml:space="preserve">Theorem 9 (Completeness of the real numbers)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Let</w:t>
        </w:r>
      </w:ins>
      <w:ins w:id="89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be nonempty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[14]</w:t>
        </w:r>
      </w:ins>
      <w:ins w:id="90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4"/>
    <w:p>
      <w:pPr>
        <w:pStyle w:val="FirstParagraph"/>
      </w:pPr>
      <w:del w:id="903" w:author="PR Preview" w:date="2026-01-01T00:00:00Z">
        <w:r>
          <w:rPr>
            <w:i/>
            <w:iCs/>
          </w:rPr>
          <w:delText xml:space="preserve">Proof</w:delText>
        </w:r>
      </w:del>
      <w:del w:id="904" w:author="PR Preview" w:date="2026-01-01T00:00:00Z">
        <w:r>
          <w:delText xml:space="preserve">. </w:delText>
        </w:r>
      </w:del>
      <w:del w:id="905" w:author="PR Preview" w:date="2026-01-01T00:00:00Z">
        <w:r>
          <w:delText xml:space="preserve">The first statement is the least-upper-bound property of</w:delText>
        </w:r>
      </w:del>
      <w:del w:id="906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907" w:author="PR Preview" w:date="2026-01-01T00:00:00Z">
        <w:r>
          <w:delText xml:space="preserve"> </w:delText>
        </w:r>
      </w:del>
      <w:del w:id="908" w:author="PR Preview" w:date="2026-01-01T00:00:00Z">
        <w:r>
          <w:delText xml:space="preserve">(Rudin 1976, Definition 1.8, p. 4, and Theorem 1.19, p. 8)</w:delText>
        </w:r>
      </w:del>
      <w:del w:id="909" w:author="PR Preview" w:date="2026-01-01T00:00:00Z">
        <w:r>
          <w:delText xml:space="preserve">.</w:delText>
        </w:r>
      </w:del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delText xml:space="preserve">For the second, let</w:delText>
        </w:r>
      </w:del>
      <w:del w:id="91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del w:id="913" w:author="PR Preview" w:date="2026-01-01T00:00:00Z">
        <w:r>
          <w:delText xml:space="preserve">.</w:delText>
        </w:r>
      </w:del>
      <w:del w:id="914" w:author="PR Preview" w:date="2026-01-01T00:00:00Z">
        <w:r>
          <w:delText xml:space="preserve"> </w:delText>
        </w:r>
      </w:del>
      <w:del w:id="915" w:author="PR Preview" w:date="2026-01-01T00:00:00Z">
        <w:r>
          <w:delText xml:space="preserve">Negating both sides of an inequality reverses it (</w:delText>
        </w:r>
      </w:del>
      <w:hyperlink w:anchor="thm-neg-ineq">
        <w:del w:id="916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917" w:author="PR Preview" w:date="2026-01-01T00:00:00Z">
        <w:r>
          <w:delText xml:space="preserve">),</w:delText>
        </w:r>
      </w:del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so</w:delText>
        </w:r>
      </w:del>
      <w:del w:id="920" w:author="PR Preview" w:date="2026-01-01T00:00:00Z">
        <w:r>
          <w:delText xml:space="preserve"> </w:delText>
        </w:r>
      </w:del>
      <m:oMath>
        <m:r>
          <m:t>ℓ</m:t>
        </m:r>
      </m:oMath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is a lower bound of</w:delText>
        </w:r>
      </w:del>
      <w:del w:id="923" w:author="PR Preview" w:date="2026-01-01T00:00:00Z">
        <w:r>
          <w:delText xml:space="preserve"> </w:delText>
        </w:r>
      </w:del>
      <m:oMath>
        <m:r>
          <m:t>A</m:t>
        </m:r>
      </m:oMath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exactly when</w:delText>
        </w:r>
      </w:del>
      <w:del w:id="92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ℓ</m:t>
        </m:r>
      </m:oMath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is an upper bound of</w:delText>
        </w:r>
      </w:del>
      <w:del w:id="92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A</m:t>
        </m:r>
      </m:oMath>
      <w:del w:id="930" w:author="PR Preview" w:date="2026-01-01T00:00:00Z">
        <w:r>
          <w:delText xml:space="preserve">.</w:delText>
        </w:r>
      </w:del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delText xml:space="preserve">The set</w:delText>
        </w:r>
      </w:del>
      <w:del w:id="93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A</m:t>
        </m:r>
      </m:oMath>
      <w:del w:id="934" w:author="PR Preview" w:date="2026-01-01T00:00:00Z">
        <w:r>
          <w:delText xml:space="preserve"> </w:delText>
        </w:r>
      </w:del>
      <w:del w:id="935" w:author="PR Preview" w:date="2026-01-01T00:00:00Z">
        <w:r>
          <w:delText xml:space="preserve">is nonempty and bounded above,</w:delText>
        </w:r>
      </w:del>
      <w:del w:id="936" w:author="PR Preview" w:date="2026-01-01T00:00:00Z">
        <w:r>
          <w:delText xml:space="preserve"> </w:delText>
        </w:r>
      </w:del>
      <w:del w:id="937" w:author="PR Preview" w:date="2026-01-01T00:00:00Z">
        <w:r>
          <w:delText xml:space="preserve">so by the first statement its upper bounds have a minimum</w:delText>
        </w:r>
      </w:del>
      <w:del w:id="938" w:author="PR Preview" w:date="2026-01-01T00:00:00Z">
        <w:r>
          <w:delText xml:space="preserve"> </w:delText>
        </w:r>
      </w:del>
      <m:oMath>
        <m:r>
          <m:t>u</m:t>
        </m:r>
      </m:oMath>
      <w:del w:id="939" w:author="PR Preview" w:date="2026-01-01T00:00:00Z">
        <w:r>
          <w:delText xml:space="preserve">,</w:delText>
        </w:r>
      </w:del>
      <w:del w:id="940" w:author="PR Preview" w:date="2026-01-01T00:00:00Z">
        <w:r>
          <w:delText xml:space="preserve"> </w:delText>
        </w:r>
      </w:del>
      <w:del w:id="941" w:author="PR Preview" w:date="2026-01-01T00:00:00Z">
        <w:r>
          <w:delText xml:space="preserve">and then</w:delText>
        </w:r>
      </w:del>
      <w:del w:id="94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u</m:t>
        </m:r>
      </m:oMath>
      <w:del w:id="943" w:author="PR Preview" w:date="2026-01-01T00:00:00Z">
        <w:r>
          <w:delText xml:space="preserve"> </w:delText>
        </w:r>
      </w:del>
      <w:del w:id="944" w:author="PR Preview" w:date="2026-01-01T00:00:00Z">
        <w:r>
          <w:delText xml:space="preserve">is the largest lower bound of</w:delText>
        </w:r>
      </w:del>
      <w:del w:id="945" w:author="PR Preview" w:date="2026-01-01T00:00:00Z">
        <w:r>
          <w:delText xml:space="preserve"> </w:delText>
        </w:r>
      </w:del>
      <m:oMath>
        <m:r>
          <m:t>A</m:t>
        </m:r>
      </m:oMath>
      <w:del w:id="946" w:author="PR Preview" w:date="2026-01-01T00:00:00Z">
        <w:r>
          <w:delText xml:space="preserve">.</w:delText>
        </w:r>
      </w:del>
    </w:p>
    <w:p>
      <w:pPr>
        <w:pStyle w:val="FirstParagraph"/>
      </w:pPr>
      <w:ins w:id="947" w:author="PR Preview" w:date="2026-01-01T00:00:00Z">
        <w:r>
          <w:rPr>
            <w:i/>
            <w:iCs/>
          </w:rPr>
          <w:t xml:space="preserve">Proof</w:t>
        </w:r>
      </w:ins>
      <w:ins w:id="948" w:author="PR Preview" w:date="2026-01-01T00:00:00Z">
        <w:r>
          <w:t xml:space="preserve">. </w:t>
        </w:r>
      </w:ins>
      <w:ins w:id="949" w:author="PR Preview" w:date="2026-01-01T00:00:00Z">
        <w:r>
          <w:t xml:space="preserve">The first statement is the least-upper-bound property of</w:t>
        </w:r>
      </w:ins>
      <w:ins w:id="95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[15], Definition 1.8, p. 4, and Theorem 1.19, p. 8</w:t>
        </w:r>
      </w:ins>
      <w:ins w:id="953" w:author="PR Preview" w:date="2026-01-01T00:00:00Z">
        <w:r>
          <w:t xml:space="preserve">.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For the second, let</w:t>
        </w:r>
      </w:ins>
      <w:ins w:id="95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ins w:id="957" w:author="PR Preview" w:date="2026-01-01T00:00:00Z">
        <w:r>
          <w:t xml:space="preserve">.</w:t>
        </w:r>
      </w:ins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Negating both sides of an inequality reverses it (</w:t>
        </w:r>
      </w:ins>
      <w:hyperlink w:anchor="thm-neg-ineq">
        <w:ins w:id="960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961" w:author="PR Preview" w:date="2026-01-01T00:00:00Z">
        <w:r>
          <w:t xml:space="preserve">),</w:t>
        </w:r>
      </w:ins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so</w:t>
        </w:r>
      </w:ins>
      <w:ins w:id="964" w:author="PR Preview" w:date="2026-01-01T00:00:00Z">
        <w:r>
          <w:t xml:space="preserve"> </w:t>
        </w:r>
      </w:ins>
      <m:oMath>
        <m:r>
          <m:t>ℓ</m:t>
        </m:r>
      </m:oMath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is a lower bound of</w:t>
        </w:r>
      </w:ins>
      <w:ins w:id="967" w:author="PR Preview" w:date="2026-01-01T00:00:00Z">
        <w:r>
          <w:t xml:space="preserve"> </w:t>
        </w:r>
      </w:ins>
      <m:oMath>
        <m:r>
          <m:t>A</m:t>
        </m:r>
      </m:oMath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exactly when</w:t>
        </w:r>
      </w:ins>
      <w:ins w:id="97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ℓ</m:t>
        </m:r>
      </m:oMath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is an upper bound of</w:t>
        </w:r>
      </w:ins>
      <w:ins w:id="97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A</m:t>
        </m:r>
      </m:oMath>
      <w:ins w:id="974" w:author="PR Preview" w:date="2026-01-01T00:00:00Z">
        <w:r>
          <w:t xml:space="preserve">.</w:t>
        </w:r>
      </w:ins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The set</w:t>
        </w:r>
      </w:ins>
      <w:ins w:id="97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A</m:t>
        </m:r>
      </m:oMath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is nonempty and bounded above,</w:t>
        </w:r>
      </w:ins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so by the first statement its upper bounds have a minimum</w:t>
        </w:r>
      </w:ins>
      <w:ins w:id="982" w:author="PR Preview" w:date="2026-01-01T00:00:00Z">
        <w:r>
          <w:t xml:space="preserve"> </w:t>
        </w:r>
      </w:ins>
      <m:oMath>
        <m:r>
          <m:t>u</m:t>
        </m:r>
      </m:oMath>
      <w:ins w:id="983" w:author="PR Preview" w:date="2026-01-01T00:00:00Z">
        <w:r>
          <w:t xml:space="preserve">,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and then</w:t>
        </w:r>
      </w:ins>
      <w:ins w:id="98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u</m:t>
        </m:r>
      </m:oMath>
      <w:ins w:id="987" w:author="PR Preview" w:date="2026-01-01T00:00:00Z">
        <w:r>
          <w:t xml:space="preserve"> </w:t>
        </w:r>
      </w:ins>
      <w:ins w:id="988" w:author="PR Preview" w:date="2026-01-01T00:00:00Z">
        <w:r>
          <w:t xml:space="preserve">is the largest lower bound of</w:t>
        </w:r>
      </w:ins>
      <w:ins w:id="989" w:author="PR Preview" w:date="2026-01-01T00:00:00Z">
        <w:r>
          <w:t xml:space="preserve"> </w:t>
        </w:r>
      </w:ins>
      <m:oMath>
        <m:r>
          <m:t>A</m:t>
        </m:r>
      </m:oMath>
      <w:ins w:id="990" w:author="PR Preview" w:date="2026-01-01T00:00:00Z">
        <w:r>
          <w:t xml:space="preserve">.</w:t>
        </w:r>
      </w:ins>
    </w:p>
    <w:bookmarkStart w:id="95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5"/>
    <w:bookmarkStart w:id="96" w:name="def-infimum"/>
    <w:p>
      <w:pPr>
        <w:pStyle w:val="BodyText"/>
      </w:pPr>
      <w:del w:id="991" w:author="PR Preview" w:date="2026-01-01T00:00:00Z">
        <w:r>
          <w:rPr>
            <w:b/>
            <w:bCs/>
          </w:rPr>
          <w:delText xml:space="preserve">Definition 27 (Infimum (greatest lower bound))</w:delText>
        </w:r>
      </w:del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Let</w:delText>
        </w:r>
      </w:del>
      <w:del w:id="99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be nonempty</w:delText>
        </w:r>
      </w:del>
      <w:del w:id="997" w:author="PR Preview" w:date="2026-01-01T00:00:00Z">
        <w:r>
          <w:delText xml:space="preserve"> </w:delText>
        </w:r>
      </w:del>
      <w:del w:id="998" w:author="PR Preview" w:date="2026-01-01T00:00:00Z">
        <w:r>
          <w:delText xml:space="preserve">and bounded below (</w:delText>
        </w:r>
      </w:del>
      <w:hyperlink w:anchor="def-bounded-below">
        <w:del w:id="999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1000" w:author="PR Preview" w:date="2026-01-01T00:00:00Z">
        <w:r>
          <w:delText xml:space="preserve">).</w:delText>
        </w:r>
      </w:del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delText xml:space="preserve">The</w:delText>
        </w:r>
      </w:del>
      <w:del w:id="1003" w:author="PR Preview" w:date="2026-01-01T00:00:00Z">
        <w:r>
          <w:delText xml:space="preserve"> </w:delText>
        </w:r>
      </w:del>
      <w:del w:id="1004" w:author="PR Preview" w:date="2026-01-01T00:00:00Z">
        <w:r>
          <w:rPr>
            <w:b/>
            <w:bCs/>
          </w:rPr>
          <w:delText xml:space="preserve">infimum</w:delText>
        </w:r>
      </w:del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of</w:delText>
        </w:r>
      </w:del>
      <w:del w:id="1007" w:author="PR Preview" w:date="2026-01-01T00:00:00Z">
        <w:r>
          <w:delText xml:space="preserve"> </w:delText>
        </w:r>
      </w:del>
      <m:oMath>
        <m:r>
          <m:t>A</m:t>
        </m:r>
      </m:oMath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(Wikipedia contributors 2026s)</w:delText>
        </w:r>
      </w:del>
      <w:del w:id="1010" w:author="PR Preview" w:date="2026-01-01T00:00:00Z">
        <w:r>
          <w:delText xml:space="preserve">,</w:delText>
        </w:r>
      </w:del>
      <w:del w:id="1011" w:author="PR Preview" w:date="2026-01-01T00:00:00Z">
        <w:r>
          <w:delText xml:space="preserve"> </w:delText>
        </w:r>
      </w:del>
      <w:del w:id="1012" w:author="PR Preview" w:date="2026-01-01T00:00:00Z">
        <w:r>
          <w:delText xml:space="preserve">written</w:delText>
        </w:r>
      </w:del>
      <w:del w:id="1013" w:author="PR Preview" w:date="2026-01-01T00:00:00Z">
        <w:r>
          <w:delText xml:space="preserve"> </w:delText>
        </w:r>
      </w:del>
      <m:oMath>
        <m:r>
          <m:rPr>
            <m:sty m:val="p"/>
          </m:rPr>
          <m:t>inf</m:t>
        </m:r>
        <m:r>
          <m:t>A</m:t>
        </m:r>
      </m:oMath>
      <w:del w:id="1014" w:author="PR Preview" w:date="2026-01-01T00:00:00Z">
        <w:r>
          <w:delText xml:space="preserve">,</w:delText>
        </w:r>
      </w:del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delText xml:space="preserve">is the greatest real number</w:delText>
        </w:r>
      </w:del>
      <w:del w:id="1017" w:author="PR Preview" w:date="2026-01-01T00:00:00Z">
        <w:r>
          <w:delText xml:space="preserve"> </w:delText>
        </w:r>
      </w:del>
      <m:oMath>
        <m:r>
          <m:t>t</m:t>
        </m:r>
      </m:oMath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delText xml:space="preserve">satisfying</w:delText>
        </w:r>
      </w:del>
      <w:del w:id="1020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≤</m:t>
        </m:r>
        <m:r>
          <m:t>a</m:t>
        </m:r>
      </m:oMath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for all</w:delText>
        </w:r>
      </w:del>
      <w:del w:id="102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024" w:author="PR Preview" w:date="2026-01-01T00:00:00Z">
        <w:r>
          <w:delText xml:space="preserve">:</w:delText>
        </w:r>
      </w:del>
    </w:p>
    <w:p>
      <w:pPr>
        <w:pStyle w:val="BodyText"/>
      </w:pPr>
      <w:ins w:id="1025" w:author="PR Preview" w:date="2026-01-01T00:00:00Z">
        <w:r>
          <w:rPr>
            <w:b/>
            <w:bCs/>
          </w:rPr>
          <w:t xml:space="preserve">Definition 27 (Infimum (greatest lower bound))</w:t>
        </w:r>
      </w:ins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Let</w:t>
        </w:r>
      </w:ins>
      <w:ins w:id="102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be nonempty</w:t>
        </w:r>
      </w:ins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and bounded below (</w:t>
        </w:r>
      </w:ins>
      <w:hyperlink w:anchor="def-bounded-below">
        <w:ins w:id="1033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1034" w:author="PR Preview" w:date="2026-01-01T00:00:00Z">
        <w:r>
          <w:t xml:space="preserve">).</w:t>
        </w:r>
      </w:ins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The</w:t>
        </w:r>
      </w:ins>
      <w:ins w:id="1037" w:author="PR Preview" w:date="2026-01-01T00:00:00Z">
        <w:r>
          <w:t xml:space="preserve"> </w:t>
        </w:r>
      </w:ins>
      <w:ins w:id="1038" w:author="PR Preview" w:date="2026-01-01T00:00:00Z">
        <w:r>
          <w:rPr>
            <w:b/>
            <w:bCs/>
          </w:rPr>
          <w:t xml:space="preserve">infimum</w:t>
        </w:r>
      </w:ins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of</w:t>
        </w:r>
      </w:ins>
      <w:ins w:id="1041" w:author="PR Preview" w:date="2026-01-01T00:00:00Z">
        <w:r>
          <w:t xml:space="preserve"> </w:t>
        </w:r>
      </w:ins>
      <m:oMath>
        <m:r>
          <m:t>A</m:t>
        </m:r>
      </m:oMath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[16]</w:t>
        </w:r>
      </w:ins>
      <w:ins w:id="1044" w:author="PR Preview" w:date="2026-01-01T00:00:00Z">
        <w:r>
          <w:t xml:space="preserve">,</w:t>
        </w:r>
      </w:ins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written</w:t>
        </w:r>
      </w:ins>
      <w:ins w:id="1047" w:author="PR Preview" w:date="2026-01-01T00:00:00Z">
        <w:r>
          <w:t xml:space="preserve"> </w:t>
        </w:r>
      </w:ins>
      <m:oMath>
        <m:r>
          <m:rPr>
            <m:sty m:val="p"/>
          </m:rPr>
          <m:t>inf</m:t>
        </m:r>
        <m:r>
          <m:t>A</m:t>
        </m:r>
      </m:oMath>
      <w:ins w:id="1048" w:author="PR Preview" w:date="2026-01-01T00:00:00Z">
        <w:r>
          <w:t xml:space="preserve">,</w:t>
        </w:r>
      </w:ins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is the greatest real number</w:t>
        </w:r>
      </w:ins>
      <w:ins w:id="1051" w:author="PR Preview" w:date="2026-01-01T00:00:00Z">
        <w:r>
          <w:t xml:space="preserve"> </w:t>
        </w:r>
      </w:ins>
      <m:oMath>
        <m:r>
          <m:t>t</m:t>
        </m:r>
      </m:oMath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satisfying</w:t>
        </w:r>
      </w:ins>
      <w:ins w:id="105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≤</m:t>
        </m:r>
        <m:r>
          <m:t>a</m:t>
        </m:r>
      </m:oMath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for all</w:t>
        </w:r>
      </w:ins>
      <w:ins w:id="105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05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7"/>
    <w:bookmarkStart w:id="98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8"/>
    <w:bookmarkStart w:id="99" w:name="def-supremum"/>
    <w:p>
      <w:pPr>
        <w:pStyle w:val="FirstParagraph"/>
      </w:pPr>
      <w:del w:id="1059" w:author="PR Preview" w:date="2026-01-01T00:00:00Z">
        <w:r>
          <w:rPr>
            <w:b/>
            <w:bCs/>
          </w:rPr>
          <w:delText xml:space="preserve">Definition 28 (Supremum (least upper bound))</w:delText>
        </w:r>
      </w:del>
      <w:del w:id="1060" w:author="PR Preview" w:date="2026-01-01T00:00:00Z">
        <w:r>
          <w:delText xml:space="preserve"> </w:delText>
        </w:r>
      </w:del>
      <w:del w:id="1061" w:author="PR Preview" w:date="2026-01-01T00:00:00Z">
        <w:r>
          <w:delText xml:space="preserve">Let</w:delText>
        </w:r>
      </w:del>
      <w:del w:id="106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delText xml:space="preserve">be nonempty</w:delText>
        </w:r>
      </w:del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and bounded above (</w:delText>
        </w:r>
      </w:del>
      <w:hyperlink w:anchor="def-bounded-above">
        <w:del w:id="1067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1068" w:author="PR Preview" w:date="2026-01-01T00:00:00Z">
        <w:r>
          <w:delText xml:space="preserve">).</w:delText>
        </w:r>
      </w:del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The</w:delText>
        </w:r>
      </w:del>
      <w:del w:id="1071" w:author="PR Preview" w:date="2026-01-01T00:00:00Z">
        <w:r>
          <w:delText xml:space="preserve"> </w:delText>
        </w:r>
      </w:del>
      <w:del w:id="1072" w:author="PR Preview" w:date="2026-01-01T00:00:00Z">
        <w:r>
          <w:rPr>
            <w:b/>
            <w:bCs/>
          </w:rPr>
          <w:delText xml:space="preserve">supremum</w:delText>
        </w:r>
      </w:del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delText xml:space="preserve">of</w:delText>
        </w:r>
      </w:del>
      <w:del w:id="1075" w:author="PR Preview" w:date="2026-01-01T00:00:00Z">
        <w:r>
          <w:delText xml:space="preserve"> </w:delText>
        </w:r>
      </w:del>
      <m:oMath>
        <m:r>
          <m:t>A</m:t>
        </m:r>
      </m:oMath>
      <w:del w:id="1076" w:author="PR Preview" w:date="2026-01-01T00:00:00Z">
        <w:r>
          <w:delText xml:space="preserve"> </w:delText>
        </w:r>
      </w:del>
      <w:del w:id="1077" w:author="PR Preview" w:date="2026-01-01T00:00:00Z">
        <w:r>
          <w:delText xml:space="preserve">(Wikipedia contributors 2026s)</w:delText>
        </w:r>
      </w:del>
      <w:del w:id="1078" w:author="PR Preview" w:date="2026-01-01T00:00:00Z">
        <w:r>
          <w:delText xml:space="preserve">,</w:delText>
        </w:r>
      </w:del>
      <w:del w:id="1079" w:author="PR Preview" w:date="2026-01-01T00:00:00Z">
        <w:r>
          <w:delText xml:space="preserve"> </w:delText>
        </w:r>
      </w:del>
      <w:del w:id="1080" w:author="PR Preview" w:date="2026-01-01T00:00:00Z">
        <w:r>
          <w:delText xml:space="preserve">written</w:delText>
        </w:r>
      </w:del>
      <w:del w:id="1081" w:author="PR Preview" w:date="2026-01-01T00:00:00Z">
        <w:r>
          <w:delText xml:space="preserve"> </w:delText>
        </w:r>
      </w:del>
      <m:oMath>
        <m:r>
          <m:rPr>
            <m:sty m:val="p"/>
          </m:rPr>
          <m:t>sup</m:t>
        </m:r>
        <m:r>
          <m:t>A</m:t>
        </m:r>
      </m:oMath>
      <w:del w:id="1082" w:author="PR Preview" w:date="2026-01-01T00:00:00Z">
        <w:r>
          <w:delText xml:space="preserve">,</w:delText>
        </w:r>
      </w:del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is the smallest real number</w:delText>
        </w:r>
      </w:del>
      <w:del w:id="1085" w:author="PR Preview" w:date="2026-01-01T00:00:00Z">
        <w:r>
          <w:delText xml:space="preserve"> </w:delText>
        </w:r>
      </w:del>
      <m:oMath>
        <m:r>
          <m:t>t</m:t>
        </m:r>
      </m:oMath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satisfying</w:delText>
        </w:r>
      </w:del>
      <w:del w:id="108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t</m:t>
        </m:r>
      </m:oMath>
      <w:del w:id="1089" w:author="PR Preview" w:date="2026-01-01T00:00:00Z">
        <w:r>
          <w:delText xml:space="preserve"> </w:delText>
        </w:r>
      </w:del>
      <w:del w:id="1090" w:author="PR Preview" w:date="2026-01-01T00:00:00Z">
        <w:r>
          <w:delText xml:space="preserve">for all</w:delText>
        </w:r>
      </w:del>
      <w:del w:id="109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092" w:author="PR Preview" w:date="2026-01-01T00:00:00Z">
        <w:r>
          <w:delText xml:space="preserve">:</w:delText>
        </w:r>
      </w:del>
    </w:p>
    <w:p>
      <w:pPr>
        <w:pStyle w:val="FirstParagraph"/>
      </w:pPr>
      <w:ins w:id="1093" w:author="PR Preview" w:date="2026-01-01T00:00:00Z">
        <w:r>
          <w:rPr>
            <w:b/>
            <w:bCs/>
          </w:rPr>
          <w:t xml:space="preserve">Definition 28 (Supremum (least upper bound))</w:t>
        </w:r>
      </w:ins>
      <w:ins w:id="1094" w:author="PR Preview" w:date="2026-01-01T00:00:00Z">
        <w:r>
          <w:t xml:space="preserve"> </w:t>
        </w:r>
      </w:ins>
      <w:ins w:id="1095" w:author="PR Preview" w:date="2026-01-01T00:00:00Z">
        <w:r>
          <w:t xml:space="preserve">Let</w:t>
        </w:r>
      </w:ins>
      <w:ins w:id="109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be nonempty</w:t>
        </w:r>
      </w:ins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and bounded above (</w:t>
        </w:r>
      </w:ins>
      <w:hyperlink w:anchor="def-bounded-above">
        <w:ins w:id="1101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1102" w:author="PR Preview" w:date="2026-01-01T00:00:00Z">
        <w:r>
          <w:t xml:space="preserve">).</w:t>
        </w:r>
      </w:ins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The</w:t>
        </w:r>
      </w:ins>
      <w:ins w:id="1105" w:author="PR Preview" w:date="2026-01-01T00:00:00Z">
        <w:r>
          <w:t xml:space="preserve"> </w:t>
        </w:r>
      </w:ins>
      <w:ins w:id="1106" w:author="PR Preview" w:date="2026-01-01T00:00:00Z">
        <w:r>
          <w:rPr>
            <w:b/>
            <w:bCs/>
          </w:rPr>
          <w:t xml:space="preserve">supremum</w:t>
        </w:r>
      </w:ins>
      <w:ins w:id="1107" w:author="PR Preview" w:date="2026-01-01T00:00:00Z">
        <w:r>
          <w:t xml:space="preserve"> </w:t>
        </w:r>
      </w:ins>
      <w:ins w:id="1108" w:author="PR Preview" w:date="2026-01-01T00:00:00Z">
        <w:r>
          <w:t xml:space="preserve">of</w:t>
        </w:r>
      </w:ins>
      <w:ins w:id="1109" w:author="PR Preview" w:date="2026-01-01T00:00:00Z">
        <w:r>
          <w:t xml:space="preserve"> </w:t>
        </w:r>
      </w:ins>
      <m:oMath>
        <m:r>
          <m:t>A</m:t>
        </m:r>
      </m:oMath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[16]</w:t>
        </w:r>
      </w:ins>
      <w:ins w:id="1112" w:author="PR Preview" w:date="2026-01-01T00:00:00Z">
        <w:r>
          <w:t xml:space="preserve">,</w:t>
        </w:r>
      </w:ins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written</w:t>
        </w:r>
      </w:ins>
      <w:ins w:id="1115" w:author="PR Preview" w:date="2026-01-01T00:00:00Z">
        <w:r>
          <w:t xml:space="preserve"> </w:t>
        </w:r>
      </w:ins>
      <m:oMath>
        <m:r>
          <m:rPr>
            <m:sty m:val="p"/>
          </m:rPr>
          <m:t>sup</m:t>
        </m:r>
        <m:r>
          <m:t>A</m:t>
        </m:r>
      </m:oMath>
      <w:ins w:id="1116" w:author="PR Preview" w:date="2026-01-01T00:00:00Z">
        <w:r>
          <w:t xml:space="preserve">,</w:t>
        </w:r>
      </w:ins>
      <w:ins w:id="1117" w:author="PR Preview" w:date="2026-01-01T00:00:00Z">
        <w:r>
          <w:t xml:space="preserve"> </w:t>
        </w:r>
      </w:ins>
      <w:ins w:id="1118" w:author="PR Preview" w:date="2026-01-01T00:00:00Z">
        <w:r>
          <w:t xml:space="preserve">is the smallest real number</w:t>
        </w:r>
      </w:ins>
      <w:ins w:id="1119" w:author="PR Preview" w:date="2026-01-01T00:00:00Z">
        <w:r>
          <w:t xml:space="preserve"> </w:t>
        </w:r>
      </w:ins>
      <m:oMath>
        <m:r>
          <m:t>t</m:t>
        </m:r>
      </m:oMath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satisfying</w:t>
        </w:r>
      </w:ins>
      <w:ins w:id="112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t</m:t>
        </m:r>
      </m:oMath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for all</w:t>
        </w:r>
      </w:ins>
      <w:ins w:id="112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12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9"/>
    <w:bookmarkStart w:id="100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0"/>
    <w:bookmarkStart w:id="101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1"/>
    <w:bookmarkEnd w:id="102"/>
    <w:bookmarkStart w:id="115" w:name="sums"/>
    <w:p>
      <w:pPr>
        <w:pStyle w:val="Heading2"/>
      </w:pPr>
      <w:r>
        <w:t xml:space="preserve">9 Sums</w:t>
      </w:r>
    </w:p>
    <w:bookmarkStart w:id="103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3"/>
    <w:bookmarkStart w:id="104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4"/>
    <w:bookmarkStart w:id="105" w:name="def-identity-element"/>
    <w:p>
      <w:pPr>
        <w:pStyle w:val="FirstParagraph"/>
      </w:pPr>
      <w:del w:id="1127" w:author="PR Preview" w:date="2026-01-01T00:00:00Z">
        <w:r>
          <w:rPr>
            <w:b/>
            <w:bCs/>
          </w:rPr>
          <w:delText xml:space="preserve">Definition 30 (Identity element)</w:delText>
        </w:r>
      </w:del>
      <w:del w:id="1128" w:author="PR Preview" w:date="2026-01-01T00:00:00Z">
        <w:r>
          <w:delText xml:space="preserve"> </w:delText>
        </w:r>
      </w:del>
      <w:del w:id="1129" w:author="PR Preview" w:date="2026-01-01T00:00:00Z">
        <w:r>
          <w:delText xml:space="preserve">Let</w:delText>
        </w:r>
      </w:del>
      <w:del w:id="1130" w:author="PR Preview" w:date="2026-01-01T00:00:00Z">
        <w:r>
          <w:delText xml:space="preserve"> </w:delText>
        </w:r>
      </w:del>
      <m:oMath>
        <m:r>
          <m:t>S</m:t>
        </m:r>
      </m:oMath>
      <w:del w:id="1131" w:author="PR Preview" w:date="2026-01-01T00:00:00Z">
        <w:r>
          <w:delText xml:space="preserve"> </w:delText>
        </w:r>
      </w:del>
      <w:del w:id="1132" w:author="PR Preview" w:date="2026-01-01T00:00:00Z">
        <w:r>
          <w:delText xml:space="preserve">be a set, such as the real numbers</w:delText>
        </w:r>
      </w:del>
      <w:del w:id="1133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134" w:author="PR Preview" w:date="2026-01-01T00:00:00Z">
        <w:r>
          <w:delText xml:space="preserve">,</w:delText>
        </w:r>
      </w:del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delText xml:space="preserve">and let</w:delText>
        </w:r>
      </w:del>
      <w:del w:id="1137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1138" w:author="PR Preview" w:date="2026-01-01T00:00:00Z">
        <w:r>
          <w:delText xml:space="preserve"> </w:delText>
        </w:r>
      </w:del>
      <w:del w:id="1139" w:author="PR Preview" w:date="2026-01-01T00:00:00Z">
        <w:r>
          <w:delText xml:space="preserve">be an operation that combines two elements</w:delText>
        </w:r>
      </w:del>
      <w:del w:id="1140" w:author="PR Preview" w:date="2026-01-01T00:00:00Z">
        <w:r>
          <w:delText xml:space="preserve"> </w:delText>
        </w:r>
      </w:del>
      <m:oMath>
        <m:r>
          <m:t>a</m:t>
        </m:r>
      </m:oMath>
      <w:del w:id="1141" w:author="PR Preview" w:date="2026-01-01T00:00:00Z">
        <w:r>
          <w:delText xml:space="preserve"> </w:delText>
        </w:r>
      </w:del>
      <w:del w:id="1142" w:author="PR Preview" w:date="2026-01-01T00:00:00Z">
        <w:r>
          <w:delText xml:space="preserve">and</w:delText>
        </w:r>
      </w:del>
      <w:del w:id="1143" w:author="PR Preview" w:date="2026-01-01T00:00:00Z">
        <w:r>
          <w:delText xml:space="preserve"> </w:delText>
        </w:r>
      </w:del>
      <m:oMath>
        <m:r>
          <m:t>b</m:t>
        </m:r>
      </m:oMath>
      <w:del w:id="1144" w:author="PR Preview" w:date="2026-01-01T00:00:00Z">
        <w:r>
          <w:delText xml:space="preserve"> </w:delText>
        </w:r>
      </w:del>
      <w:del w:id="1145" w:author="PR Preview" w:date="2026-01-01T00:00:00Z">
        <w:r>
          <w:delText xml:space="preserve">of</w:delText>
        </w:r>
      </w:del>
      <w:del w:id="1146" w:author="PR Preview" w:date="2026-01-01T00:00:00Z">
        <w:r>
          <w:delText xml:space="preserve"> </w:delText>
        </w:r>
      </w:del>
      <m:oMath>
        <m:r>
          <m:t>S</m:t>
        </m:r>
      </m:oMath>
      <w:del w:id="1147" w:author="PR Preview" w:date="2026-01-01T00:00:00Z">
        <w:r>
          <w:delText xml:space="preserve"> </w:delText>
        </w:r>
      </w:del>
      <w:del w:id="1148" w:author="PR Preview" w:date="2026-01-01T00:00:00Z">
        <w:r>
          <w:delText xml:space="preserve">into an element</w:delText>
        </w:r>
      </w:del>
      <w:del w:id="114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⋆</m:t>
        </m:r>
        <m:r>
          <m:t>b</m:t>
        </m:r>
      </m:oMath>
      <w:del w:id="1150" w:author="PR Preview" w:date="2026-01-01T00:00:00Z">
        <w:r>
          <w:delText xml:space="preserve"> </w:delText>
        </w:r>
      </w:del>
      <w:del w:id="1151" w:author="PR Preview" w:date="2026-01-01T00:00:00Z">
        <w:r>
          <w:delText xml:space="preserve">of</w:delText>
        </w:r>
      </w:del>
      <w:del w:id="1152" w:author="PR Preview" w:date="2026-01-01T00:00:00Z">
        <w:r>
          <w:delText xml:space="preserve"> </w:delText>
        </w:r>
      </w:del>
      <m:oMath>
        <m:r>
          <m:t>S</m:t>
        </m:r>
      </m:oMath>
      <w:del w:id="1153" w:author="PR Preview" w:date="2026-01-01T00:00:00Z">
        <w:r>
          <w:delText xml:space="preserve">,</w:delText>
        </w:r>
      </w:del>
      <w:del w:id="1154" w:author="PR Preview" w:date="2026-01-01T00:00:00Z">
        <w:r>
          <w:delText xml:space="preserve"> </w:delText>
        </w:r>
      </w:del>
      <w:del w:id="1155" w:author="PR Preview" w:date="2026-01-01T00:00:00Z">
        <w:r>
          <w:delText xml:space="preserve">such as addition (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</m:oMath>
      <w:del w:id="1156" w:author="PR Preview" w:date="2026-01-01T00:00:00Z">
        <w:r>
          <w:delText xml:space="preserve">) or multiplication (</w:delText>
        </w:r>
      </w:del>
      <m:oMath>
        <m:r>
          <m:t>a</m:t>
        </m:r>
        <m:r>
          <m:rPr>
            <m:sty m:val="p"/>
          </m:rPr>
          <m:t>×</m:t>
        </m:r>
        <m:r>
          <m:t>b</m:t>
        </m:r>
      </m:oMath>
      <w:del w:id="1157" w:author="PR Preview" w:date="2026-01-01T00:00:00Z">
        <w:r>
          <w:delText xml:space="preserve">) of real numbers.</w:delText>
        </w:r>
      </w:del>
      <w:del w:id="1158" w:author="PR Preview" w:date="2026-01-01T00:00:00Z">
        <w:r>
          <w:delText xml:space="preserve"> </w:delText>
        </w:r>
      </w:del>
      <w:del w:id="1159" w:author="PR Preview" w:date="2026-01-01T00:00:00Z">
        <w:r>
          <w:delText xml:space="preserve">An element</w:delText>
        </w:r>
      </w:del>
      <w:del w:id="1160" w:author="PR Preview" w:date="2026-01-01T00:00:00Z">
        <w:r>
          <w:delText xml:space="preserve"> </w:delText>
        </w:r>
      </w:del>
      <m:oMath>
        <m:r>
          <m:t>u</m:t>
        </m:r>
      </m:oMath>
      <w:del w:id="1161" w:author="PR Preview" w:date="2026-01-01T00:00:00Z">
        <w:r>
          <w:delText xml:space="preserve"> </w:delText>
        </w:r>
      </w:del>
      <w:del w:id="1162" w:author="PR Preview" w:date="2026-01-01T00:00:00Z">
        <w:r>
          <w:delText xml:space="preserve">of</w:delText>
        </w:r>
      </w:del>
      <w:del w:id="1163" w:author="PR Preview" w:date="2026-01-01T00:00:00Z">
        <w:r>
          <w:delText xml:space="preserve"> </w:delText>
        </w:r>
      </w:del>
      <m:oMath>
        <m:r>
          <m:t>S</m:t>
        </m:r>
      </m:oMath>
      <w:del w:id="1164" w:author="PR Preview" w:date="2026-01-01T00:00:00Z">
        <w:r>
          <w:delText xml:space="preserve"> </w:delText>
        </w:r>
      </w:del>
      <w:del w:id="1165" w:author="PR Preview" w:date="2026-01-01T00:00:00Z">
        <w:r>
          <w:delText xml:space="preserve">is an</w:delText>
        </w:r>
      </w:del>
      <w:del w:id="1166" w:author="PR Preview" w:date="2026-01-01T00:00:00Z">
        <w:r>
          <w:delText xml:space="preserve"> </w:delText>
        </w:r>
      </w:del>
      <w:del w:id="1167" w:author="PR Preview" w:date="2026-01-01T00:00:00Z">
        <w:r>
          <w:rPr>
            <w:b/>
            <w:bCs/>
          </w:rPr>
          <w:delText xml:space="preserve">identity element</w:delText>
        </w:r>
      </w:del>
      <w:del w:id="1168" w:author="PR Preview" w:date="2026-01-01T00:00:00Z">
        <w:r>
          <w:delText xml:space="preserve"> </w:delText>
        </w:r>
      </w:del>
      <w:del w:id="1169" w:author="PR Preview" w:date="2026-01-01T00:00:00Z">
        <w:r>
          <w:delText xml:space="preserve">for</w:delText>
        </w:r>
      </w:del>
      <w:del w:id="1170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1171" w:author="PR Preview" w:date="2026-01-01T00:00:00Z">
        <w:r>
          <w:delText xml:space="preserve"> </w:delText>
        </w:r>
      </w:del>
      <w:del w:id="1172" w:author="PR Preview" w:date="2026-01-01T00:00:00Z">
        <w:r>
          <w:delText xml:space="preserve">(Wikipedia contributors 2026o)</w:delText>
        </w:r>
      </w:del>
      <w:del w:id="1173" w:author="PR Preview" w:date="2026-01-01T00:00:00Z">
        <w:r>
          <w:delText xml:space="preserve"> </w:delText>
        </w:r>
      </w:del>
      <w:del w:id="1174" w:author="PR Preview" w:date="2026-01-01T00:00:00Z">
        <w:r>
          <w:delText xml:space="preserve">if</w:delText>
        </w:r>
      </w:del>
      <w:del w:id="117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del w:id="1176" w:author="PR Preview" w:date="2026-01-01T00:00:00Z">
        <w:r>
          <w:delText xml:space="preserve"> </w:delText>
        </w:r>
      </w:del>
      <w:del w:id="1177" w:author="PR Preview" w:date="2026-01-01T00:00:00Z">
        <w:r>
          <w:delText xml:space="preserve">and</w:delText>
        </w:r>
      </w:del>
      <w:del w:id="1178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del w:id="1179" w:author="PR Preview" w:date="2026-01-01T00:00:00Z">
        <w:r>
          <w:delText xml:space="preserve"> </w:delText>
        </w:r>
      </w:del>
      <w:del w:id="1180" w:author="PR Preview" w:date="2026-01-01T00:00:00Z">
        <w:r>
          <w:delText xml:space="preserve">for every</w:delText>
        </w:r>
      </w:del>
      <w:del w:id="118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S</m:t>
        </m:r>
      </m:oMath>
      <w:del w:id="1182" w:author="PR Preview" w:date="2026-01-01T00:00:00Z">
        <w:r>
          <w:delText xml:space="preserve">.</w:delText>
        </w:r>
      </w:del>
    </w:p>
    <w:p>
      <w:pPr>
        <w:pStyle w:val="FirstParagraph"/>
      </w:pPr>
      <w:ins w:id="1183" w:author="PR Preview" w:date="2026-01-01T00:00:00Z">
        <w:r>
          <w:rPr>
            <w:b/>
            <w:bCs/>
          </w:rPr>
          <w:t xml:space="preserve">Definition 30 (Identity element)</w:t>
        </w:r>
      </w:ins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Let</w:t>
        </w:r>
      </w:ins>
      <w:ins w:id="1186" w:author="PR Preview" w:date="2026-01-01T00:00:00Z">
        <w:r>
          <w:t xml:space="preserve"> </w:t>
        </w:r>
      </w:ins>
      <m:oMath>
        <m:r>
          <m:t>S</m:t>
        </m:r>
      </m:oMath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be a set, such as the real numbers</w:t>
        </w:r>
      </w:ins>
      <w:ins w:id="118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1190" w:author="PR Preview" w:date="2026-01-01T00:00:00Z">
        <w:r>
          <w:t xml:space="preserve">,</w:t>
        </w:r>
      </w:ins>
      <w:ins w:id="1191" w:author="PR Preview" w:date="2026-01-01T00:00:00Z">
        <w:r>
          <w:t xml:space="preserve"> </w:t>
        </w:r>
      </w:ins>
      <w:ins w:id="1192" w:author="PR Preview" w:date="2026-01-01T00:00:00Z">
        <w:r>
          <w:t xml:space="preserve">and let</w:t>
        </w:r>
      </w:ins>
      <w:ins w:id="1193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be an operation that combines two elements</w:t>
        </w:r>
      </w:ins>
      <w:ins w:id="1196" w:author="PR Preview" w:date="2026-01-01T00:00:00Z">
        <w:r>
          <w:t xml:space="preserve"> </w:t>
        </w:r>
      </w:ins>
      <m:oMath>
        <m:r>
          <m:t>a</m:t>
        </m:r>
      </m:oMath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and</w:t>
        </w:r>
      </w:ins>
      <w:ins w:id="1199" w:author="PR Preview" w:date="2026-01-01T00:00:00Z">
        <w:r>
          <w:t xml:space="preserve"> </w:t>
        </w:r>
      </w:ins>
      <m:oMath>
        <m:r>
          <m:t>b</m:t>
        </m:r>
      </m:oMath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of</w:t>
        </w:r>
      </w:ins>
      <w:ins w:id="1202" w:author="PR Preview" w:date="2026-01-01T00:00:00Z">
        <w:r>
          <w:t xml:space="preserve"> </w:t>
        </w:r>
      </w:ins>
      <m:oMath>
        <m:r>
          <m:t>S</m:t>
        </m:r>
      </m:oMath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into an element</w:t>
        </w:r>
      </w:ins>
      <w:ins w:id="120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b</m:t>
        </m:r>
      </m:oMath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of</w:t>
        </w:r>
      </w:ins>
      <w:ins w:id="1208" w:author="PR Preview" w:date="2026-01-01T00:00:00Z">
        <w:r>
          <w:t xml:space="preserve"> </w:t>
        </w:r>
      </w:ins>
      <m:oMath>
        <m:r>
          <m:t>S</m:t>
        </m:r>
      </m:oMath>
      <w:ins w:id="1209" w:author="PR Preview" w:date="2026-01-01T00:00:00Z">
        <w:r>
          <w:t xml:space="preserve">,</w:t>
        </w:r>
      </w:ins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such as addition (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</m:oMath>
      <w:ins w:id="1212" w:author="PR Preview" w:date="2026-01-01T00:00:00Z">
        <w:r>
          <w:t xml:space="preserve">) or multiplication (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1213" w:author="PR Preview" w:date="2026-01-01T00:00:00Z">
        <w:r>
          <w:t xml:space="preserve">) of real numbers.</w:t>
        </w:r>
      </w:ins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An element</w:t>
        </w:r>
      </w:ins>
      <w:ins w:id="1216" w:author="PR Preview" w:date="2026-01-01T00:00:00Z">
        <w:r>
          <w:t xml:space="preserve"> </w:t>
        </w:r>
      </w:ins>
      <m:oMath>
        <m:r>
          <m:t>u</m:t>
        </m:r>
      </m:oMath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of</w:t>
        </w:r>
      </w:ins>
      <w:ins w:id="1219" w:author="PR Preview" w:date="2026-01-01T00:00:00Z">
        <w:r>
          <w:t xml:space="preserve"> </w:t>
        </w:r>
      </w:ins>
      <m:oMath>
        <m:r>
          <m:t>S</m:t>
        </m:r>
      </m:oMath>
      <w:ins w:id="1220" w:author="PR Preview" w:date="2026-01-01T00:00:00Z">
        <w:r>
          <w:t xml:space="preserve"> </w:t>
        </w:r>
      </w:ins>
      <w:ins w:id="1221" w:author="PR Preview" w:date="2026-01-01T00:00:00Z">
        <w:r>
          <w:t xml:space="preserve">is an</w:t>
        </w:r>
      </w:ins>
      <w:ins w:id="1222" w:author="PR Preview" w:date="2026-01-01T00:00:00Z">
        <w:r>
          <w:t xml:space="preserve"> </w:t>
        </w:r>
      </w:ins>
      <w:ins w:id="1223" w:author="PR Preview" w:date="2026-01-01T00:00:00Z">
        <w:r>
          <w:rPr>
            <w:b/>
            <w:bCs/>
          </w:rPr>
          <w:t xml:space="preserve">identity element</w:t>
        </w:r>
      </w:ins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for</w:t>
        </w:r>
      </w:ins>
      <w:ins w:id="1226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1227" w:author="PR Preview" w:date="2026-01-01T00:00:00Z">
        <w:r>
          <w:t xml:space="preserve"> </w:t>
        </w:r>
      </w:ins>
      <w:ins w:id="1228" w:author="PR Preview" w:date="2026-01-01T00:00:00Z">
        <w:r>
          <w:t xml:space="preserve">[17]</w:t>
        </w:r>
      </w:ins>
      <w:ins w:id="1229" w:author="PR Preview" w:date="2026-01-01T00:00:00Z">
        <w:r>
          <w:t xml:space="preserve"> </w:t>
        </w:r>
      </w:ins>
      <w:ins w:id="1230" w:author="PR Preview" w:date="2026-01-01T00:00:00Z">
        <w:r>
          <w:t xml:space="preserve">if</w:t>
        </w:r>
      </w:ins>
      <w:ins w:id="123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ins w:id="1232" w:author="PR Preview" w:date="2026-01-01T00:00:00Z">
        <w:r>
          <w:t xml:space="preserve"> </w:t>
        </w:r>
      </w:ins>
      <w:ins w:id="1233" w:author="PR Preview" w:date="2026-01-01T00:00:00Z">
        <w:r>
          <w:t xml:space="preserve">and</w:t>
        </w:r>
      </w:ins>
      <w:ins w:id="1234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ins w:id="1235" w:author="PR Preview" w:date="2026-01-01T00:00:00Z">
        <w:r>
          <w:t xml:space="preserve"> </w:t>
        </w:r>
      </w:ins>
      <w:ins w:id="1236" w:author="PR Preview" w:date="2026-01-01T00:00:00Z">
        <w:r>
          <w:t xml:space="preserve">for every</w:t>
        </w:r>
      </w:ins>
      <w:ins w:id="123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S</m:t>
        </m:r>
      </m:oMath>
      <w:ins w:id="1238" w:author="PR Preview" w:date="2026-01-01T00:00:00Z">
        <w:r>
          <w:t xml:space="preserve">.</w:t>
        </w:r>
      </w:ins>
    </w:p>
    <w:bookmarkEnd w:id="105"/>
    <w:bookmarkStart w:id="106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6"/>
    <w:bookmarkStart w:id="107" w:name="def-commutative"/>
    <w:p>
      <w:pPr>
        <w:pStyle w:val="FirstParagraph"/>
      </w:pPr>
      <w:del w:id="1239" w:author="PR Preview" w:date="2026-01-01T00:00:00Z">
        <w:r>
          <w:rPr>
            <w:b/>
            <w:bCs/>
          </w:rPr>
          <w:delText xml:space="preserve">Definition 31 (Commutative operation)</w:delText>
        </w:r>
      </w:del>
      <w:del w:id="1240" w:author="PR Preview" w:date="2026-01-01T00:00:00Z">
        <w:r>
          <w:delText xml:space="preserve"> </w:delText>
        </w:r>
      </w:del>
      <w:del w:id="1241" w:author="PR Preview" w:date="2026-01-01T00:00:00Z">
        <w:r>
          <w:delText xml:space="preserve">An operation</w:delText>
        </w:r>
      </w:del>
      <w:del w:id="1242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1243" w:author="PR Preview" w:date="2026-01-01T00:00:00Z">
        <w:r>
          <w:delText xml:space="preserve"> </w:delText>
        </w:r>
      </w:del>
      <w:del w:id="1244" w:author="PR Preview" w:date="2026-01-01T00:00:00Z">
        <w:r>
          <w:delText xml:space="preserve">on a set</w:delText>
        </w:r>
      </w:del>
      <w:del w:id="1245" w:author="PR Preview" w:date="2026-01-01T00:00:00Z">
        <w:r>
          <w:delText xml:space="preserve"> </w:delText>
        </w:r>
      </w:del>
      <m:oMath>
        <m:r>
          <m:t>S</m:t>
        </m:r>
      </m:oMath>
      <w:del w:id="1246" w:author="PR Preview" w:date="2026-01-01T00:00:00Z">
        <w:r>
          <w:delText xml:space="preserve"> </w:delText>
        </w:r>
      </w:del>
      <w:del w:id="1247" w:author="PR Preview" w:date="2026-01-01T00:00:00Z">
        <w:r>
          <w:delText xml:space="preserve">(</w:delText>
        </w:r>
      </w:del>
      <w:hyperlink w:anchor="def-identity-element">
        <w:del w:id="1248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1249" w:author="PR Preview" w:date="2026-01-01T00:00:00Z">
        <w:r>
          <w:delText xml:space="preserve">)</w:delText>
        </w:r>
      </w:del>
      <w:del w:id="1250" w:author="PR Preview" w:date="2026-01-01T00:00:00Z">
        <w:r>
          <w:delText xml:space="preserve"> </w:delText>
        </w:r>
      </w:del>
      <w:del w:id="1251" w:author="PR Preview" w:date="2026-01-01T00:00:00Z">
        <w:r>
          <w:delText xml:space="preserve">is</w:delText>
        </w:r>
      </w:del>
      <w:del w:id="1252" w:author="PR Preview" w:date="2026-01-01T00:00:00Z">
        <w:r>
          <w:delText xml:space="preserve"> </w:delText>
        </w:r>
      </w:del>
      <w:del w:id="1253" w:author="PR Preview" w:date="2026-01-01T00:00:00Z">
        <w:r>
          <w:rPr>
            <w:b/>
            <w:bCs/>
          </w:rPr>
          <w:delText xml:space="preserve">commutative</w:delText>
        </w:r>
      </w:del>
      <w:del w:id="1254" w:author="PR Preview" w:date="2026-01-01T00:00:00Z">
        <w:r>
          <w:delText xml:space="preserve"> </w:delText>
        </w:r>
      </w:del>
      <w:del w:id="1255" w:author="PR Preview" w:date="2026-01-01T00:00:00Z">
        <w:r>
          <w:delText xml:space="preserve">(Wikipedia contributors 2026f)</w:delText>
        </w:r>
      </w:del>
      <w:del w:id="1256" w:author="PR Preview" w:date="2026-01-01T00:00:00Z">
        <w:r>
          <w:delText xml:space="preserve"> </w:delText>
        </w:r>
      </w:del>
      <w:del w:id="1257" w:author="PR Preview" w:date="2026-01-01T00:00:00Z">
        <w:r>
          <w:delText xml:space="preserve">if</w:delText>
        </w:r>
      </w:del>
      <w:del w:id="125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del w:id="1259" w:author="PR Preview" w:date="2026-01-01T00:00:00Z">
        <w:r>
          <w:delText xml:space="preserve"> </w:delText>
        </w:r>
      </w:del>
      <w:del w:id="1260" w:author="PR Preview" w:date="2026-01-01T00:00:00Z">
        <w:r>
          <w:delText xml:space="preserve">for all</w:delText>
        </w:r>
      </w:del>
      <w:del w:id="126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del w:id="1262" w:author="PR Preview" w:date="2026-01-01T00:00:00Z">
        <w:r>
          <w:delText xml:space="preserve">:</w:delText>
        </w:r>
      </w:del>
      <w:del w:id="1263" w:author="PR Preview" w:date="2026-01-01T00:00:00Z">
        <w:r>
          <w:delText xml:space="preserve"> </w:delText>
        </w:r>
      </w:del>
      <w:del w:id="1264" w:author="PR Preview" w:date="2026-01-01T00:00:00Z">
        <w:r>
          <w:delText xml:space="preserve">the order of the two inputs does not matter.</w:delText>
        </w:r>
      </w:del>
      <w:del w:id="1265" w:author="PR Preview" w:date="2026-01-01T00:00:00Z">
        <w:r>
          <w:delText xml:space="preserve"> </w:delText>
        </w:r>
      </w:del>
      <w:del w:id="1266" w:author="PR Preview" w:date="2026-01-01T00:00:00Z">
        <w:r>
          <w:delText xml:space="preserve">Some sources, including the titles of</w:delText>
        </w:r>
      </w:del>
      <w:del w:id="1267" w:author="PR Preview" w:date="2026-01-01T00:00:00Z">
        <w:r>
          <w:delText xml:space="preserve"> </w:delText>
        </w:r>
      </w:del>
      <w:hyperlink w:anchor="thm-sum-symmetric">
        <w:del w:id="1268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269" w:author="PR Preview" w:date="2026-01-01T00:00:00Z">
        <w:r>
          <w:delText xml:space="preserve"> </w:delText>
        </w:r>
      </w:del>
      <w:del w:id="1270" w:author="PR Preview" w:date="2026-01-01T00:00:00Z">
        <w:r>
          <w:delText xml:space="preserve">and</w:delText>
        </w:r>
      </w:del>
      <w:del w:id="1271" w:author="PR Preview" w:date="2026-01-01T00:00:00Z">
        <w:r>
          <w:delText xml:space="preserve"> </w:delText>
        </w:r>
      </w:del>
      <w:hyperlink w:anchor="thm-prod-symmetric">
        <w:del w:id="1272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273" w:author="PR Preview" w:date="2026-01-01T00:00:00Z">
        <w:r>
          <w:delText xml:space="preserve">,</w:delText>
        </w:r>
      </w:del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call a commutative operation</w:delText>
        </w:r>
      </w:del>
      <w:del w:id="1276" w:author="PR Preview" w:date="2026-01-01T00:00:00Z">
        <w:r>
          <w:delText xml:space="preserve"> </w:delText>
        </w:r>
      </w:del>
      <w:del w:id="1277" w:author="PR Preview" w:date="2026-01-01T00:00:00Z">
        <w:r>
          <w:rPr>
            <w:b/>
            <w:bCs/>
          </w:rPr>
          <w:delText xml:space="preserve">symmetric</w:delText>
        </w:r>
      </w:del>
      <w:del w:id="1278" w:author="PR Preview" w:date="2026-01-01T00:00:00Z">
        <w:r>
          <w:delText xml:space="preserve">.</w:delText>
        </w:r>
      </w:del>
    </w:p>
    <w:p>
      <w:pPr>
        <w:pStyle w:val="FirstParagraph"/>
      </w:pPr>
      <w:ins w:id="1279" w:author="PR Preview" w:date="2026-01-01T00:00:00Z">
        <w:r>
          <w:rPr>
            <w:b/>
            <w:bCs/>
          </w:rPr>
          <w:t xml:space="preserve">Definition 31 (Commutative operation)</w:t>
        </w:r>
      </w:ins>
      <w:ins w:id="1280" w:author="PR Preview" w:date="2026-01-01T00:00:00Z">
        <w:r>
          <w:t xml:space="preserve"> </w:t>
        </w:r>
      </w:ins>
      <w:ins w:id="1281" w:author="PR Preview" w:date="2026-01-01T00:00:00Z">
        <w:r>
          <w:t xml:space="preserve">An operation</w:t>
        </w:r>
      </w:ins>
      <w:ins w:id="1282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1283" w:author="PR Preview" w:date="2026-01-01T00:00:00Z">
        <w:r>
          <w:t xml:space="preserve"> </w:t>
        </w:r>
      </w:ins>
      <w:ins w:id="1284" w:author="PR Preview" w:date="2026-01-01T00:00:00Z">
        <w:r>
          <w:t xml:space="preserve">on a set</w:t>
        </w:r>
      </w:ins>
      <w:ins w:id="1285" w:author="PR Preview" w:date="2026-01-01T00:00:00Z">
        <w:r>
          <w:t xml:space="preserve"> </w:t>
        </w:r>
      </w:ins>
      <m:oMath>
        <m:r>
          <m:t>S</m:t>
        </m:r>
      </m:oMath>
      <w:ins w:id="1286" w:author="PR Preview" w:date="2026-01-01T00:00:00Z">
        <w:r>
          <w:t xml:space="preserve"> </w:t>
        </w:r>
      </w:ins>
      <w:ins w:id="1287" w:author="PR Preview" w:date="2026-01-01T00:00:00Z">
        <w:r>
          <w:t xml:space="preserve">(</w:t>
        </w:r>
      </w:ins>
      <w:hyperlink w:anchor="def-identity-element">
        <w:ins w:id="1288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1289" w:author="PR Preview" w:date="2026-01-01T00:00:00Z">
        <w:r>
          <w:t xml:space="preserve">)</w:t>
        </w:r>
      </w:ins>
      <w:ins w:id="1290" w:author="PR Preview" w:date="2026-01-01T00:00:00Z">
        <w:r>
          <w:t xml:space="preserve"> </w:t>
        </w:r>
      </w:ins>
      <w:ins w:id="1291" w:author="PR Preview" w:date="2026-01-01T00:00:00Z">
        <w:r>
          <w:t xml:space="preserve">is</w:t>
        </w:r>
      </w:ins>
      <w:ins w:id="1292" w:author="PR Preview" w:date="2026-01-01T00:00:00Z">
        <w:r>
          <w:t xml:space="preserve"> </w:t>
        </w:r>
      </w:ins>
      <w:ins w:id="1293" w:author="PR Preview" w:date="2026-01-01T00:00:00Z">
        <w:r>
          <w:rPr>
            <w:b/>
            <w:bCs/>
          </w:rPr>
          <w:t xml:space="preserve">commutative</w:t>
        </w:r>
      </w:ins>
      <w:ins w:id="1294" w:author="PR Preview" w:date="2026-01-01T00:00:00Z">
        <w:r>
          <w:t xml:space="preserve"> </w:t>
        </w:r>
      </w:ins>
      <w:ins w:id="1295" w:author="PR Preview" w:date="2026-01-01T00:00:00Z">
        <w:r>
          <w:t xml:space="preserve">[18]</w:t>
        </w:r>
      </w:ins>
      <w:ins w:id="1296" w:author="PR Preview" w:date="2026-01-01T00:00:00Z">
        <w:r>
          <w:t xml:space="preserve"> </w:t>
        </w:r>
      </w:ins>
      <w:ins w:id="1297" w:author="PR Preview" w:date="2026-01-01T00:00:00Z">
        <w:r>
          <w:t xml:space="preserve">if</w:t>
        </w:r>
      </w:ins>
      <w:ins w:id="129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for all</w:t>
        </w:r>
      </w:ins>
      <w:ins w:id="130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ins w:id="1302" w:author="PR Preview" w:date="2026-01-01T00:00:00Z">
        <w:r>
          <w:t xml:space="preserve">:</w:t>
        </w:r>
      </w:ins>
      <w:ins w:id="1303" w:author="PR Preview" w:date="2026-01-01T00:00:00Z">
        <w:r>
          <w:t xml:space="preserve"> </w:t>
        </w:r>
      </w:ins>
      <w:ins w:id="1304" w:author="PR Preview" w:date="2026-01-01T00:00:00Z">
        <w:r>
          <w:t xml:space="preserve">the order of the two inputs does not matter.</w:t>
        </w:r>
      </w:ins>
      <w:ins w:id="1305" w:author="PR Preview" w:date="2026-01-01T00:00:00Z">
        <w:r>
          <w:t xml:space="preserve"> </w:t>
        </w:r>
      </w:ins>
      <w:ins w:id="1306" w:author="PR Preview" w:date="2026-01-01T00:00:00Z">
        <w:r>
          <w:t xml:space="preserve">Some sources, including the titles of</w:t>
        </w:r>
      </w:ins>
      <w:ins w:id="1307" w:author="PR Preview" w:date="2026-01-01T00:00:00Z">
        <w:r>
          <w:t xml:space="preserve"> </w:t>
        </w:r>
      </w:ins>
      <w:hyperlink w:anchor="thm-sum-symmetric">
        <w:ins w:id="1308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309" w:author="PR Preview" w:date="2026-01-01T00:00:00Z">
        <w:r>
          <w:t xml:space="preserve"> </w:t>
        </w:r>
      </w:ins>
      <w:ins w:id="1310" w:author="PR Preview" w:date="2026-01-01T00:00:00Z">
        <w:r>
          <w:t xml:space="preserve">and</w:t>
        </w:r>
      </w:ins>
      <w:ins w:id="1311" w:author="PR Preview" w:date="2026-01-01T00:00:00Z">
        <w:r>
          <w:t xml:space="preserve"> </w:t>
        </w:r>
      </w:ins>
      <w:hyperlink w:anchor="thm-prod-symmetric">
        <w:ins w:id="1312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1313" w:author="PR Preview" w:date="2026-01-01T00:00:00Z">
        <w:r>
          <w:t xml:space="preserve">,</w:t>
        </w:r>
      </w:ins>
      <w:ins w:id="1314" w:author="PR Preview" w:date="2026-01-01T00:00:00Z">
        <w:r>
          <w:t xml:space="preserve"> </w:t>
        </w:r>
      </w:ins>
      <w:ins w:id="1315" w:author="PR Preview" w:date="2026-01-01T00:00:00Z">
        <w:r>
          <w:t xml:space="preserve">call a commutative operation</w:t>
        </w:r>
      </w:ins>
      <w:ins w:id="1316" w:author="PR Preview" w:date="2026-01-01T00:00:00Z">
        <w:r>
          <w:t xml:space="preserve"> </w:t>
        </w:r>
      </w:ins>
      <w:ins w:id="1317" w:author="PR Preview" w:date="2026-01-01T00:00:00Z">
        <w:r>
          <w:rPr>
            <w:b/>
            <w:bCs/>
          </w:rPr>
          <w:t xml:space="preserve">symmetric</w:t>
        </w:r>
      </w:ins>
      <w:ins w:id="1318" w:author="PR Preview" w:date="2026-01-01T00:00:00Z">
        <w:r>
          <w:t xml:space="preserve">.</w:t>
        </w:r>
      </w:ins>
    </w:p>
    <w:bookmarkEnd w:id="107"/>
    <w:bookmarkStart w:id="108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8"/>
    <w:bookmarkStart w:id="109" w:name="def-associative"/>
    <w:p>
      <w:pPr>
        <w:pStyle w:val="FirstParagraph"/>
      </w:pPr>
      <w:del w:id="1319" w:author="PR Preview" w:date="2026-01-01T00:00:00Z">
        <w:r>
          <w:rPr>
            <w:b/>
            <w:bCs/>
          </w:rPr>
          <w:delText xml:space="preserve">Definition 32 (Associative operation)</w:delText>
        </w:r>
      </w:del>
      <w:del w:id="1320" w:author="PR Preview" w:date="2026-01-01T00:00:00Z">
        <w:r>
          <w:delText xml:space="preserve"> </w:delText>
        </w:r>
      </w:del>
      <w:del w:id="1321" w:author="PR Preview" w:date="2026-01-01T00:00:00Z">
        <w:r>
          <w:delText xml:space="preserve">An operation</w:delText>
        </w:r>
      </w:del>
      <w:del w:id="1322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1323" w:author="PR Preview" w:date="2026-01-01T00:00:00Z">
        <w:r>
          <w:delText xml:space="preserve"> </w:delText>
        </w:r>
      </w:del>
      <w:del w:id="1324" w:author="PR Preview" w:date="2026-01-01T00:00:00Z">
        <w:r>
          <w:delText xml:space="preserve">on a set</w:delText>
        </w:r>
      </w:del>
      <w:del w:id="1325" w:author="PR Preview" w:date="2026-01-01T00:00:00Z">
        <w:r>
          <w:delText xml:space="preserve"> </w:delText>
        </w:r>
      </w:del>
      <m:oMath>
        <m:r>
          <m:t>S</m:t>
        </m:r>
      </m:oMath>
      <w:del w:id="1326" w:author="PR Preview" w:date="2026-01-01T00:00:00Z">
        <w:r>
          <w:delText xml:space="preserve"> </w:delText>
        </w:r>
      </w:del>
      <w:del w:id="1327" w:author="PR Preview" w:date="2026-01-01T00:00:00Z">
        <w:r>
          <w:delText xml:space="preserve">(</w:delText>
        </w:r>
      </w:del>
      <w:hyperlink w:anchor="def-identity-element">
        <w:del w:id="1328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1329" w:author="PR Preview" w:date="2026-01-01T00:00:00Z">
        <w:r>
          <w:delText xml:space="preserve">)</w:delText>
        </w:r>
      </w:del>
      <w:del w:id="1330" w:author="PR Preview" w:date="2026-01-01T00:00:00Z">
        <w:r>
          <w:delText xml:space="preserve"> </w:delText>
        </w:r>
      </w:del>
      <w:del w:id="1331" w:author="PR Preview" w:date="2026-01-01T00:00:00Z">
        <w:r>
          <w:delText xml:space="preserve">is</w:delText>
        </w:r>
      </w:del>
      <w:del w:id="1332" w:author="PR Preview" w:date="2026-01-01T00:00:00Z">
        <w:r>
          <w:delText xml:space="preserve"> </w:delText>
        </w:r>
      </w:del>
      <w:del w:id="1333" w:author="PR Preview" w:date="2026-01-01T00:00:00Z">
        <w:r>
          <w:rPr>
            <w:b/>
            <w:bCs/>
          </w:rPr>
          <w:delText xml:space="preserve">associative</w:delText>
        </w:r>
      </w:del>
      <w:del w:id="1334" w:author="PR Preview" w:date="2026-01-01T00:00:00Z">
        <w:r>
          <w:delText xml:space="preserve"> </w:delText>
        </w:r>
      </w:del>
      <w:del w:id="1335" w:author="PR Preview" w:date="2026-01-01T00:00:00Z">
        <w:r>
          <w:delText xml:space="preserve">(Wikipedia contributors 2026d)</w:delText>
        </w:r>
      </w:del>
      <w:del w:id="1336" w:author="PR Preview" w:date="2026-01-01T00:00:00Z">
        <w:r>
          <w:delText xml:space="preserve"> </w:delText>
        </w:r>
      </w:del>
      <w:del w:id="1337" w:author="PR Preview" w:date="2026-01-01T00:00:00Z">
        <w:r>
          <w:delText xml:space="preserve">if</w:delText>
        </w:r>
      </w:del>
      <w:del w:id="133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del w:id="1339" w:author="PR Preview" w:date="2026-01-01T00:00:00Z">
        <w:r>
          <w:delText xml:space="preserve"> </w:delText>
        </w:r>
      </w:del>
      <w:del w:id="1340" w:author="PR Preview" w:date="2026-01-01T00:00:00Z">
        <w:r>
          <w:delText xml:space="preserve">for all</w:delText>
        </w:r>
      </w:del>
      <w:del w:id="134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del w:id="1342" w:author="PR Preview" w:date="2026-01-01T00:00:00Z">
        <w:r>
          <w:delText xml:space="preserve">:</w:delText>
        </w:r>
      </w:del>
      <w:del w:id="1343" w:author="PR Preview" w:date="2026-01-01T00:00:00Z">
        <w:r>
          <w:delText xml:space="preserve"> </w:delText>
        </w:r>
      </w:del>
      <w:del w:id="1344" w:author="PR Preview" w:date="2026-01-01T00:00:00Z">
        <w:r>
          <w:delText xml:space="preserve">which pair is combined first does not matter.</w:delText>
        </w:r>
      </w:del>
    </w:p>
    <w:p>
      <w:pPr>
        <w:pStyle w:val="FirstParagraph"/>
      </w:pPr>
      <w:ins w:id="1345" w:author="PR Preview" w:date="2026-01-01T00:00:00Z">
        <w:r>
          <w:rPr>
            <w:b/>
            <w:bCs/>
          </w:rPr>
          <w:t xml:space="preserve">Definition 32 (Associative operation)</w:t>
        </w:r>
      </w:ins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An operation</w:t>
        </w:r>
      </w:ins>
      <w:ins w:id="1348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1349" w:author="PR Preview" w:date="2026-01-01T00:00:00Z">
        <w:r>
          <w:t xml:space="preserve"> </w:t>
        </w:r>
      </w:ins>
      <w:ins w:id="1350" w:author="PR Preview" w:date="2026-01-01T00:00:00Z">
        <w:r>
          <w:t xml:space="preserve">on a set</w:t>
        </w:r>
      </w:ins>
      <w:ins w:id="1351" w:author="PR Preview" w:date="2026-01-01T00:00:00Z">
        <w:r>
          <w:t xml:space="preserve"> </w:t>
        </w:r>
      </w:ins>
      <m:oMath>
        <m:r>
          <m:t>S</m:t>
        </m:r>
      </m:oMath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(</w:t>
        </w:r>
      </w:ins>
      <w:hyperlink w:anchor="def-identity-element">
        <w:ins w:id="1354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1355" w:author="PR Preview" w:date="2026-01-01T00:00:00Z">
        <w:r>
          <w:t xml:space="preserve">)</w:t>
        </w:r>
      </w:ins>
      <w:ins w:id="1356" w:author="PR Preview" w:date="2026-01-01T00:00:00Z">
        <w:r>
          <w:t xml:space="preserve"> </w:t>
        </w:r>
      </w:ins>
      <w:ins w:id="1357" w:author="PR Preview" w:date="2026-01-01T00:00:00Z">
        <w:r>
          <w:t xml:space="preserve">is</w:t>
        </w:r>
      </w:ins>
      <w:ins w:id="1358" w:author="PR Preview" w:date="2026-01-01T00:00:00Z">
        <w:r>
          <w:t xml:space="preserve"> </w:t>
        </w:r>
      </w:ins>
      <w:ins w:id="1359" w:author="PR Preview" w:date="2026-01-01T00:00:00Z">
        <w:r>
          <w:rPr>
            <w:b/>
            <w:bCs/>
          </w:rPr>
          <w:t xml:space="preserve">associative</w:t>
        </w:r>
      </w:ins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[19]</w:t>
        </w:r>
      </w:ins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if</w:t>
        </w:r>
      </w:ins>
      <w:ins w:id="136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for all</w:t>
        </w:r>
      </w:ins>
      <w:ins w:id="136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ins w:id="1368" w:author="PR Preview" w:date="2026-01-01T00:00:00Z">
        <w:r>
          <w:t xml:space="preserve">:</w:t>
        </w:r>
      </w:ins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which pair is combined first does not matter.</w:t>
        </w:r>
      </w:ins>
    </w:p>
    <w:bookmarkEnd w:id="109"/>
    <w:bookmarkStart w:id="110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1"/>
    <w:bookmarkStart w:id="112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2"/>
    <w:bookmarkStart w:id="113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End w:id="115"/>
    <w:bookmarkStart w:id="119" w:name="products"/>
    <w:p>
      <w:pPr>
        <w:pStyle w:val="Heading2"/>
      </w:pPr>
      <w:r>
        <w:t xml:space="preserve">10 Products</w:t>
      </w:r>
    </w:p>
    <w:bookmarkStart w:id="116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7"/>
    <w:bookmarkStart w:id="118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End w:id="119"/>
    <w:bookmarkStart w:id="121" w:name="division"/>
    <w:p>
      <w:pPr>
        <w:pStyle w:val="Heading2"/>
      </w:pPr>
      <w:r>
        <w:t xml:space="preserve">11 Division</w:t>
      </w:r>
    </w:p>
    <w:bookmarkStart w:id="120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0"/>
    <w:bookmarkEnd w:id="121"/>
    <w:bookmarkStart w:id="134" w:name="sums-and-products-together"/>
    <w:p>
      <w:pPr>
        <w:pStyle w:val="Heading2"/>
      </w:pPr>
      <w:r>
        <w:t xml:space="preserve">12 Sums and products together</w:t>
      </w:r>
    </w:p>
    <w:bookmarkStart w:id="122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2"/>
    <w:bookmarkStart w:id="123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3"/>
    <w:bookmarkStart w:id="124" w:name="def-distributive"/>
    <w:p>
      <w:pPr>
        <w:pStyle w:val="BodyText"/>
      </w:pPr>
      <w:del w:id="1371" w:author="PR Preview" w:date="2026-01-01T00:00:00Z">
        <w:r>
          <w:rPr>
            <w:b/>
            <w:bCs/>
          </w:rPr>
          <w:delText xml:space="preserve">Definition 34 (Distributive law)</w:delText>
        </w:r>
      </w:del>
      <w:del w:id="1372" w:author="PR Preview" w:date="2026-01-01T00:00:00Z">
        <w:r>
          <w:delText xml:space="preserve"> </w:delText>
        </w:r>
      </w:del>
      <w:del w:id="1373" w:author="PR Preview" w:date="2026-01-01T00:00:00Z">
        <w:r>
          <w:delText xml:space="preserve">The</w:delText>
        </w:r>
      </w:del>
      <w:del w:id="1374" w:author="PR Preview" w:date="2026-01-01T00:00:00Z">
        <w:r>
          <w:delText xml:space="preserve"> </w:delText>
        </w:r>
      </w:del>
      <w:del w:id="1375" w:author="PR Preview" w:date="2026-01-01T00:00:00Z">
        <w:r>
          <w:rPr>
            <w:b/>
            <w:bCs/>
          </w:rPr>
          <w:delText xml:space="preserve">distributive law</w:delText>
        </w:r>
      </w:del>
      <w:del w:id="1376" w:author="PR Preview" w:date="2026-01-01T00:00:00Z">
        <w:r>
          <w:delText xml:space="preserve"> </w:delText>
        </w:r>
      </w:del>
      <w:del w:id="1377" w:author="PR Preview" w:date="2026-01-01T00:00:00Z">
        <w:r>
          <w:delText xml:space="preserve">(Wikipedia contributors 2026k)</w:delText>
        </w:r>
      </w:del>
      <w:del w:id="1378" w:author="PR Preview" w:date="2026-01-01T00:00:00Z">
        <w:r>
          <w:delText xml:space="preserve"> </w:delText>
        </w:r>
      </w:del>
      <w:del w:id="1379" w:author="PR Preview" w:date="2026-01-01T00:00:00Z">
        <w:r>
          <w:delText xml:space="preserve">is the statement that multiplication distributes over addition</w:delText>
        </w:r>
      </w:del>
      <w:del w:id="1380" w:author="PR Preview" w:date="2026-01-01T00:00:00Z">
        <w:r>
          <w:delText xml:space="preserve"> </w:delText>
        </w:r>
      </w:del>
      <w:del w:id="1381" w:author="PR Preview" w:date="2026-01-01T00:00:00Z">
        <w:r>
          <w:delText xml:space="preserve">(</w:delText>
        </w:r>
      </w:del>
      <w:hyperlink w:anchor="def-distributes-over">
        <w:del w:id="1382" w:author="PR Preview" w:date="2026-01-01T00:00:00Z">
          <w:r>
            <w:rPr>
              <w:rStyle w:val="Hyperlink"/>
            </w:rPr>
            <w:delText xml:space="preserve">Definition 33</w:delText>
          </w:r>
        </w:del>
      </w:hyperlink>
      <w:del w:id="1383" w:author="PR Preview" w:date="2026-01-01T00:00:00Z">
        <w:r>
          <w:delText xml:space="preserve">):</w:delText>
        </w:r>
      </w:del>
      <w:del w:id="138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del w:id="1385" w:author="PR Preview" w:date="2026-01-01T00:00:00Z">
        <w:r>
          <w:delText xml:space="preserve"> </w:delText>
        </w:r>
      </w:del>
      <w:del w:id="1386" w:author="PR Preview" w:date="2026-01-01T00:00:00Z">
        <w:r>
          <w:delText xml:space="preserve">(</w:delText>
        </w:r>
      </w:del>
      <w:hyperlink w:anchor="thm-mult-distr">
        <w:del w:id="1387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1388" w:author="PR Preview" w:date="2026-01-01T00:00:00Z">
        <w:r>
          <w:delText xml:space="preserve">).</w:delText>
        </w:r>
      </w:del>
      <w:del w:id="1389" w:author="PR Preview" w:date="2026-01-01T00:00:00Z">
        <w:r>
          <w:delText xml:space="preserve"> </w:delText>
        </w:r>
      </w:del>
      <w:del w:id="1390" w:author="PR Preview" w:date="2026-01-01T00:00:00Z">
        <w:r>
          <w:delText xml:space="preserve">We then say multiplication is</w:delText>
        </w:r>
      </w:del>
      <w:del w:id="1391" w:author="PR Preview" w:date="2026-01-01T00:00:00Z">
        <w:r>
          <w:delText xml:space="preserve"> </w:delText>
        </w:r>
      </w:del>
      <w:del w:id="1392" w:author="PR Preview" w:date="2026-01-01T00:00:00Z">
        <w:r>
          <w:rPr>
            <w:b/>
            <w:bCs/>
          </w:rPr>
          <w:delText xml:space="preserve">distributive</w:delText>
        </w:r>
      </w:del>
      <w:del w:id="1393" w:author="PR Preview" w:date="2026-01-01T00:00:00Z">
        <w:r>
          <w:delText xml:space="preserve">.</w:delText>
        </w:r>
      </w:del>
    </w:p>
    <w:p>
      <w:pPr>
        <w:pStyle w:val="BodyText"/>
      </w:pPr>
      <w:ins w:id="1394" w:author="PR Preview" w:date="2026-01-01T00:00:00Z">
        <w:r>
          <w:rPr>
            <w:b/>
            <w:bCs/>
          </w:rPr>
          <w:t xml:space="preserve">Definition 34 (Distributive law)</w:t>
        </w:r>
      </w:ins>
      <w:ins w:id="1395" w:author="PR Preview" w:date="2026-01-01T00:00:00Z">
        <w:r>
          <w:t xml:space="preserve"> </w:t>
        </w:r>
      </w:ins>
      <w:ins w:id="1396" w:author="PR Preview" w:date="2026-01-01T00:00:00Z">
        <w:r>
          <w:t xml:space="preserve">The</w:t>
        </w:r>
      </w:ins>
      <w:ins w:id="1397" w:author="PR Preview" w:date="2026-01-01T00:00:00Z">
        <w:r>
          <w:t xml:space="preserve"> </w:t>
        </w:r>
      </w:ins>
      <w:ins w:id="1398" w:author="PR Preview" w:date="2026-01-01T00:00:00Z">
        <w:r>
          <w:rPr>
            <w:b/>
            <w:bCs/>
          </w:rPr>
          <w:t xml:space="preserve">distributive law</w:t>
        </w:r>
      </w:ins>
      <w:ins w:id="1399" w:author="PR Preview" w:date="2026-01-01T00:00:00Z">
        <w:r>
          <w:t xml:space="preserve"> </w:t>
        </w:r>
      </w:ins>
      <w:ins w:id="1400" w:author="PR Preview" w:date="2026-01-01T00:00:00Z">
        <w:r>
          <w:t xml:space="preserve">[20]</w:t>
        </w:r>
      </w:ins>
      <w:ins w:id="1401" w:author="PR Preview" w:date="2026-01-01T00:00:00Z">
        <w:r>
          <w:t xml:space="preserve"> </w:t>
        </w:r>
      </w:ins>
      <w:ins w:id="1402" w:author="PR Preview" w:date="2026-01-01T00:00:00Z">
        <w:r>
          <w:t xml:space="preserve">is the statement that multiplication distributes over addition</w:t>
        </w:r>
      </w:ins>
      <w:ins w:id="1403" w:author="PR Preview" w:date="2026-01-01T00:00:00Z">
        <w:r>
          <w:t xml:space="preserve"> </w:t>
        </w:r>
      </w:ins>
      <w:ins w:id="1404" w:author="PR Preview" w:date="2026-01-01T00:00:00Z">
        <w:r>
          <w:t xml:space="preserve">(</w:t>
        </w:r>
      </w:ins>
      <w:hyperlink w:anchor="def-distributes-over">
        <w:ins w:id="1405" w:author="PR Preview" w:date="2026-01-01T00:00:00Z">
          <w:r>
            <w:rPr>
              <w:rStyle w:val="Hyperlink"/>
            </w:rPr>
            <w:t xml:space="preserve">Definition 33</w:t>
          </w:r>
        </w:ins>
      </w:hyperlink>
      <w:ins w:id="1406" w:author="PR Preview" w:date="2026-01-01T00:00:00Z">
        <w:r>
          <w:t xml:space="preserve">):</w:t>
        </w:r>
      </w:ins>
      <w:ins w:id="140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ins w:id="1408" w:author="PR Preview" w:date="2026-01-01T00:00:00Z">
        <w:r>
          <w:t xml:space="preserve"> </w:t>
        </w:r>
      </w:ins>
      <w:ins w:id="1409" w:author="PR Preview" w:date="2026-01-01T00:00:00Z">
        <w:r>
          <w:t xml:space="preserve">(</w:t>
        </w:r>
      </w:ins>
      <w:hyperlink w:anchor="thm-mult-distr">
        <w:ins w:id="1410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411" w:author="PR Preview" w:date="2026-01-01T00:00:00Z">
        <w:r>
          <w:t xml:space="preserve">).</w:t>
        </w:r>
      </w:ins>
      <w:ins w:id="1412" w:author="PR Preview" w:date="2026-01-01T00:00:00Z">
        <w:r>
          <w:t xml:space="preserve"> </w:t>
        </w:r>
      </w:ins>
      <w:ins w:id="1413" w:author="PR Preview" w:date="2026-01-01T00:00:00Z">
        <w:r>
          <w:t xml:space="preserve">We then say multiplication is</w:t>
        </w:r>
      </w:ins>
      <w:ins w:id="1414" w:author="PR Preview" w:date="2026-01-01T00:00:00Z">
        <w:r>
          <w:t xml:space="preserve"> </w:t>
        </w:r>
      </w:ins>
      <w:ins w:id="1415" w:author="PR Preview" w:date="2026-01-01T00:00:00Z">
        <w:r>
          <w:rPr>
            <w:b/>
            <w:bCs/>
          </w:rPr>
          <w:t xml:space="preserve">distributive</w:t>
        </w:r>
      </w:ins>
      <w:ins w:id="1416" w:author="PR Preview" w:date="2026-01-01T00:00:00Z">
        <w:r>
          <w:t xml:space="preserve">.</w:t>
        </w:r>
      </w:ins>
    </w:p>
    <w:bookmarkEnd w:id="124"/>
    <w:bookmarkStart w:id="125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6"/>
    <w:bookmarkStart w:id="127" w:name="def-like-terms"/>
    <w:p>
      <w:pPr>
        <w:pStyle w:val="FirstParagraph"/>
      </w:pPr>
      <w:del w:id="1417" w:author="PR Preview" w:date="2026-01-01T00:00:00Z">
        <w:r>
          <w:rPr>
            <w:b/>
            <w:bCs/>
          </w:rPr>
          <w:delText xml:space="preserve">Definition 35 (Like terms)</w:delText>
        </w:r>
      </w:del>
      <w:del w:id="1418" w:author="PR Preview" w:date="2026-01-01T00:00:00Z">
        <w:r>
          <w:delText xml:space="preserve"> </w:delText>
        </w:r>
      </w:del>
      <w:del w:id="1419" w:author="PR Preview" w:date="2026-01-01T00:00:00Z">
        <w:r>
          <w:delText xml:space="preserve">Two</w:delText>
        </w:r>
      </w:del>
      <w:del w:id="1420" w:author="PR Preview" w:date="2026-01-01T00:00:00Z">
        <w:r>
          <w:delText xml:space="preserve"> </w:delText>
        </w:r>
      </w:del>
      <w:hyperlink w:anchor="def-term">
        <w:del w:id="1421" w:author="PR Preview" w:date="2026-01-01T00:00:00Z">
          <w:r>
            <w:rPr>
              <w:rStyle w:val="Hyperlink"/>
            </w:rPr>
            <w:delText xml:space="preserve">terms</w:delText>
          </w:r>
        </w:del>
      </w:hyperlink>
      <w:del w:id="1422" w:author="PR Preview" w:date="2026-01-01T00:00:00Z">
        <w:r>
          <w:delText xml:space="preserve"> </w:delText>
        </w:r>
      </w:del>
      <w:del w:id="1423" w:author="PR Preview" w:date="2026-01-01T00:00:00Z">
        <w:r>
          <w:delText xml:space="preserve">of a sum are</w:delText>
        </w:r>
      </w:del>
      <w:del w:id="1424" w:author="PR Preview" w:date="2026-01-01T00:00:00Z">
        <w:r>
          <w:delText xml:space="preserve"> </w:delText>
        </w:r>
      </w:del>
      <w:del w:id="1425" w:author="PR Preview" w:date="2026-01-01T00:00:00Z">
        <w:r>
          <w:rPr>
            <w:b/>
            <w:bCs/>
          </w:rPr>
          <w:delText xml:space="preserve">like terms</w:delText>
        </w:r>
      </w:del>
      <w:del w:id="1426" w:author="PR Preview" w:date="2026-01-01T00:00:00Z">
        <w:r>
          <w:delText xml:space="preserve"> </w:delText>
        </w:r>
      </w:del>
      <w:del w:id="1427" w:author="PR Preview" w:date="2026-01-01T00:00:00Z">
        <w:r>
          <w:delText xml:space="preserve">(Wikipedia contributors 2026u)</w:delText>
        </w:r>
      </w:del>
      <w:del w:id="1428" w:author="PR Preview" w:date="2026-01-01T00:00:00Z">
        <w:r>
          <w:delText xml:space="preserve"> </w:delText>
        </w:r>
      </w:del>
      <w:del w:id="1429" w:author="PR Preview" w:date="2026-01-01T00:00:00Z">
        <w:r>
          <w:delText xml:space="preserve">if they are the same product of variables, each to the same power,</w:delText>
        </w:r>
      </w:del>
      <w:del w:id="1430" w:author="PR Preview" w:date="2026-01-01T00:00:00Z">
        <w:r>
          <w:delText xml:space="preserve"> </w:delText>
        </w:r>
      </w:del>
      <w:del w:id="1431" w:author="PR Preview" w:date="2026-01-01T00:00:00Z">
        <w:r>
          <w:delText xml:space="preserve">possibly multiplied by different constants:</w:delText>
        </w:r>
      </w:del>
      <w:del w:id="1432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del w:id="1433" w:author="PR Preview" w:date="2026-01-01T00:00:00Z">
        <w:r>
          <w:delText xml:space="preserve"> </w:delText>
        </w:r>
      </w:del>
      <w:del w:id="1434" w:author="PR Preview" w:date="2026-01-01T00:00:00Z">
        <w:r>
          <w:delText xml:space="preserve">and</w:delText>
        </w:r>
      </w:del>
      <w:del w:id="1435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del w:id="1436" w:author="PR Preview" w:date="2026-01-01T00:00:00Z">
        <w:r>
          <w:delText xml:space="preserve">,</w:delText>
        </w:r>
      </w:del>
      <w:del w:id="1437" w:author="PR Preview" w:date="2026-01-01T00:00:00Z">
        <w:r>
          <w:delText xml:space="preserve"> </w:delText>
        </w:r>
      </w:del>
      <w:del w:id="1438" w:author="PR Preview" w:date="2026-01-01T00:00:00Z">
        <w:r>
          <w:delText xml:space="preserve">where</w:delText>
        </w:r>
      </w:del>
      <w:del w:id="1439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</m:oMath>
      <w:del w:id="1440" w:author="PR Preview" w:date="2026-01-01T00:00:00Z">
        <w:r>
          <w:delText xml:space="preserve"> </w:delText>
        </w:r>
      </w:del>
      <w:del w:id="1441" w:author="PR Preview" w:date="2026-01-01T00:00:00Z">
        <w:r>
          <w:delText xml:space="preserve">and</w:delText>
        </w:r>
      </w:del>
      <w:del w:id="1442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</m:oMath>
      <w:del w:id="1443" w:author="PR Preview" w:date="2026-01-01T00:00:00Z">
        <w:r>
          <w:delText xml:space="preserve"> </w:delText>
        </w:r>
      </w:del>
      <w:del w:id="1444" w:author="PR Preview" w:date="2026-01-01T00:00:00Z">
        <w:r>
          <w:delText xml:space="preserve">are constants and</w:delText>
        </w:r>
      </w:del>
      <w:del w:id="1445" w:author="PR Preview" w:date="2026-01-01T00:00:00Z">
        <w:r>
          <w:delText xml:space="preserve"> </w:delText>
        </w:r>
      </w:del>
      <m:oMath>
        <m:r>
          <m:t>m</m:t>
        </m:r>
      </m:oMath>
      <w:del w:id="1446" w:author="PR Preview" w:date="2026-01-01T00:00:00Z">
        <w:r>
          <w:delText xml:space="preserve"> </w:delText>
        </w:r>
      </w:del>
      <w:del w:id="1447" w:author="PR Preview" w:date="2026-01-01T00:00:00Z">
        <w:r>
          <w:delText xml:space="preserve">is that product.</w:delText>
        </w:r>
      </w:del>
    </w:p>
    <w:p>
      <w:pPr>
        <w:pStyle w:val="FirstParagraph"/>
      </w:pPr>
      <w:ins w:id="1448" w:author="PR Preview" w:date="2026-01-01T00:00:00Z">
        <w:r>
          <w:rPr>
            <w:b/>
            <w:bCs/>
          </w:rPr>
          <w:t xml:space="preserve">Definition 35 (Like terms)</w:t>
        </w:r>
      </w:ins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Two</w:t>
        </w:r>
      </w:ins>
      <w:ins w:id="1451" w:author="PR Preview" w:date="2026-01-01T00:00:00Z">
        <w:r>
          <w:t xml:space="preserve"> </w:t>
        </w:r>
      </w:ins>
      <w:hyperlink w:anchor="def-term">
        <w:ins w:id="1452" w:author="PR Preview" w:date="2026-01-01T00:00:00Z">
          <w:r>
            <w:rPr>
              <w:rStyle w:val="Hyperlink"/>
            </w:rPr>
            <w:t xml:space="preserve">terms</w:t>
          </w:r>
        </w:ins>
      </w:hyperlink>
      <w:ins w:id="1453" w:author="PR Preview" w:date="2026-01-01T00:00:00Z">
        <w:r>
          <w:t xml:space="preserve"> </w:t>
        </w:r>
      </w:ins>
      <w:ins w:id="1454" w:author="PR Preview" w:date="2026-01-01T00:00:00Z">
        <w:r>
          <w:t xml:space="preserve">of a sum are</w:t>
        </w:r>
      </w:ins>
      <w:ins w:id="1455" w:author="PR Preview" w:date="2026-01-01T00:00:00Z">
        <w:r>
          <w:t xml:space="preserve"> </w:t>
        </w:r>
      </w:ins>
      <w:ins w:id="1456" w:author="PR Preview" w:date="2026-01-01T00:00:00Z">
        <w:r>
          <w:rPr>
            <w:b/>
            <w:bCs/>
          </w:rPr>
          <w:t xml:space="preserve">like terms</w:t>
        </w:r>
      </w:ins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[21]</w:t>
        </w:r>
      </w:ins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if they are the same product of variables, each to the same power,</w:t>
        </w:r>
      </w:ins>
      <w:ins w:id="1461" w:author="PR Preview" w:date="2026-01-01T00:00:00Z">
        <w:r>
          <w:t xml:space="preserve"> </w:t>
        </w:r>
      </w:ins>
      <w:ins w:id="1462" w:author="PR Preview" w:date="2026-01-01T00:00:00Z">
        <w:r>
          <w:t xml:space="preserve">possibly multiplied by different constants:</w:t>
        </w:r>
      </w:ins>
      <w:ins w:id="1463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and</w:t>
        </w:r>
      </w:ins>
      <w:ins w:id="1466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ins w:id="1467" w:author="PR Preview" w:date="2026-01-01T00:00:00Z">
        <w:r>
          <w:t xml:space="preserve">,</w:t>
        </w:r>
      </w:ins>
      <w:ins w:id="1468" w:author="PR Preview" w:date="2026-01-01T00:00:00Z">
        <w:r>
          <w:t xml:space="preserve"> </w:t>
        </w:r>
      </w:ins>
      <w:ins w:id="1469" w:author="PR Preview" w:date="2026-01-01T00:00:00Z">
        <w:r>
          <w:t xml:space="preserve">where</w:t>
        </w:r>
      </w:ins>
      <w:ins w:id="1470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</m:oMath>
      <w:ins w:id="1471" w:author="PR Preview" w:date="2026-01-01T00:00:00Z">
        <w:r>
          <w:t xml:space="preserve"> </w:t>
        </w:r>
      </w:ins>
      <w:ins w:id="1472" w:author="PR Preview" w:date="2026-01-01T00:00:00Z">
        <w:r>
          <w:t xml:space="preserve">and</w:t>
        </w:r>
      </w:ins>
      <w:ins w:id="1473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</m:oMath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are constants and</w:t>
        </w:r>
      </w:ins>
      <w:ins w:id="1476" w:author="PR Preview" w:date="2026-01-01T00:00:00Z">
        <w:r>
          <w:t xml:space="preserve"> </w:t>
        </w:r>
      </w:ins>
      <m:oMath>
        <m:r>
          <m:t>m</m:t>
        </m:r>
      </m:oMath>
      <w:ins w:id="1477" w:author="PR Preview" w:date="2026-01-01T00:00:00Z">
        <w:r>
          <w:t xml:space="preserve"> </w:t>
        </w:r>
      </w:ins>
      <w:ins w:id="1478" w:author="PR Preview" w:date="2026-01-01T00:00:00Z">
        <w:r>
          <w:t xml:space="preserve">is that product.</w:t>
        </w:r>
      </w:ins>
    </w:p>
    <w:bookmarkEnd w:id="127"/>
    <w:bookmarkStart w:id="128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8"/>
    <w:bookmarkStart w:id="129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9"/>
    <w:bookmarkStart w:id="130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0"/>
    <w:bookmarkStart w:id="131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1"/>
    <w:bookmarkStart w:id="132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3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3"/>
    <w:bookmarkEnd w:id="134"/>
    <w:bookmarkStart w:id="153" w:name="sec-summation"/>
    <w:p>
      <w:pPr>
        <w:pStyle w:val="Heading2"/>
      </w:pPr>
      <w:r>
        <w:t xml:space="preserve">13 Summation notation</w:t>
      </w:r>
    </w:p>
    <w:bookmarkStart w:id="135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5"/>
    <w:bookmarkStart w:id="136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6"/>
    <w:bookmarkStart w:id="137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7"/>
    <w:bookmarkStart w:id="138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8"/>
    <w:bookmarkStart w:id="139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bookmarkStart w:id="140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0"/>
    <w:bookmarkStart w:id="141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1"/>
    <w:bookmarkStart w:id="142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2"/>
    <w:bookmarkStart w:id="143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4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5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5"/>
    <w:bookmarkStart w:id="146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6"/>
    <w:bookmarkStart w:id="149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7">
        <w:r>
          <w:rPr>
            <w:rStyle w:val="Hyperlink"/>
          </w:rPr>
          <w:t xml:space="preserve">finite</w:t>
        </w:r>
      </w:hyperlink>
      <w:r>
        <w:t xml:space="preserve"> </w:t>
      </w:r>
      <w:hyperlink r:id="rId14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49"/>
    <w:bookmarkStart w:id="150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0"/>
    <w:bookmarkStart w:id="151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1"/>
    <w:bookmarkStart w:id="152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2"/>
    <w:bookmarkEnd w:id="153"/>
    <w:bookmarkStart w:id="176" w:name="quotients"/>
    <w:p>
      <w:pPr>
        <w:pStyle w:val="Heading2"/>
      </w:pPr>
      <w:r>
        <w:t xml:space="preserve">14 Quotients</w:t>
      </w:r>
    </w:p>
    <w:bookmarkStart w:id="154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4"/>
    <w:bookmarkStart w:id="155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5"/>
    <w:bookmarkStart w:id="156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6"/>
    <w:bookmarkStart w:id="157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7"/>
    <w:bookmarkStart w:id="158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8"/>
    <w:bookmarkStart w:id="159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59"/>
    <w:bookmarkStart w:id="160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0"/>
    <w:bookmarkStart w:id="161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1"/>
    <w:bookmarkStart w:id="162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2"/>
    <w:bookmarkStart w:id="163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3"/>
    <w:p>
      <w:pPr>
        <w:pStyle w:val="BodyText"/>
      </w:pPr>
      <w:r>
        <w:t xml:space="preserve">cf. </w:t>
      </w:r>
      <w:hyperlink r:id="rId164">
        <w:r>
          <w:rPr>
            <w:rStyle w:val="Hyperlink"/>
          </w:rPr>
          <w:t xml:space="preserve">https://en.wikipedia.org/wiki/Rate_(mathematics)</w:t>
        </w:r>
      </w:hyperlink>
    </w:p>
    <w:bookmarkStart w:id="166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https://en.wikipedia.org/wiki/Ratio</w:t>
        </w:r>
      </w:hyperlink>
    </w:p>
    <w:bookmarkEnd w:id="166"/>
    <w:bookmarkStart w:id="167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7"/>
    <w:bookmarkStart w:id="170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0"/>
    <w:bookmarkStart w:id="171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1"/>
    <w:bookmarkStart w:id="173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3"/>
    <w:bookmarkStart w:id="174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6"/>
    <w:bookmarkStart w:id="196" w:name="sec-notational-shorthands"/>
    <w:p>
      <w:pPr>
        <w:pStyle w:val="Heading2"/>
      </w:pPr>
      <w:r>
        <w:t xml:space="preserve">15 Limits of sums and notational shorthands</w:t>
      </w:r>
    </w:p>
    <w:bookmarkStart w:id="178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8"/>
    <w:bookmarkStart w:id="179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79"/>
    <w:bookmarkStart w:id="180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0"/>
    <w:bookmarkStart w:id="181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1"/>
    <w:bookmarkStart w:id="183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3"/>
    <w:bookmarkStart w:id="184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4"/>
    <w:bookmarkStart w:id="185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89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89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0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1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2"/>
          <w:p/>
        </w:tc>
      </w:tr>
    </w:tbl>
    <w:bookmarkStart w:id="194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3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4"/>
    <w:bookmarkStart w:id="195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5"/>
    <w:bookmarkEnd w:id="196"/>
    <w:bookmarkStart w:id="214" w:name="sec-polynomials"/>
    <w:p>
      <w:pPr>
        <w:pStyle w:val="Heading2"/>
      </w:pPr>
      <w:r>
        <w:t xml:space="preserve">16 Polynomials</w:t>
      </w:r>
    </w:p>
    <w:bookmarkStart w:id="197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7"/>
    <w:bookmarkStart w:id="198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8"/>
    <w:bookmarkStart w:id="199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99"/>
    <w:bookmarkStart w:id="200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0"/>
    <w:bookmarkStart w:id="201" w:name="def-polynomial"/>
    <w:p>
      <w:pPr>
        <w:pStyle w:val="FirstParagraph"/>
      </w:pPr>
      <w:del w:id="1479" w:author="PR Preview" w:date="2026-01-01T00:00:00Z">
        <w:r>
          <w:rPr>
            <w:b/>
            <w:bCs/>
          </w:rPr>
          <w:delText xml:space="preserve">Definition 58 (Polynomial)</w:delText>
        </w:r>
      </w:del>
      <w:del w:id="1480" w:author="PR Preview" w:date="2026-01-01T00:00:00Z">
        <w:r>
          <w:delText xml:space="preserve"> </w:delText>
        </w:r>
      </w:del>
      <w:del w:id="1481" w:author="PR Preview" w:date="2026-01-01T00:00:00Z">
        <w:r>
          <w:delText xml:space="preserve">A</w:delText>
        </w:r>
      </w:del>
      <w:del w:id="1482" w:author="PR Preview" w:date="2026-01-01T00:00:00Z">
        <w:r>
          <w:delText xml:space="preserve"> </w:delText>
        </w:r>
      </w:del>
      <w:del w:id="1483" w:author="PR Preview" w:date="2026-01-01T00:00:00Z">
        <w:r>
          <w:rPr>
            <w:b/>
            <w:bCs/>
          </w:rPr>
          <w:delText xml:space="preserve">polynomial</w:delText>
        </w:r>
      </w:del>
      <w:del w:id="1484" w:author="PR Preview" w:date="2026-01-01T00:00:00Z">
        <w:r>
          <w:delText xml:space="preserve"> </w:delText>
        </w:r>
      </w:del>
      <w:del w:id="1485" w:author="PR Preview" w:date="2026-01-01T00:00:00Z">
        <w:r>
          <w:delText xml:space="preserve">(in one variable</w:delText>
        </w:r>
      </w:del>
      <w:del w:id="1486" w:author="PR Preview" w:date="2026-01-01T00:00:00Z">
        <w:r>
          <w:delText xml:space="preserve"> </w:delText>
        </w:r>
      </w:del>
      <m:oMath>
        <m:r>
          <m:t>x</m:t>
        </m:r>
      </m:oMath>
      <w:del w:id="1487" w:author="PR Preview" w:date="2026-01-01T00:00:00Z">
        <w:r>
          <w:delText xml:space="preserve">)</w:delText>
        </w:r>
      </w:del>
      <w:del w:id="1488" w:author="PR Preview" w:date="2026-01-01T00:00:00Z">
        <w:r>
          <w:delText xml:space="preserve"> </w:delText>
        </w:r>
      </w:del>
      <w:del w:id="1489" w:author="PR Preview" w:date="2026-01-01T00:00:00Z">
        <w:r>
          <w:delText xml:space="preserve">(Wikipedia contributors 2026ac)</w:delText>
        </w:r>
      </w:del>
      <w:del w:id="1490" w:author="PR Preview" w:date="2026-01-01T00:00:00Z">
        <w:r>
          <w:delText xml:space="preserve"> </w:delText>
        </w:r>
      </w:del>
      <w:del w:id="1491" w:author="PR Preview" w:date="2026-01-01T00:00:00Z">
        <w:r>
          <w:delText xml:space="preserve">is a</w:delText>
        </w:r>
      </w:del>
      <w:del w:id="1492" w:author="PR Preview" w:date="2026-01-01T00:00:00Z">
        <w:r>
          <w:delText xml:space="preserve"> </w:delText>
        </w:r>
      </w:del>
      <w:hyperlink r:id="rId52">
        <w:del w:id="1493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49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495" w:author="PR Preview" w:date="2026-01-01T00:00:00Z">
        <w:r>
          <w:delText xml:space="preserve"> </w:delText>
        </w:r>
      </w:del>
      <w:del w:id="1496" w:author="PR Preview" w:date="2026-01-01T00:00:00Z">
        <w:r>
          <w:delText xml:space="preserve">that can be written as</w:delText>
        </w:r>
      </w:del>
    </w:p>
    <w:p>
      <w:pPr>
        <w:pStyle w:val="FirstParagraph"/>
      </w:pPr>
      <w:ins w:id="1497" w:author="PR Preview" w:date="2026-01-01T00:00:00Z">
        <w:r>
          <w:rPr>
            <w:b/>
            <w:bCs/>
          </w:rPr>
          <w:t xml:space="preserve">Definition 58 (Polynomial)</w:t>
        </w:r>
      </w:ins>
      <w:ins w:id="1498" w:author="PR Preview" w:date="2026-01-01T00:00:00Z">
        <w:r>
          <w:t xml:space="preserve"> </w:t>
        </w:r>
      </w:ins>
      <w:ins w:id="1499" w:author="PR Preview" w:date="2026-01-01T00:00:00Z">
        <w:r>
          <w:t xml:space="preserve">A</w:t>
        </w:r>
      </w:ins>
      <w:ins w:id="1500" w:author="PR Preview" w:date="2026-01-01T00:00:00Z">
        <w:r>
          <w:t xml:space="preserve"> </w:t>
        </w:r>
      </w:ins>
      <w:ins w:id="1501" w:author="PR Preview" w:date="2026-01-01T00:00:00Z">
        <w:r>
          <w:rPr>
            <w:b/>
            <w:bCs/>
          </w:rPr>
          <w:t xml:space="preserve">polynomial</w:t>
        </w:r>
      </w:ins>
      <w:ins w:id="1502" w:author="PR Preview" w:date="2026-01-01T00:00:00Z">
        <w:r>
          <w:t xml:space="preserve"> </w:t>
        </w:r>
      </w:ins>
      <w:ins w:id="1503" w:author="PR Preview" w:date="2026-01-01T00:00:00Z">
        <w:r>
          <w:t xml:space="preserve">(in one variable</w:t>
        </w:r>
      </w:ins>
      <w:ins w:id="1504" w:author="PR Preview" w:date="2026-01-01T00:00:00Z">
        <w:r>
          <w:t xml:space="preserve"> </w:t>
        </w:r>
      </w:ins>
      <m:oMath>
        <m:r>
          <m:t>x</m:t>
        </m:r>
      </m:oMath>
      <w:ins w:id="1505" w:author="PR Preview" w:date="2026-01-01T00:00:00Z">
        <w:r>
          <w:t xml:space="preserve">)</w:t>
        </w:r>
      </w:ins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[22]</w:t>
        </w:r>
      </w:ins>
      <w:ins w:id="1508" w:author="PR Preview" w:date="2026-01-01T00:00:00Z">
        <w:r>
          <w:t xml:space="preserve"> </w:t>
        </w:r>
      </w:ins>
      <w:ins w:id="1509" w:author="PR Preview" w:date="2026-01-01T00:00:00Z">
        <w:r>
          <w:t xml:space="preserve">is a</w:t>
        </w:r>
      </w:ins>
      <w:ins w:id="1510" w:author="PR Preview" w:date="2026-01-01T00:00:00Z">
        <w:r>
          <w:t xml:space="preserve"> </w:t>
        </w:r>
      </w:ins>
      <w:hyperlink r:id="rId52">
        <w:ins w:id="1511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51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that can be written as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1"/>
    <w:bookmarkStart w:id="202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2"/>
    <w:bookmarkStart w:id="203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3"/>
    <w:bookmarkStart w:id="204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4"/>
    <w:bookmarkStart w:id="205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5"/>
    <w:bookmarkStart w:id="206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6"/>
    <w:bookmarkStart w:id="207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7"/>
    <w:bookmarkStart w:id="209" w:name="def-quadratic-polynomial"/>
    <w:p>
      <w:pPr>
        <w:pStyle w:val="FirstParagraph"/>
      </w:pPr>
      <w:del w:id="1515" w:author="PR Preview" w:date="2026-01-01T00:00:00Z">
        <w:r>
          <w:rPr>
            <w:b/>
            <w:bCs/>
          </w:rPr>
          <w:delText xml:space="preserve">Definition 62 (Quadratic polynomial)</w:delText>
        </w:r>
      </w:del>
      <w:del w:id="1516" w:author="PR Preview" w:date="2026-01-01T00:00:00Z">
        <w:r>
          <w:delText xml:space="preserve"> </w:delText>
        </w:r>
      </w:del>
      <w:bookmarkStart w:id="208" w:name="def-quadratic-cubic"/>
      <w:bookmarkEnd w:id="208"/>
      <w:del w:id="1517" w:author="PR Preview" w:date="2026-01-01T00:00:00Z">
        <w:r>
          <w:delText xml:space="preserve">A</w:delText>
        </w:r>
      </w:del>
      <w:del w:id="1518" w:author="PR Preview" w:date="2026-01-01T00:00:00Z">
        <w:r>
          <w:delText xml:space="preserve"> </w:delText>
        </w:r>
      </w:del>
      <w:hyperlink w:anchor="def-polynomial">
        <w:del w:id="1519" w:author="PR Preview" w:date="2026-01-01T00:00:00Z">
          <w:r>
            <w:rPr>
              <w:rStyle w:val="Hyperlink"/>
            </w:rPr>
            <w:delText xml:space="preserve">polynomial</w:delText>
          </w:r>
        </w:del>
      </w:hyperlink>
      <w:del w:id="1520" w:author="PR Preview" w:date="2026-01-01T00:00:00Z">
        <w:r>
          <w:delText xml:space="preserve"> </w:delText>
        </w:r>
      </w:del>
      <w:del w:id="1521" w:author="PR Preview" w:date="2026-01-01T00:00:00Z">
        <w:r>
          <w:delText xml:space="preserve">of</w:delText>
        </w:r>
      </w:del>
      <w:del w:id="1522" w:author="PR Preview" w:date="2026-01-01T00:00:00Z">
        <w:r>
          <w:delText xml:space="preserve"> </w:delText>
        </w:r>
      </w:del>
      <w:hyperlink w:anchor="def-polynomial-degree">
        <w:del w:id="1523" w:author="PR Preview" w:date="2026-01-01T00:00:00Z">
          <w:r>
            <w:rPr>
              <w:rStyle w:val="Hyperlink"/>
            </w:rPr>
            <w:delText xml:space="preserve">degree</w:delText>
          </w:r>
        </w:del>
      </w:hyperlink>
      <w:del w:id="1524" w:author="PR Preview" w:date="2026-01-01T00:00:00Z">
        <w:r>
          <w:delText xml:space="preserve"> </w:delText>
        </w:r>
      </w:del>
      <m:oMath>
        <m:r>
          <m:t>2</m:t>
        </m:r>
      </m:oMath>
      <w:del w:id="1525" w:author="PR Preview" w:date="2026-01-01T00:00:00Z">
        <w:r>
          <w:delText xml:space="preserve">,</w:delText>
        </w:r>
      </w:del>
      <w:del w:id="152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del w:id="1527" w:author="PR Preview" w:date="2026-01-01T00:00:00Z">
        <w:r>
          <w:delText xml:space="preserve"> </w:delText>
        </w:r>
      </w:del>
      <w:del w:id="1528" w:author="PR Preview" w:date="2026-01-01T00:00:00Z">
        <w:r>
          <w:delText xml:space="preserve">with</w:delText>
        </w:r>
      </w:del>
      <w:del w:id="152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del w:id="1530" w:author="PR Preview" w:date="2026-01-01T00:00:00Z">
        <w:r>
          <w:delText xml:space="preserve">,</w:delText>
        </w:r>
      </w:del>
      <w:del w:id="1531" w:author="PR Preview" w:date="2026-01-01T00:00:00Z">
        <w:r>
          <w:delText xml:space="preserve"> </w:delText>
        </w:r>
      </w:del>
      <w:del w:id="1532" w:author="PR Preview" w:date="2026-01-01T00:00:00Z">
        <w:r>
          <w:delText xml:space="preserve">is a</w:delText>
        </w:r>
      </w:del>
      <w:del w:id="1533" w:author="PR Preview" w:date="2026-01-01T00:00:00Z">
        <w:r>
          <w:delText xml:space="preserve"> </w:delText>
        </w:r>
      </w:del>
      <w:del w:id="1534" w:author="PR Preview" w:date="2026-01-01T00:00:00Z">
        <w:r>
          <w:rPr>
            <w:b/>
            <w:bCs/>
          </w:rPr>
          <w:delText xml:space="preserve">quadratic</w:delText>
        </w:r>
      </w:del>
      <w:del w:id="1535" w:author="PR Preview" w:date="2026-01-01T00:00:00Z">
        <w:r>
          <w:delText xml:space="preserve"> </w:delText>
        </w:r>
      </w:del>
      <w:del w:id="1536" w:author="PR Preview" w:date="2026-01-01T00:00:00Z">
        <w:r>
          <w:delText xml:space="preserve">(Wikipedia contributors 2026ae)</w:delText>
        </w:r>
      </w:del>
      <w:del w:id="1537" w:author="PR Preview" w:date="2026-01-01T00:00:00Z">
        <w:r>
          <w:delText xml:space="preserve"> </w:delText>
        </w:r>
      </w:del>
      <w:del w:id="1538" w:author="PR Preview" w:date="2026-01-01T00:00:00Z">
        <w:r>
          <w:delText xml:space="preserve">polynomial.</w:delText>
        </w:r>
      </w:del>
    </w:p>
    <w:p>
      <w:pPr>
        <w:pStyle w:val="FirstParagraph"/>
      </w:pPr>
      <w:ins w:id="1539" w:author="PR Preview" w:date="2026-01-01T00:00:00Z">
        <w:r>
          <w:rPr>
            <w:b/>
            <w:bCs/>
          </w:rPr>
          <w:t xml:space="preserve">Definition 62 (Quadratic polynomial)</w:t>
        </w:r>
      </w:ins>
      <w:ins w:id="1540" w:author="PR Preview" w:date="2026-01-01T00:00:00Z">
        <w:r>
          <w:t xml:space="preserve"> </w:t>
        </w:r>
      </w:ins>
      <w:bookmarkStart w:id="208" w:name="def-quadratic-cubic"/>
      <w:bookmarkEnd w:id="208"/>
      <w:ins w:id="1541" w:author="PR Preview" w:date="2026-01-01T00:00:00Z">
        <w:r>
          <w:t xml:space="preserve">A</w:t>
        </w:r>
      </w:ins>
      <w:ins w:id="1542" w:author="PR Preview" w:date="2026-01-01T00:00:00Z">
        <w:r>
          <w:t xml:space="preserve"> </w:t>
        </w:r>
      </w:ins>
      <w:hyperlink w:anchor="def-polynomial">
        <w:ins w:id="1543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of</w:t>
        </w:r>
      </w:ins>
      <w:ins w:id="1546" w:author="PR Preview" w:date="2026-01-01T00:00:00Z">
        <w:r>
          <w:t xml:space="preserve"> </w:t>
        </w:r>
      </w:ins>
      <w:hyperlink w:anchor="def-polynomial-degree">
        <w:ins w:id="1547" w:author="PR Preview" w:date="2026-01-01T00:00:00Z">
          <w:r>
            <w:rPr>
              <w:rStyle w:val="Hyperlink"/>
            </w:rPr>
            <w:t xml:space="preserve">degree</w:t>
          </w:r>
        </w:ins>
      </w:hyperlink>
      <w:ins w:id="1548" w:author="PR Preview" w:date="2026-01-01T00:00:00Z">
        <w:r>
          <w:t xml:space="preserve"> </w:t>
        </w:r>
      </w:ins>
      <m:oMath>
        <m:r>
          <m:t>2</m:t>
        </m:r>
      </m:oMath>
      <w:ins w:id="1549" w:author="PR Preview" w:date="2026-01-01T00:00:00Z">
        <w:r>
          <w:t xml:space="preserve">,</w:t>
        </w:r>
      </w:ins>
      <w:ins w:id="155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1551" w:author="PR Preview" w:date="2026-01-01T00:00:00Z">
        <w:r>
          <w:t xml:space="preserve"> </w:t>
        </w:r>
      </w:ins>
      <w:ins w:id="1552" w:author="PR Preview" w:date="2026-01-01T00:00:00Z">
        <w:r>
          <w:t xml:space="preserve">with</w:t>
        </w:r>
      </w:ins>
      <w:ins w:id="155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ins w:id="1554" w:author="PR Preview" w:date="2026-01-01T00:00:00Z">
        <w:r>
          <w:t xml:space="preserve">,</w:t>
        </w:r>
      </w:ins>
      <w:ins w:id="1555" w:author="PR Preview" w:date="2026-01-01T00:00:00Z">
        <w:r>
          <w:t xml:space="preserve"> </w:t>
        </w:r>
      </w:ins>
      <w:ins w:id="1556" w:author="PR Preview" w:date="2026-01-01T00:00:00Z">
        <w:r>
          <w:t xml:space="preserve">is a</w:t>
        </w:r>
      </w:ins>
      <w:ins w:id="1557" w:author="PR Preview" w:date="2026-01-01T00:00:00Z">
        <w:r>
          <w:t xml:space="preserve"> </w:t>
        </w:r>
      </w:ins>
      <w:ins w:id="1558" w:author="PR Preview" w:date="2026-01-01T00:00:00Z">
        <w:r>
          <w:rPr>
            <w:b/>
            <w:bCs/>
          </w:rPr>
          <w:t xml:space="preserve">quadratic</w:t>
        </w:r>
      </w:ins>
      <w:ins w:id="1559" w:author="PR Preview" w:date="2026-01-01T00:00:00Z">
        <w:r>
          <w:t xml:space="preserve"> </w:t>
        </w:r>
      </w:ins>
      <w:ins w:id="1560" w:author="PR Preview" w:date="2026-01-01T00:00:00Z">
        <w:r>
          <w:t xml:space="preserve">[23]</w:t>
        </w:r>
      </w:ins>
      <w:ins w:id="1561" w:author="PR Preview" w:date="2026-01-01T00:00:00Z">
        <w:r>
          <w:t xml:space="preserve"> </w:t>
        </w:r>
      </w:ins>
      <w:ins w:id="1562" w:author="PR Preview" w:date="2026-01-01T00:00:00Z">
        <w:r>
          <w:t xml:space="preserve">polynomial.</w:t>
        </w:r>
      </w:ins>
    </w:p>
    <w:bookmarkEnd w:id="209"/>
    <w:bookmarkStart w:id="210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0"/>
    <w:bookmarkStart w:id="211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1"/>
    <w:bookmarkStart w:id="212" w:name="def-parabola"/>
    <w:p>
      <w:pPr>
        <w:pStyle w:val="FirstParagraph"/>
      </w:pPr>
      <w:del w:id="1563" w:author="PR Preview" w:date="2026-01-01T00:00:00Z">
        <w:r>
          <w:rPr>
            <w:b/>
            <w:bCs/>
          </w:rPr>
          <w:delText xml:space="preserve">Definition 64 (Parabola)</w:delText>
        </w:r>
      </w:del>
      <w:del w:id="1564" w:author="PR Preview" w:date="2026-01-01T00:00:00Z">
        <w:r>
          <w:delText xml:space="preserve"> </w:delText>
        </w:r>
      </w:del>
      <w:del w:id="1565" w:author="PR Preview" w:date="2026-01-01T00:00:00Z">
        <w:r>
          <w:delText xml:space="preserve">A</w:delText>
        </w:r>
      </w:del>
      <w:del w:id="1566" w:author="PR Preview" w:date="2026-01-01T00:00:00Z">
        <w:r>
          <w:delText xml:space="preserve"> </w:delText>
        </w:r>
      </w:del>
      <w:del w:id="1567" w:author="PR Preview" w:date="2026-01-01T00:00:00Z">
        <w:r>
          <w:rPr>
            <w:b/>
            <w:bCs/>
          </w:rPr>
          <w:delText xml:space="preserve">parabola</w:delText>
        </w:r>
      </w:del>
      <w:del w:id="1568" w:author="PR Preview" w:date="2026-01-01T00:00:00Z">
        <w:r>
          <w:delText xml:space="preserve"> </w:delText>
        </w:r>
      </w:del>
      <w:del w:id="1569" w:author="PR Preview" w:date="2026-01-01T00:00:00Z">
        <w:r>
          <w:delText xml:space="preserve">(Wikipedia contributors 2026z)</w:delText>
        </w:r>
      </w:del>
      <w:del w:id="1570" w:author="PR Preview" w:date="2026-01-01T00:00:00Z">
        <w:r>
          <w:delText xml:space="preserve"> </w:delText>
        </w:r>
      </w:del>
      <w:del w:id="1571" w:author="PR Preview" w:date="2026-01-01T00:00:00Z">
        <w:r>
          <w:delText xml:space="preserve">is the</w:delText>
        </w:r>
      </w:del>
      <w:del w:id="1572" w:author="PR Preview" w:date="2026-01-01T00:00:00Z">
        <w:r>
          <w:delText xml:space="preserve"> </w:delText>
        </w:r>
      </w:del>
      <w:hyperlink r:id="rId74">
        <w:del w:id="1573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1574" w:author="PR Preview" w:date="2026-01-01T00:00:00Z">
        <w:r>
          <w:delText xml:space="preserve"> </w:delText>
        </w:r>
      </w:del>
      <w:del w:id="1575" w:author="PR Preview" w:date="2026-01-01T00:00:00Z">
        <w:r>
          <w:delText xml:space="preserve">of a quadratic polynomial (</w:delText>
        </w:r>
      </w:del>
      <w:hyperlink w:anchor="def-quadratic-polynomial">
        <w:del w:id="1576" w:author="PR Preview" w:date="2026-01-01T00:00:00Z">
          <w:r>
            <w:rPr>
              <w:rStyle w:val="Hyperlink"/>
            </w:rPr>
            <w:delText xml:space="preserve">Definition 62</w:delText>
          </w:r>
        </w:del>
      </w:hyperlink>
      <w:del w:id="1577" w:author="PR Preview" w:date="2026-01-01T00:00:00Z">
        <w:r>
          <w:delText xml:space="preserve">).</w:delText>
        </w:r>
      </w:del>
    </w:p>
    <w:p>
      <w:pPr>
        <w:pStyle w:val="FirstParagraph"/>
      </w:pPr>
      <w:ins w:id="1578" w:author="PR Preview" w:date="2026-01-01T00:00:00Z">
        <w:r>
          <w:rPr>
            <w:b/>
            <w:bCs/>
          </w:rPr>
          <w:t xml:space="preserve">Definition 64 (Parabola)</w:t>
        </w:r>
      </w:ins>
      <w:ins w:id="1579" w:author="PR Preview" w:date="2026-01-01T00:00:00Z">
        <w:r>
          <w:t xml:space="preserve"> </w:t>
        </w:r>
      </w:ins>
      <w:ins w:id="1580" w:author="PR Preview" w:date="2026-01-01T00:00:00Z">
        <w:r>
          <w:t xml:space="preserve">A</w:t>
        </w:r>
      </w:ins>
      <w:ins w:id="1581" w:author="PR Preview" w:date="2026-01-01T00:00:00Z">
        <w:r>
          <w:t xml:space="preserve"> </w:t>
        </w:r>
      </w:ins>
      <w:ins w:id="1582" w:author="PR Preview" w:date="2026-01-01T00:00:00Z">
        <w:r>
          <w:rPr>
            <w:b/>
            <w:bCs/>
          </w:rPr>
          <w:t xml:space="preserve">parabola</w:t>
        </w:r>
      </w:ins>
      <w:ins w:id="1583" w:author="PR Preview" w:date="2026-01-01T00:00:00Z">
        <w:r>
          <w:t xml:space="preserve"> </w:t>
        </w:r>
      </w:ins>
      <w:ins w:id="1584" w:author="PR Preview" w:date="2026-01-01T00:00:00Z">
        <w:r>
          <w:t xml:space="preserve">[24]</w:t>
        </w:r>
      </w:ins>
      <w:ins w:id="1585" w:author="PR Preview" w:date="2026-01-01T00:00:00Z">
        <w:r>
          <w:t xml:space="preserve"> </w:t>
        </w:r>
      </w:ins>
      <w:ins w:id="1586" w:author="PR Preview" w:date="2026-01-01T00:00:00Z">
        <w:r>
          <w:t xml:space="preserve">is the</w:t>
        </w:r>
      </w:ins>
      <w:ins w:id="1587" w:author="PR Preview" w:date="2026-01-01T00:00:00Z">
        <w:r>
          <w:t xml:space="preserve"> </w:t>
        </w:r>
      </w:ins>
      <w:hyperlink r:id="rId74">
        <w:ins w:id="1588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1589" w:author="PR Preview" w:date="2026-01-01T00:00:00Z">
        <w:r>
          <w:t xml:space="preserve"> </w:t>
        </w:r>
      </w:ins>
      <w:ins w:id="1590" w:author="PR Preview" w:date="2026-01-01T00:00:00Z">
        <w:r>
          <w:t xml:space="preserve">of a quadratic polynomial (</w:t>
        </w:r>
      </w:ins>
      <w:hyperlink w:anchor="def-quadratic-polynomial">
        <w:ins w:id="1591" w:author="PR Preview" w:date="2026-01-01T00:00:00Z">
          <w:r>
            <w:rPr>
              <w:rStyle w:val="Hyperlink"/>
            </w:rPr>
            <w:t xml:space="preserve">Definition 62</w:t>
          </w:r>
        </w:ins>
      </w:hyperlink>
      <w:ins w:id="1592" w:author="PR Preview" w:date="2026-01-01T00:00:00Z">
        <w:r>
          <w:t xml:space="preserve">).</w:t>
        </w:r>
      </w:ins>
    </w:p>
    <w:bookmarkEnd w:id="212"/>
    <w:bookmarkStart w:id="213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3"/>
    <w:bookmarkEnd w:id="214"/>
    <w:bookmarkStart w:id="224" w:name="sec-affine-linear-functions"/>
    <w:p>
      <w:pPr>
        <w:pStyle w:val="Heading2"/>
      </w:pPr>
      <w:r>
        <w:t xml:space="preserve">17 Affine and linear functions of one variable</w:t>
      </w:r>
    </w:p>
    <w:bookmarkStart w:id="215" w:name="def-affine-function"/>
    <w:p>
      <w:pPr>
        <w:pStyle w:val="FirstParagraph"/>
      </w:pPr>
      <w:del w:id="1593" w:author="PR Preview" w:date="2026-01-01T00:00:00Z">
        <w:r>
          <w:rPr>
            <w:b/>
            <w:bCs/>
          </w:rPr>
          <w:delText xml:space="preserve">Definition 65 (Affine function of one variable)</w:delText>
        </w:r>
      </w:del>
      <w:del w:id="1594" w:author="PR Preview" w:date="2026-01-01T00:00:00Z">
        <w:r>
          <w:delText xml:space="preserve"> </w:delText>
        </w:r>
      </w:del>
      <w:del w:id="1595" w:author="PR Preview" w:date="2026-01-01T00:00:00Z">
        <w:r>
          <w:delText xml:space="preserve">A</w:delText>
        </w:r>
      </w:del>
      <w:del w:id="1596" w:author="PR Preview" w:date="2026-01-01T00:00:00Z">
        <w:r>
          <w:delText xml:space="preserve"> </w:delText>
        </w:r>
      </w:del>
      <w:hyperlink r:id="rId52">
        <w:del w:id="1597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59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599" w:author="PR Preview" w:date="2026-01-01T00:00:00Z">
        <w:r>
          <w:delText xml:space="preserve"> </w:delText>
        </w:r>
      </w:del>
      <w:del w:id="1600" w:author="PR Preview" w:date="2026-01-01T00:00:00Z">
        <w:r>
          <w:delText xml:space="preserve">is</w:delText>
        </w:r>
      </w:del>
      <w:del w:id="1601" w:author="PR Preview" w:date="2026-01-01T00:00:00Z">
        <w:r>
          <w:delText xml:space="preserve"> </w:delText>
        </w:r>
      </w:del>
      <w:del w:id="1602" w:author="PR Preview" w:date="2026-01-01T00:00:00Z">
        <w:r>
          <w:rPr>
            <w:b/>
            <w:bCs/>
          </w:rPr>
          <w:delText xml:space="preserve">affine</w:delText>
        </w:r>
      </w:del>
      <w:del w:id="1603" w:author="PR Preview" w:date="2026-01-01T00:00:00Z">
        <w:r>
          <w:delText xml:space="preserve"> </w:delText>
        </w:r>
      </w:del>
      <w:del w:id="1604" w:author="PR Preview" w:date="2026-01-01T00:00:00Z">
        <w:r>
          <w:delText xml:space="preserve">(Wikipedia contributors 2026b)</w:delText>
        </w:r>
      </w:del>
      <w:del w:id="1605" w:author="PR Preview" w:date="2026-01-01T00:00:00Z">
        <w:r>
          <w:delText xml:space="preserve"> </w:delText>
        </w:r>
      </w:del>
      <w:del w:id="1606" w:author="PR Preview" w:date="2026-01-01T00:00:00Z">
        <w:r>
          <w:delText xml:space="preserve">if there are numbers</w:delText>
        </w:r>
      </w:del>
      <w:del w:id="1607" w:author="PR Preview" w:date="2026-01-01T00:00:00Z">
        <w:r>
          <w:delText xml:space="preserve"> </w:delText>
        </w:r>
      </w:del>
      <m:oMath>
        <m:r>
          <m:t>m</m:t>
        </m:r>
      </m:oMath>
      <w:del w:id="1608" w:author="PR Preview" w:date="2026-01-01T00:00:00Z">
        <w:r>
          <w:delText xml:space="preserve"> </w:delText>
        </w:r>
      </w:del>
      <w:del w:id="1609" w:author="PR Preview" w:date="2026-01-01T00:00:00Z">
        <w:r>
          <w:delText xml:space="preserve">and</w:delText>
        </w:r>
      </w:del>
      <w:del w:id="1610" w:author="PR Preview" w:date="2026-01-01T00:00:00Z">
        <w:r>
          <w:delText xml:space="preserve"> </w:delText>
        </w:r>
      </w:del>
      <m:oMath>
        <m:r>
          <m:t>b</m:t>
        </m:r>
      </m:oMath>
      <w:del w:id="1611" w:author="PR Preview" w:date="2026-01-01T00:00:00Z">
        <w:r>
          <w:delText xml:space="preserve"> </w:delText>
        </w:r>
      </w:del>
      <w:del w:id="1612" w:author="PR Preview" w:date="2026-01-01T00:00:00Z">
        <w:r>
          <w:delText xml:space="preserve">such that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del w:id="1613" w:author="PR Preview" w:date="2026-01-01T00:00:00Z">
        <w:r>
          <w:rPr>
            <w:b/>
            <w:bCs/>
          </w:rPr>
          <w:delText xml:space="preserve">Definition 66 (Slope)</w:delText>
        </w:r>
      </w:del>
      <w:del w:id="1614" w:author="PR Preview" w:date="2026-01-01T00:00:00Z">
        <w:r>
          <w:delText xml:space="preserve"> </w:delText>
        </w:r>
      </w:del>
      <w:del w:id="1615" w:author="PR Preview" w:date="2026-01-01T00:00:00Z">
        <w:r>
          <w:delText xml:space="preserve">In the formula</w:delText>
        </w:r>
      </w:del>
      <w:del w:id="161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del w:id="1617" w:author="PR Preview" w:date="2026-01-01T00:00:00Z">
        <w:r>
          <w:delText xml:space="preserve"> </w:delText>
        </w:r>
      </w:del>
      <w:del w:id="1618" w:author="PR Preview" w:date="2026-01-01T00:00:00Z">
        <w:r>
          <w:delText xml:space="preserve">for an affine function</w:delText>
        </w:r>
      </w:del>
      <w:del w:id="1619" w:author="PR Preview" w:date="2026-01-01T00:00:00Z">
        <w:r>
          <w:delText xml:space="preserve"> </w:delText>
        </w:r>
      </w:del>
      <m:oMath>
        <m:r>
          <m:t>f</m:t>
        </m:r>
      </m:oMath>
      <w:del w:id="1620" w:author="PR Preview" w:date="2026-01-01T00:00:00Z">
        <w:r>
          <w:delText xml:space="preserve"> </w:delText>
        </w:r>
      </w:del>
      <w:del w:id="1621" w:author="PR Preview" w:date="2026-01-01T00:00:00Z">
        <w:r>
          <w:delText xml:space="preserve">(</w:delText>
        </w:r>
      </w:del>
      <w:hyperlink w:anchor="def-affine-function">
        <w:del w:id="1622" w:author="PR Preview" w:date="2026-01-01T00:00:00Z">
          <w:r>
            <w:rPr>
              <w:rStyle w:val="Hyperlink"/>
            </w:rPr>
            <w:delText xml:space="preserve">Definition 65</w:delText>
          </w:r>
        </w:del>
      </w:hyperlink>
      <w:del w:id="1623" w:author="PR Preview" w:date="2026-01-01T00:00:00Z">
        <w:r>
          <w:delText xml:space="preserve">),</w:delText>
        </w:r>
      </w:del>
      <w:del w:id="1624" w:author="PR Preview" w:date="2026-01-01T00:00:00Z">
        <w:r>
          <w:delText xml:space="preserve"> </w:delText>
        </w:r>
      </w:del>
      <m:oMath>
        <m:r>
          <m:t>m</m:t>
        </m:r>
      </m:oMath>
      <w:del w:id="1625" w:author="PR Preview" w:date="2026-01-01T00:00:00Z">
        <w:r>
          <w:delText xml:space="preserve"> </w:delText>
        </w:r>
      </w:del>
      <w:del w:id="1626" w:author="PR Preview" w:date="2026-01-01T00:00:00Z">
        <w:r>
          <w:delText xml:space="preserve">is called the</w:delText>
        </w:r>
      </w:del>
      <w:del w:id="1627" w:author="PR Preview" w:date="2026-01-01T00:00:00Z">
        <w:r>
          <w:delText xml:space="preserve"> </w:delText>
        </w:r>
      </w:del>
      <w:del w:id="1628" w:author="PR Preview" w:date="2026-01-01T00:00:00Z">
        <w:r>
          <w:rPr>
            <w:b/>
            <w:bCs/>
          </w:rPr>
          <w:delText xml:space="preserve">slope</w:delText>
        </w:r>
      </w:del>
      <w:del w:id="1629" w:author="PR Preview" w:date="2026-01-01T00:00:00Z">
        <w:r>
          <w:delText xml:space="preserve"> </w:delText>
        </w:r>
      </w:del>
      <w:del w:id="1630" w:author="PR Preview" w:date="2026-01-01T00:00:00Z">
        <w:r>
          <w:delText xml:space="preserve">of</w:delText>
        </w:r>
      </w:del>
      <w:del w:id="1631" w:author="PR Preview" w:date="2026-01-01T00:00:00Z">
        <w:r>
          <w:delText xml:space="preserve"> </w:delText>
        </w:r>
      </w:del>
      <m:oMath>
        <m:r>
          <m:t>f</m:t>
        </m:r>
      </m:oMath>
      <w:del w:id="1632" w:author="PR Preview" w:date="2026-01-01T00:00:00Z">
        <w:r>
          <w:delText xml:space="preserve"> </w:delText>
        </w:r>
      </w:del>
      <w:del w:id="1633" w:author="PR Preview" w:date="2026-01-01T00:00:00Z">
        <w:r>
          <w:delText xml:space="preserve">(Wikipedia contributors 2026ag)</w:delText>
        </w:r>
      </w:del>
      <w:del w:id="1634" w:author="PR Preview" w:date="2026-01-01T00:00:00Z">
        <w:r>
          <w:delText xml:space="preserve">.</w:delText>
        </w:r>
      </w:del>
    </w:p>
    <w:p>
      <w:pPr>
        <w:pStyle w:val="FirstParagraph"/>
      </w:pPr>
      <w:ins w:id="1635" w:author="PR Preview" w:date="2026-01-01T00:00:00Z">
        <w:r>
          <w:rPr>
            <w:b/>
            <w:bCs/>
          </w:rPr>
          <w:t xml:space="preserve">Definition 65 (Affine function of one variable)</w:t>
        </w:r>
      </w:ins>
      <w:ins w:id="1636" w:author="PR Preview" w:date="2026-01-01T00:00:00Z">
        <w:r>
          <w:t xml:space="preserve"> </w:t>
        </w:r>
      </w:ins>
      <w:ins w:id="1637" w:author="PR Preview" w:date="2026-01-01T00:00:00Z">
        <w:r>
          <w:t xml:space="preserve">A</w:t>
        </w:r>
      </w:ins>
      <w:ins w:id="1638" w:author="PR Preview" w:date="2026-01-01T00:00:00Z">
        <w:r>
          <w:t xml:space="preserve"> </w:t>
        </w:r>
      </w:ins>
      <w:hyperlink r:id="rId52">
        <w:ins w:id="1639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64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641" w:author="PR Preview" w:date="2026-01-01T00:00:00Z">
        <w:r>
          <w:t xml:space="preserve"> </w:t>
        </w:r>
      </w:ins>
      <w:ins w:id="1642" w:author="PR Preview" w:date="2026-01-01T00:00:00Z">
        <w:r>
          <w:t xml:space="preserve">is</w:t>
        </w:r>
      </w:ins>
      <w:ins w:id="1643" w:author="PR Preview" w:date="2026-01-01T00:00:00Z">
        <w:r>
          <w:t xml:space="preserve"> </w:t>
        </w:r>
      </w:ins>
      <w:ins w:id="1644" w:author="PR Preview" w:date="2026-01-01T00:00:00Z">
        <w:r>
          <w:rPr>
            <w:b/>
            <w:bCs/>
          </w:rPr>
          <w:t xml:space="preserve">affine</w:t>
        </w:r>
      </w:ins>
      <w:ins w:id="1645" w:author="PR Preview" w:date="2026-01-01T00:00:00Z">
        <w:r>
          <w:t xml:space="preserve"> </w:t>
        </w:r>
      </w:ins>
      <w:ins w:id="1646" w:author="PR Preview" w:date="2026-01-01T00:00:00Z">
        <w:r>
          <w:t xml:space="preserve">[25]</w:t>
        </w:r>
      </w:ins>
      <w:ins w:id="1647" w:author="PR Preview" w:date="2026-01-01T00:00:00Z">
        <w:r>
          <w:t xml:space="preserve"> </w:t>
        </w:r>
      </w:ins>
      <w:ins w:id="1648" w:author="PR Preview" w:date="2026-01-01T00:00:00Z">
        <w:r>
          <w:t xml:space="preserve">if there are numbers</w:t>
        </w:r>
      </w:ins>
      <w:ins w:id="1649" w:author="PR Preview" w:date="2026-01-01T00:00:00Z">
        <w:r>
          <w:t xml:space="preserve"> </w:t>
        </w:r>
      </w:ins>
      <m:oMath>
        <m:r>
          <m:t>m</m:t>
        </m:r>
      </m:oMath>
      <w:ins w:id="1650" w:author="PR Preview" w:date="2026-01-01T00:00:00Z">
        <w:r>
          <w:t xml:space="preserve"> </w:t>
        </w:r>
      </w:ins>
      <w:ins w:id="1651" w:author="PR Preview" w:date="2026-01-01T00:00:00Z">
        <w:r>
          <w:t xml:space="preserve">and</w:t>
        </w:r>
      </w:ins>
      <w:ins w:id="1652" w:author="PR Preview" w:date="2026-01-01T00:00:00Z">
        <w:r>
          <w:t xml:space="preserve"> </w:t>
        </w:r>
      </w:ins>
      <m:oMath>
        <m:r>
          <m:t>b</m:t>
        </m:r>
      </m:oMath>
      <w:ins w:id="1653" w:author="PR Preview" w:date="2026-01-01T00:00:00Z">
        <w:r>
          <w:t xml:space="preserve"> </w:t>
        </w:r>
      </w:ins>
      <w:ins w:id="1654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5"/>
    <w:bookmarkStart w:id="216" w:name="def-slope"/>
    <w:p>
      <w:pPr>
        <w:pStyle w:val="FirstParagraph"/>
      </w:pPr>
      <w:ins w:id="1655" w:author="PR Preview" w:date="2026-01-01T00:00:00Z">
        <w:r>
          <w:rPr>
            <w:b/>
            <w:bCs/>
          </w:rPr>
          <w:t xml:space="preserve">Definition 66 (Slope)</w:t>
        </w:r>
      </w:ins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In the formula</w:t>
        </w:r>
      </w:ins>
      <w:ins w:id="165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for an affine function</w:t>
        </w:r>
      </w:ins>
      <w:ins w:id="1661" w:author="PR Preview" w:date="2026-01-01T00:00:00Z">
        <w:r>
          <w:t xml:space="preserve"> </w:t>
        </w:r>
      </w:ins>
      <m:oMath>
        <m:r>
          <m:t>f</m:t>
        </m:r>
      </m:oMath>
      <w:ins w:id="1662" w:author="PR Preview" w:date="2026-01-01T00:00:00Z">
        <w:r>
          <w:t xml:space="preserve"> </w:t>
        </w:r>
      </w:ins>
      <w:ins w:id="1663" w:author="PR Preview" w:date="2026-01-01T00:00:00Z">
        <w:r>
          <w:t xml:space="preserve">(</w:t>
        </w:r>
      </w:ins>
      <w:hyperlink w:anchor="def-affine-function">
        <w:ins w:id="1664" w:author="PR Preview" w:date="2026-01-01T00:00:00Z">
          <w:r>
            <w:rPr>
              <w:rStyle w:val="Hyperlink"/>
            </w:rPr>
            <w:t xml:space="preserve">Definition 65</w:t>
          </w:r>
        </w:ins>
      </w:hyperlink>
      <w:ins w:id="1665" w:author="PR Preview" w:date="2026-01-01T00:00:00Z">
        <w:r>
          <w:t xml:space="preserve">),</w:t>
        </w:r>
      </w:ins>
      <w:ins w:id="1666" w:author="PR Preview" w:date="2026-01-01T00:00:00Z">
        <w:r>
          <w:t xml:space="preserve"> </w:t>
        </w:r>
      </w:ins>
      <m:oMath>
        <m:r>
          <m:t>m</m:t>
        </m:r>
      </m:oMath>
      <w:ins w:id="1667" w:author="PR Preview" w:date="2026-01-01T00:00:00Z">
        <w:r>
          <w:t xml:space="preserve"> </w:t>
        </w:r>
      </w:ins>
      <w:ins w:id="1668" w:author="PR Preview" w:date="2026-01-01T00:00:00Z">
        <w:r>
          <w:t xml:space="preserve">is called the</w:t>
        </w:r>
      </w:ins>
      <w:ins w:id="1669" w:author="PR Preview" w:date="2026-01-01T00:00:00Z">
        <w:r>
          <w:t xml:space="preserve"> </w:t>
        </w:r>
      </w:ins>
      <w:ins w:id="1670" w:author="PR Preview" w:date="2026-01-01T00:00:00Z">
        <w:r>
          <w:rPr>
            <w:b/>
            <w:bCs/>
          </w:rPr>
          <w:t xml:space="preserve">slope</w:t>
        </w:r>
      </w:ins>
      <w:ins w:id="1671" w:author="PR Preview" w:date="2026-01-01T00:00:00Z">
        <w:r>
          <w:t xml:space="preserve"> </w:t>
        </w:r>
      </w:ins>
      <w:ins w:id="1672" w:author="PR Preview" w:date="2026-01-01T00:00:00Z">
        <w:r>
          <w:t xml:space="preserve">of</w:t>
        </w:r>
      </w:ins>
      <w:ins w:id="1673" w:author="PR Preview" w:date="2026-01-01T00:00:00Z">
        <w:r>
          <w:t xml:space="preserve"> </w:t>
        </w:r>
      </w:ins>
      <m:oMath>
        <m:r>
          <m:t>f</m:t>
        </m:r>
      </m:oMath>
      <w:ins w:id="1674" w:author="PR Preview" w:date="2026-01-01T00:00:00Z">
        <w:r>
          <w:t xml:space="preserve"> </w:t>
        </w:r>
      </w:ins>
      <w:ins w:id="1675" w:author="PR Preview" w:date="2026-01-01T00:00:00Z">
        <w:r>
          <w:t xml:space="preserve">[26]</w:t>
        </w:r>
      </w:ins>
      <w:ins w:id="1676" w:author="PR Preview" w:date="2026-01-01T00:00:00Z">
        <w:r>
          <w:t xml:space="preserve">.</w:t>
        </w:r>
      </w:ins>
    </w:p>
    <w:bookmarkEnd w:id="216"/>
    <w:bookmarkStart w:id="217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8"/>
    <w:bookmarkStart w:id="21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0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0"/>
    <w:bookmarkStart w:id="223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3"/>
    <w:bookmarkEnd w:id="224"/>
    <w:bookmarkStart w:id="233" w:name="sec-sequence-limits"/>
    <w:p>
      <w:pPr>
        <w:pStyle w:val="Heading2"/>
      </w:pPr>
      <w:r>
        <w:t xml:space="preserve">18 Limits of sequences</w:t>
      </w:r>
    </w:p>
    <w:bookmarkStart w:id="226" w:name="def-sequence-limit"/>
    <w:p>
      <w:pPr>
        <w:pStyle w:val="FirstParagraph"/>
      </w:pPr>
      <w:del w:id="1677" w:author="PR Preview" w:date="2026-01-01T00:00:00Z">
        <w:r>
          <w:rPr>
            <w:b/>
            <w:bCs/>
          </w:rPr>
          <w:delText xml:space="preserve">Definition 69 (Limit of a sequence)</w:delText>
        </w:r>
      </w:del>
      <w:del w:id="1678" w:author="PR Preview" w:date="2026-01-01T00:00:00Z">
        <w:r>
          <w:delText xml:space="preserve"> </w:delText>
        </w:r>
      </w:del>
      <w:del w:id="1679" w:author="PR Preview" w:date="2026-01-01T00:00:00Z">
        <w:r>
          <w:delText xml:space="preserve">A real number</w:delText>
        </w:r>
      </w:del>
      <w:del w:id="1680" w:author="PR Preview" w:date="2026-01-01T00:00:00Z">
        <w:r>
          <w:delText xml:space="preserve"> </w:delText>
        </w:r>
      </w:del>
      <m:oMath>
        <m:r>
          <m:t>L</m:t>
        </m:r>
      </m:oMath>
      <w:del w:id="1681" w:author="PR Preview" w:date="2026-01-01T00:00:00Z">
        <w:r>
          <w:delText xml:space="preserve"> </w:delText>
        </w:r>
      </w:del>
      <w:del w:id="1682" w:author="PR Preview" w:date="2026-01-01T00:00:00Z">
        <w:r>
          <w:delText xml:space="preserve">is the</w:delText>
        </w:r>
      </w:del>
      <w:del w:id="1683" w:author="PR Preview" w:date="2026-01-01T00:00:00Z">
        <w:r>
          <w:delText xml:space="preserve"> </w:delText>
        </w:r>
      </w:del>
      <w:del w:id="1684" w:author="PR Preview" w:date="2026-01-01T00:00:00Z">
        <w:r>
          <w:rPr>
            <w:b/>
            <w:bCs/>
          </w:rPr>
          <w:delText xml:space="preserve">limit</w:delText>
        </w:r>
      </w:del>
      <w:del w:id="1685" w:author="PR Preview" w:date="2026-01-01T00:00:00Z">
        <w:r>
          <w:delText xml:space="preserve"> </w:delText>
        </w:r>
      </w:del>
      <w:del w:id="1686" w:author="PR Preview" w:date="2026-01-01T00:00:00Z">
        <w:r>
          <w:delText xml:space="preserve">of a</w:delText>
        </w:r>
      </w:del>
      <w:del w:id="1687" w:author="PR Preview" w:date="2026-01-01T00:00:00Z">
        <w:r>
          <w:delText xml:space="preserve"> </w:delText>
        </w:r>
      </w:del>
      <w:hyperlink r:id="rId225">
        <w:del w:id="1688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168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1690" w:author="PR Preview" w:date="2026-01-01T00:00:00Z">
        <w:r>
          <w:delText xml:space="preserve"> </w:delText>
        </w:r>
      </w:del>
      <w:del w:id="1691" w:author="PR Preview" w:date="2026-01-01T00:00:00Z">
        <w:r>
          <w:delText xml:space="preserve">of real numbers</w:delText>
        </w:r>
      </w:del>
      <w:del w:id="1692" w:author="PR Preview" w:date="2026-01-01T00:00:00Z">
        <w:r>
          <w:delText xml:space="preserve"> </w:delText>
        </w:r>
      </w:del>
      <w:del w:id="1693" w:author="PR Preview" w:date="2026-01-01T00:00:00Z">
        <w:r>
          <w:delText xml:space="preserve">(Wikipedia contributors 2026v)</w:delText>
        </w:r>
      </w:del>
      <w:del w:id="1694" w:author="PR Preview" w:date="2026-01-01T00:00:00Z">
        <w:r>
          <w:delText xml:space="preserve">,</w:delText>
        </w:r>
      </w:del>
      <w:del w:id="1695" w:author="PR Preview" w:date="2026-01-01T00:00:00Z">
        <w:r>
          <w:delText xml:space="preserve"> </w:delText>
        </w:r>
      </w:del>
      <w:del w:id="1696" w:author="PR Preview" w:date="2026-01-01T00:00:00Z">
        <w:r>
          <w:delText xml:space="preserve">written</w:delText>
        </w:r>
      </w:del>
      <w:del w:id="169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del w:id="1698" w:author="PR Preview" w:date="2026-01-01T00:00:00Z">
        <w:r>
          <w:delText xml:space="preserve"> </w:delText>
        </w:r>
      </w:del>
      <w:del w:id="1699" w:author="PR Preview" w:date="2026-01-01T00:00:00Z">
        <w:r>
          <w:delText xml:space="preserve">or</w:delText>
        </w:r>
      </w:del>
      <w:del w:id="170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del w:id="1701" w:author="PR Preview" w:date="2026-01-01T00:00:00Z">
        <w:r>
          <w:delText xml:space="preserve">,</w:delText>
        </w:r>
      </w:del>
      <w:del w:id="1702" w:author="PR Preview" w:date="2026-01-01T00:00:00Z">
        <w:r>
          <w:delText xml:space="preserve"> </w:delText>
        </w:r>
      </w:del>
      <w:del w:id="1703" w:author="PR Preview" w:date="2026-01-01T00:00:00Z">
        <w:r>
          <w:delText xml:space="preserve">if for every</w:delText>
        </w:r>
      </w:del>
      <w:del w:id="1704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1705" w:author="PR Preview" w:date="2026-01-01T00:00:00Z">
        <w:r>
          <w:delText xml:space="preserve"> </w:delText>
        </w:r>
      </w:del>
      <w:del w:id="1706" w:author="PR Preview" w:date="2026-01-01T00:00:00Z">
        <w:r>
          <w:delText xml:space="preserve">there is a natural number</w:delText>
        </w:r>
      </w:del>
      <w:del w:id="1707" w:author="PR Preview" w:date="2026-01-01T00:00:00Z">
        <w:r>
          <w:delText xml:space="preserve"> </w:delText>
        </w:r>
      </w:del>
      <m:oMath>
        <m:r>
          <m:t>N</m:t>
        </m:r>
      </m:oMath>
      <w:del w:id="1708" w:author="PR Preview" w:date="2026-01-01T00:00:00Z">
        <w:r>
          <w:delText xml:space="preserve"> </w:delText>
        </w:r>
      </w:del>
      <w:del w:id="1709" w:author="PR Preview" w:date="2026-01-01T00:00:00Z">
        <w:r>
          <w:delText xml:space="preserve">such that</w:delText>
        </w:r>
      </w:del>
    </w:p>
    <w:p>
      <w:pPr>
        <w:pStyle w:val="FirstParagraph"/>
      </w:pPr>
      <w:ins w:id="1710" w:author="PR Preview" w:date="2026-01-01T00:00:00Z">
        <w:r>
          <w:rPr>
            <w:b/>
            <w:bCs/>
          </w:rPr>
          <w:t xml:space="preserve">Definition 69 (Limit of a sequence)</w:t>
        </w:r>
      </w:ins>
      <w:ins w:id="1711" w:author="PR Preview" w:date="2026-01-01T00:00:00Z">
        <w:r>
          <w:t xml:space="preserve"> </w:t>
        </w:r>
      </w:ins>
      <w:ins w:id="1712" w:author="PR Preview" w:date="2026-01-01T00:00:00Z">
        <w:r>
          <w:t xml:space="preserve">A real number</w:t>
        </w:r>
      </w:ins>
      <w:ins w:id="1713" w:author="PR Preview" w:date="2026-01-01T00:00:00Z">
        <w:r>
          <w:t xml:space="preserve"> </w:t>
        </w:r>
      </w:ins>
      <m:oMath>
        <m:r>
          <m:t>L</m:t>
        </m:r>
      </m:oMath>
      <w:ins w:id="1714" w:author="PR Preview" w:date="2026-01-01T00:00:00Z">
        <w:r>
          <w:t xml:space="preserve"> </w:t>
        </w:r>
      </w:ins>
      <w:ins w:id="1715" w:author="PR Preview" w:date="2026-01-01T00:00:00Z">
        <w:r>
          <w:t xml:space="preserve">is the</w:t>
        </w:r>
      </w:ins>
      <w:ins w:id="1716" w:author="PR Preview" w:date="2026-01-01T00:00:00Z">
        <w:r>
          <w:t xml:space="preserve"> </w:t>
        </w:r>
      </w:ins>
      <w:ins w:id="1717" w:author="PR Preview" w:date="2026-01-01T00:00:00Z">
        <w:r>
          <w:rPr>
            <w:b/>
            <w:bCs/>
          </w:rPr>
          <w:t xml:space="preserve">limit</w:t>
        </w:r>
      </w:ins>
      <w:ins w:id="1718" w:author="PR Preview" w:date="2026-01-01T00:00:00Z">
        <w:r>
          <w:t xml:space="preserve"> </w:t>
        </w:r>
      </w:ins>
      <w:ins w:id="1719" w:author="PR Preview" w:date="2026-01-01T00:00:00Z">
        <w:r>
          <w:t xml:space="preserve">of a</w:t>
        </w:r>
      </w:ins>
      <w:ins w:id="1720" w:author="PR Preview" w:date="2026-01-01T00:00:00Z">
        <w:r>
          <w:t xml:space="preserve"> </w:t>
        </w:r>
      </w:ins>
      <w:hyperlink r:id="rId225">
        <w:ins w:id="1721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172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1723" w:author="PR Preview" w:date="2026-01-01T00:00:00Z">
        <w:r>
          <w:t xml:space="preserve"> </w:t>
        </w:r>
      </w:ins>
      <w:ins w:id="1724" w:author="PR Preview" w:date="2026-01-01T00:00:00Z">
        <w:r>
          <w:t xml:space="preserve">of real numbers</w:t>
        </w:r>
      </w:ins>
      <w:ins w:id="1725" w:author="PR Preview" w:date="2026-01-01T00:00:00Z">
        <w:r>
          <w:t xml:space="preserve"> </w:t>
        </w:r>
      </w:ins>
      <w:ins w:id="1726" w:author="PR Preview" w:date="2026-01-01T00:00:00Z">
        <w:r>
          <w:t xml:space="preserve">[27]</w:t>
        </w:r>
      </w:ins>
      <w:ins w:id="1727" w:author="PR Preview" w:date="2026-01-01T00:00:00Z">
        <w:r>
          <w:t xml:space="preserve">,</w:t>
        </w:r>
      </w:ins>
      <w:ins w:id="1728" w:author="PR Preview" w:date="2026-01-01T00:00:00Z">
        <w:r>
          <w:t xml:space="preserve"> </w:t>
        </w:r>
      </w:ins>
      <w:ins w:id="1729" w:author="PR Preview" w:date="2026-01-01T00:00:00Z">
        <w:r>
          <w:t xml:space="preserve">written</w:t>
        </w:r>
      </w:ins>
      <w:ins w:id="173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ins w:id="1731" w:author="PR Preview" w:date="2026-01-01T00:00:00Z">
        <w:r>
          <w:t xml:space="preserve"> </w:t>
        </w:r>
      </w:ins>
      <w:ins w:id="1732" w:author="PR Preview" w:date="2026-01-01T00:00:00Z">
        <w:r>
          <w:t xml:space="preserve">or</w:t>
        </w:r>
      </w:ins>
      <w:ins w:id="173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ins w:id="1734" w:author="PR Preview" w:date="2026-01-01T00:00:00Z">
        <w:r>
          <w:t xml:space="preserve">,</w:t>
        </w:r>
      </w:ins>
      <w:ins w:id="1735" w:author="PR Preview" w:date="2026-01-01T00:00:00Z">
        <w:r>
          <w:t xml:space="preserve"> </w:t>
        </w:r>
      </w:ins>
      <w:ins w:id="1736" w:author="PR Preview" w:date="2026-01-01T00:00:00Z">
        <w:r>
          <w:t xml:space="preserve">if for every</w:t>
        </w:r>
      </w:ins>
      <w:ins w:id="1737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738" w:author="PR Preview" w:date="2026-01-01T00:00:00Z">
        <w:r>
          <w:t xml:space="preserve"> </w:t>
        </w:r>
      </w:ins>
      <w:ins w:id="1739" w:author="PR Preview" w:date="2026-01-01T00:00:00Z">
        <w:r>
          <w:t xml:space="preserve">there is a natural number</w:t>
        </w:r>
      </w:ins>
      <w:ins w:id="1740" w:author="PR Preview" w:date="2026-01-01T00:00:00Z">
        <w:r>
          <w:t xml:space="preserve"> </w:t>
        </w:r>
      </w:ins>
      <m:oMath>
        <m:r>
          <m:t>N</m:t>
        </m:r>
      </m:oMath>
      <w:ins w:id="1741" w:author="PR Preview" w:date="2026-01-01T00:00:00Z">
        <w:r>
          <w:t xml:space="preserve"> </w:t>
        </w:r>
      </w:ins>
      <w:ins w:id="1742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6"/>
    <w:bookmarkStart w:id="227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7"/>
    <w:bookmarkStart w:id="228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8"/>
    <w:bookmarkStart w:id="229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29"/>
    <w:bookmarkStart w:id="230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0"/>
    <w:bookmarkStart w:id="231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1"/>
    <w:bookmarkStart w:id="232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2"/>
    <w:bookmarkEnd w:id="233"/>
    <w:bookmarkStart w:id="277" w:name="exponentials-and-logarithms"/>
    <w:p>
      <w:pPr>
        <w:pStyle w:val="Heading2"/>
      </w:pPr>
      <w:r>
        <w:t xml:space="preserve">19 Exponentials and Logarithms</w:t>
      </w:r>
    </w:p>
    <w:bookmarkStart w:id="234" w:name="def-exponential-function"/>
    <w:p>
      <w:pPr>
        <w:pStyle w:val="FirstParagraph"/>
      </w:pPr>
      <w:del w:id="1743" w:author="PR Preview" w:date="2026-01-01T00:00:00Z">
        <w:r>
          <w:rPr>
            <w:b/>
            <w:bCs/>
          </w:rPr>
          <w:delText xml:space="preserve">Definition 73 (Exponential function)</w:delText>
        </w:r>
      </w:del>
      <w:del w:id="1744" w:author="PR Preview" w:date="2026-01-01T00:00:00Z">
        <w:r>
          <w:delText xml:space="preserve"> </w:delText>
        </w:r>
      </w:del>
      <w:del w:id="1745" w:author="PR Preview" w:date="2026-01-01T00:00:00Z">
        <w:r>
          <w:delText xml:space="preserve">The</w:delText>
        </w:r>
      </w:del>
      <w:del w:id="1746" w:author="PR Preview" w:date="2026-01-01T00:00:00Z">
        <w:r>
          <w:delText xml:space="preserve"> </w:delText>
        </w:r>
      </w:del>
      <w:del w:id="1747" w:author="PR Preview" w:date="2026-01-01T00:00:00Z">
        <w:r>
          <w:rPr>
            <w:b/>
            <w:bCs/>
          </w:rPr>
          <w:delText xml:space="preserve">exponential function</w:delText>
        </w:r>
      </w:del>
      <w:del w:id="1748" w:author="PR Preview" w:date="2026-01-01T00:00:00Z">
        <w:r>
          <w:delText xml:space="preserve"> </w:delText>
        </w:r>
      </w:del>
      <w:del w:id="1749" w:author="PR Preview" w:date="2026-01-01T00:00:00Z">
        <w:r>
          <w:delText xml:space="preserve">(Wikipedia contributors 2026m)</w:delText>
        </w:r>
      </w:del>
      <w:del w:id="1750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1751" w:author="PR Preview" w:date="2026-01-01T00:00:00Z">
        <w:r>
          <w:delText xml:space="preserve"> </w:delText>
        </w:r>
      </w:del>
      <w:del w:id="1752" w:author="PR Preview" w:date="2026-01-01T00:00:00Z">
        <w:r>
          <w:delText xml:space="preserve">is</w:delText>
        </w:r>
      </w:del>
    </w:p>
    <w:p>
      <w:pPr>
        <w:pStyle w:val="FirstParagraph"/>
      </w:pPr>
      <w:ins w:id="1753" w:author="PR Preview" w:date="2026-01-01T00:00:00Z">
        <w:r>
          <w:rPr>
            <w:b/>
            <w:bCs/>
          </w:rPr>
          <w:t xml:space="preserve">Definition 73 (Exponential function)</w:t>
        </w:r>
      </w:ins>
      <w:ins w:id="1754" w:author="PR Preview" w:date="2026-01-01T00:00:00Z">
        <w:r>
          <w:t xml:space="preserve"> </w:t>
        </w:r>
      </w:ins>
      <w:ins w:id="1755" w:author="PR Preview" w:date="2026-01-01T00:00:00Z">
        <w:r>
          <w:t xml:space="preserve">The</w:t>
        </w:r>
      </w:ins>
      <w:ins w:id="1756" w:author="PR Preview" w:date="2026-01-01T00:00:00Z">
        <w:r>
          <w:t xml:space="preserve"> </w:t>
        </w:r>
      </w:ins>
      <w:ins w:id="1757" w:author="PR Preview" w:date="2026-01-01T00:00:00Z">
        <w:r>
          <w:rPr>
            <w:b/>
            <w:bCs/>
          </w:rPr>
          <w:t xml:space="preserve">exponential function</w:t>
        </w:r>
      </w:ins>
      <w:ins w:id="1758" w:author="PR Preview" w:date="2026-01-01T00:00:00Z">
        <w:r>
          <w:t xml:space="preserve"> </w:t>
        </w:r>
      </w:ins>
      <w:ins w:id="1759" w:author="PR Preview" w:date="2026-01-01T00:00:00Z">
        <w:r>
          <w:t xml:space="preserve">[28]</w:t>
        </w:r>
      </w:ins>
      <w:ins w:id="1760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1761" w:author="PR Preview" w:date="2026-01-01T00:00:00Z">
        <w:r>
          <w:t xml:space="preserve"> </w:t>
        </w:r>
      </w:ins>
      <w:ins w:id="1762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4"/>
    <w:bookmarkStart w:id="235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5"/>
    <w:bookmarkStart w:id="236" w:name="def-euler-number"/>
    <w:p>
      <w:pPr>
        <w:pStyle w:val="BodyText"/>
      </w:pPr>
      <w:del w:id="1763" w:author="PR Preview" w:date="2026-01-01T00:00:00Z">
        <w:r>
          <w:rPr>
            <w:b/>
            <w:bCs/>
          </w:rPr>
          <w:delText xml:space="preserve">Definition 74 (Euler’s number)</w:delText>
        </w:r>
      </w:del>
      <w:del w:id="1764" w:author="PR Preview" w:date="2026-01-01T00:00:00Z">
        <w:r>
          <w:delText xml:space="preserve"> </w:delText>
        </w:r>
      </w:del>
      <w:del w:id="1765" w:author="PR Preview" w:date="2026-01-01T00:00:00Z">
        <w:r>
          <w:rPr>
            <w:b/>
            <w:bCs/>
          </w:rPr>
          <w:delText xml:space="preserve">Euler’s number</w:delText>
        </w:r>
      </w:del>
      <w:del w:id="1766" w:author="PR Preview" w:date="2026-01-01T00:00:00Z">
        <w:r>
          <w:delText xml:space="preserve"> </w:delText>
        </w:r>
      </w:del>
      <w:del w:id="1767" w:author="PR Preview" w:date="2026-01-01T00:00:00Z">
        <w:r>
          <w:delText xml:space="preserve">(Wikipedia contributors 2026l)</w:delText>
        </w:r>
      </w:del>
      <w:del w:id="1768" w:author="PR Preview" w:date="2026-01-01T00:00:00Z">
        <w:r>
          <w:delText xml:space="preserve"> </w:delText>
        </w:r>
      </w:del>
      <w:del w:id="1769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del w:id="1770" w:author="PR Preview" w:date="2026-01-01T00:00:00Z">
        <w:r>
          <w:rPr>
            <w:b/>
            <w:bCs/>
          </w:rPr>
          <w:delText xml:space="preserve">Example 47 (Euler’s number is irrational)</w:delText>
        </w:r>
      </w:del>
      <w:del w:id="1771" w:author="PR Preview" w:date="2026-01-01T00:00:00Z">
        <w:r>
          <w:delText xml:space="preserve"> </w:delText>
        </w:r>
      </w:del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del w:id="1772" w:author="PR Preview" w:date="2026-01-01T00:00:00Z">
        <w:r>
          <w:delText xml:space="preserve"> </w:delText>
        </w:r>
      </w:del>
      <w:del w:id="1773" w:author="PR Preview" w:date="2026-01-01T00:00:00Z">
        <w:r>
          <w:delText xml:space="preserve">is an</w:delText>
        </w:r>
      </w:del>
      <w:del w:id="1774" w:author="PR Preview" w:date="2026-01-01T00:00:00Z">
        <w:r>
          <w:delText xml:space="preserve"> </w:delText>
        </w:r>
      </w:del>
      <w:hyperlink r:id="rId237">
        <w:del w:id="1775" w:author="PR Preview" w:date="2026-01-01T00:00:00Z">
          <w:r>
            <w:rPr>
              <w:rStyle w:val="Hyperlink"/>
            </w:rPr>
            <w:delText xml:space="preserve">irrational number</w:delText>
          </w:r>
        </w:del>
      </w:hyperlink>
      <w:del w:id="1776" w:author="PR Preview" w:date="2026-01-01T00:00:00Z">
        <w:r>
          <w:delText xml:space="preserve">,</w:delText>
        </w:r>
      </w:del>
      <w:del w:id="1777" w:author="PR Preview" w:date="2026-01-01T00:00:00Z">
        <w:r>
          <w:delText xml:space="preserve"> </w:delText>
        </w:r>
      </w:del>
      <w:del w:id="1778" w:author="PR Preview" w:date="2026-01-01T00:00:00Z">
        <w:r>
          <w:delText xml:space="preserve">so no fraction equals it exactly.</w:delText>
        </w:r>
      </w:del>
      <w:del w:id="1779" w:author="PR Preview" w:date="2026-01-01T00:00:00Z">
        <w:r>
          <w:delText xml:space="preserve"> </w:delText>
        </w:r>
      </w:del>
      <w:del w:id="1780" w:author="PR Preview" w:date="2026-01-01T00:00:00Z">
        <w:r>
          <w:delText xml:space="preserve">The fraction</w:delText>
        </w:r>
      </w:del>
      <w:del w:id="178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del w:id="1782" w:author="PR Preview" w:date="2026-01-01T00:00:00Z">
        <w:r>
          <w:delText xml:space="preserve"> </w:delText>
        </w:r>
      </w:del>
      <w:del w:id="1783" w:author="PR Preview" w:date="2026-01-01T00:00:00Z">
        <w:r>
          <w:delText xml:space="preserve">is close,</w:delText>
        </w:r>
      </w:del>
      <w:del w:id="1784" w:author="PR Preview" w:date="2026-01-01T00:00:00Z">
        <w:r>
          <w:delText xml:space="preserve"> </w:delText>
        </w:r>
      </w:del>
      <w:del w:id="1785" w:author="PR Preview" w:date="2026-01-01T00:00:00Z">
        <w:r>
          <w:delText xml:space="preserve">but</w:delText>
        </w:r>
      </w:del>
      <w:del w:id="178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del w:id="1787" w:author="PR Preview" w:date="2026-01-01T00:00:00Z">
        <w:r>
          <w:delText xml:space="preserve"> </w:delText>
        </w:r>
      </w:del>
      <w:del w:id="1788" w:author="PR Preview" w:date="2026-01-01T00:00:00Z">
        <w:r>
          <w:delText xml:space="preserve">(Wikipedia contributors 2026l)</w:delText>
        </w:r>
      </w:del>
      <w:del w:id="1789" w:author="PR Preview" w:date="2026-01-01T00:00:00Z">
        <w:r>
          <w:delText xml:space="preserve">.</w:delText>
        </w:r>
      </w:del>
    </w:p>
    <w:p>
      <w:pPr>
        <w:pStyle w:val="BodyText"/>
      </w:pPr>
      <w:del w:id="1790" w:author="PR Preview" w:date="2026-01-01T00:00:00Z">
        <w:r>
          <w:rPr>
            <w:b/>
            <w:bCs/>
          </w:rPr>
          <w:delText xml:space="preserve">Definition 75 (Natural logarithm)</w:delText>
        </w:r>
      </w:del>
      <w:del w:id="1791" w:author="PR Preview" w:date="2026-01-01T00:00:00Z">
        <w:r>
          <w:delText xml:space="preserve"> </w:delText>
        </w:r>
      </w:del>
      <w:del w:id="1792" w:author="PR Preview" w:date="2026-01-01T00:00:00Z">
        <w:r>
          <w:delText xml:space="preserve">For a real number</w:delText>
        </w:r>
      </w:del>
      <w:del w:id="179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1794" w:author="PR Preview" w:date="2026-01-01T00:00:00Z">
        <w:r>
          <w:delText xml:space="preserve">,</w:delText>
        </w:r>
      </w:del>
      <w:del w:id="1795" w:author="PR Preview" w:date="2026-01-01T00:00:00Z">
        <w:r>
          <w:delText xml:space="preserve"> </w:delText>
        </w:r>
      </w:del>
      <w:del w:id="1796" w:author="PR Preview" w:date="2026-01-01T00:00:00Z">
        <w:r>
          <w:delText xml:space="preserve">the</w:delText>
        </w:r>
      </w:del>
      <w:del w:id="1797" w:author="PR Preview" w:date="2026-01-01T00:00:00Z">
        <w:r>
          <w:delText xml:space="preserve"> </w:delText>
        </w:r>
      </w:del>
      <w:del w:id="1798" w:author="PR Preview" w:date="2026-01-01T00:00:00Z">
        <w:r>
          <w:rPr>
            <w:b/>
            <w:bCs/>
          </w:rPr>
          <w:delText xml:space="preserve">natural logarithm</w:delText>
        </w:r>
      </w:del>
      <w:del w:id="1799" w:author="PR Preview" w:date="2026-01-01T00:00:00Z">
        <w:r>
          <w:delText xml:space="preserve"> </w:delText>
        </w:r>
      </w:del>
      <w:del w:id="1800" w:author="PR Preview" w:date="2026-01-01T00:00:00Z">
        <w:r>
          <w:delText xml:space="preserve">of</w:delText>
        </w:r>
      </w:del>
      <w:del w:id="1801" w:author="PR Preview" w:date="2026-01-01T00:00:00Z">
        <w:r>
          <w:delText xml:space="preserve"> </w:delText>
        </w:r>
      </w:del>
      <m:oMath>
        <m:r>
          <m:t>a</m:t>
        </m:r>
      </m:oMath>
      <w:del w:id="1802" w:author="PR Preview" w:date="2026-01-01T00:00:00Z">
        <w:r>
          <w:delText xml:space="preserve">, written</w:delText>
        </w:r>
      </w:del>
      <w:del w:id="1803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del w:id="1804" w:author="PR Preview" w:date="2026-01-01T00:00:00Z">
        <w:r>
          <w:delText xml:space="preserve"> </w:delText>
        </w:r>
      </w:del>
      <w:del w:id="1805" w:author="PR Preview" w:date="2026-01-01T00:00:00Z">
        <w:r>
          <w:delText xml:space="preserve">(Wikipedia contributors 2026y)</w:delText>
        </w:r>
      </w:del>
      <w:del w:id="1806" w:author="PR Preview" w:date="2026-01-01T00:00:00Z">
        <w:r>
          <w:delText xml:space="preserve">,</w:delText>
        </w:r>
      </w:del>
      <w:del w:id="1807" w:author="PR Preview" w:date="2026-01-01T00:00:00Z">
        <w:r>
          <w:delText xml:space="preserve"> </w:delText>
        </w:r>
      </w:del>
      <w:del w:id="1808" w:author="PR Preview" w:date="2026-01-01T00:00:00Z">
        <w:r>
          <w:delText xml:space="preserve">is the real number</w:delText>
        </w:r>
      </w:del>
      <w:del w:id="1809" w:author="PR Preview" w:date="2026-01-01T00:00:00Z">
        <w:r>
          <w:delText xml:space="preserve"> </w:delText>
        </w:r>
      </w:del>
      <m:oMath>
        <m:r>
          <m:t>y</m:t>
        </m:r>
      </m:oMath>
      <w:del w:id="1810" w:author="PR Preview" w:date="2026-01-01T00:00:00Z">
        <w:r>
          <w:delText xml:space="preserve"> </w:delText>
        </w:r>
      </w:del>
      <w:del w:id="1811" w:author="PR Preview" w:date="2026-01-01T00:00:00Z">
        <w:r>
          <w:delText xml:space="preserve">with</w:delText>
        </w:r>
      </w:del>
      <w:del w:id="1812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del w:id="1813" w:author="PR Preview" w:date="2026-01-01T00:00:00Z">
        <w:r>
          <w:delText xml:space="preserve">.</w:delText>
        </w:r>
      </w:del>
      <w:del w:id="1814" w:author="PR Preview" w:date="2026-01-01T00:00:00Z">
        <w:r>
          <w:delText xml:space="preserve"> </w:delText>
        </w:r>
      </w:del>
      <w:del w:id="1815" w:author="PR Preview" w:date="2026-01-01T00:00:00Z">
        <w:r>
          <w:delText xml:space="preserve">The exponential function takes each positive value at exactly one input,</w:delText>
        </w:r>
      </w:del>
      <w:del w:id="1816" w:author="PR Preview" w:date="2026-01-01T00:00:00Z">
        <w:r>
          <w:delText xml:space="preserve"> </w:delText>
        </w:r>
      </w:del>
      <w:del w:id="1817" w:author="PR Preview" w:date="2026-01-01T00:00:00Z">
        <w:r>
          <w:delText xml:space="preserve">so there is exactly one such</w:delText>
        </w:r>
      </w:del>
      <w:del w:id="1818" w:author="PR Preview" w:date="2026-01-01T00:00:00Z">
        <w:r>
          <w:delText xml:space="preserve"> </w:delText>
        </w:r>
      </w:del>
      <m:oMath>
        <m:r>
          <m:t>y</m:t>
        </m:r>
      </m:oMath>
      <w:del w:id="1819" w:author="PR Preview" w:date="2026-01-01T00:00:00Z">
        <w:r>
          <w:delText xml:space="preserve">,</w:delText>
        </w:r>
      </w:del>
      <w:del w:id="1820" w:author="PR Preview" w:date="2026-01-01T00:00:00Z">
        <w:r>
          <w:delText xml:space="preserve"> </w:delText>
        </w:r>
      </w:del>
      <w:del w:id="1821" w:author="PR Preview" w:date="2026-01-01T00:00:00Z">
        <w:r>
          <w:delText xml:space="preserve">and</w:delText>
        </w:r>
      </w:del>
      <w:del w:id="1822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823" w:author="PR Preview" w:date="2026-01-01T00:00:00Z">
        <w:r>
          <w:delText xml:space="preserve"> </w:delText>
        </w:r>
      </w:del>
      <w:del w:id="1824" w:author="PR Preview" w:date="2026-01-01T00:00:00Z">
        <w:r>
          <w:delText xml:space="preserve">is the</w:delText>
        </w:r>
      </w:del>
      <w:del w:id="1825" w:author="PR Preview" w:date="2026-01-01T00:00:00Z">
        <w:r>
          <w:delText xml:space="preserve"> </w:delText>
        </w:r>
      </w:del>
      <w:hyperlink r:id="rId239">
        <w:del w:id="1826" w:author="PR Preview" w:date="2026-01-01T00:00:00Z">
          <w:r>
            <w:rPr>
              <w:rStyle w:val="Hyperlink"/>
            </w:rPr>
            <w:delText xml:space="preserve">inverse function</w:delText>
          </w:r>
        </w:del>
      </w:hyperlink>
      <w:del w:id="1827" w:author="PR Preview" w:date="2026-01-01T00:00:00Z">
        <w:r>
          <w:delText xml:space="preserve"> </w:delText>
        </w:r>
      </w:del>
      <w:del w:id="1828" w:author="PR Preview" w:date="2026-01-01T00:00:00Z">
        <w:r>
          <w:delText xml:space="preserve">of</w:delText>
        </w:r>
      </w:del>
      <w:del w:id="1829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</m:oMath>
      <w:del w:id="1830" w:author="PR Preview" w:date="2026-01-01T00:00:00Z">
        <w:r>
          <w:delText xml:space="preserve"> </w:delText>
        </w:r>
      </w:del>
      <w:del w:id="1831" w:author="PR Preview" w:date="2026-01-01T00:00:00Z">
        <w:r>
          <w:delText xml:space="preserve">(</w:delText>
        </w:r>
      </w:del>
      <w:hyperlink w:anchor="def-exponential-function">
        <w:del w:id="1832" w:author="PR Preview" w:date="2026-01-01T00:00:00Z">
          <w:r>
            <w:rPr>
              <w:rStyle w:val="Hyperlink"/>
            </w:rPr>
            <w:delText xml:space="preserve">Definition 73</w:delText>
          </w:r>
        </w:del>
      </w:hyperlink>
      <w:del w:id="1833" w:author="PR Preview" w:date="2026-01-01T00:00:00Z">
        <w:r>
          <w:delText xml:space="preserve">).</w:delText>
        </w:r>
      </w:del>
    </w:p>
    <w:p>
      <w:pPr>
        <w:pStyle w:val="BodyText"/>
      </w:pPr>
      <w:ins w:id="1834" w:author="PR Preview" w:date="2026-01-01T00:00:00Z">
        <w:r>
          <w:rPr>
            <w:b/>
            <w:bCs/>
          </w:rPr>
          <w:t xml:space="preserve">Definition 74 (Euler’s number)</w:t>
        </w:r>
      </w:ins>
      <w:ins w:id="1835" w:author="PR Preview" w:date="2026-01-01T00:00:00Z">
        <w:r>
          <w:t xml:space="preserve"> </w:t>
        </w:r>
      </w:ins>
      <w:ins w:id="1836" w:author="PR Preview" w:date="2026-01-01T00:00:00Z">
        <w:r>
          <w:rPr>
            <w:b/>
            <w:bCs/>
          </w:rPr>
          <w:t xml:space="preserve">Euler’s number</w:t>
        </w:r>
      </w:ins>
      <w:ins w:id="1837" w:author="PR Preview" w:date="2026-01-01T00:00:00Z">
        <w:r>
          <w:t xml:space="preserve"> </w:t>
        </w:r>
      </w:ins>
      <w:ins w:id="1838" w:author="PR Preview" w:date="2026-01-01T00:00:00Z">
        <w:r>
          <w:t xml:space="preserve">[29]</w:t>
        </w:r>
      </w:ins>
      <w:ins w:id="1839" w:author="PR Preview" w:date="2026-01-01T00:00:00Z">
        <w:r>
          <w:t xml:space="preserve"> </w:t>
        </w:r>
      </w:ins>
      <w:ins w:id="184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6"/>
    <w:bookmarkStart w:id="238" w:name="exm-euler-number"/>
    <w:p>
      <w:pPr>
        <w:pStyle w:val="FirstParagraph"/>
      </w:pPr>
      <w:ins w:id="1841" w:author="PR Preview" w:date="2026-01-01T00:00:00Z">
        <w:r>
          <w:rPr>
            <w:b/>
            <w:bCs/>
          </w:rPr>
          <w:t xml:space="preserve">Example 47 (Euler’s number is irrational)</w:t>
        </w:r>
      </w:ins>
      <w:ins w:id="1842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ins w:id="1843" w:author="PR Preview" w:date="2026-01-01T00:00:00Z">
        <w:r>
          <w:t xml:space="preserve"> </w:t>
        </w:r>
      </w:ins>
      <w:ins w:id="1844" w:author="PR Preview" w:date="2026-01-01T00:00:00Z">
        <w:r>
          <w:t xml:space="preserve">is an</w:t>
        </w:r>
      </w:ins>
      <w:ins w:id="1845" w:author="PR Preview" w:date="2026-01-01T00:00:00Z">
        <w:r>
          <w:t xml:space="preserve"> </w:t>
        </w:r>
      </w:ins>
      <w:hyperlink r:id="rId237">
        <w:ins w:id="1846" w:author="PR Preview" w:date="2026-01-01T00:00:00Z">
          <w:r>
            <w:rPr>
              <w:rStyle w:val="Hyperlink"/>
            </w:rPr>
            <w:t xml:space="preserve">irrational number</w:t>
          </w:r>
        </w:ins>
      </w:hyperlink>
      <w:ins w:id="1847" w:author="PR Preview" w:date="2026-01-01T00:00:00Z">
        <w:r>
          <w:t xml:space="preserve">,</w:t>
        </w:r>
      </w:ins>
      <w:ins w:id="1848" w:author="PR Preview" w:date="2026-01-01T00:00:00Z">
        <w:r>
          <w:t xml:space="preserve"> </w:t>
        </w:r>
      </w:ins>
      <w:ins w:id="1849" w:author="PR Preview" w:date="2026-01-01T00:00:00Z">
        <w:r>
          <w:t xml:space="preserve">so no fraction equals it exactly.</w:t>
        </w:r>
      </w:ins>
      <w:ins w:id="1850" w:author="PR Preview" w:date="2026-01-01T00:00:00Z">
        <w:r>
          <w:t xml:space="preserve"> </w:t>
        </w:r>
      </w:ins>
      <w:ins w:id="1851" w:author="PR Preview" w:date="2026-01-01T00:00:00Z">
        <w:r>
          <w:t xml:space="preserve">The fraction</w:t>
        </w:r>
      </w:ins>
      <w:ins w:id="185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ins w:id="1853" w:author="PR Preview" w:date="2026-01-01T00:00:00Z">
        <w:r>
          <w:t xml:space="preserve"> </w:t>
        </w:r>
      </w:ins>
      <w:ins w:id="1854" w:author="PR Preview" w:date="2026-01-01T00:00:00Z">
        <w:r>
          <w:t xml:space="preserve">is close,</w:t>
        </w:r>
      </w:ins>
      <w:ins w:id="1855" w:author="PR Preview" w:date="2026-01-01T00:00:00Z">
        <w:r>
          <w:t xml:space="preserve"> </w:t>
        </w:r>
      </w:ins>
      <w:ins w:id="1856" w:author="PR Preview" w:date="2026-01-01T00:00:00Z">
        <w:r>
          <w:t xml:space="preserve">but</w:t>
        </w:r>
      </w:ins>
      <w:ins w:id="185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ins w:id="1858" w:author="PR Preview" w:date="2026-01-01T00:00:00Z">
        <w:r>
          <w:t xml:space="preserve"> </w:t>
        </w:r>
      </w:ins>
      <w:ins w:id="1859" w:author="PR Preview" w:date="2026-01-01T00:00:00Z">
        <w:r>
          <w:t xml:space="preserve">[29]</w:t>
        </w:r>
      </w:ins>
      <w:ins w:id="1860" w:author="PR Preview" w:date="2026-01-01T00:00:00Z">
        <w:r>
          <w:t xml:space="preserve">.</w:t>
        </w:r>
      </w:ins>
    </w:p>
    <w:bookmarkEnd w:id="238"/>
    <w:bookmarkStart w:id="240" w:name="def-natural-log"/>
    <w:p>
      <w:pPr>
        <w:pStyle w:val="BodyText"/>
      </w:pPr>
      <w:ins w:id="1861" w:author="PR Preview" w:date="2026-01-01T00:00:00Z">
        <w:r>
          <w:rPr>
            <w:b/>
            <w:bCs/>
          </w:rPr>
          <w:t xml:space="preserve">Definition 75 (Natural logarithm)</w:t>
        </w:r>
      </w:ins>
      <w:ins w:id="1862" w:author="PR Preview" w:date="2026-01-01T00:00:00Z">
        <w:r>
          <w:t xml:space="preserve"> </w:t>
        </w:r>
      </w:ins>
      <w:ins w:id="1863" w:author="PR Preview" w:date="2026-01-01T00:00:00Z">
        <w:r>
          <w:t xml:space="preserve">For a real number</w:t>
        </w:r>
      </w:ins>
      <w:ins w:id="186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1865" w:author="PR Preview" w:date="2026-01-01T00:00:00Z">
        <w:r>
          <w:t xml:space="preserve">,</w:t>
        </w:r>
      </w:ins>
      <w:ins w:id="1866" w:author="PR Preview" w:date="2026-01-01T00:00:00Z">
        <w:r>
          <w:t xml:space="preserve"> </w:t>
        </w:r>
      </w:ins>
      <w:ins w:id="1867" w:author="PR Preview" w:date="2026-01-01T00:00:00Z">
        <w:r>
          <w:t xml:space="preserve">the</w:t>
        </w:r>
      </w:ins>
      <w:ins w:id="1868" w:author="PR Preview" w:date="2026-01-01T00:00:00Z">
        <w:r>
          <w:t xml:space="preserve"> </w:t>
        </w:r>
      </w:ins>
      <w:ins w:id="1869" w:author="PR Preview" w:date="2026-01-01T00:00:00Z">
        <w:r>
          <w:rPr>
            <w:b/>
            <w:bCs/>
          </w:rPr>
          <w:t xml:space="preserve">natural logarithm</w:t>
        </w:r>
      </w:ins>
      <w:ins w:id="1870" w:author="PR Preview" w:date="2026-01-01T00:00:00Z">
        <w:r>
          <w:t xml:space="preserve"> </w:t>
        </w:r>
      </w:ins>
      <w:ins w:id="1871" w:author="PR Preview" w:date="2026-01-01T00:00:00Z">
        <w:r>
          <w:t xml:space="preserve">of</w:t>
        </w:r>
      </w:ins>
      <w:ins w:id="1872" w:author="PR Preview" w:date="2026-01-01T00:00:00Z">
        <w:r>
          <w:t xml:space="preserve"> </w:t>
        </w:r>
      </w:ins>
      <m:oMath>
        <m:r>
          <m:t>a</m:t>
        </m:r>
      </m:oMath>
      <w:ins w:id="1873" w:author="PR Preview" w:date="2026-01-01T00:00:00Z">
        <w:r>
          <w:t xml:space="preserve">, written</w:t>
        </w:r>
      </w:ins>
      <w:ins w:id="1874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ins w:id="1875" w:author="PR Preview" w:date="2026-01-01T00:00:00Z">
        <w:r>
          <w:t xml:space="preserve"> </w:t>
        </w:r>
      </w:ins>
      <w:ins w:id="1876" w:author="PR Preview" w:date="2026-01-01T00:00:00Z">
        <w:r>
          <w:t xml:space="preserve">[30]</w:t>
        </w:r>
      </w:ins>
      <w:ins w:id="1877" w:author="PR Preview" w:date="2026-01-01T00:00:00Z">
        <w:r>
          <w:t xml:space="preserve">,</w:t>
        </w:r>
      </w:ins>
      <w:ins w:id="1878" w:author="PR Preview" w:date="2026-01-01T00:00:00Z">
        <w:r>
          <w:t xml:space="preserve"> </w:t>
        </w:r>
      </w:ins>
      <w:ins w:id="1879" w:author="PR Preview" w:date="2026-01-01T00:00:00Z">
        <w:r>
          <w:t xml:space="preserve">is the real number</w:t>
        </w:r>
      </w:ins>
      <w:ins w:id="1880" w:author="PR Preview" w:date="2026-01-01T00:00:00Z">
        <w:r>
          <w:t xml:space="preserve"> </w:t>
        </w:r>
      </w:ins>
      <m:oMath>
        <m:r>
          <m:t>y</m:t>
        </m:r>
      </m:oMath>
      <w:ins w:id="1881" w:author="PR Preview" w:date="2026-01-01T00:00:00Z">
        <w:r>
          <w:t xml:space="preserve"> </w:t>
        </w:r>
      </w:ins>
      <w:ins w:id="1882" w:author="PR Preview" w:date="2026-01-01T00:00:00Z">
        <w:r>
          <w:t xml:space="preserve">with</w:t>
        </w:r>
      </w:ins>
      <w:ins w:id="1883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ins w:id="1884" w:author="PR Preview" w:date="2026-01-01T00:00:00Z">
        <w:r>
          <w:t xml:space="preserve">.</w:t>
        </w:r>
      </w:ins>
      <w:ins w:id="1885" w:author="PR Preview" w:date="2026-01-01T00:00:00Z">
        <w:r>
          <w:t xml:space="preserve"> </w:t>
        </w:r>
      </w:ins>
      <w:ins w:id="1886" w:author="PR Preview" w:date="2026-01-01T00:00:00Z">
        <w:r>
          <w:t xml:space="preserve">The exponential function takes each positive value at exactly one input,</w:t>
        </w:r>
      </w:ins>
      <w:ins w:id="1887" w:author="PR Preview" w:date="2026-01-01T00:00:00Z">
        <w:r>
          <w:t xml:space="preserve"> </w:t>
        </w:r>
      </w:ins>
      <w:ins w:id="1888" w:author="PR Preview" w:date="2026-01-01T00:00:00Z">
        <w:r>
          <w:t xml:space="preserve">so there is exactly one such</w:t>
        </w:r>
      </w:ins>
      <w:ins w:id="1889" w:author="PR Preview" w:date="2026-01-01T00:00:00Z">
        <w:r>
          <w:t xml:space="preserve"> </w:t>
        </w:r>
      </w:ins>
      <m:oMath>
        <m:r>
          <m:t>y</m:t>
        </m:r>
      </m:oMath>
      <w:ins w:id="1890" w:author="PR Preview" w:date="2026-01-01T00:00:00Z">
        <w:r>
          <w:t xml:space="preserve">,</w:t>
        </w:r>
      </w:ins>
      <w:ins w:id="1891" w:author="PR Preview" w:date="2026-01-01T00:00:00Z">
        <w:r>
          <w:t xml:space="preserve"> </w:t>
        </w:r>
      </w:ins>
      <w:ins w:id="1892" w:author="PR Preview" w:date="2026-01-01T00:00:00Z">
        <w:r>
          <w:t xml:space="preserve">and</w:t>
        </w:r>
      </w:ins>
      <w:ins w:id="1893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894" w:author="PR Preview" w:date="2026-01-01T00:00:00Z">
        <w:r>
          <w:t xml:space="preserve"> </w:t>
        </w:r>
      </w:ins>
      <w:ins w:id="1895" w:author="PR Preview" w:date="2026-01-01T00:00:00Z">
        <w:r>
          <w:t xml:space="preserve">is the</w:t>
        </w:r>
      </w:ins>
      <w:ins w:id="1896" w:author="PR Preview" w:date="2026-01-01T00:00:00Z">
        <w:r>
          <w:t xml:space="preserve"> </w:t>
        </w:r>
      </w:ins>
      <w:hyperlink r:id="rId239">
        <w:ins w:id="1897" w:author="PR Preview" w:date="2026-01-01T00:00:00Z">
          <w:r>
            <w:rPr>
              <w:rStyle w:val="Hyperlink"/>
            </w:rPr>
            <w:t xml:space="preserve">inverse function</w:t>
          </w:r>
        </w:ins>
      </w:hyperlink>
      <w:ins w:id="1898" w:author="PR Preview" w:date="2026-01-01T00:00:00Z">
        <w:r>
          <w:t xml:space="preserve"> </w:t>
        </w:r>
      </w:ins>
      <w:ins w:id="1899" w:author="PR Preview" w:date="2026-01-01T00:00:00Z">
        <w:r>
          <w:t xml:space="preserve">of</w:t>
        </w:r>
      </w:ins>
      <w:ins w:id="1900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</m:oMath>
      <w:ins w:id="1901" w:author="PR Preview" w:date="2026-01-01T00:00:00Z">
        <w:r>
          <w:t xml:space="preserve"> </w:t>
        </w:r>
      </w:ins>
      <w:ins w:id="1902" w:author="PR Preview" w:date="2026-01-01T00:00:00Z">
        <w:r>
          <w:t xml:space="preserve">(</w:t>
        </w:r>
      </w:ins>
      <w:hyperlink w:anchor="def-exponential-function">
        <w:ins w:id="1903" w:author="PR Preview" w:date="2026-01-01T00:00:00Z">
          <w:r>
            <w:rPr>
              <w:rStyle w:val="Hyperlink"/>
            </w:rPr>
            <w:t xml:space="preserve">Definition 73</w:t>
          </w:r>
        </w:ins>
      </w:hyperlink>
      <w:ins w:id="1904" w:author="PR Preview" w:date="2026-01-01T00:00:00Z">
        <w:r>
          <w:t xml:space="preserve">).</w:t>
        </w:r>
      </w:ins>
    </w:p>
    <w:bookmarkEnd w:id="240"/>
    <w:bookmarkStart w:id="241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1"/>
    <w:bookmarkStart w:id="242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2"/>
    <w:bookmarkStart w:id="243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3"/>
    <w:bookmarkStart w:id="244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4"/>
    <w:bookmarkStart w:id="245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5"/>
    <w:bookmarkStart w:id="246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6"/>
    <w:bookmarkStart w:id="247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7"/>
    <w:bookmarkStart w:id="248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48"/>
    <w:bookmarkStart w:id="24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0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0"/>
    <w:bookmarkStart w:id="251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bookmarkStart w:id="252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2"/>
    <w:bookmarkStart w:id="25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3"/>
    <w:bookmarkStart w:id="254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4"/>
    <w:bookmarkStart w:id="255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5"/>
    <w:bookmarkStart w:id="256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6"/>
    <w:bookmarkStart w:id="257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7"/>
    <w:bookmarkStart w:id="258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58"/>
    <w:bookmarkStart w:id="259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0"/>
    <w:bookmarkStart w:id="261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1"/>
    <w:bookmarkStart w:id="262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2"/>
    <w:bookmarkStart w:id="263" w:name="rem-tarski-identities"/>
    <w:p>
      <w:pPr>
        <w:pStyle w:val="FirstParagraph"/>
      </w:pPr>
      <w:del w:id="1905" w:author="PR Preview" w:date="2026-01-01T00:00:00Z">
        <w:r>
          <w:rPr>
            <w:i/>
            <w:iCs/>
          </w:rPr>
          <w:delText xml:space="preserve">Remark 20</w:delText>
        </w:r>
      </w:del>
      <w:del w:id="1906" w:author="PR Preview" w:date="2026-01-01T00:00:00Z">
        <w:r>
          <w:delText xml:space="preserve"> (Tarski’s high school identities). </w:delText>
        </w:r>
      </w:del>
      <w:del w:id="1907" w:author="PR Preview" w:date="2026-01-01T00:00:00Z">
        <w:r>
          <w:delText xml:space="preserve">Restricted to positive integers,</w:delText>
        </w:r>
      </w:del>
      <w:del w:id="1908" w:author="PR Preview" w:date="2026-01-01T00:00:00Z">
        <w:r>
          <w:delText xml:space="preserve"> </w:delText>
        </w:r>
      </w:del>
      <w:del w:id="1909" w:author="PR Preview" w:date="2026-01-01T00:00:00Z">
        <w:r>
          <w:delText xml:space="preserve">the following results are</w:delText>
        </w:r>
      </w:del>
      <w:del w:id="1910" w:author="PR Preview" w:date="2026-01-01T00:00:00Z">
        <w:r>
          <w:delText xml:space="preserve"> </w:delText>
        </w:r>
      </w:del>
      <w:del w:id="1911" w:author="PR Preview" w:date="2026-01-01T00:00:00Z">
        <w:r>
          <w:delText xml:space="preserve">Tarski’s eleven</w:delText>
        </w:r>
      </w:del>
      <w:del w:id="1912" w:author="PR Preview" w:date="2026-01-01T00:00:00Z">
        <w:r>
          <w:delText xml:space="preserve"> </w:delText>
        </w:r>
      </w:del>
      <w:del w:id="1913" w:author="PR Preview" w:date="2026-01-01T00:00:00Z">
        <w:r>
          <w:delText xml:space="preserve">“high school”</w:delText>
        </w:r>
      </w:del>
      <w:del w:id="1914" w:author="PR Preview" w:date="2026-01-01T00:00:00Z">
        <w:r>
          <w:delText xml:space="preserve"> </w:delText>
        </w:r>
      </w:del>
      <w:del w:id="1915" w:author="PR Preview" w:date="2026-01-01T00:00:00Z">
        <w:r>
          <w:delText xml:space="preserve">identities</w:delText>
        </w:r>
      </w:del>
      <w:del w:id="1916" w:author="PR Preview" w:date="2026-01-01T00:00:00Z">
        <w:r>
          <w:delText xml:space="preserve"> </w:delText>
        </w:r>
      </w:del>
      <w:del w:id="1917" w:author="PR Preview" w:date="2026-01-01T00:00:00Z">
        <w:r>
          <w:delText xml:space="preserve">(Wikipedia contributors 2026ai)</w:delText>
        </w:r>
      </w:del>
      <w:del w:id="1918" w:author="PR Preview" w:date="2026-01-01T00:00:00Z">
        <w:r>
          <w:delText xml:space="preserve">:</w:delText>
        </w:r>
      </w:del>
    </w:p>
    <w:p>
      <w:pPr>
        <w:pStyle w:val="FirstParagraph"/>
      </w:pPr>
      <w:ins w:id="1919" w:author="PR Preview" w:date="2026-01-01T00:00:00Z">
        <w:r>
          <w:rPr>
            <w:i/>
            <w:iCs/>
          </w:rPr>
          <w:t xml:space="preserve">Remark 20</w:t>
        </w:r>
      </w:ins>
      <w:ins w:id="1920" w:author="PR Preview" w:date="2026-01-01T00:00:00Z">
        <w:r>
          <w:t xml:space="preserve"> (Tarski’s high school identities). </w:t>
        </w:r>
      </w:ins>
      <w:ins w:id="1921" w:author="PR Preview" w:date="2026-01-01T00:00:00Z">
        <w:r>
          <w:t xml:space="preserve">Restricted to positive integers,</w:t>
        </w:r>
      </w:ins>
      <w:ins w:id="1922" w:author="PR Preview" w:date="2026-01-01T00:00:00Z">
        <w:r>
          <w:t xml:space="preserve"> </w:t>
        </w:r>
      </w:ins>
      <w:ins w:id="1923" w:author="PR Preview" w:date="2026-01-01T00:00:00Z">
        <w:r>
          <w:t xml:space="preserve">the following results are</w:t>
        </w:r>
      </w:ins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Tarski’s eleven</w:t>
        </w:r>
      </w:ins>
      <w:ins w:id="1926" w:author="PR Preview" w:date="2026-01-01T00:00:00Z">
        <w:r>
          <w:t xml:space="preserve"> </w:t>
        </w:r>
      </w:ins>
      <w:ins w:id="1927" w:author="PR Preview" w:date="2026-01-01T00:00:00Z">
        <w:r>
          <w:t xml:space="preserve">“high school”</w:t>
        </w:r>
      </w:ins>
      <w:ins w:id="1928" w:author="PR Preview" w:date="2026-01-01T00:00:00Z">
        <w:r>
          <w:t xml:space="preserve"> </w:t>
        </w:r>
      </w:ins>
      <w:ins w:id="1929" w:author="PR Preview" w:date="2026-01-01T00:00:00Z">
        <w:r>
          <w:t xml:space="preserve">identities</w:t>
        </w:r>
      </w:ins>
      <w:ins w:id="1930" w:author="PR Preview" w:date="2026-01-01T00:00:00Z">
        <w:r>
          <w:t xml:space="preserve"> </w:t>
        </w:r>
      </w:ins>
      <w:ins w:id="1931" w:author="PR Preview" w:date="2026-01-01T00:00:00Z">
        <w:r>
          <w:t xml:space="preserve">[31]</w:t>
        </w:r>
      </w:ins>
      <w:ins w:id="1932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3"/>
    <w:bookmarkStart w:id="264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4"/>
    <w:bookmarkStart w:id="265" w:name="def-contour-line"/>
    <w:p>
      <w:pPr>
        <w:pStyle w:val="BodyText"/>
      </w:pPr>
      <w:del w:id="1933" w:author="PR Preview" w:date="2026-01-01T00:00:00Z">
        <w:r>
          <w:rPr>
            <w:b/>
            <w:bCs/>
          </w:rPr>
          <w:delText xml:space="preserve">Definition 78 (Contour line)</w:delText>
        </w:r>
      </w:del>
      <w:del w:id="1934" w:author="PR Preview" w:date="2026-01-01T00:00:00Z">
        <w:r>
          <w:delText xml:space="preserve"> </w:delText>
        </w:r>
      </w:del>
      <w:del w:id="1935" w:author="PR Preview" w:date="2026-01-01T00:00:00Z">
        <w:r>
          <w:delText xml:space="preserve">For a function</w:delText>
        </w:r>
      </w:del>
      <w:del w:id="1936" w:author="PR Preview" w:date="2026-01-01T00:00:00Z">
        <w:r>
          <w:delText xml:space="preserve"> </w:delText>
        </w:r>
      </w:del>
      <m:oMath>
        <m:r>
          <m:t>g</m:t>
        </m:r>
      </m:oMath>
      <w:del w:id="1937" w:author="PR Preview" w:date="2026-01-01T00:00:00Z">
        <w:r>
          <w:delText xml:space="preserve"> </w:delText>
        </w:r>
      </w:del>
      <w:del w:id="1938" w:author="PR Preview" w:date="2026-01-01T00:00:00Z">
        <w:r>
          <w:delText xml:space="preserve">of two real variables</w:delText>
        </w:r>
      </w:del>
      <w:del w:id="1939" w:author="PR Preview" w:date="2026-01-01T00:00:00Z">
        <w:r>
          <w:delText xml:space="preserve"> </w:delText>
        </w:r>
      </w:del>
      <m:oMath>
        <m:r>
          <m:t>b</m:t>
        </m:r>
      </m:oMath>
      <w:del w:id="1940" w:author="PR Preview" w:date="2026-01-01T00:00:00Z">
        <w:r>
          <w:delText xml:space="preserve"> </w:delText>
        </w:r>
      </w:del>
      <w:del w:id="1941" w:author="PR Preview" w:date="2026-01-01T00:00:00Z">
        <w:r>
          <w:delText xml:space="preserve">and</w:delText>
        </w:r>
      </w:del>
      <w:del w:id="1942" w:author="PR Preview" w:date="2026-01-01T00:00:00Z">
        <w:r>
          <w:delText xml:space="preserve"> </w:delText>
        </w:r>
      </w:del>
      <m:oMath>
        <m:r>
          <m:t>c</m:t>
        </m:r>
      </m:oMath>
      <w:del w:id="1943" w:author="PR Preview" w:date="2026-01-01T00:00:00Z">
        <w:r>
          <w:delText xml:space="preserve"> </w:delText>
        </w:r>
      </w:del>
      <w:del w:id="1944" w:author="PR Preview" w:date="2026-01-01T00:00:00Z">
        <w:r>
          <w:delText xml:space="preserve">and a number</w:delText>
        </w:r>
      </w:del>
      <w:del w:id="1945" w:author="PR Preview" w:date="2026-01-01T00:00:00Z">
        <w:r>
          <w:delText xml:space="preserve"> </w:delText>
        </w:r>
      </w:del>
      <m:oMath>
        <m:r>
          <m:t>k</m:t>
        </m:r>
      </m:oMath>
      <w:del w:id="1946" w:author="PR Preview" w:date="2026-01-01T00:00:00Z">
        <w:r>
          <w:delText xml:space="preserve">,</w:delText>
        </w:r>
      </w:del>
      <w:del w:id="1947" w:author="PR Preview" w:date="2026-01-01T00:00:00Z">
        <w:r>
          <w:delText xml:space="preserve"> </w:delText>
        </w:r>
      </w:del>
      <w:del w:id="1948" w:author="PR Preview" w:date="2026-01-01T00:00:00Z">
        <w:r>
          <w:delText xml:space="preserve">the</w:delText>
        </w:r>
      </w:del>
      <w:del w:id="1949" w:author="PR Preview" w:date="2026-01-01T00:00:00Z">
        <w:r>
          <w:delText xml:space="preserve"> </w:delText>
        </w:r>
      </w:del>
      <w:del w:id="1950" w:author="PR Preview" w:date="2026-01-01T00:00:00Z">
        <w:r>
          <w:rPr>
            <w:b/>
            <w:bCs/>
          </w:rPr>
          <w:delText xml:space="preserve">contour line</w:delText>
        </w:r>
      </w:del>
      <w:del w:id="1951" w:author="PR Preview" w:date="2026-01-01T00:00:00Z">
        <w:r>
          <w:delText xml:space="preserve"> </w:delText>
        </w:r>
      </w:del>
      <w:del w:id="1952" w:author="PR Preview" w:date="2026-01-01T00:00:00Z">
        <w:r>
          <w:delText xml:space="preserve">(Wikipedia contributors 2026i)</w:delText>
        </w:r>
      </w:del>
      <w:del w:id="1953" w:author="PR Preview" w:date="2026-01-01T00:00:00Z">
        <w:r>
          <w:delText xml:space="preserve"> </w:delText>
        </w:r>
      </w:del>
      <w:del w:id="1954" w:author="PR Preview" w:date="2026-01-01T00:00:00Z">
        <w:r>
          <w:delText xml:space="preserve">of</w:delText>
        </w:r>
      </w:del>
      <w:del w:id="1955" w:author="PR Preview" w:date="2026-01-01T00:00:00Z">
        <w:r>
          <w:delText xml:space="preserve"> </w:delText>
        </w:r>
      </w:del>
      <m:oMath>
        <m:r>
          <m:t>g</m:t>
        </m:r>
      </m:oMath>
      <w:del w:id="1956" w:author="PR Preview" w:date="2026-01-01T00:00:00Z">
        <w:r>
          <w:delText xml:space="preserve"> </w:delText>
        </w:r>
      </w:del>
      <w:del w:id="1957" w:author="PR Preview" w:date="2026-01-01T00:00:00Z">
        <w:r>
          <w:delText xml:space="preserve">at height</w:delText>
        </w:r>
      </w:del>
      <w:del w:id="1958" w:author="PR Preview" w:date="2026-01-01T00:00:00Z">
        <w:r>
          <w:delText xml:space="preserve"> </w:delText>
        </w:r>
      </w:del>
      <m:oMath>
        <m:r>
          <m:t>k</m:t>
        </m:r>
      </m:oMath>
      <w:del w:id="1959" w:author="PR Preview" w:date="2026-01-01T00:00:00Z">
        <w:r>
          <w:delText xml:space="preserve"> </w:delText>
        </w:r>
      </w:del>
      <w:del w:id="1960" w:author="PR Preview" w:date="2026-01-01T00:00:00Z">
        <w:r>
          <w:delText xml:space="preserve">is the set of points where</w:delText>
        </w:r>
      </w:del>
      <w:del w:id="1961" w:author="PR Preview" w:date="2026-01-01T00:00:00Z">
        <w:r>
          <w:delText xml:space="preserve"> </w:delText>
        </w:r>
      </w:del>
      <m:oMath>
        <m:r>
          <m:t>g</m:t>
        </m:r>
      </m:oMath>
      <w:del w:id="1962" w:author="PR Preview" w:date="2026-01-01T00:00:00Z">
        <w:r>
          <w:delText xml:space="preserve"> </w:delText>
        </w:r>
      </w:del>
      <w:del w:id="1963" w:author="PR Preview" w:date="2026-01-01T00:00:00Z">
        <w:r>
          <w:delText xml:space="preserve">equals</w:delText>
        </w:r>
      </w:del>
      <w:del w:id="1964" w:author="PR Preview" w:date="2026-01-01T00:00:00Z">
        <w:r>
          <w:delText xml:space="preserve"> </w:delText>
        </w:r>
      </w:del>
      <m:oMath>
        <m:r>
          <m:t>k</m:t>
        </m:r>
      </m:oMath>
      <w:del w:id="1965" w:author="PR Preview" w:date="2026-01-01T00:00:00Z">
        <w:r>
          <w:delText xml:space="preserve">:</w:delText>
        </w:r>
      </w:del>
    </w:p>
    <w:p>
      <w:pPr>
        <w:pStyle w:val="BodyText"/>
      </w:pPr>
      <w:ins w:id="1966" w:author="PR Preview" w:date="2026-01-01T00:00:00Z">
        <w:r>
          <w:rPr>
            <w:b/>
            <w:bCs/>
          </w:rPr>
          <w:t xml:space="preserve">Definition 78 (Contour line)</w:t>
        </w:r>
      </w:ins>
      <w:ins w:id="1967" w:author="PR Preview" w:date="2026-01-01T00:00:00Z">
        <w:r>
          <w:t xml:space="preserve"> </w:t>
        </w:r>
      </w:ins>
      <w:ins w:id="1968" w:author="PR Preview" w:date="2026-01-01T00:00:00Z">
        <w:r>
          <w:t xml:space="preserve">For a function</w:t>
        </w:r>
      </w:ins>
      <w:ins w:id="1969" w:author="PR Preview" w:date="2026-01-01T00:00:00Z">
        <w:r>
          <w:t xml:space="preserve"> </w:t>
        </w:r>
      </w:ins>
      <m:oMath>
        <m:r>
          <m:t>g</m:t>
        </m:r>
      </m:oMath>
      <w:ins w:id="1970" w:author="PR Preview" w:date="2026-01-01T00:00:00Z">
        <w:r>
          <w:t xml:space="preserve"> </w:t>
        </w:r>
      </w:ins>
      <w:ins w:id="1971" w:author="PR Preview" w:date="2026-01-01T00:00:00Z">
        <w:r>
          <w:t xml:space="preserve">of two real variables</w:t>
        </w:r>
      </w:ins>
      <w:ins w:id="1972" w:author="PR Preview" w:date="2026-01-01T00:00:00Z">
        <w:r>
          <w:t xml:space="preserve"> </w:t>
        </w:r>
      </w:ins>
      <m:oMath>
        <m:r>
          <m:t>b</m:t>
        </m:r>
      </m:oMath>
      <w:ins w:id="1973" w:author="PR Preview" w:date="2026-01-01T00:00:00Z">
        <w:r>
          <w:t xml:space="preserve"> </w:t>
        </w:r>
      </w:ins>
      <w:ins w:id="1974" w:author="PR Preview" w:date="2026-01-01T00:00:00Z">
        <w:r>
          <w:t xml:space="preserve">and</w:t>
        </w:r>
      </w:ins>
      <w:ins w:id="1975" w:author="PR Preview" w:date="2026-01-01T00:00:00Z">
        <w:r>
          <w:t xml:space="preserve"> </w:t>
        </w:r>
      </w:ins>
      <m:oMath>
        <m:r>
          <m:t>c</m:t>
        </m:r>
      </m:oMath>
      <w:ins w:id="1976" w:author="PR Preview" w:date="2026-01-01T00:00:00Z">
        <w:r>
          <w:t xml:space="preserve"> </w:t>
        </w:r>
      </w:ins>
      <w:ins w:id="1977" w:author="PR Preview" w:date="2026-01-01T00:00:00Z">
        <w:r>
          <w:t xml:space="preserve">and a number</w:t>
        </w:r>
      </w:ins>
      <w:ins w:id="1978" w:author="PR Preview" w:date="2026-01-01T00:00:00Z">
        <w:r>
          <w:t xml:space="preserve"> </w:t>
        </w:r>
      </w:ins>
      <m:oMath>
        <m:r>
          <m:t>k</m:t>
        </m:r>
      </m:oMath>
      <w:ins w:id="1979" w:author="PR Preview" w:date="2026-01-01T00:00:00Z">
        <w:r>
          <w:t xml:space="preserve">,</w:t>
        </w:r>
      </w:ins>
      <w:ins w:id="1980" w:author="PR Preview" w:date="2026-01-01T00:00:00Z">
        <w:r>
          <w:t xml:space="preserve"> </w:t>
        </w:r>
      </w:ins>
      <w:ins w:id="1981" w:author="PR Preview" w:date="2026-01-01T00:00:00Z">
        <w:r>
          <w:t xml:space="preserve">the</w:t>
        </w:r>
      </w:ins>
      <w:ins w:id="1982" w:author="PR Preview" w:date="2026-01-01T00:00:00Z">
        <w:r>
          <w:t xml:space="preserve"> </w:t>
        </w:r>
      </w:ins>
      <w:ins w:id="1983" w:author="PR Preview" w:date="2026-01-01T00:00:00Z">
        <w:r>
          <w:rPr>
            <w:b/>
            <w:bCs/>
          </w:rPr>
          <w:t xml:space="preserve">contour line</w:t>
        </w:r>
      </w:ins>
      <w:ins w:id="1984" w:author="PR Preview" w:date="2026-01-01T00:00:00Z">
        <w:r>
          <w:t xml:space="preserve"> </w:t>
        </w:r>
      </w:ins>
      <w:ins w:id="1985" w:author="PR Preview" w:date="2026-01-01T00:00:00Z">
        <w:r>
          <w:t xml:space="preserve">[32]</w:t>
        </w:r>
      </w:ins>
      <w:ins w:id="1986" w:author="PR Preview" w:date="2026-01-01T00:00:00Z">
        <w:r>
          <w:t xml:space="preserve"> </w:t>
        </w:r>
      </w:ins>
      <w:ins w:id="1987" w:author="PR Preview" w:date="2026-01-01T00:00:00Z">
        <w:r>
          <w:t xml:space="preserve">of</w:t>
        </w:r>
      </w:ins>
      <w:ins w:id="1988" w:author="PR Preview" w:date="2026-01-01T00:00:00Z">
        <w:r>
          <w:t xml:space="preserve"> </w:t>
        </w:r>
      </w:ins>
      <m:oMath>
        <m:r>
          <m:t>g</m:t>
        </m:r>
      </m:oMath>
      <w:ins w:id="1989" w:author="PR Preview" w:date="2026-01-01T00:00:00Z">
        <w:r>
          <w:t xml:space="preserve"> </w:t>
        </w:r>
      </w:ins>
      <w:ins w:id="1990" w:author="PR Preview" w:date="2026-01-01T00:00:00Z">
        <w:r>
          <w:t xml:space="preserve">at height</w:t>
        </w:r>
      </w:ins>
      <w:ins w:id="1991" w:author="PR Preview" w:date="2026-01-01T00:00:00Z">
        <w:r>
          <w:t xml:space="preserve"> </w:t>
        </w:r>
      </w:ins>
      <m:oMath>
        <m:r>
          <m:t>k</m:t>
        </m:r>
      </m:oMath>
      <w:ins w:id="1992" w:author="PR Preview" w:date="2026-01-01T00:00:00Z">
        <w:r>
          <w:t xml:space="preserve"> </w:t>
        </w:r>
      </w:ins>
      <w:ins w:id="1993" w:author="PR Preview" w:date="2026-01-01T00:00:00Z">
        <w:r>
          <w:t xml:space="preserve">is the set of points where</w:t>
        </w:r>
      </w:ins>
      <w:ins w:id="1994" w:author="PR Preview" w:date="2026-01-01T00:00:00Z">
        <w:r>
          <w:t xml:space="preserve"> </w:t>
        </w:r>
      </w:ins>
      <m:oMath>
        <m:r>
          <m:t>g</m:t>
        </m:r>
      </m:oMath>
      <w:ins w:id="1995" w:author="PR Preview" w:date="2026-01-01T00:00:00Z">
        <w:r>
          <w:t xml:space="preserve"> </w:t>
        </w:r>
      </w:ins>
      <w:ins w:id="1996" w:author="PR Preview" w:date="2026-01-01T00:00:00Z">
        <w:r>
          <w:t xml:space="preserve">equals</w:t>
        </w:r>
      </w:ins>
      <w:ins w:id="1997" w:author="PR Preview" w:date="2026-01-01T00:00:00Z">
        <w:r>
          <w:t xml:space="preserve"> </w:t>
        </w:r>
      </w:ins>
      <m:oMath>
        <m:r>
          <m:t>k</m:t>
        </m:r>
      </m:oMath>
      <w:ins w:id="199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5"/>
    <w:bookmarkStart w:id="266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6"/>
    <w:bookmarkStart w:id="267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67"/>
    <w:bookmarkStart w:id="268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68"/>
    <w:bookmarkStart w:id="269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0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1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1"/>
        </w:tc>
      </w:tr>
    </w:tbl>
    <w:bookmarkStart w:id="272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3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3"/>
    <w:bookmarkStart w:id="275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4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4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5"/>
    <w:bookmarkStart w:id="276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77"/>
    <w:bookmarkStart w:id="293" w:name="sec-cosine-sine"/>
    <w:p>
      <w:pPr>
        <w:pStyle w:val="Heading2"/>
      </w:pPr>
      <w:r>
        <w:t xml:space="preserve">20 Cosine and sine</w:t>
      </w:r>
    </w:p>
    <w:bookmarkStart w:id="278" w:name="def-unit-circle"/>
    <w:p>
      <w:pPr>
        <w:pStyle w:val="FirstParagraph"/>
      </w:pPr>
      <w:del w:id="1999" w:author="PR Preview" w:date="2026-01-01T00:00:00Z">
        <w:r>
          <w:rPr>
            <w:b/>
            <w:bCs/>
          </w:rPr>
          <w:delText xml:space="preserve">Definition 79 (Unit circle)</w:delText>
        </w:r>
      </w:del>
      <w:del w:id="2000" w:author="PR Preview" w:date="2026-01-01T00:00:00Z">
        <w:r>
          <w:delText xml:space="preserve"> </w:delText>
        </w:r>
      </w:del>
      <w:del w:id="2001" w:author="PR Preview" w:date="2026-01-01T00:00:00Z">
        <w:r>
          <w:delText xml:space="preserve">The</w:delText>
        </w:r>
      </w:del>
      <w:del w:id="2002" w:author="PR Preview" w:date="2026-01-01T00:00:00Z">
        <w:r>
          <w:delText xml:space="preserve"> </w:delText>
        </w:r>
      </w:del>
      <w:del w:id="2003" w:author="PR Preview" w:date="2026-01-01T00:00:00Z">
        <w:r>
          <w:rPr>
            <w:b/>
            <w:bCs/>
          </w:rPr>
          <w:delText xml:space="preserve">unit circle</w:delText>
        </w:r>
      </w:del>
      <w:del w:id="2004" w:author="PR Preview" w:date="2026-01-01T00:00:00Z">
        <w:r>
          <w:delText xml:space="preserve"> </w:delText>
        </w:r>
      </w:del>
      <w:del w:id="2005" w:author="PR Preview" w:date="2026-01-01T00:00:00Z">
        <w:r>
          <w:delText xml:space="preserve">(Wikipedia contributors 2026ak)</w:delText>
        </w:r>
      </w:del>
      <w:del w:id="2006" w:author="PR Preview" w:date="2026-01-01T00:00:00Z">
        <w:r>
          <w:delText xml:space="preserve"> </w:delText>
        </w:r>
      </w:del>
      <w:del w:id="2007" w:author="PR Preview" w:date="2026-01-01T00:00:00Z">
        <w:r>
          <w:delText xml:space="preserve">is the set of points</w:delText>
        </w:r>
      </w:del>
      <w:del w:id="200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2009" w:author="PR Preview" w:date="2026-01-01T00:00:00Z">
        <w:r>
          <w:delText xml:space="preserve"> </w:delText>
        </w:r>
      </w:del>
      <w:del w:id="2010" w:author="PR Preview" w:date="2026-01-01T00:00:00Z">
        <w:r>
          <w:delText xml:space="preserve">in the plane with</w:delText>
        </w:r>
      </w:del>
      <w:del w:id="2011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del w:id="2012" w:author="PR Preview" w:date="2026-01-01T00:00:00Z">
        <w:r>
          <w:delText xml:space="preserve">.</w:delText>
        </w:r>
      </w:del>
    </w:p>
    <w:p>
      <w:pPr>
        <w:pStyle w:val="FirstParagraph"/>
      </w:pPr>
      <w:ins w:id="2013" w:author="PR Preview" w:date="2026-01-01T00:00:00Z">
        <w:r>
          <w:rPr>
            <w:b/>
            <w:bCs/>
          </w:rPr>
          <w:t xml:space="preserve">Definition 79 (Unit circle)</w:t>
        </w:r>
      </w:ins>
      <w:ins w:id="2014" w:author="PR Preview" w:date="2026-01-01T00:00:00Z">
        <w:r>
          <w:t xml:space="preserve"> </w:t>
        </w:r>
      </w:ins>
      <w:ins w:id="2015" w:author="PR Preview" w:date="2026-01-01T00:00:00Z">
        <w:r>
          <w:t xml:space="preserve">The</w:t>
        </w:r>
      </w:ins>
      <w:ins w:id="2016" w:author="PR Preview" w:date="2026-01-01T00:00:00Z">
        <w:r>
          <w:t xml:space="preserve"> </w:t>
        </w:r>
      </w:ins>
      <w:ins w:id="2017" w:author="PR Preview" w:date="2026-01-01T00:00:00Z">
        <w:r>
          <w:rPr>
            <w:b/>
            <w:bCs/>
          </w:rPr>
          <w:t xml:space="preserve">unit circle</w:t>
        </w:r>
      </w:ins>
      <w:ins w:id="2018" w:author="PR Preview" w:date="2026-01-01T00:00:00Z">
        <w:r>
          <w:t xml:space="preserve"> </w:t>
        </w:r>
      </w:ins>
      <w:ins w:id="2019" w:author="PR Preview" w:date="2026-01-01T00:00:00Z">
        <w:r>
          <w:t xml:space="preserve">[33]</w:t>
        </w:r>
      </w:ins>
      <w:ins w:id="2020" w:author="PR Preview" w:date="2026-01-01T00:00:00Z">
        <w:r>
          <w:t xml:space="preserve"> </w:t>
        </w:r>
      </w:ins>
      <w:ins w:id="2021" w:author="PR Preview" w:date="2026-01-01T00:00:00Z">
        <w:r>
          <w:t xml:space="preserve">is the set of points</w:t>
        </w:r>
      </w:ins>
      <w:ins w:id="202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2023" w:author="PR Preview" w:date="2026-01-01T00:00:00Z">
        <w:r>
          <w:t xml:space="preserve"> </w:t>
        </w:r>
      </w:ins>
      <w:ins w:id="2024" w:author="PR Preview" w:date="2026-01-01T00:00:00Z">
        <w:r>
          <w:t xml:space="preserve">in the plane with</w:t>
        </w:r>
      </w:ins>
      <w:ins w:id="2025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ins w:id="2026" w:author="PR Preview" w:date="2026-01-01T00:00:00Z">
        <w:r>
          <w:t xml:space="preserve">.</w:t>
        </w:r>
      </w:ins>
    </w:p>
    <w:bookmarkEnd w:id="278"/>
    <w:bookmarkStart w:id="279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79"/>
    <w:bookmarkStart w:id="280" w:name="def-pi"/>
    <w:p>
      <w:pPr>
        <w:pStyle w:val="FirstParagraph"/>
      </w:pPr>
      <w:del w:id="2027" w:author="PR Preview" w:date="2026-01-01T00:00:00Z">
        <w:r>
          <w:rPr>
            <w:b/>
            <w:bCs/>
          </w:rPr>
          <w:delText xml:space="preserve">Definition 80 (The number</w:delText>
        </w:r>
      </w:del>
      <w:del w:id="2028" w:author="PR Preview" w:date="2026-01-01T00:00:00Z">
        <w:r>
          <w:rPr>
            <w:b/>
            <w:bCs/>
          </w:rPr>
          <w:delText xml:space="preserve"> </w:delText>
        </w:r>
      </w:del>
      <m:oMath>
        <m:r>
          <m:t>π</m:t>
        </m:r>
      </m:oMath>
      <w:del w:id="2029" w:author="PR Preview" w:date="2026-01-01T00:00:00Z">
        <w:r>
          <w:rPr>
            <w:b/>
            <w:bCs/>
          </w:rPr>
          <w:delText xml:space="preserve">)</w:delText>
        </w:r>
      </w:del>
      <w:del w:id="2030" w:author="PR Preview" w:date="2026-01-01T00:00:00Z">
        <w:r>
          <w:delText xml:space="preserve"> </w:delText>
        </w:r>
      </w:del>
      <w:del w:id="2031" w:author="PR Preview" w:date="2026-01-01T00:00:00Z">
        <w:r>
          <w:delText xml:space="preserve">The number</w:delText>
        </w:r>
      </w:del>
      <w:del w:id="2032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≈</m:t>
        </m:r>
        <m:r>
          <m:t>3.14159</m:t>
        </m:r>
      </m:oMath>
      <w:del w:id="2033" w:author="PR Preview" w:date="2026-01-01T00:00:00Z">
        <w:r>
          <w:delText xml:space="preserve"> </w:delText>
        </w:r>
      </w:del>
      <w:del w:id="2034" w:author="PR Preview" w:date="2026-01-01T00:00:00Z">
        <w:r>
          <w:delText xml:space="preserve">(Wikipedia contributors 2026ab)</w:delText>
        </w:r>
      </w:del>
      <w:del w:id="2035" w:author="PR Preview" w:date="2026-01-01T00:00:00Z">
        <w:r>
          <w:delText xml:space="preserve"> </w:delText>
        </w:r>
      </w:del>
      <w:del w:id="2036" w:author="PR Preview" w:date="2026-01-01T00:00:00Z">
        <w:r>
          <w:delText xml:space="preserve">is half of the circumference of the unit circle (</w:delText>
        </w:r>
      </w:del>
      <w:hyperlink w:anchor="def-unit-circle">
        <w:del w:id="2037" w:author="PR Preview" w:date="2026-01-01T00:00:00Z">
          <w:r>
            <w:rPr>
              <w:rStyle w:val="Hyperlink"/>
            </w:rPr>
            <w:delText xml:space="preserve">Definition 79</w:delText>
          </w:r>
        </w:del>
      </w:hyperlink>
      <w:del w:id="2038" w:author="PR Preview" w:date="2026-01-01T00:00:00Z">
        <w:r>
          <w:delText xml:space="preserve">).</w:delText>
        </w:r>
      </w:del>
    </w:p>
    <w:p>
      <w:pPr>
        <w:pStyle w:val="FirstParagraph"/>
      </w:pPr>
      <w:ins w:id="2039" w:author="PR Preview" w:date="2026-01-01T00:00:00Z">
        <w:r>
          <w:rPr>
            <w:b/>
            <w:bCs/>
          </w:rPr>
          <w:t xml:space="preserve">Definition 80 (The number</w:t>
        </w:r>
      </w:ins>
      <w:ins w:id="2040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</m:oMath>
      <w:ins w:id="2041" w:author="PR Preview" w:date="2026-01-01T00:00:00Z">
        <w:r>
          <w:rPr>
            <w:b/>
            <w:bCs/>
          </w:rPr>
          <w:t xml:space="preserve">)</w:t>
        </w:r>
      </w:ins>
      <w:ins w:id="2042" w:author="PR Preview" w:date="2026-01-01T00:00:00Z">
        <w:r>
          <w:t xml:space="preserve"> </w:t>
        </w:r>
      </w:ins>
      <w:ins w:id="2043" w:author="PR Preview" w:date="2026-01-01T00:00:00Z">
        <w:r>
          <w:t xml:space="preserve">The number</w:t>
        </w:r>
      </w:ins>
      <w:ins w:id="2044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≈</m:t>
        </m:r>
        <m:r>
          <m:t>3.14159</m:t>
        </m:r>
      </m:oMath>
      <w:ins w:id="2045" w:author="PR Preview" w:date="2026-01-01T00:00:00Z">
        <w:r>
          <w:t xml:space="preserve"> </w:t>
        </w:r>
      </w:ins>
      <w:ins w:id="2046" w:author="PR Preview" w:date="2026-01-01T00:00:00Z">
        <w:r>
          <w:t xml:space="preserve">[34]</w:t>
        </w:r>
      </w:ins>
      <w:ins w:id="2047" w:author="PR Preview" w:date="2026-01-01T00:00:00Z">
        <w:r>
          <w:t xml:space="preserve"> </w:t>
        </w:r>
      </w:ins>
      <w:ins w:id="2048" w:author="PR Preview" w:date="2026-01-01T00:00:00Z">
        <w:r>
          <w:t xml:space="preserve">is half of the circumference of the unit circle (</w:t>
        </w:r>
      </w:ins>
      <w:hyperlink w:anchor="def-unit-circle">
        <w:ins w:id="2049" w:author="PR Preview" w:date="2026-01-01T00:00:00Z">
          <w:r>
            <w:rPr>
              <w:rStyle w:val="Hyperlink"/>
            </w:rPr>
            <w:t xml:space="preserve">Definition 79</w:t>
          </w:r>
        </w:ins>
      </w:hyperlink>
      <w:ins w:id="2050" w:author="PR Preview" w:date="2026-01-01T00:00:00Z">
        <w:r>
          <w:t xml:space="preserve">).</w:t>
        </w:r>
      </w:ins>
    </w:p>
    <w:bookmarkEnd w:id="280"/>
    <w:bookmarkStart w:id="281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1"/>
    <w:bookmarkStart w:id="282" w:name="def-cosine-sine"/>
    <w:p>
      <w:pPr>
        <w:pStyle w:val="BodyText"/>
      </w:pPr>
      <w:del w:id="2051" w:author="PR Preview" w:date="2026-01-01T00:00:00Z">
        <w:r>
          <w:rPr>
            <w:b/>
            <w:bCs/>
          </w:rPr>
          <w:delText xml:space="preserve">Definition 81 (Cosine)</w:delText>
        </w:r>
      </w:del>
      <w:del w:id="2052" w:author="PR Preview" w:date="2026-01-01T00:00:00Z">
        <w:r>
          <w:delText xml:space="preserve"> </w:delText>
        </w:r>
      </w:del>
      <w:del w:id="2053" w:author="PR Preview" w:date="2026-01-01T00:00:00Z">
        <w:r>
          <w:delText xml:space="preserve">For a real number</w:delText>
        </w:r>
      </w:del>
      <w:del w:id="2054" w:author="PR Preview" w:date="2026-01-01T00:00:00Z">
        <w:r>
          <w:delText xml:space="preserve"> </w:delText>
        </w:r>
      </w:del>
      <m:oMath>
        <m:r>
          <m:t>θ</m:t>
        </m:r>
      </m:oMath>
      <w:del w:id="2055" w:author="PR Preview" w:date="2026-01-01T00:00:00Z">
        <w:r>
          <w:delText xml:space="preserve">, start at the point</w:delText>
        </w:r>
      </w:del>
      <w:del w:id="205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057" w:author="PR Preview" w:date="2026-01-01T00:00:00Z">
        <w:r>
          <w:delText xml:space="preserve"> </w:delText>
        </w:r>
      </w:del>
      <w:del w:id="2058" w:author="PR Preview" w:date="2026-01-01T00:00:00Z">
        <w:r>
          <w:delText xml:space="preserve">of the unit circle (</w:delText>
        </w:r>
      </w:del>
      <w:hyperlink w:anchor="def-unit-circle">
        <w:del w:id="2059" w:author="PR Preview" w:date="2026-01-01T00:00:00Z">
          <w:r>
            <w:rPr>
              <w:rStyle w:val="Hyperlink"/>
            </w:rPr>
            <w:delText xml:space="preserve">Definition 79</w:delText>
          </w:r>
        </w:del>
      </w:hyperlink>
      <w:del w:id="2060" w:author="PR Preview" w:date="2026-01-01T00:00:00Z">
        <w:r>
          <w:delText xml:space="preserve">)</w:delText>
        </w:r>
      </w:del>
      <w:del w:id="2061" w:author="PR Preview" w:date="2026-01-01T00:00:00Z">
        <w:r>
          <w:delText xml:space="preserve"> </w:delText>
        </w:r>
      </w:del>
      <w:del w:id="2062" w:author="PR Preview" w:date="2026-01-01T00:00:00Z">
        <w:r>
          <w:delText xml:space="preserve">and move a distance</w:delText>
        </w:r>
      </w:del>
      <w:del w:id="206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2064" w:author="PR Preview" w:date="2026-01-01T00:00:00Z">
        <w:r>
          <w:delText xml:space="preserve"> </w:delText>
        </w:r>
      </w:del>
      <w:del w:id="2065" w:author="PR Preview" w:date="2026-01-01T00:00:00Z">
        <w:r>
          <w:delText xml:space="preserve">along the circle,</w:delText>
        </w:r>
      </w:del>
      <w:del w:id="2066" w:author="PR Preview" w:date="2026-01-01T00:00:00Z">
        <w:r>
          <w:delText xml:space="preserve"> </w:delText>
        </w:r>
      </w:del>
      <w:del w:id="2067" w:author="PR Preview" w:date="2026-01-01T00:00:00Z">
        <w:r>
          <w:delText xml:space="preserve">counterclockwise if</w:delText>
        </w:r>
      </w:del>
      <w:del w:id="2068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≥</m:t>
        </m:r>
        <m:r>
          <m:t>0</m:t>
        </m:r>
      </m:oMath>
      <w:del w:id="2069" w:author="PR Preview" w:date="2026-01-01T00:00:00Z">
        <w:r>
          <w:delText xml:space="preserve"> </w:delText>
        </w:r>
      </w:del>
      <w:del w:id="2070" w:author="PR Preview" w:date="2026-01-01T00:00:00Z">
        <w:r>
          <w:delText xml:space="preserve">and clockwise if</w:delText>
        </w:r>
      </w:del>
      <w:del w:id="2071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&lt;</m:t>
        </m:r>
        <m:r>
          <m:t>0</m:t>
        </m:r>
      </m:oMath>
      <w:del w:id="2072" w:author="PR Preview" w:date="2026-01-01T00:00:00Z">
        <w:r>
          <w:delText xml:space="preserve">.</w:delText>
        </w:r>
      </w:del>
      <w:del w:id="2073" w:author="PR Preview" w:date="2026-01-01T00:00:00Z">
        <w:r>
          <w:delText xml:space="preserve"> </w:delText>
        </w:r>
      </w:del>
      <w:del w:id="2074" w:author="PR Preview" w:date="2026-01-01T00:00:00Z">
        <w:r>
          <w:delText xml:space="preserve">The first coordinate of the point reached is the</w:delText>
        </w:r>
      </w:del>
      <w:del w:id="2075" w:author="PR Preview" w:date="2026-01-01T00:00:00Z">
        <w:r>
          <w:delText xml:space="preserve"> </w:delText>
        </w:r>
      </w:del>
      <w:del w:id="2076" w:author="PR Preview" w:date="2026-01-01T00:00:00Z">
        <w:r>
          <w:rPr>
            <w:b/>
            <w:bCs/>
          </w:rPr>
          <w:delText xml:space="preserve">cosine</w:delText>
        </w:r>
      </w:del>
      <w:del w:id="2077" w:author="PR Preview" w:date="2026-01-01T00:00:00Z">
        <w:r>
          <w:delText xml:space="preserve"> </w:delText>
        </w:r>
      </w:del>
      <w:del w:id="2078" w:author="PR Preview" w:date="2026-01-01T00:00:00Z">
        <w:r>
          <w:delText xml:space="preserve">of</w:delText>
        </w:r>
      </w:del>
      <w:del w:id="2079" w:author="PR Preview" w:date="2026-01-01T00:00:00Z">
        <w:r>
          <w:delText xml:space="preserve"> </w:delText>
        </w:r>
      </w:del>
      <m:oMath>
        <m:r>
          <m:t>θ</m:t>
        </m:r>
      </m:oMath>
      <w:del w:id="2080" w:author="PR Preview" w:date="2026-01-01T00:00:00Z">
        <w:r>
          <w:delText xml:space="preserve"> </w:delText>
        </w:r>
      </w:del>
      <w:del w:id="2081" w:author="PR Preview" w:date="2026-01-01T00:00:00Z">
        <w:r>
          <w:delText xml:space="preserve">(Wikipedia contributors 2026af)</w:delText>
        </w:r>
      </w:del>
      <w:del w:id="2082" w:author="PR Preview" w:date="2026-01-01T00:00:00Z">
        <w:r>
          <w:delText xml:space="preserve">, written</w:delText>
        </w:r>
      </w:del>
      <w:del w:id="2083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</m:oMath>
      <w:del w:id="2084" w:author="PR Preview" w:date="2026-01-01T00:00:00Z">
        <w:r>
          <w:delText xml:space="preserve">.</w:delText>
        </w:r>
      </w:del>
    </w:p>
    <w:p>
      <w:pPr>
        <w:pStyle w:val="BodyText"/>
      </w:pPr>
      <w:ins w:id="2085" w:author="PR Preview" w:date="2026-01-01T00:00:00Z">
        <w:r>
          <w:rPr>
            <w:b/>
            <w:bCs/>
          </w:rPr>
          <w:t xml:space="preserve">Definition 81 (Cosine)</w:t>
        </w:r>
      </w:ins>
      <w:ins w:id="2086" w:author="PR Preview" w:date="2026-01-01T00:00:00Z">
        <w:r>
          <w:t xml:space="preserve"> </w:t>
        </w:r>
      </w:ins>
      <w:ins w:id="2087" w:author="PR Preview" w:date="2026-01-01T00:00:00Z">
        <w:r>
          <w:t xml:space="preserve">For a real number</w:t>
        </w:r>
      </w:ins>
      <w:ins w:id="2088" w:author="PR Preview" w:date="2026-01-01T00:00:00Z">
        <w:r>
          <w:t xml:space="preserve"> </w:t>
        </w:r>
      </w:ins>
      <m:oMath>
        <m:r>
          <m:t>θ</m:t>
        </m:r>
      </m:oMath>
      <w:ins w:id="2089" w:author="PR Preview" w:date="2026-01-01T00:00:00Z">
        <w:r>
          <w:t xml:space="preserve">, start at the point</w:t>
        </w:r>
      </w:ins>
      <w:ins w:id="209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091" w:author="PR Preview" w:date="2026-01-01T00:00:00Z">
        <w:r>
          <w:t xml:space="preserve"> </w:t>
        </w:r>
      </w:ins>
      <w:ins w:id="2092" w:author="PR Preview" w:date="2026-01-01T00:00:00Z">
        <w:r>
          <w:t xml:space="preserve">of the unit circle (</w:t>
        </w:r>
      </w:ins>
      <w:hyperlink w:anchor="def-unit-circle">
        <w:ins w:id="2093" w:author="PR Preview" w:date="2026-01-01T00:00:00Z">
          <w:r>
            <w:rPr>
              <w:rStyle w:val="Hyperlink"/>
            </w:rPr>
            <w:t xml:space="preserve">Definition 79</w:t>
          </w:r>
        </w:ins>
      </w:hyperlink>
      <w:ins w:id="2094" w:author="PR Preview" w:date="2026-01-01T00:00:00Z">
        <w:r>
          <w:t xml:space="preserve">)</w:t>
        </w:r>
      </w:ins>
      <w:ins w:id="2095" w:author="PR Preview" w:date="2026-01-01T00:00:00Z">
        <w:r>
          <w:t xml:space="preserve"> </w:t>
        </w:r>
      </w:ins>
      <w:ins w:id="2096" w:author="PR Preview" w:date="2026-01-01T00:00:00Z">
        <w:r>
          <w:t xml:space="preserve">and move a distance</w:t>
        </w:r>
      </w:ins>
      <w:ins w:id="2097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2098" w:author="PR Preview" w:date="2026-01-01T00:00:00Z">
        <w:r>
          <w:t xml:space="preserve"> </w:t>
        </w:r>
      </w:ins>
      <w:ins w:id="2099" w:author="PR Preview" w:date="2026-01-01T00:00:00Z">
        <w:r>
          <w:t xml:space="preserve">along the circle,</w:t>
        </w:r>
      </w:ins>
      <w:ins w:id="2100" w:author="PR Preview" w:date="2026-01-01T00:00:00Z">
        <w:r>
          <w:t xml:space="preserve"> </w:t>
        </w:r>
      </w:ins>
      <w:ins w:id="2101" w:author="PR Preview" w:date="2026-01-01T00:00:00Z">
        <w:r>
          <w:t xml:space="preserve">counterclockwise if</w:t>
        </w:r>
      </w:ins>
      <w:ins w:id="2102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≥</m:t>
        </m:r>
        <m:r>
          <m:t>0</m:t>
        </m:r>
      </m:oMath>
      <w:ins w:id="2103" w:author="PR Preview" w:date="2026-01-01T00:00:00Z">
        <w:r>
          <w:t xml:space="preserve"> </w:t>
        </w:r>
      </w:ins>
      <w:ins w:id="2104" w:author="PR Preview" w:date="2026-01-01T00:00:00Z">
        <w:r>
          <w:t xml:space="preserve">and clockwise if</w:t>
        </w:r>
      </w:ins>
      <w:ins w:id="2105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&lt;</m:t>
        </m:r>
        <m:r>
          <m:t>0</m:t>
        </m:r>
      </m:oMath>
      <w:ins w:id="2106" w:author="PR Preview" w:date="2026-01-01T00:00:00Z">
        <w:r>
          <w:t xml:space="preserve">.</w:t>
        </w:r>
      </w:ins>
      <w:ins w:id="2107" w:author="PR Preview" w:date="2026-01-01T00:00:00Z">
        <w:r>
          <w:t xml:space="preserve"> </w:t>
        </w:r>
      </w:ins>
      <w:ins w:id="2108" w:author="PR Preview" w:date="2026-01-01T00:00:00Z">
        <w:r>
          <w:t xml:space="preserve">The first coordinate of the point reached is the</w:t>
        </w:r>
      </w:ins>
      <w:ins w:id="2109" w:author="PR Preview" w:date="2026-01-01T00:00:00Z">
        <w:r>
          <w:t xml:space="preserve"> </w:t>
        </w:r>
      </w:ins>
      <w:ins w:id="2110" w:author="PR Preview" w:date="2026-01-01T00:00:00Z">
        <w:r>
          <w:rPr>
            <w:b/>
            <w:bCs/>
          </w:rPr>
          <w:t xml:space="preserve">cosine</w:t>
        </w:r>
      </w:ins>
      <w:ins w:id="2111" w:author="PR Preview" w:date="2026-01-01T00:00:00Z">
        <w:r>
          <w:t xml:space="preserve"> </w:t>
        </w:r>
      </w:ins>
      <w:ins w:id="2112" w:author="PR Preview" w:date="2026-01-01T00:00:00Z">
        <w:r>
          <w:t xml:space="preserve">of</w:t>
        </w:r>
      </w:ins>
      <w:ins w:id="2113" w:author="PR Preview" w:date="2026-01-01T00:00:00Z">
        <w:r>
          <w:t xml:space="preserve"> </w:t>
        </w:r>
      </w:ins>
      <m:oMath>
        <m:r>
          <m:t>θ</m:t>
        </m:r>
      </m:oMath>
      <w:ins w:id="2114" w:author="PR Preview" w:date="2026-01-01T00:00:00Z">
        <w:r>
          <w:t xml:space="preserve"> </w:t>
        </w:r>
      </w:ins>
      <w:ins w:id="2115" w:author="PR Preview" w:date="2026-01-01T00:00:00Z">
        <w:r>
          <w:t xml:space="preserve">[35]</w:t>
        </w:r>
      </w:ins>
      <w:ins w:id="2116" w:author="PR Preview" w:date="2026-01-01T00:00:00Z">
        <w:r>
          <w:t xml:space="preserve">, written</w:t>
        </w:r>
      </w:ins>
      <w:ins w:id="2117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</m:oMath>
      <w:ins w:id="2118" w:author="PR Preview" w:date="2026-01-01T00:00:00Z">
        <w:r>
          <w:t xml:space="preserve">.</w:t>
        </w:r>
      </w:ins>
    </w:p>
    <w:bookmarkEnd w:id="282"/>
    <w:bookmarkStart w:id="283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3"/>
    <w:bookmarkStart w:id="284" w:name="def-sine"/>
    <w:p>
      <w:pPr>
        <w:pStyle w:val="BodyText"/>
      </w:pPr>
      <w:del w:id="2119" w:author="PR Preview" w:date="2026-01-01T00:00:00Z">
        <w:r>
          <w:rPr>
            <w:b/>
            <w:bCs/>
          </w:rPr>
          <w:delText xml:space="preserve">Definition 82 (Sine)</w:delText>
        </w:r>
      </w:del>
      <w:del w:id="2120" w:author="PR Preview" w:date="2026-01-01T00:00:00Z">
        <w:r>
          <w:delText xml:space="preserve"> </w:delText>
        </w:r>
      </w:del>
      <w:del w:id="2121" w:author="PR Preview" w:date="2026-01-01T00:00:00Z">
        <w:r>
          <w:delText xml:space="preserve">For a real number</w:delText>
        </w:r>
      </w:del>
      <w:del w:id="2122" w:author="PR Preview" w:date="2026-01-01T00:00:00Z">
        <w:r>
          <w:delText xml:space="preserve"> </w:delText>
        </w:r>
      </w:del>
      <m:oMath>
        <m:r>
          <m:t>θ</m:t>
        </m:r>
      </m:oMath>
      <w:del w:id="2123" w:author="PR Preview" w:date="2026-01-01T00:00:00Z">
        <w:r>
          <w:delText xml:space="preserve">, the second coordinate of the point reached from</w:delText>
        </w:r>
      </w:del>
      <w:del w:id="212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125" w:author="PR Preview" w:date="2026-01-01T00:00:00Z">
        <w:r>
          <w:delText xml:space="preserve"> </w:delText>
        </w:r>
      </w:del>
      <w:del w:id="2126" w:author="PR Preview" w:date="2026-01-01T00:00:00Z">
        <w:r>
          <w:delText xml:space="preserve">by moving a distance</w:delText>
        </w:r>
      </w:del>
      <w:del w:id="212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2128" w:author="PR Preview" w:date="2026-01-01T00:00:00Z">
        <w:r>
          <w:delText xml:space="preserve"> </w:delText>
        </w:r>
      </w:del>
      <w:del w:id="2129" w:author="PR Preview" w:date="2026-01-01T00:00:00Z">
        <w:r>
          <w:delText xml:space="preserve">along the unit circle (</w:delText>
        </w:r>
      </w:del>
      <w:hyperlink w:anchor="def-cosine-sine">
        <w:del w:id="2130" w:author="PR Preview" w:date="2026-01-01T00:00:00Z">
          <w:r>
            <w:rPr>
              <w:rStyle w:val="Hyperlink"/>
            </w:rPr>
            <w:delText xml:space="preserve">Definition 81</w:delText>
          </w:r>
        </w:del>
      </w:hyperlink>
      <w:del w:id="2131" w:author="PR Preview" w:date="2026-01-01T00:00:00Z">
        <w:r>
          <w:delText xml:space="preserve">)</w:delText>
        </w:r>
      </w:del>
      <w:del w:id="2132" w:author="PR Preview" w:date="2026-01-01T00:00:00Z">
        <w:r>
          <w:delText xml:space="preserve"> </w:delText>
        </w:r>
      </w:del>
      <w:del w:id="2133" w:author="PR Preview" w:date="2026-01-01T00:00:00Z">
        <w:r>
          <w:delText xml:space="preserve">is the</w:delText>
        </w:r>
      </w:del>
      <w:del w:id="2134" w:author="PR Preview" w:date="2026-01-01T00:00:00Z">
        <w:r>
          <w:delText xml:space="preserve"> </w:delText>
        </w:r>
      </w:del>
      <w:del w:id="2135" w:author="PR Preview" w:date="2026-01-01T00:00:00Z">
        <w:r>
          <w:rPr>
            <w:b/>
            <w:bCs/>
          </w:rPr>
          <w:delText xml:space="preserve">sine</w:delText>
        </w:r>
      </w:del>
      <w:del w:id="2136" w:author="PR Preview" w:date="2026-01-01T00:00:00Z">
        <w:r>
          <w:delText xml:space="preserve"> </w:delText>
        </w:r>
      </w:del>
      <w:del w:id="2137" w:author="PR Preview" w:date="2026-01-01T00:00:00Z">
        <w:r>
          <w:delText xml:space="preserve">of</w:delText>
        </w:r>
      </w:del>
      <w:del w:id="2138" w:author="PR Preview" w:date="2026-01-01T00:00:00Z">
        <w:r>
          <w:delText xml:space="preserve"> </w:delText>
        </w:r>
      </w:del>
      <m:oMath>
        <m:r>
          <m:t>θ</m:t>
        </m:r>
      </m:oMath>
      <w:del w:id="2139" w:author="PR Preview" w:date="2026-01-01T00:00:00Z">
        <w:r>
          <w:delText xml:space="preserve"> </w:delText>
        </w:r>
      </w:del>
      <w:del w:id="2140" w:author="PR Preview" w:date="2026-01-01T00:00:00Z">
        <w:r>
          <w:delText xml:space="preserve">(Wikipedia contributors 2026af)</w:delText>
        </w:r>
      </w:del>
      <w:del w:id="2141" w:author="PR Preview" w:date="2026-01-01T00:00:00Z">
        <w:r>
          <w:delText xml:space="preserve">, written</w:delText>
        </w:r>
      </w:del>
      <w:del w:id="2142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t>θ</m:t>
        </m:r>
      </m:oMath>
      <w:del w:id="2143" w:author="PR Preview" w:date="2026-01-01T00:00:00Z">
        <w:r>
          <w:delText xml:space="preserve">.</w:delText>
        </w:r>
      </w:del>
    </w:p>
    <w:p>
      <w:pPr>
        <w:pStyle w:val="BodyText"/>
      </w:pPr>
      <w:ins w:id="2144" w:author="PR Preview" w:date="2026-01-01T00:00:00Z">
        <w:r>
          <w:rPr>
            <w:b/>
            <w:bCs/>
          </w:rPr>
          <w:t xml:space="preserve">Definition 82 (Sine)</w:t>
        </w:r>
      </w:ins>
      <w:ins w:id="2145" w:author="PR Preview" w:date="2026-01-01T00:00:00Z">
        <w:r>
          <w:t xml:space="preserve"> </w:t>
        </w:r>
      </w:ins>
      <w:ins w:id="2146" w:author="PR Preview" w:date="2026-01-01T00:00:00Z">
        <w:r>
          <w:t xml:space="preserve">For a real number</w:t>
        </w:r>
      </w:ins>
      <w:ins w:id="2147" w:author="PR Preview" w:date="2026-01-01T00:00:00Z">
        <w:r>
          <w:t xml:space="preserve"> </w:t>
        </w:r>
      </w:ins>
      <m:oMath>
        <m:r>
          <m:t>θ</m:t>
        </m:r>
      </m:oMath>
      <w:ins w:id="2148" w:author="PR Preview" w:date="2026-01-01T00:00:00Z">
        <w:r>
          <w:t xml:space="preserve">, the second coordinate of the point reached from</w:t>
        </w:r>
      </w:ins>
      <w:ins w:id="21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150" w:author="PR Preview" w:date="2026-01-01T00:00:00Z">
        <w:r>
          <w:t xml:space="preserve"> </w:t>
        </w:r>
      </w:ins>
      <w:ins w:id="2151" w:author="PR Preview" w:date="2026-01-01T00:00:00Z">
        <w:r>
          <w:t xml:space="preserve">by moving a distance</w:t>
        </w:r>
      </w:ins>
      <w:ins w:id="2152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2153" w:author="PR Preview" w:date="2026-01-01T00:00:00Z">
        <w:r>
          <w:t xml:space="preserve"> </w:t>
        </w:r>
      </w:ins>
      <w:ins w:id="2154" w:author="PR Preview" w:date="2026-01-01T00:00:00Z">
        <w:r>
          <w:t xml:space="preserve">along the unit circle (</w:t>
        </w:r>
      </w:ins>
      <w:hyperlink w:anchor="def-cosine-sine">
        <w:ins w:id="2155" w:author="PR Preview" w:date="2026-01-01T00:00:00Z">
          <w:r>
            <w:rPr>
              <w:rStyle w:val="Hyperlink"/>
            </w:rPr>
            <w:t xml:space="preserve">Definition 81</w:t>
          </w:r>
        </w:ins>
      </w:hyperlink>
      <w:ins w:id="2156" w:author="PR Preview" w:date="2026-01-01T00:00:00Z">
        <w:r>
          <w:t xml:space="preserve">)</w:t>
        </w:r>
      </w:ins>
      <w:ins w:id="2157" w:author="PR Preview" w:date="2026-01-01T00:00:00Z">
        <w:r>
          <w:t xml:space="preserve"> </w:t>
        </w:r>
      </w:ins>
      <w:ins w:id="2158" w:author="PR Preview" w:date="2026-01-01T00:00:00Z">
        <w:r>
          <w:t xml:space="preserve">is the</w:t>
        </w:r>
      </w:ins>
      <w:ins w:id="2159" w:author="PR Preview" w:date="2026-01-01T00:00:00Z">
        <w:r>
          <w:t xml:space="preserve"> </w:t>
        </w:r>
      </w:ins>
      <w:ins w:id="2160" w:author="PR Preview" w:date="2026-01-01T00:00:00Z">
        <w:r>
          <w:rPr>
            <w:b/>
            <w:bCs/>
          </w:rPr>
          <w:t xml:space="preserve">sine</w:t>
        </w:r>
      </w:ins>
      <w:ins w:id="2161" w:author="PR Preview" w:date="2026-01-01T00:00:00Z">
        <w:r>
          <w:t xml:space="preserve"> </w:t>
        </w:r>
      </w:ins>
      <w:ins w:id="2162" w:author="PR Preview" w:date="2026-01-01T00:00:00Z">
        <w:r>
          <w:t xml:space="preserve">of</w:t>
        </w:r>
      </w:ins>
      <w:ins w:id="2163" w:author="PR Preview" w:date="2026-01-01T00:00:00Z">
        <w:r>
          <w:t xml:space="preserve"> </w:t>
        </w:r>
      </w:ins>
      <m:oMath>
        <m:r>
          <m:t>θ</m:t>
        </m:r>
      </m:oMath>
      <w:ins w:id="2164" w:author="PR Preview" w:date="2026-01-01T00:00:00Z">
        <w:r>
          <w:t xml:space="preserve"> </w:t>
        </w:r>
      </w:ins>
      <w:ins w:id="2165" w:author="PR Preview" w:date="2026-01-01T00:00:00Z">
        <w:r>
          <w:t xml:space="preserve">[35]</w:t>
        </w:r>
      </w:ins>
      <w:ins w:id="2166" w:author="PR Preview" w:date="2026-01-01T00:00:00Z">
        <w:r>
          <w:t xml:space="preserve">, written</w:t>
        </w:r>
      </w:ins>
      <w:ins w:id="2167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θ</m:t>
        </m:r>
      </m:oMath>
      <w:ins w:id="2168" w:author="PR Preview" w:date="2026-01-01T00:00:00Z">
        <w:r>
          <w:t xml:space="preserve">.</w:t>
        </w:r>
      </w:ins>
    </w:p>
    <w:bookmarkEnd w:id="284"/>
    <w:bookmarkStart w:id="285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5"/>
    <w:bookmarkStart w:id="286" w:name="thm-cosine-sine-identity"/>
    <w:p>
      <w:pPr>
        <w:pStyle w:val="FirstParagraph"/>
      </w:pPr>
      <w:del w:id="2169" w:author="PR Preview" w:date="2026-01-01T00:00:00Z">
        <w:r>
          <w:rPr>
            <w:b/>
            <w:bCs/>
          </w:rPr>
          <w:delText xml:space="preserve">Theorem 32 (The Pythagorean identity)</w:delText>
        </w:r>
      </w:del>
      <w:del w:id="2170" w:author="PR Preview" w:date="2026-01-01T00:00:00Z">
        <w:r>
          <w:delText xml:space="preserve"> </w:delText>
        </w:r>
      </w:del>
      <w:del w:id="2171" w:author="PR Preview" w:date="2026-01-01T00:00:00Z">
        <w:r>
          <w:delText xml:space="preserve">For every real number</w:delText>
        </w:r>
      </w:del>
      <w:del w:id="2172" w:author="PR Preview" w:date="2026-01-01T00:00:00Z">
        <w:r>
          <w:delText xml:space="preserve"> </w:delText>
        </w:r>
      </w:del>
      <m:oMath>
        <m:r>
          <m:t>θ</m:t>
        </m:r>
      </m:oMath>
      <w:del w:id="2173" w:author="PR Preview" w:date="2026-01-01T00:00:00Z">
        <w:r>
          <w:delText xml:space="preserve"> </w:delText>
        </w:r>
      </w:del>
      <w:del w:id="2174" w:author="PR Preview" w:date="2026-01-01T00:00:00Z">
        <w:r>
          <w:delText xml:space="preserve">(Wikipedia contributors 2026ad)</w:delText>
        </w:r>
      </w:del>
      <w:del w:id="2175" w:author="PR Preview" w:date="2026-01-01T00:00:00Z">
        <w:r>
          <w:delText xml:space="preserve">,</w:delText>
        </w:r>
      </w:del>
    </w:p>
    <w:p>
      <w:pPr>
        <w:pStyle w:val="FirstParagraph"/>
      </w:pPr>
      <w:ins w:id="2176" w:author="PR Preview" w:date="2026-01-01T00:00:00Z">
        <w:r>
          <w:rPr>
            <w:b/>
            <w:bCs/>
          </w:rPr>
          <w:t xml:space="preserve">Theorem 32 (The Pythagorean identity)</w:t>
        </w:r>
      </w:ins>
      <w:ins w:id="2177" w:author="PR Preview" w:date="2026-01-01T00:00:00Z">
        <w:r>
          <w:t xml:space="preserve"> </w:t>
        </w:r>
      </w:ins>
      <w:ins w:id="2178" w:author="PR Preview" w:date="2026-01-01T00:00:00Z">
        <w:r>
          <w:t xml:space="preserve">For every real number</w:t>
        </w:r>
      </w:ins>
      <w:ins w:id="2179" w:author="PR Preview" w:date="2026-01-01T00:00:00Z">
        <w:r>
          <w:t xml:space="preserve"> </w:t>
        </w:r>
      </w:ins>
      <m:oMath>
        <m:r>
          <m:t>θ</m:t>
        </m:r>
      </m:oMath>
      <w:ins w:id="2180" w:author="PR Preview" w:date="2026-01-01T00:00:00Z">
        <w:r>
          <w:t xml:space="preserve"> </w:t>
        </w:r>
      </w:ins>
      <w:ins w:id="2181" w:author="PR Preview" w:date="2026-01-01T00:00:00Z">
        <w:r>
          <w:t xml:space="preserve">[36]</w:t>
        </w:r>
      </w:ins>
      <w:ins w:id="218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1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0"/>
        </w:tc>
      </w:tr>
    </w:tbl>
    <w:bookmarkEnd w:id="291"/>
    <w:bookmarkStart w:id="292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3"/>
    <w:bookmarkStart w:id="315" w:name="sec-complex-numbers"/>
    <w:p>
      <w:pPr>
        <w:pStyle w:val="Heading2"/>
      </w:pPr>
      <w:r>
        <w:t xml:space="preserve">21 Complex numbers</w:t>
      </w:r>
    </w:p>
    <w:bookmarkStart w:id="294" w:name="def-imaginary-unit"/>
    <w:p>
      <w:pPr>
        <w:pStyle w:val="FirstParagraph"/>
      </w:pPr>
      <w:del w:id="2183" w:author="PR Preview" w:date="2026-01-01T00:00:00Z">
        <w:r>
          <w:rPr>
            <w:b/>
            <w:bCs/>
          </w:rPr>
          <w:delText xml:space="preserve">Definition 83 (Imaginary unit)</w:delText>
        </w:r>
      </w:del>
      <w:del w:id="2184" w:author="PR Preview" w:date="2026-01-01T00:00:00Z">
        <w:r>
          <w:delText xml:space="preserve"> </w:delText>
        </w:r>
      </w:del>
      <w:del w:id="2185" w:author="PR Preview" w:date="2026-01-01T00:00:00Z">
        <w:r>
          <w:delText xml:space="preserve">The</w:delText>
        </w:r>
      </w:del>
      <w:del w:id="2186" w:author="PR Preview" w:date="2026-01-01T00:00:00Z">
        <w:r>
          <w:delText xml:space="preserve"> </w:delText>
        </w:r>
      </w:del>
      <w:del w:id="2187" w:author="PR Preview" w:date="2026-01-01T00:00:00Z">
        <w:r>
          <w:rPr>
            <w:b/>
            <w:bCs/>
          </w:rPr>
          <w:delText xml:space="preserve">imaginary unit</w:delText>
        </w:r>
      </w:del>
      <w:del w:id="2188" w:author="PR Preview" w:date="2026-01-01T00:00:00Z">
        <w:r>
          <w:delText xml:space="preserve"> </w:delText>
        </w:r>
      </w:del>
      <m:oMath>
        <m:r>
          <m:t>i</m:t>
        </m:r>
      </m:oMath>
      <w:del w:id="2189" w:author="PR Preview" w:date="2026-01-01T00:00:00Z">
        <w:r>
          <w:delText xml:space="preserve"> </w:delText>
        </w:r>
      </w:del>
      <w:del w:id="2190" w:author="PR Preview" w:date="2026-01-01T00:00:00Z">
        <w:r>
          <w:delText xml:space="preserve">is a number whose square is</w:delText>
        </w:r>
      </w:del>
      <w:del w:id="219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2192" w:author="PR Preview" w:date="2026-01-01T00:00:00Z">
        <w:r>
          <w:delText xml:space="preserve"> </w:delText>
        </w:r>
      </w:del>
      <w:del w:id="2193" w:author="PR Preview" w:date="2026-01-01T00:00:00Z">
        <w:r>
          <w:delText xml:space="preserve">(Wikipedia contributors 2026q)</w:delText>
        </w:r>
      </w:del>
      <w:del w:id="2194" w:author="PR Preview" w:date="2026-01-01T00:00:00Z">
        <w:r>
          <w:delText xml:space="preserve">:</w:delText>
        </w:r>
      </w:del>
    </w:p>
    <w:p>
      <w:pPr>
        <w:pStyle w:val="FirstParagraph"/>
      </w:pPr>
      <w:ins w:id="2195" w:author="PR Preview" w:date="2026-01-01T00:00:00Z">
        <w:r>
          <w:rPr>
            <w:b/>
            <w:bCs/>
          </w:rPr>
          <w:t xml:space="preserve">Definition 83 (Imaginary unit)</w:t>
        </w:r>
      </w:ins>
      <w:ins w:id="2196" w:author="PR Preview" w:date="2026-01-01T00:00:00Z">
        <w:r>
          <w:t xml:space="preserve"> </w:t>
        </w:r>
      </w:ins>
      <w:ins w:id="2197" w:author="PR Preview" w:date="2026-01-01T00:00:00Z">
        <w:r>
          <w:t xml:space="preserve">The</w:t>
        </w:r>
      </w:ins>
      <w:ins w:id="2198" w:author="PR Preview" w:date="2026-01-01T00:00:00Z">
        <w:r>
          <w:t xml:space="preserve"> </w:t>
        </w:r>
      </w:ins>
      <w:ins w:id="2199" w:author="PR Preview" w:date="2026-01-01T00:00:00Z">
        <w:r>
          <w:rPr>
            <w:b/>
            <w:bCs/>
          </w:rPr>
          <w:t xml:space="preserve">imaginary unit</w:t>
        </w:r>
      </w:ins>
      <w:ins w:id="2200" w:author="PR Preview" w:date="2026-01-01T00:00:00Z">
        <w:r>
          <w:t xml:space="preserve"> </w:t>
        </w:r>
      </w:ins>
      <m:oMath>
        <m:r>
          <m:t>i</m:t>
        </m:r>
      </m:oMath>
      <w:ins w:id="2201" w:author="PR Preview" w:date="2026-01-01T00:00:00Z">
        <w:r>
          <w:t xml:space="preserve"> </w:t>
        </w:r>
      </w:ins>
      <w:ins w:id="2202" w:author="PR Preview" w:date="2026-01-01T00:00:00Z">
        <w:r>
          <w:t xml:space="preserve">is a number whose square is</w:t>
        </w:r>
      </w:ins>
      <w:ins w:id="220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204" w:author="PR Preview" w:date="2026-01-01T00:00:00Z">
        <w:r>
          <w:t xml:space="preserve"> </w:t>
        </w:r>
      </w:ins>
      <w:ins w:id="2205" w:author="PR Preview" w:date="2026-01-01T00:00:00Z">
        <w:r>
          <w:t xml:space="preserve">[37]</w:t>
        </w:r>
      </w:ins>
      <w:ins w:id="220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4"/>
    <w:p>
      <w:pPr>
        <w:pStyle w:val="FirstParagraph"/>
      </w:pPr>
      <w:del w:id="2207" w:author="PR Preview" w:date="2026-01-01T00:00:00Z">
        <w:r>
          <w:delText xml:space="preserve">Axler (2024, Definition 1.1, p. 2)</w:delText>
        </w:r>
      </w:del>
      <w:del w:id="2208" w:author="PR Preview" w:date="2026-01-01T00:00:00Z">
        <w:r>
          <w:delText xml:space="preserve"> </w:delText>
        </w:r>
      </w:del>
      <w:del w:id="2209" w:author="PR Preview" w:date="2026-01-01T00:00:00Z">
        <w:r>
          <w:delText xml:space="preserve">makes this idea rigorous:</w:delText>
        </w:r>
      </w:del>
      <w:del w:id="2210" w:author="PR Preview" w:date="2026-01-01T00:00:00Z">
        <w:r>
          <w:delText xml:space="preserve"> </w:delText>
        </w:r>
      </w:del>
      <w:del w:id="2211" w:author="PR Preview" w:date="2026-01-01T00:00:00Z">
        <w:r>
          <w:delText xml:space="preserve">it defines a complex number as an ordered pair</w:delText>
        </w:r>
      </w:del>
      <w:del w:id="221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2213" w:author="PR Preview" w:date="2026-01-01T00:00:00Z">
        <w:r>
          <w:delText xml:space="preserve"> </w:delText>
        </w:r>
      </w:del>
      <w:del w:id="2214" w:author="PR Preview" w:date="2026-01-01T00:00:00Z">
        <w:r>
          <w:delText xml:space="preserve">of real numbers,</w:delText>
        </w:r>
      </w:del>
      <w:del w:id="2215" w:author="PR Preview" w:date="2026-01-01T00:00:00Z">
        <w:r>
          <w:delText xml:space="preserve"> </w:delText>
        </w:r>
      </w:del>
      <w:del w:id="2216" w:author="PR Preview" w:date="2026-01-01T00:00:00Z">
        <w:r>
          <w:delText xml:space="preserve">written</w:delText>
        </w:r>
      </w:del>
      <w:del w:id="221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del w:id="2218" w:author="PR Preview" w:date="2026-01-01T00:00:00Z">
        <w:r>
          <w:delText xml:space="preserve">,</w:delText>
        </w:r>
      </w:del>
      <w:del w:id="2219" w:author="PR Preview" w:date="2026-01-01T00:00:00Z">
        <w:r>
          <w:delText xml:space="preserve"> </w:delText>
        </w:r>
      </w:del>
      <w:del w:id="2220" w:author="PR Preview" w:date="2026-01-01T00:00:00Z">
        <w:r>
          <w:delText xml:space="preserve">defines addition and multiplication of such pairs,</w:delText>
        </w:r>
      </w:del>
      <w:del w:id="2221" w:author="PR Preview" w:date="2026-01-01T00:00:00Z">
        <w:r>
          <w:delText xml:space="preserve"> </w:delText>
        </w:r>
      </w:del>
      <w:del w:id="2222" w:author="PR Preview" w:date="2026-01-01T00:00:00Z">
        <w:r>
          <w:delText xml:space="preserve">writes</w:delText>
        </w:r>
      </w:del>
      <w:del w:id="2223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del w:id="2224" w:author="PR Preview" w:date="2026-01-01T00:00:00Z">
        <w:r>
          <w:delText xml:space="preserve"> </w:delText>
        </w:r>
      </w:del>
      <w:del w:id="2225" w:author="PR Preview" w:date="2026-01-01T00:00:00Z">
        <w:r>
          <w:delText xml:space="preserve">as</w:delText>
        </w:r>
      </w:del>
      <w:del w:id="2226" w:author="PR Preview" w:date="2026-01-01T00:00:00Z">
        <w:r>
          <w:delText xml:space="preserve"> </w:delText>
        </w:r>
      </w:del>
      <m:oMath>
        <m:r>
          <m:t>i</m:t>
        </m:r>
      </m:oMath>
      <w:del w:id="2227" w:author="PR Preview" w:date="2026-01-01T00:00:00Z">
        <w:r>
          <w:delText xml:space="preserve">,</w:delText>
        </w:r>
      </w:del>
      <w:del w:id="2228" w:author="PR Preview" w:date="2026-01-01T00:00:00Z">
        <w:r>
          <w:delText xml:space="preserve"> </w:delText>
        </w:r>
      </w:del>
      <w:del w:id="2229" w:author="PR Preview" w:date="2026-01-01T00:00:00Z">
        <w:r>
          <w:delText xml:space="preserve">and leaves it to the reader to verify that</w:delText>
        </w:r>
      </w:del>
      <w:del w:id="2230" w:author="PR Preview" w:date="2026-01-01T00:00:00Z">
        <w:r>
          <w:delText xml:space="preserve"> </w:delText>
        </w:r>
      </w:del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2231" w:author="PR Preview" w:date="2026-01-01T00:00:00Z">
        <w:r>
          <w:delText xml:space="preserve">.</w:delText>
        </w:r>
      </w:del>
    </w:p>
    <w:p>
      <w:pPr>
        <w:pStyle w:val="FirstParagraph"/>
      </w:pPr>
      <w:ins w:id="2232" w:author="PR Preview" w:date="2026-01-01T00:00:00Z">
        <w:r>
          <w:t xml:space="preserve">Axler [38], Definition 1.1, p. 2</w:t>
        </w:r>
      </w:ins>
      <w:ins w:id="2233" w:author="PR Preview" w:date="2026-01-01T00:00:00Z">
        <w:r>
          <w:t xml:space="preserve"> </w:t>
        </w:r>
      </w:ins>
      <w:ins w:id="2234" w:author="PR Preview" w:date="2026-01-01T00:00:00Z">
        <w:r>
          <w:t xml:space="preserve">makes this idea rigorous:</w:t>
        </w:r>
      </w:ins>
      <w:ins w:id="2235" w:author="PR Preview" w:date="2026-01-01T00:00:00Z">
        <w:r>
          <w:t xml:space="preserve"> </w:t>
        </w:r>
      </w:ins>
      <w:ins w:id="2236" w:author="PR Preview" w:date="2026-01-01T00:00:00Z">
        <w:r>
          <w:t xml:space="preserve">it defines a complex number as an ordered pair</w:t>
        </w:r>
      </w:ins>
      <w:ins w:id="223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2238" w:author="PR Preview" w:date="2026-01-01T00:00:00Z">
        <w:r>
          <w:t xml:space="preserve"> </w:t>
        </w:r>
      </w:ins>
      <w:ins w:id="2239" w:author="PR Preview" w:date="2026-01-01T00:00:00Z">
        <w:r>
          <w:t xml:space="preserve">of real numbers,</w:t>
        </w:r>
      </w:ins>
      <w:ins w:id="2240" w:author="PR Preview" w:date="2026-01-01T00:00:00Z">
        <w:r>
          <w:t xml:space="preserve"> </w:t>
        </w:r>
      </w:ins>
      <w:ins w:id="2241" w:author="PR Preview" w:date="2026-01-01T00:00:00Z">
        <w:r>
          <w:t xml:space="preserve">written</w:t>
        </w:r>
      </w:ins>
      <w:ins w:id="224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ins w:id="2243" w:author="PR Preview" w:date="2026-01-01T00:00:00Z">
        <w:r>
          <w:t xml:space="preserve">,</w:t>
        </w:r>
      </w:ins>
      <w:ins w:id="2244" w:author="PR Preview" w:date="2026-01-01T00:00:00Z">
        <w:r>
          <w:t xml:space="preserve"> </w:t>
        </w:r>
      </w:ins>
      <w:ins w:id="2245" w:author="PR Preview" w:date="2026-01-01T00:00:00Z">
        <w:r>
          <w:t xml:space="preserve">defines addition and multiplication of such pairs,</w:t>
        </w:r>
      </w:ins>
      <w:ins w:id="2246" w:author="PR Preview" w:date="2026-01-01T00:00:00Z">
        <w:r>
          <w:t xml:space="preserve"> </w:t>
        </w:r>
      </w:ins>
      <w:ins w:id="2247" w:author="PR Preview" w:date="2026-01-01T00:00:00Z">
        <w:r>
          <w:t xml:space="preserve">writes</w:t>
        </w:r>
      </w:ins>
      <w:ins w:id="2248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ins w:id="2249" w:author="PR Preview" w:date="2026-01-01T00:00:00Z">
        <w:r>
          <w:t xml:space="preserve"> </w:t>
        </w:r>
      </w:ins>
      <w:ins w:id="2250" w:author="PR Preview" w:date="2026-01-01T00:00:00Z">
        <w:r>
          <w:t xml:space="preserve">as</w:t>
        </w:r>
      </w:ins>
      <w:ins w:id="2251" w:author="PR Preview" w:date="2026-01-01T00:00:00Z">
        <w:r>
          <w:t xml:space="preserve"> </w:t>
        </w:r>
      </w:ins>
      <m:oMath>
        <m:r>
          <m:t>i</m:t>
        </m:r>
      </m:oMath>
      <w:ins w:id="2252" w:author="PR Preview" w:date="2026-01-01T00:00:00Z">
        <w:r>
          <w:t xml:space="preserve">,</w:t>
        </w:r>
      </w:ins>
      <w:ins w:id="2253" w:author="PR Preview" w:date="2026-01-01T00:00:00Z">
        <w:r>
          <w:t xml:space="preserve"> </w:t>
        </w:r>
      </w:ins>
      <w:ins w:id="2254" w:author="PR Preview" w:date="2026-01-01T00:00:00Z">
        <w:r>
          <w:t xml:space="preserve">and leaves it to the reader to verify that</w:t>
        </w:r>
      </w:ins>
      <w:ins w:id="2255" w:author="PR Preview" w:date="2026-01-01T00:00:00Z">
        <w:r>
          <w:t xml:space="preserve"> </w:t>
        </w:r>
      </w:ins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2256" w:author="PR Preview" w:date="2026-01-01T00:00:00Z">
        <w:r>
          <w:t xml:space="preserve">.</w:t>
        </w:r>
      </w:ins>
    </w:p>
    <w:bookmarkStart w:id="295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5"/>
    <w:bookmarkStart w:id="296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6"/>
    <w:bookmarkStart w:id="297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98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98"/>
    <w:bookmarkStart w:id="299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99"/>
    <w:bookmarkStart w:id="300" w:name="def-complex-number"/>
    <w:p>
      <w:pPr>
        <w:pStyle w:val="BodyText"/>
      </w:pPr>
      <w:del w:id="2257" w:author="PR Preview" w:date="2026-01-01T00:00:00Z">
        <w:r>
          <w:rPr>
            <w:b/>
            <w:bCs/>
          </w:rPr>
          <w:delText xml:space="preserve">Definition 84 (Complex number)</w:delText>
        </w:r>
      </w:del>
      <w:del w:id="2258" w:author="PR Preview" w:date="2026-01-01T00:00:00Z">
        <w:r>
          <w:delText xml:space="preserve"> </w:delText>
        </w:r>
      </w:del>
      <w:del w:id="2259" w:author="PR Preview" w:date="2026-01-01T00:00:00Z">
        <w:r>
          <w:delText xml:space="preserve">A</w:delText>
        </w:r>
      </w:del>
      <w:del w:id="2260" w:author="PR Preview" w:date="2026-01-01T00:00:00Z">
        <w:r>
          <w:delText xml:space="preserve"> </w:delText>
        </w:r>
      </w:del>
      <w:del w:id="2261" w:author="PR Preview" w:date="2026-01-01T00:00:00Z">
        <w:r>
          <w:rPr>
            <w:b/>
            <w:bCs/>
          </w:rPr>
          <w:delText xml:space="preserve">complex number</w:delText>
        </w:r>
      </w:del>
      <w:del w:id="2262" w:author="PR Preview" w:date="2026-01-01T00:00:00Z">
        <w:r>
          <w:delText xml:space="preserve"> </w:delText>
        </w:r>
      </w:del>
      <w:del w:id="2263" w:author="PR Preview" w:date="2026-01-01T00:00:00Z">
        <w:r>
          <w:delText xml:space="preserve">(Wikipedia contributors 2026h)</w:delText>
        </w:r>
      </w:del>
      <w:del w:id="2264" w:author="PR Preview" w:date="2026-01-01T00:00:00Z">
        <w:r>
          <w:delText xml:space="preserve"> </w:delText>
        </w:r>
      </w:del>
      <w:del w:id="2265" w:author="PR Preview" w:date="2026-01-01T00:00:00Z">
        <w:r>
          <w:delText xml:space="preserve">is a number of the form</w:delText>
        </w:r>
      </w:del>
    </w:p>
    <w:p>
      <w:pPr>
        <w:pStyle w:val="BodyText"/>
      </w:pPr>
      <w:ins w:id="2266" w:author="PR Preview" w:date="2026-01-01T00:00:00Z">
        <w:r>
          <w:rPr>
            <w:b/>
            <w:bCs/>
          </w:rPr>
          <w:t xml:space="preserve">Definition 84 (Complex number)</w:t>
        </w:r>
      </w:ins>
      <w:ins w:id="2267" w:author="PR Preview" w:date="2026-01-01T00:00:00Z">
        <w:r>
          <w:t xml:space="preserve"> </w:t>
        </w:r>
      </w:ins>
      <w:ins w:id="2268" w:author="PR Preview" w:date="2026-01-01T00:00:00Z">
        <w:r>
          <w:t xml:space="preserve">A</w:t>
        </w:r>
      </w:ins>
      <w:ins w:id="2269" w:author="PR Preview" w:date="2026-01-01T00:00:00Z">
        <w:r>
          <w:t xml:space="preserve"> </w:t>
        </w:r>
      </w:ins>
      <w:ins w:id="2270" w:author="PR Preview" w:date="2026-01-01T00:00:00Z">
        <w:r>
          <w:rPr>
            <w:b/>
            <w:bCs/>
          </w:rPr>
          <w:t xml:space="preserve">complex number</w:t>
        </w:r>
      </w:ins>
      <w:ins w:id="2271" w:author="PR Preview" w:date="2026-01-01T00:00:00Z">
        <w:r>
          <w:t xml:space="preserve"> </w:t>
        </w:r>
      </w:ins>
      <w:ins w:id="2272" w:author="PR Preview" w:date="2026-01-01T00:00:00Z">
        <w:r>
          <w:t xml:space="preserve">[39]</w:t>
        </w:r>
      </w:ins>
      <w:ins w:id="2273" w:author="PR Preview" w:date="2026-01-01T00:00:00Z">
        <w:r>
          <w:t xml:space="preserve"> </w:t>
        </w:r>
      </w:ins>
      <w:ins w:id="2274" w:author="PR Preview" w:date="2026-01-01T00:00:00Z">
        <w:r>
          <w:t xml:space="preserve">is a number of the form</w:t>
        </w:r>
      </w:ins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0"/>
    <w:bookmarkStart w:id="301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1"/>
    <w:bookmarkStart w:id="302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2"/>
    <w:bookmarkStart w:id="303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3"/>
    <w:p>
      <w:pPr>
        <w:pStyle w:val="BodyText"/>
      </w:pPr>
      <w:del w:id="2275" w:author="PR Preview" w:date="2026-01-01T00:00:00Z">
        <w:r>
          <w:delText xml:space="preserve">Axler (2024, Definition 1.1, p. 2)</w:delText>
        </w:r>
      </w:del>
      <w:del w:id="2276" w:author="PR Preview" w:date="2026-01-01T00:00:00Z">
        <w:r>
          <w:delText xml:space="preserve"> </w:delText>
        </w:r>
      </w:del>
      <w:del w:id="2277" w:author="PR Preview" w:date="2026-01-01T00:00:00Z">
        <w:r>
          <w:delText xml:space="preserve">defines</w:delText>
        </w:r>
      </w:del>
      <w:del w:id="2278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C</m:t>
        </m:r>
      </m:oMath>
      <w:del w:id="2279" w:author="PR Preview" w:date="2026-01-01T00:00:00Z">
        <w:r>
          <w:delText xml:space="preserve"> </w:delText>
        </w:r>
      </w:del>
      <w:del w:id="2280" w:author="PR Preview" w:date="2026-01-01T00:00:00Z">
        <w:r>
          <w:delText xml:space="preserve">as the set of ordered pairs</w:delText>
        </w:r>
      </w:del>
      <w:del w:id="228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2282" w:author="PR Preview" w:date="2026-01-01T00:00:00Z">
        <w:r>
          <w:delText xml:space="preserve"> </w:delText>
        </w:r>
      </w:del>
      <w:del w:id="2283" w:author="PR Preview" w:date="2026-01-01T00:00:00Z">
        <w:r>
          <w:delText xml:space="preserve">of real numbers, written</w:delText>
        </w:r>
      </w:del>
      <w:del w:id="228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del w:id="2285" w:author="PR Preview" w:date="2026-01-01T00:00:00Z">
        <w:r>
          <w:delText xml:space="preserve">,</w:delText>
        </w:r>
      </w:del>
      <w:del w:id="2286" w:author="PR Preview" w:date="2026-01-01T00:00:00Z">
        <w:r>
          <w:delText xml:space="preserve"> </w:delText>
        </w:r>
      </w:del>
      <w:del w:id="2287" w:author="PR Preview" w:date="2026-01-01T00:00:00Z">
        <w:r>
          <w:delText xml:space="preserve">and</w:delText>
        </w:r>
      </w:del>
      <w:del w:id="2288" w:author="PR Preview" w:date="2026-01-01T00:00:00Z">
        <w:r>
          <w:delText xml:space="preserve"> </w:delText>
        </w:r>
      </w:del>
      <w:del w:id="2289" w:author="PR Preview" w:date="2026-01-01T00:00:00Z">
        <w:r>
          <w:delText xml:space="preserve">Axler (2024, Definition 4.1, p. 120)</w:delText>
        </w:r>
      </w:del>
      <w:del w:id="2290" w:author="PR Preview" w:date="2026-01-01T00:00:00Z">
        <w:r>
          <w:delText xml:space="preserve"> </w:delText>
        </w:r>
      </w:del>
      <w:del w:id="2291" w:author="PR Preview" w:date="2026-01-01T00:00:00Z">
        <w:r>
          <w:delText xml:space="preserve">defines the real and imaginary parts.</w:delText>
        </w:r>
      </w:del>
    </w:p>
    <w:p>
      <w:pPr>
        <w:pStyle w:val="BodyText"/>
      </w:pPr>
      <w:ins w:id="2292" w:author="PR Preview" w:date="2026-01-01T00:00:00Z">
        <w:r>
          <w:t xml:space="preserve">Axler [38], Definition 1.1, p. 2</w:t>
        </w:r>
      </w:ins>
      <w:ins w:id="2293" w:author="PR Preview" w:date="2026-01-01T00:00:00Z">
        <w:r>
          <w:t xml:space="preserve"> </w:t>
        </w:r>
      </w:ins>
      <w:ins w:id="2294" w:author="PR Preview" w:date="2026-01-01T00:00:00Z">
        <w:r>
          <w:t xml:space="preserve">defines</w:t>
        </w:r>
      </w:ins>
      <w:ins w:id="229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C</m:t>
        </m:r>
      </m:oMath>
      <w:ins w:id="2296" w:author="PR Preview" w:date="2026-01-01T00:00:00Z">
        <w:r>
          <w:t xml:space="preserve"> </w:t>
        </w:r>
      </w:ins>
      <w:ins w:id="2297" w:author="PR Preview" w:date="2026-01-01T00:00:00Z">
        <w:r>
          <w:t xml:space="preserve">as the set of ordered pairs</w:t>
        </w:r>
      </w:ins>
      <w:ins w:id="229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2299" w:author="PR Preview" w:date="2026-01-01T00:00:00Z">
        <w:r>
          <w:t xml:space="preserve"> </w:t>
        </w:r>
      </w:ins>
      <w:ins w:id="2300" w:author="PR Preview" w:date="2026-01-01T00:00:00Z">
        <w:r>
          <w:t xml:space="preserve">of real numbers, written</w:t>
        </w:r>
      </w:ins>
      <w:ins w:id="230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ins w:id="2302" w:author="PR Preview" w:date="2026-01-01T00:00:00Z">
        <w:r>
          <w:t xml:space="preserve">,</w:t>
        </w:r>
      </w:ins>
      <w:ins w:id="2303" w:author="PR Preview" w:date="2026-01-01T00:00:00Z">
        <w:r>
          <w:t xml:space="preserve"> </w:t>
        </w:r>
      </w:ins>
      <w:ins w:id="2304" w:author="PR Preview" w:date="2026-01-01T00:00:00Z">
        <w:r>
          <w:t xml:space="preserve">and</w:t>
        </w:r>
      </w:ins>
      <w:ins w:id="2305" w:author="PR Preview" w:date="2026-01-01T00:00:00Z">
        <w:r>
          <w:t xml:space="preserve"> </w:t>
        </w:r>
      </w:ins>
      <w:ins w:id="2306" w:author="PR Preview" w:date="2026-01-01T00:00:00Z">
        <w:r>
          <w:t xml:space="preserve">Axler [38], Definition 4.1, p. 120</w:t>
        </w:r>
      </w:ins>
      <w:ins w:id="2307" w:author="PR Preview" w:date="2026-01-01T00:00:00Z">
        <w:r>
          <w:t xml:space="preserve"> </w:t>
        </w:r>
      </w:ins>
      <w:ins w:id="2308" w:author="PR Preview" w:date="2026-01-01T00:00:00Z">
        <w:r>
          <w:t xml:space="preserve">defines the real and imaginary parts.</w:t>
        </w:r>
      </w:ins>
    </w:p>
    <w:bookmarkStart w:id="304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4"/>
    <w:bookmarkStart w:id="305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6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6"/>
    <w:bookmarkStart w:id="307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309" w:author="PR Preview" w:date="2026-01-01T00:00:00Z">
        <w:r>
          <w:delText xml:space="preserve">Axler (2024, Definition 1.1, p. 2)</w:delText>
        </w:r>
      </w:del>
      <w:del w:id="2310" w:author="PR Preview" w:date="2026-01-01T00:00:00Z">
        <w:r>
          <w:delText xml:space="preserve"> </w:delText>
        </w:r>
      </w:del>
      <w:del w:id="2311" w:author="PR Preview" w:date="2026-01-01T00:00:00Z">
        <w:r>
          <w:delText xml:space="preserve">takes these two formulas as the definitions of addition and multiplication.</w:delText>
        </w:r>
      </w:del>
    </w:p>
    <w:p>
      <w:pPr>
        <w:pStyle w:val="FirstParagraph"/>
      </w:pPr>
      <w:ins w:id="2312" w:author="PR Preview" w:date="2026-01-01T00:00:00Z">
        <w:r>
          <w:t xml:space="preserve">Axler [38], Definition 1.1, p. 2</w:t>
        </w:r>
      </w:ins>
      <w:ins w:id="2313" w:author="PR Preview" w:date="2026-01-01T00:00:00Z">
        <w:r>
          <w:t xml:space="preserve"> </w:t>
        </w:r>
      </w:ins>
      <w:ins w:id="2314" w:author="PR Preview" w:date="2026-01-01T00:00:00Z">
        <w:r>
          <w:t xml:space="preserve">takes these two formulas as the definitions of addition and multiplication.</w:t>
        </w:r>
      </w:ins>
    </w:p>
    <w:bookmarkStart w:id="308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8"/>
    <w:bookmarkStart w:id="309" w:name="def-complex-conjugate"/>
    <w:p>
      <w:pPr>
        <w:pStyle w:val="FirstParagraph"/>
      </w:pPr>
      <w:del w:id="2315" w:author="PR Preview" w:date="2026-01-01T00:00:00Z">
        <w:r>
          <w:rPr>
            <w:b/>
            <w:bCs/>
          </w:rPr>
          <w:delText xml:space="preserve">Definition 88 (Complex conjugate)</w:delText>
        </w:r>
      </w:del>
      <w:del w:id="2316" w:author="PR Preview" w:date="2026-01-01T00:00:00Z">
        <w:r>
          <w:delText xml:space="preserve"> </w:delText>
        </w:r>
      </w:del>
      <w:del w:id="2317" w:author="PR Preview" w:date="2026-01-01T00:00:00Z">
        <w:r>
          <w:delText xml:space="preserve">The</w:delText>
        </w:r>
      </w:del>
      <w:del w:id="2318" w:author="PR Preview" w:date="2026-01-01T00:00:00Z">
        <w:r>
          <w:delText xml:space="preserve"> </w:delText>
        </w:r>
      </w:del>
      <w:del w:id="2319" w:author="PR Preview" w:date="2026-01-01T00:00:00Z">
        <w:r>
          <w:rPr>
            <w:b/>
            <w:bCs/>
          </w:rPr>
          <w:delText xml:space="preserve">complex conjugate</w:delText>
        </w:r>
      </w:del>
      <w:del w:id="2320" w:author="PR Preview" w:date="2026-01-01T00:00:00Z">
        <w:r>
          <w:delText xml:space="preserve"> </w:delText>
        </w:r>
      </w:del>
      <w:del w:id="2321" w:author="PR Preview" w:date="2026-01-01T00:00:00Z">
        <w:r>
          <w:delText xml:space="preserve">(Wikipedia contributors 2026g)</w:delText>
        </w:r>
      </w:del>
      <w:del w:id="2322" w:author="PR Preview" w:date="2026-01-01T00:00:00Z">
        <w:r>
          <w:delText xml:space="preserve"> </w:delText>
        </w:r>
      </w:del>
      <w:del w:id="2323" w:author="PR Preview" w:date="2026-01-01T00:00:00Z">
        <w:r>
          <w:delText xml:space="preserve">of a complex number</w:delText>
        </w:r>
      </w:del>
      <w:del w:id="2324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2325" w:author="PR Preview" w:date="2026-01-01T00:00:00Z">
        <w:r>
          <w:delText xml:space="preserve"> </w:delText>
        </w:r>
      </w:del>
      <w:del w:id="2326" w:author="PR Preview" w:date="2026-01-01T00:00:00Z">
        <w:r>
          <w:delText xml:space="preserve">(</w:delText>
        </w:r>
      </w:del>
      <w:hyperlink w:anchor="def-complex-number">
        <w:del w:id="2327" w:author="PR Preview" w:date="2026-01-01T00:00:00Z">
          <w:r>
            <w:rPr>
              <w:rStyle w:val="Hyperlink"/>
            </w:rPr>
            <w:delText xml:space="preserve">Definition 84</w:delText>
          </w:r>
        </w:del>
      </w:hyperlink>
      <w:del w:id="2328" w:author="PR Preview" w:date="2026-01-01T00:00:00Z">
        <w:r>
          <w:delText xml:space="preserve">) is</w:delText>
        </w:r>
      </w:del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329" w:author="PR Preview" w:date="2026-01-01T00:00:00Z">
        <w:r>
          <w:delText xml:space="preserve">Axler (2024, Definition 4.2, p. 120)</w:delText>
        </w:r>
      </w:del>
      <w:del w:id="2330" w:author="PR Preview" w:date="2026-01-01T00:00:00Z">
        <w:r>
          <w:delText xml:space="preserve"> </w:delText>
        </w:r>
      </w:del>
      <w:del w:id="2331" w:author="PR Preview" w:date="2026-01-01T00:00:00Z">
        <w:r>
          <w:delText xml:space="preserve">gives the same definition, as</w:delText>
        </w:r>
      </w:del>
      <w:del w:id="2332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del w:id="2333" w:author="PR Preview" w:date="2026-01-01T00:00:00Z">
        <w:r>
          <w:delText xml:space="preserve">.</w:delText>
        </w:r>
      </w:del>
    </w:p>
    <w:p>
      <w:pPr>
        <w:pStyle w:val="FirstParagraph"/>
      </w:pPr>
      <w:ins w:id="2334" w:author="PR Preview" w:date="2026-01-01T00:00:00Z">
        <w:r>
          <w:rPr>
            <w:b/>
            <w:bCs/>
          </w:rPr>
          <w:t xml:space="preserve">Definition 88 (Complex conjugate)</w:t>
        </w:r>
      </w:ins>
      <w:ins w:id="2335" w:author="PR Preview" w:date="2026-01-01T00:00:00Z">
        <w:r>
          <w:t xml:space="preserve"> </w:t>
        </w:r>
      </w:ins>
      <w:ins w:id="2336" w:author="PR Preview" w:date="2026-01-01T00:00:00Z">
        <w:r>
          <w:t xml:space="preserve">The</w:t>
        </w:r>
      </w:ins>
      <w:ins w:id="2337" w:author="PR Preview" w:date="2026-01-01T00:00:00Z">
        <w:r>
          <w:t xml:space="preserve"> </w:t>
        </w:r>
      </w:ins>
      <w:ins w:id="2338" w:author="PR Preview" w:date="2026-01-01T00:00:00Z">
        <w:r>
          <w:rPr>
            <w:b/>
            <w:bCs/>
          </w:rPr>
          <w:t xml:space="preserve">complex conjugate</w:t>
        </w:r>
      </w:ins>
      <w:ins w:id="2339" w:author="PR Preview" w:date="2026-01-01T00:00:00Z">
        <w:r>
          <w:t xml:space="preserve"> </w:t>
        </w:r>
      </w:ins>
      <w:ins w:id="2340" w:author="PR Preview" w:date="2026-01-01T00:00:00Z">
        <w:r>
          <w:t xml:space="preserve">[40]</w:t>
        </w:r>
      </w:ins>
      <w:ins w:id="2341" w:author="PR Preview" w:date="2026-01-01T00:00:00Z">
        <w:r>
          <w:t xml:space="preserve"> </w:t>
        </w:r>
      </w:ins>
      <w:ins w:id="2342" w:author="PR Preview" w:date="2026-01-01T00:00:00Z">
        <w:r>
          <w:t xml:space="preserve">of a complex number</w:t>
        </w:r>
      </w:ins>
      <w:ins w:id="2343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2344" w:author="PR Preview" w:date="2026-01-01T00:00:00Z">
        <w:r>
          <w:t xml:space="preserve"> </w:t>
        </w:r>
      </w:ins>
      <w:ins w:id="2345" w:author="PR Preview" w:date="2026-01-01T00:00:00Z">
        <w:r>
          <w:t xml:space="preserve">(</w:t>
        </w:r>
      </w:ins>
      <w:hyperlink w:anchor="def-complex-number">
        <w:ins w:id="2346" w:author="PR Preview" w:date="2026-01-01T00:00:00Z">
          <w:r>
            <w:rPr>
              <w:rStyle w:val="Hyperlink"/>
            </w:rPr>
            <w:t xml:space="preserve">Definition 84</w:t>
          </w:r>
        </w:ins>
      </w:hyperlink>
      <w:ins w:id="2347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9"/>
    <w:p>
      <w:pPr>
        <w:pStyle w:val="FirstParagraph"/>
      </w:pPr>
      <w:ins w:id="2348" w:author="PR Preview" w:date="2026-01-01T00:00:00Z">
        <w:r>
          <w:t xml:space="preserve">Axler [38], Definition 4.2, p. 120</w:t>
        </w:r>
      </w:ins>
      <w:ins w:id="2349" w:author="PR Preview" w:date="2026-01-01T00:00:00Z">
        <w:r>
          <w:t xml:space="preserve"> </w:t>
        </w:r>
      </w:ins>
      <w:ins w:id="2350" w:author="PR Preview" w:date="2026-01-01T00:00:00Z">
        <w:r>
          <w:t xml:space="preserve">gives the same definition, as</w:t>
        </w:r>
      </w:ins>
      <w:ins w:id="2351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ins w:id="2352" w:author="PR Preview" w:date="2026-01-01T00:00:00Z">
        <w:r>
          <w:t xml:space="preserve">.</w:t>
        </w:r>
      </w:ins>
    </w:p>
    <w:bookmarkStart w:id="310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0"/>
    <w:bookmarkStart w:id="311" w:name="def-complex-modulus"/>
    <w:p>
      <w:pPr>
        <w:pStyle w:val="FirstParagraph"/>
      </w:pPr>
      <w:del w:id="2353" w:author="PR Preview" w:date="2026-01-01T00:00:00Z">
        <w:r>
          <w:rPr>
            <w:b/>
            <w:bCs/>
          </w:rPr>
          <w:delText xml:space="preserve">Definition 89 (Absolute value (modulus) of a complex number)</w:delText>
        </w:r>
      </w:del>
      <w:del w:id="2354" w:author="PR Preview" w:date="2026-01-01T00:00:00Z">
        <w:r>
          <w:delText xml:space="preserve"> </w:delText>
        </w:r>
      </w:del>
      <w:del w:id="2355" w:author="PR Preview" w:date="2026-01-01T00:00:00Z">
        <w:r>
          <w:delText xml:space="preserve">The</w:delText>
        </w:r>
      </w:del>
      <w:del w:id="2356" w:author="PR Preview" w:date="2026-01-01T00:00:00Z">
        <w:r>
          <w:delText xml:space="preserve"> </w:delText>
        </w:r>
      </w:del>
      <w:del w:id="2357" w:author="PR Preview" w:date="2026-01-01T00:00:00Z">
        <w:r>
          <w:rPr>
            <w:b/>
            <w:bCs/>
          </w:rPr>
          <w:delText xml:space="preserve">absolute value</w:delText>
        </w:r>
      </w:del>
      <w:del w:id="2358" w:author="PR Preview" w:date="2026-01-01T00:00:00Z">
        <w:r>
          <w:delText xml:space="preserve">, or</w:delText>
        </w:r>
      </w:del>
      <w:del w:id="2359" w:author="PR Preview" w:date="2026-01-01T00:00:00Z">
        <w:r>
          <w:delText xml:space="preserve"> </w:delText>
        </w:r>
      </w:del>
      <w:del w:id="2360" w:author="PR Preview" w:date="2026-01-01T00:00:00Z">
        <w:r>
          <w:rPr>
            <w:b/>
            <w:bCs/>
          </w:rPr>
          <w:delText xml:space="preserve">modulus</w:delText>
        </w:r>
      </w:del>
      <w:del w:id="2361" w:author="PR Preview" w:date="2026-01-01T00:00:00Z">
        <w:r>
          <w:delText xml:space="preserve"> </w:delText>
        </w:r>
      </w:del>
      <w:del w:id="2362" w:author="PR Preview" w:date="2026-01-01T00:00:00Z">
        <w:r>
          <w:delText xml:space="preserve">(Wikipedia contributors 2026h)</w:delText>
        </w:r>
      </w:del>
      <w:del w:id="2363" w:author="PR Preview" w:date="2026-01-01T00:00:00Z">
        <w:r>
          <w:delText xml:space="preserve">, of a complex number</w:delText>
        </w:r>
      </w:del>
      <w:del w:id="2364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2365" w:author="PR Preview" w:date="2026-01-01T00:00:00Z">
        <w:r>
          <w:delText xml:space="preserve"> </w:delText>
        </w:r>
      </w:del>
      <w:del w:id="2366" w:author="PR Preview" w:date="2026-01-01T00:00:00Z">
        <w:r>
          <w:delText xml:space="preserve">(</w:delText>
        </w:r>
      </w:del>
      <w:hyperlink w:anchor="def-complex-number">
        <w:del w:id="2367" w:author="PR Preview" w:date="2026-01-01T00:00:00Z">
          <w:r>
            <w:rPr>
              <w:rStyle w:val="Hyperlink"/>
            </w:rPr>
            <w:delText xml:space="preserve">Definition 84</w:delText>
          </w:r>
        </w:del>
      </w:hyperlink>
      <w:del w:id="2368" w:author="PR Preview" w:date="2026-01-01T00:00:00Z">
        <w:r>
          <w:delText xml:space="preserve">) 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369" w:author="PR Preview" w:date="2026-01-01T00:00:00Z">
        <w:r>
          <w:delText xml:space="preserve">Axler (2024, Definition 4.2, p. 120)</w:delText>
        </w:r>
      </w:del>
      <w:del w:id="2370" w:author="PR Preview" w:date="2026-01-01T00:00:00Z">
        <w:r>
          <w:delText xml:space="preserve"> </w:delText>
        </w:r>
      </w:del>
      <w:del w:id="2371" w:author="PR Preview" w:date="2026-01-01T00:00:00Z">
        <w:r>
          <w:delText xml:space="preserve">gives the same definition.</w:delText>
        </w:r>
      </w:del>
    </w:p>
    <w:p>
      <w:pPr>
        <w:pStyle w:val="FirstParagraph"/>
      </w:pPr>
      <w:ins w:id="2372" w:author="PR Preview" w:date="2026-01-01T00:00:00Z">
        <w:r>
          <w:rPr>
            <w:b/>
            <w:bCs/>
          </w:rPr>
          <w:t xml:space="preserve">Definition 89 (Absolute value (modulus) of a complex number)</w:t>
        </w:r>
      </w:ins>
      <w:ins w:id="2373" w:author="PR Preview" w:date="2026-01-01T00:00:00Z">
        <w:r>
          <w:t xml:space="preserve"> </w:t>
        </w:r>
      </w:ins>
      <w:ins w:id="2374" w:author="PR Preview" w:date="2026-01-01T00:00:00Z">
        <w:r>
          <w:t xml:space="preserve">The</w:t>
        </w:r>
      </w:ins>
      <w:ins w:id="2375" w:author="PR Preview" w:date="2026-01-01T00:00:00Z">
        <w:r>
          <w:t xml:space="preserve"> </w:t>
        </w:r>
      </w:ins>
      <w:ins w:id="2376" w:author="PR Preview" w:date="2026-01-01T00:00:00Z">
        <w:r>
          <w:rPr>
            <w:b/>
            <w:bCs/>
          </w:rPr>
          <w:t xml:space="preserve">absolute value</w:t>
        </w:r>
      </w:ins>
      <w:ins w:id="2377" w:author="PR Preview" w:date="2026-01-01T00:00:00Z">
        <w:r>
          <w:t xml:space="preserve">, or</w:t>
        </w:r>
      </w:ins>
      <w:ins w:id="2378" w:author="PR Preview" w:date="2026-01-01T00:00:00Z">
        <w:r>
          <w:t xml:space="preserve"> </w:t>
        </w:r>
      </w:ins>
      <w:ins w:id="2379" w:author="PR Preview" w:date="2026-01-01T00:00:00Z">
        <w:r>
          <w:rPr>
            <w:b/>
            <w:bCs/>
          </w:rPr>
          <w:t xml:space="preserve">modulus</w:t>
        </w:r>
      </w:ins>
      <w:ins w:id="2380" w:author="PR Preview" w:date="2026-01-01T00:00:00Z">
        <w:r>
          <w:t xml:space="preserve"> </w:t>
        </w:r>
      </w:ins>
      <w:ins w:id="2381" w:author="PR Preview" w:date="2026-01-01T00:00:00Z">
        <w:r>
          <w:t xml:space="preserve">[39]</w:t>
        </w:r>
      </w:ins>
      <w:ins w:id="2382" w:author="PR Preview" w:date="2026-01-01T00:00:00Z">
        <w:r>
          <w:t xml:space="preserve">, of a complex number</w:t>
        </w:r>
      </w:ins>
      <w:ins w:id="2383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2384" w:author="PR Preview" w:date="2026-01-01T00:00:00Z">
        <w:r>
          <w:t xml:space="preserve"> </w:t>
        </w:r>
      </w:ins>
      <w:ins w:id="2385" w:author="PR Preview" w:date="2026-01-01T00:00:00Z">
        <w:r>
          <w:t xml:space="preserve">(</w:t>
        </w:r>
      </w:ins>
      <w:hyperlink w:anchor="def-complex-number">
        <w:ins w:id="2386" w:author="PR Preview" w:date="2026-01-01T00:00:00Z">
          <w:r>
            <w:rPr>
              <w:rStyle w:val="Hyperlink"/>
            </w:rPr>
            <w:t xml:space="preserve">Definition 84</w:t>
          </w:r>
        </w:ins>
      </w:hyperlink>
      <w:ins w:id="2387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1"/>
    <w:p>
      <w:pPr>
        <w:pStyle w:val="FirstParagraph"/>
      </w:pPr>
      <w:ins w:id="2388" w:author="PR Preview" w:date="2026-01-01T00:00:00Z">
        <w:r>
          <w:t xml:space="preserve">Axler [38], Definition 4.2, p. 120</w:t>
        </w:r>
      </w:ins>
      <w:ins w:id="2389" w:author="PR Preview" w:date="2026-01-01T00:00:00Z">
        <w:r>
          <w:t xml:space="preserve"> </w:t>
        </w:r>
      </w:ins>
      <w:ins w:id="2390" w:author="PR Preview" w:date="2026-01-01T00:00:00Z">
        <w:r>
          <w:t xml:space="preserve">gives the same definition.</w:t>
        </w:r>
      </w:ins>
    </w:p>
    <w:bookmarkStart w:id="312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2"/>
    <w:bookmarkStart w:id="313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391" w:author="PR Preview" w:date="2026-01-01T00:00:00Z">
        <w:r>
          <w:delText xml:space="preserve">Axler (2024, result 4.4, p. 121)</w:delText>
        </w:r>
      </w:del>
      <w:del w:id="2392" w:author="PR Preview" w:date="2026-01-01T00:00:00Z">
        <w:r>
          <w:delText xml:space="preserve"> </w:delText>
        </w:r>
      </w:del>
      <w:del w:id="2393" w:author="PR Preview" w:date="2026-01-01T00:00:00Z">
        <w:r>
          <w:delText xml:space="preserve">lists this identity among the properties of complex numbers.</w:delText>
        </w:r>
      </w:del>
    </w:p>
    <w:p>
      <w:pPr>
        <w:pStyle w:val="FirstParagraph"/>
      </w:pPr>
      <w:ins w:id="2394" w:author="PR Preview" w:date="2026-01-01T00:00:00Z">
        <w:r>
          <w:t xml:space="preserve">Axler [38], result 4.4, p. 121</w:t>
        </w:r>
      </w:ins>
      <w:ins w:id="2395" w:author="PR Preview" w:date="2026-01-01T00:00:00Z">
        <w:r>
          <w:t xml:space="preserve"> </w:t>
        </w:r>
      </w:ins>
      <w:ins w:id="2396" w:author="PR Preview" w:date="2026-01-01T00:00:00Z">
        <w:r>
          <w:t xml:space="preserve">lists this identity among the properties of complex numbers.</w:t>
        </w:r>
      </w:ins>
    </w:p>
    <w:bookmarkStart w:id="314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4"/>
    <w:bookmarkEnd w:id="315"/>
    <w:bookmarkStart w:id="316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del w:id="2397" w:author="PR Preview" w:date="2026-01-01T00:00:00Z">
        <w:r>
          <w:delText xml:space="preserve">Abramson et al.</w:delText>
        </w:r>
      </w:del>
      <w:del w:id="2398" w:author="PR Preview" w:date="2026-01-01T00:00:00Z">
        <w:r>
          <w:delText xml:space="preserve"> </w:delText>
        </w:r>
      </w:del>
      <w:del w:id="2399" w:author="PR Preview" w:date="2026-01-01T00:00:00Z">
        <w:r>
          <w:delText xml:space="preserve">(2021)</w:delText>
        </w:r>
      </w:del>
      <w:del w:id="2400" w:author="PR Preview" w:date="2026-01-01T00:00:00Z">
        <w:r>
          <w:delText xml:space="preserve"> </w:delText>
        </w:r>
      </w:del>
      <w:del w:id="2401" w:author="PR Preview" w:date="2026-01-01T00:00:00Z">
        <w:r>
          <w:delText xml:space="preserve">is a free online textbook on algebra and trigonometry.</w:delText>
        </w:r>
      </w:del>
      <w:del w:id="2402" w:author="PR Preview" w:date="2026-01-01T00:00:00Z">
        <w:r>
          <w:delText xml:space="preserve"> </w:delText>
        </w:r>
      </w:del>
      <w:del w:id="2403" w:author="PR Preview" w:date="2026-01-01T00:00:00Z">
        <w:r>
          <w:delText xml:space="preserve">It covers equations, inequalities, polynomials, exponentials, logarithms, and trigonometry,</w:delText>
        </w:r>
      </w:del>
      <w:del w:id="2404" w:author="PR Preview" w:date="2026-01-01T00:00:00Z">
        <w:r>
          <w:delText xml:space="preserve"> </w:delText>
        </w:r>
      </w:del>
      <w:del w:id="2405" w:author="PR Preview" w:date="2026-01-01T00:00:00Z">
        <w:r>
          <w:delText xml:space="preserve">which overlap with the algebra in these notes.</w:delText>
        </w:r>
      </w:del>
    </w:p>
    <w:p>
      <w:pPr>
        <w:pStyle w:val="Compact"/>
        <w:numPr>
          <w:ilvl w:val="0"/>
          <w:numId w:val="1062"/>
        </w:numPr>
      </w:pPr>
      <w:del w:id="2406" w:author="PR Preview" w:date="2026-01-01T00:00:00Z">
        <w:r>
          <w:delText xml:space="preserve">Rudin (1976)</w:delText>
        </w:r>
      </w:del>
      <w:del w:id="2407" w:author="PR Preview" w:date="2026-01-01T00:00:00Z">
        <w:r>
          <w:delText xml:space="preserve"> </w:delText>
        </w:r>
      </w:del>
      <w:del w:id="2408" w:author="PR Preview" w:date="2026-01-01T00:00:00Z">
        <w:r>
          <w:delText xml:space="preserve">develops the real numbers, including the least upper bound property</w:delText>
        </w:r>
      </w:del>
      <w:del w:id="2409" w:author="PR Preview" w:date="2026-01-01T00:00:00Z">
        <w:r>
          <w:delText xml:space="preserve"> </w:delText>
        </w:r>
      </w:del>
      <w:del w:id="2410" w:author="PR Preview" w:date="2026-01-01T00:00:00Z">
        <w:r>
          <w:delText xml:space="preserve">behind the infimum and supremum.</w:delText>
        </w:r>
      </w:del>
    </w:p>
    <w:p>
      <w:pPr>
        <w:pStyle w:val="Compact"/>
        <w:numPr>
          <w:ilvl w:val="0"/>
          <w:numId w:val="1062"/>
        </w:numPr>
      </w:pPr>
      <w:ins w:id="2411" w:author="PR Preview" w:date="2026-01-01T00:00:00Z">
        <w:r>
          <w:t xml:space="preserve">Abramson et al.</w:t>
        </w:r>
      </w:ins>
      <w:ins w:id="2412" w:author="PR Preview" w:date="2026-01-01T00:00:00Z">
        <w:r>
          <w:t xml:space="preserve"> </w:t>
        </w:r>
      </w:ins>
      <w:ins w:id="2413" w:author="PR Preview" w:date="2026-01-01T00:00:00Z">
        <w:r>
          <w:t xml:space="preserve">[41]</w:t>
        </w:r>
      </w:ins>
      <w:ins w:id="2414" w:author="PR Preview" w:date="2026-01-01T00:00:00Z">
        <w:r>
          <w:t xml:space="preserve"> </w:t>
        </w:r>
      </w:ins>
      <w:ins w:id="2415" w:author="PR Preview" w:date="2026-01-01T00:00:00Z">
        <w:r>
          <w:t xml:space="preserve">is a free online textbook on algebra and trigonometry.</w:t>
        </w:r>
      </w:ins>
      <w:ins w:id="2416" w:author="PR Preview" w:date="2026-01-01T00:00:00Z">
        <w:r>
          <w:t xml:space="preserve"> </w:t>
        </w:r>
      </w:ins>
      <w:ins w:id="2417" w:author="PR Preview" w:date="2026-01-01T00:00:00Z">
        <w:r>
          <w:t xml:space="preserve">It covers equations, inequalities, polynomials, exponentials, logarithms, and trigonometry,</w:t>
        </w:r>
      </w:ins>
      <w:ins w:id="2418" w:author="PR Preview" w:date="2026-01-01T00:00:00Z">
        <w:r>
          <w:t xml:space="preserve"> </w:t>
        </w:r>
      </w:ins>
      <w:ins w:id="2419" w:author="PR Preview" w:date="2026-01-01T00:00:00Z">
        <w:r>
          <w:t xml:space="preserve">which overlap with the algebra in these notes.</w:t>
        </w:r>
      </w:ins>
    </w:p>
    <w:p>
      <w:pPr>
        <w:pStyle w:val="Compact"/>
        <w:numPr>
          <w:ilvl w:val="0"/>
          <w:numId w:val="1062"/>
        </w:numPr>
      </w:pPr>
      <w:ins w:id="2420" w:author="PR Preview" w:date="2026-01-01T00:00:00Z">
        <w:r>
          <w:t xml:space="preserve">Rudin [15]</w:t>
        </w:r>
      </w:ins>
      <w:ins w:id="2421" w:author="PR Preview" w:date="2026-01-01T00:00:00Z">
        <w:r>
          <w:t xml:space="preserve"> </w:t>
        </w:r>
      </w:ins>
      <w:ins w:id="2422" w:author="PR Preview" w:date="2026-01-01T00:00:00Z">
        <w:r>
          <w:t xml:space="preserve">develops the real numbers, including the least upper bound property</w:t>
        </w:r>
      </w:ins>
      <w:ins w:id="2423" w:author="PR Preview" w:date="2026-01-01T00:00:00Z">
        <w:r>
          <w:t xml:space="preserve"> </w:t>
        </w:r>
      </w:ins>
      <w:ins w:id="2424" w:author="PR Preview" w:date="2026-01-01T00:00:00Z">
        <w:r>
          <w:t xml:space="preserve">behind the infimum and supremum.</w:t>
        </w:r>
      </w:ins>
    </w:p>
    <w:bookmarkEnd w:id="316"/>
    <w:bookmarkStart w:id="399" w:name="references"/>
    <w:p>
      <w:pPr>
        <w:pStyle w:val="Heading2"/>
      </w:pPr>
      <w:r>
        <w:t xml:space="preserve">References</w:t>
      </w:r>
    </w:p>
    <w:bookmarkStart w:id="398" w:name="refs"/>
    <w:bookmarkStart w:id="318" w:name="ref-wikipedia_transitive_relation"/>
    <w:p>
      <w:pPr>
        <w:pStyle w:val="Bibliography"/>
      </w:pPr>
      <w:del w:id="2425" w:author="PR Preview" w:date="2026-01-01T00:00:00Z">
        <w:r>
          <w:delText xml:space="preserve">Abramson, Jay et al.</w:delText>
        </w:r>
      </w:del>
      <w:del w:id="2426" w:author="PR Preview" w:date="2026-01-01T00:00:00Z">
        <w:r>
          <w:delText xml:space="preserve"> 2021.</w:delText>
        </w:r>
      </w:del>
      <w:del w:id="2427" w:author="PR Preview" w:date="2026-01-01T00:00:00Z">
        <w:r>
          <w:delText xml:space="preserve"> </w:delText>
        </w:r>
      </w:del>
      <w:del w:id="2428" w:author="PR Preview" w:date="2026-01-01T00:00:00Z">
        <w:r>
          <w:rPr>
            <w:i/>
            <w:iCs/>
          </w:rPr>
          <w:delText xml:space="preserve">Algebra and Trigonometry</w:delText>
        </w:r>
      </w:del>
      <w:del w:id="2429" w:author="PR Preview" w:date="2026-01-01T00:00:00Z">
        <w:r>
          <w:delText xml:space="preserve">. 2nd ed. OpenStax.</w:delText>
        </w:r>
      </w:del>
      <w:del w:id="2430" w:author="PR Preview" w:date="2026-01-01T00:00:00Z">
        <w:r>
          <w:delText xml:space="preserve"> </w:delText>
        </w:r>
      </w:del>
      <w:hyperlink r:id="rId396">
        <w:del w:id="2431" w:author="PR Preview" w:date="2026-01-01T00:00:00Z">
          <w:r>
            <w:rPr>
              <w:rStyle w:val="Hyperlink"/>
            </w:rPr>
            <w:delText xml:space="preserve">https://openstax.org/books/algebra-and-trigonometry-2e/pages/preface</w:delText>
          </w:r>
        </w:del>
      </w:hyperlink>
      <w:del w:id="2432" w:author="PR Preview" w:date="2026-01-01T00:00:00Z">
        <w:r>
          <w:delText xml:space="preserve">.</w:delText>
        </w:r>
      </w:del>
    </w:p>
    <w:p>
      <w:pPr>
        <w:pStyle w:val="Bibliography"/>
      </w:pPr>
      <w:del w:id="2433" w:author="PR Preview" w:date="2026-01-01T00:00:00Z">
        <w:r>
          <w:delText xml:space="preserve">Axler, Sheldon. 2024.</w:delText>
        </w:r>
      </w:del>
      <w:del w:id="2434" w:author="PR Preview" w:date="2026-01-01T00:00:00Z">
        <w:r>
          <w:delText xml:space="preserve"> </w:delText>
        </w:r>
      </w:del>
      <w:del w:id="2435" w:author="PR Preview" w:date="2026-01-01T00:00:00Z">
        <w:r>
          <w:rPr>
            <w:i/>
            <w:iCs/>
          </w:rPr>
          <w:delText xml:space="preserve">Linear Algebra Done Right</w:delText>
        </w:r>
      </w:del>
      <w:del w:id="2436" w:author="PR Preview" w:date="2026-01-01T00:00:00Z">
        <w:r>
          <w:delText xml:space="preserve">. 4th ed. Undergraduate Texts in Mathematics. Springer.</w:delText>
        </w:r>
      </w:del>
      <w:del w:id="2437" w:author="PR Preview" w:date="2026-01-01T00:00:00Z">
        <w:r>
          <w:delText xml:space="preserve"> </w:delText>
        </w:r>
      </w:del>
      <w:hyperlink r:id="rId390">
        <w:del w:id="2438" w:author="PR Preview" w:date="2026-01-01T00:00:00Z">
          <w:r>
            <w:rPr>
              <w:rStyle w:val="Hyperlink"/>
            </w:rPr>
            <w:delText xml:space="preserve">https://doi.org/10.1007/978-3-031-41026-0</w:delText>
          </w:r>
        </w:del>
      </w:hyperlink>
      <w:del w:id="2439" w:author="PR Preview" w:date="2026-01-01T00:00:00Z">
        <w:r>
          <w:delText xml:space="preserve">.</w:delText>
        </w:r>
      </w:del>
    </w:p>
    <w:p>
      <w:pPr>
        <w:pStyle w:val="Bibliography"/>
      </w:pPr>
      <w:del w:id="2440" w:author="PR Preview" w:date="2026-01-01T00:00:00Z">
        <w:r>
          <w:delText xml:space="preserve">Rudin, Walter. 1976.</w:delText>
        </w:r>
      </w:del>
      <w:del w:id="2441" w:author="PR Preview" w:date="2026-01-01T00:00:00Z">
        <w:r>
          <w:delText xml:space="preserve"> </w:delText>
        </w:r>
      </w:del>
      <w:del w:id="2442" w:author="PR Preview" w:date="2026-01-01T00:00:00Z">
        <w:r>
          <w:rPr>
            <w:i/>
            <w:iCs/>
          </w:rPr>
          <w:delText xml:space="preserve">Principles of Mathematical Analysis</w:delText>
        </w:r>
      </w:del>
      <w:del w:id="2443" w:author="PR Preview" w:date="2026-01-01T00:00:00Z">
        <w:r>
          <w:delText xml:space="preserve">. 3rd ed. International Series in Pure and Applied Mathematics. McGraw-Hill.</w:delText>
        </w:r>
      </w:del>
    </w:p>
    <w:p>
      <w:pPr>
        <w:pStyle w:val="Bibliography"/>
      </w:pPr>
      <w:del w:id="2444" w:author="PR Preview" w:date="2026-01-01T00:00:00Z">
        <w:r>
          <w:delText xml:space="preserve">Wikipedia contributors. 2026a.</w:delText>
        </w:r>
      </w:del>
      <w:del w:id="2445" w:author="PR Preview" w:date="2026-01-01T00:00:00Z">
        <w:r>
          <w:delText xml:space="preserve"> </w:delText>
        </w:r>
      </w:del>
      <w:del w:id="2446" w:author="PR Preview" w:date="2026-01-01T00:00:00Z">
        <w:r>
          <w:rPr>
            <w:i/>
            <w:iCs/>
          </w:rPr>
          <w:delText xml:space="preserve">Absolute Value —</w:delText>
        </w:r>
      </w:del>
      <w:del w:id="2447" w:author="PR Preview" w:date="2026-01-01T00:00:00Z">
        <w:r>
          <w:rPr>
            <w:i/>
            <w:iCs/>
          </w:rPr>
          <w:delText xml:space="preserve"> </w:delText>
        </w:r>
      </w:del>
      <w:del w:id="2448" w:author="PR Preview" w:date="2026-01-01T00:00:00Z">
        <w:r>
          <w:rPr>
            <w:i/>
            <w:iCs/>
          </w:rPr>
          <w:delText xml:space="preserve">Wikipedia</w:delText>
        </w:r>
      </w:del>
      <w:del w:id="2449" w:author="PR Preview" w:date="2026-01-01T00:00:00Z">
        <w:r>
          <w:rPr>
            <w:i/>
            <w:iCs/>
          </w:rPr>
          <w:delText xml:space="preserve">,</w:delText>
        </w:r>
      </w:del>
      <w:del w:id="2450" w:author="PR Preview" w:date="2026-01-01T00:00:00Z">
        <w:r>
          <w:rPr>
            <w:i/>
            <w:iCs/>
          </w:rPr>
          <w:delText xml:space="preserve"> </w:delText>
        </w:r>
      </w:del>
      <w:del w:id="2451" w:author="PR Preview" w:date="2026-01-01T00:00:00Z">
        <w:r>
          <w:rPr>
            <w:i/>
            <w:iCs/>
          </w:rPr>
          <w:delText xml:space="preserve">the Free Encyclopedia</w:delText>
        </w:r>
      </w:del>
      <w:del w:id="2452" w:author="PR Preview" w:date="2026-01-01T00:00:00Z">
        <w:r>
          <w:delText xml:space="preserve">.</w:delText>
        </w:r>
      </w:del>
      <w:del w:id="2453" w:author="PR Preview" w:date="2026-01-01T00:00:00Z">
        <w:r>
          <w:delText xml:space="preserve"> </w:delText>
        </w:r>
      </w:del>
      <w:hyperlink r:id="rId327">
        <w:del w:id="2454" w:author="PR Preview" w:date="2026-01-01T00:00:00Z">
          <w:r>
            <w:rPr>
              <w:rStyle w:val="Hyperlink"/>
            </w:rPr>
            <w:delText xml:space="preserve">https://en.wikipedia.org/wiki/Absolute_value</w:delText>
          </w:r>
        </w:del>
      </w:hyperlink>
      <w:del w:id="2455" w:author="PR Preview" w:date="2026-01-01T00:00:00Z">
        <w:r>
          <w:delText xml:space="preserve">.</w:delText>
        </w:r>
      </w:del>
    </w:p>
    <w:p>
      <w:pPr>
        <w:pStyle w:val="Bibliography"/>
      </w:pPr>
      <w:del w:id="2456" w:author="PR Preview" w:date="2026-01-01T00:00:00Z">
        <w:r>
          <w:delText xml:space="preserve">Wikipedia contributors. 2026b.</w:delText>
        </w:r>
      </w:del>
      <w:del w:id="2457" w:author="PR Preview" w:date="2026-01-01T00:00:00Z">
        <w:r>
          <w:delText xml:space="preserve"> </w:delText>
        </w:r>
      </w:del>
      <w:del w:id="2458" w:author="PR Preview" w:date="2026-01-01T00:00:00Z">
        <w:r>
          <w:rPr>
            <w:i/>
            <w:iCs/>
          </w:rPr>
          <w:delText xml:space="preserve">Affine Transformation —</w:delText>
        </w:r>
      </w:del>
      <w:del w:id="2459" w:author="PR Preview" w:date="2026-01-01T00:00:00Z">
        <w:r>
          <w:rPr>
            <w:i/>
            <w:iCs/>
          </w:rPr>
          <w:delText xml:space="preserve"> </w:delText>
        </w:r>
      </w:del>
      <w:del w:id="2460" w:author="PR Preview" w:date="2026-01-01T00:00:00Z">
        <w:r>
          <w:rPr>
            <w:i/>
            <w:iCs/>
          </w:rPr>
          <w:delText xml:space="preserve">Wikipedia</w:delText>
        </w:r>
      </w:del>
      <w:del w:id="2461" w:author="PR Preview" w:date="2026-01-01T00:00:00Z">
        <w:r>
          <w:rPr>
            <w:i/>
            <w:iCs/>
          </w:rPr>
          <w:delText xml:space="preserve">,</w:delText>
        </w:r>
      </w:del>
      <w:del w:id="2462" w:author="PR Preview" w:date="2026-01-01T00:00:00Z">
        <w:r>
          <w:rPr>
            <w:i/>
            <w:iCs/>
          </w:rPr>
          <w:delText xml:space="preserve"> </w:delText>
        </w:r>
      </w:del>
      <w:del w:id="2463" w:author="PR Preview" w:date="2026-01-01T00:00:00Z">
        <w:r>
          <w:rPr>
            <w:i/>
            <w:iCs/>
          </w:rPr>
          <w:delText xml:space="preserve">the Free Encyclopedia</w:delText>
        </w:r>
      </w:del>
      <w:del w:id="2464" w:author="PR Preview" w:date="2026-01-01T00:00:00Z">
        <w:r>
          <w:delText xml:space="preserve">.</w:delText>
        </w:r>
      </w:del>
      <w:del w:id="2465" w:author="PR Preview" w:date="2026-01-01T00:00:00Z">
        <w:r>
          <w:delText xml:space="preserve"> </w:delText>
        </w:r>
      </w:del>
      <w:hyperlink r:id="rId364">
        <w:del w:id="2466" w:author="PR Preview" w:date="2026-01-01T00:00:00Z">
          <w:r>
            <w:rPr>
              <w:rStyle w:val="Hyperlink"/>
            </w:rPr>
            <w:delText xml:space="preserve">https://en.wikipedia.org/wiki/Affine_transformation</w:delText>
          </w:r>
        </w:del>
      </w:hyperlink>
      <w:del w:id="2467" w:author="PR Preview" w:date="2026-01-01T00:00:00Z">
        <w:r>
          <w:delText xml:space="preserve">.</w:delText>
        </w:r>
      </w:del>
    </w:p>
    <w:p>
      <w:pPr>
        <w:pStyle w:val="Bibliography"/>
      </w:pPr>
      <w:del w:id="2468" w:author="PR Preview" w:date="2026-01-01T00:00:00Z">
        <w:r>
          <w:delText xml:space="preserve">Wikipedia contributors. 2026c.</w:delText>
        </w:r>
      </w:del>
      <w:del w:id="2469" w:author="PR Preview" w:date="2026-01-01T00:00:00Z">
        <w:r>
          <w:delText xml:space="preserve"> </w:delText>
        </w:r>
      </w:del>
      <w:del w:id="2470" w:author="PR Preview" w:date="2026-01-01T00:00:00Z">
        <w:r>
          <w:rPr>
            <w:i/>
            <w:iCs/>
          </w:rPr>
          <w:delText xml:space="preserve">Arg Max —</w:delText>
        </w:r>
      </w:del>
      <w:del w:id="2471" w:author="PR Preview" w:date="2026-01-01T00:00:00Z">
        <w:r>
          <w:rPr>
            <w:i/>
            <w:iCs/>
          </w:rPr>
          <w:delText xml:space="preserve"> </w:delText>
        </w:r>
      </w:del>
      <w:del w:id="2472" w:author="PR Preview" w:date="2026-01-01T00:00:00Z">
        <w:r>
          <w:rPr>
            <w:i/>
            <w:iCs/>
          </w:rPr>
          <w:delText xml:space="preserve">Wikipedia</w:delText>
        </w:r>
      </w:del>
      <w:del w:id="2473" w:author="PR Preview" w:date="2026-01-01T00:00:00Z">
        <w:r>
          <w:rPr>
            <w:i/>
            <w:iCs/>
          </w:rPr>
          <w:delText xml:space="preserve">,</w:delText>
        </w:r>
      </w:del>
      <w:del w:id="2474" w:author="PR Preview" w:date="2026-01-01T00:00:00Z">
        <w:r>
          <w:rPr>
            <w:i/>
            <w:iCs/>
          </w:rPr>
          <w:delText xml:space="preserve"> </w:delText>
        </w:r>
      </w:del>
      <w:del w:id="2475" w:author="PR Preview" w:date="2026-01-01T00:00:00Z">
        <w:r>
          <w:rPr>
            <w:i/>
            <w:iCs/>
          </w:rPr>
          <w:delText xml:space="preserve">the Free Encyclopedia</w:delText>
        </w:r>
      </w:del>
      <w:del w:id="2476" w:author="PR Preview" w:date="2026-01-01T00:00:00Z">
        <w:r>
          <w:delText xml:space="preserve">.</w:delText>
        </w:r>
      </w:del>
      <w:del w:id="2477" w:author="PR Preview" w:date="2026-01-01T00:00:00Z">
        <w:r>
          <w:delText xml:space="preserve"> </w:delText>
        </w:r>
      </w:del>
      <w:hyperlink r:id="rId333">
        <w:del w:id="2478" w:author="PR Preview" w:date="2026-01-01T00:00:00Z">
          <w:r>
            <w:rPr>
              <w:rStyle w:val="Hyperlink"/>
            </w:rPr>
            <w:delText xml:space="preserve">https://en.wikipedia.org/wiki/Arg_max</w:delText>
          </w:r>
        </w:del>
      </w:hyperlink>
      <w:del w:id="2479" w:author="PR Preview" w:date="2026-01-01T00:00:00Z">
        <w:r>
          <w:delText xml:space="preserve">.</w:delText>
        </w:r>
      </w:del>
    </w:p>
    <w:p>
      <w:pPr>
        <w:pStyle w:val="Bibliography"/>
      </w:pPr>
      <w:del w:id="2480" w:author="PR Preview" w:date="2026-01-01T00:00:00Z">
        <w:r>
          <w:delText xml:space="preserve">Wikipedia contributors. 2026d.</w:delText>
        </w:r>
      </w:del>
      <w:del w:id="2481" w:author="PR Preview" w:date="2026-01-01T00:00:00Z">
        <w:r>
          <w:delText xml:space="preserve"> </w:delText>
        </w:r>
      </w:del>
      <w:del w:id="2482" w:author="PR Preview" w:date="2026-01-01T00:00:00Z">
        <w:r>
          <w:rPr>
            <w:i/>
            <w:iCs/>
          </w:rPr>
          <w:delText xml:space="preserve">Associative Property —</w:delText>
        </w:r>
      </w:del>
      <w:del w:id="2483" w:author="PR Preview" w:date="2026-01-01T00:00:00Z">
        <w:r>
          <w:rPr>
            <w:i/>
            <w:iCs/>
          </w:rPr>
          <w:delText xml:space="preserve"> </w:delText>
        </w:r>
      </w:del>
      <w:del w:id="2484" w:author="PR Preview" w:date="2026-01-01T00:00:00Z">
        <w:r>
          <w:rPr>
            <w:i/>
            <w:iCs/>
          </w:rPr>
          <w:delText xml:space="preserve">Wikipedia</w:delText>
        </w:r>
      </w:del>
      <w:del w:id="2485" w:author="PR Preview" w:date="2026-01-01T00:00:00Z">
        <w:r>
          <w:rPr>
            <w:i/>
            <w:iCs/>
          </w:rPr>
          <w:delText xml:space="preserve">,</w:delText>
        </w:r>
      </w:del>
      <w:del w:id="2486" w:author="PR Preview" w:date="2026-01-01T00:00:00Z">
        <w:r>
          <w:rPr>
            <w:i/>
            <w:iCs/>
          </w:rPr>
          <w:delText xml:space="preserve"> </w:delText>
        </w:r>
      </w:del>
      <w:del w:id="2487" w:author="PR Preview" w:date="2026-01-01T00:00:00Z">
        <w:r>
          <w:rPr>
            <w:i/>
            <w:iCs/>
          </w:rPr>
          <w:delText xml:space="preserve">the Free Encyclopedia</w:delText>
        </w:r>
      </w:del>
      <w:del w:id="2488" w:author="PR Preview" w:date="2026-01-01T00:00:00Z">
        <w:r>
          <w:delText xml:space="preserve">.</w:delText>
        </w:r>
      </w:del>
      <w:del w:id="2489" w:author="PR Preview" w:date="2026-01-01T00:00:00Z">
        <w:r>
          <w:delText xml:space="preserve"> </w:delText>
        </w:r>
      </w:del>
      <w:hyperlink r:id="rId352">
        <w:del w:id="2490" w:author="PR Preview" w:date="2026-01-01T00:00:00Z">
          <w:r>
            <w:rPr>
              <w:rStyle w:val="Hyperlink"/>
            </w:rPr>
            <w:delText xml:space="preserve">https://en.wikipedia.org/wiki/Associative_property</w:delText>
          </w:r>
        </w:del>
      </w:hyperlink>
      <w:del w:id="2491" w:author="PR Preview" w:date="2026-01-01T00:00:00Z">
        <w:r>
          <w:delText xml:space="preserve">.</w:delText>
        </w:r>
      </w:del>
    </w:p>
    <w:p>
      <w:pPr>
        <w:pStyle w:val="Bibliography"/>
      </w:pPr>
      <w:del w:id="2492" w:author="PR Preview" w:date="2026-01-01T00:00:00Z">
        <w:r>
          <w:delText xml:space="preserve">Wikipedia contributors. 2026e.</w:delText>
        </w:r>
      </w:del>
      <w:del w:id="2493" w:author="PR Preview" w:date="2026-01-01T00:00:00Z">
        <w:r>
          <w:delText xml:space="preserve"> </w:delText>
        </w:r>
      </w:del>
      <w:del w:id="2494" w:author="PR Preview" w:date="2026-01-01T00:00:00Z">
        <w:r>
          <w:rPr>
            <w:i/>
            <w:iCs/>
          </w:rPr>
          <w:delText xml:space="preserve">Chord (Geometry) —</w:delText>
        </w:r>
      </w:del>
      <w:del w:id="2495" w:author="PR Preview" w:date="2026-01-01T00:00:00Z">
        <w:r>
          <w:rPr>
            <w:i/>
            <w:iCs/>
          </w:rPr>
          <w:delText xml:space="preserve"> </w:delText>
        </w:r>
      </w:del>
      <w:del w:id="2496" w:author="PR Preview" w:date="2026-01-01T00:00:00Z">
        <w:r>
          <w:rPr>
            <w:i/>
            <w:iCs/>
          </w:rPr>
          <w:delText xml:space="preserve">Wikipedia</w:delText>
        </w:r>
      </w:del>
      <w:del w:id="2497" w:author="PR Preview" w:date="2026-01-01T00:00:00Z">
        <w:r>
          <w:rPr>
            <w:i/>
            <w:iCs/>
          </w:rPr>
          <w:delText xml:space="preserve">,</w:delText>
        </w:r>
      </w:del>
      <w:del w:id="2498" w:author="PR Preview" w:date="2026-01-01T00:00:00Z">
        <w:r>
          <w:rPr>
            <w:i/>
            <w:iCs/>
          </w:rPr>
          <w:delText xml:space="preserve"> </w:delText>
        </w:r>
      </w:del>
      <w:del w:id="2499" w:author="PR Preview" w:date="2026-01-01T00:00:00Z">
        <w:r>
          <w:rPr>
            <w:i/>
            <w:iCs/>
          </w:rPr>
          <w:delText xml:space="preserve">the Free Encyclopedia</w:delText>
        </w:r>
      </w:del>
      <w:del w:id="2500" w:author="PR Preview" w:date="2026-01-01T00:00:00Z">
        <w:r>
          <w:delText xml:space="preserve">.</w:delText>
        </w:r>
      </w:del>
      <w:del w:id="2501" w:author="PR Preview" w:date="2026-01-01T00:00:00Z">
        <w:r>
          <w:delText xml:space="preserve"> </w:delText>
        </w:r>
      </w:del>
      <w:hyperlink r:id="rId337">
        <w:del w:id="2502" w:author="PR Preview" w:date="2026-01-01T00:00:00Z">
          <w:r>
            <w:rPr>
              <w:rStyle w:val="Hyperlink"/>
            </w:rPr>
            <w:delText xml:space="preserve">https://en.wikipedia.org/wiki/Chord_(geometry)</w:delText>
          </w:r>
        </w:del>
      </w:hyperlink>
      <w:del w:id="2503" w:author="PR Preview" w:date="2026-01-01T00:00:00Z">
        <w:r>
          <w:delText xml:space="preserve">.</w:delText>
        </w:r>
      </w:del>
    </w:p>
    <w:p>
      <w:pPr>
        <w:pStyle w:val="Bibliography"/>
      </w:pPr>
      <w:del w:id="2504" w:author="PR Preview" w:date="2026-01-01T00:00:00Z">
        <w:r>
          <w:delText xml:space="preserve">Wikipedia contributors. 2026f.</w:delText>
        </w:r>
      </w:del>
      <w:del w:id="2505" w:author="PR Preview" w:date="2026-01-01T00:00:00Z">
        <w:r>
          <w:delText xml:space="preserve"> </w:delText>
        </w:r>
      </w:del>
      <w:del w:id="2506" w:author="PR Preview" w:date="2026-01-01T00:00:00Z">
        <w:r>
          <w:rPr>
            <w:i/>
            <w:iCs/>
          </w:rPr>
          <w:delText xml:space="preserve">Commutative Property —</w:delText>
        </w:r>
      </w:del>
      <w:del w:id="2507" w:author="PR Preview" w:date="2026-01-01T00:00:00Z">
        <w:r>
          <w:rPr>
            <w:i/>
            <w:iCs/>
          </w:rPr>
          <w:delText xml:space="preserve"> </w:delText>
        </w:r>
      </w:del>
      <w:del w:id="2508" w:author="PR Preview" w:date="2026-01-01T00:00:00Z">
        <w:r>
          <w:rPr>
            <w:i/>
            <w:iCs/>
          </w:rPr>
          <w:delText xml:space="preserve">Wikipedia</w:delText>
        </w:r>
      </w:del>
      <w:del w:id="2509" w:author="PR Preview" w:date="2026-01-01T00:00:00Z">
        <w:r>
          <w:rPr>
            <w:i/>
            <w:iCs/>
          </w:rPr>
          <w:delText xml:space="preserve">,</w:delText>
        </w:r>
      </w:del>
      <w:del w:id="2510" w:author="PR Preview" w:date="2026-01-01T00:00:00Z">
        <w:r>
          <w:rPr>
            <w:i/>
            <w:iCs/>
          </w:rPr>
          <w:delText xml:space="preserve"> </w:delText>
        </w:r>
      </w:del>
      <w:del w:id="2511" w:author="PR Preview" w:date="2026-01-01T00:00:00Z">
        <w:r>
          <w:rPr>
            <w:i/>
            <w:iCs/>
          </w:rPr>
          <w:delText xml:space="preserve">the Free Encyclopedia</w:delText>
        </w:r>
      </w:del>
      <w:del w:id="2512" w:author="PR Preview" w:date="2026-01-01T00:00:00Z">
        <w:r>
          <w:delText xml:space="preserve">.</w:delText>
        </w:r>
      </w:del>
      <w:del w:id="2513" w:author="PR Preview" w:date="2026-01-01T00:00:00Z">
        <w:r>
          <w:delText xml:space="preserve"> </w:delText>
        </w:r>
      </w:del>
      <w:hyperlink r:id="rId350">
        <w:del w:id="2514" w:author="PR Preview" w:date="2026-01-01T00:00:00Z">
          <w:r>
            <w:rPr>
              <w:rStyle w:val="Hyperlink"/>
            </w:rPr>
            <w:delText xml:space="preserve">https://en.wikipedia.org/wiki/Commutative_property</w:delText>
          </w:r>
        </w:del>
      </w:hyperlink>
      <w:del w:id="2515" w:author="PR Preview" w:date="2026-01-01T00:00:00Z">
        <w:r>
          <w:delText xml:space="preserve">.</w:delText>
        </w:r>
      </w:del>
    </w:p>
    <w:p>
      <w:pPr>
        <w:pStyle w:val="Bibliography"/>
      </w:pPr>
      <w:del w:id="2516" w:author="PR Preview" w:date="2026-01-01T00:00:00Z">
        <w:r>
          <w:delText xml:space="preserve">Wikipedia contributors. 2026g.</w:delText>
        </w:r>
      </w:del>
      <w:del w:id="2517" w:author="PR Preview" w:date="2026-01-01T00:00:00Z">
        <w:r>
          <w:delText xml:space="preserve"> </w:delText>
        </w:r>
      </w:del>
      <w:del w:id="2518" w:author="PR Preview" w:date="2026-01-01T00:00:00Z">
        <w:r>
          <w:rPr>
            <w:i/>
            <w:iCs/>
          </w:rPr>
          <w:delText xml:space="preserve">Complex Conjugate —</w:delText>
        </w:r>
      </w:del>
      <w:del w:id="2519" w:author="PR Preview" w:date="2026-01-01T00:00:00Z">
        <w:r>
          <w:rPr>
            <w:i/>
            <w:iCs/>
          </w:rPr>
          <w:delText xml:space="preserve"> </w:delText>
        </w:r>
      </w:del>
      <w:del w:id="2520" w:author="PR Preview" w:date="2026-01-01T00:00:00Z">
        <w:r>
          <w:rPr>
            <w:i/>
            <w:iCs/>
          </w:rPr>
          <w:delText xml:space="preserve">Wikipedia</w:delText>
        </w:r>
      </w:del>
      <w:del w:id="2521" w:author="PR Preview" w:date="2026-01-01T00:00:00Z">
        <w:r>
          <w:rPr>
            <w:i/>
            <w:iCs/>
          </w:rPr>
          <w:delText xml:space="preserve">,</w:delText>
        </w:r>
      </w:del>
      <w:del w:id="2522" w:author="PR Preview" w:date="2026-01-01T00:00:00Z">
        <w:r>
          <w:rPr>
            <w:i/>
            <w:iCs/>
          </w:rPr>
          <w:delText xml:space="preserve"> </w:delText>
        </w:r>
      </w:del>
      <w:del w:id="2523" w:author="PR Preview" w:date="2026-01-01T00:00:00Z">
        <w:r>
          <w:rPr>
            <w:i/>
            <w:iCs/>
          </w:rPr>
          <w:delText xml:space="preserve">the Free Encyclopedia</w:delText>
        </w:r>
      </w:del>
      <w:del w:id="2524" w:author="PR Preview" w:date="2026-01-01T00:00:00Z">
        <w:r>
          <w:delText xml:space="preserve">.</w:delText>
        </w:r>
      </w:del>
      <w:del w:id="2525" w:author="PR Preview" w:date="2026-01-01T00:00:00Z">
        <w:r>
          <w:delText xml:space="preserve"> </w:delText>
        </w:r>
      </w:del>
      <w:hyperlink r:id="rId394">
        <w:del w:id="2526" w:author="PR Preview" w:date="2026-01-01T00:00:00Z">
          <w:r>
            <w:rPr>
              <w:rStyle w:val="Hyperlink"/>
            </w:rPr>
            <w:delText xml:space="preserve">https://en.wikipedia.org/wiki/Complex_conjugate</w:delText>
          </w:r>
        </w:del>
      </w:hyperlink>
      <w:del w:id="2527" w:author="PR Preview" w:date="2026-01-01T00:00:00Z">
        <w:r>
          <w:delText xml:space="preserve">.</w:delText>
        </w:r>
      </w:del>
    </w:p>
    <w:p>
      <w:pPr>
        <w:pStyle w:val="Bibliography"/>
      </w:pPr>
      <w:del w:id="2528" w:author="PR Preview" w:date="2026-01-01T00:00:00Z">
        <w:r>
          <w:delText xml:space="preserve">Wikipedia contributors. 2026h.</w:delText>
        </w:r>
      </w:del>
      <w:del w:id="2529" w:author="PR Preview" w:date="2026-01-01T00:00:00Z">
        <w:r>
          <w:delText xml:space="preserve"> </w:delText>
        </w:r>
      </w:del>
      <w:del w:id="2530" w:author="PR Preview" w:date="2026-01-01T00:00:00Z">
        <w:r>
          <w:rPr>
            <w:i/>
            <w:iCs/>
          </w:rPr>
          <w:delText xml:space="preserve">Complex Number —</w:delText>
        </w:r>
      </w:del>
      <w:del w:id="2531" w:author="PR Preview" w:date="2026-01-01T00:00:00Z">
        <w:r>
          <w:rPr>
            <w:i/>
            <w:iCs/>
          </w:rPr>
          <w:delText xml:space="preserve"> </w:delText>
        </w:r>
      </w:del>
      <w:del w:id="2532" w:author="PR Preview" w:date="2026-01-01T00:00:00Z">
        <w:r>
          <w:rPr>
            <w:i/>
            <w:iCs/>
          </w:rPr>
          <w:delText xml:space="preserve">Wikipedia</w:delText>
        </w:r>
      </w:del>
      <w:del w:id="2533" w:author="PR Preview" w:date="2026-01-01T00:00:00Z">
        <w:r>
          <w:rPr>
            <w:i/>
            <w:iCs/>
          </w:rPr>
          <w:delText xml:space="preserve">,</w:delText>
        </w:r>
      </w:del>
      <w:del w:id="2534" w:author="PR Preview" w:date="2026-01-01T00:00:00Z">
        <w:r>
          <w:rPr>
            <w:i/>
            <w:iCs/>
          </w:rPr>
          <w:delText xml:space="preserve"> </w:delText>
        </w:r>
      </w:del>
      <w:del w:id="2535" w:author="PR Preview" w:date="2026-01-01T00:00:00Z">
        <w:r>
          <w:rPr>
            <w:i/>
            <w:iCs/>
          </w:rPr>
          <w:delText xml:space="preserve">the Free Encyclopedia</w:delText>
        </w:r>
      </w:del>
      <w:del w:id="2536" w:author="PR Preview" w:date="2026-01-01T00:00:00Z">
        <w:r>
          <w:delText xml:space="preserve">.</w:delText>
        </w:r>
      </w:del>
      <w:del w:id="2537" w:author="PR Preview" w:date="2026-01-01T00:00:00Z">
        <w:r>
          <w:delText xml:space="preserve"> </w:delText>
        </w:r>
      </w:del>
      <w:hyperlink r:id="rId392">
        <w:del w:id="2538" w:author="PR Preview" w:date="2026-01-01T00:00:00Z">
          <w:r>
            <w:rPr>
              <w:rStyle w:val="Hyperlink"/>
            </w:rPr>
            <w:delText xml:space="preserve">https://en.wikipedia.org/wiki/Complex_number</w:delText>
          </w:r>
        </w:del>
      </w:hyperlink>
      <w:del w:id="2539" w:author="PR Preview" w:date="2026-01-01T00:00:00Z">
        <w:r>
          <w:delText xml:space="preserve">.</w:delText>
        </w:r>
      </w:del>
    </w:p>
    <w:p>
      <w:pPr>
        <w:pStyle w:val="Bibliography"/>
      </w:pPr>
      <w:del w:id="2540" w:author="PR Preview" w:date="2026-01-01T00:00:00Z">
        <w:r>
          <w:delText xml:space="preserve">Wikipedia contributors. 2026i.</w:delText>
        </w:r>
      </w:del>
      <w:del w:id="2541" w:author="PR Preview" w:date="2026-01-01T00:00:00Z">
        <w:r>
          <w:delText xml:space="preserve"> </w:delText>
        </w:r>
      </w:del>
      <w:del w:id="2542" w:author="PR Preview" w:date="2026-01-01T00:00:00Z">
        <w:r>
          <w:rPr>
            <w:i/>
            <w:iCs/>
          </w:rPr>
          <w:delText xml:space="preserve">Contour Line —</w:delText>
        </w:r>
      </w:del>
      <w:del w:id="2543" w:author="PR Preview" w:date="2026-01-01T00:00:00Z">
        <w:r>
          <w:rPr>
            <w:i/>
            <w:iCs/>
          </w:rPr>
          <w:delText xml:space="preserve"> </w:delText>
        </w:r>
      </w:del>
      <w:del w:id="2544" w:author="PR Preview" w:date="2026-01-01T00:00:00Z">
        <w:r>
          <w:rPr>
            <w:i/>
            <w:iCs/>
          </w:rPr>
          <w:delText xml:space="preserve">Wikipedia</w:delText>
        </w:r>
      </w:del>
      <w:del w:id="2545" w:author="PR Preview" w:date="2026-01-01T00:00:00Z">
        <w:r>
          <w:rPr>
            <w:i/>
            <w:iCs/>
          </w:rPr>
          <w:delText xml:space="preserve">,</w:delText>
        </w:r>
      </w:del>
      <w:del w:id="2546" w:author="PR Preview" w:date="2026-01-01T00:00:00Z">
        <w:r>
          <w:rPr>
            <w:i/>
            <w:iCs/>
          </w:rPr>
          <w:delText xml:space="preserve"> </w:delText>
        </w:r>
      </w:del>
      <w:del w:id="2547" w:author="PR Preview" w:date="2026-01-01T00:00:00Z">
        <w:r>
          <w:rPr>
            <w:i/>
            <w:iCs/>
          </w:rPr>
          <w:delText xml:space="preserve">the Free Encyclopedia</w:delText>
        </w:r>
      </w:del>
      <w:del w:id="2548" w:author="PR Preview" w:date="2026-01-01T00:00:00Z">
        <w:r>
          <w:delText xml:space="preserve">.</w:delText>
        </w:r>
      </w:del>
      <w:del w:id="2549" w:author="PR Preview" w:date="2026-01-01T00:00:00Z">
        <w:r>
          <w:delText xml:space="preserve"> </w:delText>
        </w:r>
      </w:del>
      <w:hyperlink r:id="rId378">
        <w:del w:id="2550" w:author="PR Preview" w:date="2026-01-01T00:00:00Z">
          <w:r>
            <w:rPr>
              <w:rStyle w:val="Hyperlink"/>
            </w:rPr>
            <w:delText xml:space="preserve">https://en.wikipedia.org/wiki/Contour_line</w:delText>
          </w:r>
        </w:del>
      </w:hyperlink>
      <w:del w:id="2551" w:author="PR Preview" w:date="2026-01-01T00:00:00Z">
        <w:r>
          <w:delText xml:space="preserve">.</w:delText>
        </w:r>
      </w:del>
    </w:p>
    <w:p>
      <w:pPr>
        <w:pStyle w:val="Bibliography"/>
      </w:pPr>
      <w:del w:id="2552" w:author="PR Preview" w:date="2026-01-01T00:00:00Z">
        <w:r>
          <w:delText xml:space="preserve">Wikipedia contributors. 2026j.</w:delText>
        </w:r>
      </w:del>
      <w:del w:id="2553" w:author="PR Preview" w:date="2026-01-01T00:00:00Z">
        <w:r>
          <w:delText xml:space="preserve"> </w:delText>
        </w:r>
      </w:del>
      <w:del w:id="2554" w:author="PR Preview" w:date="2026-01-01T00:00:00Z">
        <w:r>
          <w:rPr>
            <w:i/>
            <w:iCs/>
          </w:rPr>
          <w:delText xml:space="preserve">Convex Function —</w:delText>
        </w:r>
      </w:del>
      <w:del w:id="2555" w:author="PR Preview" w:date="2026-01-01T00:00:00Z">
        <w:r>
          <w:rPr>
            <w:i/>
            <w:iCs/>
          </w:rPr>
          <w:delText xml:space="preserve"> </w:delText>
        </w:r>
      </w:del>
      <w:del w:id="2556" w:author="PR Preview" w:date="2026-01-01T00:00:00Z">
        <w:r>
          <w:rPr>
            <w:i/>
            <w:iCs/>
          </w:rPr>
          <w:delText xml:space="preserve">Wikipedia</w:delText>
        </w:r>
      </w:del>
      <w:del w:id="2557" w:author="PR Preview" w:date="2026-01-01T00:00:00Z">
        <w:r>
          <w:rPr>
            <w:i/>
            <w:iCs/>
          </w:rPr>
          <w:delText xml:space="preserve">,</w:delText>
        </w:r>
      </w:del>
      <w:del w:id="2558" w:author="PR Preview" w:date="2026-01-01T00:00:00Z">
        <w:r>
          <w:rPr>
            <w:i/>
            <w:iCs/>
          </w:rPr>
          <w:delText xml:space="preserve"> </w:delText>
        </w:r>
      </w:del>
      <w:del w:id="2559" w:author="PR Preview" w:date="2026-01-01T00:00:00Z">
        <w:r>
          <w:rPr>
            <w:i/>
            <w:iCs/>
          </w:rPr>
          <w:delText xml:space="preserve">the Free Encyclopedia</w:delText>
        </w:r>
      </w:del>
      <w:del w:id="2560" w:author="PR Preview" w:date="2026-01-01T00:00:00Z">
        <w:r>
          <w:delText xml:space="preserve">.</w:delText>
        </w:r>
      </w:del>
      <w:del w:id="2561" w:author="PR Preview" w:date="2026-01-01T00:00:00Z">
        <w:r>
          <w:delText xml:space="preserve"> </w:delText>
        </w:r>
      </w:del>
      <w:hyperlink r:id="rId339">
        <w:del w:id="2562" w:author="PR Preview" w:date="2026-01-01T00:00:00Z">
          <w:r>
            <w:rPr>
              <w:rStyle w:val="Hyperlink"/>
            </w:rPr>
            <w:delText xml:space="preserve">https://en.wikipedia.org/wiki/Convex_function</w:delText>
          </w:r>
        </w:del>
      </w:hyperlink>
      <w:del w:id="2563" w:author="PR Preview" w:date="2026-01-01T00:00:00Z">
        <w:r>
          <w:delText xml:space="preserve">.</w:delText>
        </w:r>
      </w:del>
    </w:p>
    <w:p>
      <w:pPr>
        <w:pStyle w:val="Bibliography"/>
      </w:pPr>
      <w:del w:id="2564" w:author="PR Preview" w:date="2026-01-01T00:00:00Z">
        <w:r>
          <w:delText xml:space="preserve">Wikipedia contributors. 2026k.</w:delText>
        </w:r>
      </w:del>
      <w:del w:id="2565" w:author="PR Preview" w:date="2026-01-01T00:00:00Z">
        <w:r>
          <w:delText xml:space="preserve"> </w:delText>
        </w:r>
      </w:del>
      <w:del w:id="2566" w:author="PR Preview" w:date="2026-01-01T00:00:00Z">
        <w:r>
          <w:rPr>
            <w:i/>
            <w:iCs/>
          </w:rPr>
          <w:delText xml:space="preserve">Distributive Property —</w:delText>
        </w:r>
      </w:del>
      <w:del w:id="2567" w:author="PR Preview" w:date="2026-01-01T00:00:00Z">
        <w:r>
          <w:rPr>
            <w:i/>
            <w:iCs/>
          </w:rPr>
          <w:delText xml:space="preserve"> </w:delText>
        </w:r>
      </w:del>
      <w:del w:id="2568" w:author="PR Preview" w:date="2026-01-01T00:00:00Z">
        <w:r>
          <w:rPr>
            <w:i/>
            <w:iCs/>
          </w:rPr>
          <w:delText xml:space="preserve">Wikipedia</w:delText>
        </w:r>
      </w:del>
      <w:del w:id="2569" w:author="PR Preview" w:date="2026-01-01T00:00:00Z">
        <w:r>
          <w:rPr>
            <w:i/>
            <w:iCs/>
          </w:rPr>
          <w:delText xml:space="preserve">,</w:delText>
        </w:r>
      </w:del>
      <w:del w:id="2570" w:author="PR Preview" w:date="2026-01-01T00:00:00Z">
        <w:r>
          <w:rPr>
            <w:i/>
            <w:iCs/>
          </w:rPr>
          <w:delText xml:space="preserve"> </w:delText>
        </w:r>
      </w:del>
      <w:del w:id="2571" w:author="PR Preview" w:date="2026-01-01T00:00:00Z">
        <w:r>
          <w:rPr>
            <w:i/>
            <w:iCs/>
          </w:rPr>
          <w:delText xml:space="preserve">the Free Encyclopedia</w:delText>
        </w:r>
      </w:del>
      <w:del w:id="2572" w:author="PR Preview" w:date="2026-01-01T00:00:00Z">
        <w:r>
          <w:delText xml:space="preserve">.</w:delText>
        </w:r>
      </w:del>
      <w:del w:id="2573" w:author="PR Preview" w:date="2026-01-01T00:00:00Z">
        <w:r>
          <w:delText xml:space="preserve"> </w:delText>
        </w:r>
      </w:del>
      <w:hyperlink r:id="rId354">
        <w:del w:id="2574" w:author="PR Preview" w:date="2026-01-01T00:00:00Z">
          <w:r>
            <w:rPr>
              <w:rStyle w:val="Hyperlink"/>
            </w:rPr>
            <w:delText xml:space="preserve">https://en.wikipedia.org/wiki/Distributive_property</w:delText>
          </w:r>
        </w:del>
      </w:hyperlink>
      <w:del w:id="2575" w:author="PR Preview" w:date="2026-01-01T00:00:00Z">
        <w:r>
          <w:delText xml:space="preserve">.</w:delText>
        </w:r>
      </w:del>
    </w:p>
    <w:p>
      <w:pPr>
        <w:pStyle w:val="Bibliography"/>
      </w:pPr>
      <w:del w:id="2576" w:author="PR Preview" w:date="2026-01-01T00:00:00Z">
        <w:r>
          <w:delText xml:space="preserve">Wikipedia contributors. 2026l.</w:delText>
        </w:r>
      </w:del>
      <w:del w:id="2577" w:author="PR Preview" w:date="2026-01-01T00:00:00Z">
        <w:r>
          <w:delText xml:space="preserve"> </w:delText>
        </w:r>
      </w:del>
      <w:del w:id="2578" w:author="PR Preview" w:date="2026-01-01T00:00:00Z">
        <w:r>
          <w:rPr>
            <w:i/>
            <w:iCs/>
          </w:rPr>
          <w:delText xml:space="preserve">E (Mathematical Constant) —</w:delText>
        </w:r>
      </w:del>
      <w:del w:id="2579" w:author="PR Preview" w:date="2026-01-01T00:00:00Z">
        <w:r>
          <w:rPr>
            <w:i/>
            <w:iCs/>
          </w:rPr>
          <w:delText xml:space="preserve"> </w:delText>
        </w:r>
      </w:del>
      <w:del w:id="2580" w:author="PR Preview" w:date="2026-01-01T00:00:00Z">
        <w:r>
          <w:rPr>
            <w:i/>
            <w:iCs/>
          </w:rPr>
          <w:delText xml:space="preserve">Wikipedia</w:delText>
        </w:r>
      </w:del>
      <w:del w:id="2581" w:author="PR Preview" w:date="2026-01-01T00:00:00Z">
        <w:r>
          <w:rPr>
            <w:i/>
            <w:iCs/>
          </w:rPr>
          <w:delText xml:space="preserve">,</w:delText>
        </w:r>
      </w:del>
      <w:del w:id="2582" w:author="PR Preview" w:date="2026-01-01T00:00:00Z">
        <w:r>
          <w:rPr>
            <w:i/>
            <w:iCs/>
          </w:rPr>
          <w:delText xml:space="preserve"> </w:delText>
        </w:r>
      </w:del>
      <w:del w:id="2583" w:author="PR Preview" w:date="2026-01-01T00:00:00Z">
        <w:r>
          <w:rPr>
            <w:i/>
            <w:iCs/>
          </w:rPr>
          <w:delText xml:space="preserve">the Free Encyclopedia</w:delText>
        </w:r>
      </w:del>
      <w:del w:id="2584" w:author="PR Preview" w:date="2026-01-01T00:00:00Z">
        <w:r>
          <w:delText xml:space="preserve">.</w:delText>
        </w:r>
      </w:del>
      <w:del w:id="2585" w:author="PR Preview" w:date="2026-01-01T00:00:00Z">
        <w:r>
          <w:delText xml:space="preserve"> </w:delText>
        </w:r>
      </w:del>
      <w:hyperlink r:id="rId372">
        <w:del w:id="2586" w:author="PR Preview" w:date="2026-01-01T00:00:00Z">
          <w:r>
            <w:rPr>
              <w:rStyle w:val="Hyperlink"/>
            </w:rPr>
            <w:delText xml:space="preserve">https://en.wikipedia.org/wiki/E_(mathematical_constant)</w:delText>
          </w:r>
        </w:del>
      </w:hyperlink>
      <w:del w:id="2587" w:author="PR Preview" w:date="2026-01-01T00:00:00Z">
        <w:r>
          <w:delText xml:space="preserve">.</w:delText>
        </w:r>
      </w:del>
    </w:p>
    <w:p>
      <w:pPr>
        <w:pStyle w:val="Bibliography"/>
      </w:pPr>
      <w:del w:id="2588" w:author="PR Preview" w:date="2026-01-01T00:00:00Z">
        <w:r>
          <w:delText xml:space="preserve">Wikipedia contributors. 2026m.</w:delText>
        </w:r>
      </w:del>
      <w:del w:id="2589" w:author="PR Preview" w:date="2026-01-01T00:00:00Z">
        <w:r>
          <w:delText xml:space="preserve"> </w:delText>
        </w:r>
      </w:del>
      <w:del w:id="2590" w:author="PR Preview" w:date="2026-01-01T00:00:00Z">
        <w:r>
          <w:rPr>
            <w:i/>
            <w:iCs/>
          </w:rPr>
          <w:delText xml:space="preserve">Exponential Function —</w:delText>
        </w:r>
      </w:del>
      <w:del w:id="2591" w:author="PR Preview" w:date="2026-01-01T00:00:00Z">
        <w:r>
          <w:rPr>
            <w:i/>
            <w:iCs/>
          </w:rPr>
          <w:delText xml:space="preserve"> </w:delText>
        </w:r>
      </w:del>
      <w:del w:id="2592" w:author="PR Preview" w:date="2026-01-01T00:00:00Z">
        <w:r>
          <w:rPr>
            <w:i/>
            <w:iCs/>
          </w:rPr>
          <w:delText xml:space="preserve">Wikipedia</w:delText>
        </w:r>
      </w:del>
      <w:del w:id="2593" w:author="PR Preview" w:date="2026-01-01T00:00:00Z">
        <w:r>
          <w:rPr>
            <w:i/>
            <w:iCs/>
          </w:rPr>
          <w:delText xml:space="preserve">,</w:delText>
        </w:r>
      </w:del>
      <w:del w:id="2594" w:author="PR Preview" w:date="2026-01-01T00:00:00Z">
        <w:r>
          <w:rPr>
            <w:i/>
            <w:iCs/>
          </w:rPr>
          <w:delText xml:space="preserve"> </w:delText>
        </w:r>
      </w:del>
      <w:del w:id="2595" w:author="PR Preview" w:date="2026-01-01T00:00:00Z">
        <w:r>
          <w:rPr>
            <w:i/>
            <w:iCs/>
          </w:rPr>
          <w:delText xml:space="preserve">the Free Encyclopedia</w:delText>
        </w:r>
      </w:del>
      <w:del w:id="2596" w:author="PR Preview" w:date="2026-01-01T00:00:00Z">
        <w:r>
          <w:delText xml:space="preserve">.</w:delText>
        </w:r>
      </w:del>
      <w:del w:id="2597" w:author="PR Preview" w:date="2026-01-01T00:00:00Z">
        <w:r>
          <w:delText xml:space="preserve"> </w:delText>
        </w:r>
      </w:del>
      <w:hyperlink r:id="rId370">
        <w:del w:id="2598" w:author="PR Preview" w:date="2026-01-01T00:00:00Z">
          <w:r>
            <w:rPr>
              <w:rStyle w:val="Hyperlink"/>
            </w:rPr>
            <w:delText xml:space="preserve">https://en.wikipedia.org/wiki/Exponential_function</w:delText>
          </w:r>
        </w:del>
      </w:hyperlink>
      <w:del w:id="2599" w:author="PR Preview" w:date="2026-01-01T00:00:00Z">
        <w:r>
          <w:delText xml:space="preserve">.</w:delText>
        </w:r>
      </w:del>
    </w:p>
    <w:p>
      <w:pPr>
        <w:pStyle w:val="Bibliography"/>
      </w:pPr>
      <w:del w:id="2600" w:author="PR Preview" w:date="2026-01-01T00:00:00Z">
        <w:r>
          <w:delText xml:space="preserve">Wikipedia contributors. 2026n.</w:delText>
        </w:r>
      </w:del>
      <w:del w:id="2601" w:author="PR Preview" w:date="2026-01-01T00:00:00Z">
        <w:r>
          <w:delText xml:space="preserve"> </w:delText>
        </w:r>
      </w:del>
      <w:del w:id="2602" w:author="PR Preview" w:date="2026-01-01T00:00:00Z">
        <w:r>
          <w:rPr>
            <w:i/>
            <w:iCs/>
          </w:rPr>
          <w:delText xml:space="preserve">Exponentiation —</w:delText>
        </w:r>
      </w:del>
      <w:del w:id="2603" w:author="PR Preview" w:date="2026-01-01T00:00:00Z">
        <w:r>
          <w:rPr>
            <w:i/>
            <w:iCs/>
          </w:rPr>
          <w:delText xml:space="preserve"> </w:delText>
        </w:r>
      </w:del>
      <w:del w:id="2604" w:author="PR Preview" w:date="2026-01-01T00:00:00Z">
        <w:r>
          <w:rPr>
            <w:i/>
            <w:iCs/>
          </w:rPr>
          <w:delText xml:space="preserve">Wikipedia</w:delText>
        </w:r>
      </w:del>
      <w:del w:id="2605" w:author="PR Preview" w:date="2026-01-01T00:00:00Z">
        <w:r>
          <w:rPr>
            <w:i/>
            <w:iCs/>
          </w:rPr>
          <w:delText xml:space="preserve">,</w:delText>
        </w:r>
      </w:del>
      <w:del w:id="2606" w:author="PR Preview" w:date="2026-01-01T00:00:00Z">
        <w:r>
          <w:rPr>
            <w:i/>
            <w:iCs/>
          </w:rPr>
          <w:delText xml:space="preserve"> </w:delText>
        </w:r>
      </w:del>
      <w:del w:id="2607" w:author="PR Preview" w:date="2026-01-01T00:00:00Z">
        <w:r>
          <w:rPr>
            <w:i/>
            <w:iCs/>
          </w:rPr>
          <w:delText xml:space="preserve">the Free Encyclopedia</w:delText>
        </w:r>
      </w:del>
      <w:del w:id="2608" w:author="PR Preview" w:date="2026-01-01T00:00:00Z">
        <w:r>
          <w:delText xml:space="preserve">.</w:delText>
        </w:r>
      </w:del>
      <w:del w:id="2609" w:author="PR Preview" w:date="2026-01-01T00:00:00Z">
        <w:r>
          <w:delText xml:space="preserve"> </w:delText>
        </w:r>
      </w:del>
      <w:hyperlink r:id="rId323">
        <w:del w:id="2610" w:author="PR Preview" w:date="2026-01-01T00:00:00Z">
          <w:r>
            <w:rPr>
              <w:rStyle w:val="Hyperlink"/>
            </w:rPr>
            <w:delText xml:space="preserve">https://en.wikipedia.org/wiki/Exponentiation</w:delText>
          </w:r>
        </w:del>
      </w:hyperlink>
      <w:del w:id="2611" w:author="PR Preview" w:date="2026-01-01T00:00:00Z">
        <w:r>
          <w:delText xml:space="preserve">.</w:delText>
        </w:r>
      </w:del>
    </w:p>
    <w:p>
      <w:pPr>
        <w:pStyle w:val="Bibliography"/>
      </w:pPr>
      <w:del w:id="2612" w:author="PR Preview" w:date="2026-01-01T00:00:00Z">
        <w:r>
          <w:delText xml:space="preserve">Wikipedia contributors. 2026o.</w:delText>
        </w:r>
      </w:del>
      <w:del w:id="2613" w:author="PR Preview" w:date="2026-01-01T00:00:00Z">
        <w:r>
          <w:delText xml:space="preserve"> </w:delText>
        </w:r>
      </w:del>
      <w:del w:id="2614" w:author="PR Preview" w:date="2026-01-01T00:00:00Z">
        <w:r>
          <w:rPr>
            <w:i/>
            <w:iCs/>
          </w:rPr>
          <w:delText xml:space="preserve">Identity Element —</w:delText>
        </w:r>
      </w:del>
      <w:del w:id="2615" w:author="PR Preview" w:date="2026-01-01T00:00:00Z">
        <w:r>
          <w:rPr>
            <w:i/>
            <w:iCs/>
          </w:rPr>
          <w:delText xml:space="preserve"> </w:delText>
        </w:r>
      </w:del>
      <w:del w:id="2616" w:author="PR Preview" w:date="2026-01-01T00:00:00Z">
        <w:r>
          <w:rPr>
            <w:i/>
            <w:iCs/>
          </w:rPr>
          <w:delText xml:space="preserve">Wikipedia</w:delText>
        </w:r>
      </w:del>
      <w:del w:id="2617" w:author="PR Preview" w:date="2026-01-01T00:00:00Z">
        <w:r>
          <w:rPr>
            <w:i/>
            <w:iCs/>
          </w:rPr>
          <w:delText xml:space="preserve">,</w:delText>
        </w:r>
      </w:del>
      <w:del w:id="2618" w:author="PR Preview" w:date="2026-01-01T00:00:00Z">
        <w:r>
          <w:rPr>
            <w:i/>
            <w:iCs/>
          </w:rPr>
          <w:delText xml:space="preserve"> </w:delText>
        </w:r>
      </w:del>
      <w:del w:id="2619" w:author="PR Preview" w:date="2026-01-01T00:00:00Z">
        <w:r>
          <w:rPr>
            <w:i/>
            <w:iCs/>
          </w:rPr>
          <w:delText xml:space="preserve">the Free Encyclopedia</w:delText>
        </w:r>
      </w:del>
      <w:del w:id="2620" w:author="PR Preview" w:date="2026-01-01T00:00:00Z">
        <w:r>
          <w:delText xml:space="preserve">.</w:delText>
        </w:r>
      </w:del>
      <w:del w:id="2621" w:author="PR Preview" w:date="2026-01-01T00:00:00Z">
        <w:r>
          <w:delText xml:space="preserve"> </w:delText>
        </w:r>
      </w:del>
      <w:hyperlink r:id="rId348">
        <w:del w:id="2622" w:author="PR Preview" w:date="2026-01-01T00:00:00Z">
          <w:r>
            <w:rPr>
              <w:rStyle w:val="Hyperlink"/>
            </w:rPr>
            <w:delText xml:space="preserve">https://en.wikipedia.org/wiki/Identity_element</w:delText>
          </w:r>
        </w:del>
      </w:hyperlink>
      <w:del w:id="2623" w:author="PR Preview" w:date="2026-01-01T00:00:00Z">
        <w:r>
          <w:delText xml:space="preserve">.</w:delText>
        </w:r>
      </w:del>
    </w:p>
    <w:p>
      <w:pPr>
        <w:pStyle w:val="Bibliography"/>
      </w:pPr>
      <w:del w:id="2624" w:author="PR Preview" w:date="2026-01-01T00:00:00Z">
        <w:r>
          <w:delText xml:space="preserve">Wikipedia contributors. 2026p.</w:delText>
        </w:r>
      </w:del>
      <w:del w:id="2625" w:author="PR Preview" w:date="2026-01-01T00:00:00Z">
        <w:r>
          <w:delText xml:space="preserve"> </w:delText>
        </w:r>
      </w:del>
      <w:del w:id="2626" w:author="PR Preview" w:date="2026-01-01T00:00:00Z">
        <w:r>
          <w:rPr>
            <w:i/>
            <w:iCs/>
          </w:rPr>
          <w:delText xml:space="preserve">Identity (Mathematics) —</w:delText>
        </w:r>
      </w:del>
      <w:del w:id="2627" w:author="PR Preview" w:date="2026-01-01T00:00:00Z">
        <w:r>
          <w:rPr>
            <w:i/>
            <w:iCs/>
          </w:rPr>
          <w:delText xml:space="preserve"> </w:delText>
        </w:r>
      </w:del>
      <w:del w:id="2628" w:author="PR Preview" w:date="2026-01-01T00:00:00Z">
        <w:r>
          <w:rPr>
            <w:i/>
            <w:iCs/>
          </w:rPr>
          <w:delText xml:space="preserve">Wikipedia</w:delText>
        </w:r>
      </w:del>
      <w:del w:id="2629" w:author="PR Preview" w:date="2026-01-01T00:00:00Z">
        <w:r>
          <w:rPr>
            <w:i/>
            <w:iCs/>
          </w:rPr>
          <w:delText xml:space="preserve">,</w:delText>
        </w:r>
      </w:del>
      <w:del w:id="2630" w:author="PR Preview" w:date="2026-01-01T00:00:00Z">
        <w:r>
          <w:rPr>
            <w:i/>
            <w:iCs/>
          </w:rPr>
          <w:delText xml:space="preserve"> </w:delText>
        </w:r>
      </w:del>
      <w:del w:id="2631" w:author="PR Preview" w:date="2026-01-01T00:00:00Z">
        <w:r>
          <w:rPr>
            <w:i/>
            <w:iCs/>
          </w:rPr>
          <w:delText xml:space="preserve">the Free Encyclopedia</w:delText>
        </w:r>
      </w:del>
      <w:del w:id="2632" w:author="PR Preview" w:date="2026-01-01T00:00:00Z">
        <w:r>
          <w:delText xml:space="preserve">.</w:delText>
        </w:r>
      </w:del>
      <w:del w:id="2633" w:author="PR Preview" w:date="2026-01-01T00:00:00Z">
        <w:r>
          <w:delText xml:space="preserve"> </w:delText>
        </w:r>
      </w:del>
      <w:hyperlink r:id="rId319">
        <w:del w:id="2634" w:author="PR Preview" w:date="2026-01-01T00:00:00Z">
          <w:r>
            <w:rPr>
              <w:rStyle w:val="Hyperlink"/>
            </w:rPr>
            <w:delText xml:space="preserve">https://en.wikipedia.org/wiki/Identity_(mathematics)</w:delText>
          </w:r>
        </w:del>
      </w:hyperlink>
      <w:del w:id="2635" w:author="PR Preview" w:date="2026-01-01T00:00:00Z">
        <w:r>
          <w:delText xml:space="preserve">.</w:delText>
        </w:r>
      </w:del>
    </w:p>
    <w:p>
      <w:pPr>
        <w:pStyle w:val="Bibliography"/>
      </w:pPr>
      <w:del w:id="2636" w:author="PR Preview" w:date="2026-01-01T00:00:00Z">
        <w:r>
          <w:delText xml:space="preserve">Wikipedia contributors. 2026q.</w:delText>
        </w:r>
      </w:del>
      <w:del w:id="2637" w:author="PR Preview" w:date="2026-01-01T00:00:00Z">
        <w:r>
          <w:delText xml:space="preserve"> </w:delText>
        </w:r>
      </w:del>
      <w:del w:id="2638" w:author="PR Preview" w:date="2026-01-01T00:00:00Z">
        <w:r>
          <w:rPr>
            <w:i/>
            <w:iCs/>
          </w:rPr>
          <w:delText xml:space="preserve">Imaginary Unit —</w:delText>
        </w:r>
      </w:del>
      <w:del w:id="2639" w:author="PR Preview" w:date="2026-01-01T00:00:00Z">
        <w:r>
          <w:rPr>
            <w:i/>
            <w:iCs/>
          </w:rPr>
          <w:delText xml:space="preserve"> </w:delText>
        </w:r>
      </w:del>
      <w:del w:id="2640" w:author="PR Preview" w:date="2026-01-01T00:00:00Z">
        <w:r>
          <w:rPr>
            <w:i/>
            <w:iCs/>
          </w:rPr>
          <w:delText xml:space="preserve">Wikipedia</w:delText>
        </w:r>
      </w:del>
      <w:del w:id="2641" w:author="PR Preview" w:date="2026-01-01T00:00:00Z">
        <w:r>
          <w:rPr>
            <w:i/>
            <w:iCs/>
          </w:rPr>
          <w:delText xml:space="preserve">,</w:delText>
        </w:r>
      </w:del>
      <w:del w:id="2642" w:author="PR Preview" w:date="2026-01-01T00:00:00Z">
        <w:r>
          <w:rPr>
            <w:i/>
            <w:iCs/>
          </w:rPr>
          <w:delText xml:space="preserve"> </w:delText>
        </w:r>
      </w:del>
      <w:del w:id="2643" w:author="PR Preview" w:date="2026-01-01T00:00:00Z">
        <w:r>
          <w:rPr>
            <w:i/>
            <w:iCs/>
          </w:rPr>
          <w:delText xml:space="preserve">the Free Encyclopedia</w:delText>
        </w:r>
      </w:del>
      <w:del w:id="2644" w:author="PR Preview" w:date="2026-01-01T00:00:00Z">
        <w:r>
          <w:delText xml:space="preserve">.</w:delText>
        </w:r>
      </w:del>
      <w:del w:id="2645" w:author="PR Preview" w:date="2026-01-01T00:00:00Z">
        <w:r>
          <w:delText xml:space="preserve"> </w:delText>
        </w:r>
      </w:del>
      <w:hyperlink r:id="rId388">
        <w:del w:id="2646" w:author="PR Preview" w:date="2026-01-01T00:00:00Z">
          <w:r>
            <w:rPr>
              <w:rStyle w:val="Hyperlink"/>
            </w:rPr>
            <w:delText xml:space="preserve">https://en.wikipedia.org/wiki/Imaginary_unit</w:delText>
          </w:r>
        </w:del>
      </w:hyperlink>
      <w:del w:id="2647" w:author="PR Preview" w:date="2026-01-01T00:00:00Z">
        <w:r>
          <w:delText xml:space="preserve">.</w:delText>
        </w:r>
      </w:del>
    </w:p>
    <w:p>
      <w:pPr>
        <w:pStyle w:val="Bibliography"/>
      </w:pPr>
      <w:del w:id="2648" w:author="PR Preview" w:date="2026-01-01T00:00:00Z">
        <w:r>
          <w:delText xml:space="preserve">Wikipedia contributors. 2026r.</w:delText>
        </w:r>
      </w:del>
      <w:del w:id="2649" w:author="PR Preview" w:date="2026-01-01T00:00:00Z">
        <w:r>
          <w:delText xml:space="preserve"> </w:delText>
        </w:r>
      </w:del>
      <w:del w:id="2650" w:author="PR Preview" w:date="2026-01-01T00:00:00Z">
        <w:r>
          <w:rPr>
            <w:i/>
            <w:iCs/>
          </w:rPr>
          <w:delText xml:space="preserve">Inequality (Mathematics) —</w:delText>
        </w:r>
      </w:del>
      <w:del w:id="2651" w:author="PR Preview" w:date="2026-01-01T00:00:00Z">
        <w:r>
          <w:rPr>
            <w:i/>
            <w:iCs/>
          </w:rPr>
          <w:delText xml:space="preserve"> </w:delText>
        </w:r>
      </w:del>
      <w:del w:id="2652" w:author="PR Preview" w:date="2026-01-01T00:00:00Z">
        <w:r>
          <w:rPr>
            <w:i/>
            <w:iCs/>
          </w:rPr>
          <w:delText xml:space="preserve">Wikipedia</w:delText>
        </w:r>
      </w:del>
      <w:del w:id="2653" w:author="PR Preview" w:date="2026-01-01T00:00:00Z">
        <w:r>
          <w:rPr>
            <w:i/>
            <w:iCs/>
          </w:rPr>
          <w:delText xml:space="preserve">,</w:delText>
        </w:r>
      </w:del>
      <w:del w:id="2654" w:author="PR Preview" w:date="2026-01-01T00:00:00Z">
        <w:r>
          <w:rPr>
            <w:i/>
            <w:iCs/>
          </w:rPr>
          <w:delText xml:space="preserve"> </w:delText>
        </w:r>
      </w:del>
      <w:del w:id="2655" w:author="PR Preview" w:date="2026-01-01T00:00:00Z">
        <w:r>
          <w:rPr>
            <w:i/>
            <w:iCs/>
          </w:rPr>
          <w:delText xml:space="preserve">the Free Encyclopedia</w:delText>
        </w:r>
      </w:del>
      <w:del w:id="2656" w:author="PR Preview" w:date="2026-01-01T00:00:00Z">
        <w:r>
          <w:delText xml:space="preserve">.</w:delText>
        </w:r>
      </w:del>
      <w:del w:id="2657" w:author="PR Preview" w:date="2026-01-01T00:00:00Z">
        <w:r>
          <w:delText xml:space="preserve"> </w:delText>
        </w:r>
      </w:del>
      <w:hyperlink r:id="rId321">
        <w:del w:id="2658" w:author="PR Preview" w:date="2026-01-01T00:00:00Z">
          <w:r>
            <w:rPr>
              <w:rStyle w:val="Hyperlink"/>
            </w:rPr>
            <w:delText xml:space="preserve">https://en.wikipedia.org/wiki/Inequality_(mathematics)</w:delText>
          </w:r>
        </w:del>
      </w:hyperlink>
      <w:del w:id="2659" w:author="PR Preview" w:date="2026-01-01T00:00:00Z">
        <w:r>
          <w:delText xml:space="preserve">.</w:delText>
        </w:r>
      </w:del>
    </w:p>
    <w:p>
      <w:pPr>
        <w:pStyle w:val="Bibliography"/>
      </w:pPr>
      <w:del w:id="2660" w:author="PR Preview" w:date="2026-01-01T00:00:00Z">
        <w:r>
          <w:delText xml:space="preserve">Wikipedia contributors. 2026s.</w:delText>
        </w:r>
      </w:del>
      <w:del w:id="2661" w:author="PR Preview" w:date="2026-01-01T00:00:00Z">
        <w:r>
          <w:delText xml:space="preserve"> </w:delText>
        </w:r>
      </w:del>
      <w:del w:id="2662" w:author="PR Preview" w:date="2026-01-01T00:00:00Z">
        <w:r>
          <w:rPr>
            <w:i/>
            <w:iCs/>
          </w:rPr>
          <w:delText xml:space="preserve">Infimum and Supremum —</w:delText>
        </w:r>
      </w:del>
      <w:del w:id="2663" w:author="PR Preview" w:date="2026-01-01T00:00:00Z">
        <w:r>
          <w:rPr>
            <w:i/>
            <w:iCs/>
          </w:rPr>
          <w:delText xml:space="preserve"> </w:delText>
        </w:r>
      </w:del>
      <w:del w:id="2664" w:author="PR Preview" w:date="2026-01-01T00:00:00Z">
        <w:r>
          <w:rPr>
            <w:i/>
            <w:iCs/>
          </w:rPr>
          <w:delText xml:space="preserve">Wikipedia</w:delText>
        </w:r>
      </w:del>
      <w:del w:id="2665" w:author="PR Preview" w:date="2026-01-01T00:00:00Z">
        <w:r>
          <w:rPr>
            <w:i/>
            <w:iCs/>
          </w:rPr>
          <w:delText xml:space="preserve">,</w:delText>
        </w:r>
      </w:del>
      <w:del w:id="2666" w:author="PR Preview" w:date="2026-01-01T00:00:00Z">
        <w:r>
          <w:rPr>
            <w:i/>
            <w:iCs/>
          </w:rPr>
          <w:delText xml:space="preserve"> </w:delText>
        </w:r>
      </w:del>
      <w:del w:id="2667" w:author="PR Preview" w:date="2026-01-01T00:00:00Z">
        <w:r>
          <w:rPr>
            <w:i/>
            <w:iCs/>
          </w:rPr>
          <w:delText xml:space="preserve">the Free Encyclopedia</w:delText>
        </w:r>
      </w:del>
      <w:del w:id="2668" w:author="PR Preview" w:date="2026-01-01T00:00:00Z">
        <w:r>
          <w:delText xml:space="preserve">.</w:delText>
        </w:r>
      </w:del>
      <w:del w:id="2669" w:author="PR Preview" w:date="2026-01-01T00:00:00Z">
        <w:r>
          <w:delText xml:space="preserve"> </w:delText>
        </w:r>
      </w:del>
      <w:hyperlink r:id="rId346">
        <w:del w:id="2670" w:author="PR Preview" w:date="2026-01-01T00:00:00Z">
          <w:r>
            <w:rPr>
              <w:rStyle w:val="Hyperlink"/>
            </w:rPr>
            <w:delText xml:space="preserve">https://en.wikipedia.org/wiki/Infimum_and_supremum</w:delText>
          </w:r>
        </w:del>
      </w:hyperlink>
      <w:del w:id="2671" w:author="PR Preview" w:date="2026-01-01T00:00:00Z">
        <w:r>
          <w:delText xml:space="preserve">.</w:delText>
        </w:r>
      </w:del>
    </w:p>
    <w:p>
      <w:pPr>
        <w:pStyle w:val="Bibliography"/>
      </w:pPr>
      <w:del w:id="2672" w:author="PR Preview" w:date="2026-01-01T00:00:00Z">
        <w:r>
          <w:delText xml:space="preserve">Wikipedia contributors. 2026t.</w:delText>
        </w:r>
      </w:del>
      <w:del w:id="2673" w:author="PR Preview" w:date="2026-01-01T00:00:00Z">
        <w:r>
          <w:delText xml:space="preserve"> </w:delText>
        </w:r>
      </w:del>
      <w:del w:id="2674" w:author="PR Preview" w:date="2026-01-01T00:00:00Z">
        <w:r>
          <w:rPr>
            <w:i/>
            <w:iCs/>
          </w:rPr>
          <w:delText xml:space="preserve">Least-Upper-Bound Property —</w:delText>
        </w:r>
      </w:del>
      <w:del w:id="2675" w:author="PR Preview" w:date="2026-01-01T00:00:00Z">
        <w:r>
          <w:rPr>
            <w:i/>
            <w:iCs/>
          </w:rPr>
          <w:delText xml:space="preserve"> </w:delText>
        </w:r>
      </w:del>
      <w:del w:id="2676" w:author="PR Preview" w:date="2026-01-01T00:00:00Z">
        <w:r>
          <w:rPr>
            <w:i/>
            <w:iCs/>
          </w:rPr>
          <w:delText xml:space="preserve">Wikipedia</w:delText>
        </w:r>
      </w:del>
      <w:del w:id="2677" w:author="PR Preview" w:date="2026-01-01T00:00:00Z">
        <w:r>
          <w:rPr>
            <w:i/>
            <w:iCs/>
          </w:rPr>
          <w:delText xml:space="preserve">,</w:delText>
        </w:r>
      </w:del>
      <w:del w:id="2678" w:author="PR Preview" w:date="2026-01-01T00:00:00Z">
        <w:r>
          <w:rPr>
            <w:i/>
            <w:iCs/>
          </w:rPr>
          <w:delText xml:space="preserve"> </w:delText>
        </w:r>
      </w:del>
      <w:del w:id="2679" w:author="PR Preview" w:date="2026-01-01T00:00:00Z">
        <w:r>
          <w:rPr>
            <w:i/>
            <w:iCs/>
          </w:rPr>
          <w:delText xml:space="preserve">the Free Encyclopedia</w:delText>
        </w:r>
      </w:del>
      <w:del w:id="2680" w:author="PR Preview" w:date="2026-01-01T00:00:00Z">
        <w:r>
          <w:delText xml:space="preserve">.</w:delText>
        </w:r>
      </w:del>
      <w:del w:id="2681" w:author="PR Preview" w:date="2026-01-01T00:00:00Z">
        <w:r>
          <w:delText xml:space="preserve"> </w:delText>
        </w:r>
      </w:del>
      <w:hyperlink r:id="rId343">
        <w:del w:id="2682" w:author="PR Preview" w:date="2026-01-01T00:00:00Z">
          <w:r>
            <w:rPr>
              <w:rStyle w:val="Hyperlink"/>
            </w:rPr>
            <w:delText xml:space="preserve">https://en.wikipedia.org/wiki/Least-upper-bound_property</w:delText>
          </w:r>
        </w:del>
      </w:hyperlink>
      <w:del w:id="2683" w:author="PR Preview" w:date="2026-01-01T00:00:00Z">
        <w:r>
          <w:delText xml:space="preserve">.</w:delText>
        </w:r>
      </w:del>
    </w:p>
    <w:p>
      <w:pPr>
        <w:pStyle w:val="Bibliography"/>
      </w:pPr>
      <w:del w:id="2684" w:author="PR Preview" w:date="2026-01-01T00:00:00Z">
        <w:r>
          <w:delText xml:space="preserve">Wikipedia contributors. 2026u.</w:delText>
        </w:r>
      </w:del>
      <w:del w:id="2685" w:author="PR Preview" w:date="2026-01-01T00:00:00Z">
        <w:r>
          <w:delText xml:space="preserve"> </w:delText>
        </w:r>
      </w:del>
      <w:del w:id="2686" w:author="PR Preview" w:date="2026-01-01T00:00:00Z">
        <w:r>
          <w:rPr>
            <w:i/>
            <w:iCs/>
          </w:rPr>
          <w:delText xml:space="preserve">Like Terms —</w:delText>
        </w:r>
      </w:del>
      <w:del w:id="2687" w:author="PR Preview" w:date="2026-01-01T00:00:00Z">
        <w:r>
          <w:rPr>
            <w:i/>
            <w:iCs/>
          </w:rPr>
          <w:delText xml:space="preserve"> </w:delText>
        </w:r>
      </w:del>
      <w:del w:id="2688" w:author="PR Preview" w:date="2026-01-01T00:00:00Z">
        <w:r>
          <w:rPr>
            <w:i/>
            <w:iCs/>
          </w:rPr>
          <w:delText xml:space="preserve">Wikipedia</w:delText>
        </w:r>
      </w:del>
      <w:del w:id="2689" w:author="PR Preview" w:date="2026-01-01T00:00:00Z">
        <w:r>
          <w:rPr>
            <w:i/>
            <w:iCs/>
          </w:rPr>
          <w:delText xml:space="preserve">,</w:delText>
        </w:r>
      </w:del>
      <w:del w:id="2690" w:author="PR Preview" w:date="2026-01-01T00:00:00Z">
        <w:r>
          <w:rPr>
            <w:i/>
            <w:iCs/>
          </w:rPr>
          <w:delText xml:space="preserve"> </w:delText>
        </w:r>
      </w:del>
      <w:del w:id="2691" w:author="PR Preview" w:date="2026-01-01T00:00:00Z">
        <w:r>
          <w:rPr>
            <w:i/>
            <w:iCs/>
          </w:rPr>
          <w:delText xml:space="preserve">the Free Encyclopedia</w:delText>
        </w:r>
      </w:del>
      <w:del w:id="2692" w:author="PR Preview" w:date="2026-01-01T00:00:00Z">
        <w:r>
          <w:delText xml:space="preserve">.</w:delText>
        </w:r>
      </w:del>
      <w:del w:id="2693" w:author="PR Preview" w:date="2026-01-01T00:00:00Z">
        <w:r>
          <w:delText xml:space="preserve"> </w:delText>
        </w:r>
      </w:del>
      <w:hyperlink r:id="rId356">
        <w:del w:id="2694" w:author="PR Preview" w:date="2026-01-01T00:00:00Z">
          <w:r>
            <w:rPr>
              <w:rStyle w:val="Hyperlink"/>
            </w:rPr>
            <w:delText xml:space="preserve">https://en.wikipedia.org/wiki/Like_terms</w:delText>
          </w:r>
        </w:del>
      </w:hyperlink>
      <w:del w:id="2695" w:author="PR Preview" w:date="2026-01-01T00:00:00Z">
        <w:r>
          <w:delText xml:space="preserve">.</w:delText>
        </w:r>
      </w:del>
    </w:p>
    <w:p>
      <w:pPr>
        <w:pStyle w:val="Bibliography"/>
      </w:pPr>
      <w:del w:id="2696" w:author="PR Preview" w:date="2026-01-01T00:00:00Z">
        <w:r>
          <w:delText xml:space="preserve">Wikipedia contributors. 2026v.</w:delText>
        </w:r>
      </w:del>
      <w:del w:id="2697" w:author="PR Preview" w:date="2026-01-01T00:00:00Z">
        <w:r>
          <w:delText xml:space="preserve"> </w:delText>
        </w:r>
      </w:del>
      <w:del w:id="2698" w:author="PR Preview" w:date="2026-01-01T00:00:00Z">
        <w:r>
          <w:rPr>
            <w:i/>
            <w:iCs/>
          </w:rPr>
          <w:delText xml:space="preserve">Limit of a Sequence —</w:delText>
        </w:r>
      </w:del>
      <w:del w:id="2699" w:author="PR Preview" w:date="2026-01-01T00:00:00Z">
        <w:r>
          <w:rPr>
            <w:i/>
            <w:iCs/>
          </w:rPr>
          <w:delText xml:space="preserve"> </w:delText>
        </w:r>
      </w:del>
      <w:del w:id="2700" w:author="PR Preview" w:date="2026-01-01T00:00:00Z">
        <w:r>
          <w:rPr>
            <w:i/>
            <w:iCs/>
          </w:rPr>
          <w:delText xml:space="preserve">Wikipedia</w:delText>
        </w:r>
      </w:del>
      <w:del w:id="2701" w:author="PR Preview" w:date="2026-01-01T00:00:00Z">
        <w:r>
          <w:rPr>
            <w:i/>
            <w:iCs/>
          </w:rPr>
          <w:delText xml:space="preserve">,</w:delText>
        </w:r>
      </w:del>
      <w:del w:id="2702" w:author="PR Preview" w:date="2026-01-01T00:00:00Z">
        <w:r>
          <w:rPr>
            <w:i/>
            <w:iCs/>
          </w:rPr>
          <w:delText xml:space="preserve"> </w:delText>
        </w:r>
      </w:del>
      <w:del w:id="2703" w:author="PR Preview" w:date="2026-01-01T00:00:00Z">
        <w:r>
          <w:rPr>
            <w:i/>
            <w:iCs/>
          </w:rPr>
          <w:delText xml:space="preserve">the Free Encyclopedia</w:delText>
        </w:r>
      </w:del>
      <w:del w:id="2704" w:author="PR Preview" w:date="2026-01-01T00:00:00Z">
        <w:r>
          <w:delText xml:space="preserve">.</w:delText>
        </w:r>
      </w:del>
      <w:del w:id="2705" w:author="PR Preview" w:date="2026-01-01T00:00:00Z">
        <w:r>
          <w:delText xml:space="preserve"> </w:delText>
        </w:r>
      </w:del>
      <w:hyperlink r:id="rId368">
        <w:del w:id="2706" w:author="PR Preview" w:date="2026-01-01T00:00:00Z">
          <w:r>
            <w:rPr>
              <w:rStyle w:val="Hyperlink"/>
            </w:rPr>
            <w:delText xml:space="preserve">https://en.wikipedia.org/wiki/Limit_of_a_sequence</w:delText>
          </w:r>
        </w:del>
      </w:hyperlink>
      <w:del w:id="2707" w:author="PR Preview" w:date="2026-01-01T00:00:00Z">
        <w:r>
          <w:delText xml:space="preserve">.</w:delText>
        </w:r>
      </w:del>
    </w:p>
    <w:p>
      <w:pPr>
        <w:pStyle w:val="Bibliography"/>
      </w:pPr>
      <w:del w:id="2708" w:author="PR Preview" w:date="2026-01-01T00:00:00Z">
        <w:r>
          <w:delText xml:space="preserve">Wikipedia contributors. 2026w.</w:delText>
        </w:r>
      </w:del>
      <w:del w:id="2709" w:author="PR Preview" w:date="2026-01-01T00:00:00Z">
        <w:r>
          <w:delText xml:space="preserve"> </w:delText>
        </w:r>
      </w:del>
      <w:del w:id="2710" w:author="PR Preview" w:date="2026-01-01T00:00:00Z">
        <w:r>
          <w:rPr>
            <w:i/>
            <w:iCs/>
          </w:rPr>
          <w:delText xml:space="preserve">Line Segment —</w:delText>
        </w:r>
      </w:del>
      <w:del w:id="2711" w:author="PR Preview" w:date="2026-01-01T00:00:00Z">
        <w:r>
          <w:rPr>
            <w:i/>
            <w:iCs/>
          </w:rPr>
          <w:delText xml:space="preserve"> </w:delText>
        </w:r>
      </w:del>
      <w:del w:id="2712" w:author="PR Preview" w:date="2026-01-01T00:00:00Z">
        <w:r>
          <w:rPr>
            <w:i/>
            <w:iCs/>
          </w:rPr>
          <w:delText xml:space="preserve">Wikipedia</w:delText>
        </w:r>
      </w:del>
      <w:del w:id="2713" w:author="PR Preview" w:date="2026-01-01T00:00:00Z">
        <w:r>
          <w:rPr>
            <w:i/>
            <w:iCs/>
          </w:rPr>
          <w:delText xml:space="preserve">,</w:delText>
        </w:r>
      </w:del>
      <w:del w:id="2714" w:author="PR Preview" w:date="2026-01-01T00:00:00Z">
        <w:r>
          <w:rPr>
            <w:i/>
            <w:iCs/>
          </w:rPr>
          <w:delText xml:space="preserve"> </w:delText>
        </w:r>
      </w:del>
      <w:del w:id="2715" w:author="PR Preview" w:date="2026-01-01T00:00:00Z">
        <w:r>
          <w:rPr>
            <w:i/>
            <w:iCs/>
          </w:rPr>
          <w:delText xml:space="preserve">the Free Encyclopedia</w:delText>
        </w:r>
      </w:del>
      <w:del w:id="2716" w:author="PR Preview" w:date="2026-01-01T00:00:00Z">
        <w:r>
          <w:delText xml:space="preserve">.</w:delText>
        </w:r>
      </w:del>
      <w:del w:id="2717" w:author="PR Preview" w:date="2026-01-01T00:00:00Z">
        <w:r>
          <w:delText xml:space="preserve"> </w:delText>
        </w:r>
      </w:del>
      <w:hyperlink r:id="rId335">
        <w:del w:id="2718" w:author="PR Preview" w:date="2026-01-01T00:00:00Z">
          <w:r>
            <w:rPr>
              <w:rStyle w:val="Hyperlink"/>
            </w:rPr>
            <w:delText xml:space="preserve">https://en.wikipedia.org/wiki/Line_segment</w:delText>
          </w:r>
        </w:del>
      </w:hyperlink>
      <w:del w:id="2719" w:author="PR Preview" w:date="2026-01-01T00:00:00Z">
        <w:r>
          <w:delText xml:space="preserve">.</w:delText>
        </w:r>
      </w:del>
    </w:p>
    <w:p>
      <w:pPr>
        <w:pStyle w:val="Bibliography"/>
      </w:pPr>
      <w:del w:id="2720" w:author="PR Preview" w:date="2026-01-01T00:00:00Z">
        <w:r>
          <w:delText xml:space="preserve">Wikipedia contributors. 2026x.</w:delText>
        </w:r>
      </w:del>
      <w:del w:id="2721" w:author="PR Preview" w:date="2026-01-01T00:00:00Z">
        <w:r>
          <w:delText xml:space="preserve"> </w:delText>
        </w:r>
      </w:del>
      <w:del w:id="2722" w:author="PR Preview" w:date="2026-01-01T00:00:00Z">
        <w:r>
          <w:rPr>
            <w:i/>
            <w:iCs/>
          </w:rPr>
          <w:delText xml:space="preserve">Maxima and Minima —</w:delText>
        </w:r>
      </w:del>
      <w:del w:id="2723" w:author="PR Preview" w:date="2026-01-01T00:00:00Z">
        <w:r>
          <w:rPr>
            <w:i/>
            <w:iCs/>
          </w:rPr>
          <w:delText xml:space="preserve"> </w:delText>
        </w:r>
      </w:del>
      <w:del w:id="2724" w:author="PR Preview" w:date="2026-01-01T00:00:00Z">
        <w:r>
          <w:rPr>
            <w:i/>
            <w:iCs/>
          </w:rPr>
          <w:delText xml:space="preserve">Wikipedia</w:delText>
        </w:r>
      </w:del>
      <w:del w:id="2725" w:author="PR Preview" w:date="2026-01-01T00:00:00Z">
        <w:r>
          <w:rPr>
            <w:i/>
            <w:iCs/>
          </w:rPr>
          <w:delText xml:space="preserve">,</w:delText>
        </w:r>
      </w:del>
      <w:del w:id="2726" w:author="PR Preview" w:date="2026-01-01T00:00:00Z">
        <w:r>
          <w:rPr>
            <w:i/>
            <w:iCs/>
          </w:rPr>
          <w:delText xml:space="preserve"> </w:delText>
        </w:r>
      </w:del>
      <w:del w:id="2727" w:author="PR Preview" w:date="2026-01-01T00:00:00Z">
        <w:r>
          <w:rPr>
            <w:i/>
            <w:iCs/>
          </w:rPr>
          <w:delText xml:space="preserve">the Free Encyclopedia</w:delText>
        </w:r>
      </w:del>
      <w:del w:id="2728" w:author="PR Preview" w:date="2026-01-01T00:00:00Z">
        <w:r>
          <w:delText xml:space="preserve">.</w:delText>
        </w:r>
      </w:del>
      <w:del w:id="2729" w:author="PR Preview" w:date="2026-01-01T00:00:00Z">
        <w:r>
          <w:delText xml:space="preserve"> </w:delText>
        </w:r>
      </w:del>
      <w:hyperlink r:id="rId331">
        <w:del w:id="2730" w:author="PR Preview" w:date="2026-01-01T00:00:00Z">
          <w:r>
            <w:rPr>
              <w:rStyle w:val="Hyperlink"/>
            </w:rPr>
            <w:delText xml:space="preserve">https://en.wikipedia.org/wiki/Maxima_and_minima</w:delText>
          </w:r>
        </w:del>
      </w:hyperlink>
      <w:del w:id="2731" w:author="PR Preview" w:date="2026-01-01T00:00:00Z">
        <w:r>
          <w:delText xml:space="preserve">.</w:delText>
        </w:r>
      </w:del>
    </w:p>
    <w:p>
      <w:pPr>
        <w:pStyle w:val="Bibliography"/>
      </w:pPr>
      <w:del w:id="2732" w:author="PR Preview" w:date="2026-01-01T00:00:00Z">
        <w:r>
          <w:delText xml:space="preserve">Wikipedia contributors. 2026y.</w:delText>
        </w:r>
      </w:del>
      <w:del w:id="2733" w:author="PR Preview" w:date="2026-01-01T00:00:00Z">
        <w:r>
          <w:delText xml:space="preserve"> </w:delText>
        </w:r>
      </w:del>
      <w:del w:id="2734" w:author="PR Preview" w:date="2026-01-01T00:00:00Z">
        <w:r>
          <w:rPr>
            <w:i/>
            <w:iCs/>
          </w:rPr>
          <w:delText xml:space="preserve">Natural Logarithm —</w:delText>
        </w:r>
      </w:del>
      <w:del w:id="2735" w:author="PR Preview" w:date="2026-01-01T00:00:00Z">
        <w:r>
          <w:rPr>
            <w:i/>
            <w:iCs/>
          </w:rPr>
          <w:delText xml:space="preserve"> </w:delText>
        </w:r>
      </w:del>
      <w:del w:id="2736" w:author="PR Preview" w:date="2026-01-01T00:00:00Z">
        <w:r>
          <w:rPr>
            <w:i/>
            <w:iCs/>
          </w:rPr>
          <w:delText xml:space="preserve">Wikipedia</w:delText>
        </w:r>
      </w:del>
      <w:del w:id="2737" w:author="PR Preview" w:date="2026-01-01T00:00:00Z">
        <w:r>
          <w:rPr>
            <w:i/>
            <w:iCs/>
          </w:rPr>
          <w:delText xml:space="preserve">,</w:delText>
        </w:r>
      </w:del>
      <w:del w:id="2738" w:author="PR Preview" w:date="2026-01-01T00:00:00Z">
        <w:r>
          <w:rPr>
            <w:i/>
            <w:iCs/>
          </w:rPr>
          <w:delText xml:space="preserve"> </w:delText>
        </w:r>
      </w:del>
      <w:del w:id="2739" w:author="PR Preview" w:date="2026-01-01T00:00:00Z">
        <w:r>
          <w:rPr>
            <w:i/>
            <w:iCs/>
          </w:rPr>
          <w:delText xml:space="preserve">the Free Encyclopedia</w:delText>
        </w:r>
      </w:del>
      <w:del w:id="2740" w:author="PR Preview" w:date="2026-01-01T00:00:00Z">
        <w:r>
          <w:delText xml:space="preserve">.</w:delText>
        </w:r>
      </w:del>
      <w:del w:id="2741" w:author="PR Preview" w:date="2026-01-01T00:00:00Z">
        <w:r>
          <w:delText xml:space="preserve"> </w:delText>
        </w:r>
      </w:del>
      <w:hyperlink r:id="rId374">
        <w:del w:id="2742" w:author="PR Preview" w:date="2026-01-01T00:00:00Z">
          <w:r>
            <w:rPr>
              <w:rStyle w:val="Hyperlink"/>
            </w:rPr>
            <w:delText xml:space="preserve">https://en.wikipedia.org/wiki/Natural_logarithm</w:delText>
          </w:r>
        </w:del>
      </w:hyperlink>
      <w:del w:id="2743" w:author="PR Preview" w:date="2026-01-01T00:00:00Z">
        <w:r>
          <w:delText xml:space="preserve">.</w:delText>
        </w:r>
      </w:del>
    </w:p>
    <w:p>
      <w:pPr>
        <w:pStyle w:val="Bibliography"/>
      </w:pPr>
      <w:del w:id="2744" w:author="PR Preview" w:date="2026-01-01T00:00:00Z">
        <w:r>
          <w:delText xml:space="preserve">Wikipedia contributors. 2026z.</w:delText>
        </w:r>
      </w:del>
      <w:del w:id="2745" w:author="PR Preview" w:date="2026-01-01T00:00:00Z">
        <w:r>
          <w:delText xml:space="preserve"> </w:delText>
        </w:r>
      </w:del>
      <w:del w:id="2746" w:author="PR Preview" w:date="2026-01-01T00:00:00Z">
        <w:r>
          <w:rPr>
            <w:i/>
            <w:iCs/>
          </w:rPr>
          <w:delText xml:space="preserve">Parabola —</w:delText>
        </w:r>
      </w:del>
      <w:del w:id="2747" w:author="PR Preview" w:date="2026-01-01T00:00:00Z">
        <w:r>
          <w:rPr>
            <w:i/>
            <w:iCs/>
          </w:rPr>
          <w:delText xml:space="preserve"> </w:delText>
        </w:r>
      </w:del>
      <w:del w:id="2748" w:author="PR Preview" w:date="2026-01-01T00:00:00Z">
        <w:r>
          <w:rPr>
            <w:i/>
            <w:iCs/>
          </w:rPr>
          <w:delText xml:space="preserve">Wikipedia</w:delText>
        </w:r>
      </w:del>
      <w:del w:id="2749" w:author="PR Preview" w:date="2026-01-01T00:00:00Z">
        <w:r>
          <w:rPr>
            <w:i/>
            <w:iCs/>
          </w:rPr>
          <w:delText xml:space="preserve">,</w:delText>
        </w:r>
      </w:del>
      <w:del w:id="2750" w:author="PR Preview" w:date="2026-01-01T00:00:00Z">
        <w:r>
          <w:rPr>
            <w:i/>
            <w:iCs/>
          </w:rPr>
          <w:delText xml:space="preserve"> </w:delText>
        </w:r>
      </w:del>
      <w:del w:id="2751" w:author="PR Preview" w:date="2026-01-01T00:00:00Z">
        <w:r>
          <w:rPr>
            <w:i/>
            <w:iCs/>
          </w:rPr>
          <w:delText xml:space="preserve">the Free Encyclopedia</w:delText>
        </w:r>
      </w:del>
      <w:del w:id="2752" w:author="PR Preview" w:date="2026-01-01T00:00:00Z">
        <w:r>
          <w:delText xml:space="preserve">.</w:delText>
        </w:r>
      </w:del>
      <w:del w:id="2753" w:author="PR Preview" w:date="2026-01-01T00:00:00Z">
        <w:r>
          <w:delText xml:space="preserve"> </w:delText>
        </w:r>
      </w:del>
      <w:hyperlink r:id="rId362">
        <w:del w:id="2754" w:author="PR Preview" w:date="2026-01-01T00:00:00Z">
          <w:r>
            <w:rPr>
              <w:rStyle w:val="Hyperlink"/>
            </w:rPr>
            <w:delText xml:space="preserve">https://en.wikipedia.org/wiki/Parabola</w:delText>
          </w:r>
        </w:del>
      </w:hyperlink>
      <w:del w:id="2755" w:author="PR Preview" w:date="2026-01-01T00:00:00Z">
        <w:r>
          <w:delText xml:space="preserve">.</w:delText>
        </w:r>
      </w:del>
    </w:p>
    <w:p>
      <w:pPr>
        <w:pStyle w:val="Bibliography"/>
      </w:pPr>
      <w:del w:id="2756" w:author="PR Preview" w:date="2026-01-01T00:00:00Z">
        <w:r>
          <w:delText xml:space="preserve">Wikipedia contributors. 2026aa.</w:delText>
        </w:r>
      </w:del>
      <w:del w:id="2757" w:author="PR Preview" w:date="2026-01-01T00:00:00Z">
        <w:r>
          <w:delText xml:space="preserve"> </w:delText>
        </w:r>
      </w:del>
      <w:del w:id="2758" w:author="PR Preview" w:date="2026-01-01T00:00:00Z">
        <w:r>
          <w:rPr>
            <w:i/>
            <w:iCs/>
          </w:rPr>
          <w:delText xml:space="preserve">Percentage —</w:delText>
        </w:r>
      </w:del>
      <w:del w:id="2759" w:author="PR Preview" w:date="2026-01-01T00:00:00Z">
        <w:r>
          <w:rPr>
            <w:i/>
            <w:iCs/>
          </w:rPr>
          <w:delText xml:space="preserve"> </w:delText>
        </w:r>
      </w:del>
      <w:del w:id="2760" w:author="PR Preview" w:date="2026-01-01T00:00:00Z">
        <w:r>
          <w:rPr>
            <w:i/>
            <w:iCs/>
          </w:rPr>
          <w:delText xml:space="preserve">Wikipedia</w:delText>
        </w:r>
      </w:del>
      <w:del w:id="2761" w:author="PR Preview" w:date="2026-01-01T00:00:00Z">
        <w:r>
          <w:rPr>
            <w:i/>
            <w:iCs/>
          </w:rPr>
          <w:delText xml:space="preserve">,</w:delText>
        </w:r>
      </w:del>
      <w:del w:id="2762" w:author="PR Preview" w:date="2026-01-01T00:00:00Z">
        <w:r>
          <w:rPr>
            <w:i/>
            <w:iCs/>
          </w:rPr>
          <w:delText xml:space="preserve"> </w:delText>
        </w:r>
      </w:del>
      <w:del w:id="2763" w:author="PR Preview" w:date="2026-01-01T00:00:00Z">
        <w:r>
          <w:rPr>
            <w:i/>
            <w:iCs/>
          </w:rPr>
          <w:delText xml:space="preserve">the Free Encyclopedia</w:delText>
        </w:r>
      </w:del>
      <w:del w:id="2764" w:author="PR Preview" w:date="2026-01-01T00:00:00Z">
        <w:r>
          <w:delText xml:space="preserve">.</w:delText>
        </w:r>
      </w:del>
      <w:del w:id="2765" w:author="PR Preview" w:date="2026-01-01T00:00:00Z">
        <w:r>
          <w:delText xml:space="preserve"> </w:delText>
        </w:r>
      </w:del>
      <w:hyperlink r:id="rId329">
        <w:del w:id="2766" w:author="PR Preview" w:date="2026-01-01T00:00:00Z">
          <w:r>
            <w:rPr>
              <w:rStyle w:val="Hyperlink"/>
            </w:rPr>
            <w:delText xml:space="preserve">https://en.wikipedia.org/wiki/Percentage</w:delText>
          </w:r>
        </w:del>
      </w:hyperlink>
      <w:del w:id="2767" w:author="PR Preview" w:date="2026-01-01T00:00:00Z">
        <w:r>
          <w:delText xml:space="preserve">.</w:delText>
        </w:r>
      </w:del>
    </w:p>
    <w:p>
      <w:pPr>
        <w:pStyle w:val="Bibliography"/>
      </w:pPr>
      <w:del w:id="2768" w:author="PR Preview" w:date="2026-01-01T00:00:00Z">
        <w:r>
          <w:delText xml:space="preserve">Wikipedia contributors. 2026ab.</w:delText>
        </w:r>
      </w:del>
      <w:del w:id="2769" w:author="PR Preview" w:date="2026-01-01T00:00:00Z">
        <w:r>
          <w:delText xml:space="preserve"> </w:delText>
        </w:r>
      </w:del>
      <w:del w:id="2770" w:author="PR Preview" w:date="2026-01-01T00:00:00Z">
        <w:r>
          <w:rPr>
            <w:i/>
            <w:iCs/>
          </w:rPr>
          <w:delText xml:space="preserve">Pi —</w:delText>
        </w:r>
      </w:del>
      <w:del w:id="2771" w:author="PR Preview" w:date="2026-01-01T00:00:00Z">
        <w:r>
          <w:rPr>
            <w:i/>
            <w:iCs/>
          </w:rPr>
          <w:delText xml:space="preserve"> </w:delText>
        </w:r>
      </w:del>
      <w:del w:id="2772" w:author="PR Preview" w:date="2026-01-01T00:00:00Z">
        <w:r>
          <w:rPr>
            <w:i/>
            <w:iCs/>
          </w:rPr>
          <w:delText xml:space="preserve">Wikipedia</w:delText>
        </w:r>
      </w:del>
      <w:del w:id="2773" w:author="PR Preview" w:date="2026-01-01T00:00:00Z">
        <w:r>
          <w:rPr>
            <w:i/>
            <w:iCs/>
          </w:rPr>
          <w:delText xml:space="preserve">,</w:delText>
        </w:r>
      </w:del>
      <w:del w:id="2774" w:author="PR Preview" w:date="2026-01-01T00:00:00Z">
        <w:r>
          <w:rPr>
            <w:i/>
            <w:iCs/>
          </w:rPr>
          <w:delText xml:space="preserve"> </w:delText>
        </w:r>
      </w:del>
      <w:del w:id="2775" w:author="PR Preview" w:date="2026-01-01T00:00:00Z">
        <w:r>
          <w:rPr>
            <w:i/>
            <w:iCs/>
          </w:rPr>
          <w:delText xml:space="preserve">the Free Encyclopedia</w:delText>
        </w:r>
      </w:del>
      <w:del w:id="2776" w:author="PR Preview" w:date="2026-01-01T00:00:00Z">
        <w:r>
          <w:delText xml:space="preserve">.</w:delText>
        </w:r>
      </w:del>
      <w:del w:id="2777" w:author="PR Preview" w:date="2026-01-01T00:00:00Z">
        <w:r>
          <w:delText xml:space="preserve"> </w:delText>
        </w:r>
      </w:del>
      <w:hyperlink r:id="rId382">
        <w:del w:id="2778" w:author="PR Preview" w:date="2026-01-01T00:00:00Z">
          <w:r>
            <w:rPr>
              <w:rStyle w:val="Hyperlink"/>
            </w:rPr>
            <w:delText xml:space="preserve">https://en.wikipedia.org/wiki/Pi</w:delText>
          </w:r>
        </w:del>
      </w:hyperlink>
      <w:del w:id="2779" w:author="PR Preview" w:date="2026-01-01T00:00:00Z">
        <w:r>
          <w:delText xml:space="preserve">.</w:delText>
        </w:r>
      </w:del>
    </w:p>
    <w:p>
      <w:pPr>
        <w:pStyle w:val="Bibliography"/>
      </w:pPr>
      <w:del w:id="2780" w:author="PR Preview" w:date="2026-01-01T00:00:00Z">
        <w:r>
          <w:delText xml:space="preserve">Wikipedia contributors. 2026ac.</w:delText>
        </w:r>
      </w:del>
      <w:del w:id="2781" w:author="PR Preview" w:date="2026-01-01T00:00:00Z">
        <w:r>
          <w:delText xml:space="preserve"> </w:delText>
        </w:r>
      </w:del>
      <w:del w:id="2782" w:author="PR Preview" w:date="2026-01-01T00:00:00Z">
        <w:r>
          <w:rPr>
            <w:i/>
            <w:iCs/>
          </w:rPr>
          <w:delText xml:space="preserve">Polynomial —</w:delText>
        </w:r>
      </w:del>
      <w:del w:id="2783" w:author="PR Preview" w:date="2026-01-01T00:00:00Z">
        <w:r>
          <w:rPr>
            <w:i/>
            <w:iCs/>
          </w:rPr>
          <w:delText xml:space="preserve"> </w:delText>
        </w:r>
      </w:del>
      <w:del w:id="2784" w:author="PR Preview" w:date="2026-01-01T00:00:00Z">
        <w:r>
          <w:rPr>
            <w:i/>
            <w:iCs/>
          </w:rPr>
          <w:delText xml:space="preserve">Wikipedia</w:delText>
        </w:r>
      </w:del>
      <w:del w:id="2785" w:author="PR Preview" w:date="2026-01-01T00:00:00Z">
        <w:r>
          <w:rPr>
            <w:i/>
            <w:iCs/>
          </w:rPr>
          <w:delText xml:space="preserve">,</w:delText>
        </w:r>
      </w:del>
      <w:del w:id="2786" w:author="PR Preview" w:date="2026-01-01T00:00:00Z">
        <w:r>
          <w:rPr>
            <w:i/>
            <w:iCs/>
          </w:rPr>
          <w:delText xml:space="preserve"> </w:delText>
        </w:r>
      </w:del>
      <w:del w:id="2787" w:author="PR Preview" w:date="2026-01-01T00:00:00Z">
        <w:r>
          <w:rPr>
            <w:i/>
            <w:iCs/>
          </w:rPr>
          <w:delText xml:space="preserve">the Free Encyclopedia</w:delText>
        </w:r>
      </w:del>
      <w:del w:id="2788" w:author="PR Preview" w:date="2026-01-01T00:00:00Z">
        <w:r>
          <w:delText xml:space="preserve">.</w:delText>
        </w:r>
      </w:del>
      <w:del w:id="2789" w:author="PR Preview" w:date="2026-01-01T00:00:00Z">
        <w:r>
          <w:delText xml:space="preserve"> </w:delText>
        </w:r>
      </w:del>
      <w:hyperlink r:id="rId358">
        <w:del w:id="2790" w:author="PR Preview" w:date="2026-01-01T00:00:00Z">
          <w:r>
            <w:rPr>
              <w:rStyle w:val="Hyperlink"/>
            </w:rPr>
            <w:delText xml:space="preserve">https://en.wikipedia.org/wiki/Polynomial</w:delText>
          </w:r>
        </w:del>
      </w:hyperlink>
      <w:del w:id="2791" w:author="PR Preview" w:date="2026-01-01T00:00:00Z">
        <w:r>
          <w:delText xml:space="preserve">.</w:delText>
        </w:r>
      </w:del>
    </w:p>
    <w:p>
      <w:pPr>
        <w:pStyle w:val="Bibliography"/>
      </w:pPr>
      <w:del w:id="2792" w:author="PR Preview" w:date="2026-01-01T00:00:00Z">
        <w:r>
          <w:delText xml:space="preserve">Wikipedia contributors. 2026ad.</w:delText>
        </w:r>
      </w:del>
      <w:del w:id="2793" w:author="PR Preview" w:date="2026-01-01T00:00:00Z">
        <w:r>
          <w:delText xml:space="preserve"> </w:delText>
        </w:r>
      </w:del>
      <w:del w:id="2794" w:author="PR Preview" w:date="2026-01-01T00:00:00Z">
        <w:r>
          <w:rPr>
            <w:i/>
            <w:iCs/>
          </w:rPr>
          <w:delText xml:space="preserve">Pythagorean Trigonometric Identity —</w:delText>
        </w:r>
      </w:del>
      <w:del w:id="2795" w:author="PR Preview" w:date="2026-01-01T00:00:00Z">
        <w:r>
          <w:rPr>
            <w:i/>
            <w:iCs/>
          </w:rPr>
          <w:delText xml:space="preserve"> </w:delText>
        </w:r>
      </w:del>
      <w:del w:id="2796" w:author="PR Preview" w:date="2026-01-01T00:00:00Z">
        <w:r>
          <w:rPr>
            <w:i/>
            <w:iCs/>
          </w:rPr>
          <w:delText xml:space="preserve">Wikipedia</w:delText>
        </w:r>
      </w:del>
      <w:del w:id="2797" w:author="PR Preview" w:date="2026-01-01T00:00:00Z">
        <w:r>
          <w:rPr>
            <w:i/>
            <w:iCs/>
          </w:rPr>
          <w:delText xml:space="preserve">,</w:delText>
        </w:r>
      </w:del>
      <w:del w:id="2798" w:author="PR Preview" w:date="2026-01-01T00:00:00Z">
        <w:r>
          <w:rPr>
            <w:i/>
            <w:iCs/>
          </w:rPr>
          <w:delText xml:space="preserve"> </w:delText>
        </w:r>
      </w:del>
      <w:del w:id="2799" w:author="PR Preview" w:date="2026-01-01T00:00:00Z">
        <w:r>
          <w:rPr>
            <w:i/>
            <w:iCs/>
          </w:rPr>
          <w:delText xml:space="preserve">the Free Encyclopedia</w:delText>
        </w:r>
      </w:del>
      <w:del w:id="2800" w:author="PR Preview" w:date="2026-01-01T00:00:00Z">
        <w:r>
          <w:delText xml:space="preserve">.</w:delText>
        </w:r>
      </w:del>
      <w:del w:id="2801" w:author="PR Preview" w:date="2026-01-01T00:00:00Z">
        <w:r>
          <w:delText xml:space="preserve"> </w:delText>
        </w:r>
      </w:del>
      <w:hyperlink r:id="rId386">
        <w:del w:id="2802" w:author="PR Preview" w:date="2026-01-01T00:00:00Z">
          <w:r>
            <w:rPr>
              <w:rStyle w:val="Hyperlink"/>
            </w:rPr>
            <w:delText xml:space="preserve">https://en.wikipedia.org/wiki/Pythagorean_trigonometric_identity</w:delText>
          </w:r>
        </w:del>
      </w:hyperlink>
      <w:del w:id="2803" w:author="PR Preview" w:date="2026-01-01T00:00:00Z">
        <w:r>
          <w:delText xml:space="preserve">.</w:delText>
        </w:r>
      </w:del>
    </w:p>
    <w:p>
      <w:pPr>
        <w:pStyle w:val="Bibliography"/>
      </w:pPr>
      <w:del w:id="2804" w:author="PR Preview" w:date="2026-01-01T00:00:00Z">
        <w:r>
          <w:delText xml:space="preserve">Wikipedia contributors. 2026ae.</w:delText>
        </w:r>
      </w:del>
      <w:del w:id="2805" w:author="PR Preview" w:date="2026-01-01T00:00:00Z">
        <w:r>
          <w:delText xml:space="preserve"> </w:delText>
        </w:r>
      </w:del>
      <w:del w:id="2806" w:author="PR Preview" w:date="2026-01-01T00:00:00Z">
        <w:r>
          <w:rPr>
            <w:i/>
            <w:iCs/>
          </w:rPr>
          <w:delText xml:space="preserve">Quadratic Function —</w:delText>
        </w:r>
      </w:del>
      <w:del w:id="2807" w:author="PR Preview" w:date="2026-01-01T00:00:00Z">
        <w:r>
          <w:rPr>
            <w:i/>
            <w:iCs/>
          </w:rPr>
          <w:delText xml:space="preserve"> </w:delText>
        </w:r>
      </w:del>
      <w:del w:id="2808" w:author="PR Preview" w:date="2026-01-01T00:00:00Z">
        <w:r>
          <w:rPr>
            <w:i/>
            <w:iCs/>
          </w:rPr>
          <w:delText xml:space="preserve">Wikipedia</w:delText>
        </w:r>
      </w:del>
      <w:del w:id="2809" w:author="PR Preview" w:date="2026-01-01T00:00:00Z">
        <w:r>
          <w:rPr>
            <w:i/>
            <w:iCs/>
          </w:rPr>
          <w:delText xml:space="preserve">,</w:delText>
        </w:r>
      </w:del>
      <w:del w:id="2810" w:author="PR Preview" w:date="2026-01-01T00:00:00Z">
        <w:r>
          <w:rPr>
            <w:i/>
            <w:iCs/>
          </w:rPr>
          <w:delText xml:space="preserve"> </w:delText>
        </w:r>
      </w:del>
      <w:del w:id="2811" w:author="PR Preview" w:date="2026-01-01T00:00:00Z">
        <w:r>
          <w:rPr>
            <w:i/>
            <w:iCs/>
          </w:rPr>
          <w:delText xml:space="preserve">the Free Encyclopedia</w:delText>
        </w:r>
      </w:del>
      <w:del w:id="2812" w:author="PR Preview" w:date="2026-01-01T00:00:00Z">
        <w:r>
          <w:delText xml:space="preserve">.</w:delText>
        </w:r>
      </w:del>
      <w:del w:id="2813" w:author="PR Preview" w:date="2026-01-01T00:00:00Z">
        <w:r>
          <w:delText xml:space="preserve"> </w:delText>
        </w:r>
      </w:del>
      <w:hyperlink r:id="rId360">
        <w:del w:id="2814" w:author="PR Preview" w:date="2026-01-01T00:00:00Z">
          <w:r>
            <w:rPr>
              <w:rStyle w:val="Hyperlink"/>
            </w:rPr>
            <w:delText xml:space="preserve">https://en.wikipedia.org/wiki/Quadratic_function</w:delText>
          </w:r>
        </w:del>
      </w:hyperlink>
      <w:del w:id="2815" w:author="PR Preview" w:date="2026-01-01T00:00:00Z">
        <w:r>
          <w:delText xml:space="preserve">.</w:delText>
        </w:r>
      </w:del>
    </w:p>
    <w:p>
      <w:pPr>
        <w:pStyle w:val="Bibliography"/>
      </w:pPr>
      <w:del w:id="2816" w:author="PR Preview" w:date="2026-01-01T00:00:00Z">
        <w:r>
          <w:delText xml:space="preserve">Wikipedia contributors. 2026af.</w:delText>
        </w:r>
      </w:del>
      <w:del w:id="2817" w:author="PR Preview" w:date="2026-01-01T00:00:00Z">
        <w:r>
          <w:delText xml:space="preserve"> </w:delText>
        </w:r>
      </w:del>
      <w:del w:id="2818" w:author="PR Preview" w:date="2026-01-01T00:00:00Z">
        <w:r>
          <w:rPr>
            <w:i/>
            <w:iCs/>
          </w:rPr>
          <w:delText xml:space="preserve">Sine and Cosine —</w:delText>
        </w:r>
      </w:del>
      <w:del w:id="2819" w:author="PR Preview" w:date="2026-01-01T00:00:00Z">
        <w:r>
          <w:rPr>
            <w:i/>
            <w:iCs/>
          </w:rPr>
          <w:delText xml:space="preserve"> </w:delText>
        </w:r>
      </w:del>
      <w:del w:id="2820" w:author="PR Preview" w:date="2026-01-01T00:00:00Z">
        <w:r>
          <w:rPr>
            <w:i/>
            <w:iCs/>
          </w:rPr>
          <w:delText xml:space="preserve">Wikipedia</w:delText>
        </w:r>
      </w:del>
      <w:del w:id="2821" w:author="PR Preview" w:date="2026-01-01T00:00:00Z">
        <w:r>
          <w:rPr>
            <w:i/>
            <w:iCs/>
          </w:rPr>
          <w:delText xml:space="preserve">,</w:delText>
        </w:r>
      </w:del>
      <w:del w:id="2822" w:author="PR Preview" w:date="2026-01-01T00:00:00Z">
        <w:r>
          <w:rPr>
            <w:i/>
            <w:iCs/>
          </w:rPr>
          <w:delText xml:space="preserve"> </w:delText>
        </w:r>
      </w:del>
      <w:del w:id="2823" w:author="PR Preview" w:date="2026-01-01T00:00:00Z">
        <w:r>
          <w:rPr>
            <w:i/>
            <w:iCs/>
          </w:rPr>
          <w:delText xml:space="preserve">the Free Encyclopedia</w:delText>
        </w:r>
      </w:del>
      <w:del w:id="2824" w:author="PR Preview" w:date="2026-01-01T00:00:00Z">
        <w:r>
          <w:delText xml:space="preserve">.</w:delText>
        </w:r>
      </w:del>
      <w:del w:id="2825" w:author="PR Preview" w:date="2026-01-01T00:00:00Z">
        <w:r>
          <w:delText xml:space="preserve"> </w:delText>
        </w:r>
      </w:del>
      <w:hyperlink r:id="rId384">
        <w:del w:id="2826" w:author="PR Preview" w:date="2026-01-01T00:00:00Z">
          <w:r>
            <w:rPr>
              <w:rStyle w:val="Hyperlink"/>
            </w:rPr>
            <w:delText xml:space="preserve">https://en.wikipedia.org/wiki/Sine_and_cosine</w:delText>
          </w:r>
        </w:del>
      </w:hyperlink>
      <w:del w:id="2827" w:author="PR Preview" w:date="2026-01-01T00:00:00Z">
        <w:r>
          <w:delText xml:space="preserve">.</w:delText>
        </w:r>
      </w:del>
    </w:p>
    <w:p>
      <w:pPr>
        <w:pStyle w:val="Bibliography"/>
      </w:pPr>
      <w:del w:id="2828" w:author="PR Preview" w:date="2026-01-01T00:00:00Z">
        <w:r>
          <w:delText xml:space="preserve">Wikipedia contributors. 2026ag.</w:delText>
        </w:r>
      </w:del>
      <w:del w:id="2829" w:author="PR Preview" w:date="2026-01-01T00:00:00Z">
        <w:r>
          <w:delText xml:space="preserve"> </w:delText>
        </w:r>
      </w:del>
      <w:del w:id="2830" w:author="PR Preview" w:date="2026-01-01T00:00:00Z">
        <w:r>
          <w:rPr>
            <w:i/>
            <w:iCs/>
          </w:rPr>
          <w:delText xml:space="preserve">Slope —</w:delText>
        </w:r>
      </w:del>
      <w:del w:id="2831" w:author="PR Preview" w:date="2026-01-01T00:00:00Z">
        <w:r>
          <w:rPr>
            <w:i/>
            <w:iCs/>
          </w:rPr>
          <w:delText xml:space="preserve"> </w:delText>
        </w:r>
      </w:del>
      <w:del w:id="2832" w:author="PR Preview" w:date="2026-01-01T00:00:00Z">
        <w:r>
          <w:rPr>
            <w:i/>
            <w:iCs/>
          </w:rPr>
          <w:delText xml:space="preserve">Wikipedia</w:delText>
        </w:r>
      </w:del>
      <w:del w:id="2833" w:author="PR Preview" w:date="2026-01-01T00:00:00Z">
        <w:r>
          <w:rPr>
            <w:i/>
            <w:iCs/>
          </w:rPr>
          <w:delText xml:space="preserve">,</w:delText>
        </w:r>
      </w:del>
      <w:del w:id="2834" w:author="PR Preview" w:date="2026-01-01T00:00:00Z">
        <w:r>
          <w:rPr>
            <w:i/>
            <w:iCs/>
          </w:rPr>
          <w:delText xml:space="preserve"> </w:delText>
        </w:r>
      </w:del>
      <w:del w:id="2835" w:author="PR Preview" w:date="2026-01-01T00:00:00Z">
        <w:r>
          <w:rPr>
            <w:i/>
            <w:iCs/>
          </w:rPr>
          <w:delText xml:space="preserve">the Free Encyclopedia</w:delText>
        </w:r>
      </w:del>
      <w:del w:id="2836" w:author="PR Preview" w:date="2026-01-01T00:00:00Z">
        <w:r>
          <w:delText xml:space="preserve">.</w:delText>
        </w:r>
      </w:del>
      <w:del w:id="2837" w:author="PR Preview" w:date="2026-01-01T00:00:00Z">
        <w:r>
          <w:delText xml:space="preserve"> </w:delText>
        </w:r>
      </w:del>
      <w:hyperlink r:id="rId366">
        <w:del w:id="2838" w:author="PR Preview" w:date="2026-01-01T00:00:00Z">
          <w:r>
            <w:rPr>
              <w:rStyle w:val="Hyperlink"/>
            </w:rPr>
            <w:delText xml:space="preserve">https://en.wikipedia.org/wiki/Slope</w:delText>
          </w:r>
        </w:del>
      </w:hyperlink>
      <w:del w:id="2839" w:author="PR Preview" w:date="2026-01-01T00:00:00Z">
        <w:r>
          <w:delText xml:space="preserve">.</w:delText>
        </w:r>
      </w:del>
    </w:p>
    <w:p>
      <w:pPr>
        <w:pStyle w:val="Bibliography"/>
      </w:pPr>
      <w:del w:id="2840" w:author="PR Preview" w:date="2026-01-01T00:00:00Z">
        <w:r>
          <w:delText xml:space="preserve">Wikipedia contributors. 2026ah.</w:delText>
        </w:r>
      </w:del>
      <w:del w:id="2841" w:author="PR Preview" w:date="2026-01-01T00:00:00Z">
        <w:r>
          <w:delText xml:space="preserve"> </w:delText>
        </w:r>
      </w:del>
      <w:del w:id="2842" w:author="PR Preview" w:date="2026-01-01T00:00:00Z">
        <w:r>
          <w:rPr>
            <w:i/>
            <w:iCs/>
          </w:rPr>
          <w:delText xml:space="preserve">Square Root —</w:delText>
        </w:r>
      </w:del>
      <w:del w:id="2843" w:author="PR Preview" w:date="2026-01-01T00:00:00Z">
        <w:r>
          <w:rPr>
            <w:i/>
            <w:iCs/>
          </w:rPr>
          <w:delText xml:space="preserve"> </w:delText>
        </w:r>
      </w:del>
      <w:del w:id="2844" w:author="PR Preview" w:date="2026-01-01T00:00:00Z">
        <w:r>
          <w:rPr>
            <w:i/>
            <w:iCs/>
          </w:rPr>
          <w:delText xml:space="preserve">Wikipedia</w:delText>
        </w:r>
      </w:del>
      <w:del w:id="2845" w:author="PR Preview" w:date="2026-01-01T00:00:00Z">
        <w:r>
          <w:rPr>
            <w:i/>
            <w:iCs/>
          </w:rPr>
          <w:delText xml:space="preserve">,</w:delText>
        </w:r>
      </w:del>
      <w:del w:id="2846" w:author="PR Preview" w:date="2026-01-01T00:00:00Z">
        <w:r>
          <w:rPr>
            <w:i/>
            <w:iCs/>
          </w:rPr>
          <w:delText xml:space="preserve"> </w:delText>
        </w:r>
      </w:del>
      <w:del w:id="2847" w:author="PR Preview" w:date="2026-01-01T00:00:00Z">
        <w:r>
          <w:rPr>
            <w:i/>
            <w:iCs/>
          </w:rPr>
          <w:delText xml:space="preserve">the Free Encyclopedia</w:delText>
        </w:r>
      </w:del>
      <w:del w:id="2848" w:author="PR Preview" w:date="2026-01-01T00:00:00Z">
        <w:r>
          <w:delText xml:space="preserve">.</w:delText>
        </w:r>
      </w:del>
      <w:del w:id="2849" w:author="PR Preview" w:date="2026-01-01T00:00:00Z">
        <w:r>
          <w:delText xml:space="preserve"> </w:delText>
        </w:r>
      </w:del>
      <w:hyperlink r:id="rId325">
        <w:del w:id="2850" w:author="PR Preview" w:date="2026-01-01T00:00:00Z">
          <w:r>
            <w:rPr>
              <w:rStyle w:val="Hyperlink"/>
            </w:rPr>
            <w:delText xml:space="preserve">https://en.wikipedia.org/wiki/Square_root</w:delText>
          </w:r>
        </w:del>
      </w:hyperlink>
      <w:del w:id="2851" w:author="PR Preview" w:date="2026-01-01T00:00:00Z">
        <w:r>
          <w:delText xml:space="preserve">.</w:delText>
        </w:r>
      </w:del>
    </w:p>
    <w:p>
      <w:pPr>
        <w:pStyle w:val="Bibliography"/>
      </w:pPr>
      <w:del w:id="2852" w:author="PR Preview" w:date="2026-01-01T00:00:00Z">
        <w:r>
          <w:delText xml:space="preserve">Wikipedia contributors. 2026ai.</w:delText>
        </w:r>
      </w:del>
      <w:del w:id="2853" w:author="PR Preview" w:date="2026-01-01T00:00:00Z">
        <w:r>
          <w:delText xml:space="preserve"> </w:delText>
        </w:r>
      </w:del>
      <w:del w:id="2854" w:author="PR Preview" w:date="2026-01-01T00:00:00Z">
        <w:r>
          <w:rPr>
            <w:i/>
            <w:iCs/>
          </w:rPr>
          <w:delText xml:space="preserve">Tarski’s High School Algebra Problem —</w:delText>
        </w:r>
      </w:del>
      <w:del w:id="2855" w:author="PR Preview" w:date="2026-01-01T00:00:00Z">
        <w:r>
          <w:rPr>
            <w:i/>
            <w:iCs/>
          </w:rPr>
          <w:delText xml:space="preserve"> </w:delText>
        </w:r>
      </w:del>
      <w:del w:id="2856" w:author="PR Preview" w:date="2026-01-01T00:00:00Z">
        <w:r>
          <w:rPr>
            <w:i/>
            <w:iCs/>
          </w:rPr>
          <w:delText xml:space="preserve">Wikipedia</w:delText>
        </w:r>
      </w:del>
      <w:del w:id="2857" w:author="PR Preview" w:date="2026-01-01T00:00:00Z">
        <w:r>
          <w:rPr>
            <w:i/>
            <w:iCs/>
          </w:rPr>
          <w:delText xml:space="preserve">,</w:delText>
        </w:r>
      </w:del>
      <w:del w:id="2858" w:author="PR Preview" w:date="2026-01-01T00:00:00Z">
        <w:r>
          <w:rPr>
            <w:i/>
            <w:iCs/>
          </w:rPr>
          <w:delText xml:space="preserve"> </w:delText>
        </w:r>
      </w:del>
      <w:del w:id="2859" w:author="PR Preview" w:date="2026-01-01T00:00:00Z">
        <w:r>
          <w:rPr>
            <w:i/>
            <w:iCs/>
          </w:rPr>
          <w:delText xml:space="preserve">the Free Encyclopedia</w:delText>
        </w:r>
      </w:del>
      <w:del w:id="2860" w:author="PR Preview" w:date="2026-01-01T00:00:00Z">
        <w:r>
          <w:delText xml:space="preserve">.</w:delText>
        </w:r>
      </w:del>
      <w:del w:id="2861" w:author="PR Preview" w:date="2026-01-01T00:00:00Z">
        <w:r>
          <w:delText xml:space="preserve"> </w:delText>
        </w:r>
      </w:del>
      <w:hyperlink r:id="rId376">
        <w:del w:id="2862" w:author="PR Preview" w:date="2026-01-01T00:00:00Z">
          <w:r>
            <w:rPr>
              <w:rStyle w:val="Hyperlink"/>
            </w:rPr>
            <w:delText xml:space="preserve">https://en.wikipedia.org/wiki/Tarski%27s_high_school_algebra_problem</w:delText>
          </w:r>
        </w:del>
      </w:hyperlink>
      <w:del w:id="2863" w:author="PR Preview" w:date="2026-01-01T00:00:00Z">
        <w:r>
          <w:delText xml:space="preserve">.</w:delText>
        </w:r>
      </w:del>
    </w:p>
    <w:p>
      <w:pPr>
        <w:pStyle w:val="Bibliography"/>
      </w:pPr>
      <w:del w:id="2864" w:author="PR Preview" w:date="2026-01-01T00:00:00Z">
        <w:r>
          <w:delText xml:space="preserve">Wikipedia contributors. 2026aj.</w:delText>
        </w:r>
      </w:del>
      <w:del w:id="2865" w:author="PR Preview" w:date="2026-01-01T00:00:00Z">
        <w:r>
          <w:delText xml:space="preserve"> </w:delText>
        </w:r>
      </w:del>
      <w:del w:id="2866" w:author="PR Preview" w:date="2026-01-01T00:00:00Z">
        <w:r>
          <w:rPr>
            <w:i/>
            <w:iCs/>
          </w:rPr>
          <w:delText xml:space="preserve">Transitive Relation —</w:delText>
        </w:r>
      </w:del>
      <w:del w:id="2867" w:author="PR Preview" w:date="2026-01-01T00:00:00Z">
        <w:r>
          <w:rPr>
            <w:i/>
            <w:iCs/>
          </w:rPr>
          <w:delText xml:space="preserve"> </w:delText>
        </w:r>
      </w:del>
      <w:del w:id="2868" w:author="PR Preview" w:date="2026-01-01T00:00:00Z">
        <w:r>
          <w:rPr>
            <w:i/>
            <w:iCs/>
          </w:rPr>
          <w:delText xml:space="preserve">Wikipedia</w:delText>
        </w:r>
      </w:del>
      <w:del w:id="2869" w:author="PR Preview" w:date="2026-01-01T00:00:00Z">
        <w:r>
          <w:rPr>
            <w:i/>
            <w:iCs/>
          </w:rPr>
          <w:delText xml:space="preserve">,</w:delText>
        </w:r>
      </w:del>
      <w:del w:id="2870" w:author="PR Preview" w:date="2026-01-01T00:00:00Z">
        <w:r>
          <w:rPr>
            <w:i/>
            <w:iCs/>
          </w:rPr>
          <w:delText xml:space="preserve"> </w:delText>
        </w:r>
      </w:del>
      <w:del w:id="2871" w:author="PR Preview" w:date="2026-01-01T00:00:00Z">
        <w:r>
          <w:rPr>
            <w:i/>
            <w:iCs/>
          </w:rPr>
          <w:delText xml:space="preserve">the Free Encyclopedia</w:delText>
        </w:r>
      </w:del>
      <w:del w:id="2872" w:author="PR Preview" w:date="2026-01-01T00:00:00Z">
        <w:r>
          <w:delText xml:space="preserve">.</w:delText>
        </w:r>
      </w:del>
      <w:del w:id="2873" w:author="PR Preview" w:date="2026-01-01T00:00:00Z">
        <w:r>
          <w:delText xml:space="preserve"> </w:delText>
        </w:r>
      </w:del>
      <w:hyperlink r:id="rId317">
        <w:del w:id="2874" w:author="PR Preview" w:date="2026-01-01T00:00:00Z">
          <w:r>
            <w:rPr>
              <w:rStyle w:val="Hyperlink"/>
            </w:rPr>
            <w:delText xml:space="preserve">https://en.wikipedia.org/wiki/Transitive_relation</w:delText>
          </w:r>
        </w:del>
      </w:hyperlink>
      <w:del w:id="2875" w:author="PR Preview" w:date="2026-01-01T00:00:00Z">
        <w:r>
          <w:delText xml:space="preserve">.</w:delText>
        </w:r>
      </w:del>
    </w:p>
    <w:p>
      <w:pPr>
        <w:pStyle w:val="Bibliography"/>
      </w:pPr>
      <w:del w:id="2876" w:author="PR Preview" w:date="2026-01-01T00:00:00Z">
        <w:r>
          <w:delText xml:space="preserve">Wikipedia contributors. 2026ak.</w:delText>
        </w:r>
      </w:del>
      <w:del w:id="2877" w:author="PR Preview" w:date="2026-01-01T00:00:00Z">
        <w:r>
          <w:delText xml:space="preserve"> </w:delText>
        </w:r>
      </w:del>
      <w:del w:id="2878" w:author="PR Preview" w:date="2026-01-01T00:00:00Z">
        <w:r>
          <w:rPr>
            <w:i/>
            <w:iCs/>
          </w:rPr>
          <w:delText xml:space="preserve">Unit Circle —</w:delText>
        </w:r>
      </w:del>
      <w:del w:id="2879" w:author="PR Preview" w:date="2026-01-01T00:00:00Z">
        <w:r>
          <w:rPr>
            <w:i/>
            <w:iCs/>
          </w:rPr>
          <w:delText xml:space="preserve"> </w:delText>
        </w:r>
      </w:del>
      <w:del w:id="2880" w:author="PR Preview" w:date="2026-01-01T00:00:00Z">
        <w:r>
          <w:rPr>
            <w:i/>
            <w:iCs/>
          </w:rPr>
          <w:delText xml:space="preserve">Wikipedia</w:delText>
        </w:r>
      </w:del>
      <w:del w:id="2881" w:author="PR Preview" w:date="2026-01-01T00:00:00Z">
        <w:r>
          <w:rPr>
            <w:i/>
            <w:iCs/>
          </w:rPr>
          <w:delText xml:space="preserve">,</w:delText>
        </w:r>
      </w:del>
      <w:del w:id="2882" w:author="PR Preview" w:date="2026-01-01T00:00:00Z">
        <w:r>
          <w:rPr>
            <w:i/>
            <w:iCs/>
          </w:rPr>
          <w:delText xml:space="preserve"> </w:delText>
        </w:r>
      </w:del>
      <w:del w:id="2883" w:author="PR Preview" w:date="2026-01-01T00:00:00Z">
        <w:r>
          <w:rPr>
            <w:i/>
            <w:iCs/>
          </w:rPr>
          <w:delText xml:space="preserve">the Free Encyclopedia</w:delText>
        </w:r>
      </w:del>
      <w:del w:id="2884" w:author="PR Preview" w:date="2026-01-01T00:00:00Z">
        <w:r>
          <w:delText xml:space="preserve">.</w:delText>
        </w:r>
      </w:del>
      <w:del w:id="2885" w:author="PR Preview" w:date="2026-01-01T00:00:00Z">
        <w:r>
          <w:delText xml:space="preserve"> </w:delText>
        </w:r>
      </w:del>
      <w:hyperlink r:id="rId380">
        <w:del w:id="2886" w:author="PR Preview" w:date="2026-01-01T00:00:00Z">
          <w:r>
            <w:rPr>
              <w:rStyle w:val="Hyperlink"/>
            </w:rPr>
            <w:delText xml:space="preserve">https://en.wikipedia.org/wiki/Unit_circle</w:delText>
          </w:r>
        </w:del>
      </w:hyperlink>
      <w:del w:id="2887" w:author="PR Preview" w:date="2026-01-01T00:00:00Z">
        <w:r>
          <w:delText xml:space="preserve">.</w:delText>
        </w:r>
      </w:del>
    </w:p>
    <w:p>
      <w:pPr>
        <w:pStyle w:val="Bibliography"/>
      </w:pPr>
      <w:del w:id="2888" w:author="PR Preview" w:date="2026-01-01T00:00:00Z">
        <w:r>
          <w:delText xml:space="preserve">Wikipedia contributors. 2026al.</w:delText>
        </w:r>
      </w:del>
      <w:del w:id="2889" w:author="PR Preview" w:date="2026-01-01T00:00:00Z">
        <w:r>
          <w:delText xml:space="preserve"> </w:delText>
        </w:r>
      </w:del>
      <w:del w:id="2890" w:author="PR Preview" w:date="2026-01-01T00:00:00Z">
        <w:r>
          <w:rPr>
            <w:i/>
            <w:iCs/>
          </w:rPr>
          <w:delText xml:space="preserve">Upper and Lower Bounds —</w:delText>
        </w:r>
      </w:del>
      <w:del w:id="2891" w:author="PR Preview" w:date="2026-01-01T00:00:00Z">
        <w:r>
          <w:rPr>
            <w:i/>
            <w:iCs/>
          </w:rPr>
          <w:delText xml:space="preserve"> </w:delText>
        </w:r>
      </w:del>
      <w:del w:id="2892" w:author="PR Preview" w:date="2026-01-01T00:00:00Z">
        <w:r>
          <w:rPr>
            <w:i/>
            <w:iCs/>
          </w:rPr>
          <w:delText xml:space="preserve">Wikipedia</w:delText>
        </w:r>
      </w:del>
      <w:del w:id="2893" w:author="PR Preview" w:date="2026-01-01T00:00:00Z">
        <w:r>
          <w:rPr>
            <w:i/>
            <w:iCs/>
          </w:rPr>
          <w:delText xml:space="preserve">,</w:delText>
        </w:r>
      </w:del>
      <w:del w:id="2894" w:author="PR Preview" w:date="2026-01-01T00:00:00Z">
        <w:r>
          <w:rPr>
            <w:i/>
            <w:iCs/>
          </w:rPr>
          <w:delText xml:space="preserve"> </w:delText>
        </w:r>
      </w:del>
      <w:del w:id="2895" w:author="PR Preview" w:date="2026-01-01T00:00:00Z">
        <w:r>
          <w:rPr>
            <w:i/>
            <w:iCs/>
          </w:rPr>
          <w:delText xml:space="preserve">the Free Encyclopedia</w:delText>
        </w:r>
      </w:del>
      <w:del w:id="2896" w:author="PR Preview" w:date="2026-01-01T00:00:00Z">
        <w:r>
          <w:delText xml:space="preserve">.</w:delText>
        </w:r>
      </w:del>
      <w:del w:id="2897" w:author="PR Preview" w:date="2026-01-01T00:00:00Z">
        <w:r>
          <w:delText xml:space="preserve"> </w:delText>
        </w:r>
      </w:del>
      <w:hyperlink r:id="rId341">
        <w:del w:id="2898" w:author="PR Preview" w:date="2026-01-01T00:00:00Z">
          <w:r>
            <w:rPr>
              <w:rStyle w:val="Hyperlink"/>
            </w:rPr>
            <w:delText xml:space="preserve">https://en.wikipedia.org/wiki/Upper_and_lower_bounds</w:delText>
          </w:r>
        </w:del>
      </w:hyperlink>
      <w:del w:id="2899" w:author="PR Preview" w:date="2026-01-01T00:00:00Z">
        <w:r>
          <w:delText xml:space="preserve">.</w:delText>
        </w:r>
      </w:del>
    </w:p>
    <w:p>
      <w:pPr>
        <w:pStyle w:val="Bibliography"/>
      </w:pPr>
      <w:ins w:id="2900" w:author="PR Preview" w:date="2026-01-01T00:00:00Z">
        <w:r>
          <w:t xml:space="preserve">[1]</w:t>
        </w:r>
      </w:ins>
      <w:ins w:id="2901" w:author="PR Preview" w:date="2026-01-01T00:00:00Z">
        <w:r>
          <w:t xml:space="preserve"> </w:t>
        </w:r>
      </w:ins>
      <w:ins w:id="2902" w:author="PR Preview" w:date="2026-01-01T00:00:00Z">
        <w:r>
          <w:t xml:space="preserve">	</w:t>
        </w:r>
      </w:ins>
      <w:ins w:id="2903" w:author="PR Preview" w:date="2026-01-01T00:00:00Z">
        <w:r>
          <w:t xml:space="preserve">Wikipedia contributors,</w:t>
        </w:r>
      </w:ins>
      <w:ins w:id="2904" w:author="PR Preview" w:date="2026-01-01T00:00:00Z">
        <w:r>
          <w:t xml:space="preserve"> </w:t>
        </w:r>
      </w:ins>
      <w:ins w:id="2905" w:author="PR Preview" w:date="2026-01-01T00:00:00Z">
        <w:r>
          <w:t xml:space="preserve">“Transitive relation —</w:t>
        </w:r>
      </w:ins>
      <w:ins w:id="2906" w:author="PR Preview" w:date="2026-01-01T00:00:00Z">
        <w:r>
          <w:t xml:space="preserve"> </w:t>
        </w:r>
      </w:ins>
      <w:ins w:id="2907" w:author="PR Preview" w:date="2026-01-01T00:00:00Z">
        <w:r>
          <w:t xml:space="preserve">Wikipedia</w:t>
        </w:r>
      </w:ins>
      <w:ins w:id="2908" w:author="PR Preview" w:date="2026-01-01T00:00:00Z">
        <w:r>
          <w:t xml:space="preserve">,</w:t>
        </w:r>
      </w:ins>
      <w:ins w:id="2909" w:author="PR Preview" w:date="2026-01-01T00:00:00Z">
        <w:r>
          <w:t xml:space="preserve"> </w:t>
        </w:r>
      </w:ins>
      <w:ins w:id="2910" w:author="PR Preview" w:date="2026-01-01T00:00:00Z">
        <w:r>
          <w:t xml:space="preserve">the free encyclopedia.”</w:t>
        </w:r>
      </w:ins>
      <w:ins w:id="2911" w:author="PR Preview" w:date="2026-01-01T00:00:00Z">
        <w:r>
          <w:t xml:space="preserve"> </w:t>
        </w:r>
      </w:ins>
      <w:ins w:id="2912" w:author="PR Preview" w:date="2026-01-01T00:00:00Z">
        <w:r>
          <w:t xml:space="preserve">2026. Available:</w:t>
        </w:r>
      </w:ins>
      <w:ins w:id="2913" w:author="PR Preview" w:date="2026-01-01T00:00:00Z">
        <w:r>
          <w:t xml:space="preserve"> </w:t>
        </w:r>
      </w:ins>
      <w:hyperlink r:id="rId317">
        <w:ins w:id="2914" w:author="PR Preview" w:date="2026-01-01T00:00:00Z">
          <w:r>
            <w:rPr>
              <w:rStyle w:val="Hyperlink"/>
            </w:rPr>
            <w:t xml:space="preserve">https://en.wikipedia.org/wiki/Transitive_relation</w:t>
          </w:r>
        </w:ins>
      </w:hyperlink>
    </w:p>
    <w:bookmarkEnd w:id="318"/>
    <w:bookmarkStart w:id="320" w:name="ref-wikipedia_identity_mathematics"/>
    <w:p>
      <w:pPr>
        <w:pStyle w:val="Bibliography"/>
      </w:pPr>
      <w:ins w:id="2915" w:author="PR Preview" w:date="2026-01-01T00:00:00Z">
        <w:r>
          <w:t xml:space="preserve">[2]</w:t>
        </w:r>
      </w:ins>
      <w:ins w:id="2916" w:author="PR Preview" w:date="2026-01-01T00:00:00Z">
        <w:r>
          <w:t xml:space="preserve"> </w:t>
        </w:r>
      </w:ins>
      <w:ins w:id="2917" w:author="PR Preview" w:date="2026-01-01T00:00:00Z">
        <w:r>
          <w:t xml:space="preserve">	</w:t>
        </w:r>
      </w:ins>
      <w:ins w:id="2918" w:author="PR Preview" w:date="2026-01-01T00:00:00Z">
        <w:r>
          <w:t xml:space="preserve">Wikipedia contributors,</w:t>
        </w:r>
      </w:ins>
      <w:ins w:id="2919" w:author="PR Preview" w:date="2026-01-01T00:00:00Z">
        <w:r>
          <w:t xml:space="preserve"> </w:t>
        </w:r>
      </w:ins>
      <w:ins w:id="2920" w:author="PR Preview" w:date="2026-01-01T00:00:00Z">
        <w:r>
          <w:t xml:space="preserve">“Identity (mathematics) —</w:t>
        </w:r>
      </w:ins>
      <w:ins w:id="2921" w:author="PR Preview" w:date="2026-01-01T00:00:00Z">
        <w:r>
          <w:t xml:space="preserve"> </w:t>
        </w:r>
      </w:ins>
      <w:ins w:id="2922" w:author="PR Preview" w:date="2026-01-01T00:00:00Z">
        <w:r>
          <w:t xml:space="preserve">Wikipedia</w:t>
        </w:r>
      </w:ins>
      <w:ins w:id="2923" w:author="PR Preview" w:date="2026-01-01T00:00:00Z">
        <w:r>
          <w:t xml:space="preserve">,</w:t>
        </w:r>
      </w:ins>
      <w:ins w:id="2924" w:author="PR Preview" w:date="2026-01-01T00:00:00Z">
        <w:r>
          <w:t xml:space="preserve"> </w:t>
        </w:r>
      </w:ins>
      <w:ins w:id="2925" w:author="PR Preview" w:date="2026-01-01T00:00:00Z">
        <w:r>
          <w:t xml:space="preserve">the free encyclopedia.”</w:t>
        </w:r>
      </w:ins>
      <w:ins w:id="2926" w:author="PR Preview" w:date="2026-01-01T00:00:00Z">
        <w:r>
          <w:t xml:space="preserve"> </w:t>
        </w:r>
      </w:ins>
      <w:ins w:id="2927" w:author="PR Preview" w:date="2026-01-01T00:00:00Z">
        <w:r>
          <w:t xml:space="preserve">2026. Available:</w:t>
        </w:r>
      </w:ins>
      <w:ins w:id="2928" w:author="PR Preview" w:date="2026-01-01T00:00:00Z">
        <w:r>
          <w:t xml:space="preserve"> </w:t>
        </w:r>
      </w:ins>
      <w:hyperlink r:id="rId319">
        <w:ins w:id="2929" w:author="PR Preview" w:date="2026-01-01T00:00:00Z">
          <w:r>
            <w:rPr>
              <w:rStyle w:val="Hyperlink"/>
            </w:rPr>
            <w:t xml:space="preserve">https://en.wikipedia.org/wiki/Identity_(mathematics)</w:t>
          </w:r>
        </w:ins>
      </w:hyperlink>
    </w:p>
    <w:bookmarkEnd w:id="320"/>
    <w:bookmarkStart w:id="322" w:name="ref-wikipedia_inequality_mathematics"/>
    <w:p>
      <w:pPr>
        <w:pStyle w:val="Bibliography"/>
      </w:pPr>
      <w:ins w:id="2930" w:author="PR Preview" w:date="2026-01-01T00:00:00Z">
        <w:r>
          <w:t xml:space="preserve">[3]</w:t>
        </w:r>
      </w:ins>
      <w:ins w:id="2931" w:author="PR Preview" w:date="2026-01-01T00:00:00Z">
        <w:r>
          <w:t xml:space="preserve"> </w:t>
        </w:r>
      </w:ins>
      <w:ins w:id="2932" w:author="PR Preview" w:date="2026-01-01T00:00:00Z">
        <w:r>
          <w:t xml:space="preserve">	</w:t>
        </w:r>
      </w:ins>
      <w:ins w:id="2933" w:author="PR Preview" w:date="2026-01-01T00:00:00Z">
        <w:r>
          <w:t xml:space="preserve">Wikipedia contributors,</w:t>
        </w:r>
      </w:ins>
      <w:ins w:id="2934" w:author="PR Preview" w:date="2026-01-01T00:00:00Z">
        <w:r>
          <w:t xml:space="preserve"> </w:t>
        </w:r>
      </w:ins>
      <w:ins w:id="2935" w:author="PR Preview" w:date="2026-01-01T00:00:00Z">
        <w:r>
          <w:t xml:space="preserve">“Inequality (mathematics) —</w:t>
        </w:r>
      </w:ins>
      <w:ins w:id="2936" w:author="PR Preview" w:date="2026-01-01T00:00:00Z">
        <w:r>
          <w:t xml:space="preserve"> </w:t>
        </w:r>
      </w:ins>
      <w:ins w:id="2937" w:author="PR Preview" w:date="2026-01-01T00:00:00Z">
        <w:r>
          <w:t xml:space="preserve">Wikipedia</w:t>
        </w:r>
      </w:ins>
      <w:ins w:id="2938" w:author="PR Preview" w:date="2026-01-01T00:00:00Z">
        <w:r>
          <w:t xml:space="preserve">,</w:t>
        </w:r>
      </w:ins>
      <w:ins w:id="2939" w:author="PR Preview" w:date="2026-01-01T00:00:00Z">
        <w:r>
          <w:t xml:space="preserve"> </w:t>
        </w:r>
      </w:ins>
      <w:ins w:id="2940" w:author="PR Preview" w:date="2026-01-01T00:00:00Z">
        <w:r>
          <w:t xml:space="preserve">the free encyclopedia.”</w:t>
        </w:r>
      </w:ins>
      <w:ins w:id="2941" w:author="PR Preview" w:date="2026-01-01T00:00:00Z">
        <w:r>
          <w:t xml:space="preserve"> </w:t>
        </w:r>
      </w:ins>
      <w:ins w:id="2942" w:author="PR Preview" w:date="2026-01-01T00:00:00Z">
        <w:r>
          <w:t xml:space="preserve">2026. Available:</w:t>
        </w:r>
      </w:ins>
      <w:ins w:id="2943" w:author="PR Preview" w:date="2026-01-01T00:00:00Z">
        <w:r>
          <w:t xml:space="preserve"> </w:t>
        </w:r>
      </w:ins>
      <w:hyperlink r:id="rId321">
        <w:ins w:id="2944" w:author="PR Preview" w:date="2026-01-01T00:00:00Z">
          <w:r>
            <w:rPr>
              <w:rStyle w:val="Hyperlink"/>
            </w:rPr>
            <w:t xml:space="preserve">https://en.wikipedia.org/wiki/Inequality_(mathematics)</w:t>
          </w:r>
        </w:ins>
      </w:hyperlink>
    </w:p>
    <w:bookmarkEnd w:id="322"/>
    <w:bookmarkStart w:id="324" w:name="ref-wikipedia_exponentiation"/>
    <w:p>
      <w:pPr>
        <w:pStyle w:val="Bibliography"/>
      </w:pPr>
      <w:ins w:id="2945" w:author="PR Preview" w:date="2026-01-01T00:00:00Z">
        <w:r>
          <w:t xml:space="preserve">[4]</w:t>
        </w:r>
      </w:ins>
      <w:ins w:id="2946" w:author="PR Preview" w:date="2026-01-01T00:00:00Z">
        <w:r>
          <w:t xml:space="preserve"> </w:t>
        </w:r>
      </w:ins>
      <w:ins w:id="2947" w:author="PR Preview" w:date="2026-01-01T00:00:00Z">
        <w:r>
          <w:t xml:space="preserve">	</w:t>
        </w:r>
      </w:ins>
      <w:ins w:id="2948" w:author="PR Preview" w:date="2026-01-01T00:00:00Z">
        <w:r>
          <w:t xml:space="preserve">Wikipedia contributors,</w:t>
        </w:r>
      </w:ins>
      <w:ins w:id="2949" w:author="PR Preview" w:date="2026-01-01T00:00:00Z">
        <w:r>
          <w:t xml:space="preserve"> </w:t>
        </w:r>
      </w:ins>
      <w:ins w:id="2950" w:author="PR Preview" w:date="2026-01-01T00:00:00Z">
        <w:r>
          <w:t xml:space="preserve">“Exponentiation —</w:t>
        </w:r>
      </w:ins>
      <w:ins w:id="2951" w:author="PR Preview" w:date="2026-01-01T00:00:00Z">
        <w:r>
          <w:t xml:space="preserve"> </w:t>
        </w:r>
      </w:ins>
      <w:ins w:id="2952" w:author="PR Preview" w:date="2026-01-01T00:00:00Z">
        <w:r>
          <w:t xml:space="preserve">Wikipedia</w:t>
        </w:r>
      </w:ins>
      <w:ins w:id="2953" w:author="PR Preview" w:date="2026-01-01T00:00:00Z">
        <w:r>
          <w:t xml:space="preserve">,</w:t>
        </w:r>
      </w:ins>
      <w:ins w:id="2954" w:author="PR Preview" w:date="2026-01-01T00:00:00Z">
        <w:r>
          <w:t xml:space="preserve"> </w:t>
        </w:r>
      </w:ins>
      <w:ins w:id="2955" w:author="PR Preview" w:date="2026-01-01T00:00:00Z">
        <w:r>
          <w:t xml:space="preserve">the free encyclopedia.”</w:t>
        </w:r>
      </w:ins>
      <w:ins w:id="2956" w:author="PR Preview" w:date="2026-01-01T00:00:00Z">
        <w:r>
          <w:t xml:space="preserve"> </w:t>
        </w:r>
      </w:ins>
      <w:ins w:id="2957" w:author="PR Preview" w:date="2026-01-01T00:00:00Z">
        <w:r>
          <w:t xml:space="preserve">2026. Available:</w:t>
        </w:r>
      </w:ins>
      <w:ins w:id="2958" w:author="PR Preview" w:date="2026-01-01T00:00:00Z">
        <w:r>
          <w:t xml:space="preserve"> </w:t>
        </w:r>
      </w:ins>
      <w:hyperlink r:id="rId323">
        <w:ins w:id="2959" w:author="PR Preview" w:date="2026-01-01T00:00:00Z">
          <w:r>
            <w:rPr>
              <w:rStyle w:val="Hyperlink"/>
            </w:rPr>
            <w:t xml:space="preserve">https://en.wikipedia.org/wiki/Exponentiation</w:t>
          </w:r>
        </w:ins>
      </w:hyperlink>
    </w:p>
    <w:bookmarkEnd w:id="324"/>
    <w:bookmarkStart w:id="326" w:name="ref-wikipedia_square_root"/>
    <w:p>
      <w:pPr>
        <w:pStyle w:val="Bibliography"/>
      </w:pPr>
      <w:ins w:id="2960" w:author="PR Preview" w:date="2026-01-01T00:00:00Z">
        <w:r>
          <w:t xml:space="preserve">[5]</w:t>
        </w:r>
      </w:ins>
      <w:ins w:id="2961" w:author="PR Preview" w:date="2026-01-01T00:00:00Z">
        <w:r>
          <w:t xml:space="preserve"> </w:t>
        </w:r>
      </w:ins>
      <w:ins w:id="2962" w:author="PR Preview" w:date="2026-01-01T00:00:00Z">
        <w:r>
          <w:t xml:space="preserve">	</w:t>
        </w:r>
      </w:ins>
      <w:ins w:id="2963" w:author="PR Preview" w:date="2026-01-01T00:00:00Z">
        <w:r>
          <w:t xml:space="preserve">Wikipedia contributors,</w:t>
        </w:r>
      </w:ins>
      <w:ins w:id="2964" w:author="PR Preview" w:date="2026-01-01T00:00:00Z">
        <w:r>
          <w:t xml:space="preserve"> </w:t>
        </w:r>
      </w:ins>
      <w:ins w:id="2965" w:author="PR Preview" w:date="2026-01-01T00:00:00Z">
        <w:r>
          <w:t xml:space="preserve">“Square root —</w:t>
        </w:r>
      </w:ins>
      <w:ins w:id="2966" w:author="PR Preview" w:date="2026-01-01T00:00:00Z">
        <w:r>
          <w:t xml:space="preserve"> </w:t>
        </w:r>
      </w:ins>
      <w:ins w:id="2967" w:author="PR Preview" w:date="2026-01-01T00:00:00Z">
        <w:r>
          <w:t xml:space="preserve">Wikipedia</w:t>
        </w:r>
      </w:ins>
      <w:ins w:id="2968" w:author="PR Preview" w:date="2026-01-01T00:00:00Z">
        <w:r>
          <w:t xml:space="preserve">,</w:t>
        </w:r>
      </w:ins>
      <w:ins w:id="2969" w:author="PR Preview" w:date="2026-01-01T00:00:00Z">
        <w:r>
          <w:t xml:space="preserve"> </w:t>
        </w:r>
      </w:ins>
      <w:ins w:id="2970" w:author="PR Preview" w:date="2026-01-01T00:00:00Z">
        <w:r>
          <w:t xml:space="preserve">the free encyclopedia.”</w:t>
        </w:r>
      </w:ins>
      <w:ins w:id="2971" w:author="PR Preview" w:date="2026-01-01T00:00:00Z">
        <w:r>
          <w:t xml:space="preserve"> </w:t>
        </w:r>
      </w:ins>
      <w:ins w:id="2972" w:author="PR Preview" w:date="2026-01-01T00:00:00Z">
        <w:r>
          <w:t xml:space="preserve">2026. Available:</w:t>
        </w:r>
      </w:ins>
      <w:ins w:id="2973" w:author="PR Preview" w:date="2026-01-01T00:00:00Z">
        <w:r>
          <w:t xml:space="preserve"> </w:t>
        </w:r>
      </w:ins>
      <w:hyperlink r:id="rId325">
        <w:ins w:id="2974" w:author="PR Preview" w:date="2026-01-01T00:00:00Z">
          <w:r>
            <w:rPr>
              <w:rStyle w:val="Hyperlink"/>
            </w:rPr>
            <w:t xml:space="preserve">https://en.wikipedia.org/wiki/Square_root</w:t>
          </w:r>
        </w:ins>
      </w:hyperlink>
    </w:p>
    <w:bookmarkEnd w:id="326"/>
    <w:bookmarkStart w:id="328" w:name="ref-wikipedia_absolute_value"/>
    <w:p>
      <w:pPr>
        <w:pStyle w:val="Bibliography"/>
      </w:pPr>
      <w:ins w:id="2975" w:author="PR Preview" w:date="2026-01-01T00:00:00Z">
        <w:r>
          <w:t xml:space="preserve">[6]</w:t>
        </w:r>
      </w:ins>
      <w:ins w:id="2976" w:author="PR Preview" w:date="2026-01-01T00:00:00Z">
        <w:r>
          <w:t xml:space="preserve"> </w:t>
        </w:r>
      </w:ins>
      <w:ins w:id="2977" w:author="PR Preview" w:date="2026-01-01T00:00:00Z">
        <w:r>
          <w:t xml:space="preserve">	</w:t>
        </w:r>
      </w:ins>
      <w:ins w:id="2978" w:author="PR Preview" w:date="2026-01-01T00:00:00Z">
        <w:r>
          <w:t xml:space="preserve">Wikipedia contributors,</w:t>
        </w:r>
      </w:ins>
      <w:ins w:id="2979" w:author="PR Preview" w:date="2026-01-01T00:00:00Z">
        <w:r>
          <w:t xml:space="preserve"> </w:t>
        </w:r>
      </w:ins>
      <w:ins w:id="2980" w:author="PR Preview" w:date="2026-01-01T00:00:00Z">
        <w:r>
          <w:t xml:space="preserve">“Absolute value —</w:t>
        </w:r>
      </w:ins>
      <w:ins w:id="2981" w:author="PR Preview" w:date="2026-01-01T00:00:00Z">
        <w:r>
          <w:t xml:space="preserve"> </w:t>
        </w:r>
      </w:ins>
      <w:ins w:id="2982" w:author="PR Preview" w:date="2026-01-01T00:00:00Z">
        <w:r>
          <w:t xml:space="preserve">Wikipedia</w:t>
        </w:r>
      </w:ins>
      <w:ins w:id="2983" w:author="PR Preview" w:date="2026-01-01T00:00:00Z">
        <w:r>
          <w:t xml:space="preserve">,</w:t>
        </w:r>
      </w:ins>
      <w:ins w:id="2984" w:author="PR Preview" w:date="2026-01-01T00:00:00Z">
        <w:r>
          <w:t xml:space="preserve"> </w:t>
        </w:r>
      </w:ins>
      <w:ins w:id="2985" w:author="PR Preview" w:date="2026-01-01T00:00:00Z">
        <w:r>
          <w:t xml:space="preserve">the free encyclopedia.”</w:t>
        </w:r>
      </w:ins>
      <w:ins w:id="2986" w:author="PR Preview" w:date="2026-01-01T00:00:00Z">
        <w:r>
          <w:t xml:space="preserve"> </w:t>
        </w:r>
      </w:ins>
      <w:ins w:id="2987" w:author="PR Preview" w:date="2026-01-01T00:00:00Z">
        <w:r>
          <w:t xml:space="preserve">2026. Available:</w:t>
        </w:r>
      </w:ins>
      <w:ins w:id="2988" w:author="PR Preview" w:date="2026-01-01T00:00:00Z">
        <w:r>
          <w:t xml:space="preserve"> </w:t>
        </w:r>
      </w:ins>
      <w:hyperlink r:id="rId327">
        <w:ins w:id="2989" w:author="PR Preview" w:date="2026-01-01T00:00:00Z">
          <w:r>
            <w:rPr>
              <w:rStyle w:val="Hyperlink"/>
            </w:rPr>
            <w:t xml:space="preserve">https://en.wikipedia.org/wiki/Absolute_value</w:t>
          </w:r>
        </w:ins>
      </w:hyperlink>
    </w:p>
    <w:bookmarkEnd w:id="328"/>
    <w:bookmarkStart w:id="330" w:name="ref-wikipedia_percentage"/>
    <w:p>
      <w:pPr>
        <w:pStyle w:val="Bibliography"/>
      </w:pPr>
      <w:ins w:id="2990" w:author="PR Preview" w:date="2026-01-01T00:00:00Z">
        <w:r>
          <w:t xml:space="preserve">[7]</w:t>
        </w:r>
      </w:ins>
      <w:ins w:id="2991" w:author="PR Preview" w:date="2026-01-01T00:00:00Z">
        <w:r>
          <w:t xml:space="preserve"> </w:t>
        </w:r>
      </w:ins>
      <w:ins w:id="2992" w:author="PR Preview" w:date="2026-01-01T00:00:00Z">
        <w:r>
          <w:t xml:space="preserve">	</w:t>
        </w:r>
      </w:ins>
      <w:ins w:id="2993" w:author="PR Preview" w:date="2026-01-01T00:00:00Z">
        <w:r>
          <w:t xml:space="preserve">Wikipedia contributors,</w:t>
        </w:r>
      </w:ins>
      <w:ins w:id="2994" w:author="PR Preview" w:date="2026-01-01T00:00:00Z">
        <w:r>
          <w:t xml:space="preserve"> </w:t>
        </w:r>
      </w:ins>
      <w:ins w:id="2995" w:author="PR Preview" w:date="2026-01-01T00:00:00Z">
        <w:r>
          <w:t xml:space="preserve">“Percentage —</w:t>
        </w:r>
      </w:ins>
      <w:ins w:id="2996" w:author="PR Preview" w:date="2026-01-01T00:00:00Z">
        <w:r>
          <w:t xml:space="preserve"> </w:t>
        </w:r>
      </w:ins>
      <w:ins w:id="2997" w:author="PR Preview" w:date="2026-01-01T00:00:00Z">
        <w:r>
          <w:t xml:space="preserve">Wikipedia</w:t>
        </w:r>
      </w:ins>
      <w:ins w:id="2998" w:author="PR Preview" w:date="2026-01-01T00:00:00Z">
        <w:r>
          <w:t xml:space="preserve">,</w:t>
        </w:r>
      </w:ins>
      <w:ins w:id="2999" w:author="PR Preview" w:date="2026-01-01T00:00:00Z">
        <w:r>
          <w:t xml:space="preserve"> </w:t>
        </w:r>
      </w:ins>
      <w:ins w:id="3000" w:author="PR Preview" w:date="2026-01-01T00:00:00Z">
        <w:r>
          <w:t xml:space="preserve">the free encyclopedia.”</w:t>
        </w:r>
      </w:ins>
      <w:ins w:id="3001" w:author="PR Preview" w:date="2026-01-01T00:00:00Z">
        <w:r>
          <w:t xml:space="preserve"> </w:t>
        </w:r>
      </w:ins>
      <w:ins w:id="3002" w:author="PR Preview" w:date="2026-01-01T00:00:00Z">
        <w:r>
          <w:t xml:space="preserve">2026. Available:</w:t>
        </w:r>
      </w:ins>
      <w:ins w:id="3003" w:author="PR Preview" w:date="2026-01-01T00:00:00Z">
        <w:r>
          <w:t xml:space="preserve"> </w:t>
        </w:r>
      </w:ins>
      <w:hyperlink r:id="rId329">
        <w:ins w:id="3004" w:author="PR Preview" w:date="2026-01-01T00:00:00Z">
          <w:r>
            <w:rPr>
              <w:rStyle w:val="Hyperlink"/>
            </w:rPr>
            <w:t xml:space="preserve">https://en.wikipedia.org/wiki/Percentage</w:t>
          </w:r>
        </w:ins>
      </w:hyperlink>
    </w:p>
    <w:bookmarkEnd w:id="330"/>
    <w:bookmarkStart w:id="332" w:name="ref-wikipedia_maxima_and_minima"/>
    <w:p>
      <w:pPr>
        <w:pStyle w:val="Bibliography"/>
      </w:pPr>
      <w:ins w:id="3005" w:author="PR Preview" w:date="2026-01-01T00:00:00Z">
        <w:r>
          <w:t xml:space="preserve">[8]</w:t>
        </w:r>
      </w:ins>
      <w:ins w:id="3006" w:author="PR Preview" w:date="2026-01-01T00:00:00Z">
        <w:r>
          <w:t xml:space="preserve"> </w:t>
        </w:r>
      </w:ins>
      <w:ins w:id="3007" w:author="PR Preview" w:date="2026-01-01T00:00:00Z">
        <w:r>
          <w:t xml:space="preserve">	</w:t>
        </w:r>
      </w:ins>
      <w:ins w:id="3008" w:author="PR Preview" w:date="2026-01-01T00:00:00Z">
        <w:r>
          <w:t xml:space="preserve">Wikipedia contributors,</w:t>
        </w:r>
      </w:ins>
      <w:ins w:id="3009" w:author="PR Preview" w:date="2026-01-01T00:00:00Z">
        <w:r>
          <w:t xml:space="preserve"> </w:t>
        </w:r>
      </w:ins>
      <w:ins w:id="3010" w:author="PR Preview" w:date="2026-01-01T00:00:00Z">
        <w:r>
          <w:t xml:space="preserve">“Maxima and minima —</w:t>
        </w:r>
      </w:ins>
      <w:ins w:id="3011" w:author="PR Preview" w:date="2026-01-01T00:00:00Z">
        <w:r>
          <w:t xml:space="preserve"> </w:t>
        </w:r>
      </w:ins>
      <w:ins w:id="3012" w:author="PR Preview" w:date="2026-01-01T00:00:00Z">
        <w:r>
          <w:t xml:space="preserve">Wikipedia</w:t>
        </w:r>
      </w:ins>
      <w:ins w:id="3013" w:author="PR Preview" w:date="2026-01-01T00:00:00Z">
        <w:r>
          <w:t xml:space="preserve">,</w:t>
        </w:r>
      </w:ins>
      <w:ins w:id="3014" w:author="PR Preview" w:date="2026-01-01T00:00:00Z">
        <w:r>
          <w:t xml:space="preserve"> </w:t>
        </w:r>
      </w:ins>
      <w:ins w:id="3015" w:author="PR Preview" w:date="2026-01-01T00:00:00Z">
        <w:r>
          <w:t xml:space="preserve">the free encyclopedia.”</w:t>
        </w:r>
      </w:ins>
      <w:ins w:id="3016" w:author="PR Preview" w:date="2026-01-01T00:00:00Z">
        <w:r>
          <w:t xml:space="preserve"> </w:t>
        </w:r>
      </w:ins>
      <w:ins w:id="3017" w:author="PR Preview" w:date="2026-01-01T00:00:00Z">
        <w:r>
          <w:t xml:space="preserve">2026. Available:</w:t>
        </w:r>
      </w:ins>
      <w:ins w:id="3018" w:author="PR Preview" w:date="2026-01-01T00:00:00Z">
        <w:r>
          <w:t xml:space="preserve"> </w:t>
        </w:r>
      </w:ins>
      <w:hyperlink r:id="rId331">
        <w:ins w:id="3019" w:author="PR Preview" w:date="2026-01-01T00:00:00Z">
          <w:r>
            <w:rPr>
              <w:rStyle w:val="Hyperlink"/>
            </w:rPr>
            <w:t xml:space="preserve">https://en.wikipedia.org/wiki/Maxima_and_minima</w:t>
          </w:r>
        </w:ins>
      </w:hyperlink>
    </w:p>
    <w:bookmarkEnd w:id="332"/>
    <w:bookmarkStart w:id="334" w:name="ref-wikipedia_arg_max"/>
    <w:p>
      <w:pPr>
        <w:pStyle w:val="Bibliography"/>
      </w:pPr>
      <w:ins w:id="3020" w:author="PR Preview" w:date="2026-01-01T00:00:00Z">
        <w:r>
          <w:t xml:space="preserve">[9]</w:t>
        </w:r>
      </w:ins>
      <w:ins w:id="3021" w:author="PR Preview" w:date="2026-01-01T00:00:00Z">
        <w:r>
          <w:t xml:space="preserve"> </w:t>
        </w:r>
      </w:ins>
      <w:ins w:id="3022" w:author="PR Preview" w:date="2026-01-01T00:00:00Z">
        <w:r>
          <w:t xml:space="preserve">	</w:t>
        </w:r>
      </w:ins>
      <w:ins w:id="3023" w:author="PR Preview" w:date="2026-01-01T00:00:00Z">
        <w:r>
          <w:t xml:space="preserve">Wikipedia contributors,</w:t>
        </w:r>
      </w:ins>
      <w:ins w:id="3024" w:author="PR Preview" w:date="2026-01-01T00:00:00Z">
        <w:r>
          <w:t xml:space="preserve"> </w:t>
        </w:r>
      </w:ins>
      <w:ins w:id="3025" w:author="PR Preview" w:date="2026-01-01T00:00:00Z">
        <w:r>
          <w:t xml:space="preserve">“Arg max —</w:t>
        </w:r>
      </w:ins>
      <w:ins w:id="3026" w:author="PR Preview" w:date="2026-01-01T00:00:00Z">
        <w:r>
          <w:t xml:space="preserve"> </w:t>
        </w:r>
      </w:ins>
      <w:ins w:id="3027" w:author="PR Preview" w:date="2026-01-01T00:00:00Z">
        <w:r>
          <w:t xml:space="preserve">Wikipedia</w:t>
        </w:r>
      </w:ins>
      <w:ins w:id="3028" w:author="PR Preview" w:date="2026-01-01T00:00:00Z">
        <w:r>
          <w:t xml:space="preserve">,</w:t>
        </w:r>
      </w:ins>
      <w:ins w:id="3029" w:author="PR Preview" w:date="2026-01-01T00:00:00Z">
        <w:r>
          <w:t xml:space="preserve"> </w:t>
        </w:r>
      </w:ins>
      <w:ins w:id="3030" w:author="PR Preview" w:date="2026-01-01T00:00:00Z">
        <w:r>
          <w:t xml:space="preserve">the free encyclopedia.”</w:t>
        </w:r>
      </w:ins>
      <w:ins w:id="3031" w:author="PR Preview" w:date="2026-01-01T00:00:00Z">
        <w:r>
          <w:t xml:space="preserve"> </w:t>
        </w:r>
      </w:ins>
      <w:ins w:id="3032" w:author="PR Preview" w:date="2026-01-01T00:00:00Z">
        <w:r>
          <w:t xml:space="preserve">2026. Available:</w:t>
        </w:r>
      </w:ins>
      <w:ins w:id="3033" w:author="PR Preview" w:date="2026-01-01T00:00:00Z">
        <w:r>
          <w:t xml:space="preserve"> </w:t>
        </w:r>
      </w:ins>
      <w:hyperlink r:id="rId333">
        <w:ins w:id="3034" w:author="PR Preview" w:date="2026-01-01T00:00:00Z">
          <w:r>
            <w:rPr>
              <w:rStyle w:val="Hyperlink"/>
            </w:rPr>
            <w:t xml:space="preserve">https://en.wikipedia.org/wiki/Arg_max</w:t>
          </w:r>
        </w:ins>
      </w:hyperlink>
    </w:p>
    <w:bookmarkEnd w:id="334"/>
    <w:bookmarkStart w:id="336" w:name="ref-wikipedia_line_segment"/>
    <w:p>
      <w:pPr>
        <w:pStyle w:val="Bibliography"/>
      </w:pPr>
      <w:ins w:id="3035" w:author="PR Preview" w:date="2026-01-01T00:00:00Z">
        <w:r>
          <w:t xml:space="preserve">[10]</w:t>
        </w:r>
      </w:ins>
      <w:ins w:id="3036" w:author="PR Preview" w:date="2026-01-01T00:00:00Z">
        <w:r>
          <w:t xml:space="preserve"> </w:t>
        </w:r>
      </w:ins>
      <w:ins w:id="3037" w:author="PR Preview" w:date="2026-01-01T00:00:00Z">
        <w:r>
          <w:t xml:space="preserve">	</w:t>
        </w:r>
      </w:ins>
      <w:ins w:id="3038" w:author="PR Preview" w:date="2026-01-01T00:00:00Z">
        <w:r>
          <w:t xml:space="preserve">Wikipedia contributors,</w:t>
        </w:r>
      </w:ins>
      <w:ins w:id="3039" w:author="PR Preview" w:date="2026-01-01T00:00:00Z">
        <w:r>
          <w:t xml:space="preserve"> </w:t>
        </w:r>
      </w:ins>
      <w:ins w:id="3040" w:author="PR Preview" w:date="2026-01-01T00:00:00Z">
        <w:r>
          <w:t xml:space="preserve">“Line segment —</w:t>
        </w:r>
      </w:ins>
      <w:ins w:id="3041" w:author="PR Preview" w:date="2026-01-01T00:00:00Z">
        <w:r>
          <w:t xml:space="preserve"> </w:t>
        </w:r>
      </w:ins>
      <w:ins w:id="3042" w:author="PR Preview" w:date="2026-01-01T00:00:00Z">
        <w:r>
          <w:t xml:space="preserve">Wikipedia</w:t>
        </w:r>
      </w:ins>
      <w:ins w:id="3043" w:author="PR Preview" w:date="2026-01-01T00:00:00Z">
        <w:r>
          <w:t xml:space="preserve">,</w:t>
        </w:r>
      </w:ins>
      <w:ins w:id="3044" w:author="PR Preview" w:date="2026-01-01T00:00:00Z">
        <w:r>
          <w:t xml:space="preserve"> </w:t>
        </w:r>
      </w:ins>
      <w:ins w:id="3045" w:author="PR Preview" w:date="2026-01-01T00:00:00Z">
        <w:r>
          <w:t xml:space="preserve">the free encyclopedia.”</w:t>
        </w:r>
      </w:ins>
      <w:ins w:id="3046" w:author="PR Preview" w:date="2026-01-01T00:00:00Z">
        <w:r>
          <w:t xml:space="preserve"> </w:t>
        </w:r>
      </w:ins>
      <w:ins w:id="3047" w:author="PR Preview" w:date="2026-01-01T00:00:00Z">
        <w:r>
          <w:t xml:space="preserve">2026. Available:</w:t>
        </w:r>
      </w:ins>
      <w:ins w:id="3048" w:author="PR Preview" w:date="2026-01-01T00:00:00Z">
        <w:r>
          <w:t xml:space="preserve"> </w:t>
        </w:r>
      </w:ins>
      <w:hyperlink r:id="rId335">
        <w:ins w:id="3049" w:author="PR Preview" w:date="2026-01-01T00:00:00Z">
          <w:r>
            <w:rPr>
              <w:rStyle w:val="Hyperlink"/>
            </w:rPr>
            <w:t xml:space="preserve">https://en.wikipedia.org/wiki/Line_segment</w:t>
          </w:r>
        </w:ins>
      </w:hyperlink>
    </w:p>
    <w:bookmarkEnd w:id="336"/>
    <w:bookmarkStart w:id="338" w:name="ref-wikipedia_chord_geometry"/>
    <w:p>
      <w:pPr>
        <w:pStyle w:val="Bibliography"/>
      </w:pPr>
      <w:ins w:id="3050" w:author="PR Preview" w:date="2026-01-01T00:00:00Z">
        <w:r>
          <w:t xml:space="preserve">[11]</w:t>
        </w:r>
      </w:ins>
      <w:ins w:id="3051" w:author="PR Preview" w:date="2026-01-01T00:00:00Z">
        <w:r>
          <w:t xml:space="preserve"> </w:t>
        </w:r>
      </w:ins>
      <w:ins w:id="3052" w:author="PR Preview" w:date="2026-01-01T00:00:00Z">
        <w:r>
          <w:t xml:space="preserve">	</w:t>
        </w:r>
      </w:ins>
      <w:ins w:id="3053" w:author="PR Preview" w:date="2026-01-01T00:00:00Z">
        <w:r>
          <w:t xml:space="preserve">Wikipedia contributors,</w:t>
        </w:r>
      </w:ins>
      <w:ins w:id="3054" w:author="PR Preview" w:date="2026-01-01T00:00:00Z">
        <w:r>
          <w:t xml:space="preserve"> </w:t>
        </w:r>
      </w:ins>
      <w:ins w:id="3055" w:author="PR Preview" w:date="2026-01-01T00:00:00Z">
        <w:r>
          <w:t xml:space="preserve">“Chord (geometry) —</w:t>
        </w:r>
      </w:ins>
      <w:ins w:id="3056" w:author="PR Preview" w:date="2026-01-01T00:00:00Z">
        <w:r>
          <w:t xml:space="preserve"> </w:t>
        </w:r>
      </w:ins>
      <w:ins w:id="3057" w:author="PR Preview" w:date="2026-01-01T00:00:00Z">
        <w:r>
          <w:t xml:space="preserve">Wikipedia</w:t>
        </w:r>
      </w:ins>
      <w:ins w:id="3058" w:author="PR Preview" w:date="2026-01-01T00:00:00Z">
        <w:r>
          <w:t xml:space="preserve">,</w:t>
        </w:r>
      </w:ins>
      <w:ins w:id="3059" w:author="PR Preview" w:date="2026-01-01T00:00:00Z">
        <w:r>
          <w:t xml:space="preserve"> </w:t>
        </w:r>
      </w:ins>
      <w:ins w:id="3060" w:author="PR Preview" w:date="2026-01-01T00:00:00Z">
        <w:r>
          <w:t xml:space="preserve">the free encyclopedia.”</w:t>
        </w:r>
      </w:ins>
      <w:ins w:id="3061" w:author="PR Preview" w:date="2026-01-01T00:00:00Z">
        <w:r>
          <w:t xml:space="preserve"> </w:t>
        </w:r>
      </w:ins>
      <w:ins w:id="3062" w:author="PR Preview" w:date="2026-01-01T00:00:00Z">
        <w:r>
          <w:t xml:space="preserve">2026. Available:</w:t>
        </w:r>
      </w:ins>
      <w:ins w:id="3063" w:author="PR Preview" w:date="2026-01-01T00:00:00Z">
        <w:r>
          <w:t xml:space="preserve"> </w:t>
        </w:r>
      </w:ins>
      <w:hyperlink r:id="rId337">
        <w:ins w:id="3064" w:author="PR Preview" w:date="2026-01-01T00:00:00Z">
          <w:r>
            <w:rPr>
              <w:rStyle w:val="Hyperlink"/>
            </w:rPr>
            <w:t xml:space="preserve">https://en.wikipedia.org/wiki/Chord_(geometry)</w:t>
          </w:r>
        </w:ins>
      </w:hyperlink>
    </w:p>
    <w:bookmarkEnd w:id="338"/>
    <w:bookmarkStart w:id="340" w:name="ref-wikipedia_convex_function"/>
    <w:p>
      <w:pPr>
        <w:pStyle w:val="Bibliography"/>
      </w:pPr>
      <w:ins w:id="3065" w:author="PR Preview" w:date="2026-01-01T00:00:00Z">
        <w:r>
          <w:t xml:space="preserve">[12]</w:t>
        </w:r>
      </w:ins>
      <w:ins w:id="3066" w:author="PR Preview" w:date="2026-01-01T00:00:00Z">
        <w:r>
          <w:t xml:space="preserve"> </w:t>
        </w:r>
      </w:ins>
      <w:ins w:id="3067" w:author="PR Preview" w:date="2026-01-01T00:00:00Z">
        <w:r>
          <w:t xml:space="preserve">	</w:t>
        </w:r>
      </w:ins>
      <w:ins w:id="3068" w:author="PR Preview" w:date="2026-01-01T00:00:00Z">
        <w:r>
          <w:t xml:space="preserve">Wikipedia contributors,</w:t>
        </w:r>
      </w:ins>
      <w:ins w:id="3069" w:author="PR Preview" w:date="2026-01-01T00:00:00Z">
        <w:r>
          <w:t xml:space="preserve"> </w:t>
        </w:r>
      </w:ins>
      <w:ins w:id="3070" w:author="PR Preview" w:date="2026-01-01T00:00:00Z">
        <w:r>
          <w:t xml:space="preserve">“Convex function —</w:t>
        </w:r>
      </w:ins>
      <w:ins w:id="3071" w:author="PR Preview" w:date="2026-01-01T00:00:00Z">
        <w:r>
          <w:t xml:space="preserve"> </w:t>
        </w:r>
      </w:ins>
      <w:ins w:id="3072" w:author="PR Preview" w:date="2026-01-01T00:00:00Z">
        <w:r>
          <w:t xml:space="preserve">Wikipedia</w:t>
        </w:r>
      </w:ins>
      <w:ins w:id="3073" w:author="PR Preview" w:date="2026-01-01T00:00:00Z">
        <w:r>
          <w:t xml:space="preserve">,</w:t>
        </w:r>
      </w:ins>
      <w:ins w:id="3074" w:author="PR Preview" w:date="2026-01-01T00:00:00Z">
        <w:r>
          <w:t xml:space="preserve"> </w:t>
        </w:r>
      </w:ins>
      <w:ins w:id="3075" w:author="PR Preview" w:date="2026-01-01T00:00:00Z">
        <w:r>
          <w:t xml:space="preserve">the free encyclopedia.”</w:t>
        </w:r>
      </w:ins>
      <w:ins w:id="3076" w:author="PR Preview" w:date="2026-01-01T00:00:00Z">
        <w:r>
          <w:t xml:space="preserve"> </w:t>
        </w:r>
      </w:ins>
      <w:ins w:id="3077" w:author="PR Preview" w:date="2026-01-01T00:00:00Z">
        <w:r>
          <w:t xml:space="preserve">2026. Available:</w:t>
        </w:r>
      </w:ins>
      <w:ins w:id="3078" w:author="PR Preview" w:date="2026-01-01T00:00:00Z">
        <w:r>
          <w:t xml:space="preserve"> </w:t>
        </w:r>
      </w:ins>
      <w:hyperlink r:id="rId339">
        <w:ins w:id="3079" w:author="PR Preview" w:date="2026-01-01T00:00:00Z">
          <w:r>
            <w:rPr>
              <w:rStyle w:val="Hyperlink"/>
            </w:rPr>
            <w:t xml:space="preserve">https://en.wikipedia.org/wiki/Convex_function</w:t>
          </w:r>
        </w:ins>
      </w:hyperlink>
    </w:p>
    <w:bookmarkEnd w:id="340"/>
    <w:bookmarkStart w:id="342" w:name="ref-wikipedia_upper_and_lower_bounds"/>
    <w:p>
      <w:pPr>
        <w:pStyle w:val="Bibliography"/>
      </w:pPr>
      <w:ins w:id="3080" w:author="PR Preview" w:date="2026-01-01T00:00:00Z">
        <w:r>
          <w:t xml:space="preserve">[13]</w:t>
        </w:r>
      </w:ins>
      <w:ins w:id="3081" w:author="PR Preview" w:date="2026-01-01T00:00:00Z">
        <w:r>
          <w:t xml:space="preserve"> </w:t>
        </w:r>
      </w:ins>
      <w:ins w:id="3082" w:author="PR Preview" w:date="2026-01-01T00:00:00Z">
        <w:r>
          <w:t xml:space="preserve">	</w:t>
        </w:r>
      </w:ins>
      <w:ins w:id="3083" w:author="PR Preview" w:date="2026-01-01T00:00:00Z">
        <w:r>
          <w:t xml:space="preserve">Wikipedia contributors,</w:t>
        </w:r>
      </w:ins>
      <w:ins w:id="3084" w:author="PR Preview" w:date="2026-01-01T00:00:00Z">
        <w:r>
          <w:t xml:space="preserve"> </w:t>
        </w:r>
      </w:ins>
      <w:ins w:id="3085" w:author="PR Preview" w:date="2026-01-01T00:00:00Z">
        <w:r>
          <w:t xml:space="preserve">“Upper and lower bounds —</w:t>
        </w:r>
      </w:ins>
      <w:ins w:id="3086" w:author="PR Preview" w:date="2026-01-01T00:00:00Z">
        <w:r>
          <w:t xml:space="preserve"> </w:t>
        </w:r>
      </w:ins>
      <w:ins w:id="3087" w:author="PR Preview" w:date="2026-01-01T00:00:00Z">
        <w:r>
          <w:t xml:space="preserve">Wikipedia</w:t>
        </w:r>
      </w:ins>
      <w:ins w:id="3088" w:author="PR Preview" w:date="2026-01-01T00:00:00Z">
        <w:r>
          <w:t xml:space="preserve">,</w:t>
        </w:r>
      </w:ins>
      <w:ins w:id="3089" w:author="PR Preview" w:date="2026-01-01T00:00:00Z">
        <w:r>
          <w:t xml:space="preserve"> </w:t>
        </w:r>
      </w:ins>
      <w:ins w:id="3090" w:author="PR Preview" w:date="2026-01-01T00:00:00Z">
        <w:r>
          <w:t xml:space="preserve">the free encyclopedia.”</w:t>
        </w:r>
      </w:ins>
      <w:ins w:id="3091" w:author="PR Preview" w:date="2026-01-01T00:00:00Z">
        <w:r>
          <w:t xml:space="preserve"> </w:t>
        </w:r>
      </w:ins>
      <w:ins w:id="3092" w:author="PR Preview" w:date="2026-01-01T00:00:00Z">
        <w:r>
          <w:t xml:space="preserve">2026. Available:</w:t>
        </w:r>
      </w:ins>
      <w:ins w:id="3093" w:author="PR Preview" w:date="2026-01-01T00:00:00Z">
        <w:r>
          <w:t xml:space="preserve"> </w:t>
        </w:r>
      </w:ins>
      <w:hyperlink r:id="rId341">
        <w:ins w:id="3094" w:author="PR Preview" w:date="2026-01-01T00:00:00Z">
          <w:r>
            <w:rPr>
              <w:rStyle w:val="Hyperlink"/>
            </w:rPr>
            <w:t xml:space="preserve">https://en.wikipedia.org/wiki/Upper_and_lower_bounds</w:t>
          </w:r>
        </w:ins>
      </w:hyperlink>
    </w:p>
    <w:bookmarkEnd w:id="342"/>
    <w:bookmarkStart w:id="344" w:name="ref-wikipedia_least_upper_bound_property"/>
    <w:p>
      <w:pPr>
        <w:pStyle w:val="Bibliography"/>
      </w:pPr>
      <w:ins w:id="3095" w:author="PR Preview" w:date="2026-01-01T00:00:00Z">
        <w:r>
          <w:t xml:space="preserve">[14]</w:t>
        </w:r>
      </w:ins>
      <w:ins w:id="3096" w:author="PR Preview" w:date="2026-01-01T00:00:00Z">
        <w:r>
          <w:t xml:space="preserve"> </w:t>
        </w:r>
      </w:ins>
      <w:ins w:id="3097" w:author="PR Preview" w:date="2026-01-01T00:00:00Z">
        <w:r>
          <w:t xml:space="preserve">	</w:t>
        </w:r>
      </w:ins>
      <w:ins w:id="3098" w:author="PR Preview" w:date="2026-01-01T00:00:00Z">
        <w:r>
          <w:t xml:space="preserve">Wikipedia contributors,</w:t>
        </w:r>
      </w:ins>
      <w:ins w:id="3099" w:author="PR Preview" w:date="2026-01-01T00:00:00Z">
        <w:r>
          <w:t xml:space="preserve"> </w:t>
        </w:r>
      </w:ins>
      <w:ins w:id="3100" w:author="PR Preview" w:date="2026-01-01T00:00:00Z">
        <w:r>
          <w:t xml:space="preserve">“Least-upper-bound property —</w:t>
        </w:r>
      </w:ins>
      <w:ins w:id="3101" w:author="PR Preview" w:date="2026-01-01T00:00:00Z">
        <w:r>
          <w:t xml:space="preserve"> </w:t>
        </w:r>
      </w:ins>
      <w:ins w:id="3102" w:author="PR Preview" w:date="2026-01-01T00:00:00Z">
        <w:r>
          <w:t xml:space="preserve">Wikipedia</w:t>
        </w:r>
      </w:ins>
      <w:ins w:id="3103" w:author="PR Preview" w:date="2026-01-01T00:00:00Z">
        <w:r>
          <w:t xml:space="preserve">,</w:t>
        </w:r>
      </w:ins>
      <w:ins w:id="3104" w:author="PR Preview" w:date="2026-01-01T00:00:00Z">
        <w:r>
          <w:t xml:space="preserve"> </w:t>
        </w:r>
      </w:ins>
      <w:ins w:id="3105" w:author="PR Preview" w:date="2026-01-01T00:00:00Z">
        <w:r>
          <w:t xml:space="preserve">the free encyclopedia.”</w:t>
        </w:r>
      </w:ins>
      <w:ins w:id="3106" w:author="PR Preview" w:date="2026-01-01T00:00:00Z">
        <w:r>
          <w:t xml:space="preserve"> </w:t>
        </w:r>
      </w:ins>
      <w:ins w:id="3107" w:author="PR Preview" w:date="2026-01-01T00:00:00Z">
        <w:r>
          <w:t xml:space="preserve">2026. Available:</w:t>
        </w:r>
      </w:ins>
      <w:ins w:id="3108" w:author="PR Preview" w:date="2026-01-01T00:00:00Z">
        <w:r>
          <w:t xml:space="preserve"> </w:t>
        </w:r>
      </w:ins>
      <w:hyperlink r:id="rId343">
        <w:ins w:id="3109" w:author="PR Preview" w:date="2026-01-01T00:00:00Z">
          <w:r>
            <w:rPr>
              <w:rStyle w:val="Hyperlink"/>
            </w:rPr>
            <w:t xml:space="preserve">https://en.wikipedia.org/wiki/Least-upper-bound_property</w:t>
          </w:r>
        </w:ins>
      </w:hyperlink>
    </w:p>
    <w:bookmarkEnd w:id="344"/>
    <w:bookmarkStart w:id="345" w:name="ref-rudin1976principles"/>
    <w:p>
      <w:pPr>
        <w:pStyle w:val="Bibliography"/>
      </w:pPr>
      <w:ins w:id="3110" w:author="PR Preview" w:date="2026-01-01T00:00:00Z">
        <w:r>
          <w:t xml:space="preserve">[15]</w:t>
        </w:r>
      </w:ins>
      <w:ins w:id="3111" w:author="PR Preview" w:date="2026-01-01T00:00:00Z">
        <w:r>
          <w:t xml:space="preserve"> </w:t>
        </w:r>
      </w:ins>
      <w:ins w:id="3112" w:author="PR Preview" w:date="2026-01-01T00:00:00Z">
        <w:r>
          <w:t xml:space="preserve">	</w:t>
        </w:r>
      </w:ins>
      <w:ins w:id="3113" w:author="PR Preview" w:date="2026-01-01T00:00:00Z">
        <w:r>
          <w:t xml:space="preserve">W. Rudin,</w:t>
        </w:r>
      </w:ins>
      <w:ins w:id="3114" w:author="PR Preview" w:date="2026-01-01T00:00:00Z">
        <w:r>
          <w:t xml:space="preserve"> </w:t>
        </w:r>
      </w:ins>
      <w:ins w:id="3115" w:author="PR Preview" w:date="2026-01-01T00:00:00Z">
        <w:r>
          <w:rPr>
            <w:i/>
            <w:iCs/>
          </w:rPr>
          <w:t xml:space="preserve">Principles of mathematical analysis</w:t>
        </w:r>
      </w:ins>
      <w:ins w:id="3116" w:author="PR Preview" w:date="2026-01-01T00:00:00Z">
        <w:r>
          <w:t xml:space="preserve">, 3rd ed. in International series in pure and applied mathematics. New York: McGraw-Hill, 1976.</w:t>
        </w:r>
      </w:ins>
    </w:p>
    <w:bookmarkEnd w:id="345"/>
    <w:bookmarkStart w:id="347" w:name="ref-wikipedia_infimum_and_supremum"/>
    <w:p>
      <w:pPr>
        <w:pStyle w:val="Bibliography"/>
      </w:pPr>
      <w:ins w:id="3117" w:author="PR Preview" w:date="2026-01-01T00:00:00Z">
        <w:r>
          <w:t xml:space="preserve">[16]</w:t>
        </w:r>
      </w:ins>
      <w:ins w:id="3118" w:author="PR Preview" w:date="2026-01-01T00:00:00Z">
        <w:r>
          <w:t xml:space="preserve"> </w:t>
        </w:r>
      </w:ins>
      <w:ins w:id="3119" w:author="PR Preview" w:date="2026-01-01T00:00:00Z">
        <w:r>
          <w:t xml:space="preserve">	</w:t>
        </w:r>
      </w:ins>
      <w:ins w:id="3120" w:author="PR Preview" w:date="2026-01-01T00:00:00Z">
        <w:r>
          <w:t xml:space="preserve">Wikipedia contributors,</w:t>
        </w:r>
      </w:ins>
      <w:ins w:id="3121" w:author="PR Preview" w:date="2026-01-01T00:00:00Z">
        <w:r>
          <w:t xml:space="preserve"> </w:t>
        </w:r>
      </w:ins>
      <w:ins w:id="3122" w:author="PR Preview" w:date="2026-01-01T00:00:00Z">
        <w:r>
          <w:t xml:space="preserve">“Infimum and supremum —</w:t>
        </w:r>
      </w:ins>
      <w:ins w:id="3123" w:author="PR Preview" w:date="2026-01-01T00:00:00Z">
        <w:r>
          <w:t xml:space="preserve"> </w:t>
        </w:r>
      </w:ins>
      <w:ins w:id="3124" w:author="PR Preview" w:date="2026-01-01T00:00:00Z">
        <w:r>
          <w:t xml:space="preserve">Wikipedia</w:t>
        </w:r>
      </w:ins>
      <w:ins w:id="3125" w:author="PR Preview" w:date="2026-01-01T00:00:00Z">
        <w:r>
          <w:t xml:space="preserve">,</w:t>
        </w:r>
      </w:ins>
      <w:ins w:id="3126" w:author="PR Preview" w:date="2026-01-01T00:00:00Z">
        <w:r>
          <w:t xml:space="preserve"> </w:t>
        </w:r>
      </w:ins>
      <w:ins w:id="3127" w:author="PR Preview" w:date="2026-01-01T00:00:00Z">
        <w:r>
          <w:t xml:space="preserve">the free encyclopedia.”</w:t>
        </w:r>
      </w:ins>
      <w:ins w:id="3128" w:author="PR Preview" w:date="2026-01-01T00:00:00Z">
        <w:r>
          <w:t xml:space="preserve"> </w:t>
        </w:r>
      </w:ins>
      <w:ins w:id="3129" w:author="PR Preview" w:date="2026-01-01T00:00:00Z">
        <w:r>
          <w:t xml:space="preserve">2026. Available:</w:t>
        </w:r>
      </w:ins>
      <w:ins w:id="3130" w:author="PR Preview" w:date="2026-01-01T00:00:00Z">
        <w:r>
          <w:t xml:space="preserve"> </w:t>
        </w:r>
      </w:ins>
      <w:hyperlink r:id="rId346">
        <w:ins w:id="3131" w:author="PR Preview" w:date="2026-01-01T00:00:00Z">
          <w:r>
            <w:rPr>
              <w:rStyle w:val="Hyperlink"/>
            </w:rPr>
            <w:t xml:space="preserve">https://en.wikipedia.org/wiki/Infimum_and_supremum</w:t>
          </w:r>
        </w:ins>
      </w:hyperlink>
    </w:p>
    <w:bookmarkEnd w:id="347"/>
    <w:bookmarkStart w:id="349" w:name="ref-wikipedia_identity_element"/>
    <w:p>
      <w:pPr>
        <w:pStyle w:val="Bibliography"/>
      </w:pPr>
      <w:ins w:id="3132" w:author="PR Preview" w:date="2026-01-01T00:00:00Z">
        <w:r>
          <w:t xml:space="preserve">[17]</w:t>
        </w:r>
      </w:ins>
      <w:ins w:id="3133" w:author="PR Preview" w:date="2026-01-01T00:00:00Z">
        <w:r>
          <w:t xml:space="preserve"> </w:t>
        </w:r>
      </w:ins>
      <w:ins w:id="3134" w:author="PR Preview" w:date="2026-01-01T00:00:00Z">
        <w:r>
          <w:t xml:space="preserve">	</w:t>
        </w:r>
      </w:ins>
      <w:ins w:id="3135" w:author="PR Preview" w:date="2026-01-01T00:00:00Z">
        <w:r>
          <w:t xml:space="preserve">Wikipedia contributors,</w:t>
        </w:r>
      </w:ins>
      <w:ins w:id="3136" w:author="PR Preview" w:date="2026-01-01T00:00:00Z">
        <w:r>
          <w:t xml:space="preserve"> </w:t>
        </w:r>
      </w:ins>
      <w:ins w:id="3137" w:author="PR Preview" w:date="2026-01-01T00:00:00Z">
        <w:r>
          <w:t xml:space="preserve">“Identity element —</w:t>
        </w:r>
      </w:ins>
      <w:ins w:id="3138" w:author="PR Preview" w:date="2026-01-01T00:00:00Z">
        <w:r>
          <w:t xml:space="preserve"> </w:t>
        </w:r>
      </w:ins>
      <w:ins w:id="3139" w:author="PR Preview" w:date="2026-01-01T00:00:00Z">
        <w:r>
          <w:t xml:space="preserve">Wikipedia</w:t>
        </w:r>
      </w:ins>
      <w:ins w:id="3140" w:author="PR Preview" w:date="2026-01-01T00:00:00Z">
        <w:r>
          <w:t xml:space="preserve">,</w:t>
        </w:r>
      </w:ins>
      <w:ins w:id="3141" w:author="PR Preview" w:date="2026-01-01T00:00:00Z">
        <w:r>
          <w:t xml:space="preserve"> </w:t>
        </w:r>
      </w:ins>
      <w:ins w:id="3142" w:author="PR Preview" w:date="2026-01-01T00:00:00Z">
        <w:r>
          <w:t xml:space="preserve">the free encyclopedia.”</w:t>
        </w:r>
      </w:ins>
      <w:ins w:id="3143" w:author="PR Preview" w:date="2026-01-01T00:00:00Z">
        <w:r>
          <w:t xml:space="preserve"> </w:t>
        </w:r>
      </w:ins>
      <w:ins w:id="3144" w:author="PR Preview" w:date="2026-01-01T00:00:00Z">
        <w:r>
          <w:t xml:space="preserve">2026. Available:</w:t>
        </w:r>
      </w:ins>
      <w:ins w:id="3145" w:author="PR Preview" w:date="2026-01-01T00:00:00Z">
        <w:r>
          <w:t xml:space="preserve"> </w:t>
        </w:r>
      </w:ins>
      <w:hyperlink r:id="rId348">
        <w:ins w:id="3146" w:author="PR Preview" w:date="2026-01-01T00:00:00Z">
          <w:r>
            <w:rPr>
              <w:rStyle w:val="Hyperlink"/>
            </w:rPr>
            <w:t xml:space="preserve">https://en.wikipedia.org/wiki/Identity_element</w:t>
          </w:r>
        </w:ins>
      </w:hyperlink>
    </w:p>
    <w:bookmarkEnd w:id="349"/>
    <w:bookmarkStart w:id="351" w:name="ref-wikipedia_commutative_property"/>
    <w:p>
      <w:pPr>
        <w:pStyle w:val="Bibliography"/>
      </w:pPr>
      <w:ins w:id="3147" w:author="PR Preview" w:date="2026-01-01T00:00:00Z">
        <w:r>
          <w:t xml:space="preserve">[18]</w:t>
        </w:r>
      </w:ins>
      <w:ins w:id="3148" w:author="PR Preview" w:date="2026-01-01T00:00:00Z">
        <w:r>
          <w:t xml:space="preserve"> </w:t>
        </w:r>
      </w:ins>
      <w:ins w:id="3149" w:author="PR Preview" w:date="2026-01-01T00:00:00Z">
        <w:r>
          <w:t xml:space="preserve">	</w:t>
        </w:r>
      </w:ins>
      <w:ins w:id="3150" w:author="PR Preview" w:date="2026-01-01T00:00:00Z">
        <w:r>
          <w:t xml:space="preserve">Wikipedia contributors,</w:t>
        </w:r>
      </w:ins>
      <w:ins w:id="3151" w:author="PR Preview" w:date="2026-01-01T00:00:00Z">
        <w:r>
          <w:t xml:space="preserve"> </w:t>
        </w:r>
      </w:ins>
      <w:ins w:id="3152" w:author="PR Preview" w:date="2026-01-01T00:00:00Z">
        <w:r>
          <w:t xml:space="preserve">“Commutative property —</w:t>
        </w:r>
      </w:ins>
      <w:ins w:id="3153" w:author="PR Preview" w:date="2026-01-01T00:00:00Z">
        <w:r>
          <w:t xml:space="preserve"> </w:t>
        </w:r>
      </w:ins>
      <w:ins w:id="3154" w:author="PR Preview" w:date="2026-01-01T00:00:00Z">
        <w:r>
          <w:t xml:space="preserve">Wikipedia</w:t>
        </w:r>
      </w:ins>
      <w:ins w:id="3155" w:author="PR Preview" w:date="2026-01-01T00:00:00Z">
        <w:r>
          <w:t xml:space="preserve">,</w:t>
        </w:r>
      </w:ins>
      <w:ins w:id="3156" w:author="PR Preview" w:date="2026-01-01T00:00:00Z">
        <w:r>
          <w:t xml:space="preserve"> </w:t>
        </w:r>
      </w:ins>
      <w:ins w:id="3157" w:author="PR Preview" w:date="2026-01-01T00:00:00Z">
        <w:r>
          <w:t xml:space="preserve">the free encyclopedia.”</w:t>
        </w:r>
      </w:ins>
      <w:ins w:id="3158" w:author="PR Preview" w:date="2026-01-01T00:00:00Z">
        <w:r>
          <w:t xml:space="preserve"> </w:t>
        </w:r>
      </w:ins>
      <w:ins w:id="3159" w:author="PR Preview" w:date="2026-01-01T00:00:00Z">
        <w:r>
          <w:t xml:space="preserve">2026. Available:</w:t>
        </w:r>
      </w:ins>
      <w:ins w:id="3160" w:author="PR Preview" w:date="2026-01-01T00:00:00Z">
        <w:r>
          <w:t xml:space="preserve"> </w:t>
        </w:r>
      </w:ins>
      <w:hyperlink r:id="rId350">
        <w:ins w:id="3161" w:author="PR Preview" w:date="2026-01-01T00:00:00Z">
          <w:r>
            <w:rPr>
              <w:rStyle w:val="Hyperlink"/>
            </w:rPr>
            <w:t xml:space="preserve">https://en.wikipedia.org/wiki/Commutative_property</w:t>
          </w:r>
        </w:ins>
      </w:hyperlink>
    </w:p>
    <w:bookmarkEnd w:id="351"/>
    <w:bookmarkStart w:id="353" w:name="ref-wikipedia_associative_property"/>
    <w:p>
      <w:pPr>
        <w:pStyle w:val="Bibliography"/>
      </w:pPr>
      <w:ins w:id="3162" w:author="PR Preview" w:date="2026-01-01T00:00:00Z">
        <w:r>
          <w:t xml:space="preserve">[19]</w:t>
        </w:r>
      </w:ins>
      <w:ins w:id="3163" w:author="PR Preview" w:date="2026-01-01T00:00:00Z">
        <w:r>
          <w:t xml:space="preserve"> </w:t>
        </w:r>
      </w:ins>
      <w:ins w:id="3164" w:author="PR Preview" w:date="2026-01-01T00:00:00Z">
        <w:r>
          <w:t xml:space="preserve">	</w:t>
        </w:r>
      </w:ins>
      <w:ins w:id="3165" w:author="PR Preview" w:date="2026-01-01T00:00:00Z">
        <w:r>
          <w:t xml:space="preserve">Wikipedia contributors,</w:t>
        </w:r>
      </w:ins>
      <w:ins w:id="3166" w:author="PR Preview" w:date="2026-01-01T00:00:00Z">
        <w:r>
          <w:t xml:space="preserve"> </w:t>
        </w:r>
      </w:ins>
      <w:ins w:id="3167" w:author="PR Preview" w:date="2026-01-01T00:00:00Z">
        <w:r>
          <w:t xml:space="preserve">“Associative property —</w:t>
        </w:r>
      </w:ins>
      <w:ins w:id="3168" w:author="PR Preview" w:date="2026-01-01T00:00:00Z">
        <w:r>
          <w:t xml:space="preserve"> </w:t>
        </w:r>
      </w:ins>
      <w:ins w:id="3169" w:author="PR Preview" w:date="2026-01-01T00:00:00Z">
        <w:r>
          <w:t xml:space="preserve">Wikipedia</w:t>
        </w:r>
      </w:ins>
      <w:ins w:id="3170" w:author="PR Preview" w:date="2026-01-01T00:00:00Z">
        <w:r>
          <w:t xml:space="preserve">,</w:t>
        </w:r>
      </w:ins>
      <w:ins w:id="3171" w:author="PR Preview" w:date="2026-01-01T00:00:00Z">
        <w:r>
          <w:t xml:space="preserve"> </w:t>
        </w:r>
      </w:ins>
      <w:ins w:id="3172" w:author="PR Preview" w:date="2026-01-01T00:00:00Z">
        <w:r>
          <w:t xml:space="preserve">the free encyclopedia.”</w:t>
        </w:r>
      </w:ins>
      <w:ins w:id="3173" w:author="PR Preview" w:date="2026-01-01T00:00:00Z">
        <w:r>
          <w:t xml:space="preserve"> </w:t>
        </w:r>
      </w:ins>
      <w:ins w:id="3174" w:author="PR Preview" w:date="2026-01-01T00:00:00Z">
        <w:r>
          <w:t xml:space="preserve">2026. Available:</w:t>
        </w:r>
      </w:ins>
      <w:ins w:id="3175" w:author="PR Preview" w:date="2026-01-01T00:00:00Z">
        <w:r>
          <w:t xml:space="preserve"> </w:t>
        </w:r>
      </w:ins>
      <w:hyperlink r:id="rId352">
        <w:ins w:id="3176" w:author="PR Preview" w:date="2026-01-01T00:00:00Z">
          <w:r>
            <w:rPr>
              <w:rStyle w:val="Hyperlink"/>
            </w:rPr>
            <w:t xml:space="preserve">https://en.wikipedia.org/wiki/Associative_property</w:t>
          </w:r>
        </w:ins>
      </w:hyperlink>
    </w:p>
    <w:bookmarkEnd w:id="353"/>
    <w:bookmarkStart w:id="355" w:name="ref-wikipedia_distributive_property"/>
    <w:p>
      <w:pPr>
        <w:pStyle w:val="Bibliography"/>
      </w:pPr>
      <w:ins w:id="3177" w:author="PR Preview" w:date="2026-01-01T00:00:00Z">
        <w:r>
          <w:t xml:space="preserve">[20]</w:t>
        </w:r>
      </w:ins>
      <w:ins w:id="3178" w:author="PR Preview" w:date="2026-01-01T00:00:00Z">
        <w:r>
          <w:t xml:space="preserve"> </w:t>
        </w:r>
      </w:ins>
      <w:ins w:id="3179" w:author="PR Preview" w:date="2026-01-01T00:00:00Z">
        <w:r>
          <w:t xml:space="preserve">	</w:t>
        </w:r>
      </w:ins>
      <w:ins w:id="3180" w:author="PR Preview" w:date="2026-01-01T00:00:00Z">
        <w:r>
          <w:t xml:space="preserve">Wikipedia contributors,</w:t>
        </w:r>
      </w:ins>
      <w:ins w:id="3181" w:author="PR Preview" w:date="2026-01-01T00:00:00Z">
        <w:r>
          <w:t xml:space="preserve"> </w:t>
        </w:r>
      </w:ins>
      <w:ins w:id="3182" w:author="PR Preview" w:date="2026-01-01T00:00:00Z">
        <w:r>
          <w:t xml:space="preserve">“Distributive property —</w:t>
        </w:r>
      </w:ins>
      <w:ins w:id="3183" w:author="PR Preview" w:date="2026-01-01T00:00:00Z">
        <w:r>
          <w:t xml:space="preserve"> </w:t>
        </w:r>
      </w:ins>
      <w:ins w:id="3184" w:author="PR Preview" w:date="2026-01-01T00:00:00Z">
        <w:r>
          <w:t xml:space="preserve">Wikipedia</w:t>
        </w:r>
      </w:ins>
      <w:ins w:id="3185" w:author="PR Preview" w:date="2026-01-01T00:00:00Z">
        <w:r>
          <w:t xml:space="preserve">,</w:t>
        </w:r>
      </w:ins>
      <w:ins w:id="3186" w:author="PR Preview" w:date="2026-01-01T00:00:00Z">
        <w:r>
          <w:t xml:space="preserve"> </w:t>
        </w:r>
      </w:ins>
      <w:ins w:id="3187" w:author="PR Preview" w:date="2026-01-01T00:00:00Z">
        <w:r>
          <w:t xml:space="preserve">the free encyclopedia.”</w:t>
        </w:r>
      </w:ins>
      <w:ins w:id="3188" w:author="PR Preview" w:date="2026-01-01T00:00:00Z">
        <w:r>
          <w:t xml:space="preserve"> </w:t>
        </w:r>
      </w:ins>
      <w:ins w:id="3189" w:author="PR Preview" w:date="2026-01-01T00:00:00Z">
        <w:r>
          <w:t xml:space="preserve">2026. Available:</w:t>
        </w:r>
      </w:ins>
      <w:ins w:id="3190" w:author="PR Preview" w:date="2026-01-01T00:00:00Z">
        <w:r>
          <w:t xml:space="preserve"> </w:t>
        </w:r>
      </w:ins>
      <w:hyperlink r:id="rId354">
        <w:ins w:id="3191" w:author="PR Preview" w:date="2026-01-01T00:00:00Z">
          <w:r>
            <w:rPr>
              <w:rStyle w:val="Hyperlink"/>
            </w:rPr>
            <w:t xml:space="preserve">https://en.wikipedia.org/wiki/Distributive_property</w:t>
          </w:r>
        </w:ins>
      </w:hyperlink>
    </w:p>
    <w:bookmarkEnd w:id="355"/>
    <w:bookmarkStart w:id="357" w:name="ref-wikipedia_like_terms"/>
    <w:p>
      <w:pPr>
        <w:pStyle w:val="Bibliography"/>
      </w:pPr>
      <w:ins w:id="3192" w:author="PR Preview" w:date="2026-01-01T00:00:00Z">
        <w:r>
          <w:t xml:space="preserve">[21]</w:t>
        </w:r>
      </w:ins>
      <w:ins w:id="3193" w:author="PR Preview" w:date="2026-01-01T00:00:00Z">
        <w:r>
          <w:t xml:space="preserve"> </w:t>
        </w:r>
      </w:ins>
      <w:ins w:id="3194" w:author="PR Preview" w:date="2026-01-01T00:00:00Z">
        <w:r>
          <w:t xml:space="preserve">	</w:t>
        </w:r>
      </w:ins>
      <w:ins w:id="3195" w:author="PR Preview" w:date="2026-01-01T00:00:00Z">
        <w:r>
          <w:t xml:space="preserve">Wikipedia contributors,</w:t>
        </w:r>
      </w:ins>
      <w:ins w:id="3196" w:author="PR Preview" w:date="2026-01-01T00:00:00Z">
        <w:r>
          <w:t xml:space="preserve"> </w:t>
        </w:r>
      </w:ins>
      <w:ins w:id="3197" w:author="PR Preview" w:date="2026-01-01T00:00:00Z">
        <w:r>
          <w:t xml:space="preserve">“Like terms —</w:t>
        </w:r>
      </w:ins>
      <w:ins w:id="3198" w:author="PR Preview" w:date="2026-01-01T00:00:00Z">
        <w:r>
          <w:t xml:space="preserve"> </w:t>
        </w:r>
      </w:ins>
      <w:ins w:id="3199" w:author="PR Preview" w:date="2026-01-01T00:00:00Z">
        <w:r>
          <w:t xml:space="preserve">Wikipedia</w:t>
        </w:r>
      </w:ins>
      <w:ins w:id="3200" w:author="PR Preview" w:date="2026-01-01T00:00:00Z">
        <w:r>
          <w:t xml:space="preserve">,</w:t>
        </w:r>
      </w:ins>
      <w:ins w:id="3201" w:author="PR Preview" w:date="2026-01-01T00:00:00Z">
        <w:r>
          <w:t xml:space="preserve"> </w:t>
        </w:r>
      </w:ins>
      <w:ins w:id="3202" w:author="PR Preview" w:date="2026-01-01T00:00:00Z">
        <w:r>
          <w:t xml:space="preserve">the free encyclopedia.”</w:t>
        </w:r>
      </w:ins>
      <w:ins w:id="3203" w:author="PR Preview" w:date="2026-01-01T00:00:00Z">
        <w:r>
          <w:t xml:space="preserve"> </w:t>
        </w:r>
      </w:ins>
      <w:ins w:id="3204" w:author="PR Preview" w:date="2026-01-01T00:00:00Z">
        <w:r>
          <w:t xml:space="preserve">2026. Available:</w:t>
        </w:r>
      </w:ins>
      <w:ins w:id="3205" w:author="PR Preview" w:date="2026-01-01T00:00:00Z">
        <w:r>
          <w:t xml:space="preserve"> </w:t>
        </w:r>
      </w:ins>
      <w:hyperlink r:id="rId356">
        <w:ins w:id="3206" w:author="PR Preview" w:date="2026-01-01T00:00:00Z">
          <w:r>
            <w:rPr>
              <w:rStyle w:val="Hyperlink"/>
            </w:rPr>
            <w:t xml:space="preserve">https://en.wikipedia.org/wiki/Like_terms</w:t>
          </w:r>
        </w:ins>
      </w:hyperlink>
    </w:p>
    <w:bookmarkEnd w:id="357"/>
    <w:bookmarkStart w:id="359" w:name="ref-wikipedia_polynomial"/>
    <w:p>
      <w:pPr>
        <w:pStyle w:val="Bibliography"/>
      </w:pPr>
      <w:ins w:id="3207" w:author="PR Preview" w:date="2026-01-01T00:00:00Z">
        <w:r>
          <w:t xml:space="preserve">[22]</w:t>
        </w:r>
      </w:ins>
      <w:ins w:id="3208" w:author="PR Preview" w:date="2026-01-01T00:00:00Z">
        <w:r>
          <w:t xml:space="preserve"> </w:t>
        </w:r>
      </w:ins>
      <w:ins w:id="3209" w:author="PR Preview" w:date="2026-01-01T00:00:00Z">
        <w:r>
          <w:t xml:space="preserve">	</w:t>
        </w:r>
      </w:ins>
      <w:ins w:id="3210" w:author="PR Preview" w:date="2026-01-01T00:00:00Z">
        <w:r>
          <w:t xml:space="preserve">Wikipedia contributors,</w:t>
        </w:r>
      </w:ins>
      <w:ins w:id="3211" w:author="PR Preview" w:date="2026-01-01T00:00:00Z">
        <w:r>
          <w:t xml:space="preserve"> </w:t>
        </w:r>
      </w:ins>
      <w:ins w:id="3212" w:author="PR Preview" w:date="2026-01-01T00:00:00Z">
        <w:r>
          <w:t xml:space="preserve">“Polynomial —</w:t>
        </w:r>
      </w:ins>
      <w:ins w:id="3213" w:author="PR Preview" w:date="2026-01-01T00:00:00Z">
        <w:r>
          <w:t xml:space="preserve"> </w:t>
        </w:r>
      </w:ins>
      <w:ins w:id="3214" w:author="PR Preview" w:date="2026-01-01T00:00:00Z">
        <w:r>
          <w:t xml:space="preserve">Wikipedia</w:t>
        </w:r>
      </w:ins>
      <w:ins w:id="3215" w:author="PR Preview" w:date="2026-01-01T00:00:00Z">
        <w:r>
          <w:t xml:space="preserve">,</w:t>
        </w:r>
      </w:ins>
      <w:ins w:id="3216" w:author="PR Preview" w:date="2026-01-01T00:00:00Z">
        <w:r>
          <w:t xml:space="preserve"> </w:t>
        </w:r>
      </w:ins>
      <w:ins w:id="3217" w:author="PR Preview" w:date="2026-01-01T00:00:00Z">
        <w:r>
          <w:t xml:space="preserve">the free encyclopedia.”</w:t>
        </w:r>
      </w:ins>
      <w:ins w:id="3218" w:author="PR Preview" w:date="2026-01-01T00:00:00Z">
        <w:r>
          <w:t xml:space="preserve"> </w:t>
        </w:r>
      </w:ins>
      <w:ins w:id="3219" w:author="PR Preview" w:date="2026-01-01T00:00:00Z">
        <w:r>
          <w:t xml:space="preserve">2026. Available:</w:t>
        </w:r>
      </w:ins>
      <w:ins w:id="3220" w:author="PR Preview" w:date="2026-01-01T00:00:00Z">
        <w:r>
          <w:t xml:space="preserve"> </w:t>
        </w:r>
      </w:ins>
      <w:hyperlink r:id="rId358">
        <w:ins w:id="3221" w:author="PR Preview" w:date="2026-01-01T00:00:00Z">
          <w:r>
            <w:rPr>
              <w:rStyle w:val="Hyperlink"/>
            </w:rPr>
            <w:t xml:space="preserve">https://en.wikipedia.org/wiki/Polynomial</w:t>
          </w:r>
        </w:ins>
      </w:hyperlink>
    </w:p>
    <w:bookmarkEnd w:id="359"/>
    <w:bookmarkStart w:id="361" w:name="ref-wikipedia_quadratic_function"/>
    <w:p>
      <w:pPr>
        <w:pStyle w:val="Bibliography"/>
      </w:pPr>
      <w:ins w:id="3222" w:author="PR Preview" w:date="2026-01-01T00:00:00Z">
        <w:r>
          <w:t xml:space="preserve">[23]</w:t>
        </w:r>
      </w:ins>
      <w:ins w:id="3223" w:author="PR Preview" w:date="2026-01-01T00:00:00Z">
        <w:r>
          <w:t xml:space="preserve"> </w:t>
        </w:r>
      </w:ins>
      <w:ins w:id="3224" w:author="PR Preview" w:date="2026-01-01T00:00:00Z">
        <w:r>
          <w:t xml:space="preserve">	</w:t>
        </w:r>
      </w:ins>
      <w:ins w:id="3225" w:author="PR Preview" w:date="2026-01-01T00:00:00Z">
        <w:r>
          <w:t xml:space="preserve">Wikipedia contributors,</w:t>
        </w:r>
      </w:ins>
      <w:ins w:id="3226" w:author="PR Preview" w:date="2026-01-01T00:00:00Z">
        <w:r>
          <w:t xml:space="preserve"> </w:t>
        </w:r>
      </w:ins>
      <w:ins w:id="3227" w:author="PR Preview" w:date="2026-01-01T00:00:00Z">
        <w:r>
          <w:t xml:space="preserve">“Quadratic function —</w:t>
        </w:r>
      </w:ins>
      <w:ins w:id="3228" w:author="PR Preview" w:date="2026-01-01T00:00:00Z">
        <w:r>
          <w:t xml:space="preserve"> </w:t>
        </w:r>
      </w:ins>
      <w:ins w:id="3229" w:author="PR Preview" w:date="2026-01-01T00:00:00Z">
        <w:r>
          <w:t xml:space="preserve">Wikipedia</w:t>
        </w:r>
      </w:ins>
      <w:ins w:id="3230" w:author="PR Preview" w:date="2026-01-01T00:00:00Z">
        <w:r>
          <w:t xml:space="preserve">,</w:t>
        </w:r>
      </w:ins>
      <w:ins w:id="3231" w:author="PR Preview" w:date="2026-01-01T00:00:00Z">
        <w:r>
          <w:t xml:space="preserve"> </w:t>
        </w:r>
      </w:ins>
      <w:ins w:id="3232" w:author="PR Preview" w:date="2026-01-01T00:00:00Z">
        <w:r>
          <w:t xml:space="preserve">the free encyclopedia.”</w:t>
        </w:r>
      </w:ins>
      <w:ins w:id="3233" w:author="PR Preview" w:date="2026-01-01T00:00:00Z">
        <w:r>
          <w:t xml:space="preserve"> </w:t>
        </w:r>
      </w:ins>
      <w:ins w:id="3234" w:author="PR Preview" w:date="2026-01-01T00:00:00Z">
        <w:r>
          <w:t xml:space="preserve">2026. Available:</w:t>
        </w:r>
      </w:ins>
      <w:ins w:id="3235" w:author="PR Preview" w:date="2026-01-01T00:00:00Z">
        <w:r>
          <w:t xml:space="preserve"> </w:t>
        </w:r>
      </w:ins>
      <w:hyperlink r:id="rId360">
        <w:ins w:id="3236" w:author="PR Preview" w:date="2026-01-01T00:00:00Z">
          <w:r>
            <w:rPr>
              <w:rStyle w:val="Hyperlink"/>
            </w:rPr>
            <w:t xml:space="preserve">https://en.wikipedia.org/wiki/Quadratic_function</w:t>
          </w:r>
        </w:ins>
      </w:hyperlink>
    </w:p>
    <w:bookmarkEnd w:id="361"/>
    <w:bookmarkStart w:id="363" w:name="ref-wikipedia_parabola"/>
    <w:p>
      <w:pPr>
        <w:pStyle w:val="Bibliography"/>
      </w:pPr>
      <w:ins w:id="3237" w:author="PR Preview" w:date="2026-01-01T00:00:00Z">
        <w:r>
          <w:t xml:space="preserve">[24]</w:t>
        </w:r>
      </w:ins>
      <w:ins w:id="3238" w:author="PR Preview" w:date="2026-01-01T00:00:00Z">
        <w:r>
          <w:t xml:space="preserve"> </w:t>
        </w:r>
      </w:ins>
      <w:ins w:id="3239" w:author="PR Preview" w:date="2026-01-01T00:00:00Z">
        <w:r>
          <w:t xml:space="preserve">	</w:t>
        </w:r>
      </w:ins>
      <w:ins w:id="3240" w:author="PR Preview" w:date="2026-01-01T00:00:00Z">
        <w:r>
          <w:t xml:space="preserve">Wikipedia contributors,</w:t>
        </w:r>
      </w:ins>
      <w:ins w:id="3241" w:author="PR Preview" w:date="2026-01-01T00:00:00Z">
        <w:r>
          <w:t xml:space="preserve"> </w:t>
        </w:r>
      </w:ins>
      <w:ins w:id="3242" w:author="PR Preview" w:date="2026-01-01T00:00:00Z">
        <w:r>
          <w:t xml:space="preserve">“Parabola —</w:t>
        </w:r>
      </w:ins>
      <w:ins w:id="3243" w:author="PR Preview" w:date="2026-01-01T00:00:00Z">
        <w:r>
          <w:t xml:space="preserve"> </w:t>
        </w:r>
      </w:ins>
      <w:ins w:id="3244" w:author="PR Preview" w:date="2026-01-01T00:00:00Z">
        <w:r>
          <w:t xml:space="preserve">Wikipedia</w:t>
        </w:r>
      </w:ins>
      <w:ins w:id="3245" w:author="PR Preview" w:date="2026-01-01T00:00:00Z">
        <w:r>
          <w:t xml:space="preserve">,</w:t>
        </w:r>
      </w:ins>
      <w:ins w:id="3246" w:author="PR Preview" w:date="2026-01-01T00:00:00Z">
        <w:r>
          <w:t xml:space="preserve"> </w:t>
        </w:r>
      </w:ins>
      <w:ins w:id="3247" w:author="PR Preview" w:date="2026-01-01T00:00:00Z">
        <w:r>
          <w:t xml:space="preserve">the free encyclopedia.”</w:t>
        </w:r>
      </w:ins>
      <w:ins w:id="3248" w:author="PR Preview" w:date="2026-01-01T00:00:00Z">
        <w:r>
          <w:t xml:space="preserve"> </w:t>
        </w:r>
      </w:ins>
      <w:ins w:id="3249" w:author="PR Preview" w:date="2026-01-01T00:00:00Z">
        <w:r>
          <w:t xml:space="preserve">2026. Available:</w:t>
        </w:r>
      </w:ins>
      <w:ins w:id="3250" w:author="PR Preview" w:date="2026-01-01T00:00:00Z">
        <w:r>
          <w:t xml:space="preserve"> </w:t>
        </w:r>
      </w:ins>
      <w:hyperlink r:id="rId362">
        <w:ins w:id="3251" w:author="PR Preview" w:date="2026-01-01T00:00:00Z">
          <w:r>
            <w:rPr>
              <w:rStyle w:val="Hyperlink"/>
            </w:rPr>
            <w:t xml:space="preserve">https://en.wikipedia.org/wiki/Parabola</w:t>
          </w:r>
        </w:ins>
      </w:hyperlink>
    </w:p>
    <w:bookmarkEnd w:id="363"/>
    <w:bookmarkStart w:id="365" w:name="ref-wikipedia_affine_transformation"/>
    <w:p>
      <w:pPr>
        <w:pStyle w:val="Bibliography"/>
      </w:pPr>
      <w:ins w:id="3252" w:author="PR Preview" w:date="2026-01-01T00:00:00Z">
        <w:r>
          <w:t xml:space="preserve">[25]</w:t>
        </w:r>
      </w:ins>
      <w:ins w:id="3253" w:author="PR Preview" w:date="2026-01-01T00:00:00Z">
        <w:r>
          <w:t xml:space="preserve"> </w:t>
        </w:r>
      </w:ins>
      <w:ins w:id="3254" w:author="PR Preview" w:date="2026-01-01T00:00:00Z">
        <w:r>
          <w:t xml:space="preserve">	</w:t>
        </w:r>
      </w:ins>
      <w:ins w:id="3255" w:author="PR Preview" w:date="2026-01-01T00:00:00Z">
        <w:r>
          <w:t xml:space="preserve">Wikipedia contributors,</w:t>
        </w:r>
      </w:ins>
      <w:ins w:id="3256" w:author="PR Preview" w:date="2026-01-01T00:00:00Z">
        <w:r>
          <w:t xml:space="preserve"> </w:t>
        </w:r>
      </w:ins>
      <w:ins w:id="3257" w:author="PR Preview" w:date="2026-01-01T00:00:00Z">
        <w:r>
          <w:t xml:space="preserve">“Affine transformation —</w:t>
        </w:r>
      </w:ins>
      <w:ins w:id="3258" w:author="PR Preview" w:date="2026-01-01T00:00:00Z">
        <w:r>
          <w:t xml:space="preserve"> </w:t>
        </w:r>
      </w:ins>
      <w:ins w:id="3259" w:author="PR Preview" w:date="2026-01-01T00:00:00Z">
        <w:r>
          <w:t xml:space="preserve">Wikipedia</w:t>
        </w:r>
      </w:ins>
      <w:ins w:id="3260" w:author="PR Preview" w:date="2026-01-01T00:00:00Z">
        <w:r>
          <w:t xml:space="preserve">,</w:t>
        </w:r>
      </w:ins>
      <w:ins w:id="3261" w:author="PR Preview" w:date="2026-01-01T00:00:00Z">
        <w:r>
          <w:t xml:space="preserve"> </w:t>
        </w:r>
      </w:ins>
      <w:ins w:id="3262" w:author="PR Preview" w:date="2026-01-01T00:00:00Z">
        <w:r>
          <w:t xml:space="preserve">the free encyclopedia.”</w:t>
        </w:r>
      </w:ins>
      <w:ins w:id="3263" w:author="PR Preview" w:date="2026-01-01T00:00:00Z">
        <w:r>
          <w:t xml:space="preserve"> </w:t>
        </w:r>
      </w:ins>
      <w:ins w:id="3264" w:author="PR Preview" w:date="2026-01-01T00:00:00Z">
        <w:r>
          <w:t xml:space="preserve">2026. Available:</w:t>
        </w:r>
      </w:ins>
      <w:ins w:id="3265" w:author="PR Preview" w:date="2026-01-01T00:00:00Z">
        <w:r>
          <w:t xml:space="preserve"> </w:t>
        </w:r>
      </w:ins>
      <w:hyperlink r:id="rId364">
        <w:ins w:id="3266" w:author="PR Preview" w:date="2026-01-01T00:00:00Z">
          <w:r>
            <w:rPr>
              <w:rStyle w:val="Hyperlink"/>
            </w:rPr>
            <w:t xml:space="preserve">https://en.wikipedia.org/wiki/Affine_transformation</w:t>
          </w:r>
        </w:ins>
      </w:hyperlink>
    </w:p>
    <w:bookmarkEnd w:id="365"/>
    <w:bookmarkStart w:id="367" w:name="ref-wikipedia_slope"/>
    <w:p>
      <w:pPr>
        <w:pStyle w:val="Bibliography"/>
      </w:pPr>
      <w:ins w:id="3267" w:author="PR Preview" w:date="2026-01-01T00:00:00Z">
        <w:r>
          <w:t xml:space="preserve">[26]</w:t>
        </w:r>
      </w:ins>
      <w:ins w:id="3268" w:author="PR Preview" w:date="2026-01-01T00:00:00Z">
        <w:r>
          <w:t xml:space="preserve"> </w:t>
        </w:r>
      </w:ins>
      <w:ins w:id="3269" w:author="PR Preview" w:date="2026-01-01T00:00:00Z">
        <w:r>
          <w:t xml:space="preserve">	</w:t>
        </w:r>
      </w:ins>
      <w:ins w:id="3270" w:author="PR Preview" w:date="2026-01-01T00:00:00Z">
        <w:r>
          <w:t xml:space="preserve">Wikipedia contributors,</w:t>
        </w:r>
      </w:ins>
      <w:ins w:id="3271" w:author="PR Preview" w:date="2026-01-01T00:00:00Z">
        <w:r>
          <w:t xml:space="preserve"> </w:t>
        </w:r>
      </w:ins>
      <w:ins w:id="3272" w:author="PR Preview" w:date="2026-01-01T00:00:00Z">
        <w:r>
          <w:t xml:space="preserve">“Slope —</w:t>
        </w:r>
      </w:ins>
      <w:ins w:id="3273" w:author="PR Preview" w:date="2026-01-01T00:00:00Z">
        <w:r>
          <w:t xml:space="preserve"> </w:t>
        </w:r>
      </w:ins>
      <w:ins w:id="3274" w:author="PR Preview" w:date="2026-01-01T00:00:00Z">
        <w:r>
          <w:t xml:space="preserve">Wikipedia</w:t>
        </w:r>
      </w:ins>
      <w:ins w:id="3275" w:author="PR Preview" w:date="2026-01-01T00:00:00Z">
        <w:r>
          <w:t xml:space="preserve">,</w:t>
        </w:r>
      </w:ins>
      <w:ins w:id="3276" w:author="PR Preview" w:date="2026-01-01T00:00:00Z">
        <w:r>
          <w:t xml:space="preserve"> </w:t>
        </w:r>
      </w:ins>
      <w:ins w:id="3277" w:author="PR Preview" w:date="2026-01-01T00:00:00Z">
        <w:r>
          <w:t xml:space="preserve">the free encyclopedia.”</w:t>
        </w:r>
      </w:ins>
      <w:ins w:id="3278" w:author="PR Preview" w:date="2026-01-01T00:00:00Z">
        <w:r>
          <w:t xml:space="preserve"> </w:t>
        </w:r>
      </w:ins>
      <w:ins w:id="3279" w:author="PR Preview" w:date="2026-01-01T00:00:00Z">
        <w:r>
          <w:t xml:space="preserve">2026. Available:</w:t>
        </w:r>
      </w:ins>
      <w:ins w:id="3280" w:author="PR Preview" w:date="2026-01-01T00:00:00Z">
        <w:r>
          <w:t xml:space="preserve"> </w:t>
        </w:r>
      </w:ins>
      <w:hyperlink r:id="rId366">
        <w:ins w:id="3281" w:author="PR Preview" w:date="2026-01-01T00:00:00Z">
          <w:r>
            <w:rPr>
              <w:rStyle w:val="Hyperlink"/>
            </w:rPr>
            <w:t xml:space="preserve">https://en.wikipedia.org/wiki/Slope</w:t>
          </w:r>
        </w:ins>
      </w:hyperlink>
    </w:p>
    <w:bookmarkEnd w:id="367"/>
    <w:bookmarkStart w:id="369" w:name="ref-wikipedia_limit_of_a_sequence"/>
    <w:p>
      <w:pPr>
        <w:pStyle w:val="Bibliography"/>
      </w:pPr>
      <w:ins w:id="3282" w:author="PR Preview" w:date="2026-01-01T00:00:00Z">
        <w:r>
          <w:t xml:space="preserve">[27]</w:t>
        </w:r>
      </w:ins>
      <w:ins w:id="3283" w:author="PR Preview" w:date="2026-01-01T00:00:00Z">
        <w:r>
          <w:t xml:space="preserve"> </w:t>
        </w:r>
      </w:ins>
      <w:ins w:id="3284" w:author="PR Preview" w:date="2026-01-01T00:00:00Z">
        <w:r>
          <w:t xml:space="preserve">	</w:t>
        </w:r>
      </w:ins>
      <w:ins w:id="3285" w:author="PR Preview" w:date="2026-01-01T00:00:00Z">
        <w:r>
          <w:t xml:space="preserve">Wikipedia contributors,</w:t>
        </w:r>
      </w:ins>
      <w:ins w:id="3286" w:author="PR Preview" w:date="2026-01-01T00:00:00Z">
        <w:r>
          <w:t xml:space="preserve"> </w:t>
        </w:r>
      </w:ins>
      <w:ins w:id="3287" w:author="PR Preview" w:date="2026-01-01T00:00:00Z">
        <w:r>
          <w:t xml:space="preserve">“Limit of a sequence —</w:t>
        </w:r>
      </w:ins>
      <w:ins w:id="3288" w:author="PR Preview" w:date="2026-01-01T00:00:00Z">
        <w:r>
          <w:t xml:space="preserve"> </w:t>
        </w:r>
      </w:ins>
      <w:ins w:id="3289" w:author="PR Preview" w:date="2026-01-01T00:00:00Z">
        <w:r>
          <w:t xml:space="preserve">Wikipedia</w:t>
        </w:r>
      </w:ins>
      <w:ins w:id="3290" w:author="PR Preview" w:date="2026-01-01T00:00:00Z">
        <w:r>
          <w:t xml:space="preserve">,</w:t>
        </w:r>
      </w:ins>
      <w:ins w:id="3291" w:author="PR Preview" w:date="2026-01-01T00:00:00Z">
        <w:r>
          <w:t xml:space="preserve"> </w:t>
        </w:r>
      </w:ins>
      <w:ins w:id="3292" w:author="PR Preview" w:date="2026-01-01T00:00:00Z">
        <w:r>
          <w:t xml:space="preserve">the free encyclopedia.”</w:t>
        </w:r>
      </w:ins>
      <w:ins w:id="3293" w:author="PR Preview" w:date="2026-01-01T00:00:00Z">
        <w:r>
          <w:t xml:space="preserve"> </w:t>
        </w:r>
      </w:ins>
      <w:ins w:id="3294" w:author="PR Preview" w:date="2026-01-01T00:00:00Z">
        <w:r>
          <w:t xml:space="preserve">2026. Available:</w:t>
        </w:r>
      </w:ins>
      <w:ins w:id="3295" w:author="PR Preview" w:date="2026-01-01T00:00:00Z">
        <w:r>
          <w:t xml:space="preserve"> </w:t>
        </w:r>
      </w:ins>
      <w:hyperlink r:id="rId368">
        <w:ins w:id="3296" w:author="PR Preview" w:date="2026-01-01T00:00:00Z">
          <w:r>
            <w:rPr>
              <w:rStyle w:val="Hyperlink"/>
            </w:rPr>
            <w:t xml:space="preserve">https://en.wikipedia.org/wiki/Limit_of_a_sequence</w:t>
          </w:r>
        </w:ins>
      </w:hyperlink>
    </w:p>
    <w:bookmarkEnd w:id="369"/>
    <w:bookmarkStart w:id="371" w:name="ref-wikipedia_exponential_function"/>
    <w:p>
      <w:pPr>
        <w:pStyle w:val="Bibliography"/>
      </w:pPr>
      <w:ins w:id="3297" w:author="PR Preview" w:date="2026-01-01T00:00:00Z">
        <w:r>
          <w:t xml:space="preserve">[28]</w:t>
        </w:r>
      </w:ins>
      <w:ins w:id="3298" w:author="PR Preview" w:date="2026-01-01T00:00:00Z">
        <w:r>
          <w:t xml:space="preserve"> </w:t>
        </w:r>
      </w:ins>
      <w:ins w:id="3299" w:author="PR Preview" w:date="2026-01-01T00:00:00Z">
        <w:r>
          <w:t xml:space="preserve">	</w:t>
        </w:r>
      </w:ins>
      <w:ins w:id="3300" w:author="PR Preview" w:date="2026-01-01T00:00:00Z">
        <w:r>
          <w:t xml:space="preserve">Wikipedia contributors,</w:t>
        </w:r>
      </w:ins>
      <w:ins w:id="3301" w:author="PR Preview" w:date="2026-01-01T00:00:00Z">
        <w:r>
          <w:t xml:space="preserve"> </w:t>
        </w:r>
      </w:ins>
      <w:ins w:id="3302" w:author="PR Preview" w:date="2026-01-01T00:00:00Z">
        <w:r>
          <w:t xml:space="preserve">“Exponential function —</w:t>
        </w:r>
      </w:ins>
      <w:ins w:id="3303" w:author="PR Preview" w:date="2026-01-01T00:00:00Z">
        <w:r>
          <w:t xml:space="preserve"> </w:t>
        </w:r>
      </w:ins>
      <w:ins w:id="3304" w:author="PR Preview" w:date="2026-01-01T00:00:00Z">
        <w:r>
          <w:t xml:space="preserve">Wikipedia</w:t>
        </w:r>
      </w:ins>
      <w:ins w:id="3305" w:author="PR Preview" w:date="2026-01-01T00:00:00Z">
        <w:r>
          <w:t xml:space="preserve">,</w:t>
        </w:r>
      </w:ins>
      <w:ins w:id="3306" w:author="PR Preview" w:date="2026-01-01T00:00:00Z">
        <w:r>
          <w:t xml:space="preserve"> </w:t>
        </w:r>
      </w:ins>
      <w:ins w:id="3307" w:author="PR Preview" w:date="2026-01-01T00:00:00Z">
        <w:r>
          <w:t xml:space="preserve">the free encyclopedia.”</w:t>
        </w:r>
      </w:ins>
      <w:ins w:id="3308" w:author="PR Preview" w:date="2026-01-01T00:00:00Z">
        <w:r>
          <w:t xml:space="preserve"> </w:t>
        </w:r>
      </w:ins>
      <w:ins w:id="3309" w:author="PR Preview" w:date="2026-01-01T00:00:00Z">
        <w:r>
          <w:t xml:space="preserve">2026. Available:</w:t>
        </w:r>
      </w:ins>
      <w:ins w:id="3310" w:author="PR Preview" w:date="2026-01-01T00:00:00Z">
        <w:r>
          <w:t xml:space="preserve"> </w:t>
        </w:r>
      </w:ins>
      <w:hyperlink r:id="rId370">
        <w:ins w:id="3311" w:author="PR Preview" w:date="2026-01-01T00:00:00Z">
          <w:r>
            <w:rPr>
              <w:rStyle w:val="Hyperlink"/>
            </w:rPr>
            <w:t xml:space="preserve">https://en.wikipedia.org/wiki/Exponential_function</w:t>
          </w:r>
        </w:ins>
      </w:hyperlink>
    </w:p>
    <w:bookmarkEnd w:id="371"/>
    <w:bookmarkStart w:id="373" w:name="ref-wikipedia_e_mathematical_constant"/>
    <w:p>
      <w:pPr>
        <w:pStyle w:val="Bibliography"/>
      </w:pPr>
      <w:ins w:id="3312" w:author="PR Preview" w:date="2026-01-01T00:00:00Z">
        <w:r>
          <w:t xml:space="preserve">[29]</w:t>
        </w:r>
      </w:ins>
      <w:ins w:id="3313" w:author="PR Preview" w:date="2026-01-01T00:00:00Z">
        <w:r>
          <w:t xml:space="preserve"> </w:t>
        </w:r>
      </w:ins>
      <w:ins w:id="3314" w:author="PR Preview" w:date="2026-01-01T00:00:00Z">
        <w:r>
          <w:t xml:space="preserve">	</w:t>
        </w:r>
      </w:ins>
      <w:ins w:id="3315" w:author="PR Preview" w:date="2026-01-01T00:00:00Z">
        <w:r>
          <w:t xml:space="preserve">Wikipedia contributors,</w:t>
        </w:r>
      </w:ins>
      <w:ins w:id="3316" w:author="PR Preview" w:date="2026-01-01T00:00:00Z">
        <w:r>
          <w:t xml:space="preserve"> </w:t>
        </w:r>
      </w:ins>
      <w:ins w:id="3317" w:author="PR Preview" w:date="2026-01-01T00:00:00Z">
        <w:r>
          <w:t xml:space="preserve">“E (mathematical constant) —</w:t>
        </w:r>
      </w:ins>
      <w:ins w:id="3318" w:author="PR Preview" w:date="2026-01-01T00:00:00Z">
        <w:r>
          <w:t xml:space="preserve"> </w:t>
        </w:r>
      </w:ins>
      <w:ins w:id="3319" w:author="PR Preview" w:date="2026-01-01T00:00:00Z">
        <w:r>
          <w:t xml:space="preserve">Wikipedia</w:t>
        </w:r>
      </w:ins>
      <w:ins w:id="3320" w:author="PR Preview" w:date="2026-01-01T00:00:00Z">
        <w:r>
          <w:t xml:space="preserve">,</w:t>
        </w:r>
      </w:ins>
      <w:ins w:id="3321" w:author="PR Preview" w:date="2026-01-01T00:00:00Z">
        <w:r>
          <w:t xml:space="preserve"> </w:t>
        </w:r>
      </w:ins>
      <w:ins w:id="3322" w:author="PR Preview" w:date="2026-01-01T00:00:00Z">
        <w:r>
          <w:t xml:space="preserve">the free encyclopedia.”</w:t>
        </w:r>
      </w:ins>
      <w:ins w:id="3323" w:author="PR Preview" w:date="2026-01-01T00:00:00Z">
        <w:r>
          <w:t xml:space="preserve"> </w:t>
        </w:r>
      </w:ins>
      <w:ins w:id="3324" w:author="PR Preview" w:date="2026-01-01T00:00:00Z">
        <w:r>
          <w:t xml:space="preserve">2026. Available:</w:t>
        </w:r>
      </w:ins>
      <w:ins w:id="3325" w:author="PR Preview" w:date="2026-01-01T00:00:00Z">
        <w:r>
          <w:t xml:space="preserve"> </w:t>
        </w:r>
      </w:ins>
      <w:hyperlink r:id="rId372">
        <w:ins w:id="3326" w:author="PR Preview" w:date="2026-01-01T00:00:00Z">
          <w:r>
            <w:rPr>
              <w:rStyle w:val="Hyperlink"/>
            </w:rPr>
            <w:t xml:space="preserve">https://en.wikipedia.org/wiki/E_(mathematical_constant)</w:t>
          </w:r>
        </w:ins>
      </w:hyperlink>
    </w:p>
    <w:bookmarkEnd w:id="373"/>
    <w:bookmarkStart w:id="375" w:name="ref-wikipedia_natural_logarithm"/>
    <w:p>
      <w:pPr>
        <w:pStyle w:val="Bibliography"/>
      </w:pPr>
      <w:ins w:id="3327" w:author="PR Preview" w:date="2026-01-01T00:00:00Z">
        <w:r>
          <w:t xml:space="preserve">[30]</w:t>
        </w:r>
      </w:ins>
      <w:ins w:id="3328" w:author="PR Preview" w:date="2026-01-01T00:00:00Z">
        <w:r>
          <w:t xml:space="preserve"> </w:t>
        </w:r>
      </w:ins>
      <w:ins w:id="3329" w:author="PR Preview" w:date="2026-01-01T00:00:00Z">
        <w:r>
          <w:t xml:space="preserve">	</w:t>
        </w:r>
      </w:ins>
      <w:ins w:id="3330" w:author="PR Preview" w:date="2026-01-01T00:00:00Z">
        <w:r>
          <w:t xml:space="preserve">Wikipedia contributors,</w:t>
        </w:r>
      </w:ins>
      <w:ins w:id="3331" w:author="PR Preview" w:date="2026-01-01T00:00:00Z">
        <w:r>
          <w:t xml:space="preserve"> </w:t>
        </w:r>
      </w:ins>
      <w:ins w:id="3332" w:author="PR Preview" w:date="2026-01-01T00:00:00Z">
        <w:r>
          <w:t xml:space="preserve">“Natural logarithm —</w:t>
        </w:r>
      </w:ins>
      <w:ins w:id="3333" w:author="PR Preview" w:date="2026-01-01T00:00:00Z">
        <w:r>
          <w:t xml:space="preserve"> </w:t>
        </w:r>
      </w:ins>
      <w:ins w:id="3334" w:author="PR Preview" w:date="2026-01-01T00:00:00Z">
        <w:r>
          <w:t xml:space="preserve">Wikipedia</w:t>
        </w:r>
      </w:ins>
      <w:ins w:id="3335" w:author="PR Preview" w:date="2026-01-01T00:00:00Z">
        <w:r>
          <w:t xml:space="preserve">,</w:t>
        </w:r>
      </w:ins>
      <w:ins w:id="3336" w:author="PR Preview" w:date="2026-01-01T00:00:00Z">
        <w:r>
          <w:t xml:space="preserve"> </w:t>
        </w:r>
      </w:ins>
      <w:ins w:id="3337" w:author="PR Preview" w:date="2026-01-01T00:00:00Z">
        <w:r>
          <w:t xml:space="preserve">the free encyclopedia.”</w:t>
        </w:r>
      </w:ins>
      <w:ins w:id="3338" w:author="PR Preview" w:date="2026-01-01T00:00:00Z">
        <w:r>
          <w:t xml:space="preserve"> </w:t>
        </w:r>
      </w:ins>
      <w:ins w:id="3339" w:author="PR Preview" w:date="2026-01-01T00:00:00Z">
        <w:r>
          <w:t xml:space="preserve">2026. Available:</w:t>
        </w:r>
      </w:ins>
      <w:ins w:id="3340" w:author="PR Preview" w:date="2026-01-01T00:00:00Z">
        <w:r>
          <w:t xml:space="preserve"> </w:t>
        </w:r>
      </w:ins>
      <w:hyperlink r:id="rId374">
        <w:ins w:id="3341" w:author="PR Preview" w:date="2026-01-01T00:00:00Z">
          <w:r>
            <w:rPr>
              <w:rStyle w:val="Hyperlink"/>
            </w:rPr>
            <w:t xml:space="preserve">https://en.wikipedia.org/wiki/Natural_logarithm</w:t>
          </w:r>
        </w:ins>
      </w:hyperlink>
    </w:p>
    <w:bookmarkEnd w:id="375"/>
    <w:bookmarkStart w:id="377" w:name="X5bbf2d245759a3fafc9c46669854129ba2658aa"/>
    <w:p>
      <w:pPr>
        <w:pStyle w:val="Bibliography"/>
      </w:pPr>
      <w:ins w:id="3342" w:author="PR Preview" w:date="2026-01-01T00:00:00Z">
        <w:r>
          <w:t xml:space="preserve">[31]</w:t>
        </w:r>
      </w:ins>
      <w:ins w:id="3343" w:author="PR Preview" w:date="2026-01-01T00:00:00Z">
        <w:r>
          <w:t xml:space="preserve"> </w:t>
        </w:r>
      </w:ins>
      <w:ins w:id="3344" w:author="PR Preview" w:date="2026-01-01T00:00:00Z">
        <w:r>
          <w:t xml:space="preserve">	</w:t>
        </w:r>
      </w:ins>
      <w:ins w:id="3345" w:author="PR Preview" w:date="2026-01-01T00:00:00Z">
        <w:r>
          <w:t xml:space="preserve">Wikipedia contributors,</w:t>
        </w:r>
      </w:ins>
      <w:ins w:id="3346" w:author="PR Preview" w:date="2026-01-01T00:00:00Z">
        <w:r>
          <w:t xml:space="preserve"> </w:t>
        </w:r>
      </w:ins>
      <w:ins w:id="3347" w:author="PR Preview" w:date="2026-01-01T00:00:00Z">
        <w:r>
          <w:t xml:space="preserve">“Tarski’s high school algebra problem —</w:t>
        </w:r>
      </w:ins>
      <w:ins w:id="3348" w:author="PR Preview" w:date="2026-01-01T00:00:00Z">
        <w:r>
          <w:t xml:space="preserve"> </w:t>
        </w:r>
      </w:ins>
      <w:ins w:id="3349" w:author="PR Preview" w:date="2026-01-01T00:00:00Z">
        <w:r>
          <w:t xml:space="preserve">Wikipedia</w:t>
        </w:r>
      </w:ins>
      <w:ins w:id="3350" w:author="PR Preview" w:date="2026-01-01T00:00:00Z">
        <w:r>
          <w:t xml:space="preserve">,</w:t>
        </w:r>
      </w:ins>
      <w:ins w:id="3351" w:author="PR Preview" w:date="2026-01-01T00:00:00Z">
        <w:r>
          <w:t xml:space="preserve"> </w:t>
        </w:r>
      </w:ins>
      <w:ins w:id="3352" w:author="PR Preview" w:date="2026-01-01T00:00:00Z">
        <w:r>
          <w:t xml:space="preserve">the free encyclopedia.”</w:t>
        </w:r>
      </w:ins>
      <w:ins w:id="3353" w:author="PR Preview" w:date="2026-01-01T00:00:00Z">
        <w:r>
          <w:t xml:space="preserve"> </w:t>
        </w:r>
      </w:ins>
      <w:ins w:id="3354" w:author="PR Preview" w:date="2026-01-01T00:00:00Z">
        <w:r>
          <w:t xml:space="preserve">2026. Available:</w:t>
        </w:r>
      </w:ins>
      <w:ins w:id="3355" w:author="PR Preview" w:date="2026-01-01T00:00:00Z">
        <w:r>
          <w:t xml:space="preserve"> </w:t>
        </w:r>
      </w:ins>
      <w:hyperlink r:id="rId376">
        <w:ins w:id="3356" w:author="PR Preview" w:date="2026-01-01T00:00:00Z">
          <w:r>
            <w:rPr>
              <w:rStyle w:val="Hyperlink"/>
            </w:rPr>
            <w:t xml:space="preserve">https://en.wikipedia.org/wiki/Tarski%27s_high_school_algebra_problem</w:t>
          </w:r>
        </w:ins>
      </w:hyperlink>
    </w:p>
    <w:bookmarkEnd w:id="377"/>
    <w:bookmarkStart w:id="379" w:name="ref-wikipedia_contour_line"/>
    <w:p>
      <w:pPr>
        <w:pStyle w:val="Bibliography"/>
      </w:pPr>
      <w:ins w:id="3357" w:author="PR Preview" w:date="2026-01-01T00:00:00Z">
        <w:r>
          <w:t xml:space="preserve">[32]</w:t>
        </w:r>
      </w:ins>
      <w:ins w:id="3358" w:author="PR Preview" w:date="2026-01-01T00:00:00Z">
        <w:r>
          <w:t xml:space="preserve"> </w:t>
        </w:r>
      </w:ins>
      <w:ins w:id="3359" w:author="PR Preview" w:date="2026-01-01T00:00:00Z">
        <w:r>
          <w:t xml:space="preserve">	</w:t>
        </w:r>
      </w:ins>
      <w:ins w:id="3360" w:author="PR Preview" w:date="2026-01-01T00:00:00Z">
        <w:r>
          <w:t xml:space="preserve">Wikipedia contributors,</w:t>
        </w:r>
      </w:ins>
      <w:ins w:id="3361" w:author="PR Preview" w:date="2026-01-01T00:00:00Z">
        <w:r>
          <w:t xml:space="preserve"> </w:t>
        </w:r>
      </w:ins>
      <w:ins w:id="3362" w:author="PR Preview" w:date="2026-01-01T00:00:00Z">
        <w:r>
          <w:t xml:space="preserve">“Contour line —</w:t>
        </w:r>
      </w:ins>
      <w:ins w:id="3363" w:author="PR Preview" w:date="2026-01-01T00:00:00Z">
        <w:r>
          <w:t xml:space="preserve"> </w:t>
        </w:r>
      </w:ins>
      <w:ins w:id="3364" w:author="PR Preview" w:date="2026-01-01T00:00:00Z">
        <w:r>
          <w:t xml:space="preserve">Wikipedia</w:t>
        </w:r>
      </w:ins>
      <w:ins w:id="3365" w:author="PR Preview" w:date="2026-01-01T00:00:00Z">
        <w:r>
          <w:t xml:space="preserve">,</w:t>
        </w:r>
      </w:ins>
      <w:ins w:id="3366" w:author="PR Preview" w:date="2026-01-01T00:00:00Z">
        <w:r>
          <w:t xml:space="preserve"> </w:t>
        </w:r>
      </w:ins>
      <w:ins w:id="3367" w:author="PR Preview" w:date="2026-01-01T00:00:00Z">
        <w:r>
          <w:t xml:space="preserve">the free encyclopedia.”</w:t>
        </w:r>
      </w:ins>
      <w:ins w:id="3368" w:author="PR Preview" w:date="2026-01-01T00:00:00Z">
        <w:r>
          <w:t xml:space="preserve"> </w:t>
        </w:r>
      </w:ins>
      <w:ins w:id="3369" w:author="PR Preview" w:date="2026-01-01T00:00:00Z">
        <w:r>
          <w:t xml:space="preserve">2026. Available:</w:t>
        </w:r>
      </w:ins>
      <w:ins w:id="3370" w:author="PR Preview" w:date="2026-01-01T00:00:00Z">
        <w:r>
          <w:t xml:space="preserve"> </w:t>
        </w:r>
      </w:ins>
      <w:hyperlink r:id="rId378">
        <w:ins w:id="3371" w:author="PR Preview" w:date="2026-01-01T00:00:00Z">
          <w:r>
            <w:rPr>
              <w:rStyle w:val="Hyperlink"/>
            </w:rPr>
            <w:t xml:space="preserve">https://en.wikipedia.org/wiki/Contour_line</w:t>
          </w:r>
        </w:ins>
      </w:hyperlink>
    </w:p>
    <w:bookmarkEnd w:id="379"/>
    <w:bookmarkStart w:id="381" w:name="ref-wikipedia_unit_circle"/>
    <w:p>
      <w:pPr>
        <w:pStyle w:val="Bibliography"/>
      </w:pPr>
      <w:ins w:id="3372" w:author="PR Preview" w:date="2026-01-01T00:00:00Z">
        <w:r>
          <w:t xml:space="preserve">[33]</w:t>
        </w:r>
      </w:ins>
      <w:ins w:id="3373" w:author="PR Preview" w:date="2026-01-01T00:00:00Z">
        <w:r>
          <w:t xml:space="preserve"> </w:t>
        </w:r>
      </w:ins>
      <w:ins w:id="3374" w:author="PR Preview" w:date="2026-01-01T00:00:00Z">
        <w:r>
          <w:t xml:space="preserve">	</w:t>
        </w:r>
      </w:ins>
      <w:ins w:id="3375" w:author="PR Preview" w:date="2026-01-01T00:00:00Z">
        <w:r>
          <w:t xml:space="preserve">Wikipedia contributors,</w:t>
        </w:r>
      </w:ins>
      <w:ins w:id="3376" w:author="PR Preview" w:date="2026-01-01T00:00:00Z">
        <w:r>
          <w:t xml:space="preserve"> </w:t>
        </w:r>
      </w:ins>
      <w:ins w:id="3377" w:author="PR Preview" w:date="2026-01-01T00:00:00Z">
        <w:r>
          <w:t xml:space="preserve">“Unit circle —</w:t>
        </w:r>
      </w:ins>
      <w:ins w:id="3378" w:author="PR Preview" w:date="2026-01-01T00:00:00Z">
        <w:r>
          <w:t xml:space="preserve"> </w:t>
        </w:r>
      </w:ins>
      <w:ins w:id="3379" w:author="PR Preview" w:date="2026-01-01T00:00:00Z">
        <w:r>
          <w:t xml:space="preserve">Wikipedia</w:t>
        </w:r>
      </w:ins>
      <w:ins w:id="3380" w:author="PR Preview" w:date="2026-01-01T00:00:00Z">
        <w:r>
          <w:t xml:space="preserve">,</w:t>
        </w:r>
      </w:ins>
      <w:ins w:id="3381" w:author="PR Preview" w:date="2026-01-01T00:00:00Z">
        <w:r>
          <w:t xml:space="preserve"> </w:t>
        </w:r>
      </w:ins>
      <w:ins w:id="3382" w:author="PR Preview" w:date="2026-01-01T00:00:00Z">
        <w:r>
          <w:t xml:space="preserve">the free encyclopedia.”</w:t>
        </w:r>
      </w:ins>
      <w:ins w:id="3383" w:author="PR Preview" w:date="2026-01-01T00:00:00Z">
        <w:r>
          <w:t xml:space="preserve"> </w:t>
        </w:r>
      </w:ins>
      <w:ins w:id="3384" w:author="PR Preview" w:date="2026-01-01T00:00:00Z">
        <w:r>
          <w:t xml:space="preserve">2026. Available:</w:t>
        </w:r>
      </w:ins>
      <w:ins w:id="3385" w:author="PR Preview" w:date="2026-01-01T00:00:00Z">
        <w:r>
          <w:t xml:space="preserve"> </w:t>
        </w:r>
      </w:ins>
      <w:hyperlink r:id="rId380">
        <w:ins w:id="3386" w:author="PR Preview" w:date="2026-01-01T00:00:00Z">
          <w:r>
            <w:rPr>
              <w:rStyle w:val="Hyperlink"/>
            </w:rPr>
            <w:t xml:space="preserve">https://en.wikipedia.org/wiki/Unit_circle</w:t>
          </w:r>
        </w:ins>
      </w:hyperlink>
    </w:p>
    <w:bookmarkEnd w:id="381"/>
    <w:bookmarkStart w:id="383" w:name="ref-wikipedia_pi"/>
    <w:p>
      <w:pPr>
        <w:pStyle w:val="Bibliography"/>
      </w:pPr>
      <w:ins w:id="3387" w:author="PR Preview" w:date="2026-01-01T00:00:00Z">
        <w:r>
          <w:t xml:space="preserve">[34]</w:t>
        </w:r>
      </w:ins>
      <w:ins w:id="3388" w:author="PR Preview" w:date="2026-01-01T00:00:00Z">
        <w:r>
          <w:t xml:space="preserve"> </w:t>
        </w:r>
      </w:ins>
      <w:ins w:id="3389" w:author="PR Preview" w:date="2026-01-01T00:00:00Z">
        <w:r>
          <w:t xml:space="preserve">	</w:t>
        </w:r>
      </w:ins>
      <w:ins w:id="3390" w:author="PR Preview" w:date="2026-01-01T00:00:00Z">
        <w:r>
          <w:t xml:space="preserve">Wikipedia contributors,</w:t>
        </w:r>
      </w:ins>
      <w:ins w:id="3391" w:author="PR Preview" w:date="2026-01-01T00:00:00Z">
        <w:r>
          <w:t xml:space="preserve"> </w:t>
        </w:r>
      </w:ins>
      <w:ins w:id="3392" w:author="PR Preview" w:date="2026-01-01T00:00:00Z">
        <w:r>
          <w:t xml:space="preserve">“Pi —</w:t>
        </w:r>
      </w:ins>
      <w:ins w:id="3393" w:author="PR Preview" w:date="2026-01-01T00:00:00Z">
        <w:r>
          <w:t xml:space="preserve"> </w:t>
        </w:r>
      </w:ins>
      <w:ins w:id="3394" w:author="PR Preview" w:date="2026-01-01T00:00:00Z">
        <w:r>
          <w:t xml:space="preserve">Wikipedia</w:t>
        </w:r>
      </w:ins>
      <w:ins w:id="3395" w:author="PR Preview" w:date="2026-01-01T00:00:00Z">
        <w:r>
          <w:t xml:space="preserve">,</w:t>
        </w:r>
      </w:ins>
      <w:ins w:id="3396" w:author="PR Preview" w:date="2026-01-01T00:00:00Z">
        <w:r>
          <w:t xml:space="preserve"> </w:t>
        </w:r>
      </w:ins>
      <w:ins w:id="3397" w:author="PR Preview" w:date="2026-01-01T00:00:00Z">
        <w:r>
          <w:t xml:space="preserve">the free encyclopedia.”</w:t>
        </w:r>
      </w:ins>
      <w:ins w:id="3398" w:author="PR Preview" w:date="2026-01-01T00:00:00Z">
        <w:r>
          <w:t xml:space="preserve"> </w:t>
        </w:r>
      </w:ins>
      <w:ins w:id="3399" w:author="PR Preview" w:date="2026-01-01T00:00:00Z">
        <w:r>
          <w:t xml:space="preserve">2026. Available:</w:t>
        </w:r>
      </w:ins>
      <w:ins w:id="3400" w:author="PR Preview" w:date="2026-01-01T00:00:00Z">
        <w:r>
          <w:t xml:space="preserve"> </w:t>
        </w:r>
      </w:ins>
      <w:hyperlink r:id="rId382">
        <w:ins w:id="3401" w:author="PR Preview" w:date="2026-01-01T00:00:00Z">
          <w:r>
            <w:rPr>
              <w:rStyle w:val="Hyperlink"/>
            </w:rPr>
            <w:t xml:space="preserve">https://en.wikipedia.org/wiki/Pi</w:t>
          </w:r>
        </w:ins>
      </w:hyperlink>
    </w:p>
    <w:bookmarkEnd w:id="383"/>
    <w:bookmarkStart w:id="385" w:name="ref-wikipedia_sine_and_cosine"/>
    <w:p>
      <w:pPr>
        <w:pStyle w:val="Bibliography"/>
      </w:pPr>
      <w:ins w:id="3402" w:author="PR Preview" w:date="2026-01-01T00:00:00Z">
        <w:r>
          <w:t xml:space="preserve">[35]</w:t>
        </w:r>
      </w:ins>
      <w:ins w:id="3403" w:author="PR Preview" w:date="2026-01-01T00:00:00Z">
        <w:r>
          <w:t xml:space="preserve"> </w:t>
        </w:r>
      </w:ins>
      <w:ins w:id="3404" w:author="PR Preview" w:date="2026-01-01T00:00:00Z">
        <w:r>
          <w:t xml:space="preserve">	</w:t>
        </w:r>
      </w:ins>
      <w:ins w:id="3405" w:author="PR Preview" w:date="2026-01-01T00:00:00Z">
        <w:r>
          <w:t xml:space="preserve">Wikipedia contributors,</w:t>
        </w:r>
      </w:ins>
      <w:ins w:id="3406" w:author="PR Preview" w:date="2026-01-01T00:00:00Z">
        <w:r>
          <w:t xml:space="preserve"> </w:t>
        </w:r>
      </w:ins>
      <w:ins w:id="3407" w:author="PR Preview" w:date="2026-01-01T00:00:00Z">
        <w:r>
          <w:t xml:space="preserve">“Sine and cosine —</w:t>
        </w:r>
      </w:ins>
      <w:ins w:id="3408" w:author="PR Preview" w:date="2026-01-01T00:00:00Z">
        <w:r>
          <w:t xml:space="preserve"> </w:t>
        </w:r>
      </w:ins>
      <w:ins w:id="3409" w:author="PR Preview" w:date="2026-01-01T00:00:00Z">
        <w:r>
          <w:t xml:space="preserve">Wikipedia</w:t>
        </w:r>
      </w:ins>
      <w:ins w:id="3410" w:author="PR Preview" w:date="2026-01-01T00:00:00Z">
        <w:r>
          <w:t xml:space="preserve">,</w:t>
        </w:r>
      </w:ins>
      <w:ins w:id="3411" w:author="PR Preview" w:date="2026-01-01T00:00:00Z">
        <w:r>
          <w:t xml:space="preserve"> </w:t>
        </w:r>
      </w:ins>
      <w:ins w:id="3412" w:author="PR Preview" w:date="2026-01-01T00:00:00Z">
        <w:r>
          <w:t xml:space="preserve">the free encyclopedia.”</w:t>
        </w:r>
      </w:ins>
      <w:ins w:id="3413" w:author="PR Preview" w:date="2026-01-01T00:00:00Z">
        <w:r>
          <w:t xml:space="preserve"> </w:t>
        </w:r>
      </w:ins>
      <w:ins w:id="3414" w:author="PR Preview" w:date="2026-01-01T00:00:00Z">
        <w:r>
          <w:t xml:space="preserve">2026. Available:</w:t>
        </w:r>
      </w:ins>
      <w:ins w:id="3415" w:author="PR Preview" w:date="2026-01-01T00:00:00Z">
        <w:r>
          <w:t xml:space="preserve"> </w:t>
        </w:r>
      </w:ins>
      <w:hyperlink r:id="rId384">
        <w:ins w:id="3416" w:author="PR Preview" w:date="2026-01-01T00:00:00Z">
          <w:r>
            <w:rPr>
              <w:rStyle w:val="Hyperlink"/>
            </w:rPr>
            <w:t xml:space="preserve">https://en.wikipedia.org/wiki/Sine_and_cosine</w:t>
          </w:r>
        </w:ins>
      </w:hyperlink>
    </w:p>
    <w:bookmarkEnd w:id="385"/>
    <w:bookmarkStart w:id="387" w:name="X5a2f2f32a394dfa9ade54906000e256a4416e3c"/>
    <w:p>
      <w:pPr>
        <w:pStyle w:val="Bibliography"/>
      </w:pPr>
      <w:ins w:id="3417" w:author="PR Preview" w:date="2026-01-01T00:00:00Z">
        <w:r>
          <w:t xml:space="preserve">[36]</w:t>
        </w:r>
      </w:ins>
      <w:ins w:id="3418" w:author="PR Preview" w:date="2026-01-01T00:00:00Z">
        <w:r>
          <w:t xml:space="preserve"> </w:t>
        </w:r>
      </w:ins>
      <w:ins w:id="3419" w:author="PR Preview" w:date="2026-01-01T00:00:00Z">
        <w:r>
          <w:t xml:space="preserve">	</w:t>
        </w:r>
      </w:ins>
      <w:ins w:id="3420" w:author="PR Preview" w:date="2026-01-01T00:00:00Z">
        <w:r>
          <w:t xml:space="preserve">Wikipedia contributors,</w:t>
        </w:r>
      </w:ins>
      <w:ins w:id="3421" w:author="PR Preview" w:date="2026-01-01T00:00:00Z">
        <w:r>
          <w:t xml:space="preserve"> </w:t>
        </w:r>
      </w:ins>
      <w:ins w:id="3422" w:author="PR Preview" w:date="2026-01-01T00:00:00Z">
        <w:r>
          <w:t xml:space="preserve">“Pythagorean trigonometric identity —</w:t>
        </w:r>
      </w:ins>
      <w:ins w:id="3423" w:author="PR Preview" w:date="2026-01-01T00:00:00Z">
        <w:r>
          <w:t xml:space="preserve"> </w:t>
        </w:r>
      </w:ins>
      <w:ins w:id="3424" w:author="PR Preview" w:date="2026-01-01T00:00:00Z">
        <w:r>
          <w:t xml:space="preserve">Wikipedia</w:t>
        </w:r>
      </w:ins>
      <w:ins w:id="3425" w:author="PR Preview" w:date="2026-01-01T00:00:00Z">
        <w:r>
          <w:t xml:space="preserve">,</w:t>
        </w:r>
      </w:ins>
      <w:ins w:id="3426" w:author="PR Preview" w:date="2026-01-01T00:00:00Z">
        <w:r>
          <w:t xml:space="preserve"> </w:t>
        </w:r>
      </w:ins>
      <w:ins w:id="3427" w:author="PR Preview" w:date="2026-01-01T00:00:00Z">
        <w:r>
          <w:t xml:space="preserve">the free encyclopedia.”</w:t>
        </w:r>
      </w:ins>
      <w:ins w:id="3428" w:author="PR Preview" w:date="2026-01-01T00:00:00Z">
        <w:r>
          <w:t xml:space="preserve"> </w:t>
        </w:r>
      </w:ins>
      <w:ins w:id="3429" w:author="PR Preview" w:date="2026-01-01T00:00:00Z">
        <w:r>
          <w:t xml:space="preserve">2026. Available:</w:t>
        </w:r>
      </w:ins>
      <w:ins w:id="3430" w:author="PR Preview" w:date="2026-01-01T00:00:00Z">
        <w:r>
          <w:t xml:space="preserve"> </w:t>
        </w:r>
      </w:ins>
      <w:hyperlink r:id="rId386">
        <w:ins w:id="3431" w:author="PR Preview" w:date="2026-01-01T00:00:00Z">
          <w:r>
            <w:rPr>
              <w:rStyle w:val="Hyperlink"/>
            </w:rPr>
            <w:t xml:space="preserve">https://en.wikipedia.org/wiki/Pythagorean_trigonometric_identity</w:t>
          </w:r>
        </w:ins>
      </w:hyperlink>
    </w:p>
    <w:bookmarkEnd w:id="387"/>
    <w:bookmarkStart w:id="389" w:name="ref-wikipedia_imaginary_unit"/>
    <w:p>
      <w:pPr>
        <w:pStyle w:val="Bibliography"/>
      </w:pPr>
      <w:ins w:id="3432" w:author="PR Preview" w:date="2026-01-01T00:00:00Z">
        <w:r>
          <w:t xml:space="preserve">[37]</w:t>
        </w:r>
      </w:ins>
      <w:ins w:id="3433" w:author="PR Preview" w:date="2026-01-01T00:00:00Z">
        <w:r>
          <w:t xml:space="preserve"> </w:t>
        </w:r>
      </w:ins>
      <w:ins w:id="3434" w:author="PR Preview" w:date="2026-01-01T00:00:00Z">
        <w:r>
          <w:t xml:space="preserve">	</w:t>
        </w:r>
      </w:ins>
      <w:ins w:id="3435" w:author="PR Preview" w:date="2026-01-01T00:00:00Z">
        <w:r>
          <w:t xml:space="preserve">Wikipedia contributors,</w:t>
        </w:r>
      </w:ins>
      <w:ins w:id="3436" w:author="PR Preview" w:date="2026-01-01T00:00:00Z">
        <w:r>
          <w:t xml:space="preserve"> </w:t>
        </w:r>
      </w:ins>
      <w:ins w:id="3437" w:author="PR Preview" w:date="2026-01-01T00:00:00Z">
        <w:r>
          <w:t xml:space="preserve">“Imaginary unit —</w:t>
        </w:r>
      </w:ins>
      <w:ins w:id="3438" w:author="PR Preview" w:date="2026-01-01T00:00:00Z">
        <w:r>
          <w:t xml:space="preserve"> </w:t>
        </w:r>
      </w:ins>
      <w:ins w:id="3439" w:author="PR Preview" w:date="2026-01-01T00:00:00Z">
        <w:r>
          <w:t xml:space="preserve">Wikipedia</w:t>
        </w:r>
      </w:ins>
      <w:ins w:id="3440" w:author="PR Preview" w:date="2026-01-01T00:00:00Z">
        <w:r>
          <w:t xml:space="preserve">,</w:t>
        </w:r>
      </w:ins>
      <w:ins w:id="3441" w:author="PR Preview" w:date="2026-01-01T00:00:00Z">
        <w:r>
          <w:t xml:space="preserve"> </w:t>
        </w:r>
      </w:ins>
      <w:ins w:id="3442" w:author="PR Preview" w:date="2026-01-01T00:00:00Z">
        <w:r>
          <w:t xml:space="preserve">the free encyclopedia.”</w:t>
        </w:r>
      </w:ins>
      <w:ins w:id="3443" w:author="PR Preview" w:date="2026-01-01T00:00:00Z">
        <w:r>
          <w:t xml:space="preserve"> </w:t>
        </w:r>
      </w:ins>
      <w:ins w:id="3444" w:author="PR Preview" w:date="2026-01-01T00:00:00Z">
        <w:r>
          <w:t xml:space="preserve">2026. Available:</w:t>
        </w:r>
      </w:ins>
      <w:ins w:id="3445" w:author="PR Preview" w:date="2026-01-01T00:00:00Z">
        <w:r>
          <w:t xml:space="preserve"> </w:t>
        </w:r>
      </w:ins>
      <w:hyperlink r:id="rId388">
        <w:ins w:id="3446" w:author="PR Preview" w:date="2026-01-01T00:00:00Z">
          <w:r>
            <w:rPr>
              <w:rStyle w:val="Hyperlink"/>
            </w:rPr>
            <w:t xml:space="preserve">https://en.wikipedia.org/wiki/Imaginary_unit</w:t>
          </w:r>
        </w:ins>
      </w:hyperlink>
    </w:p>
    <w:bookmarkEnd w:id="389"/>
    <w:bookmarkStart w:id="391" w:name="ref-axler2024linear"/>
    <w:p>
      <w:pPr>
        <w:pStyle w:val="Bibliography"/>
      </w:pPr>
      <w:ins w:id="3447" w:author="PR Preview" w:date="2026-01-01T00:00:00Z">
        <w:r>
          <w:t xml:space="preserve">[38]</w:t>
        </w:r>
      </w:ins>
      <w:ins w:id="3448" w:author="PR Preview" w:date="2026-01-01T00:00:00Z">
        <w:r>
          <w:t xml:space="preserve"> </w:t>
        </w:r>
      </w:ins>
      <w:ins w:id="3449" w:author="PR Preview" w:date="2026-01-01T00:00:00Z">
        <w:r>
          <w:t xml:space="preserve">	</w:t>
        </w:r>
      </w:ins>
      <w:ins w:id="3450" w:author="PR Preview" w:date="2026-01-01T00:00:00Z">
        <w:r>
          <w:t xml:space="preserve">S. Axler,</w:t>
        </w:r>
      </w:ins>
      <w:ins w:id="3451" w:author="PR Preview" w:date="2026-01-01T00:00:00Z">
        <w:r>
          <w:t xml:space="preserve"> </w:t>
        </w:r>
      </w:ins>
      <w:ins w:id="3452" w:author="PR Preview" w:date="2026-01-01T00:00:00Z">
        <w:r>
          <w:rPr>
            <w:i/>
            <w:iCs/>
          </w:rPr>
          <w:t xml:space="preserve">Linear algebra done right</w:t>
        </w:r>
      </w:ins>
      <w:ins w:id="3453" w:author="PR Preview" w:date="2026-01-01T00:00:00Z">
        <w:r>
          <w:t xml:space="preserve">, 4th ed. in Undergraduate texts in mathematics. Springer, 2024. doi:</w:t>
        </w:r>
      </w:ins>
      <w:ins w:id="3454" w:author="PR Preview" w:date="2026-01-01T00:00:00Z">
        <w:r>
          <w:t xml:space="preserve"> </w:t>
        </w:r>
      </w:ins>
      <w:hyperlink r:id="rId390">
        <w:ins w:id="3455" w:author="PR Preview" w:date="2026-01-01T00:00:00Z">
          <w:r>
            <w:rPr>
              <w:rStyle w:val="Hyperlink"/>
            </w:rPr>
            <w:t xml:space="preserve">10.1007/978-3-031-41026-0</w:t>
          </w:r>
        </w:ins>
      </w:hyperlink>
      <w:ins w:id="3456" w:author="PR Preview" w:date="2026-01-01T00:00:00Z">
        <w:r>
          <w:t xml:space="preserve">.</w:t>
        </w:r>
      </w:ins>
    </w:p>
    <w:bookmarkEnd w:id="391"/>
    <w:bookmarkStart w:id="393" w:name="ref-wikipedia_complex_number"/>
    <w:p>
      <w:pPr>
        <w:pStyle w:val="Bibliography"/>
      </w:pPr>
      <w:ins w:id="3457" w:author="PR Preview" w:date="2026-01-01T00:00:00Z">
        <w:r>
          <w:t xml:space="preserve">[39]</w:t>
        </w:r>
      </w:ins>
      <w:ins w:id="3458" w:author="PR Preview" w:date="2026-01-01T00:00:00Z">
        <w:r>
          <w:t xml:space="preserve"> </w:t>
        </w:r>
      </w:ins>
      <w:ins w:id="3459" w:author="PR Preview" w:date="2026-01-01T00:00:00Z">
        <w:r>
          <w:t xml:space="preserve">	</w:t>
        </w:r>
      </w:ins>
      <w:ins w:id="3460" w:author="PR Preview" w:date="2026-01-01T00:00:00Z">
        <w:r>
          <w:t xml:space="preserve">Wikipedia contributors,</w:t>
        </w:r>
      </w:ins>
      <w:ins w:id="3461" w:author="PR Preview" w:date="2026-01-01T00:00:00Z">
        <w:r>
          <w:t xml:space="preserve"> </w:t>
        </w:r>
      </w:ins>
      <w:ins w:id="3462" w:author="PR Preview" w:date="2026-01-01T00:00:00Z">
        <w:r>
          <w:t xml:space="preserve">“Complex number —</w:t>
        </w:r>
      </w:ins>
      <w:ins w:id="3463" w:author="PR Preview" w:date="2026-01-01T00:00:00Z">
        <w:r>
          <w:t xml:space="preserve"> </w:t>
        </w:r>
      </w:ins>
      <w:ins w:id="3464" w:author="PR Preview" w:date="2026-01-01T00:00:00Z">
        <w:r>
          <w:t xml:space="preserve">Wikipedia</w:t>
        </w:r>
      </w:ins>
      <w:ins w:id="3465" w:author="PR Preview" w:date="2026-01-01T00:00:00Z">
        <w:r>
          <w:t xml:space="preserve">,</w:t>
        </w:r>
      </w:ins>
      <w:ins w:id="3466" w:author="PR Preview" w:date="2026-01-01T00:00:00Z">
        <w:r>
          <w:t xml:space="preserve"> </w:t>
        </w:r>
      </w:ins>
      <w:ins w:id="3467" w:author="PR Preview" w:date="2026-01-01T00:00:00Z">
        <w:r>
          <w:t xml:space="preserve">the free encyclopedia.”</w:t>
        </w:r>
      </w:ins>
      <w:ins w:id="3468" w:author="PR Preview" w:date="2026-01-01T00:00:00Z">
        <w:r>
          <w:t xml:space="preserve"> </w:t>
        </w:r>
      </w:ins>
      <w:ins w:id="3469" w:author="PR Preview" w:date="2026-01-01T00:00:00Z">
        <w:r>
          <w:t xml:space="preserve">2026. Available:</w:t>
        </w:r>
      </w:ins>
      <w:ins w:id="3470" w:author="PR Preview" w:date="2026-01-01T00:00:00Z">
        <w:r>
          <w:t xml:space="preserve"> </w:t>
        </w:r>
      </w:ins>
      <w:hyperlink r:id="rId392">
        <w:ins w:id="3471" w:author="PR Preview" w:date="2026-01-01T00:00:00Z">
          <w:r>
            <w:rPr>
              <w:rStyle w:val="Hyperlink"/>
            </w:rPr>
            <w:t xml:space="preserve">https://en.wikipedia.org/wiki/Complex_number</w:t>
          </w:r>
        </w:ins>
      </w:hyperlink>
    </w:p>
    <w:bookmarkEnd w:id="393"/>
    <w:bookmarkStart w:id="395" w:name="ref-wikipedia_complex_conjugate"/>
    <w:p>
      <w:pPr>
        <w:pStyle w:val="Bibliography"/>
      </w:pPr>
      <w:ins w:id="3472" w:author="PR Preview" w:date="2026-01-01T00:00:00Z">
        <w:r>
          <w:t xml:space="preserve">[40]</w:t>
        </w:r>
      </w:ins>
      <w:ins w:id="3473" w:author="PR Preview" w:date="2026-01-01T00:00:00Z">
        <w:r>
          <w:t xml:space="preserve"> </w:t>
        </w:r>
      </w:ins>
      <w:ins w:id="3474" w:author="PR Preview" w:date="2026-01-01T00:00:00Z">
        <w:r>
          <w:t xml:space="preserve">	</w:t>
        </w:r>
      </w:ins>
      <w:ins w:id="3475" w:author="PR Preview" w:date="2026-01-01T00:00:00Z">
        <w:r>
          <w:t xml:space="preserve">Wikipedia contributors,</w:t>
        </w:r>
      </w:ins>
      <w:ins w:id="3476" w:author="PR Preview" w:date="2026-01-01T00:00:00Z">
        <w:r>
          <w:t xml:space="preserve"> </w:t>
        </w:r>
      </w:ins>
      <w:ins w:id="3477" w:author="PR Preview" w:date="2026-01-01T00:00:00Z">
        <w:r>
          <w:t xml:space="preserve">“Complex conjugate —</w:t>
        </w:r>
      </w:ins>
      <w:ins w:id="3478" w:author="PR Preview" w:date="2026-01-01T00:00:00Z">
        <w:r>
          <w:t xml:space="preserve"> </w:t>
        </w:r>
      </w:ins>
      <w:ins w:id="3479" w:author="PR Preview" w:date="2026-01-01T00:00:00Z">
        <w:r>
          <w:t xml:space="preserve">Wikipedia</w:t>
        </w:r>
      </w:ins>
      <w:ins w:id="3480" w:author="PR Preview" w:date="2026-01-01T00:00:00Z">
        <w:r>
          <w:t xml:space="preserve">,</w:t>
        </w:r>
      </w:ins>
      <w:ins w:id="3481" w:author="PR Preview" w:date="2026-01-01T00:00:00Z">
        <w:r>
          <w:t xml:space="preserve"> </w:t>
        </w:r>
      </w:ins>
      <w:ins w:id="3482" w:author="PR Preview" w:date="2026-01-01T00:00:00Z">
        <w:r>
          <w:t xml:space="preserve">the free encyclopedia.”</w:t>
        </w:r>
      </w:ins>
      <w:ins w:id="3483" w:author="PR Preview" w:date="2026-01-01T00:00:00Z">
        <w:r>
          <w:t xml:space="preserve"> </w:t>
        </w:r>
      </w:ins>
      <w:ins w:id="3484" w:author="PR Preview" w:date="2026-01-01T00:00:00Z">
        <w:r>
          <w:t xml:space="preserve">2026. Available:</w:t>
        </w:r>
      </w:ins>
      <w:ins w:id="3485" w:author="PR Preview" w:date="2026-01-01T00:00:00Z">
        <w:r>
          <w:t xml:space="preserve"> </w:t>
        </w:r>
      </w:ins>
      <w:hyperlink r:id="rId394">
        <w:ins w:id="3486" w:author="PR Preview" w:date="2026-01-01T00:00:00Z">
          <w:r>
            <w:rPr>
              <w:rStyle w:val="Hyperlink"/>
            </w:rPr>
            <w:t xml:space="preserve">https://en.wikipedia.org/wiki/Complex_conjugate</w:t>
          </w:r>
        </w:ins>
      </w:hyperlink>
    </w:p>
    <w:bookmarkEnd w:id="395"/>
    <w:bookmarkStart w:id="397" w:name="ref-abramson2021algebra"/>
    <w:p>
      <w:pPr>
        <w:pStyle w:val="Bibliography"/>
      </w:pPr>
      <w:ins w:id="3487" w:author="PR Preview" w:date="2026-01-01T00:00:00Z">
        <w:r>
          <w:t xml:space="preserve">[41]</w:t>
        </w:r>
      </w:ins>
      <w:ins w:id="3488" w:author="PR Preview" w:date="2026-01-01T00:00:00Z">
        <w:r>
          <w:t xml:space="preserve"> </w:t>
        </w:r>
      </w:ins>
      <w:ins w:id="3489" w:author="PR Preview" w:date="2026-01-01T00:00:00Z">
        <w:r>
          <w:t xml:space="preserve">	</w:t>
        </w:r>
      </w:ins>
      <w:ins w:id="3490" w:author="PR Preview" w:date="2026-01-01T00:00:00Z">
        <w:r>
          <w:t xml:space="preserve">J. Abramson</w:t>
        </w:r>
      </w:ins>
      <w:ins w:id="3491" w:author="PR Preview" w:date="2026-01-01T00:00:00Z">
        <w:r>
          <w:t xml:space="preserve"> </w:t>
        </w:r>
      </w:ins>
      <w:ins w:id="3492" w:author="PR Preview" w:date="2026-01-01T00:00:00Z">
        <w:r>
          <w:rPr>
            <w:i/>
            <w:iCs/>
          </w:rPr>
          <w:t xml:space="preserve">et al.</w:t>
        </w:r>
      </w:ins>
      <w:ins w:id="3493" w:author="PR Preview" w:date="2026-01-01T00:00:00Z">
        <w:r>
          <w:t xml:space="preserve">,</w:t>
        </w:r>
      </w:ins>
      <w:ins w:id="3494" w:author="PR Preview" w:date="2026-01-01T00:00:00Z">
        <w:r>
          <w:t xml:space="preserve"> </w:t>
        </w:r>
      </w:ins>
      <w:ins w:id="3495" w:author="PR Preview" w:date="2026-01-01T00:00:00Z">
        <w:r>
          <w:rPr>
            <w:i/>
            <w:iCs/>
          </w:rPr>
          <w:t xml:space="preserve">Algebra and trigonometry</w:t>
        </w:r>
      </w:ins>
      <w:ins w:id="3496" w:author="PR Preview" w:date="2026-01-01T00:00:00Z">
        <w:r>
          <w:t xml:space="preserve">, 2nd ed. OpenStax, 2021. Available:</w:t>
        </w:r>
      </w:ins>
      <w:ins w:id="3497" w:author="PR Preview" w:date="2026-01-01T00:00:00Z">
        <w:r>
          <w:t xml:space="preserve"> </w:t>
        </w:r>
      </w:ins>
      <w:hyperlink r:id="rId396">
        <w:ins w:id="3498" w:author="PR Preview" w:date="2026-01-01T00:00:00Z">
          <w:r>
            <w:rPr>
              <w:rStyle w:val="Hyperlink"/>
            </w:rPr>
            <w:t xml:space="preserve">https://openstax.org/books/algebra-and-trigonometry-2e/pages/preface</w:t>
          </w:r>
        </w:ins>
      </w:hyperlink>
    </w:p>
    <w:bookmarkEnd w:id="397"/>
    <w:bookmarkEnd w:id="398"/>
    <w:bookmarkEnd w:id="3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6" Type="http://schemas.openxmlformats.org/officeDocument/2006/relationships/image" Target="media/rId186.png"/><Relationship Id="rId287" Type="http://schemas.openxmlformats.org/officeDocument/2006/relationships/image" Target="media/rId287.png"/><Relationship Id="rId182" Type="http://schemas.openxmlformats.org/officeDocument/2006/relationships/hyperlink" Target="calculus-derivatives.html#def-limit" TargetMode="External"/><Relationship Id="rId193" Type="http://schemas.openxmlformats.org/officeDocument/2006/relationships/hyperlink" Target="calculus-integration.html#def-indefinite-integral" TargetMode="External"/><Relationship Id="rId177" Type="http://schemas.openxmlformats.org/officeDocument/2006/relationships/hyperlink" Target="calculus-integration.html#def-riemann-integral" TargetMode="External"/><Relationship Id="rId147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39" Type="http://schemas.openxmlformats.org/officeDocument/2006/relationships/hyperlink" Target="functions.qmd#def-inverse-function" TargetMode="External"/><Relationship Id="rId191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5" Type="http://schemas.openxmlformats.org/officeDocument/2006/relationships/hyperlink" Target="functions.qmd#def-sequence" TargetMode="External"/><Relationship Id="rId390" Type="http://schemas.openxmlformats.org/officeDocument/2006/relationships/hyperlink" Target="https://doi.org/10.1007/978-3-031-41026-0" TargetMode="External"/><Relationship Id="rId327" Type="http://schemas.openxmlformats.org/officeDocument/2006/relationships/hyperlink" Target="https://en.wikipedia.org/wiki/Absolute_value" TargetMode="External"/><Relationship Id="rId364" Type="http://schemas.openxmlformats.org/officeDocument/2006/relationships/hyperlink" Target="https://en.wikipedia.org/wiki/Affine_transformation" TargetMode="External"/><Relationship Id="rId333" Type="http://schemas.openxmlformats.org/officeDocument/2006/relationships/hyperlink" Target="https://en.wikipedia.org/wiki/Arg_max" TargetMode="External"/><Relationship Id="rId352" Type="http://schemas.openxmlformats.org/officeDocument/2006/relationships/hyperlink" Target="https://en.wikipedia.org/wiki/Associative_property" TargetMode="External"/><Relationship Id="rId337" Type="http://schemas.openxmlformats.org/officeDocument/2006/relationships/hyperlink" Target="https://en.wikipedia.org/wiki/Chord_(geometry)" TargetMode="External"/><Relationship Id="rId350" Type="http://schemas.openxmlformats.org/officeDocument/2006/relationships/hyperlink" Target="https://en.wikipedia.org/wiki/Commutative_property" TargetMode="External"/><Relationship Id="rId394" Type="http://schemas.openxmlformats.org/officeDocument/2006/relationships/hyperlink" Target="https://en.wikipedia.org/wiki/Complex_conjugate" TargetMode="External"/><Relationship Id="rId392" Type="http://schemas.openxmlformats.org/officeDocument/2006/relationships/hyperlink" Target="https://en.wikipedia.org/wiki/Complex_number" TargetMode="External"/><Relationship Id="rId378" Type="http://schemas.openxmlformats.org/officeDocument/2006/relationships/hyperlink" Target="https://en.wikipedia.org/wiki/Contour_line" TargetMode="External"/><Relationship Id="rId339" Type="http://schemas.openxmlformats.org/officeDocument/2006/relationships/hyperlink" Target="https://en.wikipedia.org/wiki/Convex_function" TargetMode="External"/><Relationship Id="rId354" Type="http://schemas.openxmlformats.org/officeDocument/2006/relationships/hyperlink" Target="https://en.wikipedia.org/wiki/Distributive_property" TargetMode="External"/><Relationship Id="rId372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70" Type="http://schemas.openxmlformats.org/officeDocument/2006/relationships/hyperlink" Target="https://en.wikipedia.org/wiki/Exponential_function" TargetMode="External"/><Relationship Id="rId323" Type="http://schemas.openxmlformats.org/officeDocument/2006/relationships/hyperlink" Target="https://en.wikipedia.org/wiki/Exponentiation" TargetMode="External"/><Relationship Id="rId319" Type="http://schemas.openxmlformats.org/officeDocument/2006/relationships/hyperlink" Target="https://en.wikipedia.org/wiki/Identity_(mathematics)" TargetMode="External"/><Relationship Id="rId348" Type="http://schemas.openxmlformats.org/officeDocument/2006/relationships/hyperlink" Target="https://en.wikipedia.org/wiki/Identity_element" TargetMode="External"/><Relationship Id="rId388" Type="http://schemas.openxmlformats.org/officeDocument/2006/relationships/hyperlink" Target="https://en.wikipedia.org/wiki/Imaginary_unit" TargetMode="External"/><Relationship Id="rId321" Type="http://schemas.openxmlformats.org/officeDocument/2006/relationships/hyperlink" Target="https://en.wikipedia.org/wiki/Inequality_(mathematics)" TargetMode="External"/><Relationship Id="rId346" Type="http://schemas.openxmlformats.org/officeDocument/2006/relationships/hyperlink" Target="https://en.wikipedia.org/wiki/Infimum_and_supremum" TargetMode="External"/><Relationship Id="rId343" Type="http://schemas.openxmlformats.org/officeDocument/2006/relationships/hyperlink" Target="https://en.wikipedia.org/wiki/Least-upper-bound_property" TargetMode="External"/><Relationship Id="rId356" Type="http://schemas.openxmlformats.org/officeDocument/2006/relationships/hyperlink" Target="https://en.wikipedia.org/wiki/Like_terms" TargetMode="External"/><Relationship Id="rId368" Type="http://schemas.openxmlformats.org/officeDocument/2006/relationships/hyperlink" Target="https://en.wikipedia.org/wiki/Limit_of_a_sequence" TargetMode="External"/><Relationship Id="rId335" Type="http://schemas.openxmlformats.org/officeDocument/2006/relationships/hyperlink" Target="https://en.wikipedia.org/wiki/Line_segment" TargetMode="External"/><Relationship Id="rId331" Type="http://schemas.openxmlformats.org/officeDocument/2006/relationships/hyperlink" Target="https://en.wikipedia.org/wiki/Maxima_and_minima" TargetMode="External"/><Relationship Id="rId374" Type="http://schemas.openxmlformats.org/officeDocument/2006/relationships/hyperlink" Target="https://en.wikipedia.org/wiki/Natural_logarithm" TargetMode="External"/><Relationship Id="rId362" Type="http://schemas.openxmlformats.org/officeDocument/2006/relationships/hyperlink" Target="https://en.wikipedia.org/wiki/Parabola" TargetMode="External"/><Relationship Id="rId329" Type="http://schemas.openxmlformats.org/officeDocument/2006/relationships/hyperlink" Target="https://en.wikipedia.org/wiki/Percentage" TargetMode="External"/><Relationship Id="rId382" Type="http://schemas.openxmlformats.org/officeDocument/2006/relationships/hyperlink" Target="https://en.wikipedia.org/wiki/Pi" TargetMode="External"/><Relationship Id="rId358" Type="http://schemas.openxmlformats.org/officeDocument/2006/relationships/hyperlink" Target="https://en.wikipedia.org/wiki/Polynomial" TargetMode="External"/><Relationship Id="rId168" Type="http://schemas.openxmlformats.org/officeDocument/2006/relationships/hyperlink" Target="https://en.wikipedia.org/wiki/Population_proportion" TargetMode="External"/><Relationship Id="rId175" Type="http://schemas.openxmlformats.org/officeDocument/2006/relationships/hyperlink" Target="https://en.wikipedia.org/wiki/Population_proportion#Mathematical_definition" TargetMode="External"/><Relationship Id="rId169" Type="http://schemas.openxmlformats.org/officeDocument/2006/relationships/hyperlink" Target="https://en.wikipedia.org/wiki/Proportion_(mathematics)" TargetMode="External"/><Relationship Id="rId172" Type="http://schemas.openxmlformats.org/officeDocument/2006/relationships/hyperlink" Target="https://en.wikipedia.org/wiki/Proportionality_(mathematics)" TargetMode="External"/><Relationship Id="rId386" Type="http://schemas.openxmlformats.org/officeDocument/2006/relationships/hyperlink" Target="https://en.wikipedia.org/wiki/Pythagorean_trigonometric_identity" TargetMode="External"/><Relationship Id="rId360" Type="http://schemas.openxmlformats.org/officeDocument/2006/relationships/hyperlink" Target="https://en.wikipedia.org/wiki/Quadratic_function" TargetMode="External"/><Relationship Id="rId164" Type="http://schemas.openxmlformats.org/officeDocument/2006/relationships/hyperlink" Target="https://en.wikipedia.org/wiki/Rate_(mathematics)" TargetMode="External"/><Relationship Id="rId165" Type="http://schemas.openxmlformats.org/officeDocument/2006/relationships/hyperlink" Target="https://en.wikipedia.org/wiki/Ratio" TargetMode="External"/><Relationship Id="rId384" Type="http://schemas.openxmlformats.org/officeDocument/2006/relationships/hyperlink" Target="https://en.wikipedia.org/wiki/Sine_and_cosine" TargetMode="External"/><Relationship Id="rId366" Type="http://schemas.openxmlformats.org/officeDocument/2006/relationships/hyperlink" Target="https://en.wikipedia.org/wiki/Slope" TargetMode="External"/><Relationship Id="rId325" Type="http://schemas.openxmlformats.org/officeDocument/2006/relationships/hyperlink" Target="https://en.wikipedia.org/wiki/Square_root" TargetMode="External"/><Relationship Id="rId376" Type="http://schemas.openxmlformats.org/officeDocument/2006/relationships/hyperlink" Target="https://en.wikipedia.org/wiki/Tarski%27s_high_school_algebra_problem" TargetMode="External"/><Relationship Id="rId317" Type="http://schemas.openxmlformats.org/officeDocument/2006/relationships/hyperlink" Target="https://en.wikipedia.org/wiki/Transitive_relation" TargetMode="External"/><Relationship Id="rId380" Type="http://schemas.openxmlformats.org/officeDocument/2006/relationships/hyperlink" Target="https://en.wikipedia.org/wiki/Unit_circle" TargetMode="External"/><Relationship Id="rId341" Type="http://schemas.openxmlformats.org/officeDocument/2006/relationships/hyperlink" Target="https://en.wikipedia.org/wiki/Upper_and_lower_bounds" TargetMode="External"/><Relationship Id="rId190" Type="http://schemas.openxmlformats.org/officeDocument/2006/relationships/hyperlink" Target="https://morrison-lab.github.io/pds/random-variables.html#def-random-variable" TargetMode="External"/><Relationship Id="rId396" Type="http://schemas.openxmlformats.org/officeDocument/2006/relationships/hyperlink" Target="https://openstax.org/books/algebra-and-trigonometry-2e/pages/preface" TargetMode="External"/><Relationship Id="rId221" Type="http://schemas.openxmlformats.org/officeDocument/2006/relationships/hyperlink" Target="linear-algebra-matrices.html#def-linear-map" TargetMode="External"/><Relationship Id="rId222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7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48" Type="http://schemas.openxmlformats.org/officeDocument/2006/relationships/hyperlink" Target="sets.qmd#def-interval" TargetMode="External"/><Relationship Id="rId148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2" Type="http://schemas.openxmlformats.org/officeDocument/2006/relationships/hyperlink" Target="calculus-derivatives.html#def-limit" TargetMode="External"/><Relationship Id="rId193" Type="http://schemas.openxmlformats.org/officeDocument/2006/relationships/hyperlink" Target="calculus-integration.html#def-indefinite-integral" TargetMode="External"/><Relationship Id="rId177" Type="http://schemas.openxmlformats.org/officeDocument/2006/relationships/hyperlink" Target="calculus-integration.html#def-riemann-integral" TargetMode="External"/><Relationship Id="rId147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39" Type="http://schemas.openxmlformats.org/officeDocument/2006/relationships/hyperlink" Target="functions.qmd#def-inverse-function" TargetMode="External"/><Relationship Id="rId191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5" Type="http://schemas.openxmlformats.org/officeDocument/2006/relationships/hyperlink" Target="functions.qmd#def-sequence" TargetMode="External"/><Relationship Id="rId390" Type="http://schemas.openxmlformats.org/officeDocument/2006/relationships/hyperlink" Target="https://doi.org/10.1007/978-3-031-41026-0" TargetMode="External"/><Relationship Id="rId327" Type="http://schemas.openxmlformats.org/officeDocument/2006/relationships/hyperlink" Target="https://en.wikipedia.org/wiki/Absolute_value" TargetMode="External"/><Relationship Id="rId364" Type="http://schemas.openxmlformats.org/officeDocument/2006/relationships/hyperlink" Target="https://en.wikipedia.org/wiki/Affine_transformation" TargetMode="External"/><Relationship Id="rId333" Type="http://schemas.openxmlformats.org/officeDocument/2006/relationships/hyperlink" Target="https://en.wikipedia.org/wiki/Arg_max" TargetMode="External"/><Relationship Id="rId352" Type="http://schemas.openxmlformats.org/officeDocument/2006/relationships/hyperlink" Target="https://en.wikipedia.org/wiki/Associative_property" TargetMode="External"/><Relationship Id="rId337" Type="http://schemas.openxmlformats.org/officeDocument/2006/relationships/hyperlink" Target="https://en.wikipedia.org/wiki/Chord_(geometry)" TargetMode="External"/><Relationship Id="rId350" Type="http://schemas.openxmlformats.org/officeDocument/2006/relationships/hyperlink" Target="https://en.wikipedia.org/wiki/Commutative_property" TargetMode="External"/><Relationship Id="rId394" Type="http://schemas.openxmlformats.org/officeDocument/2006/relationships/hyperlink" Target="https://en.wikipedia.org/wiki/Complex_conjugate" TargetMode="External"/><Relationship Id="rId392" Type="http://schemas.openxmlformats.org/officeDocument/2006/relationships/hyperlink" Target="https://en.wikipedia.org/wiki/Complex_number" TargetMode="External"/><Relationship Id="rId378" Type="http://schemas.openxmlformats.org/officeDocument/2006/relationships/hyperlink" Target="https://en.wikipedia.org/wiki/Contour_line" TargetMode="External"/><Relationship Id="rId339" Type="http://schemas.openxmlformats.org/officeDocument/2006/relationships/hyperlink" Target="https://en.wikipedia.org/wiki/Convex_function" TargetMode="External"/><Relationship Id="rId354" Type="http://schemas.openxmlformats.org/officeDocument/2006/relationships/hyperlink" Target="https://en.wikipedia.org/wiki/Distributive_property" TargetMode="External"/><Relationship Id="rId372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70" Type="http://schemas.openxmlformats.org/officeDocument/2006/relationships/hyperlink" Target="https://en.wikipedia.org/wiki/Exponential_function" TargetMode="External"/><Relationship Id="rId323" Type="http://schemas.openxmlformats.org/officeDocument/2006/relationships/hyperlink" Target="https://en.wikipedia.org/wiki/Exponentiation" TargetMode="External"/><Relationship Id="rId319" Type="http://schemas.openxmlformats.org/officeDocument/2006/relationships/hyperlink" Target="https://en.wikipedia.org/wiki/Identity_(mathematics)" TargetMode="External"/><Relationship Id="rId348" Type="http://schemas.openxmlformats.org/officeDocument/2006/relationships/hyperlink" Target="https://en.wikipedia.org/wiki/Identity_element" TargetMode="External"/><Relationship Id="rId388" Type="http://schemas.openxmlformats.org/officeDocument/2006/relationships/hyperlink" Target="https://en.wikipedia.org/wiki/Imaginary_unit" TargetMode="External"/><Relationship Id="rId321" Type="http://schemas.openxmlformats.org/officeDocument/2006/relationships/hyperlink" Target="https://en.wikipedia.org/wiki/Inequality_(mathematics)" TargetMode="External"/><Relationship Id="rId346" Type="http://schemas.openxmlformats.org/officeDocument/2006/relationships/hyperlink" Target="https://en.wikipedia.org/wiki/Infimum_and_supremum" TargetMode="External"/><Relationship Id="rId343" Type="http://schemas.openxmlformats.org/officeDocument/2006/relationships/hyperlink" Target="https://en.wikipedia.org/wiki/Least-upper-bound_property" TargetMode="External"/><Relationship Id="rId356" Type="http://schemas.openxmlformats.org/officeDocument/2006/relationships/hyperlink" Target="https://en.wikipedia.org/wiki/Like_terms" TargetMode="External"/><Relationship Id="rId368" Type="http://schemas.openxmlformats.org/officeDocument/2006/relationships/hyperlink" Target="https://en.wikipedia.org/wiki/Limit_of_a_sequence" TargetMode="External"/><Relationship Id="rId335" Type="http://schemas.openxmlformats.org/officeDocument/2006/relationships/hyperlink" Target="https://en.wikipedia.org/wiki/Line_segment" TargetMode="External"/><Relationship Id="rId331" Type="http://schemas.openxmlformats.org/officeDocument/2006/relationships/hyperlink" Target="https://en.wikipedia.org/wiki/Maxima_and_minima" TargetMode="External"/><Relationship Id="rId374" Type="http://schemas.openxmlformats.org/officeDocument/2006/relationships/hyperlink" Target="https://en.wikipedia.org/wiki/Natural_logarithm" TargetMode="External"/><Relationship Id="rId362" Type="http://schemas.openxmlformats.org/officeDocument/2006/relationships/hyperlink" Target="https://en.wikipedia.org/wiki/Parabola" TargetMode="External"/><Relationship Id="rId329" Type="http://schemas.openxmlformats.org/officeDocument/2006/relationships/hyperlink" Target="https://en.wikipedia.org/wiki/Percentage" TargetMode="External"/><Relationship Id="rId382" Type="http://schemas.openxmlformats.org/officeDocument/2006/relationships/hyperlink" Target="https://en.wikipedia.org/wiki/Pi" TargetMode="External"/><Relationship Id="rId358" Type="http://schemas.openxmlformats.org/officeDocument/2006/relationships/hyperlink" Target="https://en.wikipedia.org/wiki/Polynomial" TargetMode="External"/><Relationship Id="rId168" Type="http://schemas.openxmlformats.org/officeDocument/2006/relationships/hyperlink" Target="https://en.wikipedia.org/wiki/Population_proportion" TargetMode="External"/><Relationship Id="rId175" Type="http://schemas.openxmlformats.org/officeDocument/2006/relationships/hyperlink" Target="https://en.wikipedia.org/wiki/Population_proportion#Mathematical_definition" TargetMode="External"/><Relationship Id="rId169" Type="http://schemas.openxmlformats.org/officeDocument/2006/relationships/hyperlink" Target="https://en.wikipedia.org/wiki/Proportion_(mathematics)" TargetMode="External"/><Relationship Id="rId172" Type="http://schemas.openxmlformats.org/officeDocument/2006/relationships/hyperlink" Target="https://en.wikipedia.org/wiki/Proportionality_(mathematics)" TargetMode="External"/><Relationship Id="rId386" Type="http://schemas.openxmlformats.org/officeDocument/2006/relationships/hyperlink" Target="https://en.wikipedia.org/wiki/Pythagorean_trigonometric_identity" TargetMode="External"/><Relationship Id="rId360" Type="http://schemas.openxmlformats.org/officeDocument/2006/relationships/hyperlink" Target="https://en.wikipedia.org/wiki/Quadratic_function" TargetMode="External"/><Relationship Id="rId164" Type="http://schemas.openxmlformats.org/officeDocument/2006/relationships/hyperlink" Target="https://en.wikipedia.org/wiki/Rate_(mathematics)" TargetMode="External"/><Relationship Id="rId165" Type="http://schemas.openxmlformats.org/officeDocument/2006/relationships/hyperlink" Target="https://en.wikipedia.org/wiki/Ratio" TargetMode="External"/><Relationship Id="rId384" Type="http://schemas.openxmlformats.org/officeDocument/2006/relationships/hyperlink" Target="https://en.wikipedia.org/wiki/Sine_and_cosine" TargetMode="External"/><Relationship Id="rId366" Type="http://schemas.openxmlformats.org/officeDocument/2006/relationships/hyperlink" Target="https://en.wikipedia.org/wiki/Slope" TargetMode="External"/><Relationship Id="rId325" Type="http://schemas.openxmlformats.org/officeDocument/2006/relationships/hyperlink" Target="https://en.wikipedia.org/wiki/Square_root" TargetMode="External"/><Relationship Id="rId376" Type="http://schemas.openxmlformats.org/officeDocument/2006/relationships/hyperlink" Target="https://en.wikipedia.org/wiki/Tarski%27s_high_school_algebra_problem" TargetMode="External"/><Relationship Id="rId317" Type="http://schemas.openxmlformats.org/officeDocument/2006/relationships/hyperlink" Target="https://en.wikipedia.org/wiki/Transitive_relation" TargetMode="External"/><Relationship Id="rId380" Type="http://schemas.openxmlformats.org/officeDocument/2006/relationships/hyperlink" Target="https://en.wikipedia.org/wiki/Unit_circle" TargetMode="External"/><Relationship Id="rId341" Type="http://schemas.openxmlformats.org/officeDocument/2006/relationships/hyperlink" Target="https://en.wikipedia.org/wiki/Upper_and_lower_bounds" TargetMode="External"/><Relationship Id="rId190" Type="http://schemas.openxmlformats.org/officeDocument/2006/relationships/hyperlink" Target="https://morrison-lab.github.io/pds/random-variables.html#def-random-variable" TargetMode="External"/><Relationship Id="rId396" Type="http://schemas.openxmlformats.org/officeDocument/2006/relationships/hyperlink" Target="https://openstax.org/books/algebra-and-trigonometry-2e/pages/preface" TargetMode="External"/><Relationship Id="rId221" Type="http://schemas.openxmlformats.org/officeDocument/2006/relationships/hyperlink" Target="linear-algebra-matrices.html#def-linear-map" TargetMode="External"/><Relationship Id="rId222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7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48" Type="http://schemas.openxmlformats.org/officeDocument/2006/relationships/hyperlink" Target="sets.qmd#def-interval" TargetMode="External"/><Relationship Id="rId148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2026-10-18T08:22:05Z</dcterms:created>
  <dcterms:modified xsi:type="dcterms:W3CDTF">2026-10-18T08:22:05Z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