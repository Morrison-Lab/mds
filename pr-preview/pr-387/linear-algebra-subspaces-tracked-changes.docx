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2026-10-17 22:01:17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01:02:57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(Linearly independent vectors)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Vectors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$\mathord{\smash[b]{\underset{\raise.3ex\hbox{$\scriptstyle\sim$}}{v}}\vphantom{v}}_1, \ldots, \mathord{\smash[b]{\underset{\raise.3ex\hbox{$\scriptstyle\sim$}}{v}}\vphantom{v}}_k$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of the same length</w:delText>
        </w:r>
      </w:del>
      <w:del w:id="10" w:author="PR Preview" w:date="2026-01-01T00:00:00Z">
        <w:r>
          <w:delText xml:space="preserve"> </w:delText>
        </w:r>
      </w:del>
      <m:oMath>
        <m:r>
          <m:t>p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are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rPr>
            <w:b/>
            <w:bCs/>
          </w:rPr>
          <w:delText xml:space="preserve">linearly independent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(Wikipedia contributors 2026c)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if the only numbers</w:delText>
        </w:r>
      </w:del>
      <w:del w:id="19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with</w:delText>
        </w:r>
      </w:del>
    </w:p>
    <w:p>
      <w:pPr>
        <w:pStyle w:val="FirstParagraph"/>
      </w:pPr>
      <w:ins w:id="22" w:author="PR Preview" w:date="2026-01-01T00:00:00Z">
        <w:r>
          <w:rPr>
            <w:b/>
            <w:bCs/>
          </w:rPr>
          <w:t xml:space="preserve">Definition 1 (Linearly independent vectors)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Vectors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$\mathord{\smash[b]{\underset{\raise.3ex\hbox{$\scriptstyle\sim$}}{v}}\vphantom{v}}_1, \ldots, \mathord{\smash[b]{\underset{\raise.3ex\hbox{$\scriptstyle\sim$}}{v}}\vphantom{v}}_k$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of the same length</w:t>
        </w:r>
      </w:ins>
      <w:ins w:id="29" w:author="PR Preview" w:date="2026-01-01T00:00:00Z">
        <w:r>
          <w:t xml:space="preserve"> </w:t>
        </w:r>
      </w:ins>
      <m:oMath>
        <m:r>
          <m:t>p</m:t>
        </m:r>
      </m:oMath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are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rPr>
            <w:b/>
            <w:bCs/>
          </w:rPr>
          <w:t xml:space="preserve">linearly independent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[1]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if the only numbers</w:t>
        </w:r>
      </w:ins>
      <w:ins w:id="38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with</w:t>
        </w:r>
      </w:ins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del w:id="41" w:author="PR Preview" w:date="2026-01-01T00:00:00Z">
        <w:r>
          <w:rPr>
            <w:b/>
            <w:bCs/>
          </w:rPr>
          <w:delText xml:space="preserve">Definition 2 (Rank)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The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rPr>
            <w:b/>
            <w:bCs/>
          </w:rPr>
          <w:delText xml:space="preserve">rank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(Wikipedia contributors 2026f)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of a matrix</w:delText>
        </w:r>
      </w:del>
      <w:del w:id="5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1" w:author="PR Preview" w:date="2026-01-01T00:00:00Z">
        <w:r>
          <w:delText xml:space="preserve">, written</w:delText>
        </w:r>
      </w:del>
      <w:del w:id="52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53" w:author="PR Preview" w:date="2026-01-01T00:00:00Z">
        <w:r>
          <w:delText xml:space="preserve">,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is the largest number of columns of</w:delText>
        </w:r>
      </w:del>
      <w:del w:id="5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that are linearly independent (</w:delText>
        </w:r>
      </w:del>
      <w:hyperlink w:anchor="def-linearly-independent">
        <w:del w:id="59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60" w:author="PR Preview" w:date="2026-01-01T00:00:00Z">
        <w:r>
          <w:delText xml:space="preserve">).</w:delText>
        </w:r>
      </w:del>
    </w:p>
    <w:p>
      <w:pPr>
        <w:pStyle w:val="FirstParagraph"/>
      </w:pPr>
      <w:ins w:id="61" w:author="PR Preview" w:date="2026-01-01T00:00:00Z">
        <w:r>
          <w:rPr>
            <w:b/>
            <w:bCs/>
          </w:rPr>
          <w:t xml:space="preserve">Definition 2 (Rank)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The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rPr>
            <w:b/>
            <w:bCs/>
          </w:rPr>
          <w:t xml:space="preserve">rank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[2]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of a matrix</w:t>
        </w:r>
      </w:ins>
      <w:ins w:id="7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1" w:author="PR Preview" w:date="2026-01-01T00:00:00Z">
        <w:r>
          <w:t xml:space="preserve">, written</w:t>
        </w:r>
      </w:ins>
      <w:ins w:id="72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73" w:author="PR Preview" w:date="2026-01-01T00:00:00Z">
        <w:r>
          <w:t xml:space="preserve">,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is the largest number of columns of</w:t>
        </w:r>
      </w:ins>
      <w:ins w:id="7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that are linearly independent (</w:t>
        </w:r>
      </w:ins>
      <w:hyperlink w:anchor="def-linearly-independent">
        <w:ins w:id="79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80" w:author="PR Preview" w:date="2026-01-01T00:00:00Z">
        <w:r>
          <w:t xml:space="preserve">).</w:t>
        </w:r>
      </w:ins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3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del w:id="81" w:author="PR Preview" w:date="2026-01-01T00:00:00Z">
        <w:r>
          <w:rPr>
            <w:b/>
            <w:bCs/>
          </w:rPr>
          <w:delText xml:space="preserve">Definition 4 (Subspace (linear subspace, vector space, linear space))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A set</w:delText>
        </w:r>
      </w:del>
      <w:del w:id="8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of vectors in</w:delText>
        </w:r>
      </w:del>
      <w:del w:id="8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is a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rPr>
            <w:b/>
            <w:bCs/>
          </w:rPr>
          <w:delText xml:space="preserve">subspace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(Wikipedia contributors 2026e)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of</w:delText>
        </w:r>
      </w:del>
      <w:del w:id="96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if it is not empty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and it is closed under vector addition and scalar multiplication:</w:delText>
        </w:r>
      </w:del>
    </w:p>
    <w:p>
      <w:pPr>
        <w:pStyle w:val="FirstParagraph"/>
      </w:pPr>
      <w:ins w:id="101" w:author="PR Preview" w:date="2026-01-01T00:00:00Z">
        <w:r>
          <w:rPr>
            <w:b/>
            <w:bCs/>
          </w:rPr>
          <w:t xml:space="preserve">Definition 4 (Subspace (linear subspace, vector space, linear space))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A set</w:t>
        </w:r>
      </w:ins>
      <w:ins w:id="10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of vectors in</w:t>
        </w:r>
      </w:ins>
      <w:ins w:id="107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is a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rPr>
            <w:b/>
            <w:bCs/>
          </w:rPr>
          <w:t xml:space="preserve">subspace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[4]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of</w:t>
        </w:r>
      </w:ins>
      <w:ins w:id="11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if it is not empty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and it is closed under vector addition and scalar multiplication:</w:t>
        </w:r>
      </w:ins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del w:id="121" w:author="PR Preview" w:date="2026-01-01T00:00:00Z">
        <w:r>
          <w:rPr>
            <w:b/>
            <w:bCs/>
          </w:rPr>
          <w:delText xml:space="preserve">Definition 5 (Span)</w:delText>
        </w:r>
      </w:del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The</w:delText>
        </w:r>
      </w:del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rPr>
            <w:b/>
            <w:bCs/>
          </w:rPr>
          <w:delText xml:space="preserve">span</w:delText>
        </w:r>
      </w:del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delText xml:space="preserve">(Wikipedia contributors 2026d)</w:delText>
        </w:r>
      </w:del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of vectors</w:delText>
        </w:r>
      </w:del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$\mathord{\smash[b]{\underset{\raise.3ex\hbox{$\scriptstyle\sim$}}{v}}\vphantom{v}}_1, \ldots, \mathord{\smash[b]{\underset{\raise.3ex\hbox{$\scriptstyle\sim$}}{v}}\vphantom{v}}_k \in \mathbb{R}^p$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is the set of all their linear combinations:</w:delText>
        </w:r>
      </w:del>
    </w:p>
    <w:p>
      <w:pPr>
        <w:pStyle w:val="BodyText"/>
      </w:pPr>
      <w:ins w:id="134" w:author="PR Preview" w:date="2026-01-01T00:00:00Z">
        <w:r>
          <w:rPr>
            <w:b/>
            <w:bCs/>
          </w:rPr>
          <w:t xml:space="preserve">Definition 5 (Span)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The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rPr>
            <w:b/>
            <w:bCs/>
          </w:rPr>
          <w:t xml:space="preserve">span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[5]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of vectors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$\mathord{\smash[b]{\underset{\raise.3ex\hbox{$\scriptstyle\sim$}}{v}}\vphantom{v}}_1, \ldots, \mathord{\smash[b]{\underset{\raise.3ex\hbox{$\scriptstyle\sim$}}{v}}\vphantom{v}}_k \in \mathbb{R}^p$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is the set of all their linear combinations:</w:t>
        </w:r>
      </w:ins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del w:id="147" w:author="PR Preview" w:date="2026-01-01T00:00:00Z">
        <w:r>
          <w:rPr>
            <w:b/>
            <w:bCs/>
          </w:rPr>
          <w:delText xml:space="preserve">Definition 6 (Basis)</w:delText>
        </w:r>
      </w:del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A</w:delText>
        </w:r>
      </w:del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rPr>
            <w:b/>
            <w:bCs/>
          </w:rPr>
          <w:delText xml:space="preserve">basis</w:delText>
        </w:r>
      </w:del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(Wikipedia contributors 2026a)</w:delText>
        </w:r>
      </w:del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of a subspace</w:delText>
        </w:r>
      </w:del>
      <w:del w:id="15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57" w:author="PR Preview" w:date="2026-01-01T00:00:00Z">
        <w:r>
          <w:delText xml:space="preserve"> </w:delText>
        </w:r>
      </w:del>
      <w:del w:id="158" w:author="PR Preview" w:date="2026-01-01T00:00:00Z">
        <w:r>
          <w:delText xml:space="preserve">(</w:delText>
        </w:r>
      </w:del>
      <w:hyperlink w:anchor="def-subspace">
        <w:del w:id="159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160" w:author="PR Preview" w:date="2026-01-01T00:00:00Z">
        <w:r>
          <w:delText xml:space="preserve">)</w:delText>
        </w:r>
      </w:del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delText xml:space="preserve">is a list of vectors that are linearly independent (</w:delText>
        </w:r>
      </w:del>
      <w:hyperlink w:anchor="def-linearly-independent">
        <w:del w:id="163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164" w:author="PR Preview" w:date="2026-01-01T00:00:00Z">
        <w:r>
          <w:delText xml:space="preserve">)</w:delText>
        </w:r>
      </w:del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and span</w:delText>
        </w:r>
      </w:del>
      <w:del w:id="16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(</w:delText>
        </w:r>
      </w:del>
      <w:hyperlink w:anchor="def-span">
        <w:del w:id="170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171" w:author="PR Preview" w:date="2026-01-01T00:00:00Z">
        <w:r>
          <w:delText xml:space="preserve">).</w:delText>
        </w:r>
      </w:del>
    </w:p>
    <w:p>
      <w:pPr>
        <w:pStyle w:val="BodyText"/>
      </w:pPr>
      <w:ins w:id="172" w:author="PR Preview" w:date="2026-01-01T00:00:00Z">
        <w:r>
          <w:rPr>
            <w:b/>
            <w:bCs/>
          </w:rPr>
          <w:t xml:space="preserve">Definition 6 (Basis)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A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rPr>
            <w:b/>
            <w:bCs/>
          </w:rPr>
          <w:t xml:space="preserve">basis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[6]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of a subspace</w:t>
        </w:r>
      </w:ins>
      <w:ins w:id="18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(</w:t>
        </w:r>
      </w:ins>
      <w:hyperlink w:anchor="def-subspace">
        <w:ins w:id="184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85" w:author="PR Preview" w:date="2026-01-01T00:00:00Z">
        <w:r>
          <w:t xml:space="preserve">)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is a list of vectors that are linearly independent (</w:t>
        </w:r>
      </w:ins>
      <w:hyperlink w:anchor="def-linearly-independent">
        <w:ins w:id="188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89" w:author="PR Preview" w:date="2026-01-01T00:00:00Z">
        <w:r>
          <w:t xml:space="preserve">)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and span</w:t>
        </w:r>
      </w:ins>
      <w:ins w:id="19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(</w:t>
        </w:r>
      </w:ins>
      <w:hyperlink w:anchor="def-span">
        <w:ins w:id="195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96" w:author="PR Preview" w:date="2026-01-01T00:00:00Z">
        <w:r>
          <w:t xml:space="preserve">).</w:t>
        </w:r>
      </w:ins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del w:id="197" w:author="PR Preview" w:date="2026-01-01T00:00:00Z">
        <w:r>
          <w:rPr>
            <w:b/>
            <w:bCs/>
          </w:rPr>
          <w:delText xml:space="preserve">Definition 7 (Coordinates in a basis)</w:delText>
        </w:r>
      </w:del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delText xml:space="preserve">Let</w:delText>
        </w:r>
      </w:del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delText xml:space="preserve">$\mathord{\smash[b]{\underset{\raise.3ex\hbox{$\scriptstyle\sim$}}{a}}\vphantom{a}}_1, \ldots, \mathord{\smash[b]{\underset{\raise.3ex\hbox{$\scriptstyle\sim$}}{a}}\vphantom{a}}_k$</w:delText>
        </w:r>
      </w:del>
      <w:del w:id="202" w:author="PR Preview" w:date="2026-01-01T00:00:00Z">
        <w:r>
          <w:delText xml:space="preserve"> </w:delText>
        </w:r>
      </w:del>
      <w:del w:id="203" w:author="PR Preview" w:date="2026-01-01T00:00:00Z">
        <w:r>
          <w:delText xml:space="preserve">be a basis of a subspace</w:delText>
        </w:r>
      </w:del>
      <w:del w:id="20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(</w:delText>
        </w:r>
      </w:del>
      <w:hyperlink w:anchor="def-basis">
        <w:del w:id="207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208" w:author="PR Preview" w:date="2026-01-01T00:00:00Z">
        <w:r>
          <w:delText xml:space="preserve">),</w:delText>
        </w:r>
      </w:del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and let</w:delText>
        </w:r>
      </w:del>
      <w:del w:id="211" w:author="PR Preview" w:date="2026-01-01T00:00:00Z">
        <w:r>
          <w:delText xml:space="preserve"> </w:delText>
        </w:r>
      </w:del>
      <w:del w:id="212" w:author="PR Preview" w:date="2026-01-01T00:00:00Z">
        <w:r>
          <w:delText xml:space="preserve">$\mathord{\smash[b]{\underset{\raise.3ex\hbox{$\scriptstyle\sim$}}{x}}\vphantom{x}} \in \mathcal{S}$</w:delText>
        </w:r>
      </w:del>
      <w:del w:id="213" w:author="PR Preview" w:date="2026-01-01T00:00:00Z">
        <w:r>
          <w:delText xml:space="preserve">.</w:delText>
        </w:r>
      </w:del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The</w:delText>
        </w:r>
      </w:del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rPr>
            <w:b/>
            <w:bCs/>
          </w:rPr>
          <w:delText xml:space="preserve">coordinates</w:delText>
        </w:r>
      </w:del>
      <w:del w:id="218" w:author="PR Preview" w:date="2026-01-01T00:00:00Z">
        <w:r>
          <w:delText xml:space="preserve"> </w:delText>
        </w:r>
      </w:del>
      <w:del w:id="219" w:author="PR Preview" w:date="2026-01-01T00:00:00Z">
        <w:r>
          <w:delText xml:space="preserve">(Wikipedia contributors 2026b)</w:delText>
        </w:r>
      </w:del>
      <w:del w:id="220" w:author="PR Preview" w:date="2026-01-01T00:00:00Z">
        <w:r>
          <w:delText xml:space="preserve"> </w:delText>
        </w:r>
      </w:del>
      <w:del w:id="221" w:author="PR Preview" w:date="2026-01-01T00:00:00Z">
        <w:r>
          <w:delText xml:space="preserve">of</w:delText>
        </w:r>
      </w:del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delText xml:space="preserve">$\mathord{\smash[b]{\underset{\raise.3ex\hbox{$\scriptstyle\sim$}}{x}}\vphantom{x}}$</w:delText>
        </w:r>
      </w:del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in this basis</w:delText>
        </w:r>
      </w:del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are the numbers</w:delText>
        </w:r>
      </w:del>
      <w:del w:id="228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delText xml:space="preserve">with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delText>
        </w:r>
      </w:del>
      <w:del w:id="233" w:author="PR Preview" w:date="2026-01-01T00:00:00Z">
        <w:r>
          <w:delText xml:space="preserve">.</w:delText>
        </w:r>
      </w:del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delText xml:space="preserve">By</w:delText>
        </w:r>
      </w:del>
      <w:del w:id="236" w:author="PR Preview" w:date="2026-01-01T00:00:00Z">
        <w:r>
          <w:delText xml:space="preserve"> </w:delText>
        </w:r>
      </w:del>
      <w:hyperlink w:anchor="thm-basis-unique">
        <w:del w:id="237" w:author="PR Preview" w:date="2026-01-01T00:00:00Z">
          <w:r>
            <w:rPr>
              <w:rStyle w:val="Hyperlink"/>
            </w:rPr>
            <w:delText xml:space="preserve">Theorem 6</w:delText>
          </w:r>
        </w:del>
      </w:hyperlink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there is exactly one such list of numbers.</w:delText>
        </w:r>
      </w:del>
    </w:p>
    <w:p>
      <w:pPr>
        <w:pStyle w:val="FirstParagraph"/>
      </w:pPr>
      <w:ins w:id="240" w:author="PR Preview" w:date="2026-01-01T00:00:00Z">
        <w:r>
          <w:rPr>
            <w:b/>
            <w:bCs/>
          </w:rPr>
          <w:t xml:space="preserve">Definition 7 (Coordinates in a basis)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Let</w:t>
        </w:r>
      </w:ins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$\mathord{\smash[b]{\underset{\raise.3ex\hbox{$\scriptstyle\sim$}}{a}}\vphantom{a}}_1, \ldots, \mathord{\smash[b]{\underset{\raise.3ex\hbox{$\scriptstyle\sim$}}{a}}\vphantom{a}}_k$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be a basis of a subspace</w:t>
        </w:r>
      </w:ins>
      <w:ins w:id="24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(</w:t>
        </w:r>
      </w:ins>
      <w:hyperlink w:anchor="def-basis">
        <w:ins w:id="250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251" w:author="PR Preview" w:date="2026-01-01T00:00:00Z">
        <w:r>
          <w:t xml:space="preserve">),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and let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$\mathord{\smash[b]{\underset{\raise.3ex\hbox{$\scriptstyle\sim$}}{x}}\vphantom{x}} \in \mathcal{S}$</w:t>
        </w:r>
      </w:ins>
      <w:ins w:id="256" w:author="PR Preview" w:date="2026-01-01T00:00:00Z">
        <w:r>
          <w:t xml:space="preserve">.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The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rPr>
            <w:b/>
            <w:bCs/>
          </w:rPr>
          <w:t xml:space="preserve">coordinates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[7]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of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$\mathord{\smash[b]{\underset{\raise.3ex\hbox{$\scriptstyle\sim$}}{x}}\vphantom{x}}$</w:t>
        </w:r>
      </w:ins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in this basis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are the numbers</w:t>
        </w:r>
      </w:ins>
      <w:ins w:id="271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with</w:t>
        </w:r>
      </w:ins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  </w:r>
      </w:ins>
      <w:ins w:id="276" w:author="PR Preview" w:date="2026-01-01T00:00:00Z">
        <w:r>
          <w:t xml:space="preserve">.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By</w:t>
        </w:r>
      </w:ins>
      <w:ins w:id="279" w:author="PR Preview" w:date="2026-01-01T00:00:00Z">
        <w:r>
          <w:t xml:space="preserve"> </w:t>
        </w:r>
      </w:ins>
      <w:hyperlink w:anchor="thm-basis-unique">
        <w:ins w:id="280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there is exactly one such list of numbers.</w:t>
        </w:r>
      </w:ins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End w:id="63"/>
    <w:bookmarkStart w:id="79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0"/>
        </w:numPr>
      </w:pPr>
      <w:del w:id="283" w:author="PR Preview" w:date="2026-01-01T00:00:00Z">
        <w:r>
          <w:delText xml:space="preserve">Wikipedia contributors (2026c)</w:delText>
        </w:r>
      </w:del>
      <w:del w:id="284" w:author="PR Preview" w:date="2026-01-01T00:00:00Z">
        <w:r>
          <w:delText xml:space="preserve"> </w:delText>
        </w:r>
      </w:del>
      <w:del w:id="285" w:author="PR Preview" w:date="2026-01-01T00:00:00Z">
        <w:r>
          <w:delText xml:space="preserve">— linear independence and dependence, with examples</w:delText>
        </w:r>
      </w:del>
    </w:p>
    <w:p>
      <w:pPr>
        <w:numPr>
          <w:ilvl w:val="0"/>
          <w:numId w:val="1010"/>
        </w:numPr>
      </w:pPr>
      <w:del w:id="286" w:author="PR Preview" w:date="2026-01-01T00:00:00Z">
        <w:r>
          <w:delText xml:space="preserve">Wikipedia contributors (2026d)</w:delText>
        </w:r>
      </w:del>
      <w:del w:id="287" w:author="PR Preview" w:date="2026-01-01T00:00:00Z">
        <w:r>
          <w:delText xml:space="preserve"> </w:delText>
        </w:r>
      </w:del>
      <w:del w:id="288" w:author="PR Preview" w:date="2026-01-01T00:00:00Z">
        <w:r>
          <w:delText xml:space="preserve">— the span of a set of vectors</w:delText>
        </w:r>
      </w:del>
    </w:p>
    <w:p>
      <w:pPr>
        <w:numPr>
          <w:ilvl w:val="0"/>
          <w:numId w:val="1010"/>
        </w:numPr>
      </w:pPr>
      <w:del w:id="289" w:author="PR Preview" w:date="2026-01-01T00:00:00Z">
        <w:r>
          <w:delText xml:space="preserve">Wikipedia contributors (2026e)</w:delText>
        </w:r>
      </w:del>
      <w:del w:id="290" w:author="PR Preview" w:date="2026-01-01T00:00:00Z">
        <w:r>
          <w:delText xml:space="preserve"> </w:delText>
        </w:r>
      </w:del>
      <w:del w:id="291" w:author="PR Preview" w:date="2026-01-01T00:00:00Z">
        <w:r>
          <w:delText xml:space="preserve">— linear subspaces</w:delText>
        </w:r>
      </w:del>
    </w:p>
    <w:p>
      <w:pPr>
        <w:numPr>
          <w:ilvl w:val="0"/>
          <w:numId w:val="1010"/>
        </w:numPr>
      </w:pPr>
      <w:del w:id="292" w:author="PR Preview" w:date="2026-01-01T00:00:00Z">
        <w:r>
          <w:delText xml:space="preserve">Wikipedia contributors (2026a)</w:delText>
        </w:r>
      </w:del>
      <w:del w:id="293" w:author="PR Preview" w:date="2026-01-01T00:00:00Z">
        <w:r>
          <w:delText xml:space="preserve"> </w:delText>
        </w:r>
      </w:del>
      <w:del w:id="294" w:author="PR Preview" w:date="2026-01-01T00:00:00Z">
        <w:r>
          <w:delText xml:space="preserve">— bases and dimension</w:delText>
        </w:r>
      </w:del>
    </w:p>
    <w:p>
      <w:pPr>
        <w:numPr>
          <w:ilvl w:val="0"/>
          <w:numId w:val="1010"/>
        </w:numPr>
      </w:pPr>
      <w:del w:id="295" w:author="PR Preview" w:date="2026-01-01T00:00:00Z">
        <w:r>
          <w:delText xml:space="preserve">Wikipedia contributors (2026b)</w:delText>
        </w:r>
      </w:del>
      <w:del w:id="296" w:author="PR Preview" w:date="2026-01-01T00:00:00Z">
        <w:r>
          <w:delText xml:space="preserve"> </w:delText>
        </w:r>
      </w:del>
      <w:del w:id="297" w:author="PR Preview" w:date="2026-01-01T00:00:00Z">
        <w:r>
          <w:delText xml:space="preserve">— coordinates relative to a basis</w:delText>
        </w:r>
      </w:del>
    </w:p>
    <w:p>
      <w:pPr>
        <w:numPr>
          <w:ilvl w:val="0"/>
          <w:numId w:val="1010"/>
        </w:numPr>
      </w:pPr>
      <w:del w:id="298" w:author="PR Preview" w:date="2026-01-01T00:00:00Z">
        <w:r>
          <w:delText xml:space="preserve">Wikipedia contributors (2026f)</w:delText>
        </w:r>
      </w:del>
      <w:del w:id="299" w:author="PR Preview" w:date="2026-01-01T00:00:00Z">
        <w:r>
          <w:delText xml:space="preserve"> </w:delText>
        </w:r>
      </w:del>
      <w:del w:id="300" w:author="PR Preview" w:date="2026-01-01T00:00:00Z">
        <w:r>
          <w:delText xml:space="preserve">— the rank of a matrix</w:delText>
        </w:r>
      </w:del>
    </w:p>
    <w:p>
      <w:pPr>
        <w:pStyle w:val="Bibliography"/>
      </w:pPr>
      <w:del w:id="301" w:author="PR Preview" w:date="2026-01-01T00:00:00Z">
        <w:r>
          <w:delText xml:space="preserve">Wikipedia contributors. 2026a.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rPr>
            <w:i/>
            <w:iCs/>
          </w:rPr>
          <w:delText xml:space="preserve">Basis (Linear Algebra) —</w:delText>
        </w:r>
      </w:del>
      <w:del w:id="304" w:author="PR Preview" w:date="2026-01-01T00:00:00Z">
        <w:r>
          <w:rPr>
            <w:i/>
            <w:iCs/>
          </w:rPr>
          <w:delText xml:space="preserve"> </w:delText>
        </w:r>
      </w:del>
      <w:del w:id="305" w:author="PR Preview" w:date="2026-01-01T00:00:00Z">
        <w:r>
          <w:rPr>
            <w:i/>
            <w:iCs/>
          </w:rPr>
          <w:delText xml:space="preserve">Wikipedia</w:delText>
        </w:r>
      </w:del>
      <w:del w:id="306" w:author="PR Preview" w:date="2026-01-01T00:00:00Z">
        <w:r>
          <w:rPr>
            <w:i/>
            <w:iCs/>
          </w:rPr>
          <w:delText xml:space="preserve">,</w:delText>
        </w:r>
      </w:del>
      <w:del w:id="307" w:author="PR Preview" w:date="2026-01-01T00:00:00Z">
        <w:r>
          <w:rPr>
            <w:i/>
            <w:iCs/>
          </w:rPr>
          <w:delText xml:space="preserve"> </w:delText>
        </w:r>
      </w:del>
      <w:del w:id="308" w:author="PR Preview" w:date="2026-01-01T00:00:00Z">
        <w:r>
          <w:rPr>
            <w:i/>
            <w:iCs/>
          </w:rPr>
          <w:delText xml:space="preserve">the Free Encyclopedia</w:delText>
        </w:r>
      </w:del>
      <w:del w:id="309" w:author="PR Preview" w:date="2026-01-01T00:00:00Z">
        <w:r>
          <w:delText xml:space="preserve">.</w:delText>
        </w:r>
      </w:del>
      <w:del w:id="310" w:author="PR Preview" w:date="2026-01-01T00:00:00Z">
        <w:r>
          <w:delText xml:space="preserve"> </w:delText>
        </w:r>
      </w:del>
      <w:hyperlink r:id="rId74">
        <w:del w:id="311" w:author="PR Preview" w:date="2026-01-01T00:00:00Z">
          <w:r>
            <w:rPr>
              <w:rStyle w:val="Hyperlink"/>
            </w:rPr>
            <w:delText xml:space="preserve">https://en.wikipedia.org/wiki/Basis_(linear_algebra)</w:delText>
          </w:r>
        </w:del>
      </w:hyperlink>
      <w:del w:id="312" w:author="PR Preview" w:date="2026-01-01T00:00:00Z">
        <w:r>
          <w:delText xml:space="preserve">.</w:delText>
        </w:r>
      </w:del>
    </w:p>
    <w:p>
      <w:pPr>
        <w:pStyle w:val="Bibliography"/>
      </w:pPr>
      <w:del w:id="313" w:author="PR Preview" w:date="2026-01-01T00:00:00Z">
        <w:r>
          <w:delText xml:space="preserve">Wikipedia contributors. 2026b.</w:delText>
        </w:r>
      </w:del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rPr>
            <w:i/>
            <w:iCs/>
          </w:rPr>
          <w:delText xml:space="preserve">Coordinate Vector —</w:delText>
        </w:r>
      </w:del>
      <w:del w:id="316" w:author="PR Preview" w:date="2026-01-01T00:00:00Z">
        <w:r>
          <w:rPr>
            <w:i/>
            <w:iCs/>
          </w:rPr>
          <w:delText xml:space="preserve"> </w:delText>
        </w:r>
      </w:del>
      <w:del w:id="317" w:author="PR Preview" w:date="2026-01-01T00:00:00Z">
        <w:r>
          <w:rPr>
            <w:i/>
            <w:iCs/>
          </w:rPr>
          <w:delText xml:space="preserve">Wikipedia</w:delText>
        </w:r>
      </w:del>
      <w:del w:id="318" w:author="PR Preview" w:date="2026-01-01T00:00:00Z">
        <w:r>
          <w:rPr>
            <w:i/>
            <w:iCs/>
          </w:rPr>
          <w:delText xml:space="preserve">,</w:delText>
        </w:r>
      </w:del>
      <w:del w:id="319" w:author="PR Preview" w:date="2026-01-01T00:00:00Z">
        <w:r>
          <w:rPr>
            <w:i/>
            <w:iCs/>
          </w:rPr>
          <w:delText xml:space="preserve"> </w:delText>
        </w:r>
      </w:del>
      <w:del w:id="320" w:author="PR Preview" w:date="2026-01-01T00:00:00Z">
        <w:r>
          <w:rPr>
            <w:i/>
            <w:iCs/>
          </w:rPr>
          <w:delText xml:space="preserve">the Free Encyclopedia</w:delText>
        </w:r>
      </w:del>
      <w:del w:id="321" w:author="PR Preview" w:date="2026-01-01T00:00:00Z">
        <w:r>
          <w:delText xml:space="preserve">.</w:delText>
        </w:r>
      </w:del>
      <w:del w:id="322" w:author="PR Preview" w:date="2026-01-01T00:00:00Z">
        <w:r>
          <w:delText xml:space="preserve"> </w:delText>
        </w:r>
      </w:del>
      <w:hyperlink r:id="rId76">
        <w:del w:id="323" w:author="PR Preview" w:date="2026-01-01T00:00:00Z">
          <w:r>
            <w:rPr>
              <w:rStyle w:val="Hyperlink"/>
            </w:rPr>
            <w:delText xml:space="preserve">https://en.wikipedia.org/wiki/Coordinate_vector</w:delText>
          </w:r>
        </w:del>
      </w:hyperlink>
      <w:del w:id="324" w:author="PR Preview" w:date="2026-01-01T00:00:00Z">
        <w:r>
          <w:delText xml:space="preserve">.</w:delText>
        </w:r>
      </w:del>
    </w:p>
    <w:p>
      <w:pPr>
        <w:pStyle w:val="Bibliography"/>
      </w:pPr>
      <w:del w:id="325" w:author="PR Preview" w:date="2026-01-01T00:00:00Z">
        <w:r>
          <w:delText xml:space="preserve">Wikipedia contributors. 2026c.</w:delText>
        </w:r>
      </w:del>
      <w:del w:id="326" w:author="PR Preview" w:date="2026-01-01T00:00:00Z">
        <w:r>
          <w:delText xml:space="preserve"> </w:delText>
        </w:r>
      </w:del>
      <w:del w:id="327" w:author="PR Preview" w:date="2026-01-01T00:00:00Z">
        <w:r>
          <w:rPr>
            <w:i/>
            <w:iCs/>
          </w:rPr>
          <w:delText xml:space="preserve">Linear Independence —</w:delText>
        </w:r>
      </w:del>
      <w:del w:id="328" w:author="PR Preview" w:date="2026-01-01T00:00:00Z">
        <w:r>
          <w:rPr>
            <w:i/>
            <w:iCs/>
          </w:rPr>
          <w:delText xml:space="preserve"> </w:delText>
        </w:r>
      </w:del>
      <w:del w:id="329" w:author="PR Preview" w:date="2026-01-01T00:00:00Z">
        <w:r>
          <w:rPr>
            <w:i/>
            <w:iCs/>
          </w:rPr>
          <w:delText xml:space="preserve">Wikipedia</w:delText>
        </w:r>
      </w:del>
      <w:del w:id="330" w:author="PR Preview" w:date="2026-01-01T00:00:00Z">
        <w:r>
          <w:rPr>
            <w:i/>
            <w:iCs/>
          </w:rPr>
          <w:delText xml:space="preserve">,</w:delText>
        </w:r>
      </w:del>
      <w:del w:id="331" w:author="PR Preview" w:date="2026-01-01T00:00:00Z">
        <w:r>
          <w:rPr>
            <w:i/>
            <w:iCs/>
          </w:rPr>
          <w:delText xml:space="preserve"> </w:delText>
        </w:r>
      </w:del>
      <w:del w:id="332" w:author="PR Preview" w:date="2026-01-01T00:00:00Z">
        <w:r>
          <w:rPr>
            <w:i/>
            <w:iCs/>
          </w:rPr>
          <w:delText xml:space="preserve">the Free Encyclopedia</w:delText>
        </w:r>
      </w:del>
      <w:del w:id="333" w:author="PR Preview" w:date="2026-01-01T00:00:00Z">
        <w:r>
          <w:delText xml:space="preserve">.</w:delText>
        </w:r>
      </w:del>
      <w:del w:id="334" w:author="PR Preview" w:date="2026-01-01T00:00:00Z">
        <w:r>
          <w:delText xml:space="preserve"> </w:delText>
        </w:r>
      </w:del>
      <w:hyperlink r:id="rId64">
        <w:del w:id="335" w:author="PR Preview" w:date="2026-01-01T00:00:00Z">
          <w:r>
            <w:rPr>
              <w:rStyle w:val="Hyperlink"/>
            </w:rPr>
            <w:delText xml:space="preserve">https://en.wikipedia.org/wiki/Linear_independence</w:delText>
          </w:r>
        </w:del>
      </w:hyperlink>
      <w:del w:id="336" w:author="PR Preview" w:date="2026-01-01T00:00:00Z">
        <w:r>
          <w:delText xml:space="preserve">.</w:delText>
        </w:r>
      </w:del>
    </w:p>
    <w:p>
      <w:pPr>
        <w:pStyle w:val="Bibliography"/>
      </w:pPr>
      <w:del w:id="337" w:author="PR Preview" w:date="2026-01-01T00:00:00Z">
        <w:r>
          <w:delText xml:space="preserve">Wikipedia contributors. 2026d.</w:delText>
        </w:r>
      </w:del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rPr>
            <w:i/>
            <w:iCs/>
          </w:rPr>
          <w:delText xml:space="preserve">Linear Span —</w:delText>
        </w:r>
      </w:del>
      <w:del w:id="340" w:author="PR Preview" w:date="2026-01-01T00:00:00Z">
        <w:r>
          <w:rPr>
            <w:i/>
            <w:iCs/>
          </w:rPr>
          <w:delText xml:space="preserve"> </w:delText>
        </w:r>
      </w:del>
      <w:del w:id="341" w:author="PR Preview" w:date="2026-01-01T00:00:00Z">
        <w:r>
          <w:rPr>
            <w:i/>
            <w:iCs/>
          </w:rPr>
          <w:delText xml:space="preserve">Wikipedia</w:delText>
        </w:r>
      </w:del>
      <w:del w:id="342" w:author="PR Preview" w:date="2026-01-01T00:00:00Z">
        <w:r>
          <w:rPr>
            <w:i/>
            <w:iCs/>
          </w:rPr>
          <w:delText xml:space="preserve">,</w:delText>
        </w:r>
      </w:del>
      <w:del w:id="343" w:author="PR Preview" w:date="2026-01-01T00:00:00Z">
        <w:r>
          <w:rPr>
            <w:i/>
            <w:iCs/>
          </w:rPr>
          <w:delText xml:space="preserve"> </w:delText>
        </w:r>
      </w:del>
      <w:del w:id="344" w:author="PR Preview" w:date="2026-01-01T00:00:00Z">
        <w:r>
          <w:rPr>
            <w:i/>
            <w:iCs/>
          </w:rPr>
          <w:delText xml:space="preserve">the Free Encyclopedia</w:delText>
        </w:r>
      </w:del>
      <w:del w:id="345" w:author="PR Preview" w:date="2026-01-01T00:00:00Z">
        <w:r>
          <w:delText xml:space="preserve">.</w:delText>
        </w:r>
      </w:del>
      <w:del w:id="346" w:author="PR Preview" w:date="2026-01-01T00:00:00Z">
        <w:r>
          <w:delText xml:space="preserve"> </w:delText>
        </w:r>
      </w:del>
      <w:hyperlink r:id="rId72">
        <w:del w:id="347" w:author="PR Preview" w:date="2026-01-01T00:00:00Z">
          <w:r>
            <w:rPr>
              <w:rStyle w:val="Hyperlink"/>
            </w:rPr>
            <w:delText xml:space="preserve">https://en.wikipedia.org/wiki/Linear_span</w:delText>
          </w:r>
        </w:del>
      </w:hyperlink>
      <w:del w:id="348" w:author="PR Preview" w:date="2026-01-01T00:00:00Z">
        <w:r>
          <w:delText xml:space="preserve">.</w:delText>
        </w:r>
      </w:del>
    </w:p>
    <w:p>
      <w:pPr>
        <w:pStyle w:val="Bibliography"/>
      </w:pPr>
      <w:del w:id="349" w:author="PR Preview" w:date="2026-01-01T00:00:00Z">
        <w:r>
          <w:delText xml:space="preserve">Wikipedia contributors. 2026e.</w:delText>
        </w:r>
      </w:del>
      <w:del w:id="350" w:author="PR Preview" w:date="2026-01-01T00:00:00Z">
        <w:r>
          <w:delText xml:space="preserve"> </w:delText>
        </w:r>
      </w:del>
      <w:del w:id="351" w:author="PR Preview" w:date="2026-01-01T00:00:00Z">
        <w:r>
          <w:rPr>
            <w:i/>
            <w:iCs/>
          </w:rPr>
          <w:delText xml:space="preserve">Linear Subspace —</w:delText>
        </w:r>
      </w:del>
      <w:del w:id="352" w:author="PR Preview" w:date="2026-01-01T00:00:00Z">
        <w:r>
          <w:rPr>
            <w:i/>
            <w:iCs/>
          </w:rPr>
          <w:delText xml:space="preserve"> </w:delText>
        </w:r>
      </w:del>
      <w:del w:id="353" w:author="PR Preview" w:date="2026-01-01T00:00:00Z">
        <w:r>
          <w:rPr>
            <w:i/>
            <w:iCs/>
          </w:rPr>
          <w:delText xml:space="preserve">Wikipedia</w:delText>
        </w:r>
      </w:del>
      <w:del w:id="354" w:author="PR Preview" w:date="2026-01-01T00:00:00Z">
        <w:r>
          <w:rPr>
            <w:i/>
            <w:iCs/>
          </w:rPr>
          <w:delText xml:space="preserve">,</w:delText>
        </w:r>
      </w:del>
      <w:del w:id="355" w:author="PR Preview" w:date="2026-01-01T00:00:00Z">
        <w:r>
          <w:rPr>
            <w:i/>
            <w:iCs/>
          </w:rPr>
          <w:delText xml:space="preserve"> </w:delText>
        </w:r>
      </w:del>
      <w:del w:id="356" w:author="PR Preview" w:date="2026-01-01T00:00:00Z">
        <w:r>
          <w:rPr>
            <w:i/>
            <w:iCs/>
          </w:rPr>
          <w:delText xml:space="preserve">the Free Encyclopedia</w:delText>
        </w:r>
      </w:del>
      <w:del w:id="357" w:author="PR Preview" w:date="2026-01-01T00:00:00Z">
        <w:r>
          <w:delText xml:space="preserve">.</w:delText>
        </w:r>
      </w:del>
      <w:del w:id="358" w:author="PR Preview" w:date="2026-01-01T00:00:00Z">
        <w:r>
          <w:delText xml:space="preserve"> </w:delText>
        </w:r>
      </w:del>
      <w:hyperlink r:id="rId70">
        <w:del w:id="359" w:author="PR Preview" w:date="2026-01-01T00:00:00Z">
          <w:r>
            <w:rPr>
              <w:rStyle w:val="Hyperlink"/>
            </w:rPr>
            <w:delText xml:space="preserve">https://en.wikipedia.org/wiki/Linear_subspace</w:delText>
          </w:r>
        </w:del>
      </w:hyperlink>
      <w:del w:id="360" w:author="PR Preview" w:date="2026-01-01T00:00:00Z">
        <w:r>
          <w:delText xml:space="preserve">.</w:delText>
        </w:r>
      </w:del>
    </w:p>
    <w:p>
      <w:pPr>
        <w:pStyle w:val="Bibliography"/>
      </w:pPr>
      <w:del w:id="361" w:author="PR Preview" w:date="2026-01-01T00:00:00Z">
        <w:r>
          <w:delText xml:space="preserve">Wikipedia contributors. 2026f.</w:delText>
        </w:r>
      </w:del>
      <w:del w:id="362" w:author="PR Preview" w:date="2026-01-01T00:00:00Z">
        <w:r>
          <w:delText xml:space="preserve"> </w:delText>
        </w:r>
      </w:del>
      <w:del w:id="363" w:author="PR Preview" w:date="2026-01-01T00:00:00Z">
        <w:r>
          <w:rPr>
            <w:i/>
            <w:iCs/>
          </w:rPr>
          <w:delText xml:space="preserve">Rank (Linear Algebra) —</w:delText>
        </w:r>
      </w:del>
      <w:del w:id="364" w:author="PR Preview" w:date="2026-01-01T00:00:00Z">
        <w:r>
          <w:rPr>
            <w:i/>
            <w:iCs/>
          </w:rPr>
          <w:delText xml:space="preserve"> </w:delText>
        </w:r>
      </w:del>
      <w:del w:id="365" w:author="PR Preview" w:date="2026-01-01T00:00:00Z">
        <w:r>
          <w:rPr>
            <w:i/>
            <w:iCs/>
          </w:rPr>
          <w:delText xml:space="preserve">Wikipedia</w:delText>
        </w:r>
      </w:del>
      <w:del w:id="366" w:author="PR Preview" w:date="2026-01-01T00:00:00Z">
        <w:r>
          <w:rPr>
            <w:i/>
            <w:iCs/>
          </w:rPr>
          <w:delText xml:space="preserve">,</w:delText>
        </w:r>
      </w:del>
      <w:del w:id="367" w:author="PR Preview" w:date="2026-01-01T00:00:00Z">
        <w:r>
          <w:rPr>
            <w:i/>
            <w:iCs/>
          </w:rPr>
          <w:delText xml:space="preserve"> </w:delText>
        </w:r>
      </w:del>
      <w:del w:id="368" w:author="PR Preview" w:date="2026-01-01T00:00:00Z">
        <w:r>
          <w:rPr>
            <w:i/>
            <w:iCs/>
          </w:rPr>
          <w:delText xml:space="preserve">the Free Encyclopedia</w:delText>
        </w:r>
      </w:del>
      <w:del w:id="369" w:author="PR Preview" w:date="2026-01-01T00:00:00Z">
        <w:r>
          <w:delText xml:space="preserve">.</w:delText>
        </w:r>
      </w:del>
      <w:del w:id="370" w:author="PR Preview" w:date="2026-01-01T00:00:00Z">
        <w:r>
          <w:delText xml:space="preserve"> </w:delText>
        </w:r>
      </w:del>
      <w:hyperlink r:id="rId66">
        <w:del w:id="371" w:author="PR Preview" w:date="2026-01-01T00:00:00Z">
          <w:r>
            <w:rPr>
              <w:rStyle w:val="Hyperlink"/>
            </w:rPr>
            <w:delText xml:space="preserve">https://en.wikipedia.org/wiki/Rank_(linear_algebra)</w:delText>
          </w:r>
        </w:del>
      </w:hyperlink>
      <w:del w:id="372" w:author="PR Preview" w:date="2026-01-01T00:00:00Z">
        <w:r>
          <w:delText xml:space="preserve">.</w:delText>
        </w:r>
      </w:del>
    </w:p>
    <w:p>
      <w:pPr>
        <w:pStyle w:val="Bibliography"/>
      </w:pPr>
      <w:del w:id="373" w:author="PR Preview" w:date="2026-01-01T00:00:00Z">
        <w:r>
          <w:delText xml:space="preserve">Zhou, Hua. 2024.</w:delText>
        </w:r>
      </w:del>
      <w:del w:id="374" w:author="PR Preview" w:date="2026-01-01T00:00:00Z">
        <w:r>
          <w:delText xml:space="preserve"> </w:delText>
        </w:r>
      </w:del>
      <w:del w:id="375" w:author="PR Preview" w:date="2026-01-01T00:00:00Z">
        <w:r>
          <w:rPr>
            <w:i/>
            <w:iCs/>
          </w:rPr>
          <w:delText xml:space="preserve">Vector Space</w:delText>
        </w:r>
      </w:del>
      <w:del w:id="376" w:author="PR Preview" w:date="2026-01-01T00:00:00Z">
        <w:r>
          <w:delText xml:space="preserve">. Lecture notes for Biostat 216, Mathematical Methods for Biostatistics, University of California, Los Angeles.</w:delText>
        </w:r>
      </w:del>
      <w:del w:id="377" w:author="PR Preview" w:date="2026-01-01T00:00:00Z">
        <w:r>
          <w:delText xml:space="preserve"> </w:delText>
        </w:r>
      </w:del>
      <w:hyperlink r:id="rId68">
        <w:del w:id="378" w:author="PR Preview" w:date="2026-01-01T00:00:00Z">
          <w:r>
            <w:rPr>
              <w:rStyle w:val="Hyperlink"/>
            </w:rPr>
            <w:delText xml:space="preserve">https://ucla-biostat-216.github.io/2024fall/slides/04-vecsp/04-vecsp.html</w:delText>
          </w:r>
        </w:del>
      </w:hyperlink>
      <w:del w:id="379" w:author="PR Preview" w:date="2026-01-01T00:00:00Z">
        <w:r>
          <w:delText xml:space="preserve">.</w:delText>
        </w:r>
      </w:del>
    </w:p>
    <w:p>
      <w:pPr>
        <w:numPr>
          <w:ilvl w:val="0"/>
          <w:numId w:val="1010"/>
        </w:numPr>
      </w:pPr>
      <w:ins w:id="380" w:author="PR Preview" w:date="2026-01-01T00:00:00Z">
        <w:r>
          <w:t xml:space="preserve">Wikipedia contributors [1]</w:t>
        </w:r>
      </w:ins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— linear independence and dependence, with examples</w:t>
        </w:r>
      </w:ins>
    </w:p>
    <w:p>
      <w:pPr>
        <w:numPr>
          <w:ilvl w:val="0"/>
          <w:numId w:val="1010"/>
        </w:numPr>
      </w:pPr>
      <w:ins w:id="383" w:author="PR Preview" w:date="2026-01-01T00:00:00Z">
        <w:r>
          <w:t xml:space="preserve">Wikipedia contributors [5]</w:t>
        </w:r>
      </w:ins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— the span of a set of vectors</w:t>
        </w:r>
      </w:ins>
    </w:p>
    <w:p>
      <w:pPr>
        <w:numPr>
          <w:ilvl w:val="0"/>
          <w:numId w:val="1010"/>
        </w:numPr>
      </w:pPr>
      <w:ins w:id="386" w:author="PR Preview" w:date="2026-01-01T00:00:00Z">
        <w:r>
          <w:t xml:space="preserve">Wikipedia contributors [4]</w:t>
        </w:r>
      </w:ins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— linear subspaces</w:t>
        </w:r>
      </w:ins>
    </w:p>
    <w:p>
      <w:pPr>
        <w:numPr>
          <w:ilvl w:val="0"/>
          <w:numId w:val="1010"/>
        </w:numPr>
      </w:pPr>
      <w:ins w:id="389" w:author="PR Preview" w:date="2026-01-01T00:00:00Z">
        <w:r>
          <w:t xml:space="preserve">Wikipedia contributors [6]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— bases and dimension</w:t>
        </w:r>
      </w:ins>
    </w:p>
    <w:p>
      <w:pPr>
        <w:numPr>
          <w:ilvl w:val="0"/>
          <w:numId w:val="1010"/>
        </w:numPr>
      </w:pPr>
      <w:ins w:id="392" w:author="PR Preview" w:date="2026-01-01T00:00:00Z">
        <w:r>
          <w:t xml:space="preserve">Wikipedia contributors [7]</w:t>
        </w:r>
      </w:ins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— coordinates relative to a basis</w:t>
        </w:r>
      </w:ins>
    </w:p>
    <w:p>
      <w:pPr>
        <w:numPr>
          <w:ilvl w:val="0"/>
          <w:numId w:val="1010"/>
        </w:numPr>
      </w:pPr>
      <w:ins w:id="395" w:author="PR Preview" w:date="2026-01-01T00:00:00Z">
        <w:r>
          <w:t xml:space="preserve">Wikipedia contributors [2]</w:t>
        </w:r>
      </w:ins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— the rank of a matrix</w:t>
        </w:r>
      </w:ins>
    </w:p>
    <w:bookmarkStart w:id="78" w:name="refs"/>
    <w:bookmarkStart w:id="65" w:name="ref-wikipedia_linear_independence"/>
    <w:p>
      <w:pPr>
        <w:pStyle w:val="Bibliography"/>
      </w:pPr>
      <w:ins w:id="398" w:author="PR Preview" w:date="2026-01-01T00:00:00Z">
        <w:r>
          <w:t xml:space="preserve">[1]</w:t>
        </w:r>
      </w:ins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	</w:t>
        </w:r>
      </w:ins>
      <w:ins w:id="401" w:author="PR Preview" w:date="2026-01-01T00:00:00Z">
        <w:r>
          <w:t xml:space="preserve">Wikipedia contributors,</w:t>
        </w:r>
      </w:ins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“Linear independence —</w:t>
        </w:r>
      </w:ins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Wikipedia</w:t>
        </w:r>
      </w:ins>
      <w:ins w:id="406" w:author="PR Preview" w:date="2026-01-01T00:00:00Z">
        <w:r>
          <w:t xml:space="preserve">,</w:t>
        </w:r>
      </w:ins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the free encyclopedia.”</w:t>
        </w:r>
      </w:ins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2026. Available:</w:t>
        </w:r>
      </w:ins>
      <w:ins w:id="411" w:author="PR Preview" w:date="2026-01-01T00:00:00Z">
        <w:r>
          <w:t xml:space="preserve"> </w:t>
        </w:r>
      </w:ins>
      <w:hyperlink r:id="rId64">
        <w:ins w:id="412" w:author="PR Preview" w:date="2026-01-01T00:00:00Z">
          <w:r>
            <w:rPr>
              <w:rStyle w:val="Hyperlink"/>
            </w:rPr>
            <w:t xml:space="preserve">https://en.wikipedia.org/wiki/Linear_independence</w:t>
          </w:r>
        </w:ins>
      </w:hyperlink>
    </w:p>
    <w:bookmarkEnd w:id="65"/>
    <w:bookmarkStart w:id="67" w:name="ref-wikipedia_rank_linear_algebra"/>
    <w:p>
      <w:pPr>
        <w:pStyle w:val="Bibliography"/>
      </w:pPr>
      <w:ins w:id="413" w:author="PR Preview" w:date="2026-01-01T00:00:00Z">
        <w:r>
          <w:t xml:space="preserve">[2]</w:t>
        </w:r>
      </w:ins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	</w:t>
        </w:r>
      </w:ins>
      <w:ins w:id="416" w:author="PR Preview" w:date="2026-01-01T00:00:00Z">
        <w:r>
          <w:t xml:space="preserve">Wikipedia contributors,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“Rank (linear algebra) —</w:t>
        </w:r>
      </w:ins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Wikipedia</w:t>
        </w:r>
      </w:ins>
      <w:ins w:id="421" w:author="PR Preview" w:date="2026-01-01T00:00:00Z">
        <w:r>
          <w:t xml:space="preserve">,</w:t>
        </w:r>
      </w:ins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the free encyclopedia.”</w:t>
        </w:r>
      </w:ins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2026. Available:</w:t>
        </w:r>
      </w:ins>
      <w:ins w:id="426" w:author="PR Preview" w:date="2026-01-01T00:00:00Z">
        <w:r>
          <w:t xml:space="preserve"> </w:t>
        </w:r>
      </w:ins>
      <w:hyperlink r:id="rId66">
        <w:ins w:id="427" w:author="PR Preview" w:date="2026-01-01T00:00:00Z">
          <w:r>
            <w:rPr>
              <w:rStyle w:val="Hyperlink"/>
            </w:rPr>
            <w:t xml:space="preserve">https://en.wikipedia.org/wiki/Rank_(linear_algebra)</w:t>
          </w:r>
        </w:ins>
      </w:hyperlink>
    </w:p>
    <w:bookmarkEnd w:id="67"/>
    <w:bookmarkStart w:id="69" w:name="ref-zhou2024vecsp"/>
    <w:p>
      <w:pPr>
        <w:pStyle w:val="Bibliography"/>
      </w:pPr>
      <w:ins w:id="428" w:author="PR Preview" w:date="2026-01-01T00:00:00Z">
        <w:r>
          <w:t xml:space="preserve">[3]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	</w:t>
        </w:r>
      </w:ins>
      <w:ins w:id="431" w:author="PR Preview" w:date="2026-01-01T00:00:00Z">
        <w:r>
          <w:t xml:space="preserve">H. Zhou,</w:t>
        </w:r>
      </w:ins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“Vector space.”</w:t>
        </w:r>
      </w:ins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Lecture notes for Biostat 216, Mathematical Methods for Biostatistics, University of California, Los Angeles, 2024. Accessed: Oct. 05, 2026. [Online]. Available:</w:t>
        </w:r>
      </w:ins>
      <w:ins w:id="436" w:author="PR Preview" w:date="2026-01-01T00:00:00Z">
        <w:r>
          <w:t xml:space="preserve"> </w:t>
        </w:r>
      </w:ins>
      <w:hyperlink r:id="rId68">
        <w:ins w:id="437" w:author="PR Preview" w:date="2026-01-01T00:00:00Z">
          <w:r>
            <w:rPr>
              <w:rStyle w:val="Hyperlink"/>
            </w:rPr>
            <w:t xml:space="preserve">https://ucla-biostat-216.github.io/2024fall/slides/04-vecsp/04-vecsp.html</w:t>
          </w:r>
        </w:ins>
      </w:hyperlink>
    </w:p>
    <w:bookmarkEnd w:id="69"/>
    <w:bookmarkStart w:id="71" w:name="ref-wikipedia_linear_subspace"/>
    <w:p>
      <w:pPr>
        <w:pStyle w:val="Bibliography"/>
      </w:pPr>
      <w:ins w:id="438" w:author="PR Preview" w:date="2026-01-01T00:00:00Z">
        <w:r>
          <w:t xml:space="preserve">[4]</w:t>
        </w:r>
      </w:ins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	</w:t>
        </w:r>
      </w:ins>
      <w:ins w:id="441" w:author="PR Preview" w:date="2026-01-01T00:00:00Z">
        <w:r>
          <w:t xml:space="preserve">Wikipedia contributors,</w:t>
        </w:r>
      </w:ins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“Linear subspace —</w:t>
        </w:r>
      </w:ins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Wikipedia</w:t>
        </w:r>
      </w:ins>
      <w:ins w:id="446" w:author="PR Preview" w:date="2026-01-01T00:00:00Z">
        <w:r>
          <w:t xml:space="preserve">,</w:t>
        </w:r>
      </w:ins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the free encyclopedia.”</w:t>
        </w:r>
      </w:ins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2026. Available:</w:t>
        </w:r>
      </w:ins>
      <w:ins w:id="451" w:author="PR Preview" w:date="2026-01-01T00:00:00Z">
        <w:r>
          <w:t xml:space="preserve"> </w:t>
        </w:r>
      </w:ins>
      <w:hyperlink r:id="rId70">
        <w:ins w:id="452" w:author="PR Preview" w:date="2026-01-01T00:00:00Z">
          <w:r>
            <w:rPr>
              <w:rStyle w:val="Hyperlink"/>
            </w:rPr>
            <w:t xml:space="preserve">https://en.wikipedia.org/wiki/Linear_subspace</w:t>
          </w:r>
        </w:ins>
      </w:hyperlink>
    </w:p>
    <w:bookmarkEnd w:id="71"/>
    <w:bookmarkStart w:id="73" w:name="ref-wikipedia_linear_span"/>
    <w:p>
      <w:pPr>
        <w:pStyle w:val="Bibliography"/>
      </w:pPr>
      <w:ins w:id="453" w:author="PR Preview" w:date="2026-01-01T00:00:00Z">
        <w:r>
          <w:t xml:space="preserve">[5]</w:t>
        </w:r>
      </w:ins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	</w:t>
        </w:r>
      </w:ins>
      <w:ins w:id="456" w:author="PR Preview" w:date="2026-01-01T00:00:00Z">
        <w:r>
          <w:t xml:space="preserve">Wikipedia contributors,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“Linear span —</w:t>
        </w:r>
      </w:ins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Wikipedia</w:t>
        </w:r>
      </w:ins>
      <w:ins w:id="461" w:author="PR Preview" w:date="2026-01-01T00:00:00Z">
        <w:r>
          <w:t xml:space="preserve">,</w:t>
        </w:r>
      </w:ins>
      <w:ins w:id="462" w:author="PR Preview" w:date="2026-01-01T00:00:00Z">
        <w:r>
          <w:t xml:space="preserve"> </w:t>
        </w:r>
      </w:ins>
      <w:ins w:id="463" w:author="PR Preview" w:date="2026-01-01T00:00:00Z">
        <w:r>
          <w:t xml:space="preserve">the free encyclopedia.”</w:t>
        </w:r>
      </w:ins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2026. Available:</w:t>
        </w:r>
      </w:ins>
      <w:ins w:id="466" w:author="PR Preview" w:date="2026-01-01T00:00:00Z">
        <w:r>
          <w:t xml:space="preserve"> </w:t>
        </w:r>
      </w:ins>
      <w:hyperlink r:id="rId72">
        <w:ins w:id="467" w:author="PR Preview" w:date="2026-01-01T00:00:00Z">
          <w:r>
            <w:rPr>
              <w:rStyle w:val="Hyperlink"/>
            </w:rPr>
            <w:t xml:space="preserve">https://en.wikipedia.org/wiki/Linear_span</w:t>
          </w:r>
        </w:ins>
      </w:hyperlink>
    </w:p>
    <w:bookmarkEnd w:id="73"/>
    <w:bookmarkStart w:id="75" w:name="ref-wikipedia_basis_linear_algebra"/>
    <w:p>
      <w:pPr>
        <w:pStyle w:val="Bibliography"/>
      </w:pPr>
      <w:ins w:id="468" w:author="PR Preview" w:date="2026-01-01T00:00:00Z">
        <w:r>
          <w:t xml:space="preserve">[6]</w:t>
        </w:r>
      </w:ins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	</w:t>
        </w:r>
      </w:ins>
      <w:ins w:id="471" w:author="PR Preview" w:date="2026-01-01T00:00:00Z">
        <w:r>
          <w:t xml:space="preserve">Wikipedia contributors,</w:t>
        </w:r>
      </w:ins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“Basis (linear algebra) —</w:t>
        </w:r>
      </w:ins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Wikipedia</w:t>
        </w:r>
      </w:ins>
      <w:ins w:id="476" w:author="PR Preview" w:date="2026-01-01T00:00:00Z">
        <w:r>
          <w:t xml:space="preserve">,</w:t>
        </w:r>
      </w:ins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the free encyclopedia.”</w:t>
        </w:r>
      </w:ins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2026. Available:</w:t>
        </w:r>
      </w:ins>
      <w:ins w:id="481" w:author="PR Preview" w:date="2026-01-01T00:00:00Z">
        <w:r>
          <w:t xml:space="preserve"> </w:t>
        </w:r>
      </w:ins>
      <w:hyperlink r:id="rId74">
        <w:ins w:id="482" w:author="PR Preview" w:date="2026-01-01T00:00:00Z">
          <w:r>
            <w:rPr>
              <w:rStyle w:val="Hyperlink"/>
            </w:rPr>
            <w:t xml:space="preserve">https://en.wikipedia.org/wiki/Basis_(linear_algebra)</w:t>
          </w:r>
        </w:ins>
      </w:hyperlink>
    </w:p>
    <w:bookmarkEnd w:id="75"/>
    <w:bookmarkStart w:id="77" w:name="ref-wikipedia_coordinate_vector"/>
    <w:p>
      <w:pPr>
        <w:pStyle w:val="Bibliography"/>
      </w:pPr>
      <w:ins w:id="483" w:author="PR Preview" w:date="2026-01-01T00:00:00Z">
        <w:r>
          <w:t xml:space="preserve">[7]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	</w:t>
        </w:r>
      </w:ins>
      <w:ins w:id="486" w:author="PR Preview" w:date="2026-01-01T00:00:00Z">
        <w:r>
          <w:t xml:space="preserve">Wikipedia contributors,</w:t>
        </w:r>
      </w:ins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“Coordinate vector —</w:t>
        </w:r>
      </w:ins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Wikipedia</w:t>
        </w:r>
      </w:ins>
      <w:ins w:id="491" w:author="PR Preview" w:date="2026-01-01T00:00:00Z">
        <w:r>
          <w:t xml:space="preserve">,</w:t>
        </w:r>
      </w:ins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the free encyclopedia.”</w:t>
        </w:r>
      </w:ins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2026. Available:</w:t>
        </w:r>
      </w:ins>
      <w:ins w:id="496" w:author="PR Preview" w:date="2026-01-01T00:00:00Z">
        <w:r>
          <w:t xml:space="preserve"> </w:t>
        </w:r>
      </w:ins>
      <w:hyperlink r:id="rId76">
        <w:ins w:id="497" w:author="PR Preview" w:date="2026-01-01T00:00:00Z">
          <w:r>
            <w:rPr>
              <w:rStyle w:val="Hyperlink"/>
            </w:rPr>
            <w:t xml:space="preserve">https://en.wikipedia.org/wiki/Coordinate_vector</w:t>
          </w:r>
        </w:ins>
      </w:hyperlink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74" Type="http://schemas.openxmlformats.org/officeDocument/2006/relationships/hyperlink" Target="https://en.wikipedia.org/wiki/Basis_(linear_algebra)" TargetMode="External"/><Relationship Id="rId76" Type="http://schemas.openxmlformats.org/officeDocument/2006/relationships/hyperlink" Target="https://en.wikipedia.org/wiki/Coordinate_vector" TargetMode="External"/><Relationship Id="rId64" Type="http://schemas.openxmlformats.org/officeDocument/2006/relationships/hyperlink" Target="https://en.wikipedia.org/wiki/Linear_independence" TargetMode="External"/><Relationship Id="rId72" Type="http://schemas.openxmlformats.org/officeDocument/2006/relationships/hyperlink" Target="https://en.wikipedia.org/wiki/Linear_span" TargetMode="External"/><Relationship Id="rId70" Type="http://schemas.openxmlformats.org/officeDocument/2006/relationships/hyperlink" Target="https://en.wikipedia.org/wiki/Linear_subspace" TargetMode="External"/><Relationship Id="rId66" Type="http://schemas.openxmlformats.org/officeDocument/2006/relationships/hyperlink" Target="https://en.wikipedia.org/wiki/Rank_(linear_algebra)" TargetMode="External"/><Relationship Id="rId68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74" Type="http://schemas.openxmlformats.org/officeDocument/2006/relationships/hyperlink" Target="https://en.wikipedia.org/wiki/Basis_(linear_algebra)" TargetMode="External"/><Relationship Id="rId76" Type="http://schemas.openxmlformats.org/officeDocument/2006/relationships/hyperlink" Target="https://en.wikipedia.org/wiki/Coordinate_vector" TargetMode="External"/><Relationship Id="rId64" Type="http://schemas.openxmlformats.org/officeDocument/2006/relationships/hyperlink" Target="https://en.wikipedia.org/wiki/Linear_independence" TargetMode="External"/><Relationship Id="rId72" Type="http://schemas.openxmlformats.org/officeDocument/2006/relationships/hyperlink" Target="https://en.wikipedia.org/wiki/Linear_span" TargetMode="External"/><Relationship Id="rId70" Type="http://schemas.openxmlformats.org/officeDocument/2006/relationships/hyperlink" Target="https://en.wikipedia.org/wiki/Linear_subspace" TargetMode="External"/><Relationship Id="rId66" Type="http://schemas.openxmlformats.org/officeDocument/2006/relationships/hyperlink" Target="https://en.wikipedia.org/wiki/Rank_(linear_algebra)" TargetMode="External"/><Relationship Id="rId68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2026-10-18T08:55:28Z</dcterms:created>
  <dcterms:modified xsi:type="dcterms:W3CDTF">2026-10-18T08:55:28Z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