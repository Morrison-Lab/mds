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(Limit of a function at a point)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defined at every point of an</w:delText>
        </w:r>
      </w:del>
      <w:del w:id="13" w:author="PR Preview" w:date="2026-01-01T00:00:00Z">
        <w:r>
          <w:delText xml:space="preserve"> </w:delText>
        </w:r>
      </w:del>
      <w:hyperlink r:id="rId10">
        <w:del w:id="14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around</w:delText>
        </w:r>
      </w:del>
      <w:del w:id="17" w:author="PR Preview" w:date="2026-01-01T00:00:00Z">
        <w:r>
          <w:delText xml:space="preserve"> </w:delText>
        </w:r>
      </w:del>
      <m:oMath>
        <m:r>
          <m:t>c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except possibly at</w:delText>
        </w:r>
      </w:del>
      <w:del w:id="21" w:author="PR Preview" w:date="2026-01-01T00:00:00Z">
        <w:r>
          <w:delText xml:space="preserve"> </w:delText>
        </w:r>
      </w:del>
      <m:oMath>
        <m:r>
          <m:t>c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itself,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let</w:delText>
        </w:r>
      </w:del>
      <w:del w:id="26" w:author="PR Preview" w:date="2026-01-01T00:00:00Z">
        <w:r>
          <w:delText xml:space="preserve"> </w:delText>
        </w:r>
      </w:del>
      <m:oMath>
        <m:r>
          <m:t>L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be a</w:delText>
        </w:r>
      </w:del>
      <w:del w:id="29" w:author="PR Preview" w:date="2026-01-01T00:00:00Z">
        <w:r>
          <w:delText xml:space="preserve"> </w:delText>
        </w:r>
      </w:del>
      <w:hyperlink r:id="rId11">
        <w:del w:id="30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limit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as</w:delText>
        </w:r>
      </w:del>
      <w:del w:id="41" w:author="PR Preview" w:date="2026-01-01T00:00:00Z">
        <w:r>
          <w:delText xml:space="preserve"> </w:delText>
        </w:r>
      </w:del>
      <m:oMath>
        <m:r>
          <m:t>x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approaches</w:delText>
        </w:r>
      </w:del>
      <w:del w:id="44" w:author="PR Preview" w:date="2026-01-01T00:00:00Z">
        <w:r>
          <w:delText xml:space="preserve"> </w:delText>
        </w:r>
      </w:del>
      <m:oMath>
        <m:r>
          <m:t>c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m:oMath>
        <m:r>
          <m:t>L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(Wikipedia contributors 2026e)</w:delText>
        </w:r>
      </w:del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written</w:delText>
        </w:r>
      </w:del>
      <w:del w:id="5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if for every</w:delText>
        </w:r>
      </w:del>
      <w:del w:id="5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there is a</w:delText>
        </w:r>
      </w:del>
      <w:del w:id="60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such that</w:delText>
        </w:r>
      </w:del>
    </w:p>
    <w:p>
      <w:pPr>
        <w:pStyle w:val="FirstParagraph"/>
      </w:pPr>
      <w:ins w:id="63" w:author="PR Preview" w:date="2026-01-01T00:00:00Z">
        <w:r>
          <w:rPr>
            <w:b/>
            <w:bCs/>
          </w:rPr>
          <w:t xml:space="preserve">Definition 1 (Limit of a function at a point)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Let</w:t>
        </w:r>
      </w:ins>
      <w:ins w:id="66" w:author="PR Preview" w:date="2026-01-01T00:00:00Z">
        <w:r>
          <w:t xml:space="preserve"> </w:t>
        </w:r>
      </w:ins>
      <m:oMath>
        <m:r>
          <m:t>f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be a</w:t>
        </w:r>
      </w:ins>
      <w:ins w:id="69" w:author="PR Preview" w:date="2026-01-01T00:00:00Z">
        <w:r>
          <w:t xml:space="preserve"> </w:t>
        </w:r>
      </w:ins>
      <w:hyperlink r:id="rId9">
        <w:ins w:id="7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defined at every point of an</w:t>
        </w:r>
      </w:ins>
      <w:ins w:id="73" w:author="PR Preview" w:date="2026-01-01T00:00:00Z">
        <w:r>
          <w:t xml:space="preserve"> </w:t>
        </w:r>
      </w:ins>
      <w:hyperlink r:id="rId10">
        <w:ins w:id="74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around</w:t>
        </w:r>
      </w:ins>
      <w:ins w:id="77" w:author="PR Preview" w:date="2026-01-01T00:00:00Z">
        <w:r>
          <w:t xml:space="preserve"> </w:t>
        </w:r>
      </w:ins>
      <m:oMath>
        <m:r>
          <m:t>c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except possibly at</w:t>
        </w:r>
      </w:ins>
      <w:ins w:id="81" w:author="PR Preview" w:date="2026-01-01T00:00:00Z">
        <w:r>
          <w:t xml:space="preserve"> </w:t>
        </w:r>
      </w:ins>
      <m:oMath>
        <m:r>
          <m:t>c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itself,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 let</w:t>
        </w:r>
      </w:ins>
      <w:ins w:id="86" w:author="PR Preview" w:date="2026-01-01T00:00:00Z">
        <w:r>
          <w:t xml:space="preserve"> </w:t>
        </w:r>
      </w:ins>
      <m:oMath>
        <m:r>
          <m:t>L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be a</w:t>
        </w:r>
      </w:ins>
      <w:ins w:id="89" w:author="PR Preview" w:date="2026-01-01T00:00:00Z">
        <w:r>
          <w:t xml:space="preserve"> </w:t>
        </w:r>
      </w:ins>
      <w:hyperlink r:id="rId11">
        <w:ins w:id="90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limit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of</w:t>
        </w:r>
      </w:ins>
      <w:ins w:id="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</w:t>
        </w:r>
      </w:ins>
      <w:ins w:id="101" w:author="PR Preview" w:date="2026-01-01T00:00:00Z">
        <w:r>
          <w:t xml:space="preserve"> </w:t>
        </w:r>
      </w:ins>
      <m:oMath>
        <m:r>
          <m:t>x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approaches</w:t>
        </w:r>
      </w:ins>
      <w:ins w:id="104" w:author="PR Preview" w:date="2026-01-01T00:00:00Z">
        <w:r>
          <w:t xml:space="preserve"> </w:t>
        </w:r>
      </w:ins>
      <m:oMath>
        <m:r>
          <m:t>c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</w:t>
        </w:r>
      </w:ins>
      <w:ins w:id="107" w:author="PR Preview" w:date="2026-01-01T00:00:00Z">
        <w:r>
          <w:t xml:space="preserve"> </w:t>
        </w:r>
      </w:ins>
      <m:oMath>
        <m:r>
          <m:t>L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[1]</w:t>
        </w:r>
      </w:ins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written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for every</w:t>
        </w:r>
      </w:ins>
      <w:ins w:id="11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</w:t>
        </w:r>
      </w:ins>
      <w:ins w:id="12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Definition 2 (Right-hand limit)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Let</w:delText>
        </w:r>
      </w:del>
      <w:del w:id="126" w:author="PR Preview" w:date="2026-01-01T00:00:00Z">
        <w:r>
          <w:delText xml:space="preserve"> </w:delText>
        </w:r>
      </w:del>
      <m:oMath>
        <m:r>
          <m:t>f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be a function and</w:delText>
        </w:r>
      </w:del>
      <w:del w:id="129" w:author="PR Preview" w:date="2026-01-01T00:00:00Z">
        <w:r>
          <w:delText xml:space="preserve"> </w:delText>
        </w:r>
      </w:del>
      <m:oMath>
        <m:r>
          <m:t>L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 real number.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rPr>
            <w:b/>
            <w:bCs/>
          </w:rPr>
          <w:delText xml:space="preserve">right-hand limit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of</w:delText>
        </w:r>
      </w:del>
      <w:del w:id="138" w:author="PR Preview" w:date="2026-01-01T00:00:00Z">
        <w:r>
          <w:delText xml:space="preserve"> </w:delText>
        </w:r>
      </w:del>
      <m:oMath>
        <m:r>
          <m:t>f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at</w:delText>
        </w:r>
      </w:del>
      <w:del w:id="141" w:author="PR Preview" w:date="2026-01-01T00:00:00Z">
        <w:r>
          <w:delText xml:space="preserve"> </w:delText>
        </w:r>
      </w:del>
      <m:oMath>
        <m:r>
          <m:t>c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</w:delText>
        </w:r>
      </w:del>
      <w:del w:id="144" w:author="PR Preview" w:date="2026-01-01T00:00:00Z">
        <w:r>
          <w:delText xml:space="preserve"> </w:delText>
        </w:r>
      </w:del>
      <m:oMath>
        <m:r>
          <m:t>L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(Wikipedia contributors 2026h)</w:delText>
        </w:r>
      </w:del>
      <w:del w:id="147" w:author="PR Preview" w:date="2026-01-01T00:00:00Z">
        <w:r>
          <w:delText xml:space="preserve">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written</w:delText>
        </w:r>
      </w:del>
      <w:del w:id="15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if for every</w:delText>
        </w:r>
      </w:del>
      <w:del w:id="15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there is a</w:delText>
        </w:r>
      </w:del>
      <w:del w:id="15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such that</w:delText>
        </w:r>
      </w:del>
      <w:del w:id="1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for every</w:delText>
        </w:r>
      </w:del>
      <w:del w:id="163" w:author="PR Preview" w:date="2026-01-01T00:00:00Z">
        <w:r>
          <w:delText xml:space="preserve"> </w:delText>
        </w:r>
      </w:del>
      <m:oMath>
        <m:r>
          <m:t>x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with</w:delText>
        </w:r>
      </w:del>
      <w:del w:id="16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167" w:author="PR Preview" w:date="2026-01-01T00:00:00Z">
        <w:r>
          <w:delText xml:space="preserve">.</w:delText>
        </w:r>
      </w:del>
    </w:p>
    <w:p>
      <w:pPr>
        <w:pStyle w:val="BodyText"/>
      </w:pPr>
      <w:del w:id="168" w:author="PR Preview" w:date="2026-01-01T00:00:00Z">
        <w:r>
          <w:rPr>
            <w:b/>
            <w:bCs/>
          </w:rPr>
          <w:delText xml:space="preserve">Definition 3 (Left-hand limit)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Let</w:delText>
        </w:r>
      </w:del>
      <w:del w:id="171" w:author="PR Preview" w:date="2026-01-01T00:00:00Z">
        <w:r>
          <w:delText xml:space="preserve"> </w:delText>
        </w:r>
      </w:del>
      <m:oMath>
        <m:r>
          <m:t>f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be a function and</w:delText>
        </w:r>
      </w:del>
      <w:del w:id="174" w:author="PR Preview" w:date="2026-01-01T00:00:00Z">
        <w:r>
          <w:delText xml:space="preserve"> </w:delText>
        </w:r>
      </w:del>
      <m:oMath>
        <m:r>
          <m:t>L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 real number.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left-hand limit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of</w:delText>
        </w:r>
      </w:del>
      <w:del w:id="183" w:author="PR Preview" w:date="2026-01-01T00:00:00Z">
        <w:r>
          <w:delText xml:space="preserve"> </w:delText>
        </w:r>
      </w:del>
      <m:oMath>
        <m:r>
          <m:t>f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at</w:delText>
        </w:r>
      </w:del>
      <w:del w:id="186" w:author="PR Preview" w:date="2026-01-01T00:00:00Z">
        <w:r>
          <w:delText xml:space="preserve"> </w:delText>
        </w:r>
      </w:del>
      <m:oMath>
        <m:r>
          <m:t>c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is</w:delText>
        </w:r>
      </w:del>
      <w:del w:id="189" w:author="PR Preview" w:date="2026-01-01T00:00:00Z">
        <w:r>
          <w:delText xml:space="preserve"> </w:delText>
        </w:r>
      </w:del>
      <m:oMath>
        <m:r>
          <m:t>L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(Wikipedia contributors 2026h)</w:delText>
        </w:r>
      </w:del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written</w:delText>
        </w:r>
      </w:del>
      <w:del w:id="19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196" w:author="PR Preview" w:date="2026-01-01T00:00:00Z">
        <w:r>
          <w:delText xml:space="preserve">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if for every</w:delText>
        </w:r>
      </w:del>
      <w:del w:id="19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there is a</w:delText>
        </w:r>
      </w:del>
      <w:del w:id="20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such that</w:delText>
        </w:r>
      </w:del>
      <w:del w:id="2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for every</w:delText>
        </w:r>
      </w:del>
      <w:del w:id="208" w:author="PR Preview" w:date="2026-01-01T00:00:00Z">
        <w:r>
          <w:delText xml:space="preserve"> </w:delText>
        </w:r>
      </w:del>
      <m:oMath>
        <m:r>
          <m:t>x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with</w:delText>
        </w:r>
      </w:del>
      <w:del w:id="21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212" w:author="PR Preview" w:date="2026-01-01T00:00:00Z">
        <w:r>
          <w:delText xml:space="preserve">.</w:delText>
        </w:r>
      </w:del>
    </w:p>
    <w:p>
      <w:pPr>
        <w:pStyle w:val="FirstParagraph"/>
      </w:pPr>
      <w:ins w:id="213" w:author="PR Preview" w:date="2026-01-01T00:00:00Z">
        <w:r>
          <w:rPr>
            <w:b/>
            <w:bCs/>
          </w:rPr>
          <w:t xml:space="preserve">Definition 2 (Right-hand limit)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Let</w:t>
        </w:r>
      </w:ins>
      <w:ins w:id="216" w:author="PR Preview" w:date="2026-01-01T00:00:00Z">
        <w:r>
          <w:t xml:space="preserve"> </w:t>
        </w:r>
      </w:ins>
      <m:oMath>
        <m:r>
          <m:t>f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be a function and</w:t>
        </w:r>
      </w:ins>
      <w:ins w:id="219" w:author="PR Preview" w:date="2026-01-01T00:00:00Z">
        <w:r>
          <w:t xml:space="preserve"> </w:t>
        </w:r>
      </w:ins>
      <m:oMath>
        <m:r>
          <m:t>L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 real number.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right-hand limit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of</w:t>
        </w:r>
      </w:ins>
      <w:ins w:id="228" w:author="PR Preview" w:date="2026-01-01T00:00:00Z">
        <w:r>
          <w:t xml:space="preserve"> </w:t>
        </w:r>
      </w:ins>
      <m:oMath>
        <m:r>
          <m:t>f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at</w:t>
        </w:r>
      </w:ins>
      <w:ins w:id="231" w:author="PR Preview" w:date="2026-01-01T00:00:00Z">
        <w:r>
          <w:t xml:space="preserve"> </w:t>
        </w:r>
      </w:ins>
      <m:oMath>
        <m:r>
          <m:t>c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</w:t>
        </w:r>
      </w:ins>
      <w:ins w:id="234" w:author="PR Preview" w:date="2026-01-01T00:00:00Z">
        <w:r>
          <w:t xml:space="preserve"> </w:t>
        </w:r>
      </w:ins>
      <m:oMath>
        <m:r>
          <m:t>L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[2]</w:t>
        </w:r>
      </w:ins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written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if for every</w:t>
        </w:r>
      </w:ins>
      <w:ins w:id="24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there is a</w:t>
        </w:r>
      </w:ins>
      <w:ins w:id="24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such that</w:t>
        </w:r>
      </w:ins>
      <w:ins w:id="25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every</w:t>
        </w:r>
      </w:ins>
      <w:ins w:id="253" w:author="PR Preview" w:date="2026-01-01T00:00:00Z">
        <w:r>
          <w:t xml:space="preserve"> </w:t>
        </w:r>
      </w:ins>
      <m:oMath>
        <m:r>
          <m:t>x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with</w:t>
        </w:r>
      </w:ins>
      <w:ins w:id="25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257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258" w:author="PR Preview" w:date="2026-01-01T00:00:00Z">
        <w:r>
          <w:rPr>
            <w:b/>
            <w:bCs/>
          </w:rPr>
          <w:t xml:space="preserve">Definition 3 (Left-hand limit)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Let</w:t>
        </w:r>
      </w:ins>
      <w:ins w:id="261" w:author="PR Preview" w:date="2026-01-01T00:00:00Z">
        <w:r>
          <w:t xml:space="preserve"> </w:t>
        </w:r>
      </w:ins>
      <m:oMath>
        <m:r>
          <m:t>f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be a function and</w:t>
        </w:r>
      </w:ins>
      <w:ins w:id="264" w:author="PR Preview" w:date="2026-01-01T00:00:00Z">
        <w:r>
          <w:t xml:space="preserve"> </w:t>
        </w:r>
      </w:ins>
      <m:oMath>
        <m:r>
          <m:t>L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 real number.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rPr>
            <w:b/>
            <w:bCs/>
          </w:rPr>
          <w:t xml:space="preserve">left-hand limit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of</w:t>
        </w:r>
      </w:ins>
      <w:ins w:id="273" w:author="PR Preview" w:date="2026-01-01T00:00:00Z">
        <w:r>
          <w:t xml:space="preserve"> </w:t>
        </w:r>
      </w:ins>
      <m:oMath>
        <m:r>
          <m:t>f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at</w:t>
        </w:r>
      </w:ins>
      <w:ins w:id="276" w:author="PR Preview" w:date="2026-01-01T00:00:00Z">
        <w:r>
          <w:t xml:space="preserve"> </w:t>
        </w:r>
      </w:ins>
      <m:oMath>
        <m:r>
          <m:t>c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</w:t>
        </w:r>
      </w:ins>
      <w:ins w:id="279" w:author="PR Preview" w:date="2026-01-01T00:00:00Z">
        <w:r>
          <w:t xml:space="preserve"> </w:t>
        </w:r>
      </w:ins>
      <m:oMath>
        <m:r>
          <m:t>L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[2]</w:t>
        </w:r>
      </w:ins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written</w:t>
        </w:r>
      </w:ins>
      <w:ins w:id="28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if for every</w:t>
        </w:r>
      </w:ins>
      <w:ins w:id="28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there is a</w:t>
        </w:r>
      </w:ins>
      <w:ins w:id="29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such that</w:t>
        </w:r>
      </w:ins>
      <w:ins w:id="29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for every</w:t>
        </w:r>
      </w:ins>
      <w:ins w:id="298" w:author="PR Preview" w:date="2026-01-01T00:00:00Z">
        <w:r>
          <w:t xml:space="preserve"> </w:t>
        </w:r>
      </w:ins>
      <m:oMath>
        <m:r>
          <m:t>x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with</w:t>
        </w:r>
      </w:ins>
      <w:ins w:id="30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302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del w:id="303" w:author="PR Preview" w:date="2026-01-01T00:00:00Z">
        <w:r>
          <w:rPr>
            <w:b/>
            <w:bCs/>
          </w:rPr>
          <w:delText xml:space="preserve">Definition 5 (Difference quotient)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Let</w:delText>
        </w:r>
      </w:del>
      <w:del w:id="306" w:author="PR Preview" w:date="2026-01-01T00:00:00Z">
        <w:r>
          <w:delText xml:space="preserve"> </w:delText>
        </w:r>
      </w:del>
      <m:oMath>
        <m:r>
          <m:t>f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be a real-valued function of one variable, defined at</w:delText>
        </w:r>
      </w:del>
      <w:del w:id="309" w:author="PR Preview" w:date="2026-01-01T00:00:00Z">
        <w:r>
          <w:delText xml:space="preserve"> </w:delText>
        </w:r>
      </w:del>
      <m:oMath>
        <m:r>
          <m:t>c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and at</w:delText>
        </w:r>
      </w:del>
      <w:del w:id="3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313" w:author="PR Preview" w:date="2026-01-01T00:00:00Z">
        <w:r>
          <w:delText xml:space="preserve">, with</w:delText>
        </w:r>
      </w:del>
      <w:del w:id="31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315" w:author="PR Preview" w:date="2026-01-01T00:00:00Z">
        <w:r>
          <w:delText xml:space="preserve">.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The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rPr>
            <w:b/>
            <w:bCs/>
          </w:rPr>
          <w:delText xml:space="preserve">difference quotient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of</w:delText>
        </w:r>
      </w:del>
      <w:del w:id="322" w:author="PR Preview" w:date="2026-01-01T00:00:00Z">
        <w:r>
          <w:delText xml:space="preserve"> </w:delText>
        </w:r>
      </w:del>
      <m:oMath>
        <m:r>
          <m:t>f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at</w:delText>
        </w:r>
      </w:del>
      <w:del w:id="325" w:author="PR Preview" w:date="2026-01-01T00:00:00Z">
        <w:r>
          <w:delText xml:space="preserve"> </w:delText>
        </w:r>
      </w:del>
      <m:oMath>
        <m:r>
          <m:t>c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with increment</w:delText>
        </w:r>
      </w:del>
      <w:del w:id="328" w:author="PR Preview" w:date="2026-01-01T00:00:00Z">
        <w:r>
          <w:delText xml:space="preserve"> </w:delText>
        </w:r>
      </w:del>
      <m:oMath>
        <m:r>
          <m:t>h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(Wikipedia contributors 2026c)</w:delText>
        </w:r>
      </w:del>
    </w:p>
    <w:p>
      <w:pPr>
        <w:pStyle w:val="FirstParagraph"/>
      </w:pPr>
      <w:ins w:id="333" w:author="PR Preview" w:date="2026-01-01T00:00:00Z">
        <w:r>
          <w:rPr>
            <w:b/>
            <w:bCs/>
          </w:rPr>
          <w:t xml:space="preserve">Definition 5 (Difference quotient)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Let</w:t>
        </w:r>
      </w:ins>
      <w:ins w:id="336" w:author="PR Preview" w:date="2026-01-01T00:00:00Z">
        <w:r>
          <w:t xml:space="preserve"> </w:t>
        </w:r>
      </w:ins>
      <m:oMath>
        <m:r>
          <m:t>f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be a real-valued function of one variable, defined at</w:t>
        </w:r>
      </w:ins>
      <w:ins w:id="339" w:author="PR Preview" w:date="2026-01-01T00:00:00Z">
        <w:r>
          <w:t xml:space="preserve"> </w:t>
        </w:r>
      </w:ins>
      <m:oMath>
        <m:r>
          <m:t>c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 at</w:t>
        </w:r>
      </w:ins>
      <w:ins w:id="34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343" w:author="PR Preview" w:date="2026-01-01T00:00:00Z">
        <w:r>
          <w:t xml:space="preserve">, with</w:t>
        </w:r>
      </w:ins>
      <w:ins w:id="34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345" w:author="PR Preview" w:date="2026-01-01T00:00:00Z">
        <w:r>
          <w:t xml:space="preserve">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rPr>
            <w:b/>
            <w:bCs/>
          </w:rPr>
          <w:t xml:space="preserve">difference quotient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</w:t>
        </w:r>
      </w:ins>
      <w:ins w:id="352" w:author="PR Preview" w:date="2026-01-01T00:00:00Z">
        <w:r>
          <w:t xml:space="preserve"> </w:t>
        </w:r>
      </w:ins>
      <m:oMath>
        <m:r>
          <m:t>f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at</w:t>
        </w:r>
      </w:ins>
      <w:ins w:id="355" w:author="PR Preview" w:date="2026-01-01T00:00:00Z">
        <w:r>
          <w:t xml:space="preserve"> </w:t>
        </w:r>
      </w:ins>
      <m:oMath>
        <m:r>
          <m:t>c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with increment</w:t>
        </w:r>
      </w:ins>
      <w:ins w:id="358" w:author="PR Preview" w:date="2026-01-01T00:00:00Z">
        <w:r>
          <w:t xml:space="preserve"> </w:t>
        </w:r>
      </w:ins>
      <m:oMath>
        <m:r>
          <m:t>h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[3]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363" w:author="PR Preview" w:date="2026-01-01T00:00:00Z">
        <w:r>
          <w:rPr>
            <w:b/>
            <w:bCs/>
          </w:rPr>
          <w:delText xml:space="preserve">Definition 6 (Differentiable function)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 function</w:delText>
        </w:r>
      </w:del>
      <w:del w:id="366" w:author="PR Preview" w:date="2026-01-01T00:00:00Z">
        <w:r>
          <w:delText xml:space="preserve"> </w:delText>
        </w:r>
      </w:del>
      <m:oMath>
        <m:r>
          <m:t>f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is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rPr>
            <w:b/>
            <w:bCs/>
          </w:rPr>
          <w:delText xml:space="preserve">differentiable at</w:delText>
        </w:r>
      </w:del>
      <w:del w:id="3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(Wikipedia contributors 2026d)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if the limit (</w:delText>
        </w:r>
      </w:del>
      <w:hyperlink w:anchor="def-limit">
        <w:del w:id="37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7" w:author="PR Preview" w:date="2026-01-01T00:00:00Z">
        <w:r>
          <w:delText xml:space="preserve">) of the difference quotient (</w:delText>
        </w:r>
      </w:del>
      <w:hyperlink w:anchor="def-difference-quotient">
        <w:del w:id="37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79" w:author="PR Preview" w:date="2026-01-01T00:00:00Z">
        <w:r>
          <w:delText xml:space="preserve">) as</w:delText>
        </w:r>
      </w:del>
      <w:del w:id="38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81" w:author="PR Preview" w:date="2026-01-01T00:00:00Z">
        <w:r>
          <w:delText xml:space="preserve">,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Definition 6 (Differentiable function)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 function</w:t>
        </w:r>
      </w:ins>
      <w:ins w:id="385" w:author="PR Preview" w:date="2026-01-01T00:00:00Z">
        <w:r>
          <w:t xml:space="preserve"> </w:t>
        </w:r>
      </w:ins>
      <m:oMath>
        <m:r>
          <m:t>f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is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b/>
            <w:bCs/>
          </w:rPr>
          <w:t xml:space="preserve">differentiable at</w:t>
        </w:r>
      </w:ins>
      <w:ins w:id="3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[4]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if the limit (</w:t>
        </w:r>
      </w:ins>
      <w:hyperlink w:anchor="def-limit">
        <w:ins w:id="39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96" w:author="PR Preview" w:date="2026-01-01T00:00:00Z">
        <w:r>
          <w:t xml:space="preserve">) of the difference quotient (</w:t>
        </w:r>
      </w:ins>
      <w:hyperlink w:anchor="def-difference-quotient">
        <w:ins w:id="39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98" w:author="PR Preview" w:date="2026-01-01T00:00:00Z">
        <w:r>
          <w:t xml:space="preserve">) as</w:t>
        </w:r>
      </w:ins>
      <w:ins w:id="39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40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del w:id="401" w:author="PR Preview" w:date="2026-01-01T00:00:00Z">
        <w:r>
          <w:delText xml:space="preserve">(Larson and Edwards 2018, sec. 2.1, p. 100)</w:delText>
        </w:r>
      </w:del>
    </w:p>
    <w:p>
      <w:pPr>
        <w:pStyle w:val="BodyText"/>
      </w:pPr>
      <w:ins w:id="402" w:author="PR Preview" w:date="2026-01-01T00:00:00Z">
        <w:r>
          <w:t xml:space="preserve">[5, Sec. 2.1], p. 100</w:t>
        </w:r>
      </w:ins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7 (Derivative)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If</w:delText>
        </w:r>
      </w:del>
      <w:del w:id="406" w:author="PR Preview" w:date="2026-01-01T00:00:00Z">
        <w:r>
          <w:delText xml:space="preserve"> </w:delText>
        </w:r>
      </w:del>
      <m:oMath>
        <m:r>
          <m:t>f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is differentiable at</w:delText>
        </w:r>
      </w:del>
      <w:del w:id="409" w:author="PR Preview" w:date="2026-01-01T00:00:00Z">
        <w:r>
          <w:delText xml:space="preserve"> </w:delText>
        </w:r>
      </w:del>
      <m:oMath>
        <m:r>
          <m:t>c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(</w:delText>
        </w:r>
      </w:del>
      <w:hyperlink w:anchor="def-differentiable">
        <w:del w:id="41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13" w:author="PR Preview" w:date="2026-01-01T00:00:00Z">
        <w:r>
          <w:delText xml:space="preserve">),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the number</w:delText>
        </w:r>
      </w:del>
      <w:del w:id="41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is the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rPr>
            <w:b/>
            <w:bCs/>
          </w:rPr>
          <w:delText xml:space="preserve">derivative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</w:delText>
        </w:r>
      </w:del>
      <w:del w:id="423" w:author="PR Preview" w:date="2026-01-01T00:00:00Z">
        <w:r>
          <w:delText xml:space="preserve"> </w:delText>
        </w:r>
      </w:del>
      <m:oMath>
        <m:r>
          <m:t>f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at</w:delText>
        </w:r>
      </w:del>
      <w:del w:id="426" w:author="PR Preview" w:date="2026-01-01T00:00:00Z">
        <w:r>
          <w:delText xml:space="preserve"> </w:delText>
        </w:r>
      </w:del>
      <m:oMath>
        <m:r>
          <m:t>c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(Wikipedia contributors 2026b)</w:delText>
        </w:r>
      </w:del>
      <w:del w:id="429" w:author="PR Preview" w:date="2026-01-01T00:00:00Z">
        <w:r>
          <w:delText xml:space="preserve">.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The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rPr>
            <w:b/>
            <w:bCs/>
          </w:rPr>
          <w:delText xml:space="preserve">derivative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of</w:delText>
        </w:r>
      </w:del>
      <w:del w:id="436" w:author="PR Preview" w:date="2026-01-01T00:00:00Z">
        <w:r>
          <w:delText xml:space="preserve"> </w:delText>
        </w:r>
      </w:del>
      <m:oMath>
        <m:r>
          <m:t>f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is the function</w:delText>
        </w:r>
      </w:del>
      <w:del w:id="43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whose value at each</w:delText>
        </w:r>
      </w:del>
      <w:del w:id="442" w:author="PR Preview" w:date="2026-01-01T00:00:00Z">
        <w:r>
          <w:delText xml:space="preserve"> </w:delText>
        </w:r>
      </w:del>
      <m:oMath>
        <m:r>
          <m:t>x</m:t>
        </m:r>
      </m:oMath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where</w:delText>
        </w:r>
      </w:del>
      <w:del w:id="445" w:author="PR Preview" w:date="2026-01-01T00:00:00Z">
        <w:r>
          <w:delText xml:space="preserve"> </w:delText>
        </w:r>
      </w:del>
      <m:oMath>
        <m:r>
          <m:t>f</m:t>
        </m:r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is differentiable is</w:delText>
        </w:r>
      </w:del>
      <w:del w:id="44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49" w:author="PR Preview" w:date="2026-01-01T00:00:00Z">
        <w:r>
          <w:delText xml:space="preserve">.</w:delText>
        </w:r>
      </w:del>
    </w:p>
    <w:p>
      <w:pPr>
        <w:pStyle w:val="BodyText"/>
      </w:pPr>
      <w:del w:id="450" w:author="PR Preview" w:date="2026-01-01T00:00:00Z">
        <w:r>
          <w:rPr>
            <w:b/>
            <w:bCs/>
          </w:rPr>
          <w:delText xml:space="preserve">Definition 8 (Lagrange’s notation)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Writing the derivative (</w:delText>
        </w:r>
      </w:del>
      <w:hyperlink w:anchor="def-derivative">
        <w:del w:id="45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54" w:author="PR Preview" w:date="2026-01-01T00:00:00Z">
        <w:r>
          <w:delText xml:space="preserve">) with a prime, as</w:delText>
        </w:r>
      </w:del>
      <w:del w:id="45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or</w:delText>
        </w:r>
      </w:del>
      <w:del w:id="45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59" w:author="PR Preview" w:date="2026-01-01T00:00:00Z">
        <w:r>
          <w:delText xml:space="preserve">, is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rPr>
            <w:b/>
            <w:bCs/>
          </w:rPr>
          <w:delText xml:space="preserve">Lagrange’s notation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(Wikipedia contributors 2026g)</w:delText>
        </w:r>
      </w:del>
      <w:del w:id="464" w:author="PR Preview" w:date="2026-01-01T00:00:00Z">
        <w:r>
          <w:delText xml:space="preserve">.</w:delText>
        </w:r>
      </w:del>
    </w:p>
    <w:p>
      <w:pPr>
        <w:pStyle w:val="BodyText"/>
      </w:pPr>
      <w:del w:id="465" w:author="PR Preview" w:date="2026-01-01T00:00:00Z">
        <w:r>
          <w:rPr>
            <w:b/>
            <w:bCs/>
          </w:rPr>
          <w:delText xml:space="preserve">Definition 9 (Leibniz notation)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 derivative of</w:delText>
        </w:r>
      </w:del>
      <w:del w:id="468" w:author="PR Preview" w:date="2026-01-01T00:00:00Z">
        <w:r>
          <w:delText xml:space="preserve"> </w:delText>
        </w:r>
      </w:del>
      <m:oMath>
        <m:r>
          <m:t>f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(</w:delText>
        </w:r>
      </w:del>
      <w:hyperlink w:anchor="def-derivative">
        <w:del w:id="47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72" w:author="PR Preview" w:date="2026-01-01T00:00:00Z">
        <w:r>
          <w:delText xml:space="preserve">) is also written</w:delText>
        </w:r>
      </w:del>
      <w:del w:id="47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or</w:delText>
        </w:r>
      </w:del>
      <w:del w:id="4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which is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rPr>
            <w:b/>
            <w:bCs/>
          </w:rPr>
          <w:delText xml:space="preserve">Leibniz notation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(Wikipedia contributors 2026g)</w:delText>
        </w:r>
      </w:del>
      <w:del w:id="484" w:author="PR Preview" w:date="2026-01-01T00:00:00Z">
        <w:r>
          <w:delText xml:space="preserve">.</w:delText>
        </w:r>
      </w:del>
    </w:p>
    <w:p>
      <w:pPr>
        <w:pStyle w:val="FirstParagraph"/>
      </w:pPr>
      <w:ins w:id="485" w:author="PR Preview" w:date="2026-01-01T00:00:00Z">
        <w:r>
          <w:rPr>
            <w:b/>
            <w:bCs/>
          </w:rPr>
          <w:t xml:space="preserve">Definition 7 (Derivative)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If</w:t>
        </w:r>
      </w:ins>
      <w:ins w:id="488" w:author="PR Preview" w:date="2026-01-01T00:00:00Z">
        <w:r>
          <w:t xml:space="preserve"> </w:t>
        </w:r>
      </w:ins>
      <m:oMath>
        <m:r>
          <m:t>f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differentiable at</w:t>
        </w:r>
      </w:ins>
      <w:ins w:id="491" w:author="PR Preview" w:date="2026-01-01T00:00:00Z">
        <w:r>
          <w:t xml:space="preserve"> </w:t>
        </w:r>
      </w:ins>
      <m:oMath>
        <m:r>
          <m:t>c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(</w:t>
        </w:r>
      </w:ins>
      <w:hyperlink w:anchor="def-differentiable">
        <w:ins w:id="49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95" w:author="PR Preview" w:date="2026-01-01T00:00:00Z">
        <w:r>
          <w:t xml:space="preserve">),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the number</w:t>
        </w:r>
      </w:ins>
      <w:ins w:id="49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the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rPr>
            <w:b/>
            <w:bCs/>
          </w:rPr>
          <w:t xml:space="preserve">derivative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of</w:t>
        </w:r>
      </w:ins>
      <w:ins w:id="505" w:author="PR Preview" w:date="2026-01-01T00:00:00Z">
        <w:r>
          <w:t xml:space="preserve"> </w:t>
        </w:r>
      </w:ins>
      <m:oMath>
        <m:r>
          <m:t>f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at</w:t>
        </w:r>
      </w:ins>
      <w:ins w:id="508" w:author="PR Preview" w:date="2026-01-01T00:00:00Z">
        <w:r>
          <w:t xml:space="preserve"> </w:t>
        </w:r>
      </w:ins>
      <m:oMath>
        <m:r>
          <m:t>c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[6]</w:t>
        </w:r>
      </w:ins>
      <w:ins w:id="511" w:author="PR Preview" w:date="2026-01-01T00:00:00Z">
        <w:r>
          <w:t xml:space="preserve">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The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rPr>
            <w:b/>
            <w:bCs/>
          </w:rPr>
          <w:t xml:space="preserve">derivative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of</w:t>
        </w:r>
      </w:ins>
      <w:ins w:id="518" w:author="PR Preview" w:date="2026-01-01T00:00:00Z">
        <w:r>
          <w:t xml:space="preserve"> </w:t>
        </w:r>
      </w:ins>
      <m:oMath>
        <m:r>
          <m:t>f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the function</w:t>
        </w:r>
      </w:ins>
      <w:ins w:id="52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whose value at each</w:t>
        </w:r>
      </w:ins>
      <w:ins w:id="524" w:author="PR Preview" w:date="2026-01-01T00:00:00Z">
        <w:r>
          <w:t xml:space="preserve"> </w:t>
        </w:r>
      </w:ins>
      <m:oMath>
        <m:r>
          <m:t>x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where</w:t>
        </w:r>
      </w:ins>
      <w:ins w:id="527" w:author="PR Preview" w:date="2026-01-01T00:00:00Z">
        <w:r>
          <w:t xml:space="preserve"> </w:t>
        </w:r>
      </w:ins>
      <m:oMath>
        <m:r>
          <m:t>f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differentiable is</w:t>
        </w:r>
      </w:ins>
      <w:ins w:id="5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31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Definition 8 (Lagrange’s notation)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Writing the derivative (</w:t>
        </w:r>
      </w:ins>
      <w:hyperlink w:anchor="def-derivative">
        <w:ins w:id="53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6" w:author="PR Preview" w:date="2026-01-01T00:00:00Z">
        <w:r>
          <w:t xml:space="preserve">) with a prime, as</w:t>
        </w:r>
      </w:ins>
      <w:ins w:id="53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or</w:t>
        </w:r>
      </w:ins>
      <w:ins w:id="54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41" w:author="PR Preview" w:date="2026-01-01T00:00:00Z">
        <w:r>
          <w:t xml:space="preserve">, is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Lagrange’s notation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[7]</w:t>
        </w:r>
      </w:ins>
      <w:ins w:id="546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547" w:author="PR Preview" w:date="2026-01-01T00:00:00Z">
        <w:r>
          <w:rPr>
            <w:b/>
            <w:bCs/>
          </w:rPr>
          <w:t xml:space="preserve">Definition 9 (Leibniz notation)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derivative of</w:t>
        </w:r>
      </w:ins>
      <w:ins w:id="550" w:author="PR Preview" w:date="2026-01-01T00:00:00Z">
        <w:r>
          <w:t xml:space="preserve"> </w:t>
        </w:r>
      </w:ins>
      <m:oMath>
        <m:r>
          <m:t>f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</w:t>
        </w:r>
      </w:ins>
      <w:hyperlink w:anchor="def-derivative">
        <w:ins w:id="55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54" w:author="PR Preview" w:date="2026-01-01T00:00:00Z">
        <w:r>
          <w:t xml:space="preserve">) is also written</w:t>
        </w:r>
      </w:ins>
      <w:ins w:id="5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or</w:t>
        </w:r>
      </w:ins>
      <w:ins w:id="5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which is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rPr>
            <w:b/>
            <w:bCs/>
          </w:rPr>
          <w:t xml:space="preserve">Leibniz notation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[7]</w:t>
        </w:r>
      </w:ins>
      <w:ins w:id="566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567" w:author="PR Preview" w:date="2026-01-01T00:00:00Z">
        <w:r>
          <w:rPr>
            <w:b/>
            <w:bCs/>
          </w:rPr>
          <w:delText xml:space="preserve">Definition 13 (Second derivative)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Let</w:delText>
        </w:r>
      </w:del>
      <w:del w:id="570" w:author="PR Preview" w:date="2026-01-01T00:00:00Z">
        <w:r>
          <w:delText xml:space="preserve"> </w:delText>
        </w:r>
      </w:del>
      <m:oMath>
        <m:r>
          <m:t>f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be a real-valued function of one variable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whose derivative</w:delText>
        </w:r>
      </w:del>
      <w:del w:id="57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(</w:delText>
        </w:r>
      </w:del>
      <w:hyperlink w:anchor="def-derivative">
        <w:del w:id="57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79" w:author="PR Preview" w:date="2026-01-01T00:00:00Z">
        <w:r>
          <w:delText xml:space="preserve">) exists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at every point of an</w:delText>
        </w:r>
      </w:del>
      <w:del w:id="582" w:author="PR Preview" w:date="2026-01-01T00:00:00Z">
        <w:r>
          <w:delText xml:space="preserve"> </w:delText>
        </w:r>
      </w:del>
      <w:hyperlink r:id="rId10">
        <w:del w:id="583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containing</w:delText>
        </w:r>
      </w:del>
      <w:del w:id="586" w:author="PR Preview" w:date="2026-01-01T00:00:00Z">
        <w:r>
          <w:delText xml:space="preserve"> </w:delText>
        </w:r>
      </w:del>
      <m:oMath>
        <m:r>
          <m:t>c</m:t>
        </m:r>
      </m:oMath>
      <w:del w:id="587" w:author="PR Preview" w:date="2026-01-01T00:00:00Z">
        <w:r>
          <w:delText xml:space="preserve">.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If</w:delText>
        </w:r>
      </w:del>
      <w:del w:id="5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is differentiable (</w:delText>
        </w:r>
      </w:del>
      <w:hyperlink w:anchor="def-differentiable">
        <w:del w:id="59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594" w:author="PR Preview" w:date="2026-01-01T00:00:00Z">
        <w:r>
          <w:delText xml:space="preserve">) at</w:delText>
        </w:r>
      </w:del>
      <w:del w:id="595" w:author="PR Preview" w:date="2026-01-01T00:00:00Z">
        <w:r>
          <w:delText xml:space="preserve"> </w:delText>
        </w:r>
      </w:del>
      <m:oMath>
        <m:r>
          <m:t>c</m:t>
        </m:r>
      </m:oMath>
      <w:del w:id="596" w:author="PR Preview" w:date="2026-01-01T00:00:00Z">
        <w:r>
          <w:delText xml:space="preserve">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its derivative there, written</w:delText>
        </w:r>
      </w:del>
      <w:del w:id="59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or</w:delText>
        </w:r>
      </w:del>
      <w:del w:id="6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is the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rPr>
            <w:b/>
            <w:bCs/>
          </w:rPr>
          <w:delText xml:space="preserve">second derivative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</w:delText>
        </w:r>
      </w:del>
      <w:del w:id="610" w:author="PR Preview" w:date="2026-01-01T00:00:00Z">
        <w:r>
          <w:delText xml:space="preserve"> </w:delText>
        </w:r>
      </w:del>
      <m:oMath>
        <m:r>
          <m:t>f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at</w:delText>
        </w:r>
      </w:del>
      <w:del w:id="613" w:author="PR Preview" w:date="2026-01-01T00:00:00Z">
        <w:r>
          <w:delText xml:space="preserve"> </w:delText>
        </w:r>
      </w:del>
      <m:oMath>
        <m:r>
          <m:t>c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(Wikipedia contributors 2026l)</w:delText>
        </w:r>
      </w:del>
      <w:del w:id="616" w:author="PR Preview" w:date="2026-01-01T00:00:00Z">
        <w:r>
          <w:delText xml:space="preserve">.</w:delText>
        </w:r>
      </w:del>
    </w:p>
    <w:p>
      <w:pPr>
        <w:pStyle w:val="BodyText"/>
      </w:pPr>
      <w:ins w:id="617" w:author="PR Preview" w:date="2026-01-01T00:00:00Z">
        <w:r>
          <w:rPr>
            <w:b/>
            <w:bCs/>
          </w:rPr>
          <w:t xml:space="preserve">Definition 13 (Second derivative)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Let</w:t>
        </w:r>
      </w:ins>
      <w:ins w:id="620" w:author="PR Preview" w:date="2026-01-01T00:00:00Z">
        <w:r>
          <w:t xml:space="preserve"> </w:t>
        </w:r>
      </w:ins>
      <m:oMath>
        <m:r>
          <m:t>f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be a real-valued function of one variable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whose derivative</w:t>
        </w:r>
      </w:ins>
      <w:ins w:id="62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(</w:t>
        </w:r>
      </w:ins>
      <w:hyperlink w:anchor="def-derivative">
        <w:ins w:id="62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29" w:author="PR Preview" w:date="2026-01-01T00:00:00Z">
        <w:r>
          <w:t xml:space="preserve">) exists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at every point of an</w:t>
        </w:r>
      </w:ins>
      <w:ins w:id="632" w:author="PR Preview" w:date="2026-01-01T00:00:00Z">
        <w:r>
          <w:t xml:space="preserve"> </w:t>
        </w:r>
      </w:ins>
      <w:hyperlink r:id="rId10">
        <w:ins w:id="633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containing</w:t>
        </w:r>
      </w:ins>
      <w:ins w:id="636" w:author="PR Preview" w:date="2026-01-01T00:00:00Z">
        <w:r>
          <w:t xml:space="preserve"> </w:t>
        </w:r>
      </w:ins>
      <m:oMath>
        <m:r>
          <m:t>c</m:t>
        </m:r>
      </m:oMath>
      <w:ins w:id="637" w:author="PR Preview" w:date="2026-01-01T00:00:00Z">
        <w:r>
          <w:t xml:space="preserve">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If</w:t>
        </w:r>
      </w:ins>
      <w:ins w:id="64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is differentiable (</w:t>
        </w:r>
      </w:ins>
      <w:hyperlink w:anchor="def-differentiable">
        <w:ins w:id="64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644" w:author="PR Preview" w:date="2026-01-01T00:00:00Z">
        <w:r>
          <w:t xml:space="preserve">) at</w:t>
        </w:r>
      </w:ins>
      <w:ins w:id="645" w:author="PR Preview" w:date="2026-01-01T00:00:00Z">
        <w:r>
          <w:t xml:space="preserve"> </w:t>
        </w:r>
      </w:ins>
      <m:oMath>
        <m:r>
          <m:t>c</m:t>
        </m:r>
      </m:oMath>
      <w:ins w:id="646" w:author="PR Preview" w:date="2026-01-01T00:00:00Z">
        <w:r>
          <w:t xml:space="preserve">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its derivative there, written</w:t>
        </w:r>
      </w:ins>
      <w:ins w:id="64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or</w:t>
        </w:r>
      </w:ins>
      <w:ins w:id="652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653" w:author="PR Preview" w:date="2026-01-01T00:00:00Z">
        <w:r>
          <w:t xml:space="preserve">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is the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rPr>
            <w:b/>
            <w:bCs/>
          </w:rPr>
          <w:t xml:space="preserve">second derivative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of</w:t>
        </w:r>
      </w:ins>
      <w:ins w:id="660" w:author="PR Preview" w:date="2026-01-01T00:00:00Z">
        <w:r>
          <w:t xml:space="preserve"> </w:t>
        </w:r>
      </w:ins>
      <m:oMath>
        <m:r>
          <m:t>f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at</w:t>
        </w:r>
      </w:ins>
      <w:ins w:id="663" w:author="PR Preview" w:date="2026-01-01T00:00:00Z">
        <w:r>
          <w:t xml:space="preserve"> </w:t>
        </w:r>
      </w:ins>
      <m:oMath>
        <m:r>
          <m:t>c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[8]</w:t>
        </w:r>
      </w:ins>
      <w:ins w:id="666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del w:id="667" w:author="PR Preview" w:date="2026-01-01T00:00:00Z">
        <w:r>
          <w:rPr>
            <w:b/>
            <w:bCs/>
          </w:rPr>
          <w:delText xml:space="preserve">Theorem 3 (Power rule)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For every real number</w:delText>
        </w:r>
      </w:del>
      <w:del w:id="670" w:author="PR Preview" w:date="2026-01-01T00:00:00Z">
        <w:r>
          <w:delText xml:space="preserve"> </w:delText>
        </w:r>
      </w:del>
      <m:oMath>
        <m:r>
          <m:t>q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and every</w:delText>
        </w:r>
      </w:del>
      <w:del w:id="67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(Wikipedia contributors 2026i)</w:delText>
        </w:r>
      </w:del>
      <w:del w:id="676" w:author="PR Preview" w:date="2026-01-01T00:00:00Z">
        <w:r>
          <w:delText xml:space="preserve">,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the derivative of the</w:delText>
        </w:r>
      </w:del>
      <w:del w:id="679" w:author="PR Preview" w:date="2026-01-01T00:00:00Z">
        <w:r>
          <w:delText xml:space="preserve"> </w:delText>
        </w:r>
      </w:del>
      <w:hyperlink r:id="rId53">
        <w:del w:id="680" w:author="PR Preview" w:date="2026-01-01T00:00:00Z">
          <w:r>
            <w:rPr>
              <w:rStyle w:val="Hyperlink"/>
            </w:rPr>
            <w:delText xml:space="preserve">power</w:delText>
          </w:r>
        </w:del>
      </w:hyperlink>
      <w:del w:id="68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q</m:t>
            </m:r>
          </m:sup>
        </m:sSup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is:</w:delText>
        </w:r>
      </w:del>
    </w:p>
    <w:p>
      <w:pPr>
        <w:pStyle w:val="FirstParagraph"/>
      </w:pPr>
      <w:ins w:id="684" w:author="PR Preview" w:date="2026-01-01T00:00:00Z">
        <w:r>
          <w:rPr>
            <w:b/>
            <w:bCs/>
          </w:rPr>
          <w:t xml:space="preserve">Theorem 3 (Power rule)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For every real number</w:t>
        </w:r>
      </w:ins>
      <w:ins w:id="687" w:author="PR Preview" w:date="2026-01-01T00:00:00Z">
        <w:r>
          <w:t xml:space="preserve"> </w:t>
        </w:r>
      </w:ins>
      <m:oMath>
        <m:r>
          <m:t>q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and every</w:t>
        </w:r>
      </w:ins>
      <w:ins w:id="6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[9]</w:t>
        </w:r>
      </w:ins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the derivative of the</w:t>
        </w:r>
      </w:ins>
      <w:ins w:id="696" w:author="PR Preview" w:date="2026-01-01T00:00:00Z">
        <w:r>
          <w:t xml:space="preserve"> </w:t>
        </w:r>
      </w:ins>
      <w:hyperlink r:id="rId53">
        <w:ins w:id="697" w:author="PR Preview" w:date="2026-01-01T00:00:00Z">
          <w:r>
            <w:rPr>
              <w:rStyle w:val="Hyperlink"/>
            </w:rPr>
            <w:t xml:space="preserve">power</w:t>
          </w:r>
        </w:ins>
      </w:hyperlink>
      <w:ins w:id="69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q</m:t>
            </m:r>
          </m:sup>
        </m:sSup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del w:id="701" w:author="PR Preview" w:date="2026-01-01T00:00:00Z">
        <w:r>
          <w:rPr>
            <w:b/>
            <w:bCs/>
          </w:rPr>
          <w:delText xml:space="preserve">Exercise 1 (Derivative of polynomial and power functions)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Adapted from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Miller (2016)</w:delText>
        </w:r>
      </w:del>
      <w:del w:id="706" w:author="PR Preview" w:date="2026-01-01T00:00:00Z">
        <w:r>
          <w:delText xml:space="preserve">, Question 1.1.1.</w:delText>
        </w:r>
      </w:del>
    </w:p>
    <w:p>
      <w:pPr>
        <w:pStyle w:val="FirstParagraph"/>
      </w:pPr>
      <w:ins w:id="707" w:author="PR Preview" w:date="2026-01-01T00:00:00Z">
        <w:r>
          <w:rPr>
            <w:b/>
            <w:bCs/>
          </w:rPr>
          <w:t xml:space="preserve">Exercise 1 (Derivative of polynomial and power functions)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Adapted from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Miller [10]</w:t>
        </w:r>
      </w:ins>
      <w:ins w:id="712" w:author="PR Preview" w:date="2026-01-01T00:00:00Z">
        <w:r>
          <w:t xml:space="preserve">, Question 1.1.1.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del w:id="713" w:author="PR Preview" w:date="2026-01-01T00:00:00Z">
        <w:r>
          <w:rPr>
            <w:b/>
            <w:bCs/>
          </w:rPr>
          <w:delText xml:space="preserve">Exercise 2 (Finding points with a prescribed slope)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Adapted from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Miller (2016)</w:delText>
        </w:r>
      </w:del>
      <w:del w:id="718" w:author="PR Preview" w:date="2026-01-01T00:00:00Z">
        <w:r>
          <w:delText xml:space="preserve">, Question 1.1.14.</w:delText>
        </w:r>
      </w:del>
    </w:p>
    <w:p>
      <w:pPr>
        <w:pStyle w:val="FirstParagraph"/>
      </w:pPr>
      <w:ins w:id="719" w:author="PR Preview" w:date="2026-01-01T00:00:00Z">
        <w:r>
          <w:rPr>
            <w:b/>
            <w:bCs/>
          </w:rPr>
          <w:t xml:space="preserve">Exercise 2 (Finding points with a prescribed slope)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Adapted from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Miller [10]</w:t>
        </w:r>
      </w:ins>
      <w:ins w:id="724" w:author="PR Preview" w:date="2026-01-01T00:00:00Z">
        <w:r>
          <w:t xml:space="preserve">, Question 1.1.14.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del w:id="725" w:author="PR Preview" w:date="2026-01-01T00:00:00Z">
        <w:r>
          <w:rPr>
            <w:b/>
            <w:bCs/>
          </w:rPr>
          <w:delText xml:space="preserve">Exercise 3 (Derivative after logarithmic simplification)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Adapted from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Miller (2016)</w:delText>
        </w:r>
      </w:del>
      <w:del w:id="730" w:author="PR Preview" w:date="2026-01-01T00:00:00Z">
        <w:r>
          <w:delText xml:space="preserve">, Question 1.1.4.</w:delText>
        </w:r>
      </w:del>
    </w:p>
    <w:p>
      <w:pPr>
        <w:pStyle w:val="FirstParagraph"/>
      </w:pPr>
      <w:ins w:id="731" w:author="PR Preview" w:date="2026-01-01T00:00:00Z">
        <w:r>
          <w:rPr>
            <w:b/>
            <w:bCs/>
          </w:rPr>
          <w:t xml:space="preserve">Exercise 3 (Derivative after logarithmic simplification)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Adapted from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Miller [10]</w:t>
        </w:r>
      </w:ins>
      <w:ins w:id="736" w:author="PR Preview" w:date="2026-01-01T00:00:00Z">
        <w:r>
          <w:t xml:space="preserve">, Question 1.1.4.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del w:id="737" w:author="PR Preview" w:date="2026-01-01T00:00:00Z">
        <w:r>
          <w:rPr>
            <w:b/>
            <w:bCs/>
          </w:rPr>
          <w:delText xml:space="preserve">Theorem 8 (Product rule)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If</w:delText>
        </w:r>
      </w:del>
      <w:del w:id="740" w:author="PR Preview" w:date="2026-01-01T00:00:00Z">
        <w:r>
          <w:delText xml:space="preserve"> </w:delText>
        </w:r>
      </w:del>
      <m:oMath>
        <m:r>
          <m:t>a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and</w:delText>
        </w:r>
      </w:del>
      <w:del w:id="743" w:author="PR Preview" w:date="2026-01-01T00:00:00Z">
        <w:r>
          <w:delText xml:space="preserve"> </w:delText>
        </w:r>
      </w:del>
      <m:oMath>
        <m:r>
          <m:t>b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are differentiable functions of</w:delText>
        </w:r>
      </w:del>
      <w:del w:id="746" w:author="PR Preview" w:date="2026-01-01T00:00:00Z">
        <w:r>
          <w:delText xml:space="preserve"> </w:delText>
        </w:r>
      </w:del>
      <m:oMath>
        <m:r>
          <m:t>x</m:t>
        </m:r>
      </m:oMath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(Wikipedia contributors 2026j)</w:delText>
        </w:r>
      </w:del>
      <w:del w:id="74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del w:id="750" w:author="PR Preview" w:date="2026-01-01T00:00:00Z">
        <w:r>
          <w:rPr>
            <w:b/>
            <w:bCs/>
          </w:rPr>
          <w:delText xml:space="preserve">Exercise 4 (Derivative of a product)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Adapted from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Miller (2016)</w:delText>
        </w:r>
      </w:del>
      <w:del w:id="755" w:author="PR Preview" w:date="2026-01-01T00:00:00Z">
        <w:r>
          <w:delText xml:space="preserve">, Question 1.1.2.</w:delText>
        </w:r>
      </w:del>
    </w:p>
    <w:p>
      <w:pPr>
        <w:pStyle w:val="FirstParagraph"/>
      </w:pPr>
      <w:ins w:id="756" w:author="PR Preview" w:date="2026-01-01T00:00:00Z">
        <w:r>
          <w:rPr>
            <w:b/>
            <w:bCs/>
          </w:rPr>
          <w:t xml:space="preserve">Theorem 8 (Product rule)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If</w:t>
        </w:r>
      </w:ins>
      <w:ins w:id="759" w:author="PR Preview" w:date="2026-01-01T00:00:00Z">
        <w:r>
          <w:t xml:space="preserve"> </w:t>
        </w:r>
      </w:ins>
      <m:oMath>
        <m:r>
          <m:t>a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</w:t>
        </w:r>
      </w:ins>
      <w:ins w:id="762" w:author="PR Preview" w:date="2026-01-01T00:00:00Z">
        <w:r>
          <w:t xml:space="preserve"> </w:t>
        </w:r>
      </w:ins>
      <m:oMath>
        <m:r>
          <m:t>b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are differentiable functions of</w:t>
        </w:r>
      </w:ins>
      <w:ins w:id="765" w:author="PR Preview" w:date="2026-01-01T00:00:00Z">
        <w:r>
          <w:t xml:space="preserve"> </w:t>
        </w:r>
      </w:ins>
      <m:oMath>
        <m:r>
          <m:t>x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[11]</w:t>
        </w:r>
      </w:ins>
      <w:ins w:id="76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ins w:id="769" w:author="PR Preview" w:date="2026-01-01T00:00:00Z">
        <w:r>
          <w:rPr>
            <w:b/>
            <w:bCs/>
          </w:rPr>
          <w:t xml:space="preserve">Exercise 4 (Derivative of a product)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Adapted from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Miller [10]</w:t>
        </w:r>
      </w:ins>
      <w:ins w:id="774" w:author="PR Preview" w:date="2026-01-01T00:00:00Z">
        <w:r>
          <w:t xml:space="preserve">, Question 1.1.2.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Exercise 5 (Second derivative of a product)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Adapted from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Miller (2016)</w:delText>
        </w:r>
      </w:del>
      <w:del w:id="780" w:author="PR Preview" w:date="2026-01-01T00:00:00Z">
        <w:r>
          <w:delText xml:space="preserve">, Question 1.1.15.</w:delText>
        </w:r>
      </w:del>
    </w:p>
    <w:p>
      <w:pPr>
        <w:pStyle w:val="FirstParagraph"/>
      </w:pPr>
      <w:ins w:id="781" w:author="PR Preview" w:date="2026-01-01T00:00:00Z">
        <w:r>
          <w:rPr>
            <w:b/>
            <w:bCs/>
          </w:rPr>
          <w:t xml:space="preserve">Exercise 5 (Second derivative of a product)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Adapted from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Miller [10]</w:t>
        </w:r>
      </w:ins>
      <w:ins w:id="786" w:author="PR Preview" w:date="2026-01-01T00:00:00Z">
        <w:r>
          <w:t xml:space="preserve">, Question 1.1.15.</w:t>
        </w:r>
      </w:ins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del w:id="787" w:author="PR Preview" w:date="2026-01-01T00:00:00Z">
        <w:r>
          <w:rPr>
            <w:b/>
            <w:bCs/>
          </w:rPr>
          <w:delText xml:space="preserve">Theorem 9 (Quotient rule)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If</w:delText>
        </w:r>
      </w:del>
      <w:del w:id="790" w:author="PR Preview" w:date="2026-01-01T00:00:00Z">
        <w:r>
          <w:delText xml:space="preserve"> </w:delText>
        </w:r>
      </w:del>
      <m:oMath>
        <m:r>
          <m:t>a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and</w:delText>
        </w:r>
      </w:del>
      <w:del w:id="793" w:author="PR Preview" w:date="2026-01-01T00:00:00Z">
        <w:r>
          <w:delText xml:space="preserve"> </w:delText>
        </w:r>
      </w:del>
      <m:oMath>
        <m:r>
          <m:t>b</m:t>
        </m:r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are differentiable functions of</w:delText>
        </w:r>
      </w:del>
      <w:del w:id="796" w:author="PR Preview" w:date="2026-01-01T00:00:00Z">
        <w:r>
          <w:delText xml:space="preserve"> </w:delText>
        </w:r>
      </w:del>
      <m:oMath>
        <m:r>
          <m:t>x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(Wikipedia contributors 2026k)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and</w:delText>
        </w:r>
      </w:del>
      <w:del w:id="80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802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del w:id="803" w:author="PR Preview" w:date="2026-01-01T00:00:00Z">
        <w:r>
          <w:rPr>
            <w:b/>
            <w:bCs/>
          </w:rPr>
          <w:delText xml:space="preserve">Exercise 6 (Derivative of a rational function)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Adapted from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Miller (2016)</w:delText>
        </w:r>
      </w:del>
      <w:del w:id="808" w:author="PR Preview" w:date="2026-01-01T00:00:00Z">
        <w:r>
          <w:delText xml:space="preserve">, Question 1.1.12.</w:delText>
        </w:r>
      </w:del>
    </w:p>
    <w:p>
      <w:pPr>
        <w:pStyle w:val="FirstParagraph"/>
      </w:pPr>
      <w:ins w:id="809" w:author="PR Preview" w:date="2026-01-01T00:00:00Z">
        <w:r>
          <w:rPr>
            <w:b/>
            <w:bCs/>
          </w:rPr>
          <w:t xml:space="preserve">Theorem 9 (Quotient rule)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If</w:t>
        </w:r>
      </w:ins>
      <w:ins w:id="812" w:author="PR Preview" w:date="2026-01-01T00:00:00Z">
        <w:r>
          <w:t xml:space="preserve"> </w:t>
        </w:r>
      </w:ins>
      <m:oMath>
        <m:r>
          <m:t>a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and</w:t>
        </w:r>
      </w:ins>
      <w:ins w:id="815" w:author="PR Preview" w:date="2026-01-01T00:00:00Z">
        <w:r>
          <w:t xml:space="preserve"> </w:t>
        </w:r>
      </w:ins>
      <m:oMath>
        <m:r>
          <m:t>b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are differentiable functions of</w:t>
        </w:r>
      </w:ins>
      <w:ins w:id="818" w:author="PR Preview" w:date="2026-01-01T00:00:00Z">
        <w:r>
          <w:t xml:space="preserve"> </w:t>
        </w:r>
      </w:ins>
      <m:oMath>
        <m:r>
          <m:t>x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[12]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</w:t>
        </w:r>
      </w:ins>
      <w:ins w:id="82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82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ins w:id="825" w:author="PR Preview" w:date="2026-01-01T00:00:00Z">
        <w:r>
          <w:rPr>
            <w:b/>
            <w:bCs/>
          </w:rPr>
          <w:t xml:space="preserve">Exercise 6 (Derivative of a rational function)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Adapted from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Miller [10]</w:t>
        </w:r>
      </w:ins>
      <w:ins w:id="830" w:author="PR Preview" w:date="2026-01-01T00:00:00Z">
        <w:r>
          <w:t xml:space="preserve">, Question 1.1.12.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del w:id="831" w:author="PR Preview" w:date="2026-01-01T00:00:00Z">
        <w:r>
          <w:rPr>
            <w:b/>
            <w:bCs/>
          </w:rPr>
          <w:delText xml:space="preserve">Theorem 10 (Chain rule)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If</w:delText>
        </w:r>
      </w:del>
      <w:del w:id="834" w:author="PR Preview" w:date="2026-01-01T00:00:00Z">
        <w:r>
          <w:delText xml:space="preserve"> </w:delText>
        </w:r>
      </w:del>
      <m:oMath>
        <m:r>
          <m:t>a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is a differentiable function of</w:delText>
        </w:r>
      </w:del>
      <w:del w:id="837" w:author="PR Preview" w:date="2026-01-01T00:00:00Z">
        <w:r>
          <w:delText xml:space="preserve"> </w:delText>
        </w:r>
      </w:del>
      <m:oMath>
        <m:r>
          <m:t>b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(Wikipedia contributors 2026a)</w:delText>
        </w:r>
      </w:del>
      <w:del w:id="840" w:author="PR Preview" w:date="2026-01-01T00:00:00Z">
        <w:r>
          <w:delText xml:space="preserve">,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and</w:delText>
        </w:r>
      </w:del>
      <w:del w:id="843" w:author="PR Preview" w:date="2026-01-01T00:00:00Z">
        <w:r>
          <w:delText xml:space="preserve"> </w:delText>
        </w:r>
      </w:del>
      <m:oMath>
        <m:r>
          <m:t>b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is a differentiable function of</w:delText>
        </w:r>
      </w:del>
      <w:del w:id="846" w:author="PR Preview" w:date="2026-01-01T00:00:00Z">
        <w:r>
          <w:delText xml:space="preserve"> </w:delText>
        </w:r>
      </w:del>
      <m:oMath>
        <m:r>
          <m:t>c</m:t>
        </m:r>
      </m:oMath>
      <w:del w:id="847" w:author="PR Preview" w:date="2026-01-01T00:00:00Z">
        <w:r>
          <w:delText xml:space="preserve">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then</w:delText>
        </w:r>
      </w:del>
      <w:del w:id="850" w:author="PR Preview" w:date="2026-01-01T00:00:00Z">
        <w:r>
          <w:delText xml:space="preserve"> </w:delText>
        </w:r>
      </w:del>
      <m:oMath>
        <m:r>
          <m:t>a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is a differentiable function of</w:delText>
        </w:r>
      </w:del>
      <w:del w:id="853" w:author="PR Preview" w:date="2026-01-01T00:00:00Z">
        <w:r>
          <w:delText xml:space="preserve"> </w:delText>
        </w:r>
      </w:del>
      <m:oMath>
        <m:r>
          <m:t>c</m:t>
        </m:r>
      </m:oMath>
      <w:del w:id="854" w:author="PR Preview" w:date="2026-01-01T00:00:00Z">
        <w:r>
          <w:delText xml:space="preserve">, and</w:delText>
        </w:r>
      </w:del>
    </w:p>
    <w:p>
      <w:pPr>
        <w:pStyle w:val="BodyText"/>
      </w:pPr>
      <w:ins w:id="855" w:author="PR Preview" w:date="2026-01-01T00:00:00Z">
        <w:r>
          <w:rPr>
            <w:b/>
            <w:bCs/>
          </w:rPr>
          <w:t xml:space="preserve">Theorem 10 (Chain rule)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If</w:t>
        </w:r>
      </w:ins>
      <w:ins w:id="858" w:author="PR Preview" w:date="2026-01-01T00:00:00Z">
        <w:r>
          <w:t xml:space="preserve"> </w:t>
        </w:r>
      </w:ins>
      <m:oMath>
        <m:r>
          <m:t>a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 a differentiable function of</w:t>
        </w:r>
      </w:ins>
      <w:ins w:id="861" w:author="PR Preview" w:date="2026-01-01T00:00:00Z">
        <w:r>
          <w:t xml:space="preserve"> </w:t>
        </w:r>
      </w:ins>
      <m:oMath>
        <m:r>
          <m:t>b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[13]</w:t>
        </w:r>
      </w:ins>
      <w:ins w:id="864" w:author="PR Preview" w:date="2026-01-01T00:00:00Z">
        <w:r>
          <w:t xml:space="preserve">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and</w:t>
        </w:r>
      </w:ins>
      <w:ins w:id="867" w:author="PR Preview" w:date="2026-01-01T00:00:00Z">
        <w:r>
          <w:t xml:space="preserve"> </w:t>
        </w:r>
      </w:ins>
      <m:oMath>
        <m:r>
          <m:t>b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a differentiable function of</w:t>
        </w:r>
      </w:ins>
      <w:ins w:id="870" w:author="PR Preview" w:date="2026-01-01T00:00:00Z">
        <w:r>
          <w:t xml:space="preserve"> </w:t>
        </w:r>
      </w:ins>
      <m:oMath>
        <m:r>
          <m:t>c</m:t>
        </m:r>
      </m:oMath>
      <w:ins w:id="871" w:author="PR Preview" w:date="2026-01-01T00:00:00Z">
        <w:r>
          <w:t xml:space="preserve">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then</w:t>
        </w:r>
      </w:ins>
      <w:ins w:id="874" w:author="PR Preview" w:date="2026-01-01T00:00:00Z">
        <w:r>
          <w:t xml:space="preserve"> </w:t>
        </w:r>
      </w:ins>
      <m:oMath>
        <m:r>
          <m:t>a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is a differentiable function of</w:t>
        </w:r>
      </w:ins>
      <w:ins w:id="877" w:author="PR Preview" w:date="2026-01-01T00:00:00Z">
        <w:r>
          <w:t xml:space="preserve"> </w:t>
        </w:r>
      </w:ins>
      <m:oMath>
        <m:r>
          <m:t>c</m:t>
        </m:r>
      </m:oMath>
      <w:ins w:id="878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del w:id="879" w:author="PR Preview" w:date="2026-01-01T00:00:00Z">
        <w:r>
          <w:rPr>
            <w:b/>
            <w:bCs/>
          </w:rPr>
          <w:delText xml:space="preserve">Exercise 7 (Derivative of the standard Gaussian kernel)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Adapted from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Miller (2016)</w:delText>
        </w:r>
      </w:del>
      <w:del w:id="884" w:author="PR Preview" w:date="2026-01-01T00:00:00Z">
        <w:r>
          <w:delText xml:space="preserve">, Question 1.1.5.</w:delText>
        </w:r>
      </w:del>
    </w:p>
    <w:p>
      <w:pPr>
        <w:pStyle w:val="FirstParagraph"/>
      </w:pPr>
      <w:ins w:id="885" w:author="PR Preview" w:date="2026-01-01T00:00:00Z">
        <w:r>
          <w:rPr>
            <w:b/>
            <w:bCs/>
          </w:rPr>
          <w:t xml:space="preserve">Exercise 7 (Derivative of the standard Gaussian kernel)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Adapted from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Miller [10]</w:t>
        </w:r>
      </w:ins>
      <w:ins w:id="890" w:author="PR Preview" w:date="2026-01-01T00:00:00Z">
        <w:r>
          <w:t xml:space="preserve">, Question 1.1.5.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del w:id="891" w:author="PR Preview" w:date="2026-01-01T00:00:00Z">
        <w:r>
          <w:rPr>
            <w:b/>
            <w:bCs/>
          </w:rPr>
          <w:delText xml:space="preserve">Exercise 8 (Second derivative of the Gaussian kernel)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Adapted from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Miller (2016)</w:delText>
        </w:r>
      </w:del>
      <w:del w:id="896" w:author="PR Preview" w:date="2026-01-01T00:00:00Z">
        <w:r>
          <w:delText xml:space="preserve">, Question 1.1.6.</w:delText>
        </w:r>
      </w:del>
    </w:p>
    <w:p>
      <w:pPr>
        <w:pStyle w:val="BodyText"/>
      </w:pPr>
      <w:ins w:id="897" w:author="PR Preview" w:date="2026-01-01T00:00:00Z">
        <w:r>
          <w:rPr>
            <w:b/>
            <w:bCs/>
          </w:rPr>
          <w:t xml:space="preserve">Exercise 8 (Second derivative of the Gaussian kernel)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Adapted from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Miller [10]</w:t>
        </w:r>
      </w:ins>
      <w:ins w:id="902" w:author="PR Preview" w:date="2026-01-01T00:00:00Z">
        <w:r>
          <w:t xml:space="preserve">, Question 1.1.6.</w:t>
        </w:r>
      </w:ins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del w:id="903" w:author="PR Preview" w:date="2026-01-01T00:00:00Z">
        <w:r>
          <w:rPr>
            <w:b/>
            <w:bCs/>
          </w:rPr>
          <w:delText xml:space="preserve">Exercise 9 (Combining product and chain rules)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Adapted from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Miller (2016)</w:delText>
        </w:r>
      </w:del>
      <w:del w:id="908" w:author="PR Preview" w:date="2026-01-01T00:00:00Z">
        <w:r>
          <w:delText xml:space="preserve">, Question 1.1.7.</w:delText>
        </w:r>
      </w:del>
    </w:p>
    <w:p>
      <w:pPr>
        <w:pStyle w:val="BodyText"/>
      </w:pPr>
      <w:ins w:id="909" w:author="PR Preview" w:date="2026-01-01T00:00:00Z">
        <w:r>
          <w:rPr>
            <w:b/>
            <w:bCs/>
          </w:rPr>
          <w:t xml:space="preserve">Exercise 9 (Combining product and chain rules)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Adapted from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Miller [10]</w:t>
        </w:r>
      </w:ins>
      <w:ins w:id="914" w:author="PR Preview" w:date="2026-01-01T00:00:00Z">
        <w:r>
          <w:t xml:space="preserve">, Question 1.1.7.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del w:id="915" w:author="PR Preview" w:date="2026-01-01T00:00:00Z">
        <w:r>
          <w:rPr>
            <w:b/>
            <w:bCs/>
          </w:rPr>
          <w:delText xml:space="preserve">Exercise 10 (Generalized power rule)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Adapted from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Miller (2016)</w:delText>
        </w:r>
      </w:del>
      <w:del w:id="920" w:author="PR Preview" w:date="2026-01-01T00:00:00Z">
        <w:r>
          <w:delText xml:space="preserve">, Question 1.1.13.</w:delText>
        </w:r>
      </w:del>
    </w:p>
    <w:p>
      <w:pPr>
        <w:pStyle w:val="FirstParagraph"/>
      </w:pPr>
      <w:ins w:id="921" w:author="PR Preview" w:date="2026-01-01T00:00:00Z">
        <w:r>
          <w:rPr>
            <w:b/>
            <w:bCs/>
          </w:rPr>
          <w:t xml:space="preserve">Exercise 10 (Generalized power rule)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Adapted from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Miller [10]</w:t>
        </w:r>
      </w:ins>
      <w:ins w:id="926" w:author="PR Preview" w:date="2026-01-01T00:00:00Z">
        <w:r>
          <w:t xml:space="preserve">, Question 1.1.13.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del w:id="927" w:author="PR Preview" w:date="2026-01-01T00:00:00Z">
        <w:r>
          <w:rPr>
            <w:b/>
            <w:bCs/>
          </w:rPr>
          <w:delText xml:space="preserve">Exercise 11 (Chain rule with logarithm)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Adapted from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Miller (2016)</w:delText>
        </w:r>
      </w:del>
      <w:del w:id="932" w:author="PR Preview" w:date="2026-01-01T00:00:00Z">
        <w:r>
          <w:delText xml:space="preserve">, Question 1.1.3.</w:delText>
        </w:r>
      </w:del>
    </w:p>
    <w:p>
      <w:pPr>
        <w:pStyle w:val="FirstParagraph"/>
      </w:pPr>
      <w:ins w:id="933" w:author="PR Preview" w:date="2026-01-01T00:00:00Z">
        <w:r>
          <w:rPr>
            <w:b/>
            <w:bCs/>
          </w:rPr>
          <w:t xml:space="preserve">Exercise 11 (Chain rule with logarithm)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Adapted from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Miller [10]</w:t>
        </w:r>
      </w:ins>
      <w:ins w:id="938" w:author="PR Preview" w:date="2026-01-01T00:00:00Z">
        <w:r>
          <w:t xml:space="preserve">, Question 1.1.3.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del w:id="939" w:author="PR Preview" w:date="2026-01-01T00:00:00Z">
        <w:r>
          <w:rPr>
            <w:b/>
            <w:bCs/>
          </w:rPr>
          <w:delText xml:space="preserve">Exercise 12 (Second derivative with an added constant)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Adapted from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Miller (2016)</w:delText>
        </w:r>
      </w:del>
      <w:del w:id="944" w:author="PR Preview" w:date="2026-01-01T00:00:00Z">
        <w:r>
          <w:delText xml:space="preserve">, Question 1.1.9.</w:delText>
        </w:r>
      </w:del>
    </w:p>
    <w:p>
      <w:pPr>
        <w:pStyle w:val="BodyText"/>
      </w:pPr>
      <w:ins w:id="945" w:author="PR Preview" w:date="2026-01-01T00:00:00Z">
        <w:r>
          <w:rPr>
            <w:b/>
            <w:bCs/>
          </w:rPr>
          <w:t xml:space="preserve">Exercise 12 (Second derivative with an added constant)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Adapted from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Miller [10]</w:t>
        </w:r>
      </w:ins>
      <w:ins w:id="950" w:author="PR Preview" w:date="2026-01-01T00:00:00Z">
        <w:r>
          <w:t xml:space="preserve">, Question 1.1.9.</w:t>
        </w:r>
      </w:ins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del w:id="951" w:author="PR Preview" w:date="2026-01-01T00:00:00Z">
        <w:r>
          <w:rPr>
            <w:b/>
            <w:bCs/>
          </w:rPr>
          <w:delText xml:space="preserve">Definition 17 (Linear approximation (first-order Taylor approximation))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For a function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that is differentiable at</w:delText>
        </w:r>
      </w:del>
      <w:del w:id="957" w:author="PR Preview" w:date="2026-01-01T00:00:00Z">
        <w:r>
          <w:delText xml:space="preserve"> </w:delText>
        </w:r>
      </w:del>
      <m:oMath>
        <m:r>
          <m:t>w</m:t>
        </m:r>
      </m:oMath>
      <w:del w:id="958" w:author="PR Preview" w:date="2026-01-01T00:00:00Z">
        <w:r>
          <w:delText xml:space="preserve">,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the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rPr>
            <w:b/>
            <w:bCs/>
          </w:rPr>
          <w:delText xml:space="preserve">linear approximation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of</w:delText>
        </w:r>
      </w:del>
      <w:del w:id="965" w:author="PR Preview" w:date="2026-01-01T00:00:00Z">
        <w:r>
          <w:delText xml:space="preserve"> </w:delText>
        </w:r>
      </w:del>
      <m:oMath>
        <m:r>
          <m:t>f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at</w:delText>
        </w:r>
      </w:del>
      <w:del w:id="968" w:author="PR Preview" w:date="2026-01-01T00:00:00Z">
        <w:r>
          <w:delText xml:space="preserve"> </w:delText>
        </w:r>
      </w:del>
      <m:oMath>
        <m:r>
          <m:t>w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(Wikipedia contributors 2026f)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(also called the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975" w:author="PR Preview" w:date="2026-01-01T00:00:00Z">
        <w:r>
          <w:delText xml:space="preserve">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is the function of the step</w:delText>
        </w:r>
      </w:del>
      <w:del w:id="978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979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For a function</w:t>
        </w:r>
      </w:ins>
      <w:ins w:id="982" w:author="PR Preview" w:date="2026-01-01T00:00:00Z">
        <w:r>
          <w:t xml:space="preserve"> </w:t>
        </w:r>
      </w:ins>
      <m:oMath>
        <m:r>
          <m:t>f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that is differentiable at</w:t>
        </w:r>
      </w:ins>
      <w:ins w:id="985" w:author="PR Preview" w:date="2026-01-01T00:00:00Z">
        <w:r>
          <w:t xml:space="preserve"> </w:t>
        </w:r>
      </w:ins>
      <m:oMath>
        <m:r>
          <m:t>w</m:t>
        </m:r>
      </m:oMath>
      <w:ins w:id="986" w:author="PR Preview" w:date="2026-01-01T00:00:00Z">
        <w:r>
          <w:t xml:space="preserve">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the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rPr>
            <w:b/>
            <w:bCs/>
          </w:rPr>
          <w:t xml:space="preserve">linear approximation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of</w:t>
        </w:r>
      </w:ins>
      <w:ins w:id="993" w:author="PR Preview" w:date="2026-01-01T00:00:00Z">
        <w:r>
          <w:t xml:space="preserve"> </w:t>
        </w:r>
      </w:ins>
      <m:oMath>
        <m:r>
          <m:t>f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at</w:t>
        </w:r>
      </w:ins>
      <w:ins w:id="996" w:author="PR Preview" w:date="2026-01-01T00:00:00Z">
        <w:r>
          <w:t xml:space="preserve"> </w:t>
        </w:r>
      </w:ins>
      <m:oMath>
        <m:r>
          <m:t>w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[14]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(also called the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rPr>
            <w:b/>
            <w:bCs/>
          </w:rPr>
          <w:t xml:space="preserve">first-order Taylor approximation</w:t>
        </w:r>
      </w:ins>
      <w:ins w:id="1003" w:author="PR Preview" w:date="2026-01-01T00:00:00Z">
        <w:r>
          <w:t xml:space="preserve">)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is the function of the step</w:t>
        </w:r>
      </w:ins>
      <w:ins w:id="1006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del w:id="1007" w:author="PR Preview" w:date="2026-01-01T00:00:00Z">
        <w:r>
          <w:rPr>
            <w:i/>
            <w:iCs/>
          </w:rPr>
          <w:delText xml:space="preserve">Remark 2</w:delText>
        </w:r>
      </w:del>
      <w:del w:id="1008" w:author="PR Preview" w:date="2026-01-01T00:00:00Z">
        <w:r>
          <w:delText xml:space="preserve"> (The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“linear”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approximation is affine). </w:delText>
        </w:r>
      </w:del>
      <w:del w:id="1013" w:author="PR Preview" w:date="2026-01-01T00:00:00Z">
        <w:r>
          <w:delText xml:space="preserve">The linear approximation</w:delText>
        </w:r>
      </w:del>
      <w:del w:id="10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(</w:delText>
        </w:r>
      </w:del>
      <w:hyperlink w:anchor="def-linear-approximation">
        <w:del w:id="1017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018" w:author="PR Preview" w:date="2026-01-01T00:00:00Z">
        <w:r>
          <w:delText xml:space="preserve">)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is an</w:delText>
        </w:r>
      </w:del>
      <w:del w:id="1021" w:author="PR Preview" w:date="2026-01-01T00:00:00Z">
        <w:r>
          <w:delText xml:space="preserve"> </w:delText>
        </w:r>
      </w:del>
      <w:hyperlink r:id="rId122">
        <w:del w:id="1022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of the step</w:delText>
        </w:r>
      </w:del>
      <w:del w:id="1025" w:author="PR Preview" w:date="2026-01-01T00:00:00Z">
        <w:r>
          <w:delText xml:space="preserve"> </w:delText>
        </w:r>
      </w:del>
      <m:oMath>
        <m:r>
          <m:t>ε</m:t>
        </m:r>
      </m:oMath>
      <w:del w:id="1026" w:author="PR Preview" w:date="2026-01-01T00:00:00Z">
        <w:r>
          <w:delText xml:space="preserve">: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its slope is</w:delText>
        </w:r>
      </w:del>
      <w:del w:id="10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and its intercept is</w:delText>
        </w:r>
      </w:del>
      <w:del w:id="10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033" w:author="PR Preview" w:date="2026-01-01T00:00:00Z">
        <w:r>
          <w:delText xml:space="preserve">.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It is</w:delText>
        </w:r>
      </w:del>
      <w:del w:id="1036" w:author="PR Preview" w:date="2026-01-01T00:00:00Z">
        <w:r>
          <w:delText xml:space="preserve"> </w:delText>
        </w:r>
      </w:del>
      <w:hyperlink r:id="rId128">
        <w:del w:id="1037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in</w:delText>
        </w:r>
      </w:del>
      <w:del w:id="1040" w:author="PR Preview" w:date="2026-01-01T00:00:00Z">
        <w:r>
          <w:delText xml:space="preserve"> </w:delText>
        </w:r>
      </w:del>
      <m:oMath>
        <m:r>
          <m:t>ε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only when</w:delText>
        </w:r>
      </w:del>
      <w:del w:id="10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44" w:author="PR Preview" w:date="2026-01-01T00:00:00Z">
        <w:r>
          <w:delText xml:space="preserve">.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The name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“linear approximation”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uses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“linear”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in the looser sense of elementary algebra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(</w:delText>
        </w:r>
      </w:del>
      <w:hyperlink r:id="rId129">
        <w:del w:id="1057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058" w:author="PR Preview" w:date="2026-01-01T00:00:00Z">
        <w:r>
          <w:delText xml:space="preserve">).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Boyd and Vandenberghe (2018)</w:delText>
        </w:r>
      </w:del>
      <w:del w:id="1061" w:author="PR Preview" w:date="2026-01-01T00:00:00Z">
        <w:r>
          <w:delText xml:space="preserve">, section 2.2, treats the first-order Taylor approximation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del w:id="1064" w:author="PR Preview" w:date="2026-01-01T00:00:00Z">
        <w:r>
          <w:rPr>
            <w:b/>
            <w:bCs/>
          </w:rPr>
          <w:delText xml:space="preserve">Exercise 13 (Tangent line approximation)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Adapted from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Miller (2016)</w:delText>
        </w:r>
      </w:del>
      <w:del w:id="1069" w:author="PR Preview" w:date="2026-01-01T00:00:00Z">
        <w:r>
          <w:delText xml:space="preserve">, Question 1.1.8.</w:delText>
        </w:r>
      </w:del>
    </w:p>
    <w:p>
      <w:pPr>
        <w:pStyle w:val="BodyText"/>
      </w:pPr>
      <w:ins w:id="1070" w:author="PR Preview" w:date="2026-01-01T00:00:00Z">
        <w:r>
          <w:rPr>
            <w:i/>
            <w:iCs/>
          </w:rPr>
          <w:t xml:space="preserve">Remark 2</w:t>
        </w:r>
      </w:ins>
      <w:ins w:id="1071" w:author="PR Preview" w:date="2026-01-01T00:00:00Z">
        <w:r>
          <w:t xml:space="preserve"> (The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“linear”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approximation is affine). </w:t>
        </w:r>
      </w:ins>
      <w:ins w:id="1076" w:author="PR Preview" w:date="2026-01-01T00:00:00Z">
        <w:r>
          <w:t xml:space="preserve">The linear approximation</w:t>
        </w:r>
      </w:ins>
      <w:ins w:id="10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(</w:t>
        </w:r>
      </w:ins>
      <w:hyperlink w:anchor="def-linear-approximation">
        <w:ins w:id="108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081" w:author="PR Preview" w:date="2026-01-01T00:00:00Z">
        <w:r>
          <w:t xml:space="preserve">)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is an</w:t>
        </w:r>
      </w:ins>
      <w:ins w:id="1084" w:author="PR Preview" w:date="2026-01-01T00:00:00Z">
        <w:r>
          <w:t xml:space="preserve"> </w:t>
        </w:r>
      </w:ins>
      <w:hyperlink r:id="rId122">
        <w:ins w:id="1085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of the step</w:t>
        </w:r>
      </w:ins>
      <w:ins w:id="1088" w:author="PR Preview" w:date="2026-01-01T00:00:00Z">
        <w:r>
          <w:t xml:space="preserve"> </w:t>
        </w:r>
      </w:ins>
      <m:oMath>
        <m:r>
          <m:t>ε</m:t>
        </m:r>
      </m:oMath>
      <w:ins w:id="1089" w:author="PR Preview" w:date="2026-01-01T00:00:00Z">
        <w:r>
          <w:t xml:space="preserve">: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its slope is</w:t>
        </w:r>
      </w:ins>
      <w:ins w:id="109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its intercept is</w:t>
        </w:r>
      </w:ins>
      <w:ins w:id="10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096" w:author="PR Preview" w:date="2026-01-01T00:00:00Z">
        <w:r>
          <w:t xml:space="preserve">.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It is</w:t>
        </w:r>
      </w:ins>
      <w:ins w:id="1099" w:author="PR Preview" w:date="2026-01-01T00:00:00Z">
        <w:r>
          <w:t xml:space="preserve"> </w:t>
        </w:r>
      </w:ins>
      <w:hyperlink r:id="rId128">
        <w:ins w:id="1100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in</w:t>
        </w:r>
      </w:ins>
      <w:ins w:id="1103" w:author="PR Preview" w:date="2026-01-01T00:00:00Z">
        <w:r>
          <w:t xml:space="preserve"> </w:t>
        </w:r>
      </w:ins>
      <m:oMath>
        <m:r>
          <m:t>ε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only when</w:t>
        </w:r>
      </w:ins>
      <w:ins w:id="11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07" w:author="PR Preview" w:date="2026-01-01T00:00:00Z">
        <w:r>
          <w:t xml:space="preserve">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The name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“linear approximation”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uses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“linear”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in the looser sense of elementary algebra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(</w:t>
        </w:r>
      </w:ins>
      <w:hyperlink r:id="rId129">
        <w:ins w:id="1120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121" w:author="PR Preview" w:date="2026-01-01T00:00:00Z">
        <w:r>
          <w:t xml:space="preserve">).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Boyd and Vandenberghe [15]</w:t>
        </w:r>
      </w:ins>
      <w:ins w:id="1124" w:author="PR Preview" w:date="2026-01-01T00:00:00Z">
        <w:r>
          <w:t xml:space="preserve">, section 2.2, treats the first-order Taylor approximation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as an affine function for functions of several variables as well.</w:t>
        </w:r>
      </w:ins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ins w:id="1127" w:author="PR Preview" w:date="2026-01-01T00:00:00Z">
        <w:r>
          <w:rPr>
            <w:b/>
            <w:bCs/>
          </w:rPr>
          <w:t xml:space="preserve">Exercise 13 (Tangent line approximation)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Adapted from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Miller [10]</w:t>
        </w:r>
      </w:ins>
      <w:ins w:id="1132" w:author="PR Preview" w:date="2026-01-01T00:00:00Z">
        <w:r>
          <w:t xml:space="preserve">, Question 1.1.8.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del w:id="1133" w:author="PR Preview" w:date="2026-01-01T00:00:00Z">
        <w:r>
          <w:rPr>
            <w:b/>
            <w:bCs/>
          </w:rPr>
          <w:delText xml:space="preserve">Definition 18 (Flat point (stationary point))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Let</w:delText>
        </w:r>
      </w:del>
      <w:del w:id="1136" w:author="PR Preview" w:date="2026-01-01T00:00:00Z">
        <w:r>
          <w:delText xml:space="preserve"> </w:delText>
        </w:r>
      </w:del>
      <m:oMath>
        <m:r>
          <m:t>f</m:t>
        </m:r>
      </m:oMath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be differentiable at</w:delText>
        </w:r>
      </w:del>
      <w:del w:id="1139" w:author="PR Preview" w:date="2026-01-01T00:00:00Z">
        <w:r>
          <w:delText xml:space="preserve"> </w:delText>
        </w:r>
      </w:del>
      <m:oMath>
        <m:r>
          <m:t>c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(</w:delText>
        </w:r>
      </w:del>
      <w:hyperlink w:anchor="def-differentiable">
        <w:del w:id="114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43" w:author="PR Preview" w:date="2026-01-01T00:00:00Z">
        <w:r>
          <w:delText xml:space="preserve">).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If</w:delText>
        </w:r>
      </w:del>
      <w:del w:id="114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47" w:author="PR Preview" w:date="2026-01-01T00:00:00Z">
        <w:r>
          <w:delText xml:space="preserve">, then</w:delText>
        </w:r>
      </w:del>
      <w:del w:id="1148" w:author="PR Preview" w:date="2026-01-01T00:00:00Z">
        <w:r>
          <w:delText xml:space="preserve"> </w:delText>
        </w:r>
      </w:del>
      <m:oMath>
        <m:r>
          <m:t>c</m:t>
        </m:r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is a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rPr>
            <w:b/>
            <w:bCs/>
          </w:rPr>
          <w:delText xml:space="preserve">flat point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of</w:delText>
        </w:r>
      </w:del>
      <w:del w:id="1155" w:author="PR Preview" w:date="2026-01-01T00:00:00Z">
        <w:r>
          <w:delText xml:space="preserve"> </w:delText>
        </w:r>
      </w:del>
      <m:oMath>
        <m:r>
          <m:t>f</m:t>
        </m:r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(also called a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rPr>
            <w:b/>
            <w:bCs/>
          </w:rPr>
          <w:delText xml:space="preserve">stationary point</w:delText>
        </w:r>
      </w:del>
      <w:del w:id="1160" w:author="PR Preview" w:date="2026-01-01T00:00:00Z">
        <w:r>
          <w:delText xml:space="preserve">)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(Wikipedia contributors 2026m)</w:delText>
        </w:r>
      </w:del>
      <w:del w:id="1163" w:author="PR Preview" w:date="2026-01-01T00:00:00Z">
        <w:r>
          <w:delText xml:space="preserve">.</w:delText>
        </w:r>
      </w:del>
    </w:p>
    <w:p>
      <w:pPr>
        <w:pStyle w:val="FirstParagraph"/>
      </w:pPr>
      <w:ins w:id="1164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Let</w:t>
        </w:r>
      </w:ins>
      <w:ins w:id="1167" w:author="PR Preview" w:date="2026-01-01T00:00:00Z">
        <w:r>
          <w:t xml:space="preserve"> </w:t>
        </w:r>
      </w:ins>
      <m:oMath>
        <m:r>
          <m:t>f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be differentiable at</w:t>
        </w:r>
      </w:ins>
      <w:ins w:id="1170" w:author="PR Preview" w:date="2026-01-01T00:00:00Z">
        <w:r>
          <w:t xml:space="preserve"> </w:t>
        </w:r>
      </w:ins>
      <m:oMath>
        <m:r>
          <m:t>c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(</w:t>
        </w:r>
      </w:ins>
      <w:hyperlink w:anchor="def-differentiable">
        <w:ins w:id="117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74" w:author="PR Preview" w:date="2026-01-01T00:00:00Z">
        <w:r>
          <w:t xml:space="preserve">).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If</w:t>
        </w:r>
      </w:ins>
      <w:ins w:id="117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78" w:author="PR Preview" w:date="2026-01-01T00:00:00Z">
        <w:r>
          <w:t xml:space="preserve">, then</w:t>
        </w:r>
      </w:ins>
      <w:ins w:id="1179" w:author="PR Preview" w:date="2026-01-01T00:00:00Z">
        <w:r>
          <w:t xml:space="preserve"> </w:t>
        </w:r>
      </w:ins>
      <m:oMath>
        <m:r>
          <m:t>c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is a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rPr>
            <w:b/>
            <w:bCs/>
          </w:rPr>
          <w:t xml:space="preserve">flat point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of</w:t>
        </w:r>
      </w:ins>
      <w:ins w:id="1186" w:author="PR Preview" w:date="2026-01-01T00:00:00Z">
        <w:r>
          <w:t xml:space="preserve"> </w:t>
        </w:r>
      </w:ins>
      <m:oMath>
        <m:r>
          <m:t>f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(also called a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rPr>
            <w:b/>
            <w:bCs/>
          </w:rPr>
          <w:t xml:space="preserve">stationary point</w:t>
        </w:r>
      </w:ins>
      <w:ins w:id="1191" w:author="PR Preview" w:date="2026-01-01T00:00:00Z">
        <w:r>
          <w:t xml:space="preserve">)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[16]</w:t>
        </w:r>
      </w:ins>
      <w:ins w:id="1194" w:author="PR Preview" w:date="2026-01-01T00:00:00Z">
        <w:r>
          <w:t xml:space="preserve">.</w:t>
        </w:r>
      </w:ins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del w:id="1195" w:author="PR Preview" w:date="2026-01-01T00:00:00Z">
        <w:r>
          <w:rPr>
            <w:b/>
            <w:bCs/>
          </w:rPr>
          <w:delText xml:space="preserve">Exercise 15 (Maximizing a gamma-family kernel)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Adapted from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Miller (2016)</w:delText>
        </w:r>
      </w:del>
      <w:del w:id="1200" w:author="PR Preview" w:date="2026-01-01T00:00:00Z">
        <w:r>
          <w:delText xml:space="preserve">, Question 1.1.10.</w:delText>
        </w:r>
      </w:del>
    </w:p>
    <w:p>
      <w:pPr>
        <w:pStyle w:val="BodyText"/>
      </w:pPr>
      <w:ins w:id="1201" w:author="PR Preview" w:date="2026-01-01T00:00:00Z">
        <w:r>
          <w:rPr>
            <w:b/>
            <w:bCs/>
          </w:rPr>
          <w:t xml:space="preserve">Exercise 15 (Maximizing a gamma-family kernel)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Adapted from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Miller [10]</w:t>
        </w:r>
      </w:ins>
      <w:ins w:id="1206" w:author="PR Preview" w:date="2026-01-01T00:00:00Z">
        <w:r>
          <w:t xml:space="preserve">, Question 1.1.10.</w:t>
        </w:r>
      </w:ins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del w:id="1207" w:author="PR Preview" w:date="2026-01-01T00:00:00Z">
        <w:r>
          <w:rPr>
            <w:b/>
            <w:bCs/>
          </w:rPr>
          <w:delText xml:space="preserve">Exercise 16 (Classifying critical points with the second derivative test)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Adapted from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Miller (2016)</w:delText>
        </w:r>
      </w:del>
      <w:del w:id="1212" w:author="PR Preview" w:date="2026-01-01T00:00:00Z">
        <w:r>
          <w:delText xml:space="preserve">, Question 1.1.11.</w:delText>
        </w:r>
      </w:del>
    </w:p>
    <w:p>
      <w:pPr>
        <w:pStyle w:val="BodyText"/>
      </w:pPr>
      <w:ins w:id="1213" w:author="PR Preview" w:date="2026-01-01T00:00:00Z">
        <w:r>
          <w:rPr>
            <w:b/>
            <w:bCs/>
          </w:rPr>
          <w:t xml:space="preserve">Exercise 16 (Classifying critical points with the second derivative test)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Adapted from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Miller [10]</w:t>
        </w:r>
      </w:ins>
      <w:ins w:id="1218" w:author="PR Preview" w:date="2026-01-01T00:00:00Z">
        <w:r>
          <w:t xml:space="preserve">, Question 1.1.11.</w:t>
        </w:r>
      </w:ins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del w:id="1219" w:author="PR Preview" w:date="2026-01-01T00:00:00Z">
        <w:r>
          <w:rPr>
            <w:b/>
            <w:bCs/>
          </w:rPr>
          <w:delText xml:space="preserve">Exercise 17 (Taylor polynomial of a polynomial at the origin)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Adapted from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Miller (2016)</w:delText>
        </w:r>
      </w:del>
      <w:del w:id="1224" w:author="PR Preview" w:date="2026-01-01T00:00:00Z">
        <w:r>
          <w:delText xml:space="preserve">, Question 1.1.16.</w:delText>
        </w:r>
      </w:del>
    </w:p>
    <w:p>
      <w:pPr>
        <w:pStyle w:val="FirstParagraph"/>
      </w:pPr>
      <w:ins w:id="1225" w:author="PR Preview" w:date="2026-01-01T00:00:00Z">
        <w:r>
          <w:rPr>
            <w:b/>
            <w:bCs/>
          </w:rPr>
          <w:t xml:space="preserve">Exercise 17 (Taylor polynomial of a polynomial at the origin)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Adapted from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Miller [10]</w:t>
        </w:r>
      </w:ins>
      <w:ins w:id="1230" w:author="PR Preview" w:date="2026-01-01T00:00:00Z">
        <w:r>
          <w:t xml:space="preserve">, Question 1.1.16.</w:t>
        </w:r>
      </w:ins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del w:id="1231" w:author="PR Preview" w:date="2026-01-01T00:00:00Z">
        <w:r>
          <w:rPr>
            <w:b/>
            <w:bCs/>
          </w:rPr>
          <w:delText xml:space="preserve">Exercise 18 (Taylor expansion of a polynomial at a nonzero point)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Adapted from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Miller (2016)</w:delText>
        </w:r>
      </w:del>
      <w:del w:id="1236" w:author="PR Preview" w:date="2026-01-01T00:00:00Z">
        <w:r>
          <w:delText xml:space="preserve">, Question 1.1.17.</w:delText>
        </w:r>
      </w:del>
    </w:p>
    <w:p>
      <w:pPr>
        <w:pStyle w:val="BodyText"/>
      </w:pPr>
      <w:ins w:id="1237" w:author="PR Preview" w:date="2026-01-01T00:00:00Z">
        <w:r>
          <w:rPr>
            <w:b/>
            <w:bCs/>
          </w:rPr>
          <w:t xml:space="preserve">Exercise 18 (Taylor expansion of a polynomial at a nonzero point)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Adapted from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Miller [10]</w:t>
        </w:r>
      </w:ins>
      <w:ins w:id="1242" w:author="PR Preview" w:date="2026-01-01T00:00:00Z">
        <w:r>
          <w:t xml:space="preserve">, Question 1.1.17.</w:t>
        </w:r>
      </w:ins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del w:id="1243" w:author="PR Preview" w:date="2026-01-01T00:00:00Z">
        <w:r>
          <w:rPr>
            <w:b/>
            <w:bCs/>
          </w:rPr>
          <w:delText xml:space="preserve">Exercise 19 (Taylor expansion of a scaled cosine)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Adapted from</w:delText>
        </w:r>
      </w:del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Miller (2016)</w:delText>
        </w:r>
      </w:del>
      <w:del w:id="1248" w:author="PR Preview" w:date="2026-01-01T00:00:00Z">
        <w:r>
          <w:delText xml:space="preserve">, Question 1.1.18.</w:delText>
        </w:r>
      </w:del>
    </w:p>
    <w:p>
      <w:pPr>
        <w:pStyle w:val="FirstParagraph"/>
      </w:pPr>
      <w:ins w:id="1249" w:author="PR Preview" w:date="2026-01-01T00:00:00Z">
        <w:r>
          <w:rPr>
            <w:b/>
            <w:bCs/>
          </w:rPr>
          <w:t xml:space="preserve">Exercise 19 (Taylor expansion of a scaled cosine)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Adapted from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Miller [10]</w:t>
        </w:r>
      </w:ins>
      <w:ins w:id="1254" w:author="PR Preview" w:date="2026-01-01T00:00:00Z">
        <w:r>
          <w:t xml:space="preserve">, Question 1.1.18.</w:t>
        </w:r>
      </w:ins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del w:id="1255" w:author="PR Preview" w:date="2026-01-01T00:00:00Z">
        <w:r>
          <w:rPr>
            <w:b/>
            <w:bCs/>
          </w:rPr>
          <w:delText xml:space="preserve">Exercise 20 (Taylor series of a power of a function)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Adapted from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Miller (2016)</w:delText>
        </w:r>
      </w:del>
      <w:del w:id="1260" w:author="PR Preview" w:date="2026-01-01T00:00:00Z">
        <w:r>
          <w:delText xml:space="preserve">, Question 1.1.19.</w:delText>
        </w:r>
      </w:del>
    </w:p>
    <w:p>
      <w:pPr>
        <w:pStyle w:val="BodyText"/>
      </w:pPr>
      <w:ins w:id="1261" w:author="PR Preview" w:date="2026-01-01T00:00:00Z">
        <w:r>
          <w:rPr>
            <w:b/>
            <w:bCs/>
          </w:rPr>
          <w:t xml:space="preserve">Exercise 20 (Taylor series of a power of a function)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Adapted from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Miller [10]</w:t>
        </w:r>
      </w:ins>
      <w:ins w:id="1266" w:author="PR Preview" w:date="2026-01-01T00:00:00Z">
        <w:r>
          <w:t xml:space="preserve">, Question 1.1.19.</w:t>
        </w:r>
      </w:ins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del w:id="1267" w:author="PR Preview" w:date="2026-01-01T00:00:00Z">
        <w:r>
          <w:rPr>
            <w:b/>
            <w:bCs/>
          </w:rPr>
          <w:delText xml:space="preserve">Exercise 21 (Linear Taylor polynomial of the exponential)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Adapted from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Miller (2016)</w:delText>
        </w:r>
      </w:del>
      <w:del w:id="1272" w:author="PR Preview" w:date="2026-01-01T00:00:00Z">
        <w:r>
          <w:delText xml:space="preserve">, Question 1.1.20.</w:delText>
        </w:r>
      </w:del>
    </w:p>
    <w:p>
      <w:pPr>
        <w:pStyle w:val="FirstParagraph"/>
      </w:pPr>
      <w:ins w:id="1273" w:author="PR Preview" w:date="2026-01-01T00:00:00Z">
        <w:r>
          <w:rPr>
            <w:b/>
            <w:bCs/>
          </w:rPr>
          <w:t xml:space="preserve">Exercise 21 (Linear Taylor polynomial of the exponential)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Adapted from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Miller [10]</w:t>
        </w:r>
      </w:ins>
      <w:ins w:id="1278" w:author="PR Preview" w:date="2026-01-01T00:00:00Z">
        <w:r>
          <w:t xml:space="preserve">, Question 1.1.20.</w:t>
        </w:r>
      </w:ins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del w:id="1279" w:author="PR Preview" w:date="2026-01-01T00:00:00Z">
        <w:r>
          <w:rPr>
            <w:b/>
            <w:bCs/>
          </w:rPr>
          <w:delText xml:space="preserve">Exercise 22 (Taylor series of a composite exponential)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Adapted from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Miller (2016)</w:delText>
        </w:r>
      </w:del>
      <w:del w:id="1284" w:author="PR Preview" w:date="2026-01-01T00:00:00Z">
        <w:r>
          <w:delText xml:space="preserve">, Question 1.1.21.</w:delText>
        </w:r>
      </w:del>
    </w:p>
    <w:p>
      <w:pPr>
        <w:pStyle w:val="FirstParagraph"/>
      </w:pPr>
      <w:ins w:id="1285" w:author="PR Preview" w:date="2026-01-01T00:00:00Z">
        <w:r>
          <w:rPr>
            <w:b/>
            <w:bCs/>
          </w:rPr>
          <w:t xml:space="preserve">Exercise 22 (Taylor series of a composite exponential)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Adapted from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Miller [10]</w:t>
        </w:r>
      </w:ins>
      <w:ins w:id="1290" w:author="PR Preview" w:date="2026-01-01T00:00:00Z">
        <w:r>
          <w:t xml:space="preserve">, Question 1.1.21.</w:t>
        </w:r>
      </w:ins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del w:id="1291" w:author="PR Preview" w:date="2026-01-01T00:00:00Z">
        <w:r>
          <w:rPr>
            <w:b/>
            <w:bCs/>
          </w:rPr>
          <w:delText xml:space="preserve">Exercise 23 (Taylor expansion of the normal density)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Adapted from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Miller (2016)</w:delText>
        </w:r>
      </w:del>
      <w:del w:id="1296" w:author="PR Preview" w:date="2026-01-01T00:00:00Z">
        <w:r>
          <w:delText xml:space="preserve">, Question 1.1.22.</w:delText>
        </w:r>
      </w:del>
    </w:p>
    <w:p>
      <w:pPr>
        <w:pStyle w:val="FirstParagraph"/>
      </w:pPr>
      <w:ins w:id="1297" w:author="PR Preview" w:date="2026-01-01T00:00:00Z">
        <w:r>
          <w:rPr>
            <w:b/>
            <w:bCs/>
          </w:rPr>
          <w:t xml:space="preserve">Exercise 23 (Taylor expansion of the normal density)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Adapted from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Miller [10]</w:t>
        </w:r>
      </w:ins>
      <w:ins w:id="1302" w:author="PR Preview" w:date="2026-01-01T00:00:00Z">
        <w:r>
          <w:t xml:space="preserve">, Question 1.1.22.</w:t>
        </w:r>
      </w:ins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del w:id="1303" w:author="PR Preview" w:date="2026-01-01T00:00:00Z">
        <w:r>
          <w:rPr>
            <w:b/>
            <w:bCs/>
          </w:rPr>
          <w:delText xml:space="preserve">Exercise 24 (Taylor expansion of the square root)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Adapted from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Miller (2016)</w:delText>
        </w:r>
      </w:del>
      <w:del w:id="1308" w:author="PR Preview" w:date="2026-01-01T00:00:00Z">
        <w:r>
          <w:delText xml:space="preserve">, Question 1.1.23.</w:delText>
        </w:r>
      </w:del>
    </w:p>
    <w:p>
      <w:pPr>
        <w:pStyle w:val="BodyText"/>
      </w:pPr>
      <w:ins w:id="1309" w:author="PR Preview" w:date="2026-01-01T00:00:00Z">
        <w:r>
          <w:rPr>
            <w:b/>
            <w:bCs/>
          </w:rPr>
          <w:t xml:space="preserve">Exercise 24 (Taylor expansion of the square root)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Adapted from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Miller [10]</w:t>
        </w:r>
      </w:ins>
      <w:ins w:id="1314" w:author="PR Preview" w:date="2026-01-01T00:00:00Z">
        <w:r>
          <w:t xml:space="preserve">, Question 1.1.23.</w:t>
        </w:r>
      </w:ins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del w:id="1315" w:author="PR Preview" w:date="2026-01-01T00:00:00Z">
        <w:r>
          <w:rPr>
            <w:b/>
            <w:bCs/>
          </w:rPr>
          <w:delText xml:space="preserve">Exercise 25 (Taylor expansion of a fractional power)</w:delText>
        </w:r>
      </w:del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Adapted from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Miller (2016)</w:delText>
        </w:r>
      </w:del>
      <w:del w:id="1320" w:author="PR Preview" w:date="2026-01-01T00:00:00Z">
        <w:r>
          <w:delText xml:space="preserve">, Question 1.1.24.</w:delText>
        </w:r>
      </w:del>
    </w:p>
    <w:p>
      <w:pPr>
        <w:pStyle w:val="FirstParagraph"/>
      </w:pPr>
      <w:ins w:id="1321" w:author="PR Preview" w:date="2026-01-01T00:00:00Z">
        <w:r>
          <w:rPr>
            <w:b/>
            <w:bCs/>
          </w:rPr>
          <w:t xml:space="preserve">Exercise 25 (Taylor expansion of a fractional power)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Adapted from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Miller [10]</w:t>
        </w:r>
      </w:ins>
      <w:ins w:id="1326" w:author="PR Preview" w:date="2026-01-01T00:00:00Z">
        <w:r>
          <w:t xml:space="preserve">, Question 1.1.24.</w:t>
        </w:r>
      </w:ins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del w:id="1327" w:author="PR Preview" w:date="2026-01-01T00:00:00Z">
        <w:r>
          <w:rPr>
            <w:b/>
            <w:bCs/>
          </w:rPr>
          <w:delText xml:space="preserve">Exercise 26 (Taylor expansion of</w:delText>
        </w:r>
      </w:del>
      <w:del w:id="132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log</m:t>
        </m:r>
        <m:r>
          <m:t>x</m:t>
        </m:r>
      </m:oMath>
      <w:del w:id="1329" w:author="PR Preview" w:date="2026-01-01T00:00:00Z">
        <w:r>
          <w:rPr>
            <w:b/>
            <w:bCs/>
          </w:rPr>
          <w:delText xml:space="preserve">)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Adapted from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Miller (2016)</w:delText>
        </w:r>
      </w:del>
      <w:del w:id="1334" w:author="PR Preview" w:date="2026-01-01T00:00:00Z">
        <w:r>
          <w:delText xml:space="preserve">, Question 1.1.25.</w:delText>
        </w:r>
      </w:del>
    </w:p>
    <w:p>
      <w:pPr>
        <w:pStyle w:val="FirstParagraph"/>
      </w:pPr>
      <w:ins w:id="1335" w:author="PR Preview" w:date="2026-01-01T00:00:00Z">
        <w:r>
          <w:rPr>
            <w:b/>
            <w:bCs/>
          </w:rPr>
          <w:t xml:space="preserve">Exercise 26 (Taylor expansion of</w:t>
        </w:r>
      </w:ins>
      <w:ins w:id="133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log</m:t>
        </m:r>
        <m:r>
          <m:t>x</m:t>
        </m:r>
      </m:oMath>
      <w:ins w:id="1337" w:author="PR Preview" w:date="2026-01-01T00:00:00Z">
        <w:r>
          <w:rPr>
            <w:b/>
            <w:bCs/>
          </w:rPr>
          <w:t xml:space="preserve">)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Adapted from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Miller [10]</w:t>
        </w:r>
      </w:ins>
      <w:ins w:id="1342" w:author="PR Preview" w:date="2026-01-01T00:00:00Z">
        <w:r>
          <w:t xml:space="preserve">, Question 1.1.25.</w:t>
        </w:r>
      </w:ins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del w:id="1343" w:author="PR Preview" w:date="2026-01-01T00:00:00Z">
        <w:r>
          <w:rPr>
            <w:b/>
            <w:bCs/>
          </w:rPr>
          <w:delText xml:space="preserve">Exercise 27 (Maclaurin series of</w:delText>
        </w:r>
      </w:del>
      <w:del w:id="134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del w:id="1345" w:author="PR Preview" w:date="2026-01-01T00:00:00Z">
        <w:r>
          <w:rPr>
            <w:b/>
            <w:bCs/>
          </w:rPr>
          <w:delText xml:space="preserve">)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Adapted from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Miller (2016)</w:delText>
        </w:r>
      </w:del>
      <w:del w:id="1350" w:author="PR Preview" w:date="2026-01-01T00:00:00Z">
        <w:r>
          <w:delText xml:space="preserve">, Question 1.1.26.</w:delText>
        </w:r>
      </w:del>
    </w:p>
    <w:p>
      <w:pPr>
        <w:pStyle w:val="FirstParagraph"/>
      </w:pPr>
      <w:ins w:id="1351" w:author="PR Preview" w:date="2026-01-01T00:00:00Z">
        <w:r>
          <w:rPr>
            <w:b/>
            <w:bCs/>
          </w:rPr>
          <w:t xml:space="preserve">Exercise 27 (Maclaurin series of</w:t>
        </w:r>
      </w:ins>
      <w:ins w:id="135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353" w:author="PR Preview" w:date="2026-01-01T00:00:00Z">
        <w:r>
          <w:rPr>
            <w:b/>
            <w:bCs/>
          </w:rPr>
          <w:t xml:space="preserve">)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Adapted from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Miller [10]</w:t>
        </w:r>
      </w:ins>
      <w:ins w:id="1358" w:author="PR Preview" w:date="2026-01-01T00:00:00Z">
        <w:r>
          <w:t xml:space="preserve">, Question 1.1.26.</w:t>
        </w:r>
      </w:ins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del w:id="1359" w:author="PR Preview" w:date="2026-01-01T00:00:00Z">
        <w:r>
          <w:rPr>
            <w:b/>
            <w:bCs/>
          </w:rPr>
          <w:delText xml:space="preserve">Exercise 28 (Maclaurin series of</w:delText>
        </w:r>
      </w:del>
      <w:del w:id="136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361" w:author="PR Preview" w:date="2026-01-01T00:00:00Z">
        <w:r>
          <w:rPr>
            <w:b/>
            <w:bCs/>
          </w:rPr>
          <w:delText xml:space="preserve">)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Adapted from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Miller (2016)</w:delText>
        </w:r>
      </w:del>
      <w:del w:id="1366" w:author="PR Preview" w:date="2026-01-01T00:00:00Z">
        <w:r>
          <w:delText xml:space="preserve">, Question 1.1.27.</w:delText>
        </w:r>
      </w:del>
    </w:p>
    <w:p>
      <w:pPr>
        <w:pStyle w:val="BodyText"/>
      </w:pPr>
      <w:ins w:id="1367" w:author="PR Preview" w:date="2026-01-01T00:00:00Z">
        <w:r>
          <w:rPr>
            <w:b/>
            <w:bCs/>
          </w:rPr>
          <w:t xml:space="preserve">Exercise 28 (Maclaurin series of</w:t>
        </w:r>
      </w:ins>
      <w:ins w:id="136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369" w:author="PR Preview" w:date="2026-01-01T00:00:00Z">
        <w:r>
          <w:rPr>
            <w:b/>
            <w:bCs/>
          </w:rPr>
          <w:t xml:space="preserve">)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Adapted from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Miller [10]</w:t>
        </w:r>
      </w:ins>
      <w:ins w:id="1374" w:author="PR Preview" w:date="2026-01-01T00:00:00Z">
        <w:r>
          <w:t xml:space="preserve">, Question 1.1.27.</w:t>
        </w:r>
      </w:ins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del w:id="1375" w:author="PR Preview" w:date="2026-01-01T00:00:00Z">
        <w:r>
          <w:rPr>
            <w:b/>
            <w:bCs/>
          </w:rPr>
          <w:delText xml:space="preserve">Exercise 29 (Taylor series of</w:delText>
        </w:r>
      </w:del>
      <w:del w:id="137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del w:id="1377" w:author="PR Preview" w:date="2026-01-01T00:00:00Z">
        <w:r>
          <w:rPr>
            <w:b/>
            <w:bCs/>
          </w:rPr>
          <w:delText xml:space="preserve">)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Adapted from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Miller (2016)</w:delText>
        </w:r>
      </w:del>
      <w:del w:id="1382" w:author="PR Preview" w:date="2026-01-01T00:00:00Z">
        <w:r>
          <w:delText xml:space="preserve">, Question 1.1.28.</w:delText>
        </w:r>
      </w:del>
    </w:p>
    <w:p>
      <w:pPr>
        <w:pStyle w:val="BodyText"/>
      </w:pPr>
      <w:ins w:id="1383" w:author="PR Preview" w:date="2026-01-01T00:00:00Z">
        <w:r>
          <w:rPr>
            <w:b/>
            <w:bCs/>
          </w:rPr>
          <w:t xml:space="preserve">Exercise 29 (Taylor series of</w:t>
        </w:r>
      </w:ins>
      <w:ins w:id="138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ins w:id="1385" w:author="PR Preview" w:date="2026-01-01T00:00:00Z">
        <w:r>
          <w:rPr>
            <w:b/>
            <w:bCs/>
          </w:rPr>
          <w:t xml:space="preserve">)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Adapted from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Miller [10]</w:t>
        </w:r>
      </w:ins>
      <w:ins w:id="1390" w:author="PR Preview" w:date="2026-01-01T00:00:00Z">
        <w:r>
          <w:t xml:space="preserve">, Question 1.1.28.</w:t>
        </w:r>
      </w:ins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del w:id="1391" w:author="PR Preview" w:date="2026-01-01T00:00:00Z">
        <w:r>
          <w:rPr>
            <w:b/>
            <w:bCs/>
          </w:rPr>
          <w:delText xml:space="preserve">Exercise 30 (Taylor series of a product of known expansions)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Adapted from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Miller (2016)</w:delText>
        </w:r>
      </w:del>
      <w:del w:id="1396" w:author="PR Preview" w:date="2026-01-01T00:00:00Z">
        <w:r>
          <w:delText xml:space="preserve">, Question 1.1.29.</w:delText>
        </w:r>
      </w:del>
    </w:p>
    <w:p>
      <w:pPr>
        <w:pStyle w:val="FirstParagraph"/>
      </w:pPr>
      <w:ins w:id="1397" w:author="PR Preview" w:date="2026-01-01T00:00:00Z">
        <w:r>
          <w:rPr>
            <w:b/>
            <w:bCs/>
          </w:rPr>
          <w:t xml:space="preserve">Exercise 30 (Taylor series of a product of known expansions)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Adapted from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Miller [10]</w:t>
        </w:r>
      </w:ins>
      <w:ins w:id="1402" w:author="PR Preview" w:date="2026-01-01T00:00:00Z">
        <w:r>
          <w:t xml:space="preserve">, Question 1.1.29.</w:t>
        </w:r>
      </w:ins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del w:id="1403" w:author="PR Preview" w:date="2026-01-01T00:00:00Z">
        <w:r>
          <w:rPr>
            <w:b/>
            <w:bCs/>
          </w:rPr>
          <w:delText xml:space="preserve">Exercise 31 (Taylor series of</w:delText>
        </w:r>
      </w:del>
      <w:del w:id="140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del w:id="1405" w:author="PR Preview" w:date="2026-01-01T00:00:00Z">
        <w:r>
          <w:rPr>
            <w:b/>
            <w:bCs/>
          </w:rPr>
          <w:delText xml:space="preserve">)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Adapted from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Miller (2016)</w:delText>
        </w:r>
      </w:del>
      <w:del w:id="1410" w:author="PR Preview" w:date="2026-01-01T00:00:00Z">
        <w:r>
          <w:delText xml:space="preserve">, Question 1.1.30.</w:delText>
        </w:r>
      </w:del>
    </w:p>
    <w:p>
      <w:pPr>
        <w:pStyle w:val="FirstParagraph"/>
      </w:pPr>
      <w:ins w:id="1411" w:author="PR Preview" w:date="2026-01-01T00:00:00Z">
        <w:r>
          <w:rPr>
            <w:b/>
            <w:bCs/>
          </w:rPr>
          <w:t xml:space="preserve">Exercise 31 (Taylor series of</w:t>
        </w:r>
      </w:ins>
      <w:ins w:id="141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ins w:id="1413" w:author="PR Preview" w:date="2026-01-01T00:00:00Z">
        <w:r>
          <w:rPr>
            <w:b/>
            <w:bCs/>
          </w:rPr>
          <w:t xml:space="preserve">)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Adapted from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Miller [10]</w:t>
        </w:r>
      </w:ins>
      <w:ins w:id="1418" w:author="PR Preview" w:date="2026-01-01T00:00:00Z">
        <w:r>
          <w:t xml:space="preserve">, Question 1.1.30.</w:t>
        </w:r>
      </w:ins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2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1"/>
        </w:numPr>
      </w:pPr>
      <w:del w:id="1419" w:author="PR Preview" w:date="2026-01-01T00:00:00Z">
        <w:r>
          <w:delText xml:space="preserve">Wikipedia contributors (2026e)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— limits of functions, with the epsilon-delta definition</w:delText>
        </w:r>
      </w:del>
    </w:p>
    <w:p>
      <w:pPr>
        <w:numPr>
          <w:ilvl w:val="0"/>
          <w:numId w:val="1021"/>
        </w:numPr>
      </w:pPr>
      <w:del w:id="1422" w:author="PR Preview" w:date="2026-01-01T00:00:00Z">
        <w:r>
          <w:delText xml:space="preserve">Wikipedia contributors (2026h)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— one-sided limits</w:delText>
        </w:r>
      </w:del>
    </w:p>
    <w:p>
      <w:pPr>
        <w:numPr>
          <w:ilvl w:val="0"/>
          <w:numId w:val="1021"/>
        </w:numPr>
      </w:pPr>
      <w:del w:id="1425" w:author="PR Preview" w:date="2026-01-01T00:00:00Z">
        <w:r>
          <w:delText xml:space="preserve">Wikipedia contributors (2026b)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— the derivative, its notation and its history</w:delText>
        </w:r>
      </w:del>
    </w:p>
    <w:p>
      <w:pPr>
        <w:numPr>
          <w:ilvl w:val="0"/>
          <w:numId w:val="1021"/>
        </w:numPr>
      </w:pPr>
      <w:del w:id="1428" w:author="PR Preview" w:date="2026-01-01T00:00:00Z">
        <w:r>
          <w:delText xml:space="preserve">Wikipedia contributors (2026d)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— differentiable functions and their classes</w:delText>
        </w:r>
      </w:del>
    </w:p>
    <w:p>
      <w:pPr>
        <w:numPr>
          <w:ilvl w:val="0"/>
          <w:numId w:val="1021"/>
        </w:numPr>
      </w:pPr>
      <w:del w:id="1431" w:author="PR Preview" w:date="2026-01-01T00:00:00Z">
        <w:r>
          <w:delText xml:space="preserve">Wikipedia contributors (2026i)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— the power rule and its proofs</w:delText>
        </w:r>
      </w:del>
    </w:p>
    <w:p>
      <w:pPr>
        <w:numPr>
          <w:ilvl w:val="0"/>
          <w:numId w:val="1021"/>
        </w:numPr>
      </w:pPr>
      <w:del w:id="1434" w:author="PR Preview" w:date="2026-01-01T00:00:00Z">
        <w:r>
          <w:delText xml:space="preserve">Wikipedia contributors (2026j)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— the product rule and its generalizations</w:delText>
        </w:r>
      </w:del>
    </w:p>
    <w:p>
      <w:pPr>
        <w:numPr>
          <w:ilvl w:val="0"/>
          <w:numId w:val="1021"/>
        </w:numPr>
      </w:pPr>
      <w:del w:id="1437" w:author="PR Preview" w:date="2026-01-01T00:00:00Z">
        <w:r>
          <w:delText xml:space="preserve">Wikipedia contributors (2026k)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— the quotient rule</w:delText>
        </w:r>
      </w:del>
    </w:p>
    <w:p>
      <w:pPr>
        <w:numPr>
          <w:ilvl w:val="0"/>
          <w:numId w:val="1021"/>
        </w:numPr>
      </w:pPr>
      <w:del w:id="1440" w:author="PR Preview" w:date="2026-01-01T00:00:00Z">
        <w:r>
          <w:delText xml:space="preserve">Wikipedia contributors (2026a)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— the chain rule, in one and several variables</w:delText>
        </w:r>
      </w:del>
    </w:p>
    <w:p>
      <w:pPr>
        <w:numPr>
          <w:ilvl w:val="0"/>
          <w:numId w:val="1021"/>
        </w:numPr>
      </w:pPr>
      <w:del w:id="1443" w:author="PR Preview" w:date="2026-01-01T00:00:00Z">
        <w:r>
          <w:delText xml:space="preserve">Wikipedia contributors (2026l)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— the second derivative and concavity</w:delText>
        </w:r>
      </w:del>
    </w:p>
    <w:p>
      <w:pPr>
        <w:numPr>
          <w:ilvl w:val="0"/>
          <w:numId w:val="1021"/>
        </w:numPr>
      </w:pPr>
      <w:del w:id="1446" w:author="PR Preview" w:date="2026-01-01T00:00:00Z">
        <w:r>
          <w:delText xml:space="preserve">Wikipedia contributors (2026f)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— linear approximation and the tangent line</w:delText>
        </w:r>
      </w:del>
    </w:p>
    <w:p>
      <w:pPr>
        <w:numPr>
          <w:ilvl w:val="0"/>
          <w:numId w:val="1021"/>
        </w:numPr>
      </w:pPr>
      <w:del w:id="1449" w:author="PR Preview" w:date="2026-01-01T00:00:00Z">
        <w:r>
          <w:delText xml:space="preserve">Wikipedia contributors (2026m)</w:delText>
        </w:r>
      </w:del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— stationary points and how to classify them</w:delText>
        </w:r>
      </w:del>
    </w:p>
    <w:p>
      <w:pPr>
        <w:numPr>
          <w:ilvl w:val="0"/>
          <w:numId w:val="1021"/>
        </w:numPr>
      </w:pPr>
      <w:del w:id="1452" w:author="PR Preview" w:date="2026-01-01T00:00:00Z">
        <w:r>
          <w:delText xml:space="preserve">Wikipedia contributors (2026c)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— the difference quotient</w:delText>
        </w:r>
      </w:del>
    </w:p>
    <w:p>
      <w:pPr>
        <w:numPr>
          <w:ilvl w:val="0"/>
          <w:numId w:val="1021"/>
        </w:numPr>
      </w:pPr>
      <w:del w:id="1455" w:author="PR Preview" w:date="2026-01-01T00:00:00Z">
        <w:r>
          <w:delText xml:space="preserve">Wikipedia contributors (2026g)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— Leibniz, Lagrange and Newton notation for derivatives</w:delText>
        </w:r>
      </w:del>
    </w:p>
    <w:p>
      <w:pPr>
        <w:pStyle w:val="Bibliography"/>
      </w:pPr>
      <w:del w:id="1458" w:author="PR Preview" w:date="2026-01-01T00:00:00Z">
        <w:r>
          <w:delText xml:space="preserve">Boyd, Stephen, and Lieven Vandenberghe. 2018.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rPr>
            <w:i/>
            <w:iCs/>
          </w:rPr>
          <w:delText xml:space="preserve">Introduction to Applied Linear Algebra: Vectors, Matrices, and Least Squares</w:delText>
        </w:r>
      </w:del>
      <w:del w:id="1461" w:author="PR Preview" w:date="2026-01-01T00:00:00Z">
        <w:r>
          <w:delText xml:space="preserve">. Cambridge University Press.</w:delText>
        </w:r>
      </w:del>
      <w:del w:id="1462" w:author="PR Preview" w:date="2026-01-01T00:00:00Z">
        <w:r>
          <w:delText xml:space="preserve"> </w:delText>
        </w:r>
      </w:del>
      <w:hyperlink r:id="rId225">
        <w:del w:id="1463" w:author="PR Preview" w:date="2026-01-01T00:00:00Z">
          <w:r>
            <w:rPr>
              <w:rStyle w:val="Hyperlink"/>
            </w:rPr>
            <w:delText xml:space="preserve">https://doi.org/10.1017/9781108583664</w:delText>
          </w:r>
        </w:del>
      </w:hyperlink>
      <w:del w:id="1464" w:author="PR Preview" w:date="2026-01-01T00:00:00Z">
        <w:r>
          <w:delText xml:space="preserve">.</w:delText>
        </w:r>
      </w:del>
    </w:p>
    <w:p>
      <w:pPr>
        <w:pStyle w:val="Bibliography"/>
      </w:pPr>
      <w:del w:id="1465" w:author="PR Preview" w:date="2026-01-01T00:00:00Z">
        <w:r>
          <w:delText xml:space="preserve">Larson, Ron, and Bruce H. Edwards. 2018.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rPr>
            <w:i/>
            <w:iCs/>
          </w:rPr>
          <w:delText xml:space="preserve">Calculus</w:delText>
        </w:r>
      </w:del>
      <w:del w:id="1468" w:author="PR Preview" w:date="2026-01-01T00:00:00Z">
        <w:r>
          <w:delText xml:space="preserve">. 11th ed. Cengage Learning.</w:delText>
        </w:r>
      </w:del>
      <w:del w:id="1469" w:author="PR Preview" w:date="2026-01-01T00:00:00Z">
        <w:r>
          <w:delText xml:space="preserve"> </w:delText>
        </w:r>
      </w:del>
      <w:hyperlink r:id="rId205">
        <w:del w:id="1470" w:author="PR Preview" w:date="2026-01-01T00:00:00Z">
          <w:r>
            <w:rPr>
              <w:rStyle w:val="Hyperlink"/>
            </w:rPr>
            <w:delText xml:space="preserve">https://www.cengage.com/c/calculus-11e-larson/</w:delText>
          </w:r>
        </w:del>
      </w:hyperlink>
      <w:del w:id="1471" w:author="PR Preview" w:date="2026-01-01T00:00:00Z">
        <w:r>
          <w:delText xml:space="preserve">.</w:delText>
        </w:r>
      </w:del>
    </w:p>
    <w:p>
      <w:pPr>
        <w:pStyle w:val="Bibliography"/>
      </w:pPr>
      <w:del w:id="1472" w:author="PR Preview" w:date="2026-01-01T00:00:00Z">
        <w:r>
          <w:delText xml:space="preserve">Miller, Steven J. 2016.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1475" w:author="PR Preview" w:date="2026-01-01T00:00:00Z">
        <w:r>
          <w:delText xml:space="preserve">.</w:delText>
        </w:r>
      </w:del>
      <w:del w:id="1476" w:author="PR Preview" w:date="2026-01-01T00:00:00Z">
        <w:r>
          <w:delText xml:space="preserve"> </w:delText>
        </w:r>
      </w:del>
      <w:hyperlink r:id="rId215">
        <w:del w:id="1477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  <w:del w:id="1478" w:author="PR Preview" w:date="2026-01-01T00:00:00Z">
        <w:r>
          <w:delText xml:space="preserve">.</w:delText>
        </w:r>
      </w:del>
    </w:p>
    <w:p>
      <w:pPr>
        <w:pStyle w:val="Bibliography"/>
      </w:pPr>
      <w:del w:id="1479" w:author="PR Preview" w:date="2026-01-01T00:00:00Z">
        <w:r>
          <w:delText xml:space="preserve">Wikipedia contributors. 2026a.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rPr>
            <w:i/>
            <w:iCs/>
          </w:rPr>
          <w:delText xml:space="preserve">Chain Rule —</w:delText>
        </w:r>
      </w:del>
      <w:del w:id="1482" w:author="PR Preview" w:date="2026-01-01T00:00:00Z">
        <w:r>
          <w:rPr>
            <w:i/>
            <w:iCs/>
          </w:rPr>
          <w:delText xml:space="preserve"> </w:delText>
        </w:r>
      </w:del>
      <w:del w:id="1483" w:author="PR Preview" w:date="2026-01-01T00:00:00Z">
        <w:r>
          <w:rPr>
            <w:i/>
            <w:iCs/>
          </w:rPr>
          <w:delText xml:space="preserve">Wikipedia</w:delText>
        </w:r>
      </w:del>
      <w:del w:id="1484" w:author="PR Preview" w:date="2026-01-01T00:00:00Z">
        <w:r>
          <w:rPr>
            <w:i/>
            <w:iCs/>
          </w:rPr>
          <w:delText xml:space="preserve">,</w:delText>
        </w:r>
      </w:del>
      <w:del w:id="1485" w:author="PR Preview" w:date="2026-01-01T00:00:00Z">
        <w:r>
          <w:rPr>
            <w:i/>
            <w:iCs/>
          </w:rPr>
          <w:delText xml:space="preserve"> </w:delText>
        </w:r>
      </w:del>
      <w:del w:id="1486" w:author="PR Preview" w:date="2026-01-01T00:00:00Z">
        <w:r>
          <w:rPr>
            <w:i/>
            <w:iCs/>
          </w:rPr>
          <w:delText xml:space="preserve">the Free Encyclopedia</w:delText>
        </w:r>
      </w:del>
      <w:del w:id="1487" w:author="PR Preview" w:date="2026-01-01T00:00:00Z">
        <w:r>
          <w:delText xml:space="preserve">.</w:delText>
        </w:r>
      </w:del>
      <w:del w:id="1488" w:author="PR Preview" w:date="2026-01-01T00:00:00Z">
        <w:r>
          <w:delText xml:space="preserve"> </w:delText>
        </w:r>
      </w:del>
      <w:hyperlink r:id="rId221">
        <w:del w:id="1489" w:author="PR Preview" w:date="2026-01-01T00:00:00Z">
          <w:r>
            <w:rPr>
              <w:rStyle w:val="Hyperlink"/>
            </w:rPr>
            <w:delText xml:space="preserve">https://en.wikipedia.org/wiki/Chain_rule</w:delText>
          </w:r>
        </w:del>
      </w:hyperlink>
      <w:del w:id="1490" w:author="PR Preview" w:date="2026-01-01T00:00:00Z">
        <w:r>
          <w:delText xml:space="preserve">.</w:delText>
        </w:r>
      </w:del>
    </w:p>
    <w:p>
      <w:pPr>
        <w:pStyle w:val="Bibliography"/>
      </w:pPr>
      <w:del w:id="1491" w:author="PR Preview" w:date="2026-01-01T00:00:00Z">
        <w:r>
          <w:delText xml:space="preserve">Wikipedia contributors. 2026b.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rPr>
            <w:i/>
            <w:iCs/>
          </w:rPr>
          <w:delText xml:space="preserve">Derivative —</w:delText>
        </w:r>
      </w:del>
      <w:del w:id="1494" w:author="PR Preview" w:date="2026-01-01T00:00:00Z">
        <w:r>
          <w:rPr>
            <w:i/>
            <w:iCs/>
          </w:rPr>
          <w:delText xml:space="preserve"> </w:delText>
        </w:r>
      </w:del>
      <w:del w:id="1495" w:author="PR Preview" w:date="2026-01-01T00:00:00Z">
        <w:r>
          <w:rPr>
            <w:i/>
            <w:iCs/>
          </w:rPr>
          <w:delText xml:space="preserve">Wikipedia</w:delText>
        </w:r>
      </w:del>
      <w:del w:id="1496" w:author="PR Preview" w:date="2026-01-01T00:00:00Z">
        <w:r>
          <w:rPr>
            <w:i/>
            <w:iCs/>
          </w:rPr>
          <w:delText xml:space="preserve">,</w:delText>
        </w:r>
      </w:del>
      <w:del w:id="1497" w:author="PR Preview" w:date="2026-01-01T00:00:00Z">
        <w:r>
          <w:rPr>
            <w:i/>
            <w:iCs/>
          </w:rPr>
          <w:delText xml:space="preserve"> </w:delText>
        </w:r>
      </w:del>
      <w:del w:id="1498" w:author="PR Preview" w:date="2026-01-01T00:00:00Z">
        <w:r>
          <w:rPr>
            <w:i/>
            <w:iCs/>
          </w:rPr>
          <w:delText xml:space="preserve">the Free Encyclopedia</w:delText>
        </w:r>
      </w:del>
      <w:del w:id="1499" w:author="PR Preview" w:date="2026-01-01T00:00:00Z">
        <w:r>
          <w:delText xml:space="preserve">.</w:delText>
        </w:r>
      </w:del>
      <w:del w:id="1500" w:author="PR Preview" w:date="2026-01-01T00:00:00Z">
        <w:r>
          <w:delText xml:space="preserve"> </w:delText>
        </w:r>
      </w:del>
      <w:hyperlink r:id="rId207">
        <w:del w:id="1501" w:author="PR Preview" w:date="2026-01-01T00:00:00Z">
          <w:r>
            <w:rPr>
              <w:rStyle w:val="Hyperlink"/>
            </w:rPr>
            <w:delText xml:space="preserve">https://en.wikipedia.org/wiki/Derivative</w:delText>
          </w:r>
        </w:del>
      </w:hyperlink>
      <w:del w:id="1502" w:author="PR Preview" w:date="2026-01-01T00:00:00Z">
        <w:r>
          <w:delText xml:space="preserve">.</w:delText>
        </w:r>
      </w:del>
    </w:p>
    <w:p>
      <w:pPr>
        <w:pStyle w:val="Bibliography"/>
      </w:pPr>
      <w:del w:id="1503" w:author="PR Preview" w:date="2026-01-01T00:00:00Z">
        <w:r>
          <w:delText xml:space="preserve">Wikipedia contributors. 2026c.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rPr>
            <w:i/>
            <w:iCs/>
          </w:rPr>
          <w:delText xml:space="preserve">Difference Quotient —</w:delText>
        </w:r>
      </w:del>
      <w:del w:id="1506" w:author="PR Preview" w:date="2026-01-01T00:00:00Z">
        <w:r>
          <w:rPr>
            <w:i/>
            <w:iCs/>
          </w:rPr>
          <w:delText xml:space="preserve"> </w:delText>
        </w:r>
      </w:del>
      <w:del w:id="1507" w:author="PR Preview" w:date="2026-01-01T00:00:00Z">
        <w:r>
          <w:rPr>
            <w:i/>
            <w:iCs/>
          </w:rPr>
          <w:delText xml:space="preserve">Wikipedia</w:delText>
        </w:r>
      </w:del>
      <w:del w:id="1508" w:author="PR Preview" w:date="2026-01-01T00:00:00Z">
        <w:r>
          <w:rPr>
            <w:i/>
            <w:iCs/>
          </w:rPr>
          <w:delText xml:space="preserve">,</w:delText>
        </w:r>
      </w:del>
      <w:del w:id="1509" w:author="PR Preview" w:date="2026-01-01T00:00:00Z">
        <w:r>
          <w:rPr>
            <w:i/>
            <w:iCs/>
          </w:rPr>
          <w:delText xml:space="preserve"> </w:delText>
        </w:r>
      </w:del>
      <w:del w:id="1510" w:author="PR Preview" w:date="2026-01-01T00:00:00Z">
        <w:r>
          <w:rPr>
            <w:i/>
            <w:iCs/>
          </w:rPr>
          <w:delText xml:space="preserve">the Free Encyclopedia</w:delText>
        </w:r>
      </w:del>
      <w:del w:id="1511" w:author="PR Preview" w:date="2026-01-01T00:00:00Z">
        <w:r>
          <w:delText xml:space="preserve">.</w:delText>
        </w:r>
      </w:del>
      <w:del w:id="1512" w:author="PR Preview" w:date="2026-01-01T00:00:00Z">
        <w:r>
          <w:delText xml:space="preserve"> </w:delText>
        </w:r>
      </w:del>
      <w:hyperlink r:id="rId201">
        <w:del w:id="1513" w:author="PR Preview" w:date="2026-01-01T00:00:00Z">
          <w:r>
            <w:rPr>
              <w:rStyle w:val="Hyperlink"/>
            </w:rPr>
            <w:delText xml:space="preserve">https://en.wikipedia.org/wiki/Difference_quotient</w:delText>
          </w:r>
        </w:del>
      </w:hyperlink>
      <w:del w:id="1514" w:author="PR Preview" w:date="2026-01-01T00:00:00Z">
        <w:r>
          <w:delText xml:space="preserve">.</w:delText>
        </w:r>
      </w:del>
    </w:p>
    <w:p>
      <w:pPr>
        <w:pStyle w:val="Bibliography"/>
      </w:pPr>
      <w:del w:id="1515" w:author="PR Preview" w:date="2026-01-01T00:00:00Z">
        <w:r>
          <w:delText xml:space="preserve">Wikipedia contributors. 2026d.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rPr>
            <w:i/>
            <w:iCs/>
          </w:rPr>
          <w:delText xml:space="preserve">Differentiable Function —</w:delText>
        </w:r>
      </w:del>
      <w:del w:id="1518" w:author="PR Preview" w:date="2026-01-01T00:00:00Z">
        <w:r>
          <w:rPr>
            <w:i/>
            <w:iCs/>
          </w:rPr>
          <w:delText xml:space="preserve"> </w:delText>
        </w:r>
      </w:del>
      <w:del w:id="1519" w:author="PR Preview" w:date="2026-01-01T00:00:00Z">
        <w:r>
          <w:rPr>
            <w:i/>
            <w:iCs/>
          </w:rPr>
          <w:delText xml:space="preserve">Wikipedia</w:delText>
        </w:r>
      </w:del>
      <w:del w:id="1520" w:author="PR Preview" w:date="2026-01-01T00:00:00Z">
        <w:r>
          <w:rPr>
            <w:i/>
            <w:iCs/>
          </w:rPr>
          <w:delText xml:space="preserve">,</w:delText>
        </w:r>
      </w:del>
      <w:del w:id="1521" w:author="PR Preview" w:date="2026-01-01T00:00:00Z">
        <w:r>
          <w:rPr>
            <w:i/>
            <w:iCs/>
          </w:rPr>
          <w:delText xml:space="preserve"> </w:delText>
        </w:r>
      </w:del>
      <w:del w:id="1522" w:author="PR Preview" w:date="2026-01-01T00:00:00Z">
        <w:r>
          <w:rPr>
            <w:i/>
            <w:iCs/>
          </w:rPr>
          <w:delText xml:space="preserve">the Free Encyclopedia</w:delText>
        </w:r>
      </w:del>
      <w:del w:id="1523" w:author="PR Preview" w:date="2026-01-01T00:00:00Z">
        <w:r>
          <w:delText xml:space="preserve">.</w:delText>
        </w:r>
      </w:del>
      <w:del w:id="1524" w:author="PR Preview" w:date="2026-01-01T00:00:00Z">
        <w:r>
          <w:delText xml:space="preserve"> </w:delText>
        </w:r>
      </w:del>
      <w:hyperlink r:id="rId203">
        <w:del w:id="1525" w:author="PR Preview" w:date="2026-01-01T00:00:00Z">
          <w:r>
            <w:rPr>
              <w:rStyle w:val="Hyperlink"/>
            </w:rPr>
            <w:delText xml:space="preserve">https://en.wikipedia.org/wiki/Differentiable_function</w:delText>
          </w:r>
        </w:del>
      </w:hyperlink>
      <w:del w:id="1526" w:author="PR Preview" w:date="2026-01-01T00:00:00Z">
        <w:r>
          <w:delText xml:space="preserve">.</w:delText>
        </w:r>
      </w:del>
    </w:p>
    <w:p>
      <w:pPr>
        <w:pStyle w:val="Bibliography"/>
      </w:pPr>
      <w:del w:id="1527" w:author="PR Preview" w:date="2026-01-01T00:00:00Z">
        <w:r>
          <w:delText xml:space="preserve">Wikipedia contributors. 2026e.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rPr>
            <w:i/>
            <w:iCs/>
          </w:rPr>
          <w:delText xml:space="preserve">Limit of a Function —</w:delText>
        </w:r>
      </w:del>
      <w:del w:id="1530" w:author="PR Preview" w:date="2026-01-01T00:00:00Z">
        <w:r>
          <w:rPr>
            <w:i/>
            <w:iCs/>
          </w:rPr>
          <w:delText xml:space="preserve"> </w:delText>
        </w:r>
      </w:del>
      <w:del w:id="1531" w:author="PR Preview" w:date="2026-01-01T00:00:00Z">
        <w:r>
          <w:rPr>
            <w:i/>
            <w:iCs/>
          </w:rPr>
          <w:delText xml:space="preserve">Wikipedia</w:delText>
        </w:r>
      </w:del>
      <w:del w:id="1532" w:author="PR Preview" w:date="2026-01-01T00:00:00Z">
        <w:r>
          <w:rPr>
            <w:i/>
            <w:iCs/>
          </w:rPr>
          <w:delText xml:space="preserve">,</w:delText>
        </w:r>
      </w:del>
      <w:del w:id="1533" w:author="PR Preview" w:date="2026-01-01T00:00:00Z">
        <w:r>
          <w:rPr>
            <w:i/>
            <w:iCs/>
          </w:rPr>
          <w:delText xml:space="preserve"> </w:delText>
        </w:r>
      </w:del>
      <w:del w:id="1534" w:author="PR Preview" w:date="2026-01-01T00:00:00Z">
        <w:r>
          <w:rPr>
            <w:i/>
            <w:iCs/>
          </w:rPr>
          <w:delText xml:space="preserve">the Free Encyclopedia</w:delText>
        </w:r>
      </w:del>
      <w:del w:id="1535" w:author="PR Preview" w:date="2026-01-01T00:00:00Z">
        <w:r>
          <w:delText xml:space="preserve">.</w:delText>
        </w:r>
      </w:del>
      <w:del w:id="1536" w:author="PR Preview" w:date="2026-01-01T00:00:00Z">
        <w:r>
          <w:delText xml:space="preserve"> </w:delText>
        </w:r>
      </w:del>
      <w:hyperlink r:id="rId197">
        <w:del w:id="1537" w:author="PR Preview" w:date="2026-01-01T00:00:00Z">
          <w:r>
            <w:rPr>
              <w:rStyle w:val="Hyperlink"/>
            </w:rPr>
            <w:delText xml:space="preserve">https://en.wikipedia.org/wiki/Limit_of_a_function</w:delText>
          </w:r>
        </w:del>
      </w:hyperlink>
      <w:del w:id="1538" w:author="PR Preview" w:date="2026-01-01T00:00:00Z">
        <w:r>
          <w:delText xml:space="preserve">.</w:delText>
        </w:r>
      </w:del>
    </w:p>
    <w:p>
      <w:pPr>
        <w:pStyle w:val="Bibliography"/>
      </w:pPr>
      <w:del w:id="1539" w:author="PR Preview" w:date="2026-01-01T00:00:00Z">
        <w:r>
          <w:delText xml:space="preserve">Wikipedia contributors. 2026f.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rPr>
            <w:i/>
            <w:iCs/>
          </w:rPr>
          <w:delText xml:space="preserve">Linear Approximation —</w:delText>
        </w:r>
      </w:del>
      <w:del w:id="1542" w:author="PR Preview" w:date="2026-01-01T00:00:00Z">
        <w:r>
          <w:rPr>
            <w:i/>
            <w:iCs/>
          </w:rPr>
          <w:delText xml:space="preserve"> </w:delText>
        </w:r>
      </w:del>
      <w:del w:id="1543" w:author="PR Preview" w:date="2026-01-01T00:00:00Z">
        <w:r>
          <w:rPr>
            <w:i/>
            <w:iCs/>
          </w:rPr>
          <w:delText xml:space="preserve">Wikipedia</w:delText>
        </w:r>
      </w:del>
      <w:del w:id="1544" w:author="PR Preview" w:date="2026-01-01T00:00:00Z">
        <w:r>
          <w:rPr>
            <w:i/>
            <w:iCs/>
          </w:rPr>
          <w:delText xml:space="preserve">,</w:delText>
        </w:r>
      </w:del>
      <w:del w:id="1545" w:author="PR Preview" w:date="2026-01-01T00:00:00Z">
        <w:r>
          <w:rPr>
            <w:i/>
            <w:iCs/>
          </w:rPr>
          <w:delText xml:space="preserve"> </w:delText>
        </w:r>
      </w:del>
      <w:del w:id="1546" w:author="PR Preview" w:date="2026-01-01T00:00:00Z">
        <w:r>
          <w:rPr>
            <w:i/>
            <w:iCs/>
          </w:rPr>
          <w:delText xml:space="preserve">the Free Encyclopedia</w:delText>
        </w:r>
      </w:del>
      <w:del w:id="1547" w:author="PR Preview" w:date="2026-01-01T00:00:00Z">
        <w:r>
          <w:delText xml:space="preserve">.</w:delText>
        </w:r>
      </w:del>
      <w:del w:id="1548" w:author="PR Preview" w:date="2026-01-01T00:00:00Z">
        <w:r>
          <w:delText xml:space="preserve"> </w:delText>
        </w:r>
      </w:del>
      <w:hyperlink r:id="rId223">
        <w:del w:id="1549" w:author="PR Preview" w:date="2026-01-01T00:00:00Z">
          <w:r>
            <w:rPr>
              <w:rStyle w:val="Hyperlink"/>
            </w:rPr>
            <w:delText xml:space="preserve">https://en.wikipedia.org/wiki/Linear_approximation</w:delText>
          </w:r>
        </w:del>
      </w:hyperlink>
      <w:del w:id="1550" w:author="PR Preview" w:date="2026-01-01T00:00:00Z">
        <w:r>
          <w:delText xml:space="preserve">.</w:delText>
        </w:r>
      </w:del>
    </w:p>
    <w:p>
      <w:pPr>
        <w:pStyle w:val="Bibliography"/>
      </w:pPr>
      <w:del w:id="1551" w:author="PR Preview" w:date="2026-01-01T00:00:00Z">
        <w:r>
          <w:delText xml:space="preserve">Wikipedia contributors. 2026g.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rPr>
            <w:i/>
            <w:iCs/>
          </w:rPr>
          <w:delText xml:space="preserve">Notation for Differentiation —</w:delText>
        </w:r>
      </w:del>
      <w:del w:id="1554" w:author="PR Preview" w:date="2026-01-01T00:00:00Z">
        <w:r>
          <w:rPr>
            <w:i/>
            <w:iCs/>
          </w:rPr>
          <w:delText xml:space="preserve"> </w:delText>
        </w:r>
      </w:del>
      <w:del w:id="1555" w:author="PR Preview" w:date="2026-01-01T00:00:00Z">
        <w:r>
          <w:rPr>
            <w:i/>
            <w:iCs/>
          </w:rPr>
          <w:delText xml:space="preserve">Wikipedia</w:delText>
        </w:r>
      </w:del>
      <w:del w:id="1556" w:author="PR Preview" w:date="2026-01-01T00:00:00Z">
        <w:r>
          <w:rPr>
            <w:i/>
            <w:iCs/>
          </w:rPr>
          <w:delText xml:space="preserve">,</w:delText>
        </w:r>
      </w:del>
      <w:del w:id="1557" w:author="PR Preview" w:date="2026-01-01T00:00:00Z">
        <w:r>
          <w:rPr>
            <w:i/>
            <w:iCs/>
          </w:rPr>
          <w:delText xml:space="preserve"> </w:delText>
        </w:r>
      </w:del>
      <w:del w:id="1558" w:author="PR Preview" w:date="2026-01-01T00:00:00Z">
        <w:r>
          <w:rPr>
            <w:i/>
            <w:iCs/>
          </w:rPr>
          <w:delText xml:space="preserve">the Free Encyclopedia</w:delText>
        </w:r>
      </w:del>
      <w:del w:id="1559" w:author="PR Preview" w:date="2026-01-01T00:00:00Z">
        <w:r>
          <w:delText xml:space="preserve">.</w:delText>
        </w:r>
      </w:del>
      <w:del w:id="1560" w:author="PR Preview" w:date="2026-01-01T00:00:00Z">
        <w:r>
          <w:delText xml:space="preserve"> </w:delText>
        </w:r>
      </w:del>
      <w:hyperlink r:id="rId209">
        <w:del w:id="1561" w:author="PR Preview" w:date="2026-01-01T00:00:00Z">
          <w:r>
            <w:rPr>
              <w:rStyle w:val="Hyperlink"/>
            </w:rPr>
            <w:delText xml:space="preserve">https://en.wikipedia.org/wiki/Notation_for_differentiation</w:delText>
          </w:r>
        </w:del>
      </w:hyperlink>
      <w:del w:id="1562" w:author="PR Preview" w:date="2026-01-01T00:00:00Z">
        <w:r>
          <w:delText xml:space="preserve">.</w:delText>
        </w:r>
      </w:del>
    </w:p>
    <w:p>
      <w:pPr>
        <w:pStyle w:val="Bibliography"/>
      </w:pPr>
      <w:del w:id="1563" w:author="PR Preview" w:date="2026-01-01T00:00:00Z">
        <w:r>
          <w:delText xml:space="preserve">Wikipedia contributors. 2026h.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rPr>
            <w:i/>
            <w:iCs/>
          </w:rPr>
          <w:delText xml:space="preserve">One-Sided Limit —</w:delText>
        </w:r>
      </w:del>
      <w:del w:id="1566" w:author="PR Preview" w:date="2026-01-01T00:00:00Z">
        <w:r>
          <w:rPr>
            <w:i/>
            <w:iCs/>
          </w:rPr>
          <w:delText xml:space="preserve"> </w:delText>
        </w:r>
      </w:del>
      <w:del w:id="1567" w:author="PR Preview" w:date="2026-01-01T00:00:00Z">
        <w:r>
          <w:rPr>
            <w:i/>
            <w:iCs/>
          </w:rPr>
          <w:delText xml:space="preserve">Wikipedia</w:delText>
        </w:r>
      </w:del>
      <w:del w:id="1568" w:author="PR Preview" w:date="2026-01-01T00:00:00Z">
        <w:r>
          <w:rPr>
            <w:i/>
            <w:iCs/>
          </w:rPr>
          <w:delText xml:space="preserve">,</w:delText>
        </w:r>
      </w:del>
      <w:del w:id="1569" w:author="PR Preview" w:date="2026-01-01T00:00:00Z">
        <w:r>
          <w:rPr>
            <w:i/>
            <w:iCs/>
          </w:rPr>
          <w:delText xml:space="preserve"> </w:delText>
        </w:r>
      </w:del>
      <w:del w:id="1570" w:author="PR Preview" w:date="2026-01-01T00:00:00Z">
        <w:r>
          <w:rPr>
            <w:i/>
            <w:iCs/>
          </w:rPr>
          <w:delText xml:space="preserve">the Free Encyclopedia</w:delText>
        </w:r>
      </w:del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hyperlink r:id="rId199">
        <w:del w:id="1573" w:author="PR Preview" w:date="2026-01-01T00:00:00Z">
          <w:r>
            <w:rPr>
              <w:rStyle w:val="Hyperlink"/>
            </w:rPr>
            <w:delText xml:space="preserve">https://en.wikipedia.org/wiki/One-sided_limit</w:delText>
          </w:r>
        </w:del>
      </w:hyperlink>
      <w:del w:id="1574" w:author="PR Preview" w:date="2026-01-01T00:00:00Z">
        <w:r>
          <w:delText xml:space="preserve">.</w:delText>
        </w:r>
      </w:del>
    </w:p>
    <w:p>
      <w:pPr>
        <w:pStyle w:val="Bibliography"/>
      </w:pPr>
      <w:del w:id="1575" w:author="PR Preview" w:date="2026-01-01T00:00:00Z">
        <w:r>
          <w:delText xml:space="preserve">Wikipedia contributors. 2026i.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rPr>
            <w:i/>
            <w:iCs/>
          </w:rPr>
          <w:delText xml:space="preserve">Power Rule —</w:delText>
        </w:r>
      </w:del>
      <w:del w:id="1578" w:author="PR Preview" w:date="2026-01-01T00:00:00Z">
        <w:r>
          <w:rPr>
            <w:i/>
            <w:iCs/>
          </w:rPr>
          <w:delText xml:space="preserve"> </w:delText>
        </w:r>
      </w:del>
      <w:del w:id="1579" w:author="PR Preview" w:date="2026-01-01T00:00:00Z">
        <w:r>
          <w:rPr>
            <w:i/>
            <w:iCs/>
          </w:rPr>
          <w:delText xml:space="preserve">Wikipedia</w:delText>
        </w:r>
      </w:del>
      <w:del w:id="1580" w:author="PR Preview" w:date="2026-01-01T00:00:00Z">
        <w:r>
          <w:rPr>
            <w:i/>
            <w:iCs/>
          </w:rPr>
          <w:delText xml:space="preserve">,</w:delText>
        </w:r>
      </w:del>
      <w:del w:id="1581" w:author="PR Preview" w:date="2026-01-01T00:00:00Z">
        <w:r>
          <w:rPr>
            <w:i/>
            <w:iCs/>
          </w:rPr>
          <w:delText xml:space="preserve"> </w:delText>
        </w:r>
      </w:del>
      <w:del w:id="1582" w:author="PR Preview" w:date="2026-01-01T00:00:00Z">
        <w:r>
          <w:rPr>
            <w:i/>
            <w:iCs/>
          </w:rPr>
          <w:delText xml:space="preserve">the Free Encyclopedia</w:delText>
        </w:r>
      </w:del>
      <w:del w:id="1583" w:author="PR Preview" w:date="2026-01-01T00:00:00Z">
        <w:r>
          <w:delText xml:space="preserve">.</w:delText>
        </w:r>
      </w:del>
      <w:del w:id="1584" w:author="PR Preview" w:date="2026-01-01T00:00:00Z">
        <w:r>
          <w:delText xml:space="preserve"> </w:delText>
        </w:r>
      </w:del>
      <w:hyperlink r:id="rId213">
        <w:del w:id="1585" w:author="PR Preview" w:date="2026-01-01T00:00:00Z">
          <w:r>
            <w:rPr>
              <w:rStyle w:val="Hyperlink"/>
            </w:rPr>
            <w:delText xml:space="preserve">https://en.wikipedia.org/wiki/Power_rule</w:delText>
          </w:r>
        </w:del>
      </w:hyperlink>
      <w:del w:id="1586" w:author="PR Preview" w:date="2026-01-01T00:00:00Z">
        <w:r>
          <w:delText xml:space="preserve">.</w:delText>
        </w:r>
      </w:del>
    </w:p>
    <w:p>
      <w:pPr>
        <w:pStyle w:val="Bibliography"/>
      </w:pPr>
      <w:del w:id="1587" w:author="PR Preview" w:date="2026-01-01T00:00:00Z">
        <w:r>
          <w:delText xml:space="preserve">Wikipedia contributors. 2026j.</w:delText>
        </w:r>
      </w:del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rPr>
            <w:i/>
            <w:iCs/>
          </w:rPr>
          <w:delText xml:space="preserve">Product Rule —</w:delText>
        </w:r>
      </w:del>
      <w:del w:id="1590" w:author="PR Preview" w:date="2026-01-01T00:00:00Z">
        <w:r>
          <w:rPr>
            <w:i/>
            <w:iCs/>
          </w:rPr>
          <w:delText xml:space="preserve"> </w:delText>
        </w:r>
      </w:del>
      <w:del w:id="1591" w:author="PR Preview" w:date="2026-01-01T00:00:00Z">
        <w:r>
          <w:rPr>
            <w:i/>
            <w:iCs/>
          </w:rPr>
          <w:delText xml:space="preserve">Wikipedia</w:delText>
        </w:r>
      </w:del>
      <w:del w:id="1592" w:author="PR Preview" w:date="2026-01-01T00:00:00Z">
        <w:r>
          <w:rPr>
            <w:i/>
            <w:iCs/>
          </w:rPr>
          <w:delText xml:space="preserve">,</w:delText>
        </w:r>
      </w:del>
      <w:del w:id="1593" w:author="PR Preview" w:date="2026-01-01T00:00:00Z">
        <w:r>
          <w:rPr>
            <w:i/>
            <w:iCs/>
          </w:rPr>
          <w:delText xml:space="preserve"> </w:delText>
        </w:r>
      </w:del>
      <w:del w:id="1594" w:author="PR Preview" w:date="2026-01-01T00:00:00Z">
        <w:r>
          <w:rPr>
            <w:i/>
            <w:iCs/>
          </w:rPr>
          <w:delText xml:space="preserve">the Free Encyclopedia</w:delText>
        </w:r>
      </w:del>
      <w:del w:id="1595" w:author="PR Preview" w:date="2026-01-01T00:00:00Z">
        <w:r>
          <w:delText xml:space="preserve">.</w:delText>
        </w:r>
      </w:del>
      <w:del w:id="1596" w:author="PR Preview" w:date="2026-01-01T00:00:00Z">
        <w:r>
          <w:delText xml:space="preserve"> </w:delText>
        </w:r>
      </w:del>
      <w:hyperlink r:id="rId217">
        <w:del w:id="1597" w:author="PR Preview" w:date="2026-01-01T00:00:00Z">
          <w:r>
            <w:rPr>
              <w:rStyle w:val="Hyperlink"/>
            </w:rPr>
            <w:delText xml:space="preserve">https://en.wikipedia.org/wiki/Product_rule</w:delText>
          </w:r>
        </w:del>
      </w:hyperlink>
      <w:del w:id="1598" w:author="PR Preview" w:date="2026-01-01T00:00:00Z">
        <w:r>
          <w:delText xml:space="preserve">.</w:delText>
        </w:r>
      </w:del>
    </w:p>
    <w:p>
      <w:pPr>
        <w:pStyle w:val="Bibliography"/>
      </w:pPr>
      <w:del w:id="1599" w:author="PR Preview" w:date="2026-01-01T00:00:00Z">
        <w:r>
          <w:delText xml:space="preserve">Wikipedia contributors. 2026k.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rPr>
            <w:i/>
            <w:iCs/>
          </w:rPr>
          <w:delText xml:space="preserve">Quotient Rule —</w:delText>
        </w:r>
      </w:del>
      <w:del w:id="1602" w:author="PR Preview" w:date="2026-01-01T00:00:00Z">
        <w:r>
          <w:rPr>
            <w:i/>
            <w:iCs/>
          </w:rPr>
          <w:delText xml:space="preserve"> </w:delText>
        </w:r>
      </w:del>
      <w:del w:id="1603" w:author="PR Preview" w:date="2026-01-01T00:00:00Z">
        <w:r>
          <w:rPr>
            <w:i/>
            <w:iCs/>
          </w:rPr>
          <w:delText xml:space="preserve">Wikipedia</w:delText>
        </w:r>
      </w:del>
      <w:del w:id="1604" w:author="PR Preview" w:date="2026-01-01T00:00:00Z">
        <w:r>
          <w:rPr>
            <w:i/>
            <w:iCs/>
          </w:rPr>
          <w:delText xml:space="preserve">,</w:delText>
        </w:r>
      </w:del>
      <w:del w:id="1605" w:author="PR Preview" w:date="2026-01-01T00:00:00Z">
        <w:r>
          <w:rPr>
            <w:i/>
            <w:iCs/>
          </w:rPr>
          <w:delText xml:space="preserve"> </w:delText>
        </w:r>
      </w:del>
      <w:del w:id="1606" w:author="PR Preview" w:date="2026-01-01T00:00:00Z">
        <w:r>
          <w:rPr>
            <w:i/>
            <w:iCs/>
          </w:rPr>
          <w:delText xml:space="preserve">the Free Encyclopedia</w:delText>
        </w:r>
      </w:del>
      <w:del w:id="1607" w:author="PR Preview" w:date="2026-01-01T00:00:00Z">
        <w:r>
          <w:delText xml:space="preserve">.</w:delText>
        </w:r>
      </w:del>
      <w:del w:id="1608" w:author="PR Preview" w:date="2026-01-01T00:00:00Z">
        <w:r>
          <w:delText xml:space="preserve"> </w:delText>
        </w:r>
      </w:del>
      <w:hyperlink r:id="rId219">
        <w:del w:id="1609" w:author="PR Preview" w:date="2026-01-01T00:00:00Z">
          <w:r>
            <w:rPr>
              <w:rStyle w:val="Hyperlink"/>
            </w:rPr>
            <w:delText xml:space="preserve">https://en.wikipedia.org/wiki/Quotient_rule</w:delText>
          </w:r>
        </w:del>
      </w:hyperlink>
      <w:del w:id="1610" w:author="PR Preview" w:date="2026-01-01T00:00:00Z">
        <w:r>
          <w:delText xml:space="preserve">.</w:delText>
        </w:r>
      </w:del>
    </w:p>
    <w:p>
      <w:pPr>
        <w:pStyle w:val="Bibliography"/>
      </w:pPr>
      <w:del w:id="1611" w:author="PR Preview" w:date="2026-01-01T00:00:00Z">
        <w:r>
          <w:delText xml:space="preserve">Wikipedia contributors. 2026l.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rPr>
            <w:i/>
            <w:iCs/>
          </w:rPr>
          <w:delText xml:space="preserve">Second Derivative —</w:delText>
        </w:r>
      </w:del>
      <w:del w:id="1614" w:author="PR Preview" w:date="2026-01-01T00:00:00Z">
        <w:r>
          <w:rPr>
            <w:i/>
            <w:iCs/>
          </w:rPr>
          <w:delText xml:space="preserve"> </w:delText>
        </w:r>
      </w:del>
      <w:del w:id="1615" w:author="PR Preview" w:date="2026-01-01T00:00:00Z">
        <w:r>
          <w:rPr>
            <w:i/>
            <w:iCs/>
          </w:rPr>
          <w:delText xml:space="preserve">Wikipedia</w:delText>
        </w:r>
      </w:del>
      <w:del w:id="1616" w:author="PR Preview" w:date="2026-01-01T00:00:00Z">
        <w:r>
          <w:rPr>
            <w:i/>
            <w:iCs/>
          </w:rPr>
          <w:delText xml:space="preserve">,</w:delText>
        </w:r>
      </w:del>
      <w:del w:id="1617" w:author="PR Preview" w:date="2026-01-01T00:00:00Z">
        <w:r>
          <w:rPr>
            <w:i/>
            <w:iCs/>
          </w:rPr>
          <w:delText xml:space="preserve"> </w:delText>
        </w:r>
      </w:del>
      <w:del w:id="1618" w:author="PR Preview" w:date="2026-01-01T00:00:00Z">
        <w:r>
          <w:rPr>
            <w:i/>
            <w:iCs/>
          </w:rPr>
          <w:delText xml:space="preserve">the Free Encyclopedia</w:delText>
        </w:r>
      </w:del>
      <w:del w:id="1619" w:author="PR Preview" w:date="2026-01-01T00:00:00Z">
        <w:r>
          <w:delText xml:space="preserve">.</w:delText>
        </w:r>
      </w:del>
      <w:del w:id="1620" w:author="PR Preview" w:date="2026-01-01T00:00:00Z">
        <w:r>
          <w:delText xml:space="preserve"> </w:delText>
        </w:r>
      </w:del>
      <w:hyperlink r:id="rId211">
        <w:del w:id="1621" w:author="PR Preview" w:date="2026-01-01T00:00:00Z">
          <w:r>
            <w:rPr>
              <w:rStyle w:val="Hyperlink"/>
            </w:rPr>
            <w:delText xml:space="preserve">https://en.wikipedia.org/wiki/Second_derivative</w:delText>
          </w:r>
        </w:del>
      </w:hyperlink>
      <w:del w:id="1622" w:author="PR Preview" w:date="2026-01-01T00:00:00Z">
        <w:r>
          <w:delText xml:space="preserve">.</w:delText>
        </w:r>
      </w:del>
    </w:p>
    <w:p>
      <w:pPr>
        <w:pStyle w:val="Bibliography"/>
      </w:pPr>
      <w:del w:id="1623" w:author="PR Preview" w:date="2026-01-01T00:00:00Z">
        <w:r>
          <w:delText xml:space="preserve">Wikipedia contributors. 2026m.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rPr>
            <w:i/>
            <w:iCs/>
          </w:rPr>
          <w:delText xml:space="preserve">Stationary Point —</w:delText>
        </w:r>
      </w:del>
      <w:del w:id="1626" w:author="PR Preview" w:date="2026-01-01T00:00:00Z">
        <w:r>
          <w:rPr>
            <w:i/>
            <w:iCs/>
          </w:rPr>
          <w:delText xml:space="preserve"> </w:delText>
        </w:r>
      </w:del>
      <w:del w:id="1627" w:author="PR Preview" w:date="2026-01-01T00:00:00Z">
        <w:r>
          <w:rPr>
            <w:i/>
            <w:iCs/>
          </w:rPr>
          <w:delText xml:space="preserve">Wikipedia</w:delText>
        </w:r>
      </w:del>
      <w:del w:id="1628" w:author="PR Preview" w:date="2026-01-01T00:00:00Z">
        <w:r>
          <w:rPr>
            <w:i/>
            <w:iCs/>
          </w:rPr>
          <w:delText xml:space="preserve">,</w:delText>
        </w:r>
      </w:del>
      <w:del w:id="1629" w:author="PR Preview" w:date="2026-01-01T00:00:00Z">
        <w:r>
          <w:rPr>
            <w:i/>
            <w:iCs/>
          </w:rPr>
          <w:delText xml:space="preserve"> </w:delText>
        </w:r>
      </w:del>
      <w:del w:id="1630" w:author="PR Preview" w:date="2026-01-01T00:00:00Z">
        <w:r>
          <w:rPr>
            <w:i/>
            <w:iCs/>
          </w:rPr>
          <w:delText xml:space="preserve">the Free Encyclopedia</w:delText>
        </w:r>
      </w:del>
      <w:del w:id="1631" w:author="PR Preview" w:date="2026-01-01T00:00:00Z">
        <w:r>
          <w:delText xml:space="preserve">.</w:delText>
        </w:r>
      </w:del>
      <w:del w:id="1632" w:author="PR Preview" w:date="2026-01-01T00:00:00Z">
        <w:r>
          <w:delText xml:space="preserve"> </w:delText>
        </w:r>
      </w:del>
      <w:hyperlink r:id="rId227">
        <w:del w:id="1633" w:author="PR Preview" w:date="2026-01-01T00:00:00Z">
          <w:r>
            <w:rPr>
              <w:rStyle w:val="Hyperlink"/>
            </w:rPr>
            <w:delText xml:space="preserve">https://en.wikipedia.org/wiki/Stationary_point</w:delText>
          </w:r>
        </w:del>
      </w:hyperlink>
      <w:del w:id="1634" w:author="PR Preview" w:date="2026-01-01T00:00:00Z">
        <w:r>
          <w:delText xml:space="preserve">.</w:delText>
        </w:r>
      </w:del>
    </w:p>
    <w:p>
      <w:pPr>
        <w:numPr>
          <w:ilvl w:val="0"/>
          <w:numId w:val="1021"/>
        </w:numPr>
      </w:pPr>
      <w:ins w:id="1635" w:author="PR Preview" w:date="2026-01-01T00:00:00Z">
        <w:r>
          <w:t xml:space="preserve">Wikipedia contributors [1]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— limits of functions, with the epsilon-delta definition</w:t>
        </w:r>
      </w:ins>
    </w:p>
    <w:p>
      <w:pPr>
        <w:numPr>
          <w:ilvl w:val="0"/>
          <w:numId w:val="1021"/>
        </w:numPr>
      </w:pPr>
      <w:ins w:id="1638" w:author="PR Preview" w:date="2026-01-01T00:00:00Z">
        <w:r>
          <w:t xml:space="preserve">Wikipedia contributors [2]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— one-sided limits</w:t>
        </w:r>
      </w:ins>
    </w:p>
    <w:p>
      <w:pPr>
        <w:numPr>
          <w:ilvl w:val="0"/>
          <w:numId w:val="1021"/>
        </w:numPr>
      </w:pPr>
      <w:ins w:id="1641" w:author="PR Preview" w:date="2026-01-01T00:00:00Z">
        <w:r>
          <w:t xml:space="preserve">Wikipedia contributors [6]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— the derivative, its notation and its history</w:t>
        </w:r>
      </w:ins>
    </w:p>
    <w:p>
      <w:pPr>
        <w:numPr>
          <w:ilvl w:val="0"/>
          <w:numId w:val="1021"/>
        </w:numPr>
      </w:pPr>
      <w:ins w:id="1644" w:author="PR Preview" w:date="2026-01-01T00:00:00Z">
        <w:r>
          <w:t xml:space="preserve">Wikipedia contributors [4]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— differentiable functions and their classes</w:t>
        </w:r>
      </w:ins>
    </w:p>
    <w:p>
      <w:pPr>
        <w:numPr>
          <w:ilvl w:val="0"/>
          <w:numId w:val="1021"/>
        </w:numPr>
      </w:pPr>
      <w:ins w:id="1647" w:author="PR Preview" w:date="2026-01-01T00:00:00Z">
        <w:r>
          <w:t xml:space="preserve">Wikipedia contributors [9]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— the power rule and its proofs</w:t>
        </w:r>
      </w:ins>
    </w:p>
    <w:p>
      <w:pPr>
        <w:numPr>
          <w:ilvl w:val="0"/>
          <w:numId w:val="1021"/>
        </w:numPr>
      </w:pPr>
      <w:ins w:id="1650" w:author="PR Preview" w:date="2026-01-01T00:00:00Z">
        <w:r>
          <w:t xml:space="preserve">Wikipedia contributors [11]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— the product rule and its generalizations</w:t>
        </w:r>
      </w:ins>
    </w:p>
    <w:p>
      <w:pPr>
        <w:numPr>
          <w:ilvl w:val="0"/>
          <w:numId w:val="1021"/>
        </w:numPr>
      </w:pPr>
      <w:ins w:id="1653" w:author="PR Preview" w:date="2026-01-01T00:00:00Z">
        <w:r>
          <w:t xml:space="preserve">Wikipedia contributors [12]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— the quotient rule</w:t>
        </w:r>
      </w:ins>
    </w:p>
    <w:p>
      <w:pPr>
        <w:numPr>
          <w:ilvl w:val="0"/>
          <w:numId w:val="1021"/>
        </w:numPr>
      </w:pPr>
      <w:ins w:id="1656" w:author="PR Preview" w:date="2026-01-01T00:00:00Z">
        <w:r>
          <w:t xml:space="preserve">Wikipedia contributors [13]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— the chain rule, in one and several variables</w:t>
        </w:r>
      </w:ins>
    </w:p>
    <w:p>
      <w:pPr>
        <w:numPr>
          <w:ilvl w:val="0"/>
          <w:numId w:val="1021"/>
        </w:numPr>
      </w:pPr>
      <w:ins w:id="1659" w:author="PR Preview" w:date="2026-01-01T00:00:00Z">
        <w:r>
          <w:t xml:space="preserve">Wikipedia contributors [8]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— the second derivative and concavity</w:t>
        </w:r>
      </w:ins>
    </w:p>
    <w:p>
      <w:pPr>
        <w:numPr>
          <w:ilvl w:val="0"/>
          <w:numId w:val="1021"/>
        </w:numPr>
      </w:pPr>
      <w:ins w:id="1662" w:author="PR Preview" w:date="2026-01-01T00:00:00Z">
        <w:r>
          <w:t xml:space="preserve">Wikipedia contributors [14]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— linear approximation and the tangent line</w:t>
        </w:r>
      </w:ins>
    </w:p>
    <w:p>
      <w:pPr>
        <w:numPr>
          <w:ilvl w:val="0"/>
          <w:numId w:val="1021"/>
        </w:numPr>
      </w:pPr>
      <w:ins w:id="1665" w:author="PR Preview" w:date="2026-01-01T00:00:00Z">
        <w:r>
          <w:t xml:space="preserve">Wikipedia contributors [16]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— stationary points and how to classify them</w:t>
        </w:r>
      </w:ins>
    </w:p>
    <w:p>
      <w:pPr>
        <w:numPr>
          <w:ilvl w:val="0"/>
          <w:numId w:val="1021"/>
        </w:numPr>
      </w:pPr>
      <w:ins w:id="1668" w:author="PR Preview" w:date="2026-01-01T00:00:00Z">
        <w:r>
          <w:t xml:space="preserve">Wikipedia contributors [3]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— the difference quotient</w:t>
        </w:r>
      </w:ins>
    </w:p>
    <w:p>
      <w:pPr>
        <w:numPr>
          <w:ilvl w:val="0"/>
          <w:numId w:val="1021"/>
        </w:numPr>
      </w:pPr>
      <w:ins w:id="1671" w:author="PR Preview" w:date="2026-01-01T00:00:00Z">
        <w:r>
          <w:t xml:space="preserve">Wikipedia contributors [7]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— Leibniz, Lagrange and Newton notation for derivatives</w:t>
        </w:r>
      </w:ins>
    </w:p>
    <w:bookmarkStart w:id="229" w:name="refs"/>
    <w:bookmarkStart w:id="198" w:name="ref-wikipedia_limit_of_a_function"/>
    <w:p>
      <w:pPr>
        <w:pStyle w:val="Bibliography"/>
      </w:pPr>
      <w:ins w:id="1674" w:author="PR Preview" w:date="2026-01-01T00:00:00Z">
        <w:r>
          <w:t xml:space="preserve">[1]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	</w:t>
        </w:r>
      </w:ins>
      <w:ins w:id="1677" w:author="PR Preview" w:date="2026-01-01T00:00:00Z">
        <w:r>
          <w:t xml:space="preserve">Wikipedia contributors,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“Limit of a function —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Wikipedia</w:t>
        </w:r>
      </w:ins>
      <w:ins w:id="1682" w:author="PR Preview" w:date="2026-01-01T00:00:00Z">
        <w:r>
          <w:t xml:space="preserve">,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the free encyclopedia.”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2026. Available:</w:t>
        </w:r>
      </w:ins>
      <w:ins w:id="1687" w:author="PR Preview" w:date="2026-01-01T00:00:00Z">
        <w:r>
          <w:t xml:space="preserve"> </w:t>
        </w:r>
      </w:ins>
      <w:hyperlink r:id="rId197">
        <w:ins w:id="1688" w:author="PR Preview" w:date="2026-01-01T00:00:00Z">
          <w:r>
            <w:rPr>
              <w:rStyle w:val="Hyperlink"/>
            </w:rPr>
            <w:t xml:space="preserve">https://en.wikipedia.org/wiki/Limit_of_a_function</w:t>
          </w:r>
        </w:ins>
      </w:hyperlink>
    </w:p>
    <w:bookmarkEnd w:id="198"/>
    <w:bookmarkStart w:id="200" w:name="ref-wikipedia_one_sided_limit"/>
    <w:p>
      <w:pPr>
        <w:pStyle w:val="Bibliography"/>
      </w:pPr>
      <w:ins w:id="1689" w:author="PR Preview" w:date="2026-01-01T00:00:00Z">
        <w:r>
          <w:t xml:space="preserve">[2]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	</w:t>
        </w:r>
      </w:ins>
      <w:ins w:id="1692" w:author="PR Preview" w:date="2026-01-01T00:00:00Z">
        <w:r>
          <w:t xml:space="preserve">Wikipedia contributors,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“One-sided limit —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Wikipedia</w:t>
        </w:r>
      </w:ins>
      <w:ins w:id="1697" w:author="PR Preview" w:date="2026-01-01T00:00:00Z">
        <w:r>
          <w:t xml:space="preserve">,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the free encyclopedia.”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2026. Available:</w:t>
        </w:r>
      </w:ins>
      <w:ins w:id="1702" w:author="PR Preview" w:date="2026-01-01T00:00:00Z">
        <w:r>
          <w:t xml:space="preserve"> </w:t>
        </w:r>
      </w:ins>
      <w:hyperlink r:id="rId199">
        <w:ins w:id="1703" w:author="PR Preview" w:date="2026-01-01T00:00:00Z">
          <w:r>
            <w:rPr>
              <w:rStyle w:val="Hyperlink"/>
            </w:rPr>
            <w:t xml:space="preserve">https://en.wikipedia.org/wiki/One-sided_limit</w:t>
          </w:r>
        </w:ins>
      </w:hyperlink>
    </w:p>
    <w:bookmarkEnd w:id="200"/>
    <w:bookmarkStart w:id="202" w:name="ref-wikipedia_difference_quotient"/>
    <w:p>
      <w:pPr>
        <w:pStyle w:val="Bibliography"/>
      </w:pPr>
      <w:ins w:id="1704" w:author="PR Preview" w:date="2026-01-01T00:00:00Z">
        <w:r>
          <w:t xml:space="preserve">[3]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	</w:t>
        </w:r>
      </w:ins>
      <w:ins w:id="1707" w:author="PR Preview" w:date="2026-01-01T00:00:00Z">
        <w:r>
          <w:t xml:space="preserve">Wikipedia contributors,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“Difference quotient —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Wikipedia</w:t>
        </w:r>
      </w:ins>
      <w:ins w:id="1712" w:author="PR Preview" w:date="2026-01-01T00:00:00Z">
        <w:r>
          <w:t xml:space="preserve">,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the free encyclopedia.”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2026. Available:</w:t>
        </w:r>
      </w:ins>
      <w:ins w:id="1717" w:author="PR Preview" w:date="2026-01-01T00:00:00Z">
        <w:r>
          <w:t xml:space="preserve"> </w:t>
        </w:r>
      </w:ins>
      <w:hyperlink r:id="rId201">
        <w:ins w:id="1718" w:author="PR Preview" w:date="2026-01-01T00:00:00Z">
          <w:r>
            <w:rPr>
              <w:rStyle w:val="Hyperlink"/>
            </w:rPr>
            <w:t xml:space="preserve">https://en.wikipedia.org/wiki/Difference_quotient</w:t>
          </w:r>
        </w:ins>
      </w:hyperlink>
    </w:p>
    <w:bookmarkEnd w:id="202"/>
    <w:bookmarkStart w:id="204" w:name="ref-wikipedia_differentiable_function"/>
    <w:p>
      <w:pPr>
        <w:pStyle w:val="Bibliography"/>
      </w:pPr>
      <w:ins w:id="1719" w:author="PR Preview" w:date="2026-01-01T00:00:00Z">
        <w:r>
          <w:t xml:space="preserve">[4]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	</w:t>
        </w:r>
      </w:ins>
      <w:ins w:id="1722" w:author="PR Preview" w:date="2026-01-01T00:00:00Z">
        <w:r>
          <w:t xml:space="preserve">Wikipedia contributors,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“Differentiable function —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Wikipedia</w:t>
        </w:r>
      </w:ins>
      <w:ins w:id="1727" w:author="PR Preview" w:date="2026-01-01T00:00:00Z">
        <w:r>
          <w:t xml:space="preserve">,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free encyclopedia.”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2026. Available:</w:t>
        </w:r>
      </w:ins>
      <w:ins w:id="1732" w:author="PR Preview" w:date="2026-01-01T00:00:00Z">
        <w:r>
          <w:t xml:space="preserve"> </w:t>
        </w:r>
      </w:ins>
      <w:hyperlink r:id="rId203">
        <w:ins w:id="1733" w:author="PR Preview" w:date="2026-01-01T00:00:00Z">
          <w:r>
            <w:rPr>
              <w:rStyle w:val="Hyperlink"/>
            </w:rPr>
            <w:t xml:space="preserve">https://en.wikipedia.org/wiki/Differentiable_function</w:t>
          </w:r>
        </w:ins>
      </w:hyperlink>
    </w:p>
    <w:bookmarkEnd w:id="204"/>
    <w:bookmarkStart w:id="206" w:name="ref-larsonCalc11e"/>
    <w:p>
      <w:pPr>
        <w:pStyle w:val="Bibliography"/>
      </w:pPr>
      <w:ins w:id="1734" w:author="PR Preview" w:date="2026-01-01T00:00:00Z">
        <w:r>
          <w:t xml:space="preserve">[5]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	</w:t>
        </w:r>
      </w:ins>
      <w:ins w:id="1737" w:author="PR Preview" w:date="2026-01-01T00:00:00Z">
        <w:r>
          <w:t xml:space="preserve">R. Larson and B. H. Edwards,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rPr>
            <w:i/>
            <w:iCs/>
          </w:rPr>
          <w:t xml:space="preserve">Calculus</w:t>
        </w:r>
      </w:ins>
      <w:ins w:id="1740" w:author="PR Preview" w:date="2026-01-01T00:00:00Z">
        <w:r>
          <w:t xml:space="preserve">, 11th ed. Boston, MA: Cengage Learning, 2018. Available:</w:t>
        </w:r>
      </w:ins>
      <w:ins w:id="1741" w:author="PR Preview" w:date="2026-01-01T00:00:00Z">
        <w:r>
          <w:t xml:space="preserve"> </w:t>
        </w:r>
      </w:ins>
      <w:hyperlink r:id="rId205">
        <w:ins w:id="1742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</w:p>
    <w:bookmarkEnd w:id="206"/>
    <w:bookmarkStart w:id="208" w:name="ref-wikipedia_derivative"/>
    <w:p>
      <w:pPr>
        <w:pStyle w:val="Bibliography"/>
      </w:pPr>
      <w:ins w:id="1743" w:author="PR Preview" w:date="2026-01-01T00:00:00Z">
        <w:r>
          <w:t xml:space="preserve">[6]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	</w:t>
        </w:r>
      </w:ins>
      <w:ins w:id="1746" w:author="PR Preview" w:date="2026-01-01T00:00:00Z">
        <w:r>
          <w:t xml:space="preserve">Wikipedia contributors,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“Derivative —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Wikipedia</w:t>
        </w:r>
      </w:ins>
      <w:ins w:id="1751" w:author="PR Preview" w:date="2026-01-01T00:00:00Z">
        <w:r>
          <w:t xml:space="preserve">,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the free encyclopedia.”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2026. Available:</w:t>
        </w:r>
      </w:ins>
      <w:ins w:id="1756" w:author="PR Preview" w:date="2026-01-01T00:00:00Z">
        <w:r>
          <w:t xml:space="preserve"> </w:t>
        </w:r>
      </w:ins>
      <w:hyperlink r:id="rId207">
        <w:ins w:id="1757" w:author="PR Preview" w:date="2026-01-01T00:00:00Z">
          <w:r>
            <w:rPr>
              <w:rStyle w:val="Hyperlink"/>
            </w:rPr>
            <w:t xml:space="preserve">https://en.wikipedia.org/wiki/Derivative</w:t>
          </w:r>
        </w:ins>
      </w:hyperlink>
    </w:p>
    <w:bookmarkEnd w:id="208"/>
    <w:bookmarkStart w:id="210" w:name="Xce9848c2f4a380db4acb3f03ebf9e8cf213ef4a"/>
    <w:p>
      <w:pPr>
        <w:pStyle w:val="Bibliography"/>
      </w:pPr>
      <w:ins w:id="1758" w:author="PR Preview" w:date="2026-01-01T00:00:00Z">
        <w:r>
          <w:t xml:space="preserve">[7]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	</w:t>
        </w:r>
      </w:ins>
      <w:ins w:id="1761" w:author="PR Preview" w:date="2026-01-01T00:00:00Z">
        <w:r>
          <w:t xml:space="preserve">Wikipedia contributors,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“Notation for differentiation —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Wikipedia</w:t>
        </w:r>
      </w:ins>
      <w:ins w:id="1766" w:author="PR Preview" w:date="2026-01-01T00:00:00Z">
        <w:r>
          <w:t xml:space="preserve">,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the free encyclopedia.”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2026. Available:</w:t>
        </w:r>
      </w:ins>
      <w:ins w:id="1771" w:author="PR Preview" w:date="2026-01-01T00:00:00Z">
        <w:r>
          <w:t xml:space="preserve"> </w:t>
        </w:r>
      </w:ins>
      <w:hyperlink r:id="rId209">
        <w:ins w:id="1772" w:author="PR Preview" w:date="2026-01-01T00:00:00Z">
          <w:r>
            <w:rPr>
              <w:rStyle w:val="Hyperlink"/>
            </w:rPr>
            <w:t xml:space="preserve">https://en.wikipedia.org/wiki/Notation_for_differentiation</w:t>
          </w:r>
        </w:ins>
      </w:hyperlink>
    </w:p>
    <w:bookmarkEnd w:id="210"/>
    <w:bookmarkStart w:id="212" w:name="ref-wikipedia_second_derivative"/>
    <w:p>
      <w:pPr>
        <w:pStyle w:val="Bibliography"/>
      </w:pPr>
      <w:ins w:id="1773" w:author="PR Preview" w:date="2026-01-01T00:00:00Z">
        <w:r>
          <w:t xml:space="preserve">[8]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	</w:t>
        </w:r>
      </w:ins>
      <w:ins w:id="1776" w:author="PR Preview" w:date="2026-01-01T00:00:00Z">
        <w:r>
          <w:t xml:space="preserve">Wikipedia contributors,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“Second derivative —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Wikipedia</w:t>
        </w:r>
      </w:ins>
      <w:ins w:id="1781" w:author="PR Preview" w:date="2026-01-01T00:00:00Z">
        <w:r>
          <w:t xml:space="preserve">,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the free encyclopedia.”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2026. Available:</w:t>
        </w:r>
      </w:ins>
      <w:ins w:id="1786" w:author="PR Preview" w:date="2026-01-01T00:00:00Z">
        <w:r>
          <w:t xml:space="preserve"> </w:t>
        </w:r>
      </w:ins>
      <w:hyperlink r:id="rId211">
        <w:ins w:id="1787" w:author="PR Preview" w:date="2026-01-01T00:00:00Z">
          <w:r>
            <w:rPr>
              <w:rStyle w:val="Hyperlink"/>
            </w:rPr>
            <w:t xml:space="preserve">https://en.wikipedia.org/wiki/Second_derivative</w:t>
          </w:r>
        </w:ins>
      </w:hyperlink>
    </w:p>
    <w:bookmarkEnd w:id="212"/>
    <w:bookmarkStart w:id="214" w:name="ref-wikipedia_power_rule"/>
    <w:p>
      <w:pPr>
        <w:pStyle w:val="Bibliography"/>
      </w:pPr>
      <w:ins w:id="1788" w:author="PR Preview" w:date="2026-01-01T00:00:00Z">
        <w:r>
          <w:t xml:space="preserve">[9]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	</w:t>
        </w:r>
      </w:ins>
      <w:ins w:id="1791" w:author="PR Preview" w:date="2026-01-01T00:00:00Z">
        <w:r>
          <w:t xml:space="preserve">Wikipedia contributors,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“Power rule —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Wikipedia</w:t>
        </w:r>
      </w:ins>
      <w:ins w:id="1796" w:author="PR Preview" w:date="2026-01-01T00:00:00Z">
        <w:r>
          <w:t xml:space="preserve">,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the free encyclopedia.”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2026. Available:</w:t>
        </w:r>
      </w:ins>
      <w:ins w:id="1801" w:author="PR Preview" w:date="2026-01-01T00:00:00Z">
        <w:r>
          <w:t xml:space="preserve"> </w:t>
        </w:r>
      </w:ins>
      <w:hyperlink r:id="rId213">
        <w:ins w:id="1802" w:author="PR Preview" w:date="2026-01-01T00:00:00Z">
          <w:r>
            <w:rPr>
              <w:rStyle w:val="Hyperlink"/>
            </w:rPr>
            <w:t xml:space="preserve">https://en.wikipedia.org/wiki/Power_rule</w:t>
          </w:r>
        </w:ins>
      </w:hyperlink>
    </w:p>
    <w:bookmarkEnd w:id="214"/>
    <w:bookmarkStart w:id="216" w:name="ref-problifesavercalc"/>
    <w:p>
      <w:pPr>
        <w:pStyle w:val="Bibliography"/>
      </w:pPr>
      <w:ins w:id="1803" w:author="PR Preview" w:date="2026-01-01T00:00:00Z">
        <w:r>
          <w:t xml:space="preserve">[10]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	</w:t>
        </w:r>
      </w:ins>
      <w:ins w:id="1806" w:author="PR Preview" w:date="2026-01-01T00:00:00Z">
        <w:r>
          <w:t xml:space="preserve">S. J. Miller,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1809" w:author="PR Preview" w:date="2026-01-01T00:00:00Z">
        <w:r>
          <w:t xml:space="preserve">. 2016. Available:</w:t>
        </w:r>
      </w:ins>
      <w:ins w:id="1810" w:author="PR Preview" w:date="2026-01-01T00:00:00Z">
        <w:r>
          <w:t xml:space="preserve"> </w:t>
        </w:r>
      </w:ins>
      <w:hyperlink r:id="rId215">
        <w:ins w:id="1811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216"/>
    <w:bookmarkStart w:id="218" w:name="ref-wikipedia_product_rule"/>
    <w:p>
      <w:pPr>
        <w:pStyle w:val="Bibliography"/>
      </w:pPr>
      <w:ins w:id="1812" w:author="PR Preview" w:date="2026-01-01T00:00:00Z">
        <w:r>
          <w:t xml:space="preserve">[11]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	</w:t>
        </w:r>
      </w:ins>
      <w:ins w:id="1815" w:author="PR Preview" w:date="2026-01-01T00:00:00Z">
        <w:r>
          <w:t xml:space="preserve">Wikipedia contributors,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“Product rule —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Wikipedia</w:t>
        </w:r>
      </w:ins>
      <w:ins w:id="1820" w:author="PR Preview" w:date="2026-01-01T00:00:00Z">
        <w:r>
          <w:t xml:space="preserve">,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the free encyclopedia.”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2026. Available:</w:t>
        </w:r>
      </w:ins>
      <w:ins w:id="1825" w:author="PR Preview" w:date="2026-01-01T00:00:00Z">
        <w:r>
          <w:t xml:space="preserve"> </w:t>
        </w:r>
      </w:ins>
      <w:hyperlink r:id="rId217">
        <w:ins w:id="1826" w:author="PR Preview" w:date="2026-01-01T00:00:00Z">
          <w:r>
            <w:rPr>
              <w:rStyle w:val="Hyperlink"/>
            </w:rPr>
            <w:t xml:space="preserve">https://en.wikipedia.org/wiki/Product_rule</w:t>
          </w:r>
        </w:ins>
      </w:hyperlink>
    </w:p>
    <w:bookmarkEnd w:id="218"/>
    <w:bookmarkStart w:id="220" w:name="ref-wikipedia_quotient_rule"/>
    <w:p>
      <w:pPr>
        <w:pStyle w:val="Bibliography"/>
      </w:pPr>
      <w:ins w:id="1827" w:author="PR Preview" w:date="2026-01-01T00:00:00Z">
        <w:r>
          <w:t xml:space="preserve">[12]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	</w:t>
        </w:r>
      </w:ins>
      <w:ins w:id="1830" w:author="PR Preview" w:date="2026-01-01T00:00:00Z">
        <w:r>
          <w:t xml:space="preserve">Wikipedia contributors,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“Quotient rule —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Wikipedia</w:t>
        </w:r>
      </w:ins>
      <w:ins w:id="1835" w:author="PR Preview" w:date="2026-01-01T00:00:00Z">
        <w:r>
          <w:t xml:space="preserve">,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the free encyclopedia.”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2026. Available:</w:t>
        </w:r>
      </w:ins>
      <w:ins w:id="1840" w:author="PR Preview" w:date="2026-01-01T00:00:00Z">
        <w:r>
          <w:t xml:space="preserve"> </w:t>
        </w:r>
      </w:ins>
      <w:hyperlink r:id="rId219">
        <w:ins w:id="1841" w:author="PR Preview" w:date="2026-01-01T00:00:00Z">
          <w:r>
            <w:rPr>
              <w:rStyle w:val="Hyperlink"/>
            </w:rPr>
            <w:t xml:space="preserve">https://en.wikipedia.org/wiki/Quotient_rule</w:t>
          </w:r>
        </w:ins>
      </w:hyperlink>
    </w:p>
    <w:bookmarkEnd w:id="220"/>
    <w:bookmarkStart w:id="222" w:name="ref-wikipedia_chain_rule"/>
    <w:p>
      <w:pPr>
        <w:pStyle w:val="Bibliography"/>
      </w:pPr>
      <w:ins w:id="1842" w:author="PR Preview" w:date="2026-01-01T00:00:00Z">
        <w:r>
          <w:t xml:space="preserve">[13]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	</w:t>
        </w:r>
      </w:ins>
      <w:ins w:id="1845" w:author="PR Preview" w:date="2026-01-01T00:00:00Z">
        <w:r>
          <w:t xml:space="preserve">Wikipedia contributors,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“Chain rule —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Wikipedia</w:t>
        </w:r>
      </w:ins>
      <w:ins w:id="1850" w:author="PR Preview" w:date="2026-01-01T00:00:00Z">
        <w:r>
          <w:t xml:space="preserve">,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the free encyclopedia.”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2026. Available:</w:t>
        </w:r>
      </w:ins>
      <w:ins w:id="1855" w:author="PR Preview" w:date="2026-01-01T00:00:00Z">
        <w:r>
          <w:t xml:space="preserve"> </w:t>
        </w:r>
      </w:ins>
      <w:hyperlink r:id="rId221">
        <w:ins w:id="1856" w:author="PR Preview" w:date="2026-01-01T00:00:00Z">
          <w:r>
            <w:rPr>
              <w:rStyle w:val="Hyperlink"/>
            </w:rPr>
            <w:t xml:space="preserve">https://en.wikipedia.org/wiki/Chain_rule</w:t>
          </w:r>
        </w:ins>
      </w:hyperlink>
    </w:p>
    <w:bookmarkEnd w:id="222"/>
    <w:bookmarkStart w:id="224" w:name="ref-wikipedia_linear_approximation"/>
    <w:p>
      <w:pPr>
        <w:pStyle w:val="Bibliography"/>
      </w:pPr>
      <w:ins w:id="1857" w:author="PR Preview" w:date="2026-01-01T00:00:00Z">
        <w:r>
          <w:t xml:space="preserve">[14]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	</w:t>
        </w:r>
      </w:ins>
      <w:ins w:id="1860" w:author="PR Preview" w:date="2026-01-01T00:00:00Z">
        <w:r>
          <w:t xml:space="preserve">Wikipedia contributors,</w:t>
        </w:r>
      </w:ins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“Linear approximation —</w:t>
        </w:r>
      </w:ins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Wikipedia</w:t>
        </w:r>
      </w:ins>
      <w:ins w:id="1865" w:author="PR Preview" w:date="2026-01-01T00:00:00Z">
        <w:r>
          <w:t xml:space="preserve">,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the free encyclopedia.”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2026. Available:</w:t>
        </w:r>
      </w:ins>
      <w:ins w:id="1870" w:author="PR Preview" w:date="2026-01-01T00:00:00Z">
        <w:r>
          <w:t xml:space="preserve"> </w:t>
        </w:r>
      </w:ins>
      <w:hyperlink r:id="rId223">
        <w:ins w:id="1871" w:author="PR Preview" w:date="2026-01-01T00:00:00Z">
          <w:r>
            <w:rPr>
              <w:rStyle w:val="Hyperlink"/>
            </w:rPr>
            <w:t xml:space="preserve">https://en.wikipedia.org/wiki/Linear_approximation</w:t>
          </w:r>
        </w:ins>
      </w:hyperlink>
    </w:p>
    <w:bookmarkEnd w:id="224"/>
    <w:bookmarkStart w:id="226" w:name="ref-boyd2018vmls"/>
    <w:p>
      <w:pPr>
        <w:pStyle w:val="Bibliography"/>
      </w:pPr>
      <w:ins w:id="1872" w:author="PR Preview" w:date="2026-01-01T00:00:00Z">
        <w:r>
          <w:t xml:space="preserve">[15]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	</w:t>
        </w:r>
      </w:ins>
      <w:ins w:id="1875" w:author="PR Preview" w:date="2026-01-01T00:00:00Z">
        <w:r>
          <w:t xml:space="preserve">S. Boyd and L. Vandenberghe,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rPr>
            <w:i/>
            <w:iCs/>
          </w:rPr>
          <w:t xml:space="preserve">Introduction to applied linear algebra: Vectors, matrices, and least squares</w:t>
        </w:r>
      </w:ins>
      <w:ins w:id="1878" w:author="PR Preview" w:date="2026-01-01T00:00:00Z">
        <w:r>
          <w:t xml:space="preserve">. Cambridge University Press, 2018. doi:</w:t>
        </w:r>
      </w:ins>
      <w:ins w:id="1879" w:author="PR Preview" w:date="2026-01-01T00:00:00Z">
        <w:r>
          <w:t xml:space="preserve"> </w:t>
        </w:r>
      </w:ins>
      <w:hyperlink r:id="rId225">
        <w:ins w:id="1880" w:author="PR Preview" w:date="2026-01-01T00:00:00Z">
          <w:r>
            <w:rPr>
              <w:rStyle w:val="Hyperlink"/>
            </w:rPr>
            <w:t xml:space="preserve">10.1017/9781108583664</w:t>
          </w:r>
        </w:ins>
      </w:hyperlink>
      <w:ins w:id="1881" w:author="PR Preview" w:date="2026-01-01T00:00:00Z">
        <w:r>
          <w:t xml:space="preserve">.</w:t>
        </w:r>
      </w:ins>
    </w:p>
    <w:bookmarkEnd w:id="226"/>
    <w:bookmarkStart w:id="228" w:name="ref-wikipedia_stationary_point"/>
    <w:p>
      <w:pPr>
        <w:pStyle w:val="Bibliography"/>
      </w:pPr>
      <w:ins w:id="1882" w:author="PR Preview" w:date="2026-01-01T00:00:00Z">
        <w:r>
          <w:t xml:space="preserve">[16]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	</w:t>
        </w:r>
      </w:ins>
      <w:ins w:id="1885" w:author="PR Preview" w:date="2026-01-01T00:00:00Z">
        <w:r>
          <w:t xml:space="preserve">Wikipedia contributors,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“Stationary point —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Wikipedia</w:t>
        </w:r>
      </w:ins>
      <w:ins w:id="1890" w:author="PR Preview" w:date="2026-01-01T00:00:00Z">
        <w:r>
          <w:t xml:space="preserve">,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the free encyclopedia.”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2026. Available:</w:t>
        </w:r>
      </w:ins>
      <w:ins w:id="1895" w:author="PR Preview" w:date="2026-01-01T00:00:00Z">
        <w:r>
          <w:t xml:space="preserve"> </w:t>
        </w:r>
      </w:ins>
      <w:hyperlink r:id="rId227">
        <w:ins w:id="1896" w:author="PR Preview" w:date="2026-01-01T00:00:00Z">
          <w:r>
            <w:rPr>
              <w:rStyle w:val="Hyperlink"/>
            </w:rPr>
            <w:t xml:space="preserve">https://en.wikipedia.org/wiki/Stationary_point</w:t>
          </w:r>
        </w:ins>
      </w:hyperlink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5" Type="http://schemas.openxmlformats.org/officeDocument/2006/relationships/hyperlink" Target="https://doi.org/10.1017/9781108583664" TargetMode="External"/><Relationship Id="rId221" Type="http://schemas.openxmlformats.org/officeDocument/2006/relationships/hyperlink" Target="https://en.wikipedia.org/wiki/Chain_rule" TargetMode="External"/><Relationship Id="rId207" Type="http://schemas.openxmlformats.org/officeDocument/2006/relationships/hyperlink" Target="https://en.wikipedia.org/wiki/Derivative" TargetMode="External"/><Relationship Id="rId201" Type="http://schemas.openxmlformats.org/officeDocument/2006/relationships/hyperlink" Target="https://en.wikipedia.org/wiki/Difference_quotient" TargetMode="External"/><Relationship Id="rId203" Type="http://schemas.openxmlformats.org/officeDocument/2006/relationships/hyperlink" Target="https://en.wikipedia.org/wiki/Differentiable_function" TargetMode="External"/><Relationship Id="rId197" Type="http://schemas.openxmlformats.org/officeDocument/2006/relationships/hyperlink" Target="https://en.wikipedia.org/wiki/Limit_of_a_function" TargetMode="External"/><Relationship Id="rId223" Type="http://schemas.openxmlformats.org/officeDocument/2006/relationships/hyperlink" Target="https://en.wikipedia.org/wiki/Linear_approximation" TargetMode="External"/><Relationship Id="rId209" Type="http://schemas.openxmlformats.org/officeDocument/2006/relationships/hyperlink" Target="https://en.wikipedia.org/wiki/Notation_for_differentiation" TargetMode="External"/><Relationship Id="rId199" Type="http://schemas.openxmlformats.org/officeDocument/2006/relationships/hyperlink" Target="https://en.wikipedia.org/wiki/One-sided_limit" TargetMode="External"/><Relationship Id="rId213" Type="http://schemas.openxmlformats.org/officeDocument/2006/relationships/hyperlink" Target="https://en.wikipedia.org/wiki/Power_rule" TargetMode="External"/><Relationship Id="rId217" Type="http://schemas.openxmlformats.org/officeDocument/2006/relationships/hyperlink" Target="https://en.wikipedia.org/wiki/Product_rule" TargetMode="External"/><Relationship Id="rId219" Type="http://schemas.openxmlformats.org/officeDocument/2006/relationships/hyperlink" Target="https://en.wikipedia.org/wiki/Quotient_rule" TargetMode="External"/><Relationship Id="rId211" Type="http://schemas.openxmlformats.org/officeDocument/2006/relationships/hyperlink" Target="https://en.wikipedia.org/wiki/Second_derivative" TargetMode="External"/><Relationship Id="rId227" Type="http://schemas.openxmlformats.org/officeDocument/2006/relationships/hyperlink" Target="https://en.wikipedia.org/wiki/Stationary_point" TargetMode="External"/><Relationship Id="rId21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5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5" Type="http://schemas.openxmlformats.org/officeDocument/2006/relationships/hyperlink" Target="https://doi.org/10.1017/9781108583664" TargetMode="External"/><Relationship Id="rId221" Type="http://schemas.openxmlformats.org/officeDocument/2006/relationships/hyperlink" Target="https://en.wikipedia.org/wiki/Chain_rule" TargetMode="External"/><Relationship Id="rId207" Type="http://schemas.openxmlformats.org/officeDocument/2006/relationships/hyperlink" Target="https://en.wikipedia.org/wiki/Derivative" TargetMode="External"/><Relationship Id="rId201" Type="http://schemas.openxmlformats.org/officeDocument/2006/relationships/hyperlink" Target="https://en.wikipedia.org/wiki/Difference_quotient" TargetMode="External"/><Relationship Id="rId203" Type="http://schemas.openxmlformats.org/officeDocument/2006/relationships/hyperlink" Target="https://en.wikipedia.org/wiki/Differentiable_function" TargetMode="External"/><Relationship Id="rId197" Type="http://schemas.openxmlformats.org/officeDocument/2006/relationships/hyperlink" Target="https://en.wikipedia.org/wiki/Limit_of_a_function" TargetMode="External"/><Relationship Id="rId223" Type="http://schemas.openxmlformats.org/officeDocument/2006/relationships/hyperlink" Target="https://en.wikipedia.org/wiki/Linear_approximation" TargetMode="External"/><Relationship Id="rId209" Type="http://schemas.openxmlformats.org/officeDocument/2006/relationships/hyperlink" Target="https://en.wikipedia.org/wiki/Notation_for_differentiation" TargetMode="External"/><Relationship Id="rId199" Type="http://schemas.openxmlformats.org/officeDocument/2006/relationships/hyperlink" Target="https://en.wikipedia.org/wiki/One-sided_limit" TargetMode="External"/><Relationship Id="rId213" Type="http://schemas.openxmlformats.org/officeDocument/2006/relationships/hyperlink" Target="https://en.wikipedia.org/wiki/Power_rule" TargetMode="External"/><Relationship Id="rId217" Type="http://schemas.openxmlformats.org/officeDocument/2006/relationships/hyperlink" Target="https://en.wikipedia.org/wiki/Product_rule" TargetMode="External"/><Relationship Id="rId219" Type="http://schemas.openxmlformats.org/officeDocument/2006/relationships/hyperlink" Target="https://en.wikipedia.org/wiki/Quotient_rule" TargetMode="External"/><Relationship Id="rId211" Type="http://schemas.openxmlformats.org/officeDocument/2006/relationships/hyperlink" Target="https://en.wikipedia.org/wiki/Second_derivative" TargetMode="External"/><Relationship Id="rId227" Type="http://schemas.openxmlformats.org/officeDocument/2006/relationships/hyperlink" Target="https://en.wikipedia.org/wiki/Stationary_point" TargetMode="External"/><Relationship Id="rId21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5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2026-10-18T08:24:12Z</dcterms:created>
  <dcterms:modified xsi:type="dcterms:W3CDTF">2026-10-18T08:24:12Z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