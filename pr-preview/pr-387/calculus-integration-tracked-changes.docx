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6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(Antiderivative)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function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an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antiderivative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</w:delText>
        </w:r>
      </w:del>
      <w:del w:id="13" w:author="PR Preview" w:date="2026-01-01T00:00:00Z">
        <w:r>
          <w:delText xml:space="preserve"> </w:delText>
        </w:r>
      </w:del>
      <m:oMath>
        <m:r>
          <m:t>f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on an interval</w:delText>
        </w:r>
      </w:del>
      <w:del w:id="16" w:author="PR Preview" w:date="2026-01-01T00:00:00Z">
        <w:r>
          <w:delText xml:space="preserve"> </w:delText>
        </w:r>
      </w:del>
      <m:oMath>
        <m:r>
          <m:t>I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(Wikipedia contributors 2026a)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if:</w:delText>
        </w:r>
      </w:del>
    </w:p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1 (Antiderivative)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 function</w:t>
        </w:r>
      </w:ins>
      <w:ins w:id="24" w:author="PR Preview" w:date="2026-01-01T00:00:00Z">
        <w:r>
          <w:t xml:space="preserve"> </w:t>
        </w:r>
      </w:ins>
      <m:oMath>
        <m:r>
          <m:t>F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antiderivative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</w:t>
        </w:r>
      </w:ins>
      <w:ins w:id="31" w:author="PR Preview" w:date="2026-01-01T00:00:00Z">
        <w:r>
          <w:t xml:space="preserve"> </w:t>
        </w:r>
      </w:ins>
      <m:oMath>
        <m:r>
          <m:t>f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on an interval</w:t>
        </w:r>
      </w:ins>
      <w:ins w:id="34" w:author="PR Preview" w:date="2026-01-01T00:00:00Z">
        <w:r>
          <w:t xml:space="preserve"> </w:t>
        </w:r>
      </w:ins>
      <m:oMath>
        <m:r>
          <m:t>I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[1]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39" w:author="PR Preview" w:date="2026-01-01T00:00:00Z">
        <w:r>
          <w:delText xml:space="preserve">(Larson and Edwards 2018, sec. 4.1, pp. 248–249)</w:delText>
        </w:r>
      </w:del>
    </w:p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Definition 2 (Indefinite integral)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indefinite integral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m:oMath>
        <m:r>
          <m:t>f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(Wikipedia contributors 2026a)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is the family of all antiderivatives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(</w:delText>
        </w:r>
      </w:del>
      <w:hyperlink w:anchor="def-antiderivative">
        <w:del w:id="54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5" w:author="PR Preview" w:date="2026-01-01T00:00:00Z">
        <w:r>
          <w:delText xml:space="preserve">) of</w:delText>
        </w:r>
      </w:del>
      <w:del w:id="56" w:author="PR Preview" w:date="2026-01-01T00:00:00Z">
        <w:r>
          <w:delText xml:space="preserve"> </w:delText>
        </w:r>
      </w:del>
      <m:oMath>
        <m:r>
          <m:t>f</m:t>
        </m:r>
      </m:oMath>
      <w:del w:id="57" w:author="PR Preview" w:date="2026-01-01T00:00:00Z">
        <w:r>
          <w:delText xml:space="preserve">:</w:delText>
        </w:r>
      </w:del>
    </w:p>
    <w:p>
      <w:pPr>
        <w:pStyle w:val="BodyText"/>
      </w:pPr>
      <w:ins w:id="58" w:author="PR Preview" w:date="2026-01-01T00:00:00Z">
        <w:r>
          <w:t xml:space="preserve">[2, Sec. 4.1], pp. 248–249</w:t>
        </w:r>
      </w:ins>
    </w:p>
    <w:bookmarkEnd w:id="14"/>
    <w:bookmarkStart w:id="15" w:name="def-indefinite-integral"/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2 (Indefinite integral)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indefinite integral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</w:t>
        </w:r>
      </w:ins>
      <w:ins w:id="66" w:author="PR Preview" w:date="2026-01-01T00:00:00Z">
        <w:r>
          <w:t xml:space="preserve"> </w:t>
        </w:r>
      </w:ins>
      <m:oMath>
        <m:r>
          <m:t>f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[1]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 the family of all antiderivatives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</w:t>
        </w:r>
      </w:ins>
      <w:hyperlink w:anchor="def-antiderivative">
        <w:ins w:id="7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4" w:author="PR Preview" w:date="2026-01-01T00:00:00Z">
        <w:r>
          <w:t xml:space="preserve">) of</w:t>
        </w:r>
      </w:ins>
      <w:ins w:id="75" w:author="PR Preview" w:date="2026-01-01T00:00:00Z">
        <w:r>
          <w:t xml:space="preserve"> </w:t>
        </w:r>
      </w:ins>
      <m:oMath>
        <m:r>
          <m:t>f</m:t>
        </m:r>
      </m:oMath>
      <w:ins w:id="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del w:id="77" w:author="PR Preview" w:date="2026-01-01T00:00:00Z">
        <w:r>
          <w:delText xml:space="preserve">(Larson and Edwards 2018, sec. 4.1, pp. 248–249)</w:delText>
        </w:r>
      </w:del>
    </w:p>
    <w:p>
      <w:pPr>
        <w:pStyle w:val="BodyText"/>
      </w:pPr>
      <w:ins w:id="78" w:author="PR Preview" w:date="2026-01-01T00:00:00Z">
        <w:r>
          <w:t xml:space="preserve">[2, Sec. 4.1], pp. 248–249</w:t>
        </w:r>
      </w:ins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del w:id="79" w:author="PR Preview" w:date="2026-01-01T00:00:00Z">
        <w:r>
          <w:delText xml:space="preserve">The first two rows, the trigonometric rows (</w:delText>
        </w:r>
      </w:del>
      <m:oMath>
        <m:r>
          <m:rPr>
            <m:sty m:val="p"/>
          </m:rPr>
          <m:t>sin</m:t>
        </m:r>
        <m:r>
          <m:t>x</m:t>
        </m:r>
      </m:oMath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x</m:t>
        </m:r>
      </m:oMath>
      <w:del w:id="82" w:author="PR Preview" w:date="2026-01-01T00:00:00Z">
        <w:r>
          <w:delText xml:space="preserve">), and the bottom two rows (linearity) are from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(Larson and Edwards 2018, sec. 4.1, p. 250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“Basic Integration Rules”</w:delText>
        </w:r>
      </w:del>
      <w:del w:id="87" w:author="PR Preview" w:date="2026-01-01T00:00:00Z">
        <w:r>
          <w:delText xml:space="preserve">)</w:delText>
        </w:r>
      </w:del>
      <w:del w:id="88" w:author="PR Preview" w:date="2026-01-01T00:00:00Z">
        <w:r>
          <w:delText xml:space="preserve">;</w:delText>
        </w:r>
      </w:del>
      <w:del w:id="8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x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from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(Larson and Edwards 2018, sec. 5.2, Theorem 5.5, p. 324)</w:delText>
        </w:r>
      </w:del>
      <w:del w:id="94" w:author="PR Preview" w:date="2026-01-01T00:00:00Z">
        <w:r>
          <w:delText xml:space="preserve">;</w:delText>
        </w:r>
      </w:del>
      <w:del w:id="95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and</w:delText>
        </w:r>
      </w:del>
      <w:del w:id="98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are from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(Larson and Edwards 2018, sec. 5.4, Theorem 5.12, p. 346)</w:delText>
        </w:r>
      </w:del>
      <w:del w:id="103" w:author="PR Preview" w:date="2026-01-01T00:00:00Z">
        <w:r>
          <w:delText xml:space="preserve">.</w:delText>
        </w:r>
      </w:del>
    </w:p>
    <w:p>
      <w:pPr>
        <w:pStyle w:val="BodyText"/>
      </w:pPr>
      <w:ins w:id="104" w:author="PR Preview" w:date="2026-01-01T00:00:00Z">
        <w:r>
          <w:t xml:space="preserve">The first two rows, the trigonometric rows (</w:t>
        </w:r>
      </w:ins>
      <m:oMath>
        <m:r>
          <m:rPr>
            <m:sty m:val="p"/>
          </m:rPr>
          <m:t>sin</m:t>
        </m:r>
        <m:r>
          <m:t>x</m:t>
        </m:r>
      </m:oMath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x</m:t>
        </m:r>
      </m:oMath>
      <w:ins w:id="107" w:author="PR Preview" w:date="2026-01-01T00:00:00Z">
        <w:r>
          <w:t xml:space="preserve">), and the bottom two rows (linearity) are from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[2, Sec. 4.1], p. 250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“Basic Integration Rules”</w:t>
        </w:r>
      </w:ins>
      <w:ins w:id="112" w:author="PR Preview" w:date="2026-01-01T00:00:00Z">
        <w:r>
          <w:t xml:space="preserve">;</w:t>
        </w:r>
      </w:ins>
      <w:ins w:id="1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x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from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[2, Sec. 5.2], Theorem 5.5, p. 324</w:t>
        </w:r>
      </w:ins>
      <w:ins w:id="118" w:author="PR Preview" w:date="2026-01-01T00:00:00Z">
        <w:r>
          <w:t xml:space="preserve">;</w:t>
        </w:r>
      </w:ins>
      <w:ins w:id="119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</w:t>
        </w:r>
      </w:ins>
      <w:ins w:id="122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are from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[2, Sec. 5.4], Theorem 5.12, p. 346</w:t>
        </w:r>
      </w:ins>
      <w:ins w:id="127" w:author="PR Preview" w:date="2026-01-01T00:00:00Z">
        <w:r>
          <w:t xml:space="preserve">.</w:t>
        </w:r>
      </w:ins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del w:id="128" w:author="PR Preview" w:date="2026-01-01T00:00:00Z">
        <w:r>
          <w:delText xml:space="preserve">(Larson and Edwards 2018, sec. 2.1, p. 100)</w:delText>
        </w:r>
      </w:del>
    </w:p>
    <w:p>
      <w:pPr>
        <w:pStyle w:val="BodyText"/>
      </w:pPr>
      <w:ins w:id="129" w:author="PR Preview" w:date="2026-01-01T00:00:00Z">
        <w:r>
          <w:t xml:space="preserve">[2, Sec. 2.1], p. 100</w:t>
        </w:r>
      </w:ins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del w:id="130" w:author="PR Preview" w:date="2026-01-01T00:00:00Z">
        <w:r>
          <w:rPr>
            <w:b/>
            <w:bCs/>
          </w:rPr>
          <w:delText xml:space="preserve">Definition 4 (Continuous function)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A function</w:delText>
        </w:r>
      </w:del>
      <w:del w:id="133" w:author="PR Preview" w:date="2026-01-01T00:00:00Z">
        <w:r>
          <w:delText xml:space="preserve"> </w:delText>
        </w:r>
      </w:del>
      <m:oMath>
        <m:r>
          <m:t>f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continuous at</w:delText>
        </w:r>
      </w:del>
      <w:del w:id="1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(Wikipedia contributors 2026c)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43" w:author="PR Preview" w:date="2026-01-01T00:00:00Z">
        <w:r>
          <w:rPr>
            <w:b/>
            <w:bCs/>
          </w:rPr>
          <w:t xml:space="preserve">Definition 4 (Continuous function)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 function</w:t>
        </w:r>
      </w:ins>
      <w:ins w:id="146" w:author="PR Preview" w:date="2026-01-01T00:00:00Z">
        <w:r>
          <w:t xml:space="preserve"> </w:t>
        </w:r>
      </w:ins>
      <m:oMath>
        <m:r>
          <m:t>f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continuous at</w:t>
        </w:r>
      </w:ins>
      <w:ins w:id="1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[3]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56" w:author="PR Preview" w:date="2026-01-01T00:00:00Z">
        <w:r>
          <w:delText xml:space="preserve">(Larson and Edwards 2018, sec. 1.4, p. 73)</w:delText>
        </w:r>
      </w:del>
    </w:p>
    <w:p>
      <w:pPr>
        <w:pStyle w:val="FirstParagraph"/>
      </w:pPr>
      <w:ins w:id="157" w:author="PR Preview" w:date="2026-01-01T00:00:00Z">
        <w:r>
          <w:t xml:space="preserve">[2, Sec. 1.4], p. 73</w:t>
        </w:r>
      </w:ins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del w:id="158" w:author="PR Preview" w:date="2026-01-01T00:00:00Z">
        <w:r>
          <w:delText xml:space="preserve">(Larson and Edwards 2018, sec. 1.4, p. 73)</w:delText>
        </w:r>
      </w:del>
    </w:p>
    <w:p>
      <w:pPr>
        <w:pStyle w:val="BodyText"/>
      </w:pPr>
      <w:ins w:id="159" w:author="PR Preview" w:date="2026-01-01T00:00:00Z">
        <w:r>
          <w:t xml:space="preserve">[2, Sec. 1.4], p. 73</w:t>
        </w:r>
      </w:ins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del w:id="160" w:author="PR Preview" w:date="2026-01-01T00:00:00Z">
        <w:r>
          <w:rPr>
            <w:b/>
            <w:bCs/>
          </w:rPr>
          <w:delText xml:space="preserve">Definition 6 (Jump discontinuity)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A function</w:delText>
        </w:r>
      </w:del>
      <w:del w:id="163" w:author="PR Preview" w:date="2026-01-01T00:00:00Z">
        <w:r>
          <w:delText xml:space="preserve"> </w:delText>
        </w:r>
      </w:del>
      <m:oMath>
        <m:r>
          <m:t>f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has a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rPr>
            <w:b/>
            <w:bCs/>
          </w:rPr>
          <w:delText xml:space="preserve">jump discontinuity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at</w:delText>
        </w:r>
      </w:del>
      <w:del w:id="170" w:author="PR Preview" w:date="2026-01-01T00:00:00Z">
        <w:r>
          <w:delText xml:space="preserve"> </w:delText>
        </w:r>
      </w:del>
      <m:oMath>
        <m:r>
          <m:t>c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(Wikipedia contributors 2026b)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if both one-sided limits (</w:delText>
        </w:r>
      </w:del>
      <w:hyperlink r:id="rId42">
        <w:del w:id="175" w:author="PR Preview" w:date="2026-01-01T00:00:00Z">
          <w:r>
            <w:rPr>
              <w:rStyle w:val="Hyperlink"/>
            </w:rPr>
            <w:delText xml:space="preserve">Definition 4 in Derivatives and Taylor Series</w:delText>
          </w:r>
        </w:del>
      </w:hyperlink>
      <w:del w:id="176" w:author="PR Preview" w:date="2026-01-01T00:00:00Z">
        <w:r>
          <w:delText xml:space="preserve">)</w:delText>
        </w:r>
      </w:del>
      <w:del w:id="17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exist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but are not equal.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Then</w:delText>
        </w:r>
      </w:del>
      <w:del w:id="18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does not exist,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so</w:delText>
        </w:r>
      </w:del>
      <w:del w:id="192" w:author="PR Preview" w:date="2026-01-01T00:00:00Z">
        <w:r>
          <w:delText xml:space="preserve"> </w:delText>
        </w:r>
      </w:del>
      <m:oMath>
        <m:r>
          <m:t>f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 discontinuous at</w:delText>
        </w:r>
      </w:del>
      <w:del w:id="195" w:author="PR Preview" w:date="2026-01-01T00:00:00Z">
        <w:r>
          <w:delText xml:space="preserve"> </w:delText>
        </w:r>
      </w:del>
      <m:oMath>
        <m:r>
          <m:t>c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(</w:delText>
        </w:r>
      </w:del>
      <w:hyperlink w:anchor="def-discontinuous">
        <w:del w:id="19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99" w:author="PR Preview" w:date="2026-01-01T00:00:00Z">
        <w:r>
          <w:delText xml:space="preserve">).</w:delText>
        </w:r>
      </w:del>
    </w:p>
    <w:p>
      <w:pPr>
        <w:pStyle w:val="FirstParagraph"/>
      </w:pPr>
      <w:ins w:id="200" w:author="PR Preview" w:date="2026-01-01T00:00:00Z">
        <w:r>
          <w:rPr>
            <w:b/>
            <w:bCs/>
          </w:rPr>
          <w:t xml:space="preserve">Definition 6 (Jump discontinuity)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 function</w:t>
        </w:r>
      </w:ins>
      <w:ins w:id="203" w:author="PR Preview" w:date="2026-01-01T00:00:00Z">
        <w:r>
          <w:t xml:space="preserve"> </w:t>
        </w:r>
      </w:ins>
      <m:oMath>
        <m:r>
          <m:t>f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has a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jump discontinuity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at</w:t>
        </w:r>
      </w:ins>
      <w:ins w:id="210" w:author="PR Preview" w:date="2026-01-01T00:00:00Z">
        <w:r>
          <w:t xml:space="preserve"> </w:t>
        </w:r>
      </w:ins>
      <m:oMath>
        <m:r>
          <m:t>c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[4]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if both one-sided limits (</w:t>
        </w:r>
      </w:ins>
      <w:hyperlink r:id="rId42">
        <w:ins w:id="215" w:author="PR Preview" w:date="2026-01-01T00:00:00Z">
          <w:r>
            <w:rPr>
              <w:rStyle w:val="Hyperlink"/>
            </w:rPr>
            <w:t xml:space="preserve">Definition 4 in Derivatives and Taylor Series</w:t>
          </w:r>
        </w:ins>
      </w:hyperlink>
      <w:ins w:id="216" w:author="PR Preview" w:date="2026-01-01T00:00:00Z">
        <w:r>
          <w:t xml:space="preserve">)</w:t>
        </w:r>
      </w:ins>
      <w:ins w:id="2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exist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but are not equal.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Then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does not exist,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so</w:t>
        </w:r>
      </w:ins>
      <w:ins w:id="232" w:author="PR Preview" w:date="2026-01-01T00:00:00Z">
        <w:r>
          <w:t xml:space="preserve"> </w:t>
        </w:r>
      </w:ins>
      <m:oMath>
        <m:r>
          <m:t>f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is discontinuous at</w:t>
        </w:r>
      </w:ins>
      <w:ins w:id="235" w:author="PR Preview" w:date="2026-01-01T00:00:00Z">
        <w:r>
          <w:t xml:space="preserve"> </w:t>
        </w:r>
      </w:ins>
      <m:oMath>
        <m:r>
          <m:t>c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(</w:t>
        </w:r>
      </w:ins>
      <w:hyperlink w:anchor="def-discontinuous">
        <w:ins w:id="23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9" w:author="PR Preview" w:date="2026-01-01T00:00:00Z">
        <w:r>
          <w:t xml:space="preserve">).</w:t>
        </w:r>
      </w:ins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240" w:author="PR Preview" w:date="2026-01-01T00:00:00Z">
        <w:r>
          <w:delText xml:space="preserve">(Larson and Edwards 2018, sec. 1.4, p. 73)</w:delText>
        </w:r>
      </w:del>
    </w:p>
    <w:p>
      <w:pPr>
        <w:pStyle w:val="FirstParagraph"/>
      </w:pPr>
      <w:ins w:id="241" w:author="PR Preview" w:date="2026-01-01T00:00:00Z">
        <w:r>
          <w:t xml:space="preserve">[2, Sec. 1.4], p. 73</w:t>
        </w:r>
      </w:ins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del w:id="242" w:author="PR Preview" w:date="2026-01-01T00:00:00Z">
        <w:r>
          <w:rPr>
            <w:b/>
            <w:bCs/>
          </w:rPr>
          <w:delText xml:space="preserve">Definition 8 (Partition of an interval)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b/>
            <w:bCs/>
          </w:rPr>
          <w:delText xml:space="preserve">partition</w:delText>
        </w:r>
      </w:del>
      <w:del w:id="2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 a closed interval</w:delText>
        </w:r>
      </w:del>
      <w:del w:id="2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(Wikipedia contributors 2026f)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255" w:author="PR Preview" w:date="2026-01-01T00:00:00Z">
        <w:r>
          <w:rPr>
            <w:b/>
            <w:bCs/>
          </w:rPr>
          <w:t xml:space="preserve">Definition 8 (Partition of an interval)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rPr>
            <w:b/>
            <w:bCs/>
          </w:rPr>
          <w:t xml:space="preserve">partition</w:t>
        </w:r>
      </w:ins>
      <w:ins w:id="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of a closed interval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[5]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del w:id="268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269" w:author="PR Preview" w:date="2026-01-01T00:00:00Z">
        <w:r>
          <w:t xml:space="preserve">[2, Sec. 4.3]</w:t>
        </w:r>
      </w:ins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del w:id="270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271" w:author="PR Preview" w:date="2026-01-01T00:00:00Z">
        <w:r>
          <w:t xml:space="preserve">[2, Sec. 4.3]</w:t>
        </w:r>
      </w:ins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del w:id="272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273" w:author="PR Preview" w:date="2026-01-01T00:00:00Z">
        <w:r>
          <w:t xml:space="preserve">[2, Sec. 4.3]</w:t>
        </w:r>
      </w:ins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274" w:author="PR Preview" w:date="2026-01-01T00:00:00Z">
        <w:r>
          <w:delText xml:space="preserve">of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</w:delText>
        </w:r>
      </w:del>
      <w:hyperlink w:anchor="def-partition">
        <w:del w:id="27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79" w:author="PR Preview" w:date="2026-01-01T00:00:00Z">
        <w:r>
          <w:delText xml:space="preserve">),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and choose a sample point</w:delText>
        </w:r>
      </w:del>
      <w:del w:id="282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(</w:delText>
        </w:r>
      </w:del>
      <w:hyperlink w:anchor="def-sample-point">
        <w:del w:id="28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86" w:author="PR Preview" w:date="2026-01-01T00:00:00Z">
        <w:r>
          <w:delText xml:space="preserve">) in each subinterval</w:delText>
        </w:r>
      </w:del>
      <w:del w:id="28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288" w:author="PR Preview" w:date="2026-01-01T00:00:00Z">
        <w: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The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rPr>
            <w:b/>
            <w:bCs/>
          </w:rPr>
          <w:delText xml:space="preserve">Riemann sum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of</w:delText>
        </w:r>
      </w:del>
      <w:del w:id="295" w:author="PR Preview" w:date="2026-01-01T00:00:00Z">
        <w:r>
          <w:delText xml:space="preserve"> </w:delText>
        </w:r>
      </w:del>
      <m:oMath>
        <m:r>
          <m:t>f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for</w:delText>
        </w:r>
      </w:del>
      <w:del w:id="29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(Wikipedia contributors 2026h)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and these sample points is</w:delText>
        </w:r>
      </w:del>
    </w:p>
    <w:p>
      <w:pPr>
        <w:pStyle w:val="FirstParagraph"/>
      </w:pPr>
      <w:ins w:id="303" w:author="PR Preview" w:date="2026-01-01T00:00:00Z">
        <w:r>
          <w:t xml:space="preserve">of</w:t>
        </w:r>
      </w:ins>
      <w:ins w:id="3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(</w:t>
        </w:r>
      </w:ins>
      <w:hyperlink w:anchor="def-partition">
        <w:ins w:id="30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08" w:author="PR Preview" w:date="2026-01-01T00:00:00Z">
        <w:r>
          <w:t xml:space="preserve">),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choose a sample point</w:t>
        </w:r>
      </w:ins>
      <w:ins w:id="31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(</w:t>
        </w:r>
      </w:ins>
      <w:hyperlink w:anchor="def-sample-point">
        <w:ins w:id="31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15" w:author="PR Preview" w:date="2026-01-01T00:00:00Z">
        <w:r>
          <w:t xml:space="preserve">) in each subinterval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317" w:author="PR Preview" w:date="2026-01-01T00:00:00Z">
        <w:r>
          <w:t xml:space="preserve">.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The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Riemann sum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of</w:t>
        </w:r>
      </w:ins>
      <w:ins w:id="324" w:author="PR Preview" w:date="2026-01-01T00:00:00Z">
        <w:r>
          <w:t xml:space="preserve"> </w:t>
        </w:r>
      </w:ins>
      <m:oMath>
        <m:r>
          <m:t>f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for</w:t>
        </w:r>
      </w:ins>
      <w:ins w:id="3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[6]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del w:id="332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333" w:author="PR Preview" w:date="2026-01-01T00:00:00Z">
        <w:r>
          <w:t xml:space="preserve">[2, Sec. 4.3]</w:t>
        </w:r>
      </w:ins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del w:id="334" w:author="PR Preview" w:date="2026-01-01T00:00:00Z">
        <w:r>
          <w:rPr>
            <w:b/>
            <w:bCs/>
          </w:rPr>
          <w:delText xml:space="preserve">Definition 12 (Riemann integral (definite integral))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Let</w:delText>
        </w:r>
      </w:del>
      <w:del w:id="337" w:author="PR Preview" w:date="2026-01-01T00:00:00Z">
        <w:r>
          <w:delText xml:space="preserve"> </w:delText>
        </w:r>
      </w:del>
      <m:oMath>
        <m:r>
          <m:t>f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be a</w:delText>
        </w:r>
      </w:del>
      <w:del w:id="340" w:author="PR Preview" w:date="2026-01-01T00:00:00Z">
        <w:r>
          <w:delText xml:space="preserve"> </w:delText>
        </w:r>
      </w:del>
      <w:hyperlink r:id="rId58">
        <w:del w:id="341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function on</w:delText>
        </w:r>
      </w:del>
      <w:del w:id="34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45" w:author="PR Preview" w:date="2026-01-01T00:00:00Z">
        <w:r>
          <w:delText xml:space="preserve">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 each partition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of</w:delText>
        </w:r>
      </w:del>
      <w:del w:id="3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(</w:delText>
        </w:r>
      </w:del>
      <w:hyperlink w:anchor="def-partition">
        <w:del w:id="35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55" w:author="PR Preview" w:date="2026-01-01T00:00:00Z">
        <w:r>
          <w:delText xml:space="preserve">),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choose a sample point</w:delText>
        </w:r>
      </w:del>
      <w:del w:id="35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in each subinterval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362" w:author="PR Preview" w:date="2026-01-01T00:00:00Z">
        <w:r>
          <w:delText xml:space="preserve">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Riemann integral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</w:delText>
        </w:r>
      </w:del>
      <w:del w:id="369" w:author="PR Preview" w:date="2026-01-01T00:00:00Z">
        <w:r>
          <w:delText xml:space="preserve"> </w:delText>
        </w:r>
      </w:del>
      <m:oMath>
        <m:r>
          <m:t>f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over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(Wikipedia contributors 2026g)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(also called the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rPr>
            <w:b/>
            <w:bCs/>
          </w:rPr>
          <w:delText xml:space="preserve">definite integral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of</w:delText>
        </w:r>
      </w:del>
      <w:del w:id="381" w:author="PR Preview" w:date="2026-01-01T00:00:00Z">
        <w:r>
          <w:delText xml:space="preserve"> </w:delText>
        </w:r>
      </w:del>
      <m:oMath>
        <m:r>
          <m:t>f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from</w:delText>
        </w:r>
      </w:del>
      <w:del w:id="384" w:author="PR Preview" w:date="2026-01-01T00:00:00Z">
        <w:r>
          <w:delText xml:space="preserve"> </w:delText>
        </w:r>
      </w:del>
      <m:oMath>
        <m:r>
          <m:t>a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to</w:delText>
        </w:r>
      </w:del>
      <w:del w:id="387" w:author="PR Preview" w:date="2026-01-01T00:00:00Z">
        <w:r>
          <w:delText xml:space="preserve"> </w:delText>
        </w:r>
      </w:del>
      <m:oMath>
        <m:r>
          <m:t>b</m:t>
        </m:r>
      </m:oMath>
      <w:del w:id="388" w:author="PR Preview" w:date="2026-01-01T00:00:00Z">
        <w:r>
          <w:delText xml:space="preserve">)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is the limit of the Riemann sums (</w:delText>
        </w:r>
      </w:del>
      <w:hyperlink w:anchor="def-riemann-sum">
        <w:del w:id="391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92" w:author="PR Preview" w:date="2026-01-01T00:00:00Z">
        <w:r>
          <w:delText xml:space="preserve">) as the mesh (</w:delText>
        </w:r>
      </w:del>
      <w:hyperlink w:anchor="def-mesh">
        <w:del w:id="39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94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395" w:author="PR Preview" w:date="2026-01-01T00:00:00Z">
        <w:r>
          <w:rPr>
            <w:b/>
            <w:bCs/>
          </w:rPr>
          <w:t xml:space="preserve">Definition 12 (Riemann integral (definite integral))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Let</w:t>
        </w:r>
      </w:ins>
      <w:ins w:id="398" w:author="PR Preview" w:date="2026-01-01T00:00:00Z">
        <w:r>
          <w:t xml:space="preserve"> </w:t>
        </w:r>
      </w:ins>
      <m:oMath>
        <m:r>
          <m:t>f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be a</w:t>
        </w:r>
      </w:ins>
      <w:ins w:id="401" w:author="PR Preview" w:date="2026-01-01T00:00:00Z">
        <w:r>
          <w:t xml:space="preserve"> </w:t>
        </w:r>
      </w:ins>
      <w:hyperlink r:id="rId58">
        <w:ins w:id="402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function on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06" w:author="PR Preview" w:date="2026-01-01T00:00:00Z">
        <w:r>
          <w:t xml:space="preserve">.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each partition</w:t>
        </w:r>
      </w:ins>
      <w:ins w:id="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of</w:t>
        </w:r>
      </w:ins>
      <w:ins w:id="4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hyperlink w:anchor="def-partition">
        <w:ins w:id="41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16" w:author="PR Preview" w:date="2026-01-01T00:00:00Z">
        <w:r>
          <w:t xml:space="preserve">),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choose a sample point</w:t>
        </w:r>
      </w:ins>
      <w:ins w:id="41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in each subinterval</w:t>
        </w:r>
      </w:ins>
      <w:ins w:id="4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423" w:author="PR Preview" w:date="2026-01-01T00:00:00Z">
        <w:r>
          <w:t xml:space="preserve">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rPr>
            <w:b/>
            <w:bCs/>
          </w:rPr>
          <w:t xml:space="preserve">Riemann integral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of</w:t>
        </w:r>
      </w:ins>
      <w:ins w:id="430" w:author="PR Preview" w:date="2026-01-01T00:00:00Z">
        <w:r>
          <w:t xml:space="preserve"> </w:t>
        </w:r>
      </w:ins>
      <m:oMath>
        <m:r>
          <m:t>f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over</w:t>
        </w:r>
      </w:ins>
      <w:ins w:id="4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[7]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(also called the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rPr>
            <w:b/>
            <w:bCs/>
          </w:rPr>
          <w:t xml:space="preserve">definite integral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of</w:t>
        </w:r>
      </w:ins>
      <w:ins w:id="442" w:author="PR Preview" w:date="2026-01-01T00:00:00Z">
        <w:r>
          <w:t xml:space="preserve"> </w:t>
        </w:r>
      </w:ins>
      <m:oMath>
        <m:r>
          <m:t>f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from</w:t>
        </w:r>
      </w:ins>
      <w:ins w:id="445" w:author="PR Preview" w:date="2026-01-01T00:00:00Z">
        <w:r>
          <w:t xml:space="preserve"> </w:t>
        </w:r>
      </w:ins>
      <m:oMath>
        <m:r>
          <m:t>a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to</w:t>
        </w:r>
      </w:ins>
      <w:ins w:id="448" w:author="PR Preview" w:date="2026-01-01T00:00:00Z">
        <w:r>
          <w:t xml:space="preserve"> </w:t>
        </w:r>
      </w:ins>
      <m:oMath>
        <m:r>
          <m:t>b</m:t>
        </m:r>
      </m:oMath>
      <w:ins w:id="449" w:author="PR Preview" w:date="2026-01-01T00:00:00Z">
        <w:r>
          <w:t xml:space="preserve">)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the limit of the Riemann sums (</w:t>
        </w:r>
      </w:ins>
      <w:hyperlink w:anchor="def-riemann-sum">
        <w:ins w:id="45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53" w:author="PR Preview" w:date="2026-01-01T00:00:00Z">
        <w:r>
          <w:t xml:space="preserve">) as the mesh (</w:t>
        </w:r>
      </w:ins>
      <w:hyperlink w:anchor="def-mesh">
        <w:ins w:id="45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55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del w:id="456" w:author="PR Preview" w:date="2026-01-01T00:00:00Z">
        <w:r>
          <w:delText xml:space="preserve">(Larson and Edwards 2018, sec. 4.3, p. 272)</w:delText>
        </w:r>
      </w:del>
    </w:p>
    <w:p>
      <w:pPr>
        <w:pStyle w:val="BodyText"/>
      </w:pPr>
      <w:ins w:id="457" w:author="PR Preview" w:date="2026-01-01T00:00:00Z">
        <w:r>
          <w:t xml:space="preserve">[2, Sec. 4.3], p. 272</w:t>
        </w:r>
      </w:ins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del w:id="458" w:author="PR Preview" w:date="2026-01-01T00:00:00Z">
        <w:r>
          <w:delText xml:space="preserve">(Larson and Edwards 2018, sec. 4.3, p. 272)</w:delText>
        </w:r>
      </w:del>
    </w:p>
    <w:p>
      <w:pPr>
        <w:pStyle w:val="BodyText"/>
      </w:pPr>
      <w:ins w:id="459" w:author="PR Preview" w:date="2026-01-01T00:00:00Z">
        <w:r>
          <w:t xml:space="preserve">[2, Sec. 4.3], p. 272</w:t>
        </w:r>
      </w:ins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del w:id="460" w:author="PR Preview" w:date="2026-01-01T00:00:00Z">
        <w:r>
          <w:delText xml:space="preserve">(Larson and Edwards 2018, Theorem 2.1, p. 106)</w:delText>
        </w:r>
      </w:del>
    </w:p>
    <w:p>
      <w:pPr>
        <w:pStyle w:val="BodyText"/>
      </w:pPr>
      <w:ins w:id="461" w:author="PR Preview" w:date="2026-01-01T00:00:00Z">
        <w:r>
          <w:t xml:space="preserve">[2], Theorem 2.1, p. 106</w:t>
        </w:r>
      </w:ins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del w:id="462" w:author="PR Preview" w:date="2026-01-01T00:00:00Z">
        <w:r>
          <w:delText xml:space="preserve">(Larson and Edwards 2018, Theorem 4.4, p. 272)</w:delText>
        </w:r>
      </w:del>
    </w:p>
    <w:p>
      <w:pPr>
        <w:pStyle w:val="BodyText"/>
      </w:pPr>
      <w:ins w:id="463" w:author="PR Preview" w:date="2026-01-01T00:00:00Z">
        <w:r>
          <w:t xml:space="preserve">[2], Theorem 4.4, p. 272</w:t>
        </w:r>
      </w:ins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6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del w:id="464" w:author="PR Preview" w:date="2026-01-01T00:00:00Z">
        <w:r>
          <w:delText xml:space="preserve">(Larson and Edwards 2018, Theorem 4.11, p. 288)</w:delText>
        </w:r>
      </w:del>
    </w:p>
    <w:p>
      <w:pPr>
        <w:pStyle w:val="BodyText"/>
      </w:pPr>
      <w:ins w:id="465" w:author="PR Preview" w:date="2026-01-01T00:00:00Z">
        <w:r>
          <w:t xml:space="preserve">[2], Theorem 4.11, p. 288</w:t>
        </w:r>
      </w:ins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466" w:author="PR Preview" w:date="2026-01-01T00:00:00Z">
        <w:r>
          <w:delText xml:space="preserve">(Banner 2007, chap. 18; Larson and Edwards 2018, Theorem 4.9, p. 282)</w:delText>
        </w:r>
      </w:del>
    </w:p>
    <w:p>
      <w:pPr>
        <w:pStyle w:val="FirstParagraph"/>
      </w:pPr>
      <w:ins w:id="467" w:author="PR Preview" w:date="2026-01-01T00:00:00Z">
        <w:r>
          <w:t xml:space="preserve">[9, Ch. 18], [2], Theorem 4.9, p. 282</w:t>
        </w:r>
      </w:ins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del w:id="468" w:author="PR Preview" w:date="2026-01-01T00:00:00Z">
        <w:r>
          <w:rPr>
            <w:b/>
            <w:bCs/>
          </w:rPr>
          <w:delText xml:space="preserve">Exercise 1 (Definite integral of a polynomial)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Adapted from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Miller (2016)</w:delText>
        </w:r>
      </w:del>
      <w:del w:id="473" w:author="PR Preview" w:date="2026-01-01T00:00:00Z">
        <w:r>
          <w:delText xml:space="preserve">, Question 1.1.31.</w:delText>
        </w:r>
      </w:del>
    </w:p>
    <w:p>
      <w:pPr>
        <w:pStyle w:val="BodyText"/>
      </w:pPr>
      <w:ins w:id="474" w:author="PR Preview" w:date="2026-01-01T00:00:00Z">
        <w:r>
          <w:rPr>
            <w:b/>
            <w:bCs/>
          </w:rPr>
          <w:t xml:space="preserve">Exercise 1 (Definite integral of a polynomial)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Adapted from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Miller [10]</w:t>
        </w:r>
      </w:ins>
      <w:ins w:id="479" w:author="PR Preview" w:date="2026-01-01T00:00:00Z">
        <w:r>
          <w:t xml:space="preserve">, Question 1.1.31.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Exercise 2 (Integral of a perfect square)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Adapted from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Miller (2016)</w:delText>
        </w:r>
      </w:del>
      <w:del w:id="485" w:author="PR Preview" w:date="2026-01-01T00:00:00Z">
        <w:r>
          <w:delText xml:space="preserve">, Question 1.1.32.</w:delText>
        </w:r>
      </w:del>
    </w:p>
    <w:p>
      <w:pPr>
        <w:pStyle w:val="FirstParagraph"/>
      </w:pPr>
      <w:ins w:id="486" w:author="PR Preview" w:date="2026-01-01T00:00:00Z">
        <w:r>
          <w:rPr>
            <w:b/>
            <w:bCs/>
          </w:rPr>
          <w:t xml:space="preserve">Exercise 2 (Integral of a perfect square)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Adapted from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Miller [10]</w:t>
        </w:r>
      </w:ins>
      <w:ins w:id="491" w:author="PR Preview" w:date="2026-01-01T00:00:00Z">
        <w:r>
          <w:t xml:space="preserve">, Question 1.1.32.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del w:id="492" w:author="PR Preview" w:date="2026-01-01T00:00:00Z">
        <w:r>
          <w:rPr>
            <w:b/>
            <w:bCs/>
          </w:rPr>
          <w:delText xml:space="preserve">Exercise 3 (Integral of a composite power)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Adapted from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Miller (2016)</w:delText>
        </w:r>
      </w:del>
      <w:del w:id="497" w:author="PR Preview" w:date="2026-01-01T00:00:00Z">
        <w:r>
          <w:delText xml:space="preserve">, Question 1.1.33.</w:delText>
        </w:r>
      </w:del>
    </w:p>
    <w:p>
      <w:pPr>
        <w:pStyle w:val="FirstParagraph"/>
      </w:pPr>
      <w:ins w:id="498" w:author="PR Preview" w:date="2026-01-01T00:00:00Z">
        <w:r>
          <w:rPr>
            <w:b/>
            <w:bCs/>
          </w:rPr>
          <w:t xml:space="preserve">Exercise 3 (Integral of a composite power)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Adapted from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Miller [10]</w:t>
        </w:r>
      </w:ins>
      <w:ins w:id="503" w:author="PR Preview" w:date="2026-01-01T00:00:00Z">
        <w:r>
          <w:t xml:space="preserve">, Question 1.1.33.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Exercise 4 (Integral of odd trigonometric functions)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Adapted from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Miller (2016)</w:delText>
        </w:r>
      </w:del>
      <w:del w:id="509" w:author="PR Preview" w:date="2026-01-01T00:00:00Z">
        <w:r>
          <w:delText xml:space="preserve">, Question 1.1.34.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Exercise 4 (Integral of odd trigonometric functions)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Adapted from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Miller [10]</w:t>
        </w:r>
      </w:ins>
      <w:ins w:id="515" w:author="PR Preview" w:date="2026-01-01T00:00:00Z">
        <w:r>
          <w:t xml:space="preserve">, Question 1.1.34.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del w:id="516" w:author="PR Preview" w:date="2026-01-01T00:00:00Z">
        <w:r>
          <w:rPr>
            <w:b/>
            <w:bCs/>
          </w:rPr>
          <w:delText xml:space="preserve">Exercise 5 (Separating even and odd parts of a polynomial)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Adapted from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Miller (2016)</w:delText>
        </w:r>
      </w:del>
      <w:del w:id="521" w:author="PR Preview" w:date="2026-01-01T00:00:00Z">
        <w:r>
          <w:delText xml:space="preserve">, Question 1.1.35.</w:delText>
        </w:r>
      </w:del>
    </w:p>
    <w:p>
      <w:pPr>
        <w:pStyle w:val="FirstParagraph"/>
      </w:pPr>
      <w:ins w:id="522" w:author="PR Preview" w:date="2026-01-01T00:00:00Z">
        <w:r>
          <w:rPr>
            <w:b/>
            <w:bCs/>
          </w:rPr>
          <w:t xml:space="preserve">Exercise 5 (Separating even and odd parts of a polynomial)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Adapted from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Miller [10]</w:t>
        </w:r>
      </w:ins>
      <w:ins w:id="527" w:author="PR Preview" w:date="2026-01-01T00:00:00Z">
        <w:r>
          <w:t xml:space="preserve">, Question 1.1.35.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del w:id="528" w:author="PR Preview" w:date="2026-01-01T00:00:00Z">
        <w:r>
          <w:rPr>
            <w:b/>
            <w:bCs/>
          </w:rPr>
          <w:delText xml:space="preserve">Exercise 6 (Substitution leading to a natural logarithm)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Adapted from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Miller (2016)</w:delText>
        </w:r>
      </w:del>
      <w:del w:id="533" w:author="PR Preview" w:date="2026-01-01T00:00:00Z">
        <w:r>
          <w:delText xml:space="preserve">, Question 1.1.36.</w:delText>
        </w:r>
      </w:del>
    </w:p>
    <w:p>
      <w:pPr>
        <w:pStyle w:val="FirstParagraph"/>
      </w:pPr>
      <w:ins w:id="534" w:author="PR Preview" w:date="2026-01-01T00:00:00Z">
        <w:r>
          <w:rPr>
            <w:b/>
            <w:bCs/>
          </w:rPr>
          <w:t xml:space="preserve">Exercise 6 (Substitution leading to a natural logarithm)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Adapted from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Miller [10]</w:t>
        </w:r>
      </w:ins>
      <w:ins w:id="539" w:author="PR Preview" w:date="2026-01-01T00:00:00Z">
        <w:r>
          <w:t xml:space="preserve">, Question 1.1.36.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del w:id="540" w:author="PR Preview" w:date="2026-01-01T00:00:00Z">
        <w:r>
          <w:rPr>
            <w:b/>
            <w:bCs/>
          </w:rPr>
          <w:delText xml:space="preserve">Exercise 7 (Substitution with a polynomial power)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Adapted from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Miller (2016)</w:delText>
        </w:r>
      </w:del>
      <w:del w:id="545" w:author="PR Preview" w:date="2026-01-01T00:00:00Z">
        <w:r>
          <w:delText xml:space="preserve">, Question 1.1.37.</w:delText>
        </w:r>
      </w:del>
    </w:p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Exercise 7 (Substitution with a polynomial power)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Adapted from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Miller [10]</w:t>
        </w:r>
      </w:ins>
      <w:ins w:id="551" w:author="PR Preview" w:date="2026-01-01T00:00:00Z">
        <w:r>
          <w:t xml:space="preserve">, Question 1.1.37.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del w:id="552" w:author="PR Preview" w:date="2026-01-01T00:00:00Z">
        <w:r>
          <w:rPr>
            <w:b/>
            <w:bCs/>
          </w:rPr>
          <w:delText xml:space="preserve">Exercise 8 (Substitution with a trigonometric integrand)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Adapted from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Miller (2016)</w:delText>
        </w:r>
      </w:del>
      <w:del w:id="557" w:author="PR Preview" w:date="2026-01-01T00:00:00Z">
        <w:r>
          <w:delText xml:space="preserve">, Question 1.1.38.</w:delText>
        </w:r>
      </w:del>
    </w:p>
    <w:p>
      <w:pPr>
        <w:pStyle w:val="FirstParagraph"/>
      </w:pPr>
      <w:ins w:id="558" w:author="PR Preview" w:date="2026-01-01T00:00:00Z">
        <w:r>
          <w:rPr>
            <w:b/>
            <w:bCs/>
          </w:rPr>
          <w:t xml:space="preserve">Exercise 8 (Substitution with a trigonometric integrand)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Adapted from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Miller [10]</w:t>
        </w:r>
      </w:ins>
      <w:ins w:id="563" w:author="PR Preview" w:date="2026-01-01T00:00:00Z">
        <w:r>
          <w:t xml:space="preserve">, Question 1.1.38.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del w:id="564" w:author="PR Preview" w:date="2026-01-01T00:00:00Z">
        <w:r>
          <w:rPr>
            <w:b/>
            <w:bCs/>
          </w:rPr>
          <w:delText xml:space="preserve">Exercise 9 (Integration by parts with an exponential factor)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Adapted from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Miller (2016)</w:delText>
        </w:r>
      </w:del>
      <w:del w:id="569" w:author="PR Preview" w:date="2026-01-01T00:00:00Z">
        <w:r>
          <w:delText xml:space="preserve">, Question 1.1.40.</w:delText>
        </w:r>
      </w:del>
    </w:p>
    <w:p>
      <w:pPr>
        <w:pStyle w:val="FirstParagraph"/>
      </w:pPr>
      <w:ins w:id="570" w:author="PR Preview" w:date="2026-01-01T00:00:00Z">
        <w:r>
          <w:rPr>
            <w:b/>
            <w:bCs/>
          </w:rPr>
          <w:t xml:space="preserve">Exercise 9 (Integration by parts with an exponential factor)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Adapted from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Miller [10]</w:t>
        </w:r>
      </w:ins>
      <w:ins w:id="575" w:author="PR Preview" w:date="2026-01-01T00:00:00Z">
        <w:r>
          <w:t xml:space="preserve">, Question 1.1.40.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576" w:author="PR Preview" w:date="2026-01-01T00:00:00Z">
        <w:r>
          <w:delText xml:space="preserve">Let</w:delText>
        </w:r>
      </w:del>
      <w:del w:id="577" w:author="PR Preview" w:date="2026-01-01T00:00:00Z">
        <w:r>
          <w:delText xml:space="preserve"> </w:delText>
        </w:r>
      </w:del>
      <m:oMath>
        <m:r>
          <m:t>T</m:t>
        </m:r>
      </m:oMath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be a</w:delText>
        </w:r>
      </w:del>
      <w:del w:id="580" w:author="PR Preview" w:date="2026-01-01T00:00:00Z">
        <w:r>
          <w:delText xml:space="preserve"> </w:delText>
        </w:r>
      </w:del>
      <w:hyperlink r:id="rId141">
        <w:del w:id="581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with the</w:delText>
        </w:r>
      </w:del>
      <w:del w:id="584" w:author="PR Preview" w:date="2026-01-01T00:00:00Z">
        <w:r>
          <w:delText xml:space="preserve"> </w:delText>
        </w:r>
      </w:del>
      <w:hyperlink r:id="rId142">
        <w:del w:id="585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with rate</w:delText>
        </w:r>
      </w:del>
      <w:del w:id="58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Its</w:delText>
        </w:r>
      </w:del>
      <w:del w:id="592" w:author="PR Preview" w:date="2026-01-01T00:00:00Z">
        <w:r>
          <w:delText xml:space="preserve"> </w:delText>
        </w:r>
      </w:del>
      <w:hyperlink r:id="rId143">
        <w:del w:id="593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(Kleinbaum and Klein 2012, sec. II, p. 295,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“Survival and Hazard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Functions for Selected Distributions”</w:delText>
        </w:r>
      </w:del>
      <w:del w:id="602" w:author="PR Preview" w:date="2026-01-01T00:00:00Z">
        <w:r>
          <w:delText xml:space="preserve">)</w:delText>
        </w:r>
      </w:del>
      <w:del w:id="603" w:author="PR Preview" w:date="2026-01-01T00:00:00Z">
        <w:r>
          <w:delText xml:space="preserve">:</w:delText>
        </w:r>
      </w:del>
    </w:p>
    <w:p>
      <w:pPr>
        <w:pStyle w:val="BodyText"/>
      </w:pPr>
      <w:ins w:id="604" w:author="PR Preview" w:date="2026-01-01T00:00:00Z">
        <w:r>
          <w:t xml:space="preserve">Let</w:t>
        </w:r>
      </w:ins>
      <w:ins w:id="605" w:author="PR Preview" w:date="2026-01-01T00:00:00Z">
        <w:r>
          <w:t xml:space="preserve"> </w:t>
        </w:r>
      </w:ins>
      <m:oMath>
        <m:r>
          <m:t>T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be a</w:t>
        </w:r>
      </w:ins>
      <w:ins w:id="608" w:author="PR Preview" w:date="2026-01-01T00:00:00Z">
        <w:r>
          <w:t xml:space="preserve"> </w:t>
        </w:r>
      </w:ins>
      <w:hyperlink r:id="rId141">
        <w:ins w:id="609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with the</w:t>
        </w:r>
      </w:ins>
      <w:ins w:id="612" w:author="PR Preview" w:date="2026-01-01T00:00:00Z">
        <w:r>
          <w:t xml:space="preserve"> </w:t>
        </w:r>
      </w:ins>
      <w:hyperlink r:id="rId142">
        <w:ins w:id="613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with rate</w:t>
        </w:r>
      </w:ins>
      <w:ins w:id="61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617" w:author="PR Preview" w:date="2026-01-01T00:00:00Z">
        <w:r>
          <w:t xml:space="preserve">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Its</w:t>
        </w:r>
      </w:ins>
      <w:ins w:id="620" w:author="PR Preview" w:date="2026-01-01T00:00:00Z">
        <w:r>
          <w:t xml:space="preserve"> </w:t>
        </w:r>
      </w:ins>
      <w:hyperlink r:id="rId143">
        <w:ins w:id="621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is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[11, Sec. II], p. 295,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“Survival and Hazard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Functions for Selected Distributions”</w:t>
        </w:r>
      </w:ins>
      <w:ins w:id="6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Exercise 10 (Improper Gaussian-kernel integral)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Adapted from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Miller (2016)</w:delText>
        </w:r>
      </w:del>
      <w:del w:id="636" w:author="PR Preview" w:date="2026-01-01T00:00:00Z">
        <w:r>
          <w:delText xml:space="preserve">, Question 1.1.39.</w:delText>
        </w:r>
      </w:del>
    </w:p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Exercise 10 (Improper Gaussian-kernel integral)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Adapted from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Miller [10]</w:t>
        </w:r>
      </w:ins>
      <w:ins w:id="642" w:author="PR Preview" w:date="2026-01-01T00:00:00Z">
        <w:r>
          <w:t xml:space="preserve">, Question 1.1.39.</w:t>
        </w:r>
      </w:ins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del w:id="643" w:author="PR Preview" w:date="2026-01-01T00:00:00Z">
        <w:r>
          <w:rPr>
            <w:b/>
            <w:bCs/>
          </w:rPr>
          <w:delText xml:space="preserve">Exercise 11 (Convolution of two uniform densities)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Adapted from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Miller (2016)</w:delText>
        </w:r>
      </w:del>
      <w:del w:id="648" w:author="PR Preview" w:date="2026-01-01T00:00:00Z">
        <w:r>
          <w:delText xml:space="preserve">, Question 1.1.41.</w:delText>
        </w:r>
      </w:del>
    </w:p>
    <w:p>
      <w:pPr>
        <w:pStyle w:val="BodyText"/>
      </w:pPr>
      <w:ins w:id="649" w:author="PR Preview" w:date="2026-01-01T00:00:00Z">
        <w:r>
          <w:rPr>
            <w:b/>
            <w:bCs/>
          </w:rPr>
          <w:t xml:space="preserve">Exercise 11 (Convolution of two uniform densities)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Adapted from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Miller [10]</w:t>
        </w:r>
      </w:ins>
      <w:ins w:id="654" w:author="PR Preview" w:date="2026-01-01T00:00:00Z">
        <w:r>
          <w:t xml:space="preserve">, Question 1.1.41.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164"/>
    <w:bookmarkEnd w:id="165"/>
    <w:bookmarkStart w:id="19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9"/>
        </w:numPr>
      </w:pPr>
      <w:del w:id="655" w:author="PR Preview" w:date="2026-01-01T00:00:00Z">
        <w:r>
          <w:delText xml:space="preserve">Wikipedia contributors (2026a)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— antiderivatives and indefinite integrals</w:delText>
        </w:r>
      </w:del>
    </w:p>
    <w:p>
      <w:pPr>
        <w:numPr>
          <w:ilvl w:val="0"/>
          <w:numId w:val="1019"/>
        </w:numPr>
      </w:pPr>
      <w:del w:id="658" w:author="PR Preview" w:date="2026-01-01T00:00:00Z">
        <w:r>
          <w:delText xml:space="preserve">Wikipedia contributors (2026c)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— continuous functions, with the epsilon-delta definition</w:delText>
        </w:r>
      </w:del>
    </w:p>
    <w:p>
      <w:pPr>
        <w:numPr>
          <w:ilvl w:val="0"/>
          <w:numId w:val="1019"/>
        </w:numPr>
      </w:pPr>
      <w:del w:id="661" w:author="PR Preview" w:date="2026-01-01T00:00:00Z">
        <w:r>
          <w:delText xml:space="preserve">Wikipedia contributors (2026b)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— jump, removable and essential discontinuities</w:delText>
        </w:r>
      </w:del>
    </w:p>
    <w:p>
      <w:pPr>
        <w:numPr>
          <w:ilvl w:val="0"/>
          <w:numId w:val="1019"/>
        </w:numPr>
      </w:pPr>
      <w:del w:id="664" w:author="PR Preview" w:date="2026-01-01T00:00:00Z">
        <w:r>
          <w:delText xml:space="preserve">Wikipedia contributors (2026f)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— partitions of an interval</w:delText>
        </w:r>
      </w:del>
    </w:p>
    <w:p>
      <w:pPr>
        <w:numPr>
          <w:ilvl w:val="0"/>
          <w:numId w:val="1019"/>
        </w:numPr>
      </w:pPr>
      <w:del w:id="667" w:author="PR Preview" w:date="2026-01-01T00:00:00Z">
        <w:r>
          <w:delText xml:space="preserve">Wikipedia contributors (2026h)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— Riemann sums and their types</w:delText>
        </w:r>
      </w:del>
    </w:p>
    <w:p>
      <w:pPr>
        <w:numPr>
          <w:ilvl w:val="0"/>
          <w:numId w:val="1019"/>
        </w:numPr>
      </w:pPr>
      <w:del w:id="670" w:author="PR Preview" w:date="2026-01-01T00:00:00Z">
        <w:r>
          <w:delText xml:space="preserve">Wikipedia contributors (2026g)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— the Riemann integral and which functions have one</w:delText>
        </w:r>
      </w:del>
    </w:p>
    <w:p>
      <w:pPr>
        <w:numPr>
          <w:ilvl w:val="0"/>
          <w:numId w:val="1019"/>
        </w:numPr>
      </w:pPr>
      <w:del w:id="673" w:author="PR Preview" w:date="2026-01-01T00:00:00Z">
        <w:r>
          <w:delText xml:space="preserve">Wikipedia contributors (2026d)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— the two parts of the fundamental theorem</w:delText>
        </w:r>
      </w:del>
    </w:p>
    <w:p>
      <w:pPr>
        <w:numPr>
          <w:ilvl w:val="0"/>
          <w:numId w:val="1019"/>
        </w:numPr>
      </w:pPr>
      <w:del w:id="676" w:author="PR Preview" w:date="2026-01-01T00:00:00Z">
        <w:r>
          <w:delText xml:space="preserve">Wikipedia contributors (2026e)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— change of variable in an integral</w:delText>
        </w:r>
      </w:del>
    </w:p>
    <w:p>
      <w:pPr>
        <w:pStyle w:val="Bibliography"/>
      </w:pPr>
      <w:del w:id="679" w:author="PR Preview" w:date="2026-01-01T00:00:00Z">
        <w:r>
          <w:delText xml:space="preserve">Banner, Adrian D. 2007.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682" w:author="PR Preview" w:date="2026-01-01T00:00:00Z">
        <w:r>
          <w:delText xml:space="preserve">. A Princeton Lifesaver Study Guide. Princeton University Press.</w:delText>
        </w:r>
      </w:del>
      <w:del w:id="683" w:author="PR Preview" w:date="2026-01-01T00:00:00Z">
        <w:r>
          <w:delText xml:space="preserve"> </w:delText>
        </w:r>
      </w:del>
      <w:hyperlink r:id="rId181">
        <w:del w:id="684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  <w:del w:id="685" w:author="PR Preview" w:date="2026-01-01T00:00:00Z">
        <w:r>
          <w:delText xml:space="preserve">.</w:delText>
        </w:r>
      </w:del>
    </w:p>
    <w:p>
      <w:pPr>
        <w:pStyle w:val="Bibliography"/>
      </w:pPr>
      <w:del w:id="686" w:author="PR Preview" w:date="2026-01-01T00:00:00Z">
        <w:r>
          <w:delText xml:space="preserve">Kleinbaum, David G, and Mitchel Klein. 2012.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689" w:author="PR Preview" w:date="2026-01-01T00:00:00Z">
        <w:r>
          <w:delText xml:space="preserve">. 3rd ed. Springer.</w:delText>
        </w:r>
      </w:del>
      <w:del w:id="690" w:author="PR Preview" w:date="2026-01-01T00:00:00Z">
        <w:r>
          <w:delText xml:space="preserve"> </w:delText>
        </w:r>
      </w:del>
      <w:hyperlink r:id="rId185">
        <w:del w:id="691" w:author="PR Preview" w:date="2026-01-01T00:00:00Z">
          <w:r>
            <w:rPr>
              <w:rStyle w:val="Hyperlink"/>
            </w:rPr>
            <w:delText xml:space="preserve">https://doi.org/10.1007/978-1-4419-6646-9</w:delText>
          </w:r>
        </w:del>
      </w:hyperlink>
      <w:del w:id="692" w:author="PR Preview" w:date="2026-01-01T00:00:00Z">
        <w:r>
          <w:delText xml:space="preserve">.</w:delText>
        </w:r>
      </w:del>
    </w:p>
    <w:p>
      <w:pPr>
        <w:pStyle w:val="Bibliography"/>
      </w:pPr>
      <w:del w:id="693" w:author="PR Preview" w:date="2026-01-01T00:00:00Z">
        <w:r>
          <w:delText xml:space="preserve">Larson, Ron, and Bruce H. Edwards. 2018.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rPr>
            <w:i/>
            <w:iCs/>
          </w:rPr>
          <w:delText xml:space="preserve">Calculus</w:delText>
        </w:r>
      </w:del>
      <w:del w:id="696" w:author="PR Preview" w:date="2026-01-01T00:00:00Z">
        <w:r>
          <w:delText xml:space="preserve">. 11th ed. Cengage Learning.</w:delText>
        </w:r>
      </w:del>
      <w:del w:id="697" w:author="PR Preview" w:date="2026-01-01T00:00:00Z">
        <w:r>
          <w:delText xml:space="preserve"> </w:delText>
        </w:r>
      </w:del>
      <w:hyperlink r:id="rId168">
        <w:del w:id="698" w:author="PR Preview" w:date="2026-01-01T00:00:00Z">
          <w:r>
            <w:rPr>
              <w:rStyle w:val="Hyperlink"/>
            </w:rPr>
            <w:delText xml:space="preserve">https://www.cengage.com/c/calculus-11e-larson/</w:delText>
          </w:r>
        </w:del>
      </w:hyperlink>
      <w:del w:id="699" w:author="PR Preview" w:date="2026-01-01T00:00:00Z">
        <w:r>
          <w:delText xml:space="preserve">.</w:delText>
        </w:r>
      </w:del>
    </w:p>
    <w:p>
      <w:pPr>
        <w:pStyle w:val="Bibliography"/>
      </w:pPr>
      <w:del w:id="700" w:author="PR Preview" w:date="2026-01-01T00:00:00Z">
        <w:r>
          <w:delText xml:space="preserve">Miller, Steven J. 2016.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703" w:author="PR Preview" w:date="2026-01-01T00:00:00Z">
        <w:r>
          <w:delText xml:space="preserve">.</w:delText>
        </w:r>
      </w:del>
      <w:del w:id="704" w:author="PR Preview" w:date="2026-01-01T00:00:00Z">
        <w:r>
          <w:delText xml:space="preserve"> </w:delText>
        </w:r>
      </w:del>
      <w:hyperlink r:id="rId183">
        <w:del w:id="705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  <w:del w:id="706" w:author="PR Preview" w:date="2026-01-01T00:00:00Z">
        <w:r>
          <w:delText xml:space="preserve">.</w:delText>
        </w:r>
      </w:del>
    </w:p>
    <w:p>
      <w:pPr>
        <w:pStyle w:val="Bibliography"/>
      </w:pPr>
      <w:del w:id="707" w:author="PR Preview" w:date="2026-01-01T00:00:00Z">
        <w:r>
          <w:delText xml:space="preserve">Rudin, Walter. 1976.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710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711" w:author="PR Preview" w:date="2026-01-01T00:00:00Z">
        <w:r>
          <w:delText xml:space="preserve">Wikipedia contributors. 2026a.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rPr>
            <w:i/>
            <w:iCs/>
          </w:rPr>
          <w:delText xml:space="preserve">Antiderivative —</w:delText>
        </w:r>
      </w:del>
      <w:del w:id="714" w:author="PR Preview" w:date="2026-01-01T00:00:00Z">
        <w:r>
          <w:rPr>
            <w:i/>
            <w:iCs/>
          </w:rPr>
          <w:delText xml:space="preserve"> </w:delText>
        </w:r>
      </w:del>
      <w:del w:id="715" w:author="PR Preview" w:date="2026-01-01T00:00:00Z">
        <w:r>
          <w:rPr>
            <w:i/>
            <w:iCs/>
          </w:rPr>
          <w:delText xml:space="preserve">Wikipedia</w:delText>
        </w:r>
      </w:del>
      <w:del w:id="716" w:author="PR Preview" w:date="2026-01-01T00:00:00Z">
        <w:r>
          <w:rPr>
            <w:i/>
            <w:iCs/>
          </w:rPr>
          <w:delText xml:space="preserve">,</w:delText>
        </w:r>
      </w:del>
      <w:del w:id="717" w:author="PR Preview" w:date="2026-01-01T00:00:00Z">
        <w:r>
          <w:rPr>
            <w:i/>
            <w:iCs/>
          </w:rPr>
          <w:delText xml:space="preserve"> </w:delText>
        </w:r>
      </w:del>
      <w:del w:id="718" w:author="PR Preview" w:date="2026-01-01T00:00:00Z">
        <w:r>
          <w:rPr>
            <w:i/>
            <w:iCs/>
          </w:rPr>
          <w:delText xml:space="preserve">the Free Encyclopedia</w:delText>
        </w:r>
      </w:del>
      <w:del w:id="719" w:author="PR Preview" w:date="2026-01-01T00:00:00Z">
        <w:r>
          <w:delText xml:space="preserve">.</w:delText>
        </w:r>
      </w:del>
      <w:del w:id="720" w:author="PR Preview" w:date="2026-01-01T00:00:00Z">
        <w:r>
          <w:delText xml:space="preserve"> </w:delText>
        </w:r>
      </w:del>
      <w:hyperlink r:id="rId166">
        <w:del w:id="721" w:author="PR Preview" w:date="2026-01-01T00:00:00Z">
          <w:r>
            <w:rPr>
              <w:rStyle w:val="Hyperlink"/>
            </w:rPr>
            <w:delText xml:space="preserve">https://en.wikipedia.org/wiki/Antiderivative</w:delText>
          </w:r>
        </w:del>
      </w:hyperlink>
      <w:del w:id="722" w:author="PR Preview" w:date="2026-01-01T00:00:00Z">
        <w:r>
          <w:delText xml:space="preserve">.</w:delText>
        </w:r>
      </w:del>
    </w:p>
    <w:p>
      <w:pPr>
        <w:pStyle w:val="Bibliography"/>
      </w:pPr>
      <w:del w:id="723" w:author="PR Preview" w:date="2026-01-01T00:00:00Z">
        <w:r>
          <w:delText xml:space="preserve">Wikipedia contributors. 2026b.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rPr>
            <w:i/>
            <w:iCs/>
          </w:rPr>
          <w:delText xml:space="preserve">Classification of Discontinuities —</w:delText>
        </w:r>
      </w:del>
      <w:del w:id="726" w:author="PR Preview" w:date="2026-01-01T00:00:00Z">
        <w:r>
          <w:rPr>
            <w:i/>
            <w:iCs/>
          </w:rPr>
          <w:delText xml:space="preserve"> </w:delText>
        </w:r>
      </w:del>
      <w:del w:id="727" w:author="PR Preview" w:date="2026-01-01T00:00:00Z">
        <w:r>
          <w:rPr>
            <w:i/>
            <w:iCs/>
          </w:rPr>
          <w:delText xml:space="preserve">Wikipedia</w:delText>
        </w:r>
      </w:del>
      <w:del w:id="728" w:author="PR Preview" w:date="2026-01-01T00:00:00Z">
        <w:r>
          <w:rPr>
            <w:i/>
            <w:iCs/>
          </w:rPr>
          <w:delText xml:space="preserve">,</w:delText>
        </w:r>
      </w:del>
      <w:del w:id="729" w:author="PR Preview" w:date="2026-01-01T00:00:00Z">
        <w:r>
          <w:rPr>
            <w:i/>
            <w:iCs/>
          </w:rPr>
          <w:delText xml:space="preserve"> </w:delText>
        </w:r>
      </w:del>
      <w:del w:id="730" w:author="PR Preview" w:date="2026-01-01T00:00:00Z">
        <w:r>
          <w:rPr>
            <w:i/>
            <w:iCs/>
          </w:rPr>
          <w:delText xml:space="preserve">the Free Encyclopedia</w:delText>
        </w:r>
      </w:del>
      <w:del w:id="731" w:author="PR Preview" w:date="2026-01-01T00:00:00Z">
        <w:r>
          <w:delText xml:space="preserve">.</w:delText>
        </w:r>
      </w:del>
      <w:del w:id="732" w:author="PR Preview" w:date="2026-01-01T00:00:00Z">
        <w:r>
          <w:delText xml:space="preserve"> </w:delText>
        </w:r>
      </w:del>
      <w:hyperlink r:id="rId172">
        <w:del w:id="733" w:author="PR Preview" w:date="2026-01-01T00:00:00Z">
          <w:r>
            <w:rPr>
              <w:rStyle w:val="Hyperlink"/>
            </w:rPr>
            <w:delText xml:space="preserve">https://en.wikipedia.org/wiki/Classification_of_discontinuities</w:delText>
          </w:r>
        </w:del>
      </w:hyperlink>
      <w:del w:id="734" w:author="PR Preview" w:date="2026-01-01T00:00:00Z">
        <w:r>
          <w:delText xml:space="preserve">.</w:delText>
        </w:r>
      </w:del>
    </w:p>
    <w:p>
      <w:pPr>
        <w:pStyle w:val="Bibliography"/>
      </w:pPr>
      <w:del w:id="735" w:author="PR Preview" w:date="2026-01-01T00:00:00Z">
        <w:r>
          <w:delText xml:space="preserve">Wikipedia contributors. 2026c.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rPr>
            <w:i/>
            <w:iCs/>
          </w:rPr>
          <w:delText xml:space="preserve">Continuous Function —</w:delText>
        </w:r>
      </w:del>
      <w:del w:id="738" w:author="PR Preview" w:date="2026-01-01T00:00:00Z">
        <w:r>
          <w:rPr>
            <w:i/>
            <w:iCs/>
          </w:rPr>
          <w:delText xml:space="preserve"> </w:delText>
        </w:r>
      </w:del>
      <w:del w:id="739" w:author="PR Preview" w:date="2026-01-01T00:00:00Z">
        <w:r>
          <w:rPr>
            <w:i/>
            <w:iCs/>
          </w:rPr>
          <w:delText xml:space="preserve">Wikipedia</w:delText>
        </w:r>
      </w:del>
      <w:del w:id="740" w:author="PR Preview" w:date="2026-01-01T00:00:00Z">
        <w:r>
          <w:rPr>
            <w:i/>
            <w:iCs/>
          </w:rPr>
          <w:delText xml:space="preserve">,</w:delText>
        </w:r>
      </w:del>
      <w:del w:id="741" w:author="PR Preview" w:date="2026-01-01T00:00:00Z">
        <w:r>
          <w:rPr>
            <w:i/>
            <w:iCs/>
          </w:rPr>
          <w:delText xml:space="preserve"> </w:delText>
        </w:r>
      </w:del>
      <w:del w:id="742" w:author="PR Preview" w:date="2026-01-01T00:00:00Z">
        <w:r>
          <w:rPr>
            <w:i/>
            <w:iCs/>
          </w:rPr>
          <w:delText xml:space="preserve">the Free Encyclopedia</w:delText>
        </w:r>
      </w:del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hyperlink r:id="rId170">
        <w:del w:id="745" w:author="PR Preview" w:date="2026-01-01T00:00:00Z">
          <w:r>
            <w:rPr>
              <w:rStyle w:val="Hyperlink"/>
            </w:rPr>
            <w:delText xml:space="preserve">https://en.wikipedia.org/wiki/Continuous_function</w:delText>
          </w:r>
        </w:del>
      </w:hyperlink>
      <w:del w:id="746" w:author="PR Preview" w:date="2026-01-01T00:00:00Z">
        <w:r>
          <w:delText xml:space="preserve">.</w:delText>
        </w:r>
      </w:del>
    </w:p>
    <w:p>
      <w:pPr>
        <w:pStyle w:val="Bibliography"/>
      </w:pPr>
      <w:del w:id="747" w:author="PR Preview" w:date="2026-01-01T00:00:00Z">
        <w:r>
          <w:delText xml:space="preserve">Wikipedia contributors. 2026d.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rPr>
            <w:i/>
            <w:iCs/>
          </w:rPr>
          <w:delText xml:space="preserve">Fundamental Theorem of Calculus —</w:delText>
        </w:r>
      </w:del>
      <w:del w:id="750" w:author="PR Preview" w:date="2026-01-01T00:00:00Z">
        <w:r>
          <w:rPr>
            <w:i/>
            <w:iCs/>
          </w:rPr>
          <w:delText xml:space="preserve"> </w:delText>
        </w:r>
      </w:del>
      <w:del w:id="751" w:author="PR Preview" w:date="2026-01-01T00:00:00Z">
        <w:r>
          <w:rPr>
            <w:i/>
            <w:iCs/>
          </w:rPr>
          <w:delText xml:space="preserve">Wikipedia</w:delText>
        </w:r>
      </w:del>
      <w:del w:id="752" w:author="PR Preview" w:date="2026-01-01T00:00:00Z">
        <w:r>
          <w:rPr>
            <w:i/>
            <w:iCs/>
          </w:rPr>
          <w:delText xml:space="preserve">,</w:delText>
        </w:r>
      </w:del>
      <w:del w:id="753" w:author="PR Preview" w:date="2026-01-01T00:00:00Z">
        <w:r>
          <w:rPr>
            <w:i/>
            <w:iCs/>
          </w:rPr>
          <w:delText xml:space="preserve"> </w:delText>
        </w:r>
      </w:del>
      <w:del w:id="754" w:author="PR Preview" w:date="2026-01-01T00:00:00Z">
        <w:r>
          <w:rPr>
            <w:i/>
            <w:iCs/>
          </w:rPr>
          <w:delText xml:space="preserve">the Free Encyclopedia</w:delText>
        </w:r>
      </w:del>
      <w:del w:id="755" w:author="PR Preview" w:date="2026-01-01T00:00:00Z">
        <w:r>
          <w:delText xml:space="preserve">.</w:delText>
        </w:r>
      </w:del>
      <w:del w:id="756" w:author="PR Preview" w:date="2026-01-01T00:00:00Z">
        <w:r>
          <w:delText xml:space="preserve"> </w:delText>
        </w:r>
      </w:del>
      <w:hyperlink r:id="rId187">
        <w:del w:id="757" w:author="PR Preview" w:date="2026-01-01T00:00:00Z">
          <w:r>
            <w:rPr>
              <w:rStyle w:val="Hyperlink"/>
            </w:rPr>
            <w:delText xml:space="preserve">https://en.wikipedia.org/wiki/Fundamental_theorem_of_calculus</w:delText>
          </w:r>
        </w:del>
      </w:hyperlink>
      <w:del w:id="758" w:author="PR Preview" w:date="2026-01-01T00:00:00Z">
        <w:r>
          <w:delText xml:space="preserve">.</w:delText>
        </w:r>
      </w:del>
    </w:p>
    <w:p>
      <w:pPr>
        <w:pStyle w:val="Bibliography"/>
      </w:pPr>
      <w:del w:id="759" w:author="PR Preview" w:date="2026-01-01T00:00:00Z">
        <w:r>
          <w:delText xml:space="preserve">Wikipedia contributors. 2026e.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rPr>
            <w:i/>
            <w:iCs/>
          </w:rPr>
          <w:delText xml:space="preserve">Integration by Substitution —</w:delText>
        </w:r>
      </w:del>
      <w:del w:id="762" w:author="PR Preview" w:date="2026-01-01T00:00:00Z">
        <w:r>
          <w:rPr>
            <w:i/>
            <w:iCs/>
          </w:rPr>
          <w:delText xml:space="preserve"> </w:delText>
        </w:r>
      </w:del>
      <w:del w:id="763" w:author="PR Preview" w:date="2026-01-01T00:00:00Z">
        <w:r>
          <w:rPr>
            <w:i/>
            <w:iCs/>
          </w:rPr>
          <w:delText xml:space="preserve">Wikipedia</w:delText>
        </w:r>
      </w:del>
      <w:del w:id="764" w:author="PR Preview" w:date="2026-01-01T00:00:00Z">
        <w:r>
          <w:rPr>
            <w:i/>
            <w:iCs/>
          </w:rPr>
          <w:delText xml:space="preserve">,</w:delText>
        </w:r>
      </w:del>
      <w:del w:id="765" w:author="PR Preview" w:date="2026-01-01T00:00:00Z">
        <w:r>
          <w:rPr>
            <w:i/>
            <w:iCs/>
          </w:rPr>
          <w:delText xml:space="preserve"> </w:delText>
        </w:r>
      </w:del>
      <w:del w:id="766" w:author="PR Preview" w:date="2026-01-01T00:00:00Z">
        <w:r>
          <w:rPr>
            <w:i/>
            <w:iCs/>
          </w:rPr>
          <w:delText xml:space="preserve">the Free Encyclopedia</w:delText>
        </w:r>
      </w:del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hyperlink r:id="rId189">
        <w:del w:id="769" w:author="PR Preview" w:date="2026-01-01T00:00:00Z">
          <w:r>
            <w:rPr>
              <w:rStyle w:val="Hyperlink"/>
            </w:rPr>
            <w:delText xml:space="preserve">https://en.wikipedia.org/wiki/Integration_by_substitution</w:delText>
          </w:r>
        </w:del>
      </w:hyperlink>
      <w:del w:id="770" w:author="PR Preview" w:date="2026-01-01T00:00:00Z">
        <w:r>
          <w:delText xml:space="preserve">.</w:delText>
        </w:r>
      </w:del>
    </w:p>
    <w:p>
      <w:pPr>
        <w:pStyle w:val="Bibliography"/>
      </w:pPr>
      <w:del w:id="771" w:author="PR Preview" w:date="2026-01-01T00:00:00Z">
        <w:r>
          <w:delText xml:space="preserve">Wikipedia contributors. 2026f.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rPr>
            <w:i/>
            <w:iCs/>
          </w:rPr>
          <w:delText xml:space="preserve">Partition of an Interval —</w:delText>
        </w:r>
      </w:del>
      <w:del w:id="774" w:author="PR Preview" w:date="2026-01-01T00:00:00Z">
        <w:r>
          <w:rPr>
            <w:i/>
            <w:iCs/>
          </w:rPr>
          <w:delText xml:space="preserve"> </w:delText>
        </w:r>
      </w:del>
      <w:del w:id="775" w:author="PR Preview" w:date="2026-01-01T00:00:00Z">
        <w:r>
          <w:rPr>
            <w:i/>
            <w:iCs/>
          </w:rPr>
          <w:delText xml:space="preserve">Wikipedia</w:delText>
        </w:r>
      </w:del>
      <w:del w:id="776" w:author="PR Preview" w:date="2026-01-01T00:00:00Z">
        <w:r>
          <w:rPr>
            <w:i/>
            <w:iCs/>
          </w:rPr>
          <w:delText xml:space="preserve">,</w:delText>
        </w:r>
      </w:del>
      <w:del w:id="777" w:author="PR Preview" w:date="2026-01-01T00:00:00Z">
        <w:r>
          <w:rPr>
            <w:i/>
            <w:iCs/>
          </w:rPr>
          <w:delText xml:space="preserve"> </w:delText>
        </w:r>
      </w:del>
      <w:del w:id="778" w:author="PR Preview" w:date="2026-01-01T00:00:00Z">
        <w:r>
          <w:rPr>
            <w:i/>
            <w:iCs/>
          </w:rPr>
          <w:delText xml:space="preserve">the Free Encyclopedia</w:delText>
        </w:r>
      </w:del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hyperlink r:id="rId174">
        <w:del w:id="781" w:author="PR Preview" w:date="2026-01-01T00:00:00Z">
          <w:r>
            <w:rPr>
              <w:rStyle w:val="Hyperlink"/>
            </w:rPr>
            <w:delText xml:space="preserve">https://en.wikipedia.org/wiki/Partition_of_an_interval</w:delText>
          </w:r>
        </w:del>
      </w:hyperlink>
      <w:del w:id="782" w:author="PR Preview" w:date="2026-01-01T00:00:00Z">
        <w:r>
          <w:delText xml:space="preserve">.</w:delText>
        </w:r>
      </w:del>
    </w:p>
    <w:p>
      <w:pPr>
        <w:pStyle w:val="Bibliography"/>
      </w:pPr>
      <w:del w:id="783" w:author="PR Preview" w:date="2026-01-01T00:00:00Z">
        <w:r>
          <w:delText xml:space="preserve">Wikipedia contributors. 2026g.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rPr>
            <w:i/>
            <w:iCs/>
          </w:rPr>
          <w:delText xml:space="preserve">Riemann Integral —</w:delText>
        </w:r>
      </w:del>
      <w:del w:id="786" w:author="PR Preview" w:date="2026-01-01T00:00:00Z">
        <w:r>
          <w:rPr>
            <w:i/>
            <w:iCs/>
          </w:rPr>
          <w:delText xml:space="preserve"> </w:delText>
        </w:r>
      </w:del>
      <w:del w:id="787" w:author="PR Preview" w:date="2026-01-01T00:00:00Z">
        <w:r>
          <w:rPr>
            <w:i/>
            <w:iCs/>
          </w:rPr>
          <w:delText xml:space="preserve">Wikipedia</w:delText>
        </w:r>
      </w:del>
      <w:del w:id="788" w:author="PR Preview" w:date="2026-01-01T00:00:00Z">
        <w:r>
          <w:rPr>
            <w:i/>
            <w:iCs/>
          </w:rPr>
          <w:delText xml:space="preserve">,</w:delText>
        </w:r>
      </w:del>
      <w:del w:id="789" w:author="PR Preview" w:date="2026-01-01T00:00:00Z">
        <w:r>
          <w:rPr>
            <w:i/>
            <w:iCs/>
          </w:rPr>
          <w:delText xml:space="preserve"> </w:delText>
        </w:r>
      </w:del>
      <w:del w:id="790" w:author="PR Preview" w:date="2026-01-01T00:00:00Z">
        <w:r>
          <w:rPr>
            <w:i/>
            <w:iCs/>
          </w:rPr>
          <w:delText xml:space="preserve">the Free Encyclopedia</w:delText>
        </w:r>
      </w:del>
      <w:del w:id="791" w:author="PR Preview" w:date="2026-01-01T00:00:00Z">
        <w:r>
          <w:delText xml:space="preserve">.</w:delText>
        </w:r>
      </w:del>
      <w:del w:id="792" w:author="PR Preview" w:date="2026-01-01T00:00:00Z">
        <w:r>
          <w:delText xml:space="preserve"> </w:delText>
        </w:r>
      </w:del>
      <w:hyperlink r:id="rId178">
        <w:del w:id="793" w:author="PR Preview" w:date="2026-01-01T00:00:00Z">
          <w:r>
            <w:rPr>
              <w:rStyle w:val="Hyperlink"/>
            </w:rPr>
            <w:delText xml:space="preserve">https://en.wikipedia.org/wiki/Riemann_integral</w:delText>
          </w:r>
        </w:del>
      </w:hyperlink>
      <w:del w:id="794" w:author="PR Preview" w:date="2026-01-01T00:00:00Z">
        <w:r>
          <w:delText xml:space="preserve">.</w:delText>
        </w:r>
      </w:del>
    </w:p>
    <w:p>
      <w:pPr>
        <w:pStyle w:val="Bibliography"/>
      </w:pPr>
      <w:del w:id="795" w:author="PR Preview" w:date="2026-01-01T00:00:00Z">
        <w:r>
          <w:delText xml:space="preserve">Wikipedia contributors. 2026h.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rPr>
            <w:i/>
            <w:iCs/>
          </w:rPr>
          <w:delText xml:space="preserve">Riemann Sum —</w:delText>
        </w:r>
      </w:del>
      <w:del w:id="798" w:author="PR Preview" w:date="2026-01-01T00:00:00Z">
        <w:r>
          <w:rPr>
            <w:i/>
            <w:iCs/>
          </w:rPr>
          <w:delText xml:space="preserve"> </w:delText>
        </w:r>
      </w:del>
      <w:del w:id="799" w:author="PR Preview" w:date="2026-01-01T00:00:00Z">
        <w:r>
          <w:rPr>
            <w:i/>
            <w:iCs/>
          </w:rPr>
          <w:delText xml:space="preserve">Wikipedia</w:delText>
        </w:r>
      </w:del>
      <w:del w:id="800" w:author="PR Preview" w:date="2026-01-01T00:00:00Z">
        <w:r>
          <w:rPr>
            <w:i/>
            <w:iCs/>
          </w:rPr>
          <w:delText xml:space="preserve">,</w:delText>
        </w:r>
      </w:del>
      <w:del w:id="801" w:author="PR Preview" w:date="2026-01-01T00:00:00Z">
        <w:r>
          <w:rPr>
            <w:i/>
            <w:iCs/>
          </w:rPr>
          <w:delText xml:space="preserve"> </w:delText>
        </w:r>
      </w:del>
      <w:del w:id="802" w:author="PR Preview" w:date="2026-01-01T00:00:00Z">
        <w:r>
          <w:rPr>
            <w:i/>
            <w:iCs/>
          </w:rPr>
          <w:delText xml:space="preserve">the Free Encyclopedia</w:delText>
        </w:r>
      </w:del>
      <w:del w:id="803" w:author="PR Preview" w:date="2026-01-01T00:00:00Z">
        <w:r>
          <w:delText xml:space="preserve">.</w:delText>
        </w:r>
      </w:del>
      <w:del w:id="804" w:author="PR Preview" w:date="2026-01-01T00:00:00Z">
        <w:r>
          <w:delText xml:space="preserve"> </w:delText>
        </w:r>
      </w:del>
      <w:hyperlink r:id="rId176">
        <w:del w:id="805" w:author="PR Preview" w:date="2026-01-01T00:00:00Z">
          <w:r>
            <w:rPr>
              <w:rStyle w:val="Hyperlink"/>
            </w:rPr>
            <w:delText xml:space="preserve">https://en.wikipedia.org/wiki/Riemann_sum</w:delText>
          </w:r>
        </w:del>
      </w:hyperlink>
      <w:del w:id="806" w:author="PR Preview" w:date="2026-01-01T00:00:00Z">
        <w:r>
          <w:delText xml:space="preserve">.</w:delText>
        </w:r>
      </w:del>
    </w:p>
    <w:p>
      <w:pPr>
        <w:numPr>
          <w:ilvl w:val="0"/>
          <w:numId w:val="1019"/>
        </w:numPr>
      </w:pPr>
      <w:ins w:id="807" w:author="PR Preview" w:date="2026-01-01T00:00:00Z">
        <w:r>
          <w:t xml:space="preserve">Wikipedia contributors [1]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— antiderivatives and indefinite integrals</w:t>
        </w:r>
      </w:ins>
    </w:p>
    <w:p>
      <w:pPr>
        <w:numPr>
          <w:ilvl w:val="0"/>
          <w:numId w:val="1019"/>
        </w:numPr>
      </w:pPr>
      <w:ins w:id="810" w:author="PR Preview" w:date="2026-01-01T00:00:00Z">
        <w:r>
          <w:t xml:space="preserve">Wikipedia contributors [3]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— continuous functions, with the epsilon-delta definition</w:t>
        </w:r>
      </w:ins>
    </w:p>
    <w:p>
      <w:pPr>
        <w:numPr>
          <w:ilvl w:val="0"/>
          <w:numId w:val="1019"/>
        </w:numPr>
      </w:pPr>
      <w:ins w:id="813" w:author="PR Preview" w:date="2026-01-01T00:00:00Z">
        <w:r>
          <w:t xml:space="preserve">Wikipedia contributors [4]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— jump, removable and essential discontinuities</w:t>
        </w:r>
      </w:ins>
    </w:p>
    <w:p>
      <w:pPr>
        <w:numPr>
          <w:ilvl w:val="0"/>
          <w:numId w:val="1019"/>
        </w:numPr>
      </w:pPr>
      <w:ins w:id="816" w:author="PR Preview" w:date="2026-01-01T00:00:00Z">
        <w:r>
          <w:t xml:space="preserve">Wikipedia contributors [5]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— partitions of an interval</w:t>
        </w:r>
      </w:ins>
    </w:p>
    <w:p>
      <w:pPr>
        <w:numPr>
          <w:ilvl w:val="0"/>
          <w:numId w:val="1019"/>
        </w:numPr>
      </w:pPr>
      <w:ins w:id="819" w:author="PR Preview" w:date="2026-01-01T00:00:00Z">
        <w:r>
          <w:t xml:space="preserve">Wikipedia contributors [6]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— Riemann sums and their types</w:t>
        </w:r>
      </w:ins>
    </w:p>
    <w:p>
      <w:pPr>
        <w:numPr>
          <w:ilvl w:val="0"/>
          <w:numId w:val="1019"/>
        </w:numPr>
      </w:pPr>
      <w:ins w:id="822" w:author="PR Preview" w:date="2026-01-01T00:00:00Z">
        <w:r>
          <w:t xml:space="preserve">Wikipedia contributors [7]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— the Riemann integral and which functions have one</w:t>
        </w:r>
      </w:ins>
    </w:p>
    <w:p>
      <w:pPr>
        <w:numPr>
          <w:ilvl w:val="0"/>
          <w:numId w:val="1019"/>
        </w:numPr>
      </w:pPr>
      <w:ins w:id="825" w:author="PR Preview" w:date="2026-01-01T00:00:00Z">
        <w:r>
          <w:t xml:space="preserve">Wikipedia contributors [12]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— the two parts of the fundamental theorem</w:t>
        </w:r>
      </w:ins>
    </w:p>
    <w:p>
      <w:pPr>
        <w:numPr>
          <w:ilvl w:val="0"/>
          <w:numId w:val="1019"/>
        </w:numPr>
      </w:pPr>
      <w:ins w:id="828" w:author="PR Preview" w:date="2026-01-01T00:00:00Z">
        <w:r>
          <w:t xml:space="preserve">Wikipedia contributors [13]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— change of variable in an integral</w:t>
        </w:r>
      </w:ins>
    </w:p>
    <w:bookmarkStart w:id="191" w:name="refs"/>
    <w:bookmarkStart w:id="167" w:name="ref-wikipedia_antiderivative"/>
    <w:p>
      <w:pPr>
        <w:pStyle w:val="Bibliography"/>
      </w:pPr>
      <w:ins w:id="831" w:author="PR Preview" w:date="2026-01-01T00:00:00Z">
        <w:r>
          <w:t xml:space="preserve">[1]</w:t>
        </w:r>
      </w:ins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	</w:t>
        </w:r>
      </w:ins>
      <w:ins w:id="834" w:author="PR Preview" w:date="2026-01-01T00:00:00Z">
        <w:r>
          <w:t xml:space="preserve">Wikipedia contributors,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“Antiderivative —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Wikipedia</w:t>
        </w:r>
      </w:ins>
      <w:ins w:id="839" w:author="PR Preview" w:date="2026-01-01T00:00:00Z">
        <w:r>
          <w:t xml:space="preserve">,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the free encyclopedia.”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2026. Available:</w:t>
        </w:r>
      </w:ins>
      <w:ins w:id="844" w:author="PR Preview" w:date="2026-01-01T00:00:00Z">
        <w:r>
          <w:t xml:space="preserve"> </w:t>
        </w:r>
      </w:ins>
      <w:hyperlink r:id="rId166">
        <w:ins w:id="845" w:author="PR Preview" w:date="2026-01-01T00:00:00Z">
          <w:r>
            <w:rPr>
              <w:rStyle w:val="Hyperlink"/>
            </w:rPr>
            <w:t xml:space="preserve">https://en.wikipedia.org/wiki/Antiderivative</w:t>
          </w:r>
        </w:ins>
      </w:hyperlink>
    </w:p>
    <w:bookmarkEnd w:id="167"/>
    <w:bookmarkStart w:id="169" w:name="ref-larsonCalc11e"/>
    <w:p>
      <w:pPr>
        <w:pStyle w:val="Bibliography"/>
      </w:pPr>
      <w:ins w:id="846" w:author="PR Preview" w:date="2026-01-01T00:00:00Z">
        <w:r>
          <w:t xml:space="preserve">[2]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	</w:t>
        </w:r>
      </w:ins>
      <w:ins w:id="849" w:author="PR Preview" w:date="2026-01-01T00:00:00Z">
        <w:r>
          <w:t xml:space="preserve">R. Larson and B. H. Edwards,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i/>
            <w:iCs/>
          </w:rPr>
          <w:t xml:space="preserve">Calculus</w:t>
        </w:r>
      </w:ins>
      <w:ins w:id="852" w:author="PR Preview" w:date="2026-01-01T00:00:00Z">
        <w:r>
          <w:t xml:space="preserve">, 11th ed. Boston, MA: Cengage Learning, 2018. Available:</w:t>
        </w:r>
      </w:ins>
      <w:ins w:id="853" w:author="PR Preview" w:date="2026-01-01T00:00:00Z">
        <w:r>
          <w:t xml:space="preserve"> </w:t>
        </w:r>
      </w:ins>
      <w:hyperlink r:id="rId168">
        <w:ins w:id="854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</w:p>
    <w:bookmarkEnd w:id="169"/>
    <w:bookmarkStart w:id="171" w:name="ref-wikipedia_continuous_function"/>
    <w:p>
      <w:pPr>
        <w:pStyle w:val="Bibliography"/>
      </w:pPr>
      <w:ins w:id="855" w:author="PR Preview" w:date="2026-01-01T00:00:00Z">
        <w:r>
          <w:t xml:space="preserve">[3]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	</w:t>
        </w:r>
      </w:ins>
      <w:ins w:id="858" w:author="PR Preview" w:date="2026-01-01T00:00:00Z">
        <w:r>
          <w:t xml:space="preserve">Wikipedia contributors,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“Continuous function —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Wikipedia</w:t>
        </w:r>
      </w:ins>
      <w:ins w:id="863" w:author="PR Preview" w:date="2026-01-01T00:00:00Z">
        <w:r>
          <w:t xml:space="preserve">,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the free encyclopedia.”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2026. Available:</w:t>
        </w:r>
      </w:ins>
      <w:ins w:id="868" w:author="PR Preview" w:date="2026-01-01T00:00:00Z">
        <w:r>
          <w:t xml:space="preserve"> </w:t>
        </w:r>
      </w:ins>
      <w:hyperlink r:id="rId170">
        <w:ins w:id="869" w:author="PR Preview" w:date="2026-01-01T00:00:00Z">
          <w:r>
            <w:rPr>
              <w:rStyle w:val="Hyperlink"/>
            </w:rPr>
            <w:t xml:space="preserve">https://en.wikipedia.org/wiki/Continuous_function</w:t>
          </w:r>
        </w:ins>
      </w:hyperlink>
    </w:p>
    <w:bookmarkEnd w:id="171"/>
    <w:bookmarkStart w:id="173" w:name="X3d274ca3e47c74b94fdd40fb884515c0497ed80"/>
    <w:p>
      <w:pPr>
        <w:pStyle w:val="Bibliography"/>
      </w:pPr>
      <w:ins w:id="870" w:author="PR Preview" w:date="2026-01-01T00:00:00Z">
        <w:r>
          <w:t xml:space="preserve">[4]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	</w:t>
        </w:r>
      </w:ins>
      <w:ins w:id="873" w:author="PR Preview" w:date="2026-01-01T00:00:00Z">
        <w:r>
          <w:t xml:space="preserve">Wikipedia contributors,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“Classification of discontinuities —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Wikipedia</w:t>
        </w:r>
      </w:ins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the free encyclopedia.”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2026. Available:</w:t>
        </w:r>
      </w:ins>
      <w:ins w:id="883" w:author="PR Preview" w:date="2026-01-01T00:00:00Z">
        <w:r>
          <w:t xml:space="preserve"> </w:t>
        </w:r>
      </w:ins>
      <w:hyperlink r:id="rId172">
        <w:ins w:id="884" w:author="PR Preview" w:date="2026-01-01T00:00:00Z">
          <w:r>
            <w:rPr>
              <w:rStyle w:val="Hyperlink"/>
            </w:rPr>
            <w:t xml:space="preserve">https://en.wikipedia.org/wiki/Classification_of_discontinuities</w:t>
          </w:r>
        </w:ins>
      </w:hyperlink>
    </w:p>
    <w:bookmarkEnd w:id="173"/>
    <w:bookmarkStart w:id="175" w:name="ref-wikipedia_partition_of_an_interval"/>
    <w:p>
      <w:pPr>
        <w:pStyle w:val="Bibliography"/>
      </w:pPr>
      <w:ins w:id="885" w:author="PR Preview" w:date="2026-01-01T00:00:00Z">
        <w:r>
          <w:t xml:space="preserve">[5]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	</w:t>
        </w:r>
      </w:ins>
      <w:ins w:id="888" w:author="PR Preview" w:date="2026-01-01T00:00:00Z">
        <w:r>
          <w:t xml:space="preserve">Wikipedia contributors,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“Partition of an interval —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Wikipedia</w:t>
        </w:r>
      </w:ins>
      <w:ins w:id="893" w:author="PR Preview" w:date="2026-01-01T00:00:00Z">
        <w:r>
          <w:t xml:space="preserve">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the free encyclopedia.”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2026. Available:</w:t>
        </w:r>
      </w:ins>
      <w:ins w:id="898" w:author="PR Preview" w:date="2026-01-01T00:00:00Z">
        <w:r>
          <w:t xml:space="preserve"> </w:t>
        </w:r>
      </w:ins>
      <w:hyperlink r:id="rId174">
        <w:ins w:id="899" w:author="PR Preview" w:date="2026-01-01T00:00:00Z">
          <w:r>
            <w:rPr>
              <w:rStyle w:val="Hyperlink"/>
            </w:rPr>
            <w:t xml:space="preserve">https://en.wikipedia.org/wiki/Partition_of_an_interval</w:t>
          </w:r>
        </w:ins>
      </w:hyperlink>
    </w:p>
    <w:bookmarkEnd w:id="175"/>
    <w:bookmarkStart w:id="177" w:name="ref-wikipedia_riemann_sum"/>
    <w:p>
      <w:pPr>
        <w:pStyle w:val="Bibliography"/>
      </w:pPr>
      <w:ins w:id="900" w:author="PR Preview" w:date="2026-01-01T00:00:00Z">
        <w:r>
          <w:t xml:space="preserve">[6]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	</w:t>
        </w:r>
      </w:ins>
      <w:ins w:id="903" w:author="PR Preview" w:date="2026-01-01T00:00:00Z">
        <w:r>
          <w:t xml:space="preserve">Wikipedia contributors,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“Riemann sum —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Wikipedia</w:t>
        </w:r>
      </w:ins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 free encyclopedia.”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2026. Available:</w:t>
        </w:r>
      </w:ins>
      <w:ins w:id="913" w:author="PR Preview" w:date="2026-01-01T00:00:00Z">
        <w:r>
          <w:t xml:space="preserve"> </w:t>
        </w:r>
      </w:ins>
      <w:hyperlink r:id="rId176">
        <w:ins w:id="914" w:author="PR Preview" w:date="2026-01-01T00:00:00Z">
          <w:r>
            <w:rPr>
              <w:rStyle w:val="Hyperlink"/>
            </w:rPr>
            <w:t xml:space="preserve">https://en.wikipedia.org/wiki/Riemann_sum</w:t>
          </w:r>
        </w:ins>
      </w:hyperlink>
    </w:p>
    <w:bookmarkEnd w:id="177"/>
    <w:bookmarkStart w:id="179" w:name="ref-wikipedia_riemann_integral"/>
    <w:p>
      <w:pPr>
        <w:pStyle w:val="Bibliography"/>
      </w:pPr>
      <w:ins w:id="915" w:author="PR Preview" w:date="2026-01-01T00:00:00Z">
        <w:r>
          <w:t xml:space="preserve">[7]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	</w:t>
        </w:r>
      </w:ins>
      <w:ins w:id="918" w:author="PR Preview" w:date="2026-01-01T00:00:00Z">
        <w:r>
          <w:t xml:space="preserve">Wikipedia contributors,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“Riemann integral —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Wikipedia</w:t>
        </w:r>
      </w:ins>
      <w:ins w:id="923" w:author="PR Preview" w:date="2026-01-01T00:00:00Z">
        <w:r>
          <w:t xml:space="preserve">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the free encyclopedia.”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2026. Available:</w:t>
        </w:r>
      </w:ins>
      <w:ins w:id="928" w:author="PR Preview" w:date="2026-01-01T00:00:00Z">
        <w:r>
          <w:t xml:space="preserve"> </w:t>
        </w:r>
      </w:ins>
      <w:hyperlink r:id="rId178">
        <w:ins w:id="929" w:author="PR Preview" w:date="2026-01-01T00:00:00Z">
          <w:r>
            <w:rPr>
              <w:rStyle w:val="Hyperlink"/>
            </w:rPr>
            <w:t xml:space="preserve">https://en.wikipedia.org/wiki/Riemann_integral</w:t>
          </w:r>
        </w:ins>
      </w:hyperlink>
    </w:p>
    <w:bookmarkEnd w:id="179"/>
    <w:bookmarkStart w:id="180" w:name="ref-rudin1976principles"/>
    <w:p>
      <w:pPr>
        <w:pStyle w:val="Bibliography"/>
      </w:pPr>
      <w:ins w:id="930" w:author="PR Preview" w:date="2026-01-01T00:00:00Z">
        <w:r>
          <w:t xml:space="preserve">[8]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	</w:t>
        </w:r>
      </w:ins>
      <w:ins w:id="933" w:author="PR Preview" w:date="2026-01-01T00:00:00Z">
        <w:r>
          <w:t xml:space="preserve">W. Rudin,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rPr>
            <w:i/>
            <w:iCs/>
          </w:rPr>
          <w:t xml:space="preserve">Principles of mathematical analysis</w:t>
        </w:r>
      </w:ins>
      <w:ins w:id="936" w:author="PR Preview" w:date="2026-01-01T00:00:00Z">
        <w:r>
          <w:t xml:space="preserve">, 3rd ed. in International series in pure and applied mathematics. New York: McGraw-Hill, 1976.</w:t>
        </w:r>
      </w:ins>
    </w:p>
    <w:bookmarkEnd w:id="180"/>
    <w:bookmarkStart w:id="182" w:name="ref-calclifesaver"/>
    <w:p>
      <w:pPr>
        <w:pStyle w:val="Bibliography"/>
      </w:pPr>
      <w:ins w:id="937" w:author="PR Preview" w:date="2026-01-01T00:00:00Z">
        <w:r>
          <w:t xml:space="preserve">[9]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	</w:t>
        </w:r>
      </w:ins>
      <w:ins w:id="940" w:author="PR Preview" w:date="2026-01-01T00:00:00Z">
        <w:r>
          <w:t xml:space="preserve">A. D. Banner,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943" w:author="PR Preview" w:date="2026-01-01T00:00:00Z">
        <w:r>
          <w:t xml:space="preserve">. in A princeton lifesaver study guide. Princeton, New Jersey: Princeton University Press, 2007. Available:</w:t>
        </w:r>
      </w:ins>
      <w:ins w:id="944" w:author="PR Preview" w:date="2026-01-01T00:00:00Z">
        <w:r>
          <w:t xml:space="preserve"> </w:t>
        </w:r>
      </w:ins>
      <w:hyperlink r:id="rId181">
        <w:ins w:id="945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182"/>
    <w:bookmarkStart w:id="184" w:name="ref-problifesavercalc"/>
    <w:p>
      <w:pPr>
        <w:pStyle w:val="Bibliography"/>
      </w:pPr>
      <w:ins w:id="946" w:author="PR Preview" w:date="2026-01-01T00:00:00Z">
        <w:r>
          <w:t xml:space="preserve">[10]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	</w:t>
        </w:r>
      </w:ins>
      <w:ins w:id="949" w:author="PR Preview" w:date="2026-01-01T00:00:00Z">
        <w:r>
          <w:t xml:space="preserve">S. J. Miller,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952" w:author="PR Preview" w:date="2026-01-01T00:00:00Z">
        <w:r>
          <w:t xml:space="preserve">. 2016. Available:</w:t>
        </w:r>
      </w:ins>
      <w:ins w:id="953" w:author="PR Preview" w:date="2026-01-01T00:00:00Z">
        <w:r>
          <w:t xml:space="preserve"> </w:t>
        </w:r>
      </w:ins>
      <w:hyperlink r:id="rId183">
        <w:ins w:id="954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184"/>
    <w:bookmarkStart w:id="186" w:name="ref-kleinbaum2012survival"/>
    <w:p>
      <w:pPr>
        <w:pStyle w:val="Bibliography"/>
      </w:pPr>
      <w:ins w:id="955" w:author="PR Preview" w:date="2026-01-01T00:00:00Z">
        <w:r>
          <w:t xml:space="preserve">[11]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	</w:t>
        </w:r>
      </w:ins>
      <w:ins w:id="958" w:author="PR Preview" w:date="2026-01-01T00:00:00Z">
        <w:r>
          <w:t xml:space="preserve">D. G. Kleinbaum and M. Klein,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rPr>
            <w:i/>
            <w:iCs/>
          </w:rPr>
          <w:t xml:space="preserve">Survival analysis: A self-learning text</w:t>
        </w:r>
      </w:ins>
      <w:ins w:id="961" w:author="PR Preview" w:date="2026-01-01T00:00:00Z">
        <w:r>
          <w:t xml:space="preserve">, 3rd ed. Springer, 2012. doi:</w:t>
        </w:r>
      </w:ins>
      <w:ins w:id="962" w:author="PR Preview" w:date="2026-01-01T00:00:00Z">
        <w:r>
          <w:t xml:space="preserve"> </w:t>
        </w:r>
      </w:ins>
      <w:hyperlink r:id="rId185">
        <w:ins w:id="963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964" w:author="PR Preview" w:date="2026-01-01T00:00:00Z">
        <w:r>
          <w:t xml:space="preserve">.</w:t>
        </w:r>
      </w:ins>
    </w:p>
    <w:bookmarkEnd w:id="186"/>
    <w:bookmarkStart w:id="188" w:name="Xed020122378ad89f2c251075aa9a7741e8a5abc"/>
    <w:p>
      <w:pPr>
        <w:pStyle w:val="Bibliography"/>
      </w:pPr>
      <w:ins w:id="965" w:author="PR Preview" w:date="2026-01-01T00:00:00Z">
        <w:r>
          <w:t xml:space="preserve">[12]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	</w:t>
        </w:r>
      </w:ins>
      <w:ins w:id="968" w:author="PR Preview" w:date="2026-01-01T00:00:00Z">
        <w:r>
          <w:t xml:space="preserve">Wikipedia contributors,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“Fundamental theorem of calculus —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Wikipedia</w:t>
        </w:r>
      </w:ins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free encyclopedia.”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2026. Available:</w:t>
        </w:r>
      </w:ins>
      <w:ins w:id="978" w:author="PR Preview" w:date="2026-01-01T00:00:00Z">
        <w:r>
          <w:t xml:space="preserve"> </w:t>
        </w:r>
      </w:ins>
      <w:hyperlink r:id="rId187">
        <w:ins w:id="979" w:author="PR Preview" w:date="2026-01-01T00:00:00Z">
          <w:r>
            <w:rPr>
              <w:rStyle w:val="Hyperlink"/>
            </w:rPr>
            <w:t xml:space="preserve">https://en.wikipedia.org/wiki/Fundamental_theorem_of_calculus</w:t>
          </w:r>
        </w:ins>
      </w:hyperlink>
    </w:p>
    <w:bookmarkEnd w:id="188"/>
    <w:bookmarkStart w:id="190" w:name="X60690ac4b2d1ae047054feb064501244110a541"/>
    <w:p>
      <w:pPr>
        <w:pStyle w:val="Bibliography"/>
      </w:pPr>
      <w:ins w:id="980" w:author="PR Preview" w:date="2026-01-01T00:00:00Z">
        <w:r>
          <w:t xml:space="preserve">[13]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	</w:t>
        </w:r>
      </w:ins>
      <w:ins w:id="983" w:author="PR Preview" w:date="2026-01-01T00:00:00Z">
        <w:r>
          <w:t xml:space="preserve">Wikipedia contributors,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“Integration by substitution —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Wikipedia</w:t>
        </w:r>
      </w:ins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the free encyclopedia.”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2026. Available:</w:t>
        </w:r>
      </w:ins>
      <w:ins w:id="993" w:author="PR Preview" w:date="2026-01-01T00:00:00Z">
        <w:r>
          <w:t xml:space="preserve"> </w:t>
        </w:r>
      </w:ins>
      <w:hyperlink r:id="rId189">
        <w:ins w:id="994" w:author="PR Preview" w:date="2026-01-01T00:00:00Z">
          <w:r>
            <w:rPr>
              <w:rStyle w:val="Hyperlink"/>
            </w:rPr>
            <w:t xml:space="preserve">https://en.wikipedia.org/wiki/Integration_by_substitution</w:t>
          </w:r>
        </w:ins>
      </w:hyperlink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6" Type="http://schemas.openxmlformats.org/officeDocument/2006/relationships/hyperlink" Target="https://en.wikipedia.org/wiki/Antiderivative" TargetMode="External"/><Relationship Id="rId172" Type="http://schemas.openxmlformats.org/officeDocument/2006/relationships/hyperlink" Target="https://en.wikipedia.org/wiki/Classification_of_discontinuities" TargetMode="External"/><Relationship Id="rId170" Type="http://schemas.openxmlformats.org/officeDocument/2006/relationships/hyperlink" Target="https://en.wikipedia.org/wiki/Continuous_function" TargetMode="External"/><Relationship Id="rId187" Type="http://schemas.openxmlformats.org/officeDocument/2006/relationships/hyperlink" Target="https://en.wikipedia.org/wiki/Fundamental_theorem_of_calculus" TargetMode="External"/><Relationship Id="rId189" Type="http://schemas.openxmlformats.org/officeDocument/2006/relationships/hyperlink" Target="https://en.wikipedia.org/wiki/Integration_by_substitution" TargetMode="External"/><Relationship Id="rId174" Type="http://schemas.openxmlformats.org/officeDocument/2006/relationships/hyperlink" Target="https://en.wikipedia.org/wiki/Partition_of_an_interval" TargetMode="External"/><Relationship Id="rId178" Type="http://schemas.openxmlformats.org/officeDocument/2006/relationships/hyperlink" Target="https://en.wikipedia.org/wiki/Riemann_integral" TargetMode="External"/><Relationship Id="rId176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6" Type="http://schemas.openxmlformats.org/officeDocument/2006/relationships/hyperlink" Target="https://en.wikipedia.org/wiki/Antiderivative" TargetMode="External"/><Relationship Id="rId172" Type="http://schemas.openxmlformats.org/officeDocument/2006/relationships/hyperlink" Target="https://en.wikipedia.org/wiki/Classification_of_discontinuities" TargetMode="External"/><Relationship Id="rId170" Type="http://schemas.openxmlformats.org/officeDocument/2006/relationships/hyperlink" Target="https://en.wikipedia.org/wiki/Continuous_function" TargetMode="External"/><Relationship Id="rId187" Type="http://schemas.openxmlformats.org/officeDocument/2006/relationships/hyperlink" Target="https://en.wikipedia.org/wiki/Fundamental_theorem_of_calculus" TargetMode="External"/><Relationship Id="rId189" Type="http://schemas.openxmlformats.org/officeDocument/2006/relationships/hyperlink" Target="https://en.wikipedia.org/wiki/Integration_by_substitution" TargetMode="External"/><Relationship Id="rId174" Type="http://schemas.openxmlformats.org/officeDocument/2006/relationships/hyperlink" Target="https://en.wikipedia.org/wiki/Partition_of_an_interval" TargetMode="External"/><Relationship Id="rId178" Type="http://schemas.openxmlformats.org/officeDocument/2006/relationships/hyperlink" Target="https://en.wikipedia.org/wiki/Riemann_integral" TargetMode="External"/><Relationship Id="rId176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2026-10-18T08:28:07Z</dcterms:created>
  <dcterms:modified xsi:type="dcterms:W3CDTF">2026-10-18T08:28:07Z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