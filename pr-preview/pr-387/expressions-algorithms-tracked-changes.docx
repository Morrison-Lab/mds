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(Expression)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expression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(Wikipedia contributors 2026b)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is a string of symbols, built from constants, variables,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operations and function names according to the rules of the notation.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When its variables are read as inputs,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 expression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rPr>
            <w:i/>
            <w:iCs/>
          </w:rPr>
          <w:delText xml:space="preserve">denotes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</w:delText>
        </w:r>
      </w:del>
      <w:del w:id="22" w:author="PR Preview" w:date="2026-01-01T00:00:00Z">
        <w:r>
          <w:delText xml:space="preserve"> </w:delText>
        </w:r>
      </w:del>
      <w:hyperlink r:id="rId10">
        <w:del w:id="2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4" w:author="PR Preview" w:date="2026-01-01T00:00:00Z">
        <w:r>
          <w:delText xml:space="preserve">: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it fixes the output for each input.</w:delText>
        </w:r>
      </w:del>
    </w:p>
    <w:p>
      <w:pPr>
        <w:pStyle w:val="FirstParagraph"/>
      </w:pPr>
      <w:ins w:id="27" w:author="PR Preview" w:date="2026-01-01T00:00:00Z">
        <w:r>
          <w:rPr>
            <w:b/>
            <w:bCs/>
          </w:rPr>
          <w:t xml:space="preserve">Definition 1 (Expression)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An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rPr>
            <w:b/>
            <w:bCs/>
          </w:rPr>
          <w:t xml:space="preserve">expression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[1]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is a string of symbols, built from constants, variables,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operations and function names according to the rules of the notation.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When its variables are read as inputs,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 expression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rPr>
            <w:i/>
            <w:iCs/>
          </w:rPr>
          <w:t xml:space="preserve">denotes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</w:t>
        </w:r>
      </w:ins>
      <w:ins w:id="46" w:author="PR Preview" w:date="2026-01-01T00:00:00Z">
        <w:r>
          <w:t xml:space="preserve"> </w:t>
        </w:r>
      </w:ins>
      <w:hyperlink r:id="rId10">
        <w:ins w:id="4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8" w:author="PR Preview" w:date="2026-01-01T00:00:00Z">
        <w:r>
          <w:t xml:space="preserve">: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it fixes the output for each input.</w:t>
        </w:r>
      </w:ins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del w:id="51" w:author="PR Preview" w:date="2026-01-01T00:00:00Z">
        <w:r>
          <w:rPr>
            <w:b/>
            <w:bCs/>
          </w:rPr>
          <w:delText xml:space="preserve">Definition 2 (Parse tree)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The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rPr>
            <w:b/>
            <w:bCs/>
          </w:rPr>
          <w:delText xml:space="preserve">parse tree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(Wikipedia contributors 2026c)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of an</w:delText>
        </w:r>
      </w:del>
      <w:del w:id="60" w:author="PR Preview" w:date="2026-01-01T00:00:00Z">
        <w:r>
          <w:delText xml:space="preserve"> </w:delText>
        </w:r>
      </w:del>
      <w:hyperlink w:anchor="def-expression">
        <w:del w:id="61" w:author="PR Preview" w:date="2026-01-01T00:00:00Z">
          <w:r>
            <w:rPr>
              <w:rStyle w:val="Hyperlink"/>
            </w:rPr>
            <w:delText xml:space="preserve">expression</w:delText>
          </w:r>
        </w:del>
      </w:hyperlink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is the tree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that shows how its symbols group into operations.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Its leaves are the constants and variables of the expression,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and each internal node is an operation applied to the nodes below it.</w:delText>
        </w:r>
      </w:del>
    </w:p>
    <w:p>
      <w:pPr>
        <w:pStyle w:val="BodyText"/>
      </w:pPr>
      <w:ins w:id="70" w:author="PR Preview" w:date="2026-01-01T00:00:00Z">
        <w:r>
          <w:rPr>
            <w:b/>
            <w:bCs/>
          </w:rPr>
          <w:t xml:space="preserve">Definition 2 (Parse tree)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The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rPr>
            <w:b/>
            <w:bCs/>
          </w:rPr>
          <w:t xml:space="preserve">parse tree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[2]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of an</w:t>
        </w:r>
      </w:ins>
      <w:ins w:id="79" w:author="PR Preview" w:date="2026-01-01T00:00:00Z">
        <w:r>
          <w:t xml:space="preserve"> </w:t>
        </w:r>
      </w:ins>
      <w:hyperlink w:anchor="def-expression">
        <w:ins w:id="80" w:author="PR Preview" w:date="2026-01-01T00:00:00Z">
          <w:r>
            <w:rPr>
              <w:rStyle w:val="Hyperlink"/>
            </w:rPr>
            <w:t xml:space="preserve">expression</w:t>
          </w:r>
        </w:ins>
      </w:hyperlink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is the tree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that shows how its symbols group into operations.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Its leaves are the constants and variables of the expression,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and each internal node is an operation applied to the nodes below it.</w:t>
        </w:r>
      </w:ins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del w:id="89" w:author="PR Preview" w:date="2026-01-01T00:00:00Z">
        <w:r>
          <w:rPr>
            <w:b/>
            <w:bCs/>
          </w:rPr>
          <w:delText xml:space="preserve">Definition 3 (Algorithm)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An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rPr>
            <w:b/>
            <w:bCs/>
          </w:rPr>
          <w:delText xml:space="preserve">algorithm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(Wikipedia contributors 2026a)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is a finite list of unambiguous steps that,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applied to any valid input, halts and returns an output.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An algorithm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rPr>
            <w:i/>
            <w:iCs/>
          </w:rPr>
          <w:delText xml:space="preserve">computes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a</w:delText>
        </w:r>
      </w:del>
      <w:del w:id="106" w:author="PR Preview" w:date="2026-01-01T00:00:00Z">
        <w:r>
          <w:delText xml:space="preserve"> </w:delText>
        </w:r>
      </w:del>
      <w:hyperlink r:id="rId10">
        <w:del w:id="10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08" w:author="PR Preview" w:date="2026-01-01T00:00:00Z">
        <w:r>
          <w:delText xml:space="preserve">: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for each input it returns the function’s value at that input.</w:delText>
        </w:r>
      </w:del>
    </w:p>
    <w:p>
      <w:pPr>
        <w:pStyle w:val="FirstParagraph"/>
      </w:pPr>
      <w:ins w:id="111" w:author="PR Preview" w:date="2026-01-01T00:00:00Z">
        <w:r>
          <w:rPr>
            <w:b/>
            <w:bCs/>
          </w:rPr>
          <w:t xml:space="preserve">Definition 3 (Algorithm)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An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rPr>
            <w:b/>
            <w:bCs/>
          </w:rPr>
          <w:t xml:space="preserve">algorithm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[3]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is a finite list of unambiguous steps that,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applied to any valid input, halts and returns an output.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An algorithm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rPr>
            <w:i/>
            <w:iCs/>
          </w:rPr>
          <w:t xml:space="preserve">computes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a</w:t>
        </w:r>
      </w:ins>
      <w:ins w:id="128" w:author="PR Preview" w:date="2026-01-01T00:00:00Z">
        <w:r>
          <w:t xml:space="preserve"> </w:t>
        </w:r>
      </w:ins>
      <w:hyperlink r:id="rId10">
        <w:ins w:id="12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30" w:author="PR Preview" w:date="2026-01-01T00:00:00Z">
        <w:r>
          <w:t xml:space="preserve">: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for each input it returns the function’s value at that input.</w:t>
        </w:r>
      </w:ins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bookmarkStart w:id="3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6"/>
        </w:numPr>
      </w:pPr>
      <w:del w:id="133" w:author="PR Preview" w:date="2026-01-01T00:00:00Z">
        <w:r>
          <w:delText xml:space="preserve">Wikipedia contributors (2026b)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— expressions, with examples</w:delText>
        </w:r>
      </w:del>
    </w:p>
    <w:p>
      <w:pPr>
        <w:numPr>
          <w:ilvl w:val="0"/>
          <w:numId w:val="1006"/>
        </w:numPr>
      </w:pPr>
      <w:del w:id="136" w:author="PR Preview" w:date="2026-01-01T00:00:00Z">
        <w:r>
          <w:delText xml:space="preserve">Wikipedia contributors (2026c)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— parse trees</w:delText>
        </w:r>
      </w:del>
    </w:p>
    <w:p>
      <w:pPr>
        <w:numPr>
          <w:ilvl w:val="0"/>
          <w:numId w:val="1006"/>
        </w:numPr>
      </w:pPr>
      <w:del w:id="139" w:author="PR Preview" w:date="2026-01-01T00:00:00Z">
        <w:r>
          <w:delText xml:space="preserve">Wikipedia contributors (2026a)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— algorithms, their history and analysis</w:delText>
        </w:r>
      </w:del>
    </w:p>
    <w:p>
      <w:pPr>
        <w:pStyle w:val="Bibliography"/>
      </w:pPr>
      <w:del w:id="142" w:author="PR Preview" w:date="2026-01-01T00:00:00Z">
        <w:r>
          <w:delText xml:space="preserve">Wikipedia contributors. 2026a.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rPr>
            <w:i/>
            <w:iCs/>
          </w:rPr>
          <w:delText xml:space="preserve">Algorithm —</w:delText>
        </w:r>
      </w:del>
      <w:del w:id="145" w:author="PR Preview" w:date="2026-01-01T00:00:00Z">
        <w:r>
          <w:rPr>
            <w:i/>
            <w:iCs/>
          </w:rPr>
          <w:delText xml:space="preserve"> </w:delText>
        </w:r>
      </w:del>
      <w:del w:id="146" w:author="PR Preview" w:date="2026-01-01T00:00:00Z">
        <w:r>
          <w:rPr>
            <w:i/>
            <w:iCs/>
          </w:rPr>
          <w:delText xml:space="preserve">Wikipedia</w:delText>
        </w:r>
      </w:del>
      <w:del w:id="147" w:author="PR Preview" w:date="2026-01-01T00:00:00Z">
        <w:r>
          <w:rPr>
            <w:i/>
            <w:iCs/>
          </w:rPr>
          <w:delText xml:space="preserve">,</w:delText>
        </w:r>
      </w:del>
      <w:del w:id="148" w:author="PR Preview" w:date="2026-01-01T00:00:00Z">
        <w:r>
          <w:rPr>
            <w:i/>
            <w:iCs/>
          </w:rPr>
          <w:delText xml:space="preserve"> </w:delText>
        </w:r>
      </w:del>
      <w:del w:id="149" w:author="PR Preview" w:date="2026-01-01T00:00:00Z">
        <w:r>
          <w:rPr>
            <w:i/>
            <w:iCs/>
          </w:rPr>
          <w:delText xml:space="preserve">the Free Encyclopedia</w:delText>
        </w:r>
      </w:del>
      <w:del w:id="150" w:author="PR Preview" w:date="2026-01-01T00:00:00Z">
        <w:r>
          <w:delText xml:space="preserve">.</w:delText>
        </w:r>
      </w:del>
      <w:del w:id="151" w:author="PR Preview" w:date="2026-01-01T00:00:00Z">
        <w:r>
          <w:delText xml:space="preserve"> </w:delText>
        </w:r>
      </w:del>
      <w:hyperlink r:id="rId27">
        <w:del w:id="152" w:author="PR Preview" w:date="2026-01-01T00:00:00Z">
          <w:r>
            <w:rPr>
              <w:rStyle w:val="Hyperlink"/>
            </w:rPr>
            <w:delText xml:space="preserve">https://en.wikipedia.org/wiki/Algorithm</w:delText>
          </w:r>
        </w:del>
      </w:hyperlink>
      <w:del w:id="153" w:author="PR Preview" w:date="2026-01-01T00:00:00Z">
        <w:r>
          <w:delText xml:space="preserve">.</w:delText>
        </w:r>
      </w:del>
    </w:p>
    <w:p>
      <w:pPr>
        <w:pStyle w:val="Bibliography"/>
      </w:pPr>
      <w:del w:id="154" w:author="PR Preview" w:date="2026-01-01T00:00:00Z">
        <w:r>
          <w:delText xml:space="preserve">Wikipedia contributors. 2026b.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rPr>
            <w:i/>
            <w:iCs/>
          </w:rPr>
          <w:delText xml:space="preserve">Expression (Mathematics) —</w:delText>
        </w:r>
      </w:del>
      <w:del w:id="157" w:author="PR Preview" w:date="2026-01-01T00:00:00Z">
        <w:r>
          <w:rPr>
            <w:i/>
            <w:iCs/>
          </w:rPr>
          <w:delText xml:space="preserve"> </w:delText>
        </w:r>
      </w:del>
      <w:del w:id="158" w:author="PR Preview" w:date="2026-01-01T00:00:00Z">
        <w:r>
          <w:rPr>
            <w:i/>
            <w:iCs/>
          </w:rPr>
          <w:delText xml:space="preserve">Wikipedia</w:delText>
        </w:r>
      </w:del>
      <w:del w:id="159" w:author="PR Preview" w:date="2026-01-01T00:00:00Z">
        <w:r>
          <w:rPr>
            <w:i/>
            <w:iCs/>
          </w:rPr>
          <w:delText xml:space="preserve">,</w:delText>
        </w:r>
      </w:del>
      <w:del w:id="160" w:author="PR Preview" w:date="2026-01-01T00:00:00Z">
        <w:r>
          <w:rPr>
            <w:i/>
            <w:iCs/>
          </w:rPr>
          <w:delText xml:space="preserve"> </w:delText>
        </w:r>
      </w:del>
      <w:del w:id="161" w:author="PR Preview" w:date="2026-01-01T00:00:00Z">
        <w:r>
          <w:rPr>
            <w:i/>
            <w:iCs/>
          </w:rPr>
          <w:delText xml:space="preserve">the Free Encyclopedia</w:delText>
        </w:r>
      </w:del>
      <w:del w:id="162" w:author="PR Preview" w:date="2026-01-01T00:00:00Z">
        <w:r>
          <w:delText xml:space="preserve">.</w:delText>
        </w:r>
      </w:del>
      <w:del w:id="163" w:author="PR Preview" w:date="2026-01-01T00:00:00Z">
        <w:r>
          <w:delText xml:space="preserve"> </w:delText>
        </w:r>
      </w:del>
      <w:hyperlink r:id="rId23">
        <w:del w:id="164" w:author="PR Preview" w:date="2026-01-01T00:00:00Z">
          <w:r>
            <w:rPr>
              <w:rStyle w:val="Hyperlink"/>
            </w:rPr>
            <w:delText xml:space="preserve">https://en.wikipedia.org/wiki/Expression_(mathematics)</w:delText>
          </w:r>
        </w:del>
      </w:hyperlink>
      <w:del w:id="165" w:author="PR Preview" w:date="2026-01-01T00:00:00Z">
        <w:r>
          <w:delText xml:space="preserve">.</w:delText>
        </w:r>
      </w:del>
    </w:p>
    <w:p>
      <w:pPr>
        <w:pStyle w:val="Bibliography"/>
      </w:pPr>
      <w:del w:id="166" w:author="PR Preview" w:date="2026-01-01T00:00:00Z">
        <w:r>
          <w:delText xml:space="preserve">Wikipedia contributors. 2026c.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rPr>
            <w:i/>
            <w:iCs/>
          </w:rPr>
          <w:delText xml:space="preserve">Parse Tree —</w:delText>
        </w:r>
      </w:del>
      <w:del w:id="169" w:author="PR Preview" w:date="2026-01-01T00:00:00Z">
        <w:r>
          <w:rPr>
            <w:i/>
            <w:iCs/>
          </w:rPr>
          <w:delText xml:space="preserve"> </w:delText>
        </w:r>
      </w:del>
      <w:del w:id="170" w:author="PR Preview" w:date="2026-01-01T00:00:00Z">
        <w:r>
          <w:rPr>
            <w:i/>
            <w:iCs/>
          </w:rPr>
          <w:delText xml:space="preserve">Wikipedia</w:delText>
        </w:r>
      </w:del>
      <w:del w:id="171" w:author="PR Preview" w:date="2026-01-01T00:00:00Z">
        <w:r>
          <w:rPr>
            <w:i/>
            <w:iCs/>
          </w:rPr>
          <w:delText xml:space="preserve">,</w:delText>
        </w:r>
      </w:del>
      <w:del w:id="172" w:author="PR Preview" w:date="2026-01-01T00:00:00Z">
        <w:r>
          <w:rPr>
            <w:i/>
            <w:iCs/>
          </w:rPr>
          <w:delText xml:space="preserve"> </w:delText>
        </w:r>
      </w:del>
      <w:del w:id="173" w:author="PR Preview" w:date="2026-01-01T00:00:00Z">
        <w:r>
          <w:rPr>
            <w:i/>
            <w:iCs/>
          </w:rPr>
          <w:delText xml:space="preserve">the Free Encyclopedia</w:delText>
        </w:r>
      </w:del>
      <w:del w:id="174" w:author="PR Preview" w:date="2026-01-01T00:00:00Z">
        <w:r>
          <w:delText xml:space="preserve">.</w:delText>
        </w:r>
      </w:del>
      <w:del w:id="175" w:author="PR Preview" w:date="2026-01-01T00:00:00Z">
        <w:r>
          <w:delText xml:space="preserve"> </w:delText>
        </w:r>
      </w:del>
      <w:hyperlink r:id="rId25">
        <w:del w:id="176" w:author="PR Preview" w:date="2026-01-01T00:00:00Z">
          <w:r>
            <w:rPr>
              <w:rStyle w:val="Hyperlink"/>
            </w:rPr>
            <w:delText xml:space="preserve">https://en.wikipedia.org/wiki/Parse_tree</w:delText>
          </w:r>
        </w:del>
      </w:hyperlink>
      <w:del w:id="177" w:author="PR Preview" w:date="2026-01-01T00:00:00Z">
        <w:r>
          <w:delText xml:space="preserve">.</w:delText>
        </w:r>
      </w:del>
    </w:p>
    <w:p>
      <w:pPr>
        <w:numPr>
          <w:ilvl w:val="0"/>
          <w:numId w:val="1006"/>
        </w:numPr>
      </w:pPr>
      <w:ins w:id="178" w:author="PR Preview" w:date="2026-01-01T00:00:00Z">
        <w:r>
          <w:t xml:space="preserve">Wikipedia contributors [1]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— expressions, with examples</w:t>
        </w:r>
      </w:ins>
    </w:p>
    <w:p>
      <w:pPr>
        <w:numPr>
          <w:ilvl w:val="0"/>
          <w:numId w:val="1006"/>
        </w:numPr>
      </w:pPr>
      <w:ins w:id="181" w:author="PR Preview" w:date="2026-01-01T00:00:00Z">
        <w:r>
          <w:t xml:space="preserve">Wikipedia contributors [2]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— parse trees</w:t>
        </w:r>
      </w:ins>
    </w:p>
    <w:p>
      <w:pPr>
        <w:numPr>
          <w:ilvl w:val="0"/>
          <w:numId w:val="1006"/>
        </w:numPr>
      </w:pPr>
      <w:ins w:id="184" w:author="PR Preview" w:date="2026-01-01T00:00:00Z">
        <w:r>
          <w:t xml:space="preserve">Wikipedia contributors [3]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— algorithms, their history and analysis</w:t>
        </w:r>
      </w:ins>
    </w:p>
    <w:bookmarkStart w:id="29" w:name="refs"/>
    <w:bookmarkStart w:id="24" w:name="ref-wikipedia_expression_mathematics"/>
    <w:p>
      <w:pPr>
        <w:pStyle w:val="Bibliography"/>
      </w:pPr>
      <w:ins w:id="187" w:author="PR Preview" w:date="2026-01-01T00:00:00Z">
        <w:r>
          <w:t xml:space="preserve">[1]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	</w:t>
        </w:r>
      </w:ins>
      <w:ins w:id="190" w:author="PR Preview" w:date="2026-01-01T00:00:00Z">
        <w:r>
          <w:t xml:space="preserve">Wikipedia contributors,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“Expression (mathematics) —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Wikipedia</w:t>
        </w:r>
      </w:ins>
      <w:ins w:id="195" w:author="PR Preview" w:date="2026-01-01T00:00:00Z">
        <w:r>
          <w:t xml:space="preserve">,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the free encyclopedia.”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2026. Available:</w:t>
        </w:r>
      </w:ins>
      <w:ins w:id="200" w:author="PR Preview" w:date="2026-01-01T00:00:00Z">
        <w:r>
          <w:t xml:space="preserve"> </w:t>
        </w:r>
      </w:ins>
      <w:hyperlink r:id="rId23">
        <w:ins w:id="201" w:author="PR Preview" w:date="2026-01-01T00:00:00Z">
          <w:r>
            <w:rPr>
              <w:rStyle w:val="Hyperlink"/>
            </w:rPr>
            <w:t xml:space="preserve">https://en.wikipedia.org/wiki/Expression_(mathematics)</w:t>
          </w:r>
        </w:ins>
      </w:hyperlink>
    </w:p>
    <w:bookmarkEnd w:id="24"/>
    <w:bookmarkStart w:id="26" w:name="ref-wikipedia_parse_tree"/>
    <w:p>
      <w:pPr>
        <w:pStyle w:val="Bibliography"/>
      </w:pPr>
      <w:ins w:id="202" w:author="PR Preview" w:date="2026-01-01T00:00:00Z">
        <w:r>
          <w:t xml:space="preserve">[2]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	</w:t>
        </w:r>
      </w:ins>
      <w:ins w:id="205" w:author="PR Preview" w:date="2026-01-01T00:00:00Z">
        <w:r>
          <w:t xml:space="preserve">Wikipedia contributors,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“Parse tree —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Wikipedia</w:t>
        </w:r>
      </w:ins>
      <w:ins w:id="210" w:author="PR Preview" w:date="2026-01-01T00:00:00Z">
        <w:r>
          <w:t xml:space="preserve">,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the free encyclopedia.”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2026. Available:</w:t>
        </w:r>
      </w:ins>
      <w:ins w:id="215" w:author="PR Preview" w:date="2026-01-01T00:00:00Z">
        <w:r>
          <w:t xml:space="preserve"> </w:t>
        </w:r>
      </w:ins>
      <w:hyperlink r:id="rId25">
        <w:ins w:id="216" w:author="PR Preview" w:date="2026-01-01T00:00:00Z">
          <w:r>
            <w:rPr>
              <w:rStyle w:val="Hyperlink"/>
            </w:rPr>
            <w:t xml:space="preserve">https://en.wikipedia.org/wiki/Parse_tree</w:t>
          </w:r>
        </w:ins>
      </w:hyperlink>
    </w:p>
    <w:bookmarkEnd w:id="26"/>
    <w:bookmarkStart w:id="28" w:name="ref-wikipedia_algorithm"/>
    <w:p>
      <w:pPr>
        <w:pStyle w:val="Bibliography"/>
      </w:pPr>
      <w:ins w:id="217" w:author="PR Preview" w:date="2026-01-01T00:00:00Z">
        <w:r>
          <w:t xml:space="preserve">[3]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	</w:t>
        </w:r>
      </w:ins>
      <w:ins w:id="220" w:author="PR Preview" w:date="2026-01-01T00:00:00Z">
        <w:r>
          <w:t xml:space="preserve">Wikipedia contributors,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“Algorithm —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Wikipedia</w:t>
        </w:r>
      </w:ins>
      <w:ins w:id="225" w:author="PR Preview" w:date="2026-01-01T00:00:00Z">
        <w:r>
          <w:t xml:space="preserve">,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the free encyclopedia.”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2026. Available:</w:t>
        </w:r>
      </w:ins>
      <w:ins w:id="230" w:author="PR Preview" w:date="2026-01-01T00:00:00Z">
        <w:r>
          <w:t xml:space="preserve"> </w:t>
        </w:r>
      </w:ins>
      <w:hyperlink r:id="rId27">
        <w:ins w:id="231" w:author="PR Preview" w:date="2026-01-01T00:00:00Z">
          <w:r>
            <w:rPr>
              <w:rStyle w:val="Hyperlink"/>
            </w:rPr>
            <w:t xml:space="preserve">https://en.wikipedia.org/wiki/Algorithm</w:t>
          </w:r>
        </w:ins>
      </w:hyperlink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7" Type="http://schemas.openxmlformats.org/officeDocument/2006/relationships/hyperlink" Target="https://en.wikipedia.org/wiki/Algorithm" TargetMode="External"/><Relationship Id="rId23" Type="http://schemas.openxmlformats.org/officeDocument/2006/relationships/hyperlink" Target="https://en.wikipedia.org/wiki/Expression_(mathematics)" TargetMode="External"/><Relationship Id="rId25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7" Type="http://schemas.openxmlformats.org/officeDocument/2006/relationships/hyperlink" Target="https://en.wikipedia.org/wiki/Algorithm" TargetMode="External"/><Relationship Id="rId23" Type="http://schemas.openxmlformats.org/officeDocument/2006/relationships/hyperlink" Target="https://en.wikipedia.org/wiki/Expression_(mathematics)" TargetMode="External"/><Relationship Id="rId25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2026-10-18T08:32:50Z</dcterms:created>
  <dcterms:modified xsi:type="dcterms:W3CDTF">2026-10-18T08:32:50Z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