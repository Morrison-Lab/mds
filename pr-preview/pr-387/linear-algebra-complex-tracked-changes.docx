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(Conjugate transpose (Hermitian adjoint, Hermitian conjugate, transjugate))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conjugate transpose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2026a)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(also called 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Hermitian adjoint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Hermitian conjugate</w:delText>
        </w:r>
      </w:del>
      <w:del w:id="17" w:author="PR Preview" w:date="2026-01-01T00:00:00Z">
        <w:r>
          <w:delText xml:space="preserve">, or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transjugate</w:delText>
        </w:r>
      </w:del>
      <w:del w:id="20" w:author="PR Preview" w:date="2026-01-01T00:00:00Z">
        <w:r>
          <w:delText xml:space="preserve">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 an</w:delText>
        </w:r>
      </w:del>
      <w:del w:id="2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complex matrix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the</w:delText>
        </w:r>
      </w:del>
      <w:del w:id="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matrix</w:delText>
        </w:r>
      </w:del>
      <w:del w:id="3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obtained by transposing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 then taking the complex conjugate of each entry:</w:delText>
        </w:r>
      </w:del>
    </w:p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Definition 4 (Conjugate transpose (Hermitian adjoint, Hermitian conjugate, transjugate))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conjugate transpose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[1]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(also called the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Hermitian adjoint</w:t>
        </w:r>
      </w:ins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Hermitian conjugate</w:t>
        </w:r>
      </w:ins>
      <w:ins w:id="52" w:author="PR Preview" w:date="2026-01-01T00:00:00Z">
        <w:r>
          <w:t xml:space="preserve">, or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transjugate</w:t>
        </w:r>
      </w:ins>
      <w:ins w:id="55" w:author="PR Preview" w:date="2026-01-01T00:00:00Z">
        <w:r>
          <w:t xml:space="preserve">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of an</w:t>
        </w:r>
      </w:ins>
      <w:ins w:id="5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complex matrix</w:t>
        </w:r>
      </w:ins>
      <w:ins w:id="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 the</w:t>
        </w:r>
      </w:ins>
      <w:ins w:id="6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matrix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obtained by transposing</w:t>
        </w:r>
      </w:ins>
      <w:ins w:id="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then taking the complex conjugate of each entry: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del w:id="73" w:author="PR Preview" w:date="2026-01-01T00:00:00Z">
        <w:r>
          <w:rPr>
            <w:i/>
            <w:iCs/>
          </w:rPr>
          <w:delText xml:space="preserve">Remark 1</w:delText>
        </w:r>
      </w:del>
      <w:del w:id="74" w:author="PR Preview" w:date="2026-01-01T00:00:00Z">
        <w:r>
          <w:delText xml:space="preserve"> (Notation for the conjugate transpose). </w:delText>
        </w:r>
      </w:del>
      <w:del w:id="75" w:author="PR Preview" w:date="2026-01-01T00:00:00Z">
        <w:r>
          <w:delText xml:space="preserve">The operation is denoted variously across mathematics and physics:</w:delText>
        </w:r>
      </w:del>
      <w:del w:id="7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in pure mathematics (</w:delText>
        </w:r>
      </w:del>
      <w:del w:id="79" w:author="PR Preview" w:date="2026-01-01T00:00:00Z">
        <w:r>
          <w:delText xml:space="preserve">Axler (2024, Definition 7.7, p. 231)</w:delText>
        </w:r>
      </w:del>
      <w:del w:id="80" w:author="PR Preview" w:date="2026-01-01T00:00:00Z">
        <w:r>
          <w:delText xml:space="preserve">),</w:delText>
        </w:r>
      </w:del>
      <w:del w:id="8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(</w:delText>
        </w:r>
      </w:del>
      <w:del w:id="84" w:author="PR Preview" w:date="2026-01-01T00:00:00Z">
        <w:r>
          <w:delText xml:space="preserve">“</w:delText>
        </w:r>
      </w:del>
      <m:oMath>
        <m:r>
          <m:t>A</m:t>
        </m:r>
      </m:oMath>
      <w:del w:id="85" w:author="PR Preview" w:date="2026-01-01T00:00:00Z">
        <w:r>
          <w:delText xml:space="preserve">-dagger”</w:delText>
        </w:r>
      </w:del>
      <w:del w:id="86" w:author="PR Preview" w:date="2026-01-01T00:00:00Z">
        <w:r>
          <w:delText xml:space="preserve">) in physics and quantum mechanics,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</w:delText>
        </w:r>
      </w:del>
      <w:del w:id="8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in engineering, numerical linear algebra, and statistics.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These notes write</w:delText>
        </w:r>
      </w:del>
      <w:del w:id="9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because</w:delText>
        </w:r>
      </w:del>
      <w:del w:id="97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is reserved for optimal points (as in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$\mathord{\smash[b]{\underset{\raise.3ex\hbox{$\scriptstyle\sim$}}{x}}\vphantom{x}}^*$</w:delText>
        </w:r>
      </w:del>
      <w:del w:id="102" w:author="PR Preview" w:date="2026-01-01T00:00:00Z">
        <w:r>
          <w:delText xml:space="preserve">)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and</w:delText>
        </w:r>
      </w:del>
      <w:del w:id="105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frequently denotes the Moore-Penrose pseudoinverse in the broader literature.</w:delText>
        </w:r>
      </w:del>
    </w:p>
    <w:p>
      <w:pPr>
        <w:pStyle w:val="FirstParagraph"/>
      </w:pPr>
      <w:ins w:id="108" w:author="PR Preview" w:date="2026-01-01T00:00:00Z">
        <w:r>
          <w:rPr>
            <w:i/>
            <w:iCs/>
          </w:rPr>
          <w:t xml:space="preserve">Remark 1</w:t>
        </w:r>
      </w:ins>
      <w:ins w:id="109" w:author="PR Preview" w:date="2026-01-01T00:00:00Z">
        <w:r>
          <w:t xml:space="preserve"> (Notation for the conjugate transpose). </w:t>
        </w:r>
      </w:ins>
      <w:ins w:id="110" w:author="PR Preview" w:date="2026-01-01T00:00:00Z">
        <w:r>
          <w:t xml:space="preserve">The operation is denoted variously across mathematics and physics:</w:t>
        </w:r>
      </w:ins>
      <w:ins w:id="11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in pure mathematics (</w:t>
        </w:r>
      </w:ins>
      <w:ins w:id="114" w:author="PR Preview" w:date="2026-01-01T00:00:00Z">
        <w:r>
          <w:t xml:space="preserve">Axler [2], Definition 7.7, p. 231</w:t>
        </w:r>
      </w:ins>
      <w:ins w:id="115" w:author="PR Preview" w:date="2026-01-01T00:00:00Z">
        <w:r>
          <w:t xml:space="preserve">),</w:t>
        </w:r>
      </w:ins>
      <w:ins w:id="1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(</w:t>
        </w:r>
      </w:ins>
      <w:ins w:id="119" w:author="PR Preview" w:date="2026-01-01T00:00:00Z">
        <w:r>
          <w:t xml:space="preserve">“</w:t>
        </w:r>
      </w:ins>
      <m:oMath>
        <m:r>
          <m:t>A</m:t>
        </m:r>
      </m:oMath>
      <w:ins w:id="120" w:author="PR Preview" w:date="2026-01-01T00:00:00Z">
        <w:r>
          <w:t xml:space="preserve">-dagger”</w:t>
        </w:r>
      </w:ins>
      <w:ins w:id="121" w:author="PR Preview" w:date="2026-01-01T00:00:00Z">
        <w:r>
          <w:t xml:space="preserve">) in physics and quantum mechanics,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and</w:t>
        </w:r>
      </w:ins>
      <w:ins w:id="12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in engineering, numerical linear algebra, and statistics.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These notes write</w:t>
        </w:r>
      </w:ins>
      <w:ins w:id="12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because</w:t>
        </w:r>
      </w:ins>
      <w:ins w:id="132" w:author="PR Preview" w:date="2026-01-01T00:00:00Z">
        <w:r>
          <w:t xml:space="preserve"> </w:t>
        </w:r>
      </w:ins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reserved for optimal points (as in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$\mathord{\smash[b]{\underset{\raise.3ex\hbox{$\scriptstyle\sim$}}{x}}\vphantom{x}}^*$</w:t>
        </w:r>
      </w:ins>
      <w:ins w:id="137" w:author="PR Preview" w:date="2026-01-01T00:00:00Z">
        <w:r>
          <w:t xml:space="preserve">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</w:t>
        </w:r>
      </w:ins>
      <w:ins w:id="140" w:author="PR Preview" w:date="2026-01-01T00:00:00Z">
        <w:r>
          <w:t xml:space="preserve"> </w:t>
        </w:r>
      </w:ins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frequently denotes the Moore-Penrose pseudoinverse in the broader literature.</w:t>
        </w:r>
      </w:ins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del w:id="143" w:author="PR Preview" w:date="2026-01-01T00:00:00Z">
        <w:r>
          <w:rPr>
            <w:i/>
            <w:iCs/>
          </w:rPr>
          <w:delText xml:space="preserve">Remark 3</w:delText>
        </w:r>
      </w:del>
      <w:del w:id="144" w:author="PR Preview" w:date="2026-01-01T00:00:00Z">
        <w:r>
          <w:delText xml:space="preserve"> (Where the name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“adjoint”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comes from). </w:delText>
        </w:r>
      </w:del>
      <w:del w:id="149" w:author="PR Preview" w:date="2026-01-01T00:00:00Z">
        <w:r>
          <w:delText xml:space="preserve">This identity is the origin of the name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adjoint</w:delText>
        </w:r>
      </w:del>
      <w:del w:id="152" w:author="PR Preview" w:date="2026-01-01T00:00:00Z">
        <w:r>
          <w:delText xml:space="preserve">: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in functional analysis and operator theory,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the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rPr>
            <w:i/>
            <w:iCs/>
          </w:rPr>
          <w:delText xml:space="preserve">adjoint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of a linear map</w:delText>
        </w:r>
      </w:del>
      <w:del w:id="16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between inner product spaces is defined as the unique operator</w:delText>
        </w:r>
      </w:del>
      <w:del w:id="164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satisfying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(</w:delText>
        </w:r>
      </w:del>
      <w:del w:id="171" w:author="PR Preview" w:date="2026-01-01T00:00:00Z">
        <w:r>
          <w:delText xml:space="preserve">Axler (2024, Definition 7.1, p. 226)</w:delText>
        </w:r>
      </w:del>
      <w:del w:id="172" w:author="PR Preview" w:date="2026-01-01T00:00:00Z">
        <w:r>
          <w:delText xml:space="preserve">).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When</w:delText>
        </w:r>
      </w:del>
      <w:del w:id="175" w:author="PR Preview" w:date="2026-01-01T00:00:00Z">
        <w:r>
          <w:delText xml:space="preserve"> </w:delText>
        </w:r>
      </w:del>
      <m:oMath>
        <m:r>
          <m:t>V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and</w:delText>
        </w:r>
      </w:del>
      <w:del w:id="178" w:author="PR Preview" w:date="2026-01-01T00:00:00Z">
        <w:r>
          <w:delText xml:space="preserve"> </w:delText>
        </w:r>
      </w:del>
      <m:oMath>
        <m:r>
          <m:t>W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are finite-dimensional spaces equipped with their standard orthonormal bases,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the matrix representing the adjoint operator</w:delText>
        </w:r>
      </w:del>
      <w:del w:id="183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is precisely the Hermitian adjoint matrix</w:delText>
        </w:r>
      </w:del>
      <w:del w:id="18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(</w:delText>
        </w:r>
      </w:del>
      <w:del w:id="189" w:author="PR Preview" w:date="2026-01-01T00:00:00Z">
        <w:r>
          <w:delText xml:space="preserve">Axler (2024, Proposition 7.9, p. 231)</w:delText>
        </w:r>
      </w:del>
      <w:del w:id="190" w:author="PR Preview" w:date="2026-01-01T00:00:00Z">
        <w:r>
          <w:delText xml:space="preserve">).</w:delText>
        </w:r>
      </w:del>
    </w:p>
    <w:p>
      <w:pPr>
        <w:pStyle w:val="FirstParagraph"/>
      </w:pPr>
      <w:ins w:id="191" w:author="PR Preview" w:date="2026-01-01T00:00:00Z">
        <w:r>
          <w:rPr>
            <w:i/>
            <w:iCs/>
          </w:rPr>
          <w:t xml:space="preserve">Remark 3</w:t>
        </w:r>
      </w:ins>
      <w:ins w:id="192" w:author="PR Preview" w:date="2026-01-01T00:00:00Z">
        <w:r>
          <w:t xml:space="preserve"> (Where the name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“adjoint”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comes from). </w:t>
        </w:r>
      </w:ins>
      <w:ins w:id="197" w:author="PR Preview" w:date="2026-01-01T00:00:00Z">
        <w:r>
          <w:t xml:space="preserve">This identity is the origin of the name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adjoint</w:t>
        </w:r>
      </w:ins>
      <w:ins w:id="200" w:author="PR Preview" w:date="2026-01-01T00:00:00Z">
        <w:r>
          <w:t xml:space="preserve">: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in functional analysis and operator theory,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rPr>
            <w:i/>
            <w:iCs/>
          </w:rPr>
          <w:t xml:space="preserve">adjoint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of a linear map</w:t>
        </w:r>
      </w:ins>
      <w:ins w:id="20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between inner product spaces is defined as the unique operator</w:t>
        </w:r>
      </w:ins>
      <w:ins w:id="212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satisfying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(</w:t>
        </w:r>
      </w:ins>
      <w:ins w:id="219" w:author="PR Preview" w:date="2026-01-01T00:00:00Z">
        <w:r>
          <w:t xml:space="preserve">Axler [2], Definition 7.1, p. 226</w:t>
        </w:r>
      </w:ins>
      <w:ins w:id="220" w:author="PR Preview" w:date="2026-01-01T00:00:00Z">
        <w:r>
          <w:t xml:space="preserve">).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When</w:t>
        </w:r>
      </w:ins>
      <w:ins w:id="223" w:author="PR Preview" w:date="2026-01-01T00:00:00Z">
        <w:r>
          <w:t xml:space="preserve"> </w:t>
        </w:r>
      </w:ins>
      <m:oMath>
        <m:r>
          <m:t>V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and</w:t>
        </w:r>
      </w:ins>
      <w:ins w:id="226" w:author="PR Preview" w:date="2026-01-01T00:00:00Z">
        <w:r>
          <w:t xml:space="preserve"> </w:t>
        </w:r>
      </w:ins>
      <m:oMath>
        <m:r>
          <m:t>W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are finite-dimensional spaces equipped with their standard orthonormal bases,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 matrix representing the adjoint operator</w:t>
        </w:r>
      </w:ins>
      <w:ins w:id="231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is precisely the Hermitian adjoint matrix</w:t>
        </w:r>
      </w:ins>
      <w:ins w:id="2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(</w:t>
        </w:r>
      </w:ins>
      <w:ins w:id="237" w:author="PR Preview" w:date="2026-01-01T00:00:00Z">
        <w:r>
          <w:t xml:space="preserve">Axler [2], Proposition 7.9, p. 231</w:t>
        </w:r>
      </w:ins>
      <w:ins w:id="238" w:author="PR Preview" w:date="2026-01-01T00:00:00Z">
        <w:r>
          <w:t xml:space="preserve">).</w:t>
        </w:r>
      </w:ins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del w:id="239" w:author="PR Preview" w:date="2026-01-01T00:00:00Z">
        <w:r>
          <w:rPr>
            <w:b/>
            <w:bCs/>
          </w:rPr>
          <w:delText xml:space="preserve">Definition 5 (Hermitian matrix (self-adjoint matrix))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A square complex matrix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is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rPr>
            <w:b/>
            <w:bCs/>
          </w:rPr>
          <w:delText xml:space="preserve">Hermitian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(Wikipedia contributors 2026b)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(or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rPr>
            <w:b/>
            <w:bCs/>
          </w:rPr>
          <w:delText xml:space="preserve">self-adjoint</w:delText>
        </w:r>
      </w:del>
      <w:del w:id="253" w:author="PR Preview" w:date="2026-01-01T00:00:00Z">
        <w:r>
          <w:delText xml:space="preserve">)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if it equals its conjugate transpose (</w:delText>
        </w:r>
      </w:del>
      <w:hyperlink w:anchor="def-conjugate-transpose">
        <w:del w:id="2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57" w:author="PR Preview" w:date="2026-01-01T00:00:00Z">
        <w:r>
          <w:delText xml:space="preserve">):</w:delText>
        </w:r>
      </w:del>
    </w:p>
    <w:p>
      <w:pPr>
        <w:pStyle w:val="BodyText"/>
      </w:pPr>
      <w:ins w:id="258" w:author="PR Preview" w:date="2026-01-01T00:00:00Z">
        <w:r>
          <w:rPr>
            <w:b/>
            <w:bCs/>
          </w:rPr>
          <w:t xml:space="preserve">Definition 5 (Hermitian matrix (self-adjoint matrix))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 square complex matrix</w:t>
        </w:r>
      </w:ins>
      <w:ins w:id="2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rPr>
            <w:b/>
            <w:bCs/>
          </w:rPr>
          <w:t xml:space="preserve">Hermitian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[3]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(or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self-adjoint</w:t>
        </w:r>
      </w:ins>
      <w:ins w:id="272" w:author="PR Preview" w:date="2026-01-01T00:00:00Z">
        <w:r>
          <w:t xml:space="preserve">)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if it equals its conjugate transpose (</w:t>
        </w:r>
      </w:ins>
      <w:hyperlink w:anchor="def-conjugate-transpose">
        <w:ins w:id="27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7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del w:id="277" w:author="PR Preview" w:date="2026-01-01T00:00:00Z">
        <w:r>
          <w:rPr>
            <w:b/>
            <w:bCs/>
          </w:rPr>
          <w:delText xml:space="preserve">Definition 6 (Skew-Hermitian matrix (anti-Hermitian matrix))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 square complex matrix</w:delText>
        </w:r>
      </w:del>
      <w:del w:id="2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is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rPr>
            <w:b/>
            <w:bCs/>
          </w:rPr>
          <w:delText xml:space="preserve">skew-Hermitian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(Wikipedia contributors 2026c)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(or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rPr>
            <w:b/>
            <w:bCs/>
          </w:rPr>
          <w:delText xml:space="preserve">anti-Hermitian</w:delText>
        </w:r>
      </w:del>
      <w:del w:id="291" w:author="PR Preview" w:date="2026-01-01T00:00:00Z">
        <w:r>
          <w:delText xml:space="preserve">)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if it equals the negative of its conjugate transpose (</w:delText>
        </w:r>
      </w:del>
      <w:hyperlink w:anchor="def-conjugate-transpose">
        <w:del w:id="29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95" w:author="PR Preview" w:date="2026-01-01T00:00:00Z">
        <w:r>
          <w:delText xml:space="preserve">):</w:delText>
        </w:r>
      </w:del>
    </w:p>
    <w:p>
      <w:pPr>
        <w:pStyle w:val="FirstParagraph"/>
      </w:pPr>
      <w:ins w:id="296" w:author="PR Preview" w:date="2026-01-01T00:00:00Z">
        <w:r>
          <w:rPr>
            <w:b/>
            <w:bCs/>
          </w:rPr>
          <w:t xml:space="preserve">Definition 6 (Skew-Hermitian matrix (anti-Hermitian matrix))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 square complex matrix</w:t>
        </w:r>
      </w:ins>
      <w:ins w:id="2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b/>
            <w:bCs/>
          </w:rPr>
          <w:t xml:space="preserve">skew-Hermitian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[4]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(or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rPr>
            <w:b/>
            <w:bCs/>
          </w:rPr>
          <w:t xml:space="preserve">anti-Hermitian</w:t>
        </w:r>
      </w:ins>
      <w:ins w:id="310" w:author="PR Preview" w:date="2026-01-01T00:00:00Z">
        <w:r>
          <w:t xml:space="preserve">)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if it equals the negative of its conjugate transpose (</w:t>
        </w:r>
      </w:ins>
      <w:hyperlink w:anchor="def-conjugate-transpose">
        <w:ins w:id="31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1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4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del w:id="315" w:author="PR Preview" w:date="2026-01-01T00:00:00Z">
        <w:r>
          <w:delText xml:space="preserve">Wikipedia contributors (2026a)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— the conjugate transpose and its properties</w:delText>
        </w:r>
      </w:del>
    </w:p>
    <w:p>
      <w:pPr>
        <w:numPr>
          <w:ilvl w:val="0"/>
          <w:numId w:val="1003"/>
        </w:numPr>
      </w:pPr>
      <w:del w:id="318" w:author="PR Preview" w:date="2026-01-01T00:00:00Z">
        <w:r>
          <w:delText xml:space="preserve">Wikipedia contributors (2026b)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— Hermitian matrices, with examples and the spectral theorem</w:delText>
        </w:r>
      </w:del>
    </w:p>
    <w:p>
      <w:pPr>
        <w:numPr>
          <w:ilvl w:val="0"/>
          <w:numId w:val="1003"/>
        </w:numPr>
      </w:pPr>
      <w:del w:id="321" w:author="PR Preview" w:date="2026-01-01T00:00:00Z">
        <w:r>
          <w:delText xml:space="preserve">Wikipedia contributors (2026c)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— skew-Hermitian matrices</w:delText>
        </w:r>
      </w:del>
    </w:p>
    <w:p>
      <w:pPr>
        <w:pStyle w:val="Bibliography"/>
      </w:pPr>
      <w:del w:id="324" w:author="PR Preview" w:date="2026-01-01T00:00:00Z">
        <w:r>
          <w:delText xml:space="preserve">Axler, Sheldon. 2024.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rPr>
            <w:i/>
            <w:iCs/>
          </w:rPr>
          <w:delText xml:space="preserve">Linear Algebra Done Right</w:delText>
        </w:r>
      </w:del>
      <w:del w:id="327" w:author="PR Preview" w:date="2026-01-01T00:00:00Z">
        <w:r>
          <w:delText xml:space="preserve">. 4th ed. Undergraduate Texts in Mathematics. Springer.</w:delText>
        </w:r>
      </w:del>
      <w:del w:id="328" w:author="PR Preview" w:date="2026-01-01T00:00:00Z">
        <w:r>
          <w:delText xml:space="preserve"> </w:delText>
        </w:r>
      </w:del>
      <w:hyperlink r:id="rId38">
        <w:del w:id="329" w:author="PR Preview" w:date="2026-01-01T00:00:00Z">
          <w:r>
            <w:rPr>
              <w:rStyle w:val="Hyperlink"/>
            </w:rPr>
            <w:delText xml:space="preserve">https://doi.org/10.1007/978-3-031-41026-0</w:delText>
          </w:r>
        </w:del>
      </w:hyperlink>
      <w:del w:id="330" w:author="PR Preview" w:date="2026-01-01T00:00:00Z">
        <w:r>
          <w:delText xml:space="preserve">.</w:delText>
        </w:r>
      </w:del>
    </w:p>
    <w:p>
      <w:pPr>
        <w:pStyle w:val="Bibliography"/>
      </w:pPr>
      <w:del w:id="331" w:author="PR Preview" w:date="2026-01-01T00:00:00Z">
        <w:r>
          <w:delText xml:space="preserve">Wikipedia contributors. 2026a.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rPr>
            <w:i/>
            <w:iCs/>
          </w:rPr>
          <w:delText xml:space="preserve">Conjugate Transpose —</w:delText>
        </w:r>
      </w:del>
      <w:del w:id="334" w:author="PR Preview" w:date="2026-01-01T00:00:00Z">
        <w:r>
          <w:rPr>
            <w:i/>
            <w:iCs/>
          </w:rPr>
          <w:delText xml:space="preserve"> </w:delText>
        </w:r>
      </w:del>
      <w:del w:id="335" w:author="PR Preview" w:date="2026-01-01T00:00:00Z">
        <w:r>
          <w:rPr>
            <w:i/>
            <w:iCs/>
          </w:rPr>
          <w:delText xml:space="preserve">Wikipedia</w:delText>
        </w:r>
      </w:del>
      <w:del w:id="336" w:author="PR Preview" w:date="2026-01-01T00:00:00Z">
        <w:r>
          <w:rPr>
            <w:i/>
            <w:iCs/>
          </w:rPr>
          <w:delText xml:space="preserve">,</w:delText>
        </w:r>
      </w:del>
      <w:del w:id="337" w:author="PR Preview" w:date="2026-01-01T00:00:00Z">
        <w:r>
          <w:rPr>
            <w:i/>
            <w:iCs/>
          </w:rPr>
          <w:delText xml:space="preserve"> </w:delText>
        </w:r>
      </w:del>
      <w:del w:id="338" w:author="PR Preview" w:date="2026-01-01T00:00:00Z">
        <w:r>
          <w:rPr>
            <w:i/>
            <w:iCs/>
          </w:rPr>
          <w:delText xml:space="preserve">the Free Encyclopedia</w:delText>
        </w:r>
      </w:del>
      <w:del w:id="339" w:author="PR Preview" w:date="2026-01-01T00:00:00Z">
        <w:r>
          <w:delText xml:space="preserve">.</w:delText>
        </w:r>
      </w:del>
      <w:del w:id="340" w:author="PR Preview" w:date="2026-01-01T00:00:00Z">
        <w:r>
          <w:delText xml:space="preserve"> </w:delText>
        </w:r>
      </w:del>
      <w:hyperlink r:id="rId36">
        <w:del w:id="341" w:author="PR Preview" w:date="2026-01-01T00:00:00Z">
          <w:r>
            <w:rPr>
              <w:rStyle w:val="Hyperlink"/>
            </w:rPr>
            <w:delText xml:space="preserve">https://en.wikipedia.org/wiki/Conjugate_transpose</w:delText>
          </w:r>
        </w:del>
      </w:hyperlink>
      <w:del w:id="342" w:author="PR Preview" w:date="2026-01-01T00:00:00Z">
        <w:r>
          <w:delText xml:space="preserve">.</w:delText>
        </w:r>
      </w:del>
    </w:p>
    <w:p>
      <w:pPr>
        <w:pStyle w:val="Bibliography"/>
      </w:pPr>
      <w:del w:id="343" w:author="PR Preview" w:date="2026-01-01T00:00:00Z">
        <w:r>
          <w:delText xml:space="preserve">Wikipedia contributors. 2026b.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rPr>
            <w:i/>
            <w:iCs/>
          </w:rPr>
          <w:delText xml:space="preserve">Hermitian Matrix —</w:delText>
        </w:r>
      </w:del>
      <w:del w:id="346" w:author="PR Preview" w:date="2026-01-01T00:00:00Z">
        <w:r>
          <w:rPr>
            <w:i/>
            <w:iCs/>
          </w:rPr>
          <w:delText xml:space="preserve"> </w:delText>
        </w:r>
      </w:del>
      <w:del w:id="347" w:author="PR Preview" w:date="2026-01-01T00:00:00Z">
        <w:r>
          <w:rPr>
            <w:i/>
            <w:iCs/>
          </w:rPr>
          <w:delText xml:space="preserve">Wikipedia</w:delText>
        </w:r>
      </w:del>
      <w:del w:id="348" w:author="PR Preview" w:date="2026-01-01T00:00:00Z">
        <w:r>
          <w:rPr>
            <w:i/>
            <w:iCs/>
          </w:rPr>
          <w:delText xml:space="preserve">,</w:delText>
        </w:r>
      </w:del>
      <w:del w:id="349" w:author="PR Preview" w:date="2026-01-01T00:00:00Z">
        <w:r>
          <w:rPr>
            <w:i/>
            <w:iCs/>
          </w:rPr>
          <w:delText xml:space="preserve"> </w:delText>
        </w:r>
      </w:del>
      <w:del w:id="350" w:author="PR Preview" w:date="2026-01-01T00:00:00Z">
        <w:r>
          <w:rPr>
            <w:i/>
            <w:iCs/>
          </w:rPr>
          <w:delText xml:space="preserve">the Free Encyclopedia</w:delText>
        </w:r>
      </w:del>
      <w:del w:id="351" w:author="PR Preview" w:date="2026-01-01T00:00:00Z">
        <w:r>
          <w:delText xml:space="preserve">.</w:delText>
        </w:r>
      </w:del>
      <w:del w:id="352" w:author="PR Preview" w:date="2026-01-01T00:00:00Z">
        <w:r>
          <w:delText xml:space="preserve"> </w:delText>
        </w:r>
      </w:del>
      <w:hyperlink r:id="rId40">
        <w:del w:id="353" w:author="PR Preview" w:date="2026-01-01T00:00:00Z">
          <w:r>
            <w:rPr>
              <w:rStyle w:val="Hyperlink"/>
            </w:rPr>
            <w:delText xml:space="preserve">https://en.wikipedia.org/wiki/Hermitian_matrix</w:delText>
          </w:r>
        </w:del>
      </w:hyperlink>
      <w:del w:id="354" w:author="PR Preview" w:date="2026-01-01T00:00:00Z">
        <w:r>
          <w:delText xml:space="preserve">.</w:delText>
        </w:r>
      </w:del>
    </w:p>
    <w:p>
      <w:pPr>
        <w:pStyle w:val="Bibliography"/>
      </w:pPr>
      <w:del w:id="355" w:author="PR Preview" w:date="2026-01-01T00:00:00Z">
        <w:r>
          <w:delText xml:space="preserve">Wikipedia contributors. 2026c.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rPr>
            <w:i/>
            <w:iCs/>
          </w:rPr>
          <w:delText xml:space="preserve">Skew-Hermitian Matrix —</w:delText>
        </w:r>
      </w:del>
      <w:del w:id="358" w:author="PR Preview" w:date="2026-01-01T00:00:00Z">
        <w:r>
          <w:rPr>
            <w:i/>
            <w:iCs/>
          </w:rPr>
          <w:delText xml:space="preserve"> </w:delText>
        </w:r>
      </w:del>
      <w:del w:id="359" w:author="PR Preview" w:date="2026-01-01T00:00:00Z">
        <w:r>
          <w:rPr>
            <w:i/>
            <w:iCs/>
          </w:rPr>
          <w:delText xml:space="preserve">Wikipedia</w:delText>
        </w:r>
      </w:del>
      <w:del w:id="360" w:author="PR Preview" w:date="2026-01-01T00:00:00Z">
        <w:r>
          <w:rPr>
            <w:i/>
            <w:iCs/>
          </w:rPr>
          <w:delText xml:space="preserve">,</w:delText>
        </w:r>
      </w:del>
      <w:del w:id="361" w:author="PR Preview" w:date="2026-01-01T00:00:00Z">
        <w:r>
          <w:rPr>
            <w:i/>
            <w:iCs/>
          </w:rPr>
          <w:delText xml:space="preserve"> </w:delText>
        </w:r>
      </w:del>
      <w:del w:id="362" w:author="PR Preview" w:date="2026-01-01T00:00:00Z">
        <w:r>
          <w:rPr>
            <w:i/>
            <w:iCs/>
          </w:rPr>
          <w:delText xml:space="preserve">the Free Encyclopedia</w:delText>
        </w:r>
      </w:del>
      <w:del w:id="363" w:author="PR Preview" w:date="2026-01-01T00:00:00Z">
        <w:r>
          <w:delText xml:space="preserve">.</w:delText>
        </w:r>
      </w:del>
      <w:del w:id="364" w:author="PR Preview" w:date="2026-01-01T00:00:00Z">
        <w:r>
          <w:delText xml:space="preserve"> </w:delText>
        </w:r>
      </w:del>
      <w:hyperlink r:id="rId42">
        <w:del w:id="365" w:author="PR Preview" w:date="2026-01-01T00:00:00Z">
          <w:r>
            <w:rPr>
              <w:rStyle w:val="Hyperlink"/>
            </w:rPr>
            <w:delText xml:space="preserve">https://en.wikipedia.org/wiki/Skew-Hermitian_matrix</w:delText>
          </w:r>
        </w:del>
      </w:hyperlink>
      <w:del w:id="366" w:author="PR Preview" w:date="2026-01-01T00:00:00Z">
        <w:r>
          <w:delText xml:space="preserve">.</w:delText>
        </w:r>
      </w:del>
    </w:p>
    <w:p>
      <w:pPr>
        <w:numPr>
          <w:ilvl w:val="0"/>
          <w:numId w:val="1003"/>
        </w:numPr>
      </w:pPr>
      <w:ins w:id="367" w:author="PR Preview" w:date="2026-01-01T00:00:00Z">
        <w:r>
          <w:t xml:space="preserve">Wikipedia contributors [1]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— the conjugate transpose and its properties</w:t>
        </w:r>
      </w:ins>
    </w:p>
    <w:p>
      <w:pPr>
        <w:numPr>
          <w:ilvl w:val="0"/>
          <w:numId w:val="1003"/>
        </w:numPr>
      </w:pPr>
      <w:ins w:id="370" w:author="PR Preview" w:date="2026-01-01T00:00:00Z">
        <w:r>
          <w:t xml:space="preserve">Wikipedia contributors [3]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— Hermitian matrices, with examples and the spectral theorem</w:t>
        </w:r>
      </w:ins>
    </w:p>
    <w:p>
      <w:pPr>
        <w:numPr>
          <w:ilvl w:val="0"/>
          <w:numId w:val="1003"/>
        </w:numPr>
      </w:pPr>
      <w:ins w:id="373" w:author="PR Preview" w:date="2026-01-01T00:00:00Z">
        <w:r>
          <w:t xml:space="preserve">Wikipedia contributors [4]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— skew-Hermitian matrices</w:t>
        </w:r>
      </w:ins>
    </w:p>
    <w:bookmarkStart w:id="44" w:name="refs"/>
    <w:bookmarkStart w:id="37" w:name="ref-wikipedia_conjugate_transpose"/>
    <w:p>
      <w:pPr>
        <w:pStyle w:val="Bibliography"/>
      </w:pPr>
      <w:ins w:id="376" w:author="PR Preview" w:date="2026-01-01T00:00:00Z">
        <w:r>
          <w:t xml:space="preserve">[1]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	</w:t>
        </w:r>
      </w:ins>
      <w:ins w:id="379" w:author="PR Preview" w:date="2026-01-01T00:00:00Z">
        <w:r>
          <w:t xml:space="preserve">Wikipedia contributors,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“Conjugate transpose —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Wikipedia</w:t>
        </w:r>
      </w:ins>
      <w:ins w:id="384" w:author="PR Preview" w:date="2026-01-01T00:00:00Z">
        <w:r>
          <w:t xml:space="preserve">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the free encyclopedia.”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2026. Available:</w:t>
        </w:r>
      </w:ins>
      <w:ins w:id="389" w:author="PR Preview" w:date="2026-01-01T00:00:00Z">
        <w:r>
          <w:t xml:space="preserve"> </w:t>
        </w:r>
      </w:ins>
      <w:hyperlink r:id="rId36">
        <w:ins w:id="390" w:author="PR Preview" w:date="2026-01-01T00:00:00Z">
          <w:r>
            <w:rPr>
              <w:rStyle w:val="Hyperlink"/>
            </w:rPr>
            <w:t xml:space="preserve">https://en.wikipedia.org/wiki/Conjugate_transpose</w:t>
          </w:r>
        </w:ins>
      </w:hyperlink>
    </w:p>
    <w:bookmarkEnd w:id="37"/>
    <w:bookmarkStart w:id="39" w:name="ref-axler2024linear"/>
    <w:p>
      <w:pPr>
        <w:pStyle w:val="Bibliography"/>
      </w:pPr>
      <w:ins w:id="391" w:author="PR Preview" w:date="2026-01-01T00:00:00Z">
        <w:r>
          <w:t xml:space="preserve">[2]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	</w:t>
        </w:r>
      </w:ins>
      <w:ins w:id="394" w:author="PR Preview" w:date="2026-01-01T00:00:00Z">
        <w:r>
          <w:t xml:space="preserve">S. Axler,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i/>
            <w:iCs/>
          </w:rPr>
          <w:t xml:space="preserve">Linear algebra done right</w:t>
        </w:r>
      </w:ins>
      <w:ins w:id="397" w:author="PR Preview" w:date="2026-01-01T00:00:00Z">
        <w:r>
          <w:t xml:space="preserve">, 4th ed. in Undergraduate texts in mathematics. Springer, 2024. doi:</w:t>
        </w:r>
      </w:ins>
      <w:ins w:id="398" w:author="PR Preview" w:date="2026-01-01T00:00:00Z">
        <w:r>
          <w:t xml:space="preserve"> </w:t>
        </w:r>
      </w:ins>
      <w:hyperlink r:id="rId38">
        <w:ins w:id="399" w:author="PR Preview" w:date="2026-01-01T00:00:00Z">
          <w:r>
            <w:rPr>
              <w:rStyle w:val="Hyperlink"/>
            </w:rPr>
            <w:t xml:space="preserve">10.1007/978-3-031-41026-0</w:t>
          </w:r>
        </w:ins>
      </w:hyperlink>
      <w:ins w:id="400" w:author="PR Preview" w:date="2026-01-01T00:00:00Z">
        <w:r>
          <w:t xml:space="preserve">.</w:t>
        </w:r>
      </w:ins>
    </w:p>
    <w:bookmarkEnd w:id="39"/>
    <w:bookmarkStart w:id="41" w:name="ref-wikipedia_hermitian_matrix"/>
    <w:p>
      <w:pPr>
        <w:pStyle w:val="Bibliography"/>
      </w:pPr>
      <w:ins w:id="401" w:author="PR Preview" w:date="2026-01-01T00:00:00Z">
        <w:r>
          <w:t xml:space="preserve">[3]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	</w:t>
        </w:r>
      </w:ins>
      <w:ins w:id="404" w:author="PR Preview" w:date="2026-01-01T00:00:00Z">
        <w:r>
          <w:t xml:space="preserve">Wikipedia contributors,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“Hermitian matrix —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Wikipedia</w:t>
        </w:r>
      </w:ins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free encyclopedia.”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2026. Available:</w:t>
        </w:r>
      </w:ins>
      <w:ins w:id="414" w:author="PR Preview" w:date="2026-01-01T00:00:00Z">
        <w:r>
          <w:t xml:space="preserve"> </w:t>
        </w:r>
      </w:ins>
      <w:hyperlink r:id="rId40">
        <w:ins w:id="415" w:author="PR Preview" w:date="2026-01-01T00:00:00Z">
          <w:r>
            <w:rPr>
              <w:rStyle w:val="Hyperlink"/>
            </w:rPr>
            <w:t xml:space="preserve">https://en.wikipedia.org/wiki/Hermitian_matrix</w:t>
          </w:r>
        </w:ins>
      </w:hyperlink>
    </w:p>
    <w:bookmarkEnd w:id="41"/>
    <w:bookmarkStart w:id="43" w:name="ref-wikipedia_skew_hermitian_matrix"/>
    <w:p>
      <w:pPr>
        <w:pStyle w:val="Bibliography"/>
      </w:pPr>
      <w:ins w:id="416" w:author="PR Preview" w:date="2026-01-01T00:00:00Z">
        <w:r>
          <w:t xml:space="preserve">[4]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	</w:t>
        </w:r>
      </w:ins>
      <w:ins w:id="419" w:author="PR Preview" w:date="2026-01-01T00:00:00Z">
        <w:r>
          <w:t xml:space="preserve">Wikipedia contributors,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“Skew-hermitian matrix —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Wikipedia</w:t>
        </w:r>
      </w:ins>
      <w:ins w:id="424" w:author="PR Preview" w:date="2026-01-01T00:00:00Z">
        <w:r>
          <w:t xml:space="preserve">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 free encyclopedia.”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2026. Available:</w:t>
        </w:r>
      </w:ins>
      <w:ins w:id="429" w:author="PR Preview" w:date="2026-01-01T00:00:00Z">
        <w:r>
          <w:t xml:space="preserve"> </w:t>
        </w:r>
      </w:ins>
      <w:hyperlink r:id="rId42">
        <w:ins w:id="430" w:author="PR Preview" w:date="2026-01-01T00:00:00Z">
          <w:r>
            <w:rPr>
              <w:rStyle w:val="Hyperlink"/>
            </w:rPr>
            <w:t xml:space="preserve">https://en.wikipedia.org/wiki/Skew-Hermitian_matrix</w:t>
          </w:r>
        </w:ins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8" Type="http://schemas.openxmlformats.org/officeDocument/2006/relationships/hyperlink" Target="https://doi.org/10.1007/978-3-031-41026-0" TargetMode="External"/><Relationship Id="rId36" Type="http://schemas.openxmlformats.org/officeDocument/2006/relationships/hyperlink" Target="https://en.wikipedia.org/wiki/Conjugate_transpose" TargetMode="External"/><Relationship Id="rId40" Type="http://schemas.openxmlformats.org/officeDocument/2006/relationships/hyperlink" Target="https://en.wikipedia.org/wiki/Hermitian_matrix" TargetMode="External"/><Relationship Id="rId42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8" Type="http://schemas.openxmlformats.org/officeDocument/2006/relationships/hyperlink" Target="https://doi.org/10.1007/978-3-031-41026-0" TargetMode="External"/><Relationship Id="rId36" Type="http://schemas.openxmlformats.org/officeDocument/2006/relationships/hyperlink" Target="https://en.wikipedia.org/wiki/Conjugate_transpose" TargetMode="External"/><Relationship Id="rId40" Type="http://schemas.openxmlformats.org/officeDocument/2006/relationships/hyperlink" Target="https://en.wikipedia.org/wiki/Hermitian_matrix" TargetMode="External"/><Relationship Id="rId42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2026-10-18T08:39:06Z</dcterms:created>
  <dcterms:modified xsi:type="dcterms:W3CDTF">2026-10-18T08:39:06Z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