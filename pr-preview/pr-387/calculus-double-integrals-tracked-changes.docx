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(Double integral)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bounded function on a closed, bounded plane region</w:delText>
        </w:r>
      </w:del>
      <w:del w:id="9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(Wikipedia contributors 2026b)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Cover</w:delText>
        </w:r>
      </w:del>
      <w:del w:id="15" w:author="PR Preview" w:date="2026-01-01T00:00:00Z">
        <w:r>
          <w:delText xml:space="preserve"> </w:delText>
        </w:r>
      </w:del>
      <m:oMath>
        <m:r>
          <m:t>R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 a grid of rectangles,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keep the</w:delText>
        </w:r>
      </w:del>
      <w:del w:id="20" w:author="PR Preview" w:date="2026-01-01T00:00:00Z">
        <w:r>
          <w:delText xml:space="preserve"> </w:delText>
        </w:r>
      </w:del>
      <m:oMath>
        <m:r>
          <m:t>n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rectangles that lie entirely inside</w:delText>
        </w:r>
      </w:del>
      <w:del w:id="23" w:author="PR Preview" w:date="2026-01-01T00:00:00Z">
        <w:r>
          <w:delText xml:space="preserve"> </w:delText>
        </w:r>
      </w:del>
      <m:oMath>
        <m:r>
          <m:t>R</m:t>
        </m:r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with areas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 choose a point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in the</w:delText>
        </w:r>
      </w:del>
      <w:del w:id="34" w:author="PR Preview" w:date="2026-01-01T00:00:00Z">
        <w:r>
          <w:delText xml:space="preserve"> </w:delText>
        </w:r>
      </w:del>
      <m:oMath>
        <m:r>
          <m:t>i</m:t>
        </m:r>
      </m:oMath>
      <w:del w:id="35" w:author="PR Preview" w:date="2026-01-01T00:00:00Z">
        <w:r>
          <w:delText xml:space="preserve">-th rectangle.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The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b/>
            <w:bCs/>
          </w:rPr>
          <w:delText xml:space="preserve">double integral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</w:delText>
        </w:r>
      </w:del>
      <w:del w:id="42" w:author="PR Preview" w:date="2026-01-01T00:00:00Z">
        <w:r>
          <w:delText xml:space="preserve"> </w:delText>
        </w:r>
      </w:del>
      <m:oMath>
        <m:r>
          <m:t>f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over</w:delText>
        </w:r>
      </w:del>
      <w:del w:id="45" w:author="PR Preview" w:date="2026-01-01T00:00:00Z">
        <w:r>
          <w:delText xml:space="preserve"> </w:delText>
        </w:r>
      </w:del>
      <m:oMath>
        <m:r>
          <m:t>R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is</w:delText>
        </w:r>
      </w:del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Definition 1 (Double integral)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Let</w:t>
        </w:r>
      </w:ins>
      <w:ins w:id="51" w:author="PR Preview" w:date="2026-01-01T00:00:00Z">
        <w:r>
          <w:t xml:space="preserve"> </w:t>
        </w:r>
      </w:ins>
      <m:oMath>
        <m:r>
          <m:t>f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be a bounded function on a closed, bounded plane region</w:t>
        </w:r>
      </w:ins>
      <w:ins w:id="5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[1]</w:t>
        </w:r>
      </w:ins>
      <w:ins w:id="57" w:author="PR Preview" w:date="2026-01-01T00:00:00Z">
        <w:r>
          <w:t xml:space="preserve">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Cover</w:t>
        </w:r>
      </w:ins>
      <w:ins w:id="60" w:author="PR Preview" w:date="2026-01-01T00:00:00Z">
        <w:r>
          <w:t xml:space="preserve"> </w:t>
        </w:r>
      </w:ins>
      <m:oMath>
        <m:r>
          <m:t>R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with a grid of rectangles,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keep the</w:t>
        </w:r>
      </w:ins>
      <w:ins w:id="65" w:author="PR Preview" w:date="2026-01-01T00:00:00Z">
        <w:r>
          <w:t xml:space="preserve"> </w:t>
        </w:r>
      </w:ins>
      <m:oMath>
        <m:r>
          <m:t>n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rectangles that lie entirely inside</w:t>
        </w:r>
      </w:ins>
      <w:ins w:id="68" w:author="PR Preview" w:date="2026-01-01T00:00:00Z">
        <w:r>
          <w:t xml:space="preserve"> </w:t>
        </w:r>
      </w:ins>
      <m:oMath>
        <m:r>
          <m:t>R</m:t>
        </m:r>
      </m:oMath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with areas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and choose a point</w:t>
        </w:r>
      </w:ins>
      <w:ins w:id="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 the</w:t>
        </w:r>
      </w:ins>
      <w:ins w:id="79" w:author="PR Preview" w:date="2026-01-01T00:00:00Z">
        <w:r>
          <w:t xml:space="preserve"> </w:t>
        </w:r>
      </w:ins>
      <m:oMath>
        <m:r>
          <m:t>i</m:t>
        </m:r>
      </m:oMath>
      <w:ins w:id="80" w:author="PR Preview" w:date="2026-01-01T00:00:00Z">
        <w:r>
          <w:t xml:space="preserve">-th rectangle.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double integral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of</w:t>
        </w:r>
      </w:ins>
      <w:ins w:id="87" w:author="PR Preview" w:date="2026-01-01T00:00:00Z">
        <w:r>
          <w:t xml:space="preserve"> </w:t>
        </w:r>
      </w:ins>
      <m:oMath>
        <m:r>
          <m:t>f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over</w:t>
        </w:r>
      </w:ins>
      <w:ins w:id="90" w:author="PR Preview" w:date="2026-01-01T00:00:00Z">
        <w:r>
          <w:t xml:space="preserve"> </w:t>
        </w:r>
      </w:ins>
      <m:oMath>
        <m:r>
          <m:t>R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del w:id="93" w:author="PR Preview" w:date="2026-01-01T00:00:00Z">
        <w:r>
          <w:delText xml:space="preserve">(Larson and Edwards 2018, sec. 14.2)</w:delText>
        </w:r>
      </w:del>
    </w:p>
    <w:p>
      <w:pPr>
        <w:pStyle w:val="BodyText"/>
      </w:pPr>
      <w:ins w:id="94" w:author="PR Preview" w:date="2026-01-01T00:00:00Z">
        <w:r>
          <w:t xml:space="preserve">[2, Sec. 14.2]</w:t>
        </w:r>
      </w:ins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del w:id="95" w:author="PR Preview" w:date="2026-01-01T00:00:00Z">
        <w:r>
          <w:rPr>
            <w:b/>
            <w:bCs/>
          </w:rPr>
          <w:delText xml:space="preserve">Definition 2 (Iterated integral)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An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iterated integral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 an integral of an integral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(Wikipedia contributors 2026a)</w:delText>
        </w:r>
      </w:del>
      <w:del w:id="104" w:author="PR Preview" w:date="2026-01-01T00:00:00Z">
        <w:r>
          <w:delText xml:space="preserve">:</w:delText>
        </w:r>
      </w:del>
    </w:p>
    <w:p>
      <w:pPr>
        <w:pStyle w:val="FirstParagraph"/>
      </w:pPr>
      <w:ins w:id="105" w:author="PR Preview" w:date="2026-01-01T00:00:00Z">
        <w:r>
          <w:rPr>
            <w:b/>
            <w:bCs/>
          </w:rPr>
          <w:t xml:space="preserve">Definition 2 (Iterated integral)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iterated integral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an integral of an integral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[3]</w:t>
        </w:r>
      </w:ins>
      <w:ins w:id="11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del w:id="115" w:author="PR Preview" w:date="2026-01-01T00:00:00Z">
        <w:r>
          <w:rPr>
            <w:b/>
            <w:bCs/>
          </w:rPr>
          <w:delText xml:space="preserve">Theorem 1 (Fubini’s theorem (Riemann version))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Let</w:delText>
        </w:r>
      </w:del>
      <w:del w:id="118" w:author="PR Preview" w:date="2026-01-01T00:00:00Z">
        <w:r>
          <w:delText xml:space="preserve"> </w:delText>
        </w:r>
      </w:del>
      <m:oMath>
        <m:r>
          <m:t>f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be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rPr>
            <w:b/>
            <w:bCs/>
          </w:rPr>
          <w:delText xml:space="preserve">continuous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on a plane region</w:delText>
        </w:r>
      </w:del>
      <w:del w:id="125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(Wikipedia contributors 2024)</w:delText>
        </w:r>
      </w:del>
      <w:del w:id="128" w:author="PR Preview" w:date="2026-01-01T00:00:00Z">
        <w:r>
          <w:delText xml:space="preserve">.</w:delText>
        </w:r>
      </w:del>
    </w:p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Theorem 1 (Fubini’s theorem (Riemann version))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Let</w:t>
        </w:r>
      </w:ins>
      <w:ins w:id="132" w:author="PR Preview" w:date="2026-01-01T00:00:00Z">
        <w:r>
          <w:t xml:space="preserve"> </w:t>
        </w:r>
      </w:ins>
      <m:oMath>
        <m:r>
          <m:t>f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be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rPr>
            <w:b/>
            <w:bCs/>
          </w:rPr>
          <w:t xml:space="preserve">continuous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on a plane region</w:t>
        </w:r>
      </w:ins>
      <w:ins w:id="13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[4]</w:t>
        </w:r>
      </w:ins>
      <w:ins w:id="142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del w:id="143" w:author="PR Preview" w:date="2026-01-01T00:00:00Z">
        <w:r>
          <w:delText xml:space="preserve">(Larson and Edwards 2018, Theorem 14.2, p. 982)</w:delText>
        </w:r>
      </w:del>
    </w:p>
    <w:p>
      <w:pPr>
        <w:pStyle w:val="BodyText"/>
      </w:pPr>
      <w:del w:id="144" w:author="PR Preview" w:date="2026-01-01T00:00:00Z">
        <w:r>
          <w:rPr>
            <w:b/>
            <w:bCs/>
          </w:rPr>
          <w:delText xml:space="preserve">Example 3 (Changing the order of integration for a non-rectangular region)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Adapted from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(Larson and Edwards 2018, sec. 14.2, Example 4, pp. 984–985)</w:delText>
        </w:r>
      </w:del>
      <w:del w:id="149" w:author="PR Preview" w:date="2026-01-01T00:00:00Z">
        <w:r>
          <w:delText xml:space="preserve">.</w:delText>
        </w:r>
      </w:del>
    </w:p>
    <w:p>
      <w:pPr>
        <w:pStyle w:val="BodyText"/>
      </w:pPr>
      <w:ins w:id="150" w:author="PR Preview" w:date="2026-01-01T00:00:00Z">
        <w:r>
          <w:t xml:space="preserve">[2], Theorem 14.2, p. 982</w:t>
        </w:r>
      </w:ins>
    </w:p>
    <w:bookmarkEnd w:id="15"/>
    <w:bookmarkStart w:id="29" w:name="exm-fubini-nonrect"/>
    <w:p>
      <w:pPr>
        <w:pStyle w:val="BodyText"/>
      </w:pPr>
      <w:ins w:id="151" w:author="PR Preview" w:date="2026-01-01T00:00:00Z">
        <w:r>
          <w:rPr>
            <w:b/>
            <w:bCs/>
          </w:rPr>
          <w:t xml:space="preserve">Example 3 (Changing the order of integration for a non-rectangular region)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Adapted from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[2, Sec. 14.2], Example 4, pp. 984–985</w:t>
        </w:r>
      </w:ins>
      <w:ins w:id="156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Exercise 1 (Double integral over a triangular region)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Adapted from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Miller (2016)</w:delText>
        </w:r>
      </w:del>
      <w:del w:id="162" w:author="PR Preview" w:date="2026-01-01T00:00:00Z">
        <w:r>
          <w:delText xml:space="preserve">, Question 1.1.50.</w:delText>
        </w:r>
      </w:del>
    </w:p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Exercise 1 (Double integral over a triangular region)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Adapted from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Miller [5]</w:t>
        </w:r>
      </w:ins>
      <w:ins w:id="168" w:author="PR Preview" w:date="2026-01-01T00:00:00Z">
        <w:r>
          <w:t xml:space="preserve">, Question 1.1.50.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del w:id="169" w:author="PR Preview" w:date="2026-01-01T00:00:00Z">
        <w:r>
          <w:rPr>
            <w:b/>
            <w:bCs/>
          </w:rPr>
          <w:delText xml:space="preserve">Exercise 2 (Switching order of integration on a non-rectangular region)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Adapted from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Miller (2016)</w:delText>
        </w:r>
      </w:del>
      <w:del w:id="174" w:author="PR Preview" w:date="2026-01-01T00:00:00Z">
        <w:r>
          <w:delText xml:space="preserve">, Question 1.1.51.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Exercise 2 (Switching order of integration on a non-rectangular region)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Adapted from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Miller [5]</w:t>
        </w:r>
      </w:ins>
      <w:ins w:id="180" w:author="PR Preview" w:date="2026-01-01T00:00:00Z">
        <w:r>
          <w:t xml:space="preserve">, Question 1.1.51.</w:t>
        </w:r>
      </w:ins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181" w:author="PR Preview" w:date="2026-01-01T00:00:00Z">
        <w:r>
          <w:delText xml:space="preserve">(Wikipedia contributors 2024)</w:delText>
        </w:r>
      </w:del>
    </w:p>
    <w:p>
      <w:pPr>
        <w:pStyle w:val="BodyText"/>
      </w:pPr>
      <w:ins w:id="182" w:author="PR Preview" w:date="2026-01-01T00:00:00Z">
        <w:r>
          <w:t xml:space="preserve">[4]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83" w:author="PR Preview" w:date="2026-01-01T00:00:00Z">
        <w:r>
          <w:delText xml:space="preserve">(Larson and Edwards 2018, Theorem 14.2, p. 982)</w:delText>
        </w:r>
      </w:del>
    </w:p>
    <w:p>
      <w:pPr>
        <w:pStyle w:val="FirstParagraph"/>
      </w:pPr>
      <w:ins w:id="184" w:author="PR Preview" w:date="2026-01-01T00:00:00Z">
        <w:r>
          <w:t xml:space="preserve">[2], Theorem 14.2, p. 982</w:t>
        </w:r>
      </w:ins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del w:id="185" w:author="PR Preview" w:date="2026-01-01T00:00:00Z">
        <w:r>
          <w:rPr>
            <w:b/>
            <w:bCs/>
          </w:rPr>
          <w:delText xml:space="preserve">Example 5 (Evaluating a double integral on a rectangle)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Structure adapted from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(Larson and Edwards 2018, sec. 14.2, Example 2, pp. 982–983)</w:delText>
        </w:r>
      </w:del>
      <w:del w:id="190" w:author="PR Preview" w:date="2026-01-01T00:00:00Z">
        <w:r>
          <w:delText xml:space="preserve">;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integrand</w:delText>
        </w:r>
      </w:del>
      <w:del w:id="19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original, chosen so the integral equals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for</w:delText>
        </w:r>
      </w:del>
      <w:del w:id="19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00" w:author="PR Preview" w:date="2026-01-01T00:00:00Z">
        <w:r>
          <w:delText xml:space="preserve">.</w:delText>
        </w:r>
      </w:del>
    </w:p>
    <w:p>
      <w:pPr>
        <w:pStyle w:val="BodyText"/>
      </w:pPr>
      <w:ins w:id="201" w:author="PR Preview" w:date="2026-01-01T00:00:00Z">
        <w:r>
          <w:rPr>
            <w:b/>
            <w:bCs/>
          </w:rPr>
          <w:t xml:space="preserve">Example 5 (Evaluating a double integral on a rectangle)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Structure adapted from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[2, Sec. 14.2], Example 2, pp. 982–983</w:t>
        </w:r>
      </w:ins>
      <w:ins w:id="206" w:author="PR Preview" w:date="2026-01-01T00:00:00Z">
        <w:r>
          <w:t xml:space="preserve">;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the integrand</w:t>
        </w:r>
      </w:ins>
      <w:ins w:id="20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original, chosen so the integral equals</w:t>
        </w:r>
      </w:ins>
      <w:ins w:id="21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for</w:t>
        </w:r>
      </w:ins>
      <w:ins w:id="21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16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del w:id="217" w:author="PR Preview" w:date="2026-01-01T00:00:00Z">
        <w:r>
          <w:rPr>
            <w:b/>
            <w:bCs/>
          </w:rPr>
          <w:delText xml:space="preserve">Exercise 3 (Double integral of a polynomial over a rectangle)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Adapted from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Miller (2016)</w:delText>
        </w:r>
      </w:del>
      <w:del w:id="222" w:author="PR Preview" w:date="2026-01-01T00:00:00Z">
        <w:r>
          <w:delText xml:space="preserve">, Question 1.1.47.</w:delText>
        </w:r>
      </w:del>
    </w:p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Exercise 3 (Double integral of a polynomial over a rectangle)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Adapted from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Miller [5]</w:t>
        </w:r>
      </w:ins>
      <w:ins w:id="228" w:author="PR Preview" w:date="2026-01-01T00:00:00Z">
        <w:r>
          <w:t xml:space="preserve">, Question 1.1.47.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del w:id="229" w:author="PR Preview" w:date="2026-01-01T00:00:00Z">
        <w:r>
          <w:rPr>
            <w:b/>
            <w:bCs/>
          </w:rPr>
          <w:delText xml:space="preserve">Exercise 4 (Choosing the order of integration)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Adapted from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Miller (2016)</w:delText>
        </w:r>
      </w:del>
      <w:del w:id="234" w:author="PR Preview" w:date="2026-01-01T00:00:00Z">
        <w:r>
          <w:delText xml:space="preserve">, Question 1.1.48.</w:delText>
        </w:r>
      </w:del>
    </w:p>
    <w:p>
      <w:pPr>
        <w:pStyle w:val="BodyText"/>
      </w:pPr>
      <w:ins w:id="235" w:author="PR Preview" w:date="2026-01-01T00:00:00Z">
        <w:r>
          <w:rPr>
            <w:b/>
            <w:bCs/>
          </w:rPr>
          <w:t xml:space="preserve">Exercise 4 (Choosing the order of integration)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Adapted from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Miller [5]</w:t>
        </w:r>
      </w:ins>
      <w:ins w:id="240" w:author="PR Preview" w:date="2026-01-01T00:00:00Z">
        <w:r>
          <w:t xml:space="preserve">, Question 1.1.48.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del w:id="241" w:author="PR Preview" w:date="2026-01-01T00:00:00Z">
        <w:r>
          <w:rPr>
            <w:b/>
            <w:bCs/>
          </w:rPr>
          <w:delText xml:space="preserve">Exercise 5 (Product of single integrals for separable functions)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Adapted from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Miller (2016)</w:delText>
        </w:r>
      </w:del>
      <w:del w:id="246" w:author="PR Preview" w:date="2026-01-01T00:00:00Z">
        <w:r>
          <w:delText xml:space="preserve">, Question 1.1.49.</w:delText>
        </w:r>
      </w:del>
    </w:p>
    <w:p>
      <w:pPr>
        <w:pStyle w:val="FirstParagraph"/>
      </w:pPr>
      <w:ins w:id="247" w:author="PR Preview" w:date="2026-01-01T00:00:00Z">
        <w:r>
          <w:rPr>
            <w:b/>
            <w:bCs/>
          </w:rPr>
          <w:t xml:space="preserve">Exercise 5 (Product of single integrals for separable functions)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Adapted from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Miller [5]</w:t>
        </w:r>
      </w:ins>
      <w:ins w:id="252" w:author="PR Preview" w:date="2026-01-01T00:00:00Z">
        <w:r>
          <w:t xml:space="preserve">, Question 1.1.49.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del w:id="253" w:author="PR Preview" w:date="2026-01-01T00:00:00Z">
        <w:r>
          <w:rPr>
            <w:b/>
            <w:bCs/>
          </w:rPr>
          <w:delText xml:space="preserve">Exercise 6 (Double integral with polynomial and radical terms)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Adapted from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Miller (2016)</w:delText>
        </w:r>
      </w:del>
      <w:del w:id="258" w:author="PR Preview" w:date="2026-01-01T00:00:00Z">
        <w:r>
          <w:delText xml:space="preserve">, Question 1.1.52.</w:delText>
        </w:r>
      </w:del>
    </w:p>
    <w:p>
      <w:pPr>
        <w:pStyle w:val="BodyText"/>
      </w:pPr>
      <w:ins w:id="259" w:author="PR Preview" w:date="2026-01-01T00:00:00Z">
        <w:r>
          <w:rPr>
            <w:b/>
            <w:bCs/>
          </w:rPr>
          <w:t xml:space="preserve">Exercise 6 (Double integral with polynomial and radical terms)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Adapted from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Miller [5]</w:t>
        </w:r>
      </w:ins>
      <w:ins w:id="264" w:author="PR Preview" w:date="2026-01-01T00:00:00Z">
        <w:r>
          <w:t xml:space="preserve">, Question 1.1.52.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del w:id="265" w:author="PR Preview" w:date="2026-01-01T00:00:00Z">
        <w:r>
          <w:rPr>
            <w:b/>
            <w:bCs/>
          </w:rPr>
          <w:delText xml:space="preserve">Exercise 7 (Double integral of an affine function)</w:delText>
        </w:r>
      </w:del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Adapted from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Miller (2016)</w:delText>
        </w:r>
      </w:del>
      <w:del w:id="270" w:author="PR Preview" w:date="2026-01-01T00:00:00Z">
        <w:r>
          <w:delText xml:space="preserve">, Question 1.1.53.</w:delText>
        </w:r>
      </w:del>
    </w:p>
    <w:p>
      <w:pPr>
        <w:pStyle w:val="FirstParagraph"/>
      </w:pPr>
      <w:ins w:id="271" w:author="PR Preview" w:date="2026-01-01T00:00:00Z">
        <w:r>
          <w:rPr>
            <w:b/>
            <w:bCs/>
          </w:rPr>
          <w:t xml:space="preserve">Exercise 7 (Double integral of an affine function)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Adapted from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Miller [5]</w:t>
        </w:r>
      </w:ins>
      <w:ins w:id="276" w:author="PR Preview" w:date="2026-01-01T00:00:00Z">
        <w:r>
          <w:t xml:space="preserve">, Question 1.1.53.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277" w:author="PR Preview" w:date="2026-01-01T00:00:00Z">
        <w:r>
          <w:rPr>
            <w:b/>
            <w:bCs/>
          </w:rPr>
          <w:delText xml:space="preserve">Exercise 8 (A double integral with a parameter)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Adapted from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Miller (2016)</w:delText>
        </w:r>
      </w:del>
      <w:del w:id="282" w:author="PR Preview" w:date="2026-01-01T00:00:00Z">
        <w:r>
          <w:delText xml:space="preserve">, Question 1.1.54.</w:delText>
        </w:r>
      </w:del>
    </w:p>
    <w:p>
      <w:pPr>
        <w:pStyle w:val="FirstParagraph"/>
      </w:pPr>
      <w:ins w:id="283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Adapted from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Miller [5]</w:t>
        </w:r>
      </w:ins>
      <w:ins w:id="288" w:author="PR Preview" w:date="2026-01-01T00:00:00Z">
        <w:r>
          <w:t xml:space="preserve">, Question 1.1.54.</w:t>
        </w:r>
      </w:ins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89" w:author="PR Preview" w:date="2026-01-01T00:00:00Z">
        <w:r>
          <w:delText xml:space="preserve">(Billingsley 1995, Theorem 18.3; Gut 2013, Theorem 9.1, p. 65; Wikipedia contributors 2024)</w:delText>
        </w:r>
      </w:del>
    </w:p>
    <w:p>
      <w:pPr>
        <w:pStyle w:val="FirstParagraph"/>
      </w:pPr>
      <w:ins w:id="290" w:author="PR Preview" w:date="2026-01-01T00:00:00Z">
        <w:r>
          <w:t xml:space="preserve">[6], Theorem 18.3, [7], Theorem 9.1, p. 65, [4]</w:t>
        </w:r>
      </w:ins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91" w:author="PR Preview" w:date="2026-01-01T00:00:00Z">
        <w:r>
          <w:delText xml:space="preserve">(Billingsley 1995, Theorem 18.3; Gut 2013, Theorem 9.1, p. 65; Fubini 1907; Wikipedia contributors 2024)</w:delText>
        </w:r>
      </w:del>
    </w:p>
    <w:p>
      <w:pPr>
        <w:pStyle w:val="FirstParagraph"/>
      </w:pPr>
      <w:ins w:id="292" w:author="PR Preview" w:date="2026-01-01T00:00:00Z">
        <w:r>
          <w:t xml:space="preserve">[6], Theorem 18.3, [7], Theorem 9.1, p. 65, [4], [8]</w:t>
        </w:r>
      </w:ins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293" w:author="PR Preview" w:date="2026-01-01T00:00:00Z">
        <w:r>
          <w:delText xml:space="preserve">(Wikipedia contributors 2024)</w:delText>
        </w:r>
      </w:del>
    </w:p>
    <w:p>
      <w:pPr>
        <w:pStyle w:val="BodyText"/>
      </w:pPr>
      <w:ins w:id="294" w:author="PR Preview" w:date="2026-01-01T00:00:00Z">
        <w:r>
          <w:t xml:space="preserve">[4]</w:t>
        </w:r>
      </w:ins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del w:id="295" w:author="PR Preview" w:date="2026-01-01T00:00:00Z">
        <w:r>
          <w:delText xml:space="preserve">Wikipedia contributors (2026b)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— double and multiple integrals, with examples</w:delText>
        </w:r>
      </w:del>
    </w:p>
    <w:p>
      <w:pPr>
        <w:numPr>
          <w:ilvl w:val="0"/>
          <w:numId w:val="1002"/>
        </w:numPr>
      </w:pPr>
      <w:del w:id="298" w:author="PR Preview" w:date="2026-01-01T00:00:00Z">
        <w:r>
          <w:delText xml:space="preserve">Wikipedia contributors (2026a)</w:delText>
        </w:r>
      </w:del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— iterated integrals and the order of integration</w:delText>
        </w:r>
      </w:del>
    </w:p>
    <w:p>
      <w:pPr>
        <w:numPr>
          <w:ilvl w:val="0"/>
          <w:numId w:val="1002"/>
        </w:numPr>
      </w:pPr>
      <w:del w:id="301" w:author="PR Preview" w:date="2026-01-01T00:00:00Z">
        <w:r>
          <w:delText xml:space="preserve">Wikipedia contributors (2024)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— Fubini’s theorem, in the Riemann and Lebesgue settings</w:delText>
        </w:r>
      </w:del>
    </w:p>
    <w:p>
      <w:pPr>
        <w:numPr>
          <w:ilvl w:val="0"/>
          <w:numId w:val="1002"/>
        </w:numPr>
      </w:pPr>
      <w:del w:id="304" w:author="PR Preview" w:date="2026-01-01T00:00:00Z">
        <w:r>
          <w:delText xml:space="preserve">Wikipedia contributors (2026c)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— Tonelli’s theorem for non-negative functions</w:delText>
        </w:r>
      </w:del>
    </w:p>
    <w:p>
      <w:pPr>
        <w:pStyle w:val="Bibliography"/>
      </w:pPr>
      <w:del w:id="307" w:author="PR Preview" w:date="2026-01-01T00:00:00Z">
        <w:r>
          <w:delText xml:space="preserve">Billingsley, Patrick. 1995.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rPr>
            <w:i/>
            <w:iCs/>
          </w:rPr>
          <w:delText xml:space="preserve">Probability and Measure</w:delText>
        </w:r>
      </w:del>
      <w:del w:id="310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311" w:author="PR Preview" w:date="2026-01-01T00:00:00Z">
        <w:r>
          <w:delText xml:space="preserve">Fubini, Guido. 1907.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“Sugli Integrali Multipli.”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16: 608–14.</w:delText>
        </w:r>
      </w:del>
    </w:p>
    <w:p>
      <w:pPr>
        <w:pStyle w:val="Bibliography"/>
      </w:pPr>
      <w:del w:id="318" w:author="PR Preview" w:date="2026-01-01T00:00:00Z">
        <w:r>
          <w:delText xml:space="preserve">Gut, Allan. 2013.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321" w:author="PR Preview" w:date="2026-01-01T00:00:00Z">
        <w:r>
          <w:delText xml:space="preserve">. 2nd ed. Springer Texts in Statistics. Springer.</w:delText>
        </w:r>
      </w:del>
      <w:del w:id="322" w:author="PR Preview" w:date="2026-01-01T00:00:00Z">
        <w:r>
          <w:delText xml:space="preserve"> </w:delText>
        </w:r>
      </w:del>
      <w:hyperlink r:id="rId89">
        <w:del w:id="323" w:author="PR Preview" w:date="2026-01-01T00:00:00Z">
          <w:r>
            <w:rPr>
              <w:rStyle w:val="Hyperlink"/>
            </w:rPr>
            <w:delText xml:space="preserve">https://doi.org/10.1007/978-1-4614-4708-5</w:delText>
          </w:r>
        </w:del>
      </w:hyperlink>
      <w:del w:id="324" w:author="PR Preview" w:date="2026-01-01T00:00:00Z">
        <w:r>
          <w:delText xml:space="preserve">.</w:delText>
        </w:r>
      </w:del>
    </w:p>
    <w:p>
      <w:pPr>
        <w:pStyle w:val="Bibliography"/>
      </w:pPr>
      <w:del w:id="325" w:author="PR Preview" w:date="2026-01-01T00:00:00Z">
        <w:r>
          <w:delText xml:space="preserve">Larson, Ron, and Bruce H. Edwards. 2018.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rPr>
            <w:i/>
            <w:iCs/>
          </w:rPr>
          <w:delText xml:space="preserve">Calculus</w:delText>
        </w:r>
      </w:del>
      <w:del w:id="328" w:author="PR Preview" w:date="2026-01-01T00:00:00Z">
        <w:r>
          <w:delText xml:space="preserve">. 11th ed. Cengage Learning.</w:delText>
        </w:r>
      </w:del>
      <w:del w:id="329" w:author="PR Preview" w:date="2026-01-01T00:00:00Z">
        <w:r>
          <w:delText xml:space="preserve"> </w:delText>
        </w:r>
      </w:del>
      <w:hyperlink r:id="rId80">
        <w:del w:id="330" w:author="PR Preview" w:date="2026-01-01T00:00:00Z">
          <w:r>
            <w:rPr>
              <w:rStyle w:val="Hyperlink"/>
            </w:rPr>
            <w:delText xml:space="preserve">https://www.cengage.com/c/calculus-11e-larson/</w:delText>
          </w:r>
        </w:del>
      </w:hyperlink>
      <w:del w:id="331" w:author="PR Preview" w:date="2026-01-01T00:00:00Z">
        <w:r>
          <w:delText xml:space="preserve">.</w:delText>
        </w:r>
      </w:del>
    </w:p>
    <w:p>
      <w:pPr>
        <w:pStyle w:val="Bibliography"/>
      </w:pPr>
      <w:del w:id="332" w:author="PR Preview" w:date="2026-01-01T00:00:00Z">
        <w:r>
          <w:delText xml:space="preserve">Miller, Steven J. 2016.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335" w:author="PR Preview" w:date="2026-01-01T00:00:00Z">
        <w:r>
          <w:delText xml:space="preserve">.</w:delText>
        </w:r>
      </w:del>
      <w:del w:id="336" w:author="PR Preview" w:date="2026-01-01T00:00:00Z">
        <w:r>
          <w:delText xml:space="preserve"> </w:delText>
        </w:r>
      </w:del>
      <w:hyperlink r:id="rId86">
        <w:del w:id="337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  <w:del w:id="338" w:author="PR Preview" w:date="2026-01-01T00:00:00Z">
        <w:r>
          <w:delText xml:space="preserve">.</w:delText>
        </w:r>
      </w:del>
    </w:p>
    <w:p>
      <w:pPr>
        <w:pStyle w:val="Bibliography"/>
      </w:pPr>
      <w:del w:id="339" w:author="PR Preview" w:date="2026-01-01T00:00:00Z">
        <w:r>
          <w:delText xml:space="preserve">Wikipedia contributors. 2024.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rPr>
            <w:i/>
            <w:iCs/>
          </w:rPr>
          <w:delText xml:space="preserve">Fubini’s Theorem —</w:delText>
        </w:r>
      </w:del>
      <w:del w:id="342" w:author="PR Preview" w:date="2026-01-01T00:00:00Z">
        <w:r>
          <w:rPr>
            <w:i/>
            <w:iCs/>
          </w:rPr>
          <w:delText xml:space="preserve"> </w:delText>
        </w:r>
      </w:del>
      <w:del w:id="343" w:author="PR Preview" w:date="2026-01-01T00:00:00Z">
        <w:r>
          <w:rPr>
            <w:i/>
            <w:iCs/>
          </w:rPr>
          <w:delText xml:space="preserve">Wikipedia</w:delText>
        </w:r>
      </w:del>
      <w:del w:id="344" w:author="PR Preview" w:date="2026-01-01T00:00:00Z">
        <w:r>
          <w:rPr>
            <w:i/>
            <w:iCs/>
          </w:rPr>
          <w:delText xml:space="preserve">,</w:delText>
        </w:r>
      </w:del>
      <w:del w:id="345" w:author="PR Preview" w:date="2026-01-01T00:00:00Z">
        <w:r>
          <w:rPr>
            <w:i/>
            <w:iCs/>
          </w:rPr>
          <w:delText xml:space="preserve"> </w:delText>
        </w:r>
      </w:del>
      <w:del w:id="346" w:author="PR Preview" w:date="2026-01-01T00:00:00Z">
        <w:r>
          <w:rPr>
            <w:i/>
            <w:iCs/>
          </w:rPr>
          <w:delText xml:space="preserve">the Free Encyclopedia</w:delText>
        </w:r>
      </w:del>
      <w:del w:id="347" w:author="PR Preview" w:date="2026-01-01T00:00:00Z">
        <w:r>
          <w:delText xml:space="preserve">.</w:delText>
        </w:r>
      </w:del>
      <w:del w:id="348" w:author="PR Preview" w:date="2026-01-01T00:00:00Z">
        <w:r>
          <w:delText xml:space="preserve"> </w:delText>
        </w:r>
      </w:del>
      <w:hyperlink r:id="rId84">
        <w:del w:id="349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  <w:del w:id="350" w:author="PR Preview" w:date="2026-01-01T00:00:00Z">
        <w:r>
          <w:delText xml:space="preserve">.</w:delText>
        </w:r>
      </w:del>
    </w:p>
    <w:p>
      <w:pPr>
        <w:pStyle w:val="Bibliography"/>
      </w:pPr>
      <w:del w:id="351" w:author="PR Preview" w:date="2026-01-01T00:00:00Z">
        <w:r>
          <w:delText xml:space="preserve">Wikipedia contributors. 2026a.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rPr>
            <w:i/>
            <w:iCs/>
          </w:rPr>
          <w:delText xml:space="preserve">Iterated Integral —</w:delText>
        </w:r>
      </w:del>
      <w:del w:id="354" w:author="PR Preview" w:date="2026-01-01T00:00:00Z">
        <w:r>
          <w:rPr>
            <w:i/>
            <w:iCs/>
          </w:rPr>
          <w:delText xml:space="preserve"> </w:delText>
        </w:r>
      </w:del>
      <w:del w:id="355" w:author="PR Preview" w:date="2026-01-01T00:00:00Z">
        <w:r>
          <w:rPr>
            <w:i/>
            <w:iCs/>
          </w:rPr>
          <w:delText xml:space="preserve">Wikipedia</w:delText>
        </w:r>
      </w:del>
      <w:del w:id="356" w:author="PR Preview" w:date="2026-01-01T00:00:00Z">
        <w:r>
          <w:rPr>
            <w:i/>
            <w:iCs/>
          </w:rPr>
          <w:delText xml:space="preserve">,</w:delText>
        </w:r>
      </w:del>
      <w:del w:id="357" w:author="PR Preview" w:date="2026-01-01T00:00:00Z">
        <w:r>
          <w:rPr>
            <w:i/>
            <w:iCs/>
          </w:rPr>
          <w:delText xml:space="preserve"> </w:delText>
        </w:r>
      </w:del>
      <w:del w:id="358" w:author="PR Preview" w:date="2026-01-01T00:00:00Z">
        <w:r>
          <w:rPr>
            <w:i/>
            <w:iCs/>
          </w:rPr>
          <w:delText xml:space="preserve">the Free Encyclopedia</w:delText>
        </w:r>
      </w:del>
      <w:del w:id="359" w:author="PR Preview" w:date="2026-01-01T00:00:00Z">
        <w:r>
          <w:delText xml:space="preserve">.</w:delText>
        </w:r>
      </w:del>
      <w:del w:id="360" w:author="PR Preview" w:date="2026-01-01T00:00:00Z">
        <w:r>
          <w:delText xml:space="preserve"> </w:delText>
        </w:r>
      </w:del>
      <w:hyperlink r:id="rId82">
        <w:del w:id="361" w:author="PR Preview" w:date="2026-01-01T00:00:00Z">
          <w:r>
            <w:rPr>
              <w:rStyle w:val="Hyperlink"/>
            </w:rPr>
            <w:delText xml:space="preserve">https://en.wikipedia.org/wiki/Iterated_integral</w:delText>
          </w:r>
        </w:del>
      </w:hyperlink>
      <w:del w:id="362" w:author="PR Preview" w:date="2026-01-01T00:00:00Z">
        <w:r>
          <w:delText xml:space="preserve">.</w:delText>
        </w:r>
      </w:del>
    </w:p>
    <w:p>
      <w:pPr>
        <w:pStyle w:val="Bibliography"/>
      </w:pPr>
      <w:del w:id="363" w:author="PR Preview" w:date="2026-01-01T00:00:00Z">
        <w:r>
          <w:delText xml:space="preserve">Wikipedia contributors. 2026b.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i/>
            <w:iCs/>
          </w:rPr>
          <w:delText xml:space="preserve">Multiple Integral —</w:delText>
        </w:r>
      </w:del>
      <w:del w:id="366" w:author="PR Preview" w:date="2026-01-01T00:00:00Z">
        <w:r>
          <w:rPr>
            <w:i/>
            <w:iCs/>
          </w:rPr>
          <w:delText xml:space="preserve"> </w:delText>
        </w:r>
      </w:del>
      <w:del w:id="367" w:author="PR Preview" w:date="2026-01-01T00:00:00Z">
        <w:r>
          <w:rPr>
            <w:i/>
            <w:iCs/>
          </w:rPr>
          <w:delText xml:space="preserve">Wikipedia</w:delText>
        </w:r>
      </w:del>
      <w:del w:id="368" w:author="PR Preview" w:date="2026-01-01T00:00:00Z">
        <w:r>
          <w:rPr>
            <w:i/>
            <w:iCs/>
          </w:rPr>
          <w:delText xml:space="preserve">,</w:delText>
        </w:r>
      </w:del>
      <w:del w:id="369" w:author="PR Preview" w:date="2026-01-01T00:00:00Z">
        <w:r>
          <w:rPr>
            <w:i/>
            <w:iCs/>
          </w:rPr>
          <w:delText xml:space="preserve"> </w:delText>
        </w:r>
      </w:del>
      <w:del w:id="370" w:author="PR Preview" w:date="2026-01-01T00:00:00Z">
        <w:r>
          <w:rPr>
            <w:i/>
            <w:iCs/>
          </w:rPr>
          <w:delText xml:space="preserve">the Free Encyclopedia</w:delText>
        </w:r>
      </w:del>
      <w:del w:id="371" w:author="PR Preview" w:date="2026-01-01T00:00:00Z">
        <w:r>
          <w:delText xml:space="preserve">.</w:delText>
        </w:r>
      </w:del>
      <w:del w:id="372" w:author="PR Preview" w:date="2026-01-01T00:00:00Z">
        <w:r>
          <w:delText xml:space="preserve"> </w:delText>
        </w:r>
      </w:del>
      <w:hyperlink r:id="rId78">
        <w:del w:id="373" w:author="PR Preview" w:date="2026-01-01T00:00:00Z">
          <w:r>
            <w:rPr>
              <w:rStyle w:val="Hyperlink"/>
            </w:rPr>
            <w:delText xml:space="preserve">https://en.wikipedia.org/wiki/Multiple_integral</w:delText>
          </w:r>
        </w:del>
      </w:hyperlink>
      <w:del w:id="374" w:author="PR Preview" w:date="2026-01-01T00:00:00Z">
        <w:r>
          <w:delText xml:space="preserve">.</w:delText>
        </w:r>
      </w:del>
    </w:p>
    <w:p>
      <w:pPr>
        <w:pStyle w:val="Bibliography"/>
      </w:pPr>
      <w:del w:id="375" w:author="PR Preview" w:date="2026-01-01T00:00:00Z">
        <w:r>
          <w:delText xml:space="preserve">Wikipedia contributors. 2026c.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rPr>
            <w:i/>
            <w:iCs/>
          </w:rPr>
          <w:delText xml:space="preserve">Tonelli’s Theorem (Functional Analysis) —</w:delText>
        </w:r>
      </w:del>
      <w:del w:id="378" w:author="PR Preview" w:date="2026-01-01T00:00:00Z">
        <w:r>
          <w:rPr>
            <w:i/>
            <w:iCs/>
          </w:rPr>
          <w:delText xml:space="preserve"> </w:delText>
        </w:r>
      </w:del>
      <w:del w:id="379" w:author="PR Preview" w:date="2026-01-01T00:00:00Z">
        <w:r>
          <w:rPr>
            <w:i/>
            <w:iCs/>
          </w:rPr>
          <w:delText xml:space="preserve">Wikipedia</w:delText>
        </w:r>
      </w:del>
      <w:del w:id="380" w:author="PR Preview" w:date="2026-01-01T00:00:00Z">
        <w:r>
          <w:rPr>
            <w:i/>
            <w:iCs/>
          </w:rPr>
          <w:delText xml:space="preserve">,</w:delText>
        </w:r>
      </w:del>
      <w:del w:id="381" w:author="PR Preview" w:date="2026-01-01T00:00:00Z">
        <w:r>
          <w:rPr>
            <w:i/>
            <w:iCs/>
          </w:rPr>
          <w:delText xml:space="preserve"> </w:delText>
        </w:r>
      </w:del>
      <w:del w:id="382" w:author="PR Preview" w:date="2026-01-01T00:00:00Z">
        <w:r>
          <w:rPr>
            <w:i/>
            <w:iCs/>
          </w:rPr>
          <w:delText xml:space="preserve">the Free Encyclopedia</w:delText>
        </w:r>
      </w:del>
      <w:del w:id="383" w:author="PR Preview" w:date="2026-01-01T00:00:00Z">
        <w:r>
          <w:delText xml:space="preserve">.</w:delText>
        </w:r>
      </w:del>
      <w:del w:id="384" w:author="PR Preview" w:date="2026-01-01T00:00:00Z">
        <w:r>
          <w:delText xml:space="preserve"> </w:delText>
        </w:r>
      </w:del>
      <w:hyperlink r:id="rId92">
        <w:del w:id="385" w:author="PR Preview" w:date="2026-01-01T00:00:00Z">
          <w:r>
            <w:rPr>
              <w:rStyle w:val="Hyperlink"/>
            </w:rPr>
            <w:delText xml:space="preserve">https://en.wikipedia.org/wiki/Tonelli%27s_theorem_%28functional_analysis%29</w:delText>
          </w:r>
        </w:del>
      </w:hyperlink>
      <w:del w:id="386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387" w:author="PR Preview" w:date="2026-01-01T00:00:00Z">
        <w:r>
          <w:t xml:space="preserve">Wikipedia contributors [1]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— double and multiple integrals, with examples</w:t>
        </w:r>
      </w:ins>
    </w:p>
    <w:p>
      <w:pPr>
        <w:numPr>
          <w:ilvl w:val="0"/>
          <w:numId w:val="1002"/>
        </w:numPr>
      </w:pPr>
      <w:ins w:id="390" w:author="PR Preview" w:date="2026-01-01T00:00:00Z">
        <w:r>
          <w:t xml:space="preserve">Wikipedia contributors [3]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— iterated integrals and the order of integration</w:t>
        </w:r>
      </w:ins>
    </w:p>
    <w:p>
      <w:pPr>
        <w:numPr>
          <w:ilvl w:val="0"/>
          <w:numId w:val="1002"/>
        </w:numPr>
      </w:pPr>
      <w:ins w:id="393" w:author="PR Preview" w:date="2026-01-01T00:00:00Z">
        <w:r>
          <w:t xml:space="preserve">Wikipedia contributors [4]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— Fubini’s theorem, in the Riemann and Lebesgue settings</w:t>
        </w:r>
      </w:ins>
    </w:p>
    <w:p>
      <w:pPr>
        <w:numPr>
          <w:ilvl w:val="0"/>
          <w:numId w:val="1002"/>
        </w:numPr>
      </w:pPr>
      <w:ins w:id="396" w:author="PR Preview" w:date="2026-01-01T00:00:00Z">
        <w:r>
          <w:t xml:space="preserve">Wikipedia contributors [9]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— Tonelli’s theorem for non-negative functions</w:t>
        </w:r>
      </w:ins>
    </w:p>
    <w:bookmarkStart w:id="94" w:name="refs"/>
    <w:bookmarkStart w:id="79" w:name="ref-wikipedia_multiple_integral"/>
    <w:p>
      <w:pPr>
        <w:pStyle w:val="Bibliography"/>
      </w:pPr>
      <w:ins w:id="399" w:author="PR Preview" w:date="2026-01-01T00:00:00Z">
        <w:r>
          <w:t xml:space="preserve">[1]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	</w:t>
        </w:r>
      </w:ins>
      <w:ins w:id="402" w:author="PR Preview" w:date="2026-01-01T00:00:00Z">
        <w:r>
          <w:t xml:space="preserve">Wikipedia contributors,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“Multiple integral —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Wikipedia</w:t>
        </w:r>
      </w:ins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the free encyclopedia.”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2026. Available:</w:t>
        </w:r>
      </w:ins>
      <w:ins w:id="412" w:author="PR Preview" w:date="2026-01-01T00:00:00Z">
        <w:r>
          <w:t xml:space="preserve"> </w:t>
        </w:r>
      </w:ins>
      <w:hyperlink r:id="rId78">
        <w:ins w:id="413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79"/>
    <w:bookmarkStart w:id="81" w:name="ref-larsonCalc11e"/>
    <w:p>
      <w:pPr>
        <w:pStyle w:val="Bibliography"/>
      </w:pPr>
      <w:ins w:id="414" w:author="PR Preview" w:date="2026-01-01T00:00:00Z">
        <w:r>
          <w:t xml:space="preserve">[2]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	</w:t>
        </w:r>
      </w:ins>
      <w:ins w:id="417" w:author="PR Preview" w:date="2026-01-01T00:00:00Z">
        <w:r>
          <w:t xml:space="preserve">R. Larson and B. H. Edwards,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rPr>
            <w:i/>
            <w:iCs/>
          </w:rPr>
          <w:t xml:space="preserve">Calculus</w:t>
        </w:r>
      </w:ins>
      <w:ins w:id="420" w:author="PR Preview" w:date="2026-01-01T00:00:00Z">
        <w:r>
          <w:t xml:space="preserve">, 11th ed. Boston, MA: Cengage Learning, 2018. Available:</w:t>
        </w:r>
      </w:ins>
      <w:ins w:id="421" w:author="PR Preview" w:date="2026-01-01T00:00:00Z">
        <w:r>
          <w:t xml:space="preserve"> </w:t>
        </w:r>
      </w:ins>
      <w:hyperlink r:id="rId80">
        <w:ins w:id="422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</w:p>
    <w:bookmarkEnd w:id="81"/>
    <w:bookmarkStart w:id="83" w:name="ref-wikipedia_iterated_integral"/>
    <w:p>
      <w:pPr>
        <w:pStyle w:val="Bibliography"/>
      </w:pPr>
      <w:ins w:id="423" w:author="PR Preview" w:date="2026-01-01T00:00:00Z">
        <w:r>
          <w:t xml:space="preserve">[3]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	</w:t>
        </w:r>
      </w:ins>
      <w:ins w:id="426" w:author="PR Preview" w:date="2026-01-01T00:00:00Z">
        <w:r>
          <w:t xml:space="preserve">Wikipedia contributors,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“Iterated integral —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Wikipedia</w:t>
        </w:r>
      </w:ins>
      <w:ins w:id="431" w:author="PR Preview" w:date="2026-01-01T00:00:00Z">
        <w:r>
          <w:t xml:space="preserve">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the free encyclopedia.”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2026. Available:</w:t>
        </w:r>
      </w:ins>
      <w:ins w:id="436" w:author="PR Preview" w:date="2026-01-01T00:00:00Z">
        <w:r>
          <w:t xml:space="preserve"> </w:t>
        </w:r>
      </w:ins>
      <w:hyperlink r:id="rId82">
        <w:ins w:id="437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83"/>
    <w:bookmarkStart w:id="85" w:name="ref-wp:fubini"/>
    <w:p>
      <w:pPr>
        <w:pStyle w:val="Bibliography"/>
      </w:pPr>
      <w:ins w:id="438" w:author="PR Preview" w:date="2026-01-01T00:00:00Z">
        <w:r>
          <w:t xml:space="preserve">[4]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	</w:t>
        </w:r>
      </w:ins>
      <w:ins w:id="441" w:author="PR Preview" w:date="2026-01-01T00:00:00Z">
        <w:r>
          <w:t xml:space="preserve">Wikipedia contributors,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“Fubini’s theorem —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Wikipedia</w:t>
        </w:r>
      </w:ins>
      <w:ins w:id="446" w:author="PR Preview" w:date="2026-01-01T00:00:00Z">
        <w:r>
          <w:t xml:space="preserve">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the free encyclopedia.”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2024. Available:</w:t>
        </w:r>
      </w:ins>
      <w:ins w:id="451" w:author="PR Preview" w:date="2026-01-01T00:00:00Z">
        <w:r>
          <w:t xml:space="preserve"> </w:t>
        </w:r>
      </w:ins>
      <w:hyperlink r:id="rId84">
        <w:ins w:id="452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85"/>
    <w:bookmarkStart w:id="87" w:name="ref-problifesavercalc"/>
    <w:p>
      <w:pPr>
        <w:pStyle w:val="Bibliography"/>
      </w:pPr>
      <w:ins w:id="453" w:author="PR Preview" w:date="2026-01-01T00:00:00Z">
        <w:r>
          <w:t xml:space="preserve">[5]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	</w:t>
        </w:r>
      </w:ins>
      <w:ins w:id="456" w:author="PR Preview" w:date="2026-01-01T00:00:00Z">
        <w:r>
          <w:t xml:space="preserve">S. J. Miller,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459" w:author="PR Preview" w:date="2026-01-01T00:00:00Z">
        <w:r>
          <w:t xml:space="preserve">. 2016. Available:</w:t>
        </w:r>
      </w:ins>
      <w:ins w:id="460" w:author="PR Preview" w:date="2026-01-01T00:00:00Z">
        <w:r>
          <w:t xml:space="preserve"> </w:t>
        </w:r>
      </w:ins>
      <w:hyperlink r:id="rId86">
        <w:ins w:id="461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87"/>
    <w:bookmarkStart w:id="88" w:name="ref-billingsley1995probability"/>
    <w:p>
      <w:pPr>
        <w:pStyle w:val="Bibliography"/>
      </w:pPr>
      <w:ins w:id="462" w:author="PR Preview" w:date="2026-01-01T00:00:00Z">
        <w:r>
          <w:t xml:space="preserve">[6]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	</w:t>
        </w:r>
      </w:ins>
      <w:ins w:id="465" w:author="PR Preview" w:date="2026-01-01T00:00:00Z">
        <w:r>
          <w:t xml:space="preserve">P. Billingsley,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rPr>
            <w:i/>
            <w:iCs/>
          </w:rPr>
          <w:t xml:space="preserve">Probability and measure</w:t>
        </w:r>
      </w:ins>
      <w:ins w:id="468" w:author="PR Preview" w:date="2026-01-01T00:00:00Z">
        <w:r>
          <w:t xml:space="preserve">, 3rd ed. in Wiley series in probability and mathematical statistics. New York: Wiley, 1995.</w:t>
        </w:r>
      </w:ins>
    </w:p>
    <w:bookmarkEnd w:id="88"/>
    <w:bookmarkStart w:id="90" w:name="ref-gut2013"/>
    <w:p>
      <w:pPr>
        <w:pStyle w:val="Bibliography"/>
      </w:pPr>
      <w:ins w:id="469" w:author="PR Preview" w:date="2026-01-01T00:00:00Z">
        <w:r>
          <w:t xml:space="preserve">[7]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	</w:t>
        </w:r>
      </w:ins>
      <w:ins w:id="472" w:author="PR Preview" w:date="2026-01-01T00:00:00Z">
        <w:r>
          <w:t xml:space="preserve">A. Gut,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rPr>
            <w:i/>
            <w:iCs/>
          </w:rPr>
          <w:t xml:space="preserve">Probability: A graduate course</w:t>
        </w:r>
      </w:ins>
      <w:ins w:id="475" w:author="PR Preview" w:date="2026-01-01T00:00:00Z">
        <w:r>
          <w:t xml:space="preserve">, 2nd ed. in Springer texts in statistics. New York: Springer, 2013. doi:</w:t>
        </w:r>
      </w:ins>
      <w:ins w:id="476" w:author="PR Preview" w:date="2026-01-01T00:00:00Z">
        <w:r>
          <w:t xml:space="preserve"> </w:t>
        </w:r>
      </w:ins>
      <w:hyperlink r:id="rId89">
        <w:ins w:id="477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478" w:author="PR Preview" w:date="2026-01-01T00:00:00Z">
        <w:r>
          <w:t xml:space="preserve">.</w:t>
        </w:r>
      </w:ins>
    </w:p>
    <w:bookmarkEnd w:id="90"/>
    <w:bookmarkStart w:id="91" w:name="ref-fubini1907"/>
    <w:p>
      <w:pPr>
        <w:pStyle w:val="Bibliography"/>
      </w:pPr>
      <w:ins w:id="479" w:author="PR Preview" w:date="2026-01-01T00:00:00Z">
        <w:r>
          <w:t xml:space="preserve">[8]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	</w:t>
        </w:r>
      </w:ins>
      <w:ins w:id="482" w:author="PR Preview" w:date="2026-01-01T00:00:00Z">
        <w:r>
          <w:t xml:space="preserve">G. Fubini,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“Sugli integrali multipli,”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487" w:author="PR Preview" w:date="2026-01-01T00:00:00Z">
        <w:r>
          <w:t xml:space="preserve">, vol. 16, pp. 608–614, 1907.</w:t>
        </w:r>
      </w:ins>
    </w:p>
    <w:bookmarkEnd w:id="91"/>
    <w:bookmarkStart w:id="93" w:name="ref-wikipedia_tonelli_s_theorem"/>
    <w:p>
      <w:pPr>
        <w:pStyle w:val="Bibliography"/>
      </w:pPr>
      <w:ins w:id="488" w:author="PR Preview" w:date="2026-01-01T00:00:00Z">
        <w:r>
          <w:t xml:space="preserve">[9]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	</w:t>
        </w:r>
      </w:ins>
      <w:ins w:id="491" w:author="PR Preview" w:date="2026-01-01T00:00:00Z">
        <w:r>
          <w:t xml:space="preserve">Wikipedia contributors,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“Tonelli’s theorem (functional analysis) —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Wikipedia</w:t>
        </w:r>
      </w:ins>
      <w:ins w:id="496" w:author="PR Preview" w:date="2026-01-01T00:00:00Z">
        <w:r>
          <w:t xml:space="preserve">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the free encyclopedia.”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2026. Available:</w:t>
        </w:r>
      </w:ins>
      <w:ins w:id="501" w:author="PR Preview" w:date="2026-01-01T00:00:00Z">
        <w:r>
          <w:t xml:space="preserve"> </w:t>
        </w:r>
      </w:ins>
      <w:hyperlink r:id="rId92">
        <w:ins w:id="502" w:author="PR Preview" w:date="2026-01-01T00:00:00Z">
          <w:r>
            <w:rPr>
              <w:rStyle w:val="Hyperlink"/>
            </w:rPr>
            <w:t xml:space="preserve">https://en.wikipedia.org/wiki/Tonelli%27s_theorem_%28functional_analysis%29</w:t>
          </w:r>
        </w:ins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89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82" Type="http://schemas.openxmlformats.org/officeDocument/2006/relationships/hyperlink" Target="https://en.wikipedia.org/wiki/Iterated_integral" TargetMode="External"/><Relationship Id="rId78" Type="http://schemas.openxmlformats.org/officeDocument/2006/relationships/hyperlink" Target="https://en.wikipedia.org/wiki/Multiple_integral" TargetMode="External"/><Relationship Id="rId92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89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82" Type="http://schemas.openxmlformats.org/officeDocument/2006/relationships/hyperlink" Target="https://en.wikipedia.org/wiki/Iterated_integral" TargetMode="External"/><Relationship Id="rId78" Type="http://schemas.openxmlformats.org/officeDocument/2006/relationships/hyperlink" Target="https://en.wikipedia.org/wiki/Multiple_integral" TargetMode="External"/><Relationship Id="rId92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2026-10-18T08:26:08Z</dcterms:created>
  <dcterms:modified xsi:type="dcterms:W3CDTF">2026-10-18T08:26:08Z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